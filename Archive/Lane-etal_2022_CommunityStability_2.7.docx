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F0DEA" w14:textId="34F95CDA" w:rsidR="00241A51" w:rsidRDefault="00560BD4" w:rsidP="009853E8">
      <w:pPr>
        <w:suppressLineNumbers/>
        <w:spacing w:line="480" w:lineRule="auto"/>
        <w:jc w:val="center"/>
      </w:pPr>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19D74686" w:rsidR="009853E8" w:rsidRPr="00241A51" w:rsidRDefault="009853E8" w:rsidP="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commentRangeStart w:id="0"/>
      <w:r w:rsidR="00241A51">
        <w:rPr>
          <w:rFonts w:cstheme="minorHAnsi"/>
          <w:sz w:val="24"/>
          <w:szCs w:val="24"/>
        </w:rPr>
        <w:t>Gary Bradfield</w:t>
      </w:r>
      <w:del w:id="1" w:author="Stefanie Lane" w:date="2022-05-27T14:21:00Z">
        <w:r w:rsidR="00B6258E" w:rsidDel="00BE3EBE">
          <w:rPr>
            <w:rFonts w:cstheme="minorHAnsi"/>
            <w:sz w:val="24"/>
            <w:szCs w:val="24"/>
            <w:vertAlign w:val="superscript"/>
          </w:rPr>
          <w:delText>1</w:delText>
        </w:r>
      </w:del>
      <w:ins w:id="2" w:author="Stefanie Lane" w:date="2022-05-27T14:22:00Z">
        <w:r w:rsidR="00BE3EBE">
          <w:rPr>
            <w:rFonts w:cstheme="minorHAnsi"/>
            <w:sz w:val="24"/>
            <w:szCs w:val="24"/>
            <w:vertAlign w:val="superscript"/>
          </w:rPr>
          <w:t>3</w:t>
        </w:r>
      </w:ins>
      <w:r w:rsidR="00241A51">
        <w:rPr>
          <w:rFonts w:cstheme="minorHAnsi"/>
          <w:sz w:val="24"/>
          <w:szCs w:val="24"/>
        </w:rPr>
        <w:t>,</w:t>
      </w:r>
      <w:r w:rsidR="00DB1221">
        <w:rPr>
          <w:rFonts w:cstheme="minorHAnsi"/>
          <w:sz w:val="24"/>
          <w:szCs w:val="24"/>
        </w:rPr>
        <w:t xml:space="preserve"> Madlen Denoth</w:t>
      </w:r>
      <w:commentRangeEnd w:id="0"/>
      <w:r w:rsidR="005F530C">
        <w:rPr>
          <w:rStyle w:val="CommentReference"/>
        </w:rPr>
        <w:commentReference w:id="0"/>
      </w:r>
      <w:ins w:id="3" w:author="Stefanie Lane" w:date="2022-05-27T14:22:00Z">
        <w:r w:rsidR="00BE3EBE">
          <w:rPr>
            <w:rFonts w:cstheme="minorHAnsi"/>
            <w:sz w:val="24"/>
            <w:szCs w:val="24"/>
            <w:vertAlign w:val="superscript"/>
          </w:rPr>
          <w:t>3</w:t>
        </w:r>
      </w:ins>
      <w:ins w:id="4" w:author="Stefanie Lane" w:date="2022-06-21T11:04:00Z">
        <w:r w:rsidR="00142945">
          <w:rPr>
            <w:rFonts w:cstheme="minorHAnsi"/>
            <w:sz w:val="24"/>
            <w:szCs w:val="24"/>
            <w:vertAlign w:val="superscript"/>
          </w:rPr>
          <w:t>, 4</w:t>
        </w:r>
      </w:ins>
      <w:del w:id="5" w:author="Stefanie Lane" w:date="2022-05-27T14:22:00Z">
        <w:r w:rsidR="00B6258E" w:rsidDel="00BE3EBE">
          <w:rPr>
            <w:rFonts w:cstheme="minorHAnsi"/>
            <w:sz w:val="24"/>
            <w:szCs w:val="24"/>
            <w:vertAlign w:val="superscript"/>
          </w:rPr>
          <w:delText>1</w:delText>
        </w:r>
      </w:del>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4116D5BB" w:rsidR="00843D41" w:rsidRPr="00142945" w:rsidRDefault="00C43526" w:rsidP="009853E8">
      <w:pPr>
        <w:suppressLineNumbers/>
        <w:spacing w:line="480" w:lineRule="auto"/>
        <w:rPr>
          <w:rFonts w:cstheme="minorHAnsi"/>
          <w:sz w:val="24"/>
          <w:szCs w:val="24"/>
        </w:rPr>
      </w:pPr>
      <w:r w:rsidRPr="007D52A9">
        <w:rPr>
          <w:rFonts w:cstheme="minorHAnsi"/>
          <w:sz w:val="24"/>
          <w:szCs w:val="24"/>
          <w:vertAlign w:val="superscript"/>
        </w:rPr>
        <w:t>1</w:t>
      </w:r>
      <w:r w:rsidR="00497B75">
        <w:rPr>
          <w:rFonts w:cstheme="minorHAnsi"/>
          <w:sz w:val="24"/>
          <w:szCs w:val="24"/>
        </w:rPr>
        <w:t xml:space="preserve">Depertment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ins w:id="6" w:author="Stefanie Lane" w:date="2022-05-27T14:21:00Z">
        <w:r w:rsidR="00BE3EBE">
          <w:rPr>
            <w:rFonts w:cstheme="minorHAnsi"/>
            <w:sz w:val="24"/>
            <w:szCs w:val="24"/>
          </w:rPr>
          <w:t xml:space="preserve">School of Environmental Studies, </w:t>
        </w:r>
      </w:ins>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ins w:id="7" w:author="Stefanie Lane" w:date="2022-05-27T14:22:00Z">
        <w:r w:rsidR="00BE3EBE">
          <w:rPr>
            <w:rFonts w:cstheme="minorHAnsi"/>
            <w:sz w:val="24"/>
            <w:szCs w:val="24"/>
          </w:rPr>
          <w:t xml:space="preserve">; </w:t>
        </w:r>
        <w:r w:rsidR="00BE3EBE" w:rsidRPr="00FA6E66">
          <w:rPr>
            <w:rFonts w:cstheme="minorHAnsi"/>
            <w:sz w:val="24"/>
            <w:szCs w:val="24"/>
            <w:vertAlign w:val="superscript"/>
            <w:rPrChange w:id="8" w:author="Stefanie Lane" w:date="2022-05-27T14:22:00Z">
              <w:rPr>
                <w:rFonts w:cstheme="minorHAnsi"/>
                <w:sz w:val="24"/>
                <w:szCs w:val="24"/>
              </w:rPr>
            </w:rPrChange>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ins>
      <w:ins w:id="9" w:author="Stefanie Lane" w:date="2022-06-21T11:04:00Z">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w:t>
        </w:r>
      </w:ins>
      <w:ins w:id="10" w:author="Stefanie Lane" w:date="2022-06-21T11:05:00Z">
        <w:r w:rsidR="00591C26">
          <w:rPr>
            <w:rFonts w:cstheme="minorHAnsi"/>
            <w:sz w:val="24"/>
            <w:szCs w:val="24"/>
          </w:rPr>
          <w:t>erland</w:t>
        </w:r>
      </w:ins>
    </w:p>
    <w:p w14:paraId="4B148843" w14:textId="3C586E41" w:rsidR="009853E8" w:rsidRDefault="009853E8" w:rsidP="009853E8">
      <w:pPr>
        <w:suppressLineNumbers/>
        <w:spacing w:line="480" w:lineRule="auto"/>
        <w:rPr>
          <w:rFonts w:cstheme="minorHAnsi"/>
          <w:sz w:val="24"/>
          <w:szCs w:val="24"/>
        </w:rPr>
      </w:pPr>
      <w:r w:rsidRPr="00A81377">
        <w:rPr>
          <w:rFonts w:cstheme="minorHAnsi"/>
          <w:sz w:val="24"/>
          <w:szCs w:val="24"/>
        </w:rPr>
        <w:t xml:space="preserve">Corresponding author: </w:t>
      </w:r>
      <w:hyperlink r:id="rId14" w:history="1">
        <w:r w:rsidR="00E03DB7" w:rsidRPr="00F91C9A">
          <w:rPr>
            <w:rStyle w:val="Hyperlink"/>
            <w:rFonts w:cstheme="minorHAnsi"/>
            <w:sz w:val="24"/>
            <w:szCs w:val="24"/>
          </w:rPr>
          <w:t>stefanielane@utexas.edu</w:t>
        </w:r>
      </w:hyperlink>
    </w:p>
    <w:p w14:paraId="6EA06E5C" w14:textId="49FF526A" w:rsidR="009853E8" w:rsidRDefault="00551E87" w:rsidP="007D52A9">
      <w:pPr>
        <w:pStyle w:val="Heading1"/>
        <w:suppressLineNumbers/>
      </w:pPr>
      <w:r>
        <w:t>Abstract</w:t>
      </w:r>
    </w:p>
    <w:p w14:paraId="63099388" w14:textId="6047B0E4" w:rsidR="00551E87" w:rsidRDefault="00551E87" w:rsidP="007D52A9">
      <w:pPr>
        <w:suppressLineNumbers/>
      </w:pPr>
    </w:p>
    <w:p w14:paraId="1E81CF82" w14:textId="41438DC4" w:rsidR="00551E87" w:rsidRDefault="00160864" w:rsidP="007D52A9">
      <w:pPr>
        <w:suppressLineNumbers/>
      </w:pPr>
      <w:r>
        <w:t>TBD</w:t>
      </w:r>
      <w:r w:rsidR="00ED5970">
        <w:t xml:space="preserve"> per journal</w:t>
      </w:r>
      <w:r w:rsidR="00D97B61">
        <w:t xml:space="preserve"> </w:t>
      </w:r>
      <w:r w:rsidR="00AF6DDB">
        <w:t xml:space="preserve">(see last heading) </w:t>
      </w:r>
      <w:r w:rsidR="00D97B61">
        <w:t xml:space="preserve">– frame premise </w:t>
      </w:r>
      <w:r w:rsidR="006C2A87">
        <w:t xml:space="preserve">with </w:t>
      </w:r>
      <w:r w:rsidR="00132E6A">
        <w:t>respect</w:t>
      </w:r>
      <w:r w:rsidR="006C2A87">
        <w:t xml:space="preserve"> to</w:t>
      </w:r>
      <w:r w:rsidR="00D97B61">
        <w:t xml:space="preserve"> issue of global </w:t>
      </w:r>
      <w:del w:id="11" w:author="Stefanie Lane" w:date="2022-06-24T14:36:00Z">
        <w:r w:rsidR="00D97B61" w:rsidDel="00232B99">
          <w:delText>homogenization</w:delText>
        </w:r>
      </w:del>
      <w:ins w:id="12" w:author="Stefanie Lane" w:date="2022-06-24T14:36:00Z">
        <w:r w:rsidR="00232B99">
          <w:t>species loss</w:t>
        </w:r>
      </w:ins>
      <w:r w:rsidR="00D97B61">
        <w:t xml:space="preserve">, exemplified here in a protected area </w:t>
      </w:r>
      <w:r w:rsidR="009F4733">
        <w:t xml:space="preserve">subject to indirect disturbances. </w:t>
      </w:r>
      <w:r w:rsidR="00132E6A">
        <w:t>Value of study is to observe changes in species composition to inform concepts of habitat stability</w:t>
      </w:r>
      <w:r w:rsidR="0075178D">
        <w:t xml:space="preserve"> </w:t>
      </w:r>
      <w:del w:id="13" w:author="Stefanie Lane" w:date="2022-06-24T14:37:00Z">
        <w:r w:rsidR="0075178D" w:rsidDel="005F62FF">
          <w:delText>and community homogenization</w:delText>
        </w:r>
        <w:r w:rsidR="00132E6A" w:rsidDel="005F62FF">
          <w:delText xml:space="preserve"> </w:delText>
        </w:r>
      </w:del>
      <w:r w:rsidR="00132E6A">
        <w:t>in the absence of direct</w:t>
      </w:r>
      <w:r w:rsidR="0058652A">
        <w:t xml:space="preserve"> (pulse)</w:t>
      </w:r>
      <w:r w:rsidR="00132E6A">
        <w:t xml:space="preserve"> disturbance pressures. </w:t>
      </w:r>
    </w:p>
    <w:p w14:paraId="3DE8DBF9" w14:textId="38BF07DE" w:rsidR="00551E87" w:rsidRDefault="00551E87" w:rsidP="007D52A9">
      <w:pPr>
        <w:suppressLineNumbers/>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5BE9FD9F" w:rsidR="00551E87" w:rsidRDefault="00551E87" w:rsidP="007D52A9">
      <w:pPr>
        <w:suppressLineNumbers/>
      </w:pP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3983FEF7" w:rsidR="00A92F9A" w:rsidRDefault="001A62D5" w:rsidP="005F7C5D">
      <w:pPr>
        <w:ind w:firstLine="720"/>
      </w:pPr>
      <w:r>
        <w:t>In a time of rapid global change,</w:t>
      </w:r>
      <w:r w:rsidR="00B35CD6">
        <w:t xml:space="preserve"> </w:t>
      </w:r>
      <w:r w:rsidR="00B225CB" w:rsidRPr="0007225D">
        <w:t>understand</w:t>
      </w:r>
      <w:r>
        <w:t>ing</w:t>
      </w:r>
      <w:r w:rsidR="00FE71DC" w:rsidRPr="0007225D">
        <w:t xml:space="preserve"> patterns of</w:t>
      </w:r>
      <w:r w:rsidR="00C80754">
        <w:t xml:space="preserve"> ecosystem </w:t>
      </w:r>
      <w:r w:rsidR="009C7F51">
        <w:t>response</w:t>
      </w:r>
      <w:r w:rsidR="00C04EFB">
        <w:t xml:space="preserve"> over time,</w:t>
      </w:r>
      <w:r w:rsidR="00C80754">
        <w:t xml:space="preserve"> </w:t>
      </w:r>
      <w:r w:rsidR="00D5364E">
        <w:t>through</w:t>
      </w:r>
      <w:r w:rsidR="00B225CB" w:rsidRPr="0007225D">
        <w:t xml:space="preserve"> plant community</w:t>
      </w:r>
      <w:r w:rsidR="00C83A8E">
        <w:t xml:space="preserve"> </w:t>
      </w:r>
      <w:r w:rsidR="00ED752B" w:rsidRPr="0007225D">
        <w:t>compositional</w:t>
      </w:r>
      <w:r w:rsidR="00872EF0" w:rsidRPr="0007225D">
        <w:t xml:space="preserve"> cha</w:t>
      </w:r>
      <w:r w:rsidR="00872EF0" w:rsidRPr="00A40812">
        <w:t>nge</w:t>
      </w:r>
      <w:r w:rsidR="00D5364E">
        <w:t>s</w:t>
      </w:r>
      <w:r>
        <w:t xml:space="preserve"> can help inform conservation management interventions</w:t>
      </w:r>
      <w:r w:rsidR="00A40812" w:rsidRPr="00A40812">
        <w:t>.</w:t>
      </w:r>
      <w:r w:rsidR="001F19B1">
        <w:t xml:space="preserve"> </w:t>
      </w:r>
      <w:r w:rsidR="004C0674">
        <w:t>C</w:t>
      </w:r>
      <w:r w:rsidR="0003545C">
        <w:t>ommunity stability</w:t>
      </w:r>
      <w:r w:rsidR="00682FC6">
        <w:t xml:space="preserve"> </w:t>
      </w:r>
      <w:r w:rsidR="00A970BB">
        <w:t>may</w:t>
      </w:r>
      <w:r w:rsidR="002355AC">
        <w:t xml:space="preserve"> be characterized </w:t>
      </w:r>
      <w:r w:rsidR="008A2825">
        <w:t>as consistency</w:t>
      </w:r>
      <w:r w:rsidR="007C5111">
        <w:t xml:space="preserve"> in species or functional diversity </w:t>
      </w:r>
      <w:r w:rsidR="003D7780">
        <w:t>through time and space</w:t>
      </w:r>
      <w:r w:rsidR="00E871F6">
        <w:t xml:space="preserve"> </w:t>
      </w:r>
      <w:r w:rsidR="00E871F6">
        <w:fldChar w:fldCharType="begin"/>
      </w:r>
      <w:r w:rsidR="00A970BB">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E871F6">
        <w:fldChar w:fldCharType="separate"/>
      </w:r>
      <w:r w:rsidR="00057AEE" w:rsidRPr="00057AEE">
        <w:rPr>
          <w:rFonts w:ascii="Calibri" w:hAnsi="Calibri" w:cs="Calibri"/>
        </w:rPr>
        <w:t>(Donohue et al., 2016; Holling, 1973)</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7E551D" w:rsidRPr="007E551D">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BD2EEF">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p>
    <w:p w14:paraId="4F7BFC02" w14:textId="08262EC9"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(Kehoe et al 2020)</w:t>
      </w:r>
      <w:r w:rsidR="0091685C">
        <w:t xml:space="preserve"> </w:t>
      </w:r>
      <w:r w:rsidR="00FC6416">
        <w:t>and are important carbon reservoirs</w:t>
      </w:r>
      <w:ins w:id="14" w:author="Stefanie Lane" w:date="2022-06-23T15:30:00Z">
        <w:r w:rsidR="00E270CF">
          <w:t xml:space="preserve"> </w:t>
        </w:r>
      </w:ins>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ins w:id="15" w:author="Stefanie Lane" w:date="2022-06-23T15:31:00Z">
        <w:r w:rsidR="00AB0A5A">
          <w:rPr>
            <w:rFonts w:ascii="Calibri" w:hAnsi="Calibri" w:cs="Calibri"/>
          </w:rPr>
          <w:t>et al.</w:t>
        </w:r>
      </w:ins>
      <w:del w:id="16" w:author="Stefanie Lane" w:date="2022-06-23T15:31:00Z">
        <w:r w:rsidR="00AB0A5A" w:rsidRPr="00AB0A5A" w:rsidDel="00AB0A5A">
          <w:rPr>
            <w:rFonts w:ascii="Calibri" w:hAnsi="Calibri" w:cs="Calibri"/>
          </w:rPr>
          <w:delText>Schuerholz, &amp; Juniper</w:delText>
        </w:r>
      </w:del>
      <w:r w:rsidR="00AB0A5A" w:rsidRPr="00AB0A5A">
        <w:rPr>
          <w:rFonts w:ascii="Calibri" w:hAnsi="Calibri" w:cs="Calibri"/>
        </w:rPr>
        <w:t>, 2022)</w:t>
      </w:r>
      <w:r w:rsidR="00E270CF">
        <w:fldChar w:fldCharType="end"/>
      </w:r>
      <w:del w:id="17" w:author="Stefanie Lane" w:date="2022-06-23T15:31:00Z">
        <w:r w:rsidR="00FC6416" w:rsidDel="00AB0A5A">
          <w:delText xml:space="preserve"> (Douglas et al 2022)</w:delText>
        </w:r>
      </w:del>
      <w:r w:rsidR="00FC6416">
        <w:t xml:space="preserve">. </w:t>
      </w:r>
      <w:r w:rsidR="00D00AEA">
        <w:t xml:space="preserve">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of retreat or expansion are spatially restricted by</w:t>
      </w:r>
      <w:r w:rsidR="00C8195F">
        <w:t xml:space="preserve"> fjord</w:t>
      </w:r>
      <w:r w:rsidR="00FA12BF">
        <w:t xml:space="preserve"> </w:t>
      </w:r>
      <w:r w:rsidR="00E77D51">
        <w:t>geography</w:t>
      </w:r>
      <w:r w:rsidR="00391339">
        <w:t xml:space="preserve"> </w:t>
      </w:r>
      <w:r w:rsidR="00391339">
        <w:fldChar w:fldCharType="begin"/>
      </w:r>
      <w:r w:rsidR="00BD2EEF">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2F12959A" w14:textId="2322B5F9" w:rsidR="00E75976" w:rsidRPr="00535270" w:rsidRDefault="00592C5E">
      <w:pPr>
        <w:pStyle w:val="Caption"/>
        <w:pPrChange w:id="18" w:author="Stefanie Lane" w:date="2022-06-03T14:52:00Z">
          <w:pPr/>
        </w:pPrChange>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del w:id="19" w:author="Stefanie Lane" w:date="2022-06-24T17:49:00Z">
        <w:r w:rsidR="00FC6416" w:rsidRPr="00535270" w:rsidDel="006F1D4B">
          <w:rPr>
            <w:i w:val="0"/>
            <w:iCs w:val="0"/>
            <w:color w:val="auto"/>
            <w:sz w:val="22"/>
            <w:szCs w:val="22"/>
          </w:rPr>
          <w:delText xml:space="preserve">the </w:delText>
        </w:r>
      </w:del>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r w:rsidR="00C42257" w:rsidRPr="00535270">
        <w:rPr>
          <w:i w:val="0"/>
          <w:iCs w:val="0"/>
          <w:color w:val="auto"/>
          <w:sz w:val="22"/>
          <w:szCs w:val="22"/>
          <w:rPrChange w:id="20" w:author="Stefanie Lane" w:date="2022-06-03T14:52:00Z">
            <w:rPr/>
          </w:rPrChange>
        </w:rPr>
        <w:fldChar w:fldCharType="begin"/>
      </w:r>
      <w:r w:rsidR="00C42257" w:rsidRPr="00535270">
        <w:rPr>
          <w:i w:val="0"/>
          <w:iCs w:val="0"/>
          <w:color w:val="auto"/>
          <w:sz w:val="22"/>
          <w:szCs w:val="22"/>
        </w:rPr>
        <w:instrText xml:space="preserve"> REF _Ref103170248 \h </w:instrText>
      </w:r>
      <w:r w:rsidR="00535270">
        <w:rPr>
          <w:i w:val="0"/>
          <w:iCs w:val="0"/>
          <w:color w:val="auto"/>
          <w:sz w:val="22"/>
          <w:szCs w:val="22"/>
        </w:rPr>
        <w:instrText xml:space="preserve"> \* MERGEFORMAT </w:instrText>
      </w:r>
      <w:r w:rsidR="00C42257" w:rsidRPr="00402FFE">
        <w:rPr>
          <w:i w:val="0"/>
          <w:iCs w:val="0"/>
          <w:color w:val="auto"/>
          <w:sz w:val="22"/>
          <w:szCs w:val="22"/>
        </w:rPr>
      </w:r>
      <w:r w:rsidR="00C42257" w:rsidRPr="00535270">
        <w:rPr>
          <w:i w:val="0"/>
          <w:iCs w:val="0"/>
          <w:color w:val="auto"/>
          <w:sz w:val="22"/>
          <w:szCs w:val="22"/>
          <w:rPrChange w:id="21" w:author="Stefanie Lane" w:date="2022-06-03T14:52:00Z">
            <w:rPr/>
          </w:rPrChange>
        </w:rPr>
        <w:fldChar w:fldCharType="separate"/>
      </w:r>
      <w:ins w:id="22" w:author="Stefanie Lane" w:date="2022-06-03T14:47:00Z">
        <w:r w:rsidR="00173A95" w:rsidRPr="00535270">
          <w:rPr>
            <w:i w:val="0"/>
            <w:iCs w:val="0"/>
            <w:color w:val="auto"/>
            <w:sz w:val="22"/>
            <w:szCs w:val="22"/>
            <w:rPrChange w:id="23" w:author="Stefanie Lane" w:date="2022-06-03T14:52:00Z">
              <w:rPr>
                <w:noProof/>
              </w:rPr>
            </w:rPrChange>
          </w:rPr>
          <w:t xml:space="preserve"> </w:t>
        </w:r>
        <w:r w:rsidR="00173A95" w:rsidRPr="00535270">
          <w:rPr>
            <w:i w:val="0"/>
            <w:iCs w:val="0"/>
            <w:color w:val="auto"/>
            <w:sz w:val="22"/>
            <w:szCs w:val="22"/>
          </w:rPr>
          <w:t>Figure 1</w:t>
        </w:r>
      </w:ins>
      <w:del w:id="24" w:author="Stefanie Lane" w:date="2022-05-30T14:29:00Z">
        <w:r w:rsidR="000F6BE9" w:rsidRPr="00535270" w:rsidDel="00B71811">
          <w:rPr>
            <w:i w:val="0"/>
            <w:iCs w:val="0"/>
            <w:color w:val="auto"/>
            <w:sz w:val="22"/>
            <w:szCs w:val="22"/>
          </w:rPr>
          <w:delText>Figure 1</w:delText>
        </w:r>
      </w:del>
      <w:r w:rsidR="00C42257" w:rsidRPr="00535270">
        <w:rPr>
          <w:i w:val="0"/>
          <w:iCs w:val="0"/>
          <w:color w:val="auto"/>
          <w:sz w:val="22"/>
          <w:szCs w:val="22"/>
          <w:rPrChange w:id="25" w:author="Stefanie Lane" w:date="2022-06-03T14:52:00Z">
            <w:rPr/>
          </w:rPrChange>
        </w:rPr>
        <w:fldChar w:fldCharType="end"/>
      </w:r>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del w:id="26" w:author="Stefanie Lane" w:date="2022-06-24T17:49:00Z">
        <w:r w:rsidR="00886BE2" w:rsidRPr="00535270" w:rsidDel="00FC3E91">
          <w:rPr>
            <w:i w:val="0"/>
            <w:iCs w:val="0"/>
            <w:color w:val="auto"/>
            <w:sz w:val="22"/>
            <w:szCs w:val="22"/>
          </w:rPr>
          <w:delText>t</w:delText>
        </w:r>
        <w:r w:rsidR="00D84B2A" w:rsidRPr="00535270" w:rsidDel="00FC3E91">
          <w:rPr>
            <w:i w:val="0"/>
            <w:iCs w:val="0"/>
            <w:color w:val="auto"/>
            <w:sz w:val="22"/>
            <w:szCs w:val="22"/>
          </w:rPr>
          <w:delText xml:space="preserve">he </w:delText>
        </w:r>
      </w:del>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535270">
        <w:rPr>
          <w:i w:val="0"/>
          <w:iCs w:val="0"/>
          <w:color w:val="auto"/>
          <w:sz w:val="22"/>
          <w:szCs w:val="22"/>
          <w:rPrChange w:id="27" w:author="Stefanie Lane" w:date="2022-06-03T14:52:00Z">
            <w:rPr>
              <w:rFonts w:ascii="Calibri" w:hAnsi="Calibri" w:cs="Calibri"/>
            </w:rPr>
          </w:rPrChange>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diversity</w:t>
      </w:r>
      <w:r w:rsidR="00E87841" w:rsidRPr="00535270">
        <w:rPr>
          <w:i w:val="0"/>
          <w:iCs w:val="0"/>
          <w:color w:val="auto"/>
          <w:sz w:val="22"/>
          <w:szCs w:val="22"/>
        </w:rPr>
        <w:t xml:space="preserve">. </w:t>
      </w:r>
      <w:r w:rsidR="00FF5CB3" w:rsidRPr="00535270">
        <w:rPr>
          <w:i w:val="0"/>
          <w:iCs w:val="0"/>
          <w:color w:val="auto"/>
          <w:sz w:val="22"/>
          <w:szCs w:val="22"/>
        </w:rPr>
        <w:t>Bradfield &amp; Porter</w:t>
      </w:r>
      <w:r w:rsidR="00693FAC" w:rsidRPr="00535270">
        <w:rPr>
          <w:i w:val="0"/>
          <w:iCs w:val="0"/>
          <w:color w:val="auto"/>
          <w:sz w:val="22"/>
          <w:szCs w:val="22"/>
        </w:rPr>
        <w:t xml:space="preserve"> (1982)</w:t>
      </w:r>
      <w:r w:rsidR="00FF5CB3" w:rsidRPr="00535270">
        <w:rPr>
          <w:i w:val="0"/>
          <w:iCs w:val="0"/>
          <w:color w:val="auto"/>
          <w:sz w:val="22"/>
          <w:szCs w:val="22"/>
        </w:rPr>
        <w:t xml:space="preserve"> identified distinct community sub-types (hereafter, “assemblages”),</w:t>
      </w:r>
      <w:r w:rsidR="00693FAC" w:rsidRPr="00535270">
        <w:rPr>
          <w:i w:val="0"/>
          <w:iCs w:val="0"/>
          <w:color w:val="auto"/>
          <w:sz w:val="22"/>
          <w:szCs w:val="22"/>
        </w:rPr>
        <w:t xml:space="preserve"> likely</w:t>
      </w:r>
      <w:r w:rsidR="00C56564" w:rsidRPr="00535270">
        <w:rPr>
          <w:i w:val="0"/>
          <w:iCs w:val="0"/>
          <w:color w:val="auto"/>
          <w:sz w:val="22"/>
          <w:szCs w:val="22"/>
        </w:rPr>
        <w:t xml:space="preserve"> driven</w:t>
      </w:r>
      <w:r w:rsidR="00FF5CB3" w:rsidRPr="00535270">
        <w:rPr>
          <w:i w:val="0"/>
          <w:iCs w:val="0"/>
          <w:color w:val="auto"/>
          <w:sz w:val="22"/>
          <w:szCs w:val="22"/>
        </w:rPr>
        <w:t xml:space="preserve"> by edaphic factors</w:t>
      </w:r>
      <w:r w:rsidR="00C56564" w:rsidRPr="00535270">
        <w:rPr>
          <w:i w:val="0"/>
          <w:iCs w:val="0"/>
          <w:color w:val="auto"/>
          <w:sz w:val="22"/>
          <w:szCs w:val="22"/>
        </w:rPr>
        <w:t xml:space="preserve"> such as drainage</w:t>
      </w:r>
      <w:r w:rsidR="00FF5CB3" w:rsidRPr="00535270">
        <w:rPr>
          <w:i w:val="0"/>
          <w:iCs w:val="0"/>
          <w:color w:val="auto"/>
          <w:sz w:val="22"/>
          <w:szCs w:val="22"/>
        </w:rPr>
        <w:t xml:space="preserve">. </w:t>
      </w:r>
      <w:r w:rsidR="0074167B" w:rsidRPr="00535270">
        <w:rPr>
          <w:i w:val="0"/>
          <w:iCs w:val="0"/>
          <w:color w:val="auto"/>
          <w:sz w:val="22"/>
          <w:szCs w:val="22"/>
        </w:rPr>
        <w:t xml:space="preserve"> </w:t>
      </w:r>
      <w:r w:rsidR="00C56564" w:rsidRPr="00535270">
        <w:rPr>
          <w:i w:val="0"/>
          <w:iCs w:val="0"/>
          <w:color w:val="auto"/>
          <w:sz w:val="22"/>
          <w:szCs w:val="22"/>
        </w:rPr>
        <w:t xml:space="preserve">Denoth &amp; Myers </w:t>
      </w:r>
      <w:r w:rsidR="00E87841" w:rsidRPr="00535270">
        <w:rPr>
          <w:i w:val="0"/>
          <w:iCs w:val="0"/>
          <w:color w:val="auto"/>
          <w:sz w:val="22"/>
          <w:szCs w:val="22"/>
        </w:rPr>
        <w:t xml:space="preserve">(2007) </w:t>
      </w:r>
      <w:r w:rsidR="00C56564" w:rsidRPr="00535270">
        <w:rPr>
          <w:i w:val="0"/>
          <w:iCs w:val="0"/>
          <w:color w:val="auto"/>
          <w:sz w:val="22"/>
          <w:szCs w:val="22"/>
        </w:rPr>
        <w:t xml:space="preserve">repeated the sampling to determine whether a non-native species (purple loosestrife) was displacing </w:t>
      </w:r>
      <w:r w:rsidR="00C938EC" w:rsidRPr="00535270">
        <w:rPr>
          <w:i w:val="0"/>
          <w:iCs w:val="0"/>
          <w:color w:val="auto"/>
          <w:sz w:val="22"/>
          <w:szCs w:val="22"/>
        </w:rPr>
        <w:t xml:space="preserve">a species of </w:t>
      </w:r>
      <w:r w:rsidR="00E87841" w:rsidRPr="00535270">
        <w:rPr>
          <w:i w:val="0"/>
          <w:iCs w:val="0"/>
          <w:color w:val="auto"/>
          <w:sz w:val="22"/>
          <w:szCs w:val="22"/>
        </w:rPr>
        <w:t xml:space="preserve">conservation </w:t>
      </w:r>
      <w:r w:rsidR="00C938EC" w:rsidRPr="00535270">
        <w:rPr>
          <w:i w:val="0"/>
          <w:iCs w:val="0"/>
          <w:color w:val="auto"/>
          <w:sz w:val="22"/>
          <w:szCs w:val="22"/>
        </w:rPr>
        <w:t>concern</w:t>
      </w:r>
      <w:r w:rsidR="00CA0247" w:rsidRPr="00535270">
        <w:rPr>
          <w:i w:val="0"/>
          <w:iCs w:val="0"/>
          <w:color w:val="auto"/>
          <w:sz w:val="22"/>
          <w:szCs w:val="22"/>
        </w:rPr>
        <w:t xml:space="preserve">, </w:t>
      </w:r>
      <w:r w:rsidR="00C938EC" w:rsidRPr="00535270">
        <w:rPr>
          <w:i w:val="0"/>
          <w:iCs w:val="0"/>
          <w:color w:val="auto"/>
          <w:sz w:val="22"/>
          <w:szCs w:val="22"/>
        </w:rPr>
        <w:t>Henderson’s checkermallow.</w:t>
      </w:r>
      <w:r w:rsidR="00277767" w:rsidRPr="00535270">
        <w:rPr>
          <w:i w:val="0"/>
          <w:iCs w:val="0"/>
          <w:color w:val="auto"/>
          <w:sz w:val="22"/>
          <w:szCs w:val="22"/>
        </w:rPr>
        <w:t xml:space="preserve"> Henderson’s checkermallow (</w:t>
      </w:r>
      <w:r w:rsidR="00277767" w:rsidRPr="00535270">
        <w:rPr>
          <w:i w:val="0"/>
          <w:iCs w:val="0"/>
          <w:color w:val="auto"/>
          <w:sz w:val="22"/>
          <w:szCs w:val="22"/>
          <w:rPrChange w:id="28" w:author="Stefanie Lane" w:date="2022-06-03T14:52:00Z">
            <w:rPr>
              <w:i/>
            </w:rPr>
          </w:rPrChange>
        </w:rPr>
        <w:t xml:space="preserve">Sidalcea hendersonii </w:t>
      </w:r>
      <w:r w:rsidR="00277767" w:rsidRPr="00535270">
        <w:rPr>
          <w:i w:val="0"/>
          <w:iCs w:val="0"/>
          <w:color w:val="auto"/>
          <w:sz w:val="22"/>
          <w:szCs w:val="22"/>
        </w:rPr>
        <w:t>S. Watson)</w:t>
      </w:r>
      <w:r w:rsidR="00CA0247" w:rsidRPr="00535270">
        <w:rPr>
          <w:i w:val="0"/>
          <w:iCs w:val="0"/>
          <w:color w:val="auto"/>
          <w:sz w:val="22"/>
          <w:szCs w:val="22"/>
        </w:rPr>
        <w:t xml:space="preserve"> is </w:t>
      </w:r>
      <w:r w:rsidR="00277767" w:rsidRPr="00535270">
        <w:rPr>
          <w:i w:val="0"/>
          <w:iCs w:val="0"/>
          <w:color w:val="auto"/>
          <w:sz w:val="22"/>
          <w:szCs w:val="22"/>
        </w:rPr>
        <w:t xml:space="preserve">locally abundant in this marsh, and thus stability of habitat conditions is vital for species conservation. </w:t>
      </w:r>
      <w:r w:rsidR="00B14056" w:rsidRPr="00535270">
        <w:rPr>
          <w:i w:val="0"/>
          <w:iCs w:val="0"/>
          <w:color w:val="auto"/>
          <w:sz w:val="22"/>
          <w:szCs w:val="22"/>
        </w:rPr>
        <w:t>While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p>
    <w:p w14:paraId="4A26B4C7" w14:textId="43F8D94A" w:rsidR="007C0BCF" w:rsidRDefault="00434A28" w:rsidP="005F7C5D">
      <w:pPr>
        <w:ind w:firstLine="720"/>
      </w:pPr>
      <w:r>
        <w:t>These two historical studies present a unique opportunity to repeat the sampling a third time and</w:t>
      </w:r>
      <w:r w:rsidR="00DC5555">
        <w:t xml:space="preserve">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w:t>
      </w:r>
      <w:r w:rsidR="00B86420">
        <w:lastRenderedPageBreak/>
        <w:t xml:space="preserve">tidal freshwater marsh. </w:t>
      </w:r>
      <w:r w:rsidR="00C04EFB">
        <w:t>We</w:t>
      </w:r>
      <w:r w:rsidR="007A161D">
        <w:t xml:space="preserve"> used three observational datasets spanning four decades to answer the following questions: </w:t>
      </w:r>
    </w:p>
    <w:p w14:paraId="2AFD6DE8" w14:textId="56775F7A" w:rsidR="007C0BCF" w:rsidRDefault="00537848" w:rsidP="00612ED6">
      <w:pPr>
        <w:ind w:firstLine="720"/>
      </w:pPr>
      <w:r>
        <w:t xml:space="preserve">(1) </w:t>
      </w:r>
      <w:r w:rsidR="00151992">
        <w:t xml:space="preserve">Are </w:t>
      </w:r>
      <w:r w:rsidR="00C04EFB">
        <w:t xml:space="preserve">tidal freshwater marsh </w:t>
      </w:r>
      <w:r w:rsidR="00151992">
        <w:t>assemblages characterized by the same dominant species</w:t>
      </w:r>
      <w:r w:rsidR="00C04EFB">
        <w:t xml:space="preserve"> over a 40 year period</w:t>
      </w:r>
      <w:r w:rsidR="00151992">
        <w:t xml:space="preserve">? In the absence of significant environmental disturbance, </w:t>
      </w:r>
      <w:r w:rsidR="00C04EFB">
        <w:t>we</w:t>
      </w:r>
      <w:r w:rsidR="00151992">
        <w:t xml:space="preserve"> expect the same species </w:t>
      </w:r>
      <w:r w:rsidR="00F954D3">
        <w:t xml:space="preserve">composition </w:t>
      </w:r>
      <w:r w:rsidR="00151992">
        <w:t xml:space="preserve">to dominate each assemblage as identified by Bradfield &amp; Porter (1982). </w:t>
      </w:r>
    </w:p>
    <w:p w14:paraId="5B0CDEDC" w14:textId="7B563B89" w:rsidR="00496BFB" w:rsidRDefault="00537848" w:rsidP="00496BFB">
      <w:pPr>
        <w:ind w:firstLine="720"/>
      </w:pPr>
      <w:r>
        <w:t xml:space="preserve">(2) </w:t>
      </w:r>
      <w:r w:rsidR="00151992">
        <w:t xml:space="preserve">Is </w:t>
      </w:r>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within and across assemblages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Pr>
          <w:rFonts w:cstheme="minorHAnsi"/>
        </w:rPr>
        <w:t>α</w:t>
      </w:r>
      <w:r w:rsidR="00AA1B69">
        <w:t xml:space="preserve">-diversity and </w:t>
      </w:r>
      <w:r w:rsidR="00AA1B69">
        <w:rPr>
          <w:rFonts w:cstheme="minorHAnsi"/>
        </w:rPr>
        <w:t>β</w:t>
      </w:r>
      <w:r w:rsidR="00AA1B69">
        <w:t xml:space="preserve">-diversity. </w:t>
      </w:r>
    </w:p>
    <w:p w14:paraId="640BC3CE" w14:textId="3636F6E6" w:rsidR="00151992" w:rsidRDefault="00537848" w:rsidP="005F7C5D">
      <w:pPr>
        <w:ind w:firstLine="720"/>
      </w:pPr>
      <w:r>
        <w:t xml:space="preserve">(3) </w:t>
      </w:r>
      <w:r w:rsidR="00151992">
        <w:t>What is the total turnover</w:t>
      </w:r>
      <w:r w:rsidR="009129C1">
        <w:t xml:space="preserve"> within each assemblage</w:t>
      </w:r>
      <w:r w:rsidR="00151992">
        <w:t xml:space="preserve">, and which species gained or lost are driving changes within each assemblage? </w:t>
      </w:r>
      <w:r w:rsidR="00C04EFB">
        <w:t>We</w:t>
      </w:r>
      <w:r w:rsidR="00F0046C">
        <w:t xml:space="preserve"> expect that increasing abundance of invasive species over time would result in greater number of species lost (and fewer species gained), and thus greater rates of </w:t>
      </w:r>
      <w:r w:rsidR="00F04B33">
        <w:t>t</w:t>
      </w:r>
      <w:r w:rsidR="00E76F17">
        <w:t>urnover</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3AE4AED7" w:rsidR="001F436B" w:rsidRPr="009E4359" w:rsidRDefault="001F436B">
      <w:pPr>
        <w:pStyle w:val="NoSpacing"/>
        <w:pPrChange w:id="29" w:author="Stefanie Lane" w:date="2022-06-03T14:51:00Z">
          <w:pPr>
            <w:ind w:firstLine="720"/>
          </w:pPr>
        </w:pPrChange>
      </w:pPr>
      <w:r w:rsidRPr="00791A3B">
        <w:t>The Fraser River drains the largest catchment in British Columbia, and its 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Pr="00173A95">
        <w:rPr>
          <w:rPrChange w:id="30" w:author="Stefanie Lane" w:date="2022-06-03T14:48:00Z">
            <w:rPr>
              <w:rFonts w:ascii="Calibri" w:hAnsi="Calibri" w:cs="Calibri"/>
            </w:rPr>
          </w:rPrChange>
        </w:rPr>
        <w:t>(Schaefer, 2004)</w:t>
      </w:r>
      <w:r w:rsidRPr="001617DD">
        <w:fldChar w:fldCharType="end"/>
      </w:r>
      <w:r w:rsidRPr="00173A95">
        <w:t xml:space="preserve"> (</w:t>
      </w:r>
      <w:ins w:id="31" w:author="Stefanie Lane" w:date="2022-06-03T14:49:00Z">
        <w:r w:rsidR="00173A95" w:rsidRPr="00535270">
          <w:rPr>
            <w:rPrChange w:id="32" w:author="Stefanie Lane" w:date="2022-06-03T14:51:00Z">
              <w:rPr>
                <w:i/>
                <w:iCs/>
              </w:rPr>
            </w:rPrChange>
          </w:rPr>
          <w:fldChar w:fldCharType="begin"/>
        </w:r>
        <w:r w:rsidR="00173A95" w:rsidRPr="00535270">
          <w:rPr>
            <w:rPrChange w:id="33" w:author="Stefanie Lane" w:date="2022-06-03T14:51:00Z">
              <w:rPr>
                <w:i/>
                <w:iCs/>
              </w:rPr>
            </w:rPrChange>
          </w:rPr>
          <w:instrText xml:space="preserve"> REF _Ref104553838 </w:instrText>
        </w:r>
      </w:ins>
      <w:r w:rsidR="00535270">
        <w:instrText xml:space="preserve"> \* MERGEFORMAT </w:instrText>
      </w:r>
      <w:r w:rsidR="00173A95" w:rsidRPr="00535270">
        <w:rPr>
          <w:rPrChange w:id="34" w:author="Stefanie Lane" w:date="2022-06-03T14:51:00Z">
            <w:rPr>
              <w:i/>
              <w:iCs/>
            </w:rPr>
          </w:rPrChange>
        </w:rPr>
        <w:fldChar w:fldCharType="separate"/>
      </w:r>
      <w:ins w:id="35" w:author="Stefanie Lane" w:date="2022-06-03T14:49:00Z">
        <w:r w:rsidR="00173A95">
          <w:t>Figure 1</w:t>
        </w:r>
        <w:r w:rsidR="00173A95" w:rsidRPr="00535270">
          <w:rPr>
            <w:rPrChange w:id="36" w:author="Stefanie Lane" w:date="2022-06-03T14:51:00Z">
              <w:rPr>
                <w:i/>
                <w:iCs/>
              </w:rPr>
            </w:rPrChange>
          </w:rPr>
          <w:fldChar w:fldCharType="end"/>
        </w:r>
      </w:ins>
      <w:del w:id="37" w:author="Stefanie Lane" w:date="2022-06-03T14:48:00Z">
        <w:r w:rsidR="00766A27" w:rsidRPr="00173A95" w:rsidDel="00173A95">
          <w:fldChar w:fldCharType="begin"/>
        </w:r>
        <w:r w:rsidR="00766A27" w:rsidRPr="00173A95" w:rsidDel="00173A95">
          <w:delInstrText xml:space="preserve"> REF _Ref103170248 \h </w:delInstrText>
        </w:r>
        <w:r w:rsidR="00173A95" w:rsidRPr="00535270" w:rsidDel="00173A95">
          <w:rPr>
            <w:rPrChange w:id="38" w:author="Stefanie Lane" w:date="2022-06-03T14:51:00Z">
              <w:rPr>
                <w:i/>
                <w:iCs/>
              </w:rPr>
            </w:rPrChange>
          </w:rPr>
          <w:delInstrText xml:space="preserve"> \* MERGEFORMAT </w:delInstrText>
        </w:r>
        <w:r w:rsidR="00766A27" w:rsidRPr="00402FFE" w:rsidDel="00173A95">
          <w:fldChar w:fldCharType="separate"/>
        </w:r>
      </w:del>
      <w:del w:id="39" w:author="Stefanie Lane" w:date="2022-05-30T14:29:00Z">
        <w:r w:rsidR="000F6BE9" w:rsidRPr="00173A95" w:rsidDel="00B71811">
          <w:delText xml:space="preserve">Figure </w:delText>
        </w:r>
        <w:r w:rsidR="000F6BE9" w:rsidRPr="00173A95" w:rsidDel="00B71811">
          <w:rPr>
            <w:rPrChange w:id="40" w:author="Stefanie Lane" w:date="2022-06-03T14:48:00Z">
              <w:rPr>
                <w:noProof/>
              </w:rPr>
            </w:rPrChange>
          </w:rPr>
          <w:delText>1</w:delText>
        </w:r>
      </w:del>
      <w:del w:id="41" w:author="Stefanie Lane" w:date="2022-06-03T14:48:00Z">
        <w:r w:rsidR="00766A27" w:rsidRPr="00402FFE" w:rsidDel="00173A95">
          <w:fldChar w:fldCharType="end"/>
        </w:r>
      </w:del>
      <w:r w:rsidRPr="00173A95">
        <w:t xml:space="preserve">). Ladner Marsh occupies approximately 100 ha within the South Arm Marshes, bounded to the east by </w:t>
      </w:r>
      <w:r w:rsidR="005B01F1" w:rsidRPr="00173A95">
        <w:t xml:space="preserve">urban and industrial </w:t>
      </w:r>
      <w:r w:rsidRPr="00173A95">
        <w:t>development and by the Fraser River along its weste</w:t>
      </w:r>
      <w:r w:rsidRPr="00535270">
        <w:t>rn edge (</w:t>
      </w:r>
      <w:r w:rsidR="000A3E15" w:rsidRPr="001617DD">
        <w:fldChar w:fldCharType="begin"/>
      </w:r>
      <w:r w:rsidR="000A3E15" w:rsidRPr="00535270">
        <w:instrText xml:space="preserve"> REF _Ref103170248 \h </w:instrText>
      </w:r>
      <w:r w:rsidR="00173A95" w:rsidRPr="00535270">
        <w:rPr>
          <w:rPrChange w:id="42" w:author="Stefanie Lane" w:date="2022-06-03T14:51:00Z">
            <w:rPr>
              <w:i/>
              <w:iCs/>
            </w:rPr>
          </w:rPrChange>
        </w:rPr>
        <w:instrText xml:space="preserve"> \* MERGEFORMAT </w:instrText>
      </w:r>
      <w:r w:rsidR="000A3E15" w:rsidRPr="00402FFE">
        <w:fldChar w:fldCharType="separate"/>
      </w:r>
      <w:ins w:id="43" w:author="Stefanie Lane" w:date="2022-06-03T14:47:00Z">
        <w:r w:rsidR="00173A95" w:rsidRPr="00535270">
          <w:rPr>
            <w:rPrChange w:id="44" w:author="Stefanie Lane" w:date="2022-06-03T14:51:00Z">
              <w:rPr>
                <w:noProof/>
              </w:rPr>
            </w:rPrChange>
          </w:rPr>
          <w:t xml:space="preserve"> </w:t>
        </w:r>
        <w:r w:rsidR="00173A95" w:rsidRPr="00535270">
          <w:t>Figure 1</w:t>
        </w:r>
      </w:ins>
      <w:del w:id="45" w:author="Stefanie Lane" w:date="2022-05-30T14:29:00Z">
        <w:r w:rsidR="000F6BE9" w:rsidRPr="00535270" w:rsidDel="00B71811">
          <w:delText>Figure 1</w:delText>
        </w:r>
      </w:del>
      <w:r w:rsidR="000A3E15" w:rsidRPr="001617DD">
        <w:fldChar w:fldCharType="end"/>
      </w:r>
      <w:r w:rsidRPr="00535270">
        <w:t>).</w:t>
      </w:r>
    </w:p>
    <w:p w14:paraId="4503C271" w14:textId="7352D093"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Hornem.)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r w:rsidR="00912C74" w:rsidRPr="00912C74">
        <w:t>Schreb.</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BD2EEF">
        <w:instrText xml:space="preserve"> ADDIN ZOTERO_ITEM CSL_CITATION {"citationID":"38FrsNx6","properties":{"formattedCitation":"(Sinks, Borde, Diefenderfer, &amp; Karnezis, 2021)","plainCitation":"(Sinks, Borde, Diefenderfer, &amp; Karnezis,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72C83FB1"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ins w:id="46" w:author="Stefanie Lane" w:date="2022-05-27T14:23:00Z">
        <w:r w:rsidR="00111023">
          <w:fldChar w:fldCharType="begin"/>
        </w:r>
        <w:r w:rsidR="00111023">
          <w:instrText xml:space="preserve"> REF _Ref104553838 \h </w:instrText>
        </w:r>
      </w:ins>
      <w:r w:rsidR="00111023">
        <w:fldChar w:fldCharType="separate"/>
      </w:r>
      <w:ins w:id="47" w:author="Stefanie Lane" w:date="2022-06-03T14:47:00Z">
        <w:r w:rsidR="00173A95">
          <w:t xml:space="preserve">Figure </w:t>
        </w:r>
        <w:r w:rsidR="00173A95">
          <w:rPr>
            <w:noProof/>
          </w:rPr>
          <w:t>1</w:t>
        </w:r>
      </w:ins>
      <w:ins w:id="48" w:author="Stefanie Lane" w:date="2022-05-27T14:23:00Z">
        <w:r w:rsidR="00111023">
          <w:fldChar w:fldCharType="end"/>
        </w:r>
      </w:ins>
      <w:del w:id="49" w:author="Stefanie Lane" w:date="2022-05-27T14:23:00Z">
        <w:r w:rsidR="007A5BC9" w:rsidDel="00111023">
          <w:delText>Figure 1</w:delText>
        </w:r>
      </w:del>
      <w:r w:rsidR="007A5BC9">
        <w:t>D)</w:t>
      </w:r>
      <w:r w:rsidR="00E563DA">
        <w:t xml:space="preserve">. </w:t>
      </w:r>
      <w:r>
        <w:t>Cluster analysis and principal components analysis (PCA) distinguished three community associations, each dominated by a distinct species: Lyngbye’s sedge (</w:t>
      </w:r>
      <w:r>
        <w:rPr>
          <w:i/>
        </w:rPr>
        <w:t>Carex lyngbyei</w:t>
      </w:r>
      <w:r>
        <w:t xml:space="preserve"> Hornem.), fescue (</w:t>
      </w:r>
      <w:r>
        <w:rPr>
          <w:i/>
        </w:rPr>
        <w:t>Festuca arundinaceae</w:t>
      </w:r>
      <w:r>
        <w:t xml:space="preserve"> Schreb.),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072D19C3" w:rsidR="005372BF" w:rsidRDefault="005372BF" w:rsidP="005372BF">
      <w:pPr>
        <w:ind w:firstLine="720"/>
      </w:pPr>
      <w:r>
        <w:t xml:space="preserve">A subsequent survey conducted in 1999 recreated the transects and sought to place sampling plots at </w:t>
      </w:r>
      <w:r w:rsidR="0001042C">
        <w:t xml:space="preserve">the </w:t>
      </w:r>
      <w:r>
        <w:t>exact positions sampled in 1979 to test relationships between invasive purple loosestrife (</w:t>
      </w:r>
      <w:r>
        <w:rPr>
          <w:i/>
        </w:rPr>
        <w:t>Lythrum salicaria</w:t>
      </w:r>
      <w:r>
        <w:t>, L.) and Henderson’s checkermallow (</w:t>
      </w:r>
      <w:r>
        <w:rPr>
          <w:i/>
        </w:rPr>
        <w:t xml:space="preserve">Sidalcea hendersonii </w:t>
      </w:r>
      <w:r>
        <w:t xml:space="preserve">S. Watson), which is a Blue Listed species of special concern in British Columbia </w:t>
      </w:r>
      <w:r>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w:t>
      </w:r>
      <w:r w:rsidR="0091346E">
        <w:t xml:space="preserve">ve </w:t>
      </w:r>
      <w:r>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3CF3F742"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 xml:space="preserve">(Figure 1D) </w:t>
      </w:r>
      <w:r w:rsidR="002A34E3">
        <w:t xml:space="preserve">on a georeferenced basemap, aligning </w:t>
      </w:r>
      <w:r w:rsidR="002C1D2C">
        <w:t>prominent landscape features, and marking GPS locations in Avenza</w:t>
      </w:r>
      <w:r w:rsidR="0070559A">
        <w:t xml:space="preserve"> Maps</w:t>
      </w:r>
      <w:r w:rsidR="002C1D2C">
        <w:t xml:space="preserve"> (</w:t>
      </w:r>
      <w:r w:rsidR="0070559A">
        <w:t>Avenza Systems Inc., Ontario, Canada, v. 3.2)</w:t>
      </w:r>
      <w:r w:rsidR="00B832A6">
        <w:t>.</w:t>
      </w:r>
      <w:r w:rsidR="00947182">
        <w:t xml:space="preserve"> </w:t>
      </w:r>
      <w:r>
        <w:t>Transect “Q” (n = 7 plots) was omitted in 1999 and 2019 due to conversion to thick riparian forest with an understory of Himalayan blackberry (</w:t>
      </w:r>
      <w:r>
        <w:rPr>
          <w:i/>
        </w:rPr>
        <w:t xml:space="preserve">Rubus </w:t>
      </w:r>
      <w:r w:rsidRPr="00904BB3">
        <w:rPr>
          <w:i/>
        </w:rPr>
        <w:t>armeniacus</w:t>
      </w:r>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ins w:id="50" w:author="Stefanie Lane" w:date="2022-05-27T14:24:00Z">
        <w:r w:rsidR="00551D64">
          <w:fldChar w:fldCharType="begin"/>
        </w:r>
        <w:r w:rsidR="00551D64">
          <w:instrText xml:space="preserve"> REF _Ref104553838 \h </w:instrText>
        </w:r>
      </w:ins>
      <w:r w:rsidR="00551D64">
        <w:fldChar w:fldCharType="separate"/>
      </w:r>
      <w:ins w:id="51" w:author="Stefanie Lane" w:date="2022-06-03T14:47:00Z">
        <w:r w:rsidR="00173A95">
          <w:t xml:space="preserve">Figure </w:t>
        </w:r>
        <w:r w:rsidR="00173A95">
          <w:rPr>
            <w:noProof/>
          </w:rPr>
          <w:t>1</w:t>
        </w:r>
      </w:ins>
      <w:ins w:id="52" w:author="Stefanie Lane" w:date="2022-05-27T14:24:00Z">
        <w:r w:rsidR="00551D64">
          <w:fldChar w:fldCharType="end"/>
        </w:r>
      </w:ins>
      <w:del w:id="53" w:author="Stefanie Lane" w:date="2022-05-27T14:24:00Z">
        <w:r w:rsidR="007A5BC9" w:rsidDel="00551D64">
          <w:delText>Figure 1</w:delText>
        </w:r>
      </w:del>
      <w:r w:rsidR="007A5BC9">
        <w:t xml:space="preserve">, </w:t>
      </w:r>
      <w:r w:rsidR="00BC6EB6" w:rsidRPr="007D52A9">
        <w:fldChar w:fldCharType="begin"/>
      </w:r>
      <w:r w:rsidR="00BC6EB6" w:rsidRPr="007D52A9">
        <w:instrText xml:space="preserve"> REF _Ref103763315 \h </w:instrText>
      </w:r>
      <w:r w:rsidR="00BC6EB6">
        <w:instrText xml:space="preserve"> \* MERGEFORMAT </w:instrText>
      </w:r>
      <w:r w:rsidR="00BC6EB6" w:rsidRPr="007D52A9">
        <w:fldChar w:fldCharType="separate"/>
      </w:r>
      <w:ins w:id="54" w:author="Stefanie Lane" w:date="2022-06-03T14:47:00Z">
        <w:r w:rsidR="00173A95">
          <w:t>Table 4</w:t>
        </w:r>
      </w:ins>
      <w:del w:id="55" w:author="Stefanie Lane" w:date="2022-05-30T14:29:00Z">
        <w:r w:rsidR="000F6BE9" w:rsidDel="00B71811">
          <w:delText xml:space="preserve">Table </w:delText>
        </w:r>
        <w:r w:rsidR="007A5BC9" w:rsidDel="00B71811">
          <w:delText>S</w:delText>
        </w:r>
        <w:r w:rsidR="000F6BE9" w:rsidDel="00B71811">
          <w:rPr>
            <w:noProof/>
          </w:rPr>
          <w:delText>3</w:delText>
        </w:r>
      </w:del>
      <w:r w:rsidR="00BC6EB6" w:rsidRPr="007D52A9">
        <w:fldChar w:fldCharType="end"/>
      </w:r>
      <w:r w:rsidR="00827E44" w:rsidRPr="007D52A9">
        <w:t>)</w:t>
      </w:r>
      <w:r w:rsidRPr="007D52A9">
        <w:t>.</w:t>
      </w:r>
      <w:r w:rsidR="00D4425C" w:rsidRPr="007D52A9">
        <w:t xml:space="preserve"> De</w:t>
      </w:r>
      <w:r w:rsidR="00D4425C">
        <w:t xml:space="preserve">spite these decisions to exclude plots, </w:t>
      </w:r>
      <w:r w:rsidR="00D4425C" w:rsidRPr="00E03D57">
        <w:rPr>
          <w:rFonts w:ascii="Calibri" w:hAnsi="Calibri" w:cs="Calibri"/>
          <w:szCs w:val="24"/>
        </w:rPr>
        <w:t>Kopecký &amp; Macek</w:t>
      </w:r>
      <w:r w:rsidR="00D4425C">
        <w:t xml:space="preserve">  </w:t>
      </w:r>
      <w:r w:rsidR="00D4425C">
        <w:fldChar w:fldCharType="begin"/>
      </w:r>
      <w:r w:rsidR="00BD2EEF">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457DE13A" w14:textId="77777777" w:rsidR="00173A95" w:rsidRDefault="00D4425C">
      <w:pPr>
        <w:ind w:firstLine="720"/>
        <w:rPr>
          <w:ins w:id="56" w:author="Stefanie Lane" w:date="2022-06-03T14:47:00Z"/>
        </w:rPr>
        <w:pPrChange w:id="57" w:author="Stefanie Lane" w:date="2022-06-03T14:47:00Z">
          <w:pPr>
            <w:pStyle w:val="Caption"/>
          </w:pPr>
        </w:pPrChange>
      </w:pPr>
      <w:r>
        <w:lastRenderedPageBreak/>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r w:rsidR="008B0483" w:rsidRPr="00E90CBE">
        <w:fldChar w:fldCharType="begin"/>
      </w:r>
      <w:r w:rsidR="008B0483" w:rsidRPr="008B0483">
        <w:instrText xml:space="preserve"> REF _Ref103170248 \h </w:instrText>
      </w:r>
      <w:r w:rsidR="008B0483">
        <w:instrText xml:space="preserve"> \* MERGEFORMAT </w:instrText>
      </w:r>
      <w:r w:rsidR="008B0483" w:rsidRPr="00E90CBE">
        <w:fldChar w:fldCharType="separate"/>
      </w:r>
      <w:ins w:id="58" w:author="Stefanie Lane" w:date="2022-06-03T14:47:00Z">
        <w:r w:rsidR="00173A95" w:rsidRPr="00746ACC">
          <w:t xml:space="preserve"> </w:t>
        </w:r>
      </w:ins>
    </w:p>
    <w:p w14:paraId="2F34A772" w14:textId="695D501A" w:rsidR="00D4425C" w:rsidRDefault="00173A95" w:rsidP="00D4425C">
      <w:pPr>
        <w:ind w:firstLine="720"/>
      </w:pPr>
      <w:ins w:id="59" w:author="Stefanie Lane" w:date="2022-06-03T14:47:00Z">
        <w:r>
          <w:rPr>
            <w:noProof/>
          </w:rPr>
          <w:t>Figure</w:t>
        </w:r>
        <w:r>
          <w:t xml:space="preserve"> </w:t>
        </w:r>
        <w:r>
          <w:rPr>
            <w:noProof/>
          </w:rPr>
          <w:t>1</w:t>
        </w:r>
      </w:ins>
      <w:del w:id="60" w:author="Stefanie Lane" w:date="2022-05-30T14:29:00Z">
        <w:r w:rsidR="000F6BE9" w:rsidDel="00B71811">
          <w:delText xml:space="preserve">Figure </w:delText>
        </w:r>
        <w:r w:rsidR="000F6BE9" w:rsidDel="00B71811">
          <w:rPr>
            <w:noProof/>
          </w:rPr>
          <w:delText>1</w:delText>
        </w:r>
      </w:del>
      <w:r w:rsidR="008B0483" w:rsidRPr="00E90CBE">
        <w:fldChar w:fldCharType="end"/>
      </w:r>
      <w:r w:rsidR="00FB3E22">
        <w:t>E</w:t>
      </w:r>
      <w:r w:rsidR="00D95107" w:rsidRPr="007D52A9">
        <w:t>)</w:t>
      </w:r>
      <w:r w:rsidR="00D4425C" w:rsidRPr="00E90CBE">
        <w:t>. A</w:t>
      </w:r>
      <w:r w:rsidR="00D4425C">
        <w:t xml:space="preserve">ssemblage types were considered if their boundary intersected the transect tape; assemblages tangential to the survey transect (but not intersecting it) were ignored. Assemblages were defined as being dominated </w:t>
      </w:r>
      <w:r w:rsidR="00D4425C">
        <w:rPr>
          <w:u w:val="single"/>
        </w:rPr>
        <w:t>&gt;</w:t>
      </w:r>
      <w:r w:rsidR="00D4425C">
        <w:t>50% by one or two species. If no species was clearly dominant, the area was characterized as “undefined.” No areas of assemblage types were so small that the 1 m</w:t>
      </w:r>
      <w:r w:rsidR="00D4425C">
        <w:rPr>
          <w:vertAlign w:val="superscript"/>
        </w:rPr>
        <w:t>2</w:t>
      </w:r>
      <w:r w:rsidR="00D4425C">
        <w:t xml:space="preserve"> quadrat was less than 1 m from the boundary of the next assemblage. Along transects where the same assemblage </w:t>
      </w:r>
      <w:r w:rsidR="00FB3E22">
        <w:t>extended beyond</w:t>
      </w:r>
      <w:r w:rsidR="00D4425C">
        <w:t xml:space="preserve"> 20 m, quadrats were sampled every 10 m to reproduce a modal distance of 10 m </w:t>
      </w:r>
      <w:r w:rsidR="00D4425C">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D4425C">
        <w:fldChar w:fldCharType="separate"/>
      </w:r>
      <w:r w:rsidR="00D4425C" w:rsidRPr="008F148C">
        <w:rPr>
          <w:rFonts w:ascii="Calibri" w:hAnsi="Calibri" w:cs="Calibri"/>
        </w:rPr>
        <w:t>(Bradfield &amp; Porter, 1982)</w:t>
      </w:r>
      <w:r w:rsidR="00D4425C">
        <w:fldChar w:fldCharType="end"/>
      </w:r>
      <w:r w:rsidR="00D4425C">
        <w:t>.</w:t>
      </w:r>
    </w:p>
    <w:p w14:paraId="12088E45" w14:textId="721D171B" w:rsidR="00D4425C" w:rsidRDefault="00D4425C" w:rsidP="00D4425C">
      <w:pPr>
        <w:ind w:firstLine="720"/>
      </w:pPr>
      <w:r>
        <w:t xml:space="preserve">Individuals were defined as “in the </w:t>
      </w:r>
      <w:r w:rsidR="00AF6DDB">
        <w:t>quadrat</w:t>
      </w:r>
      <w:r>
        <w:t xml:space="preserve">” if </w:t>
      </w:r>
      <w:r>
        <w:rPr>
          <w:u w:val="single"/>
        </w:rPr>
        <w:t>&gt;</w:t>
      </w:r>
      <w:r w:rsidR="008B0483">
        <w:t xml:space="preserve"> </w:t>
      </w:r>
      <w:r>
        <w:t xml:space="preserve">50% of their most 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r w:rsidR="00B51030">
        <w:t>0</w:t>
      </w:r>
      <w:r w:rsidR="00FF352B">
        <w:t>%</w:t>
      </w:r>
      <w:r w:rsidR="00B51030">
        <w:t xml:space="preserve">, </w:t>
      </w:r>
      <w:r>
        <w:t>&lt; 25%, 25-50%, 50-75%, and &gt; 75%).</w:t>
      </w:r>
    </w:p>
    <w:p w14:paraId="7F0B508F" w14:textId="77777777" w:rsidR="00B40842" w:rsidRDefault="00B40842" w:rsidP="00B40842">
      <w:pPr>
        <w:pStyle w:val="Heading3"/>
      </w:pPr>
      <w:r>
        <w:t>Taxonomy</w:t>
      </w:r>
    </w:p>
    <w:p w14:paraId="294F4C93" w14:textId="7F92BEC8"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r w:rsidR="00112B78" w:rsidRPr="00E90CBE">
        <w:fldChar w:fldCharType="begin"/>
      </w:r>
      <w:r w:rsidR="00112B78" w:rsidRPr="00112B78">
        <w:instrText xml:space="preserve"> REF _Ref103170147 \h </w:instrText>
      </w:r>
      <w:r w:rsidR="00112B78">
        <w:instrText xml:space="preserve"> \* MERGEFORMAT </w:instrText>
      </w:r>
      <w:r w:rsidR="00112B78" w:rsidRPr="00E90CBE">
        <w:fldChar w:fldCharType="separate"/>
      </w:r>
      <w:ins w:id="61" w:author="Stefanie Lane" w:date="2022-06-03T14:47:00Z">
        <w:r w:rsidR="00173A95">
          <w:t>Table 7</w:t>
        </w:r>
      </w:ins>
      <w:del w:id="62" w:author="Stefanie Lane" w:date="2022-05-30T14:29:00Z">
        <w:r w:rsidR="000F6BE9" w:rsidDel="00B71811">
          <w:delText xml:space="preserve">Table </w:delText>
        </w:r>
        <w:r w:rsidR="00D12703" w:rsidDel="00B71811">
          <w:delText>S</w:delText>
        </w:r>
        <w:r w:rsidR="000F6BE9" w:rsidDel="00B71811">
          <w:rPr>
            <w:noProof/>
          </w:rPr>
          <w:delText>6</w:delText>
        </w:r>
      </w:del>
      <w:r w:rsidR="00112B78" w:rsidRPr="00E90CBE">
        <w:fldChar w:fldCharType="end"/>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r w:rsidR="00934D31">
        <w:t xml:space="preserve"> of the same genus</w:t>
      </w:r>
      <w:r>
        <w:t xml:space="preserve"> with similar abundance. </w:t>
      </w:r>
    </w:p>
    <w:p w14:paraId="3BFEE0A2" w14:textId="6DCE26EE" w:rsidR="00D03FB7" w:rsidRDefault="00D03FB7" w:rsidP="005F7C5D">
      <w:pPr>
        <w:pStyle w:val="Heading2"/>
      </w:pPr>
      <w:r>
        <w:t xml:space="preserve">Analyses </w:t>
      </w:r>
    </w:p>
    <w:p w14:paraId="056CD7A5" w14:textId="79778FA3" w:rsidR="004E025F" w:rsidRDefault="00B47D6F">
      <w:pPr>
        <w:pStyle w:val="Caption"/>
        <w:rPr>
          <w:ins w:id="63" w:author="Stefanie Lane" w:date="2022-06-22T13:35:00Z"/>
          <w:i w:val="0"/>
          <w:iCs w:val="0"/>
          <w:color w:val="auto"/>
          <w:sz w:val="22"/>
          <w:szCs w:val="22"/>
        </w:rPr>
      </w:pPr>
      <w:r w:rsidRPr="003744EF">
        <w:rPr>
          <w:i w:val="0"/>
          <w:iCs w:val="0"/>
          <w:color w:val="auto"/>
          <w:sz w:val="22"/>
          <w:szCs w:val="22"/>
          <w:rPrChange w:id="64" w:author="Stefanie Lane" w:date="2022-05-30T15:56:00Z">
            <w:rPr/>
          </w:rPrChange>
        </w:rPr>
        <w:t>To determine dominant community types, cluster analysis was performed for each observation year using Euclidean distance as the measure of plot dissimilarity (“stats,”</w:t>
      </w:r>
      <w:r w:rsidR="00E42346" w:rsidRPr="003744EF">
        <w:rPr>
          <w:i w:val="0"/>
          <w:iCs w:val="0"/>
          <w:color w:val="auto"/>
          <w:sz w:val="22"/>
          <w:szCs w:val="22"/>
          <w:rPrChange w:id="65" w:author="Stefanie Lane" w:date="2022-05-30T15:56:00Z">
            <w:rPr/>
          </w:rPrChange>
        </w:rPr>
        <w:t xml:space="preserve"> R Core Team</w:t>
      </w:r>
      <w:r w:rsidRPr="003744EF">
        <w:rPr>
          <w:i w:val="0"/>
          <w:iCs w:val="0"/>
          <w:color w:val="auto"/>
          <w:sz w:val="22"/>
          <w:szCs w:val="22"/>
          <w:rPrChange w:id="66" w:author="Stefanie Lane" w:date="2022-05-30T15:56:00Z">
            <w:rPr/>
          </w:rPrChange>
        </w:rPr>
        <w:t xml:space="preserve">). </w:t>
      </w:r>
      <w:r w:rsidR="00221150" w:rsidRPr="003744EF">
        <w:rPr>
          <w:i w:val="0"/>
          <w:iCs w:val="0"/>
          <w:color w:val="auto"/>
          <w:sz w:val="22"/>
          <w:szCs w:val="22"/>
          <w:rPrChange w:id="67" w:author="Stefanie Lane" w:date="2022-05-30T15:56:00Z">
            <w:rPr/>
          </w:rPrChange>
        </w:rPr>
        <w:t xml:space="preserve">We also used </w:t>
      </w:r>
      <w:r w:rsidR="00EE00B3" w:rsidRPr="003744EF">
        <w:rPr>
          <w:i w:val="0"/>
          <w:iCs w:val="0"/>
          <w:color w:val="auto"/>
          <w:sz w:val="22"/>
          <w:szCs w:val="22"/>
          <w:rPrChange w:id="68" w:author="Stefanie Lane" w:date="2022-05-30T15:56:00Z">
            <w:rPr/>
          </w:rPrChange>
        </w:rPr>
        <w:t>Bray-</w:t>
      </w:r>
      <w:r w:rsidR="00887D9F" w:rsidRPr="003744EF">
        <w:rPr>
          <w:i w:val="0"/>
          <w:iCs w:val="0"/>
          <w:color w:val="auto"/>
          <w:sz w:val="22"/>
          <w:szCs w:val="22"/>
          <w:rPrChange w:id="69" w:author="Stefanie Lane" w:date="2022-05-30T15:56:00Z">
            <w:rPr/>
          </w:rPrChange>
        </w:rPr>
        <w:t xml:space="preserve">Curtis distance </w:t>
      </w:r>
      <w:r w:rsidR="00221150" w:rsidRPr="003744EF">
        <w:rPr>
          <w:i w:val="0"/>
          <w:iCs w:val="0"/>
          <w:color w:val="auto"/>
          <w:sz w:val="22"/>
          <w:szCs w:val="22"/>
          <w:rPrChange w:id="70" w:author="Stefanie Lane" w:date="2022-05-30T15:56:00Z">
            <w:rPr/>
          </w:rPrChange>
        </w:rPr>
        <w:t>which</w:t>
      </w:r>
      <w:r w:rsidR="00887D9F" w:rsidRPr="003744EF">
        <w:rPr>
          <w:i w:val="0"/>
          <w:iCs w:val="0"/>
          <w:color w:val="auto"/>
          <w:sz w:val="22"/>
          <w:szCs w:val="22"/>
          <w:rPrChange w:id="71" w:author="Stefanie Lane" w:date="2022-05-30T15:56:00Z">
            <w:rPr/>
          </w:rPrChange>
        </w:rPr>
        <w:t xml:space="preserve"> account</w:t>
      </w:r>
      <w:r w:rsidR="00221150" w:rsidRPr="003744EF">
        <w:rPr>
          <w:i w:val="0"/>
          <w:iCs w:val="0"/>
          <w:color w:val="auto"/>
          <w:sz w:val="22"/>
          <w:szCs w:val="22"/>
          <w:rPrChange w:id="72" w:author="Stefanie Lane" w:date="2022-05-30T15:56:00Z">
            <w:rPr/>
          </w:rPrChange>
        </w:rPr>
        <w:t>s</w:t>
      </w:r>
      <w:r w:rsidR="00887D9F" w:rsidRPr="003744EF">
        <w:rPr>
          <w:i w:val="0"/>
          <w:iCs w:val="0"/>
          <w:color w:val="auto"/>
          <w:sz w:val="22"/>
          <w:szCs w:val="22"/>
          <w:rPrChange w:id="73" w:author="Stefanie Lane" w:date="2022-05-30T15:56:00Z">
            <w:rPr/>
          </w:rPrChange>
        </w:rPr>
        <w:t xml:space="preserve"> for species identity and</w:t>
      </w:r>
      <w:r w:rsidR="00CC5170" w:rsidRPr="003744EF">
        <w:rPr>
          <w:i w:val="0"/>
          <w:iCs w:val="0"/>
          <w:color w:val="auto"/>
          <w:sz w:val="22"/>
          <w:szCs w:val="22"/>
          <w:rPrChange w:id="74" w:author="Stefanie Lane" w:date="2022-05-30T15:56:00Z">
            <w:rPr/>
          </w:rPrChange>
        </w:rPr>
        <w:t xml:space="preserve"> </w:t>
      </w:r>
      <w:r w:rsidR="00221150" w:rsidRPr="003744EF">
        <w:rPr>
          <w:i w:val="0"/>
          <w:iCs w:val="0"/>
          <w:color w:val="auto"/>
          <w:sz w:val="22"/>
          <w:szCs w:val="22"/>
          <w:rPrChange w:id="75" w:author="Stefanie Lane" w:date="2022-05-30T15:56:00Z">
            <w:rPr/>
          </w:rPrChange>
        </w:rPr>
        <w:t>is</w:t>
      </w:r>
      <w:r w:rsidR="00887D9F" w:rsidRPr="003744EF">
        <w:rPr>
          <w:i w:val="0"/>
          <w:iCs w:val="0"/>
          <w:color w:val="auto"/>
          <w:sz w:val="22"/>
          <w:szCs w:val="22"/>
          <w:rPrChange w:id="76" w:author="Stefanie Lane" w:date="2022-05-30T15:56:00Z">
            <w:rPr/>
          </w:rPrChange>
        </w:rPr>
        <w:t xml:space="preserve"> less sensitive to species absence</w:t>
      </w:r>
      <w:r w:rsidR="00673CF3" w:rsidRPr="003744EF">
        <w:rPr>
          <w:i w:val="0"/>
          <w:iCs w:val="0"/>
          <w:color w:val="auto"/>
          <w:sz w:val="22"/>
          <w:szCs w:val="22"/>
          <w:rPrChange w:id="77" w:author="Stefanie Lane" w:date="2022-05-30T15:56:00Z">
            <w:rPr/>
          </w:rPrChange>
        </w:rPr>
        <w:t xml:space="preserve"> </w:t>
      </w:r>
      <w:r w:rsidR="00673CF3" w:rsidRPr="003744EF">
        <w:rPr>
          <w:i w:val="0"/>
          <w:iCs w:val="0"/>
          <w:color w:val="auto"/>
          <w:sz w:val="22"/>
          <w:szCs w:val="22"/>
          <w:rPrChange w:id="78" w:author="Stefanie Lane" w:date="2022-05-30T15:56:00Z">
            <w:rPr/>
          </w:rPrChange>
        </w:rPr>
        <w:fldChar w:fldCharType="begin"/>
      </w:r>
      <w:r w:rsidR="00BD2EEF" w:rsidRPr="003744EF">
        <w:rPr>
          <w:i w:val="0"/>
          <w:iCs w:val="0"/>
          <w:color w:val="auto"/>
          <w:sz w:val="22"/>
          <w:szCs w:val="22"/>
          <w:rPrChange w:id="79" w:author="Stefanie Lane" w:date="2022-05-30T15:56:00Z">
            <w:rPr/>
          </w:rPrChange>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3744EF">
        <w:rPr>
          <w:i w:val="0"/>
          <w:iCs w:val="0"/>
          <w:color w:val="auto"/>
          <w:sz w:val="22"/>
          <w:szCs w:val="22"/>
          <w:rPrChange w:id="80" w:author="Stefanie Lane" w:date="2022-05-30T15:56:00Z">
            <w:rPr/>
          </w:rPrChange>
        </w:rPr>
        <w:fldChar w:fldCharType="separate"/>
      </w:r>
      <w:r w:rsidR="00262B24" w:rsidRPr="003744EF">
        <w:rPr>
          <w:i w:val="0"/>
          <w:iCs w:val="0"/>
          <w:color w:val="auto"/>
          <w:sz w:val="22"/>
          <w:szCs w:val="22"/>
          <w:rPrChange w:id="81" w:author="Stefanie Lane" w:date="2022-05-30T15:56:00Z">
            <w:rPr>
              <w:rFonts w:ascii="Calibri" w:hAnsi="Calibri" w:cs="Calibri"/>
            </w:rPr>
          </w:rPrChange>
        </w:rPr>
        <w:t>(Legendre &amp; Legendre, 2012)</w:t>
      </w:r>
      <w:r w:rsidR="00673CF3" w:rsidRPr="003744EF">
        <w:rPr>
          <w:i w:val="0"/>
          <w:iCs w:val="0"/>
          <w:color w:val="auto"/>
          <w:sz w:val="22"/>
          <w:szCs w:val="22"/>
          <w:rPrChange w:id="82" w:author="Stefanie Lane" w:date="2022-05-30T15:56:00Z">
            <w:rPr/>
          </w:rPrChange>
        </w:rPr>
        <w:fldChar w:fldCharType="end"/>
      </w:r>
      <w:r w:rsidR="00887D9F" w:rsidRPr="003744EF">
        <w:rPr>
          <w:i w:val="0"/>
          <w:iCs w:val="0"/>
          <w:color w:val="auto"/>
          <w:sz w:val="22"/>
          <w:szCs w:val="22"/>
          <w:rPrChange w:id="83" w:author="Stefanie Lane" w:date="2022-05-30T15:56:00Z">
            <w:rPr/>
          </w:rPrChange>
        </w:rPr>
        <w:t xml:space="preserve">, </w:t>
      </w:r>
      <w:r w:rsidR="003D5257" w:rsidRPr="003744EF">
        <w:rPr>
          <w:i w:val="0"/>
          <w:iCs w:val="0"/>
          <w:color w:val="auto"/>
          <w:sz w:val="22"/>
          <w:szCs w:val="22"/>
          <w:rPrChange w:id="84" w:author="Stefanie Lane" w:date="2022-05-30T15:56:00Z">
            <w:rPr/>
          </w:rPrChange>
        </w:rPr>
        <w:t xml:space="preserve">however </w:t>
      </w:r>
      <w:r w:rsidR="00221150" w:rsidRPr="003744EF">
        <w:rPr>
          <w:i w:val="0"/>
          <w:iCs w:val="0"/>
          <w:color w:val="auto"/>
          <w:sz w:val="22"/>
          <w:szCs w:val="22"/>
          <w:rPrChange w:id="85" w:author="Stefanie Lane" w:date="2022-05-30T15:56:00Z">
            <w:rPr/>
          </w:rPrChange>
        </w:rPr>
        <w:t xml:space="preserve">we present results of </w:t>
      </w:r>
      <w:r w:rsidR="00262B24" w:rsidRPr="003744EF">
        <w:rPr>
          <w:i w:val="0"/>
          <w:iCs w:val="0"/>
          <w:color w:val="auto"/>
          <w:sz w:val="22"/>
          <w:szCs w:val="22"/>
          <w:rPrChange w:id="86" w:author="Stefanie Lane" w:date="2022-05-30T15:56:00Z">
            <w:rPr/>
          </w:rPrChange>
        </w:rPr>
        <w:t xml:space="preserve">Euclidean distance to </w:t>
      </w:r>
      <w:r w:rsidR="00EE77BC" w:rsidRPr="003744EF">
        <w:rPr>
          <w:i w:val="0"/>
          <w:iCs w:val="0"/>
          <w:color w:val="auto"/>
          <w:sz w:val="22"/>
          <w:szCs w:val="22"/>
          <w:rPrChange w:id="87" w:author="Stefanie Lane" w:date="2022-05-30T15:56:00Z">
            <w:rPr/>
          </w:rPrChange>
        </w:rPr>
        <w:t xml:space="preserve">facilitate </w:t>
      </w:r>
      <w:r w:rsidR="00262B24" w:rsidRPr="003744EF">
        <w:rPr>
          <w:i w:val="0"/>
          <w:iCs w:val="0"/>
          <w:color w:val="auto"/>
          <w:sz w:val="22"/>
          <w:szCs w:val="22"/>
          <w:rPrChange w:id="88" w:author="Stefanie Lane" w:date="2022-05-30T15:56:00Z">
            <w:rPr/>
          </w:rPrChange>
        </w:rPr>
        <w:t>direct comparisons to results produced by Bradfield &amp; Porter (1982).</w:t>
      </w:r>
      <w:r w:rsidR="00EE00B3" w:rsidRPr="003744EF">
        <w:rPr>
          <w:i w:val="0"/>
          <w:iCs w:val="0"/>
          <w:color w:val="auto"/>
          <w:sz w:val="22"/>
          <w:szCs w:val="22"/>
          <w:rPrChange w:id="89" w:author="Stefanie Lane" w:date="2022-05-30T15:56:00Z">
            <w:rPr/>
          </w:rPrChange>
        </w:rPr>
        <w:t xml:space="preserve"> </w:t>
      </w:r>
      <w:r w:rsidR="00276B00" w:rsidRPr="003744EF">
        <w:rPr>
          <w:i w:val="0"/>
          <w:iCs w:val="0"/>
          <w:color w:val="auto"/>
          <w:sz w:val="22"/>
          <w:szCs w:val="22"/>
          <w:rPrChange w:id="90" w:author="Stefanie Lane" w:date="2022-05-30T15:56:00Z">
            <w:rPr/>
          </w:rPrChange>
        </w:rPr>
        <w:t>Clusters were cut into three groups</w:t>
      </w:r>
      <w:r w:rsidR="00BD4A5D" w:rsidRPr="003744EF">
        <w:rPr>
          <w:i w:val="0"/>
          <w:iCs w:val="0"/>
          <w:color w:val="auto"/>
          <w:sz w:val="22"/>
          <w:szCs w:val="22"/>
          <w:rPrChange w:id="91" w:author="Stefanie Lane" w:date="2022-05-30T15:56:00Z">
            <w:rPr/>
          </w:rPrChange>
        </w:rPr>
        <w:t>, and plots contained within the groups were used subjected to species indicator analysis to determine the dominant species driving clusters (</w:t>
      </w:r>
      <w:r w:rsidR="00751C22" w:rsidRPr="003744EF">
        <w:rPr>
          <w:i w:val="0"/>
          <w:iCs w:val="0"/>
          <w:color w:val="auto"/>
          <w:sz w:val="22"/>
          <w:szCs w:val="22"/>
          <w:rPrChange w:id="92" w:author="Stefanie Lane" w:date="2022-05-30T15:56:00Z">
            <w:rPr/>
          </w:rPrChange>
        </w:rPr>
        <w:t>“</w:t>
      </w:r>
      <w:r w:rsidR="00BD4A5D" w:rsidRPr="003744EF">
        <w:rPr>
          <w:i w:val="0"/>
          <w:iCs w:val="0"/>
          <w:color w:val="auto"/>
          <w:sz w:val="22"/>
          <w:szCs w:val="22"/>
          <w:rPrChange w:id="93" w:author="Stefanie Lane" w:date="2022-05-30T15:56:00Z">
            <w:rPr/>
          </w:rPrChange>
        </w:rPr>
        <w:t>indicspecies</w:t>
      </w:r>
      <w:r w:rsidR="00311779" w:rsidRPr="003744EF">
        <w:rPr>
          <w:i w:val="0"/>
          <w:iCs w:val="0"/>
          <w:color w:val="auto"/>
          <w:sz w:val="22"/>
          <w:szCs w:val="22"/>
          <w:rPrChange w:id="94" w:author="Stefanie Lane" w:date="2022-05-30T15:56:00Z">
            <w:rPr/>
          </w:rPrChange>
        </w:rPr>
        <w:t>,</w:t>
      </w:r>
      <w:r w:rsidR="00751C22" w:rsidRPr="003744EF">
        <w:rPr>
          <w:i w:val="0"/>
          <w:iCs w:val="0"/>
          <w:color w:val="auto"/>
          <w:sz w:val="22"/>
          <w:szCs w:val="22"/>
          <w:rPrChange w:id="95" w:author="Stefanie Lane" w:date="2022-05-30T15:56:00Z">
            <w:rPr/>
          </w:rPrChange>
        </w:rPr>
        <w:t>”</w:t>
      </w:r>
      <w:r w:rsidR="008D620A" w:rsidRPr="003744EF">
        <w:rPr>
          <w:i w:val="0"/>
          <w:iCs w:val="0"/>
          <w:color w:val="auto"/>
          <w:sz w:val="22"/>
          <w:szCs w:val="22"/>
          <w:rPrChange w:id="96" w:author="Stefanie Lane" w:date="2022-05-30T15:56:00Z">
            <w:rPr/>
          </w:rPrChange>
        </w:rPr>
        <w:t xml:space="preserve">R package </w:t>
      </w:r>
      <w:r w:rsidR="00311779" w:rsidRPr="003744EF">
        <w:rPr>
          <w:i w:val="0"/>
          <w:iCs w:val="0"/>
          <w:color w:val="auto"/>
          <w:sz w:val="22"/>
          <w:szCs w:val="22"/>
          <w:rPrChange w:id="97" w:author="Stefanie Lane" w:date="2022-05-30T15:56:00Z">
            <w:rPr/>
          </w:rPrChange>
        </w:rPr>
        <w:fldChar w:fldCharType="begin"/>
      </w:r>
      <w:r w:rsidR="00BD2EEF" w:rsidRPr="003744EF">
        <w:rPr>
          <w:i w:val="0"/>
          <w:iCs w:val="0"/>
          <w:color w:val="auto"/>
          <w:sz w:val="22"/>
          <w:szCs w:val="22"/>
          <w:rPrChange w:id="98" w:author="Stefanie Lane" w:date="2022-05-30T15:56:00Z">
            <w:rPr/>
          </w:rPrChange>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3744EF">
        <w:rPr>
          <w:i w:val="0"/>
          <w:iCs w:val="0"/>
          <w:color w:val="auto"/>
          <w:sz w:val="22"/>
          <w:szCs w:val="22"/>
          <w:rPrChange w:id="99" w:author="Stefanie Lane" w:date="2022-05-30T15:56:00Z">
            <w:rPr/>
          </w:rPrChange>
        </w:rPr>
        <w:fldChar w:fldCharType="separate"/>
      </w:r>
      <w:r w:rsidR="00C80B84" w:rsidRPr="003744EF">
        <w:rPr>
          <w:i w:val="0"/>
          <w:iCs w:val="0"/>
          <w:color w:val="auto"/>
          <w:sz w:val="22"/>
          <w:szCs w:val="22"/>
          <w:rPrChange w:id="100" w:author="Stefanie Lane" w:date="2022-05-30T15:56:00Z">
            <w:rPr>
              <w:rFonts w:ascii="Calibri" w:hAnsi="Calibri" w:cs="Calibri"/>
              <w:szCs w:val="24"/>
            </w:rPr>
          </w:rPrChange>
        </w:rPr>
        <w:t>De Cáceres &amp; Jansen, 2016)</w:t>
      </w:r>
      <w:r w:rsidR="00311779" w:rsidRPr="003744EF">
        <w:rPr>
          <w:i w:val="0"/>
          <w:iCs w:val="0"/>
          <w:color w:val="auto"/>
          <w:sz w:val="22"/>
          <w:szCs w:val="22"/>
          <w:rPrChange w:id="101" w:author="Stefanie Lane" w:date="2022-05-30T15:56:00Z">
            <w:rPr/>
          </w:rPrChange>
        </w:rPr>
        <w:fldChar w:fldCharType="end"/>
      </w:r>
      <w:r w:rsidR="00BD4A5D" w:rsidRPr="003744EF">
        <w:rPr>
          <w:i w:val="0"/>
          <w:iCs w:val="0"/>
          <w:color w:val="auto"/>
          <w:sz w:val="22"/>
          <w:szCs w:val="22"/>
          <w:rPrChange w:id="102" w:author="Stefanie Lane" w:date="2022-05-30T15:56:00Z">
            <w:rPr/>
          </w:rPrChange>
        </w:rPr>
        <w:t>.</w:t>
      </w:r>
      <w:r w:rsidR="00CC5170" w:rsidRPr="003744EF">
        <w:rPr>
          <w:i w:val="0"/>
          <w:iCs w:val="0"/>
          <w:color w:val="auto"/>
          <w:sz w:val="22"/>
          <w:szCs w:val="22"/>
          <w:rPrChange w:id="103" w:author="Stefanie Lane" w:date="2022-05-30T15:56:00Z">
            <w:rPr/>
          </w:rPrChange>
        </w:rPr>
        <w:t xml:space="preserve"> </w:t>
      </w:r>
      <w:ins w:id="104" w:author="Stefanie Lane" w:date="2022-05-30T17:06:00Z">
        <w:r w:rsidR="00B65DE0">
          <w:rPr>
            <w:i w:val="0"/>
            <w:iCs w:val="0"/>
            <w:color w:val="auto"/>
            <w:sz w:val="22"/>
            <w:szCs w:val="22"/>
          </w:rPr>
          <w:t xml:space="preserve">Indicator Value </w:t>
        </w:r>
      </w:ins>
      <w:ins w:id="105" w:author="Stefanie Lane" w:date="2022-05-30T17:07:00Z">
        <w:r w:rsidR="00B65DE0">
          <w:rPr>
            <w:i w:val="0"/>
            <w:iCs w:val="0"/>
            <w:color w:val="auto"/>
            <w:sz w:val="22"/>
            <w:szCs w:val="22"/>
          </w:rPr>
          <w:t>(IndVal) a</w:t>
        </w:r>
      </w:ins>
      <w:ins w:id="106" w:author="Stefanie Lane" w:date="2022-05-30T17:06:00Z">
        <w:r w:rsidR="00C1570D">
          <w:rPr>
            <w:i w:val="0"/>
            <w:iCs w:val="0"/>
            <w:color w:val="auto"/>
            <w:sz w:val="22"/>
            <w:szCs w:val="22"/>
          </w:rPr>
          <w:t>ssociation</w:t>
        </w:r>
      </w:ins>
      <w:ins w:id="107" w:author="Stefanie Lane" w:date="2022-05-30T17:07:00Z">
        <w:r w:rsidR="00B65DE0">
          <w:rPr>
            <w:i w:val="0"/>
            <w:iCs w:val="0"/>
            <w:color w:val="auto"/>
            <w:sz w:val="22"/>
            <w:szCs w:val="22"/>
          </w:rPr>
          <w:t xml:space="preserve"> indices</w:t>
        </w:r>
      </w:ins>
      <w:ins w:id="108" w:author="Stefanie Lane" w:date="2022-05-30T17:06:00Z">
        <w:r w:rsidR="00C1570D">
          <w:rPr>
            <w:i w:val="0"/>
            <w:iCs w:val="0"/>
            <w:color w:val="auto"/>
            <w:sz w:val="22"/>
            <w:szCs w:val="22"/>
          </w:rPr>
          <w:t xml:space="preserve"> between species and plots within </w:t>
        </w:r>
      </w:ins>
      <w:ins w:id="109" w:author="Stefanie Lane" w:date="2022-05-30T17:07:00Z">
        <w:r w:rsidR="00B65DE0">
          <w:rPr>
            <w:i w:val="0"/>
            <w:iCs w:val="0"/>
            <w:color w:val="auto"/>
            <w:sz w:val="22"/>
            <w:szCs w:val="22"/>
          </w:rPr>
          <w:t>each</w:t>
        </w:r>
      </w:ins>
      <w:ins w:id="110" w:author="Stefanie Lane" w:date="2022-05-30T17:06:00Z">
        <w:r w:rsidR="00C1570D">
          <w:rPr>
            <w:i w:val="0"/>
            <w:iCs w:val="0"/>
            <w:color w:val="auto"/>
            <w:sz w:val="22"/>
            <w:szCs w:val="22"/>
          </w:rPr>
          <w:t xml:space="preserve"> cluster</w:t>
        </w:r>
      </w:ins>
      <w:ins w:id="111" w:author="Stefanie Lane" w:date="2022-05-30T16:04:00Z">
        <w:r w:rsidR="00B21BC1">
          <w:rPr>
            <w:i w:val="0"/>
            <w:iCs w:val="0"/>
            <w:color w:val="auto"/>
            <w:sz w:val="22"/>
            <w:szCs w:val="22"/>
          </w:rPr>
          <w:t xml:space="preserve"> </w:t>
        </w:r>
      </w:ins>
      <w:ins w:id="112" w:author="Stefanie Lane" w:date="2022-05-30T17:07:00Z">
        <w:r w:rsidR="00B65DE0">
          <w:rPr>
            <w:i w:val="0"/>
            <w:iCs w:val="0"/>
            <w:color w:val="auto"/>
            <w:sz w:val="22"/>
            <w:szCs w:val="22"/>
          </w:rPr>
          <w:t>were</w:t>
        </w:r>
      </w:ins>
      <w:ins w:id="113" w:author="Stefanie Lane" w:date="2022-05-30T16:35:00Z">
        <w:r w:rsidR="006D3208">
          <w:rPr>
            <w:i w:val="0"/>
            <w:iCs w:val="0"/>
            <w:color w:val="auto"/>
            <w:sz w:val="22"/>
            <w:szCs w:val="22"/>
          </w:rPr>
          <w:t xml:space="preserve"> calculated using an abundance-based point biserial correlation coefficient (</w:t>
        </w:r>
      </w:ins>
      <w:ins w:id="114" w:author="Stefanie Lane" w:date="2022-05-30T16:37:00Z">
        <w:r w:rsidR="00C33F43">
          <w:rPr>
            <w:i w:val="0"/>
            <w:iCs w:val="0"/>
            <w:color w:val="auto"/>
            <w:sz w:val="22"/>
            <w:szCs w:val="22"/>
          </w:rPr>
          <w:t xml:space="preserve">multipatt </w:t>
        </w:r>
      </w:ins>
      <w:ins w:id="115" w:author="Stefanie Lane" w:date="2022-05-30T16:35:00Z">
        <w:r w:rsidR="006D3208">
          <w:rPr>
            <w:i w:val="0"/>
            <w:iCs w:val="0"/>
            <w:color w:val="auto"/>
            <w:sz w:val="22"/>
            <w:szCs w:val="22"/>
          </w:rPr>
          <w:t>func = “r.g”</w:t>
        </w:r>
      </w:ins>
      <w:ins w:id="116" w:author="Stefanie Lane" w:date="2022-05-30T16:36:00Z">
        <w:r w:rsidR="006D3208">
          <w:rPr>
            <w:i w:val="0"/>
            <w:iCs w:val="0"/>
            <w:color w:val="auto"/>
            <w:sz w:val="22"/>
            <w:szCs w:val="22"/>
          </w:rPr>
          <w:t>)</w:t>
        </w:r>
      </w:ins>
      <w:ins w:id="117" w:author="Stefanie Lane" w:date="2022-05-30T16:05:00Z">
        <w:r w:rsidR="00B16A83">
          <w:rPr>
            <w:i w:val="0"/>
            <w:iCs w:val="0"/>
            <w:color w:val="auto"/>
            <w:sz w:val="22"/>
            <w:szCs w:val="22"/>
          </w:rPr>
          <w:t xml:space="preserve">, </w:t>
        </w:r>
      </w:ins>
      <w:ins w:id="118" w:author="Stefanie Lane" w:date="2022-05-30T16:37:00Z">
        <w:r w:rsidR="00C33F43">
          <w:rPr>
            <w:i w:val="0"/>
            <w:iCs w:val="0"/>
            <w:color w:val="auto"/>
            <w:sz w:val="22"/>
            <w:szCs w:val="22"/>
          </w:rPr>
          <w:t>and significant associations were tested b</w:t>
        </w:r>
        <w:r w:rsidR="00C33F43" w:rsidRPr="006F1D4B">
          <w:rPr>
            <w:i w:val="0"/>
            <w:iCs w:val="0"/>
            <w:color w:val="auto"/>
            <w:sz w:val="22"/>
            <w:szCs w:val="22"/>
          </w:rPr>
          <w:t xml:space="preserve">y </w:t>
        </w:r>
      </w:ins>
      <w:ins w:id="119" w:author="Stefanie Lane" w:date="2022-05-30T16:05:00Z">
        <w:r w:rsidR="00B16A83" w:rsidRPr="006F1D4B">
          <w:rPr>
            <w:i w:val="0"/>
            <w:iCs w:val="0"/>
            <w:color w:val="auto"/>
            <w:sz w:val="22"/>
            <w:szCs w:val="22"/>
          </w:rPr>
          <w:t>permutational analy</w:t>
        </w:r>
        <w:r w:rsidR="00B16A83">
          <w:rPr>
            <w:i w:val="0"/>
            <w:iCs w:val="0"/>
            <w:color w:val="auto"/>
            <w:sz w:val="22"/>
            <w:szCs w:val="22"/>
          </w:rPr>
          <w:t xml:space="preserve">sis </w:t>
        </w:r>
      </w:ins>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57AEE" w:rsidRPr="00057AEE">
        <w:rPr>
          <w:i w:val="0"/>
          <w:iCs w:val="0"/>
          <w:color w:val="auto"/>
          <w:sz w:val="22"/>
          <w:szCs w:val="22"/>
          <w:rPrChange w:id="120" w:author="Stefanie Lane" w:date="2022-05-30T16:07:00Z">
            <w:rPr>
              <w:rFonts w:ascii="Calibri" w:hAnsi="Calibri" w:cs="Calibri"/>
              <w:sz w:val="22"/>
              <w:szCs w:val="24"/>
            </w:rPr>
          </w:rPrChange>
        </w:rPr>
        <w:t>(Dufrêne &amp; Legendre, 1997)</w:t>
      </w:r>
      <w:r w:rsidR="00057AEE">
        <w:rPr>
          <w:i w:val="0"/>
          <w:iCs w:val="0"/>
          <w:color w:val="auto"/>
          <w:sz w:val="22"/>
          <w:szCs w:val="22"/>
        </w:rPr>
        <w:fldChar w:fldCharType="end"/>
      </w:r>
      <w:del w:id="121" w:author="Stefanie Lane" w:date="2022-05-30T16:05:00Z">
        <w:r w:rsidR="00B94ABA" w:rsidRPr="003744EF" w:rsidDel="00B16A83">
          <w:rPr>
            <w:i w:val="0"/>
            <w:iCs w:val="0"/>
            <w:color w:val="auto"/>
            <w:sz w:val="22"/>
            <w:szCs w:val="22"/>
            <w:rPrChange w:id="122" w:author="Stefanie Lane" w:date="2022-05-30T15:56:00Z">
              <w:rPr/>
            </w:rPrChange>
          </w:rPr>
          <w:delText xml:space="preserve">Species </w:delText>
        </w:r>
        <w:r w:rsidR="00417186" w:rsidRPr="003744EF" w:rsidDel="00B16A83">
          <w:rPr>
            <w:i w:val="0"/>
            <w:iCs w:val="0"/>
            <w:color w:val="auto"/>
            <w:sz w:val="22"/>
            <w:szCs w:val="22"/>
            <w:rPrChange w:id="123" w:author="Stefanie Lane" w:date="2022-05-30T15:56:00Z">
              <w:rPr/>
            </w:rPrChange>
          </w:rPr>
          <w:delText xml:space="preserve">were </w:delText>
        </w:r>
        <w:r w:rsidR="00195C88" w:rsidRPr="003744EF" w:rsidDel="00B16A83">
          <w:rPr>
            <w:i w:val="0"/>
            <w:iCs w:val="0"/>
            <w:color w:val="auto"/>
            <w:sz w:val="22"/>
            <w:szCs w:val="22"/>
            <w:rPrChange w:id="124" w:author="Stefanie Lane" w:date="2022-05-30T15:56:00Z">
              <w:rPr/>
            </w:rPrChange>
          </w:rPr>
          <w:delText xml:space="preserve">randomized within the </w:delText>
        </w:r>
        <w:r w:rsidR="0015412F" w:rsidRPr="003744EF" w:rsidDel="00B16A83">
          <w:rPr>
            <w:i w:val="0"/>
            <w:iCs w:val="0"/>
            <w:color w:val="auto"/>
            <w:sz w:val="22"/>
            <w:szCs w:val="22"/>
            <w:rPrChange w:id="125" w:author="Stefanie Lane" w:date="2022-05-30T15:56:00Z">
              <w:rPr/>
            </w:rPrChange>
          </w:rPr>
          <w:delText xml:space="preserve">assemblage </w:delText>
        </w:r>
        <w:r w:rsidR="00195C88" w:rsidRPr="003744EF" w:rsidDel="00B16A83">
          <w:rPr>
            <w:i w:val="0"/>
            <w:iCs w:val="0"/>
            <w:color w:val="auto"/>
            <w:sz w:val="22"/>
            <w:szCs w:val="22"/>
            <w:rPrChange w:id="126" w:author="Stefanie Lane" w:date="2022-05-30T15:56:00Z">
              <w:rPr/>
            </w:rPrChange>
          </w:rPr>
          <w:delText xml:space="preserve">cluster, and those </w:delText>
        </w:r>
        <w:r w:rsidR="00B94ABA" w:rsidRPr="003744EF" w:rsidDel="00B16A83">
          <w:rPr>
            <w:i w:val="0"/>
            <w:iCs w:val="0"/>
            <w:color w:val="auto"/>
            <w:sz w:val="22"/>
            <w:szCs w:val="22"/>
            <w:rPrChange w:id="127" w:author="Stefanie Lane" w:date="2022-05-30T15:56:00Z">
              <w:rPr/>
            </w:rPrChange>
          </w:rPr>
          <w:delText xml:space="preserve">with the </w:delText>
        </w:r>
        <w:r w:rsidR="00CD36F2" w:rsidRPr="003744EF" w:rsidDel="00B16A83">
          <w:rPr>
            <w:i w:val="0"/>
            <w:iCs w:val="0"/>
            <w:color w:val="auto"/>
            <w:sz w:val="22"/>
            <w:szCs w:val="22"/>
            <w:rPrChange w:id="128" w:author="Stefanie Lane" w:date="2022-05-30T15:56:00Z">
              <w:rPr/>
            </w:rPrChange>
          </w:rPr>
          <w:delText>greatest statistical</w:delText>
        </w:r>
        <w:r w:rsidR="00B94ABA" w:rsidRPr="003744EF" w:rsidDel="00B16A83">
          <w:rPr>
            <w:i w:val="0"/>
            <w:iCs w:val="0"/>
            <w:color w:val="auto"/>
            <w:sz w:val="22"/>
            <w:szCs w:val="22"/>
            <w:rPrChange w:id="129" w:author="Stefanie Lane" w:date="2022-05-30T15:56:00Z">
              <w:rPr/>
            </w:rPrChange>
          </w:rPr>
          <w:delText xml:space="preserve"> </w:delText>
        </w:r>
        <w:r w:rsidR="00370D1D" w:rsidRPr="003744EF" w:rsidDel="00B16A83">
          <w:rPr>
            <w:i w:val="0"/>
            <w:iCs w:val="0"/>
            <w:color w:val="auto"/>
            <w:sz w:val="22"/>
            <w:szCs w:val="22"/>
            <w:rPrChange w:id="130" w:author="Stefanie Lane" w:date="2022-05-30T15:56:00Z">
              <w:rPr/>
            </w:rPrChange>
          </w:rPr>
          <w:delText>correlation within the assemblage</w:delText>
        </w:r>
        <w:r w:rsidR="0015412F" w:rsidRPr="003744EF" w:rsidDel="00B16A83">
          <w:rPr>
            <w:i w:val="0"/>
            <w:iCs w:val="0"/>
            <w:color w:val="auto"/>
            <w:sz w:val="22"/>
            <w:szCs w:val="22"/>
            <w:rPrChange w:id="131" w:author="Stefanie Lane" w:date="2022-05-30T15:56:00Z">
              <w:rPr/>
            </w:rPrChange>
          </w:rPr>
          <w:delText xml:space="preserve"> were</w:delText>
        </w:r>
        <w:r w:rsidR="00195C88" w:rsidRPr="003744EF" w:rsidDel="00B16A83">
          <w:rPr>
            <w:i w:val="0"/>
            <w:iCs w:val="0"/>
            <w:color w:val="auto"/>
            <w:sz w:val="22"/>
            <w:szCs w:val="22"/>
            <w:rPrChange w:id="132" w:author="Stefanie Lane" w:date="2022-05-30T15:56:00Z">
              <w:rPr/>
            </w:rPrChange>
          </w:rPr>
          <w:delText xml:space="preserve"> selected as indicators for the cluster</w:delText>
        </w:r>
      </w:del>
      <w:r w:rsidR="00195C88" w:rsidRPr="003744EF">
        <w:rPr>
          <w:i w:val="0"/>
          <w:iCs w:val="0"/>
          <w:color w:val="auto"/>
          <w:sz w:val="22"/>
          <w:szCs w:val="22"/>
          <w:rPrChange w:id="133" w:author="Stefanie Lane" w:date="2022-05-30T15:56:00Z">
            <w:rPr/>
          </w:rPrChange>
        </w:rPr>
        <w:t xml:space="preserve">. </w:t>
      </w:r>
      <w:r w:rsidR="00B94ABA" w:rsidRPr="003744EF">
        <w:rPr>
          <w:i w:val="0"/>
          <w:iCs w:val="0"/>
          <w:color w:val="auto"/>
          <w:sz w:val="22"/>
          <w:szCs w:val="22"/>
          <w:rPrChange w:id="134" w:author="Stefanie Lane" w:date="2022-05-30T15:56:00Z">
            <w:rPr/>
          </w:rPrChange>
        </w:rPr>
        <w:t xml:space="preserve"> </w:t>
      </w:r>
    </w:p>
    <w:p w14:paraId="2CE0BC7B" w14:textId="77777777" w:rsidR="004B1258" w:rsidRDefault="004B1258" w:rsidP="004B1258">
      <w:pPr>
        <w:rPr>
          <w:ins w:id="135" w:author="Stefanie Lane" w:date="2022-06-22T13:35:00Z"/>
        </w:rPr>
        <w:sectPr w:rsidR="004B1258" w:rsidSect="007D52A9">
          <w:headerReference w:type="default" r:id="rId15"/>
          <w:pgSz w:w="12240" w:h="15840"/>
          <w:pgMar w:top="1080" w:right="1080" w:bottom="1080" w:left="1080" w:header="720" w:footer="720" w:gutter="0"/>
          <w:lnNumType w:countBy="1" w:restart="continuous"/>
          <w:cols w:space="720"/>
          <w:titlePg/>
          <w:docGrid w:linePitch="360"/>
        </w:sectPr>
      </w:pPr>
      <w:ins w:id="136" w:author="Stefanie Lane" w:date="2022-06-22T13:35:00Z">
        <w:r>
          <w:t xml:space="preserve">Changes in mean cover abundance of species most significantly driving cluster groups were visualized as bar charts. Only the top three species most significantly driving assemblage clusters each year, as identified by species indicator analysis, were included for visual simplicity. All species cover abundance are summarized in </w:t>
        </w:r>
        <w:r w:rsidRPr="00E90CBE">
          <w:fldChar w:fldCharType="begin"/>
        </w:r>
        <w:r w:rsidRPr="001F5046">
          <w:instrText xml:space="preserve"> REF _Ref103170147 \h </w:instrText>
        </w:r>
        <w:r>
          <w:instrText xml:space="preserve"> \* MERGEFORMAT </w:instrText>
        </w:r>
      </w:ins>
      <w:ins w:id="137" w:author="Stefanie Lane" w:date="2022-06-22T13:35:00Z">
        <w:r w:rsidRPr="00E90CBE">
          <w:fldChar w:fldCharType="separate"/>
        </w:r>
        <w:r>
          <w:t xml:space="preserve">Table </w:t>
        </w:r>
        <w:r>
          <w:rPr>
            <w:noProof/>
          </w:rPr>
          <w:t>7</w:t>
        </w:r>
        <w:r w:rsidRPr="00E90CBE">
          <w:fldChar w:fldCharType="end"/>
        </w:r>
        <w:r w:rsidRPr="00E90CBE">
          <w:t xml:space="preserve"> </w:t>
        </w:r>
        <w:r w:rsidRPr="001F5046">
          <w:t>(</w:t>
        </w:r>
        <w:r w:rsidRPr="007D52A9">
          <w:t>Supplemental)</w:t>
        </w:r>
      </w:ins>
    </w:p>
    <w:p w14:paraId="7ACE4EE1" w14:textId="77777777" w:rsidR="004B1258" w:rsidRPr="00933EF5" w:rsidRDefault="004B1258">
      <w:pPr>
        <w:rPr>
          <w:ins w:id="138" w:author="Stefanie Lane" w:date="2022-05-30T16:03:00Z"/>
        </w:rPr>
        <w:pPrChange w:id="139" w:author="Stefanie Lane" w:date="2022-06-22T13:35:00Z">
          <w:pPr>
            <w:pStyle w:val="Caption"/>
          </w:pPr>
        </w:pPrChange>
      </w:pPr>
    </w:p>
    <w:p w14:paraId="25B3F343" w14:textId="12A70FC1" w:rsidR="008D620A" w:rsidRPr="0040538A" w:rsidDel="004B1258" w:rsidRDefault="00221150">
      <w:pPr>
        <w:pStyle w:val="Caption"/>
        <w:rPr>
          <w:del w:id="140" w:author="Stefanie Lane" w:date="2022-06-22T13:35:00Z"/>
        </w:rPr>
        <w:pPrChange w:id="141" w:author="Stefanie Lane" w:date="2022-05-30T15:57:00Z">
          <w:pPr>
            <w:ind w:firstLine="720"/>
          </w:pPr>
        </w:pPrChange>
      </w:pPr>
      <w:del w:id="142" w:author="Stefanie Lane" w:date="2022-06-22T13:35:00Z">
        <w:r w:rsidRPr="003744EF" w:rsidDel="004B1258">
          <w:rPr>
            <w:i w:val="0"/>
            <w:iCs w:val="0"/>
            <w:color w:val="auto"/>
            <w:sz w:val="22"/>
            <w:szCs w:val="22"/>
          </w:rPr>
          <w:delText>During</w:delText>
        </w:r>
        <w:r w:rsidR="00DD2C74" w:rsidRPr="003744EF" w:rsidDel="004B1258">
          <w:rPr>
            <w:i w:val="0"/>
            <w:iCs w:val="0"/>
            <w:color w:val="auto"/>
            <w:sz w:val="22"/>
            <w:szCs w:val="22"/>
          </w:rPr>
          <w:delText xml:space="preserve"> initial analyses, both Euclidean and Bray-Curtis distances were used to confirm distance measure did not have a major effect on plot clustering and subsequent indicator species analysis; cluster analysis figures and indicator species </w:delText>
        </w:r>
        <w:r w:rsidR="00281A74" w:rsidRPr="003744EF" w:rsidDel="004B1258">
          <w:rPr>
            <w:i w:val="0"/>
            <w:iCs w:val="0"/>
            <w:color w:val="auto"/>
            <w:sz w:val="22"/>
            <w:szCs w:val="22"/>
          </w:rPr>
          <w:delText xml:space="preserve">table using Bray-Curtis distance </w:delText>
        </w:r>
        <w:r w:rsidR="00DD2C74" w:rsidRPr="003744EF" w:rsidDel="004B1258">
          <w:rPr>
            <w:i w:val="0"/>
            <w:iCs w:val="0"/>
            <w:color w:val="auto"/>
            <w:sz w:val="22"/>
            <w:szCs w:val="22"/>
          </w:rPr>
          <w:delText>are available i</w:delText>
        </w:r>
      </w:del>
      <w:del w:id="143" w:author="Stefanie Lane" w:date="2022-05-30T15:57:00Z">
        <w:r w:rsidR="00DD2C74" w:rsidRPr="003744EF" w:rsidDel="0040538A">
          <w:rPr>
            <w:i w:val="0"/>
            <w:iCs w:val="0"/>
            <w:color w:val="auto"/>
            <w:sz w:val="22"/>
            <w:szCs w:val="22"/>
          </w:rPr>
          <w:delText>n</w:delText>
        </w:r>
        <w:r w:rsidR="00E17066" w:rsidRPr="003744EF" w:rsidDel="0040538A">
          <w:rPr>
            <w:i w:val="0"/>
            <w:iCs w:val="0"/>
            <w:color w:val="auto"/>
            <w:sz w:val="22"/>
            <w:szCs w:val="22"/>
          </w:rPr>
          <w:delText xml:space="preserve"> </w:delText>
        </w:r>
        <w:r w:rsidR="00E17066" w:rsidRPr="0040538A" w:rsidDel="0040538A">
          <w:rPr>
            <w:i w:val="0"/>
            <w:iCs w:val="0"/>
            <w:rPrChange w:id="144" w:author="Stefanie Lane" w:date="2022-05-30T15:56:00Z">
              <w:rPr>
                <w:i/>
                <w:iCs/>
              </w:rPr>
            </w:rPrChange>
          </w:rPr>
          <w:fldChar w:fldCharType="begin"/>
        </w:r>
        <w:r w:rsidR="00E17066" w:rsidRPr="003744EF" w:rsidDel="0040538A">
          <w:rPr>
            <w:i w:val="0"/>
            <w:iCs w:val="0"/>
            <w:color w:val="auto"/>
            <w:sz w:val="22"/>
            <w:szCs w:val="22"/>
          </w:rPr>
          <w:delInstrText xml:space="preserve"> REF _Ref103856212 \h </w:delInstrText>
        </w:r>
        <w:r w:rsidR="003744EF" w:rsidDel="0040538A">
          <w:rPr>
            <w:i w:val="0"/>
            <w:iCs w:val="0"/>
            <w:color w:val="auto"/>
            <w:sz w:val="22"/>
            <w:szCs w:val="22"/>
          </w:rPr>
          <w:delInstrText xml:space="preserve"> \* MERGEFORMAT </w:delInstrText>
        </w:r>
        <w:r w:rsidR="00E17066" w:rsidRPr="0040538A" w:rsidDel="0040538A">
          <w:rPr>
            <w:i w:val="0"/>
            <w:iCs w:val="0"/>
            <w:rPrChange w:id="145" w:author="Stefanie Lane" w:date="2022-05-30T15:56:00Z">
              <w:rPr>
                <w:i/>
                <w:iCs/>
              </w:rPr>
            </w:rPrChange>
          </w:rPr>
          <w:fldChar w:fldCharType="separate"/>
        </w:r>
      </w:del>
      <w:del w:id="146" w:author="Stefanie Lane" w:date="2022-05-30T14:29:00Z">
        <w:r w:rsidR="000F6BE9" w:rsidRPr="0040538A" w:rsidDel="00B71811">
          <w:rPr>
            <w:i w:val="0"/>
            <w:iCs w:val="0"/>
            <w:color w:val="auto"/>
            <w:sz w:val="22"/>
            <w:szCs w:val="22"/>
          </w:rPr>
          <w:delText xml:space="preserve">Table </w:delText>
        </w:r>
        <w:r w:rsidRPr="0040538A" w:rsidDel="00B71811">
          <w:rPr>
            <w:i w:val="0"/>
            <w:iCs w:val="0"/>
            <w:color w:val="auto"/>
            <w:sz w:val="22"/>
            <w:szCs w:val="22"/>
          </w:rPr>
          <w:delText>S</w:delText>
        </w:r>
        <w:r w:rsidR="000F6BE9" w:rsidRPr="0040538A" w:rsidDel="00B71811">
          <w:rPr>
            <w:i w:val="0"/>
            <w:iCs w:val="0"/>
            <w:color w:val="auto"/>
            <w:sz w:val="22"/>
            <w:szCs w:val="22"/>
          </w:rPr>
          <w:delText>5</w:delText>
        </w:r>
      </w:del>
      <w:del w:id="147" w:author="Stefanie Lane" w:date="2022-05-30T15:57:00Z">
        <w:r w:rsidR="00E17066" w:rsidRPr="0040538A" w:rsidDel="0040538A">
          <w:rPr>
            <w:i w:val="0"/>
            <w:iCs w:val="0"/>
            <w:rPrChange w:id="148" w:author="Stefanie Lane" w:date="2022-05-30T15:57:00Z">
              <w:rPr>
                <w:i/>
                <w:iCs/>
              </w:rPr>
            </w:rPrChange>
          </w:rPr>
          <w:fldChar w:fldCharType="end"/>
        </w:r>
      </w:del>
      <w:del w:id="149" w:author="Stefanie Lane" w:date="2022-06-22T13:35:00Z">
        <w:r w:rsidR="00DD2C74" w:rsidRPr="0040538A" w:rsidDel="004B1258">
          <w:rPr>
            <w:i w:val="0"/>
            <w:iCs w:val="0"/>
            <w:color w:val="auto"/>
            <w:sz w:val="22"/>
            <w:szCs w:val="22"/>
          </w:rPr>
          <w:delText xml:space="preserve"> </w:delText>
        </w:r>
        <w:r w:rsidR="00597B02" w:rsidRPr="0040538A" w:rsidDel="004B1258">
          <w:rPr>
            <w:i w:val="0"/>
            <w:iCs w:val="0"/>
            <w:color w:val="auto"/>
            <w:sz w:val="22"/>
            <w:szCs w:val="22"/>
          </w:rPr>
          <w:delText>an</w:delText>
        </w:r>
        <w:r w:rsidR="00811F80" w:rsidRPr="0040538A" w:rsidDel="004B1258">
          <w:rPr>
            <w:i w:val="0"/>
            <w:iCs w:val="0"/>
            <w:color w:val="auto"/>
            <w:sz w:val="22"/>
            <w:szCs w:val="22"/>
          </w:rPr>
          <w:delText xml:space="preserve">d </w:delText>
        </w:r>
        <w:r w:rsidR="00811F80" w:rsidRPr="0040538A" w:rsidDel="004B1258">
          <w:rPr>
            <w:i w:val="0"/>
            <w:iCs w:val="0"/>
            <w:rPrChange w:id="150" w:author="Stefanie Lane" w:date="2022-05-30T15:57:00Z">
              <w:rPr>
                <w:i/>
                <w:iCs/>
              </w:rPr>
            </w:rPrChange>
          </w:rPr>
          <w:fldChar w:fldCharType="begin"/>
        </w:r>
        <w:r w:rsidR="00811F80" w:rsidRPr="0040538A" w:rsidDel="004B1258">
          <w:rPr>
            <w:i w:val="0"/>
            <w:iCs w:val="0"/>
            <w:color w:val="auto"/>
            <w:sz w:val="22"/>
            <w:szCs w:val="22"/>
          </w:rPr>
          <w:delInstrText xml:space="preserve"> REF _Ref103857626 \h </w:delInstrText>
        </w:r>
        <w:r w:rsidR="003744EF" w:rsidRPr="0040538A" w:rsidDel="004B1258">
          <w:rPr>
            <w:i w:val="0"/>
            <w:iCs w:val="0"/>
            <w:color w:val="auto"/>
            <w:sz w:val="22"/>
            <w:szCs w:val="22"/>
          </w:rPr>
          <w:delInstrText xml:space="preserve"> \* MERGEFORMAT </w:delInstrText>
        </w:r>
        <w:r w:rsidR="00811F80" w:rsidRPr="0040538A" w:rsidDel="004B1258">
          <w:rPr>
            <w:i w:val="0"/>
            <w:iCs w:val="0"/>
            <w:rPrChange w:id="151" w:author="Stefanie Lane" w:date="2022-05-30T15:57:00Z">
              <w:rPr>
                <w:i/>
                <w:iCs/>
              </w:rPr>
            </w:rPrChange>
          </w:rPr>
          <w:fldChar w:fldCharType="separate"/>
        </w:r>
      </w:del>
      <w:del w:id="152" w:author="Stefanie Lane" w:date="2022-05-30T14:29:00Z">
        <w:r w:rsidR="000F6BE9" w:rsidRPr="0040538A" w:rsidDel="00B71811">
          <w:rPr>
            <w:i w:val="0"/>
            <w:iCs w:val="0"/>
            <w:color w:val="auto"/>
            <w:sz w:val="22"/>
            <w:szCs w:val="22"/>
          </w:rPr>
          <w:delText xml:space="preserve">Figure </w:delText>
        </w:r>
        <w:r w:rsidRPr="0040538A" w:rsidDel="00B71811">
          <w:rPr>
            <w:i w:val="0"/>
            <w:iCs w:val="0"/>
            <w:color w:val="auto"/>
            <w:sz w:val="22"/>
            <w:szCs w:val="22"/>
          </w:rPr>
          <w:delText>S</w:delText>
        </w:r>
        <w:r w:rsidR="000F6BE9" w:rsidRPr="0040538A" w:rsidDel="00B71811">
          <w:rPr>
            <w:i w:val="0"/>
            <w:iCs w:val="0"/>
            <w:color w:val="auto"/>
            <w:sz w:val="22"/>
            <w:szCs w:val="22"/>
          </w:rPr>
          <w:delText>4</w:delText>
        </w:r>
      </w:del>
      <w:del w:id="153" w:author="Stefanie Lane" w:date="2022-06-22T13:35:00Z">
        <w:r w:rsidR="00811F80" w:rsidRPr="0040538A" w:rsidDel="004B1258">
          <w:rPr>
            <w:i w:val="0"/>
            <w:iCs w:val="0"/>
            <w:rPrChange w:id="154" w:author="Stefanie Lane" w:date="2022-05-30T15:57:00Z">
              <w:rPr>
                <w:i/>
                <w:iCs/>
              </w:rPr>
            </w:rPrChange>
          </w:rPr>
          <w:fldChar w:fldCharType="end"/>
        </w:r>
        <w:r w:rsidR="00E17066" w:rsidRPr="0040538A" w:rsidDel="004B1258">
          <w:rPr>
            <w:i w:val="0"/>
            <w:iCs w:val="0"/>
            <w:color w:val="auto"/>
            <w:sz w:val="22"/>
            <w:szCs w:val="22"/>
          </w:rPr>
          <w:delText xml:space="preserve">. </w:delText>
        </w:r>
        <w:r w:rsidR="008D620A" w:rsidRPr="0040538A" w:rsidDel="004B1258">
          <w:rPr>
            <w:i w:val="0"/>
            <w:iCs w:val="0"/>
            <w:color w:val="auto"/>
            <w:sz w:val="22"/>
            <w:szCs w:val="22"/>
          </w:rPr>
          <w:delText xml:space="preserve">All analyses were performed in R v.4.0.2. </w:delText>
        </w:r>
      </w:del>
    </w:p>
    <w:p w14:paraId="7DB441F8" w14:textId="77777777" w:rsidR="00FB6917" w:rsidRDefault="009A2A63" w:rsidP="00E72813">
      <w:pPr>
        <w:rPr>
          <w:ins w:id="155" w:author="Stefanie Lane" w:date="2022-06-21T13:45:00Z"/>
        </w:rPr>
      </w:pPr>
      <w:del w:id="156" w:author="Stefanie Lane" w:date="2022-06-13T23:06:00Z">
        <w:r w:rsidDel="0048665D">
          <w:tab/>
        </w:r>
      </w:del>
      <w:bookmarkStart w:id="157"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Pr>
          <w:rFonts w:cstheme="minorHAnsi"/>
        </w:rPr>
        <w:t>β</w:t>
      </w:r>
      <w:r w:rsidR="00B745A6">
        <w:t>-diversity calculated as t</w:t>
      </w:r>
      <w:r w:rsidR="00D76E01">
        <w:t xml:space="preserve">he total number of species within the assemblage divided by </w:t>
      </w:r>
      <w:r w:rsidR="00D76E01">
        <w:rPr>
          <w:rFonts w:cstheme="minorHAnsi"/>
        </w:rPr>
        <w:t>α</w:t>
      </w:r>
      <w:r w:rsidR="00D76E01">
        <w:t xml:space="preserve">-diversity. These calculations were also performed on all data recorded for the observation year to generate a community-wide measure of diversity. </w:t>
      </w:r>
      <w:ins w:id="158" w:author="Stefanie Lane" w:date="2022-06-13T23:04:00Z">
        <w:r w:rsidR="00D97AC7">
          <w:t>To address</w:t>
        </w:r>
      </w:ins>
      <w:ins w:id="159" w:author="Stefanie Lane" w:date="2022-06-13T23:05:00Z">
        <w:r w:rsidR="00D97AC7">
          <w:t xml:space="preserve"> inconsistent numbers of plots grouped into assemblages each year, </w:t>
        </w:r>
        <w:r w:rsidR="003D4C7B">
          <w:t>diversity metrics were bootstrapped</w:t>
        </w:r>
      </w:ins>
      <w:ins w:id="160" w:author="Stefanie Lane" w:date="2022-06-13T23:06:00Z">
        <w:r w:rsidR="003D4C7B">
          <w:t xml:space="preserve"> 10 times</w:t>
        </w:r>
      </w:ins>
      <w:ins w:id="161" w:author="Stefanie Lane" w:date="2022-06-13T23:05:00Z">
        <w:r w:rsidR="003D4C7B">
          <w:t xml:space="preserve"> using the mini</w:t>
        </w:r>
      </w:ins>
      <w:ins w:id="162" w:author="Stefanie Lane" w:date="2022-06-13T23:06:00Z">
        <w:r w:rsidR="003D4C7B">
          <w:t>mum number of plots observed in an assemblage each year (n = 18).</w:t>
        </w:r>
      </w:ins>
      <w:ins w:id="163" w:author="Stefanie Lane" w:date="2022-06-13T23:05:00Z">
        <w:r w:rsidR="003D4C7B">
          <w:t xml:space="preserve"> </w:t>
        </w:r>
      </w:ins>
      <w:bookmarkEnd w:id="157"/>
    </w:p>
    <w:p w14:paraId="61300E94" w14:textId="6084A957" w:rsidR="00DA6217" w:rsidRDefault="009836CC" w:rsidP="00E72813">
      <w:pPr>
        <w:rPr>
          <w:ins w:id="164" w:author="Stefanie Lane" w:date="2022-06-22T13:35:00Z"/>
        </w:rPr>
      </w:pPr>
      <w:r>
        <w:t>Community</w:t>
      </w:r>
      <w:r w:rsidR="006F3B74">
        <w:t xml:space="preserve"> </w:t>
      </w:r>
      <w:r w:rsidR="00E944E1">
        <w:t>turnover</w:t>
      </w:r>
      <w:del w:id="165" w:author="Stefanie Lane" w:date="2022-06-21T13:45:00Z">
        <w:r w:rsidR="006F3B74" w:rsidDel="00F34A1C">
          <w:delText xml:space="preserve"> within</w:delText>
        </w:r>
        <w:r w:rsidR="007945ED" w:rsidDel="00F34A1C">
          <w:delText xml:space="preserve"> and between</w:delText>
        </w:r>
      </w:del>
      <w:ins w:id="166" w:author="Stefanie Lane" w:date="2022-06-21T13:45:00Z">
        <w:r w:rsidR="00F34A1C">
          <w:t xml:space="preserve"> for each</w:t>
        </w:r>
      </w:ins>
      <w:r w:rsidR="006F3B74">
        <w:t xml:space="preserve"> assemblage </w:t>
      </w:r>
      <w:del w:id="167" w:author="Stefanie Lane" w:date="2022-06-21T13:46:00Z">
        <w:r w:rsidR="006F3B74" w:rsidDel="00F34A1C">
          <w:delText>type</w:delText>
        </w:r>
        <w:r w:rsidR="007945ED" w:rsidDel="00F34A1C">
          <w:delText>s</w:delText>
        </w:r>
        <w:r w:rsidR="006F3B74" w:rsidDel="00F34A1C">
          <w:delText xml:space="preserve"> </w:delText>
        </w:r>
        <w:r w:rsidR="007945ED" w:rsidDel="00F34A1C">
          <w:delText>were</w:delText>
        </w:r>
      </w:del>
      <w:ins w:id="168" w:author="Stefanie Lane" w:date="2022-06-21T13:46:00Z">
        <w:r w:rsidR="00F34A1C">
          <w:t>was</w:t>
        </w:r>
      </w:ins>
      <w:r w:rsidR="007945ED">
        <w:t xml:space="preserve"> </w:t>
      </w:r>
      <w:r w:rsidR="006F3B74">
        <w:t xml:space="preserve">measured using the </w:t>
      </w:r>
      <w:r>
        <w:t>“</w:t>
      </w:r>
      <w:r w:rsidR="006F3B74">
        <w:t>codyn</w:t>
      </w:r>
      <w:r>
        <w:t>”</w:t>
      </w:r>
      <w:r w:rsidR="006F3B74">
        <w:t xml:space="preserve"> </w:t>
      </w:r>
      <w:r w:rsidR="008D620A">
        <w:t xml:space="preserve">R </w:t>
      </w:r>
      <w:r w:rsidR="006F3B74">
        <w:t xml:space="preserve">package </w:t>
      </w:r>
      <w:r w:rsidR="00191332">
        <w:fldChar w:fldCharType="begin"/>
      </w:r>
      <w:r w:rsidR="00BD2E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w:t>
      </w:r>
      <w:r w:rsidR="00556C34">
        <w:t xml:space="preserve"> </w:t>
      </w:r>
      <w:r w:rsidR="00DB21FF">
        <w:t>Total species turnover</w:t>
      </w:r>
      <w:ins w:id="169" w:author="Stefanie Lane" w:date="2022-06-21T11:56:00Z">
        <w:r w:rsidR="00611D5E">
          <w:t xml:space="preserve"> (total magnitude</w:t>
        </w:r>
        <w:r w:rsidR="00BD4897">
          <w:t xml:space="preserve"> of change)</w:t>
        </w:r>
      </w:ins>
      <w:r w:rsidR="00DB21FF">
        <w:t>,</w:t>
      </w:r>
      <w:ins w:id="170" w:author="Stefanie Lane" w:date="2022-06-21T11:17:00Z">
        <w:r w:rsidR="00EF7876">
          <w:t xml:space="preserve"> </w:t>
        </w:r>
      </w:ins>
      <w:ins w:id="171" w:author="Stefanie Lane" w:date="2022-06-21T11:57:00Z">
        <w:r w:rsidR="00BD4897">
          <w:t>species gained (appearances)</w:t>
        </w:r>
      </w:ins>
      <w:del w:id="172" w:author="Stefanie Lane" w:date="2022-06-21T11:57:00Z">
        <w:r w:rsidR="00DB21FF" w:rsidDel="00BD4897">
          <w:delText xml:space="preserve"> appearances</w:delText>
        </w:r>
      </w:del>
      <w:r w:rsidR="00DB21FF">
        <w:t xml:space="preserve">, and </w:t>
      </w:r>
      <w:ins w:id="173" w:author="Stefanie Lane" w:date="2022-06-21T11:17:00Z">
        <w:r w:rsidR="00EF7876">
          <w:t xml:space="preserve">species </w:t>
        </w:r>
      </w:ins>
      <w:ins w:id="174" w:author="Stefanie Lane" w:date="2022-06-21T11:57:00Z">
        <w:r w:rsidR="00BD4897">
          <w:t>lost (</w:t>
        </w:r>
      </w:ins>
      <w:r w:rsidR="00DB21FF">
        <w:t>disappearances</w:t>
      </w:r>
      <w:ins w:id="175" w:author="Stefanie Lane" w:date="2022-06-21T11:57:00Z">
        <w:r w:rsidR="00BD4897">
          <w:t>)</w:t>
        </w:r>
      </w:ins>
      <w:r w:rsidR="00DB21FF">
        <w:t xml:space="preserve"> were calculated</w:t>
      </w:r>
      <w:ins w:id="176" w:author="Stefanie Lane" w:date="2022-06-21T11:57:00Z">
        <w:r w:rsidR="00DF50C7">
          <w:t xml:space="preserve"> as a percent change</w:t>
        </w:r>
      </w:ins>
      <w:r w:rsidR="00DB21FF">
        <w:t xml:space="preserve"> for each assemblage </w:t>
      </w:r>
      <w:r w:rsidR="00756082">
        <w:t xml:space="preserve">between </w:t>
      </w:r>
      <w:del w:id="177" w:author="Stefanie Lane" w:date="2022-06-21T13:46:00Z">
        <w:r w:rsidR="002066B9" w:rsidDel="00F34A1C">
          <w:delText>all</w:delText>
        </w:r>
        <w:r w:rsidR="00756082" w:rsidDel="00F34A1C">
          <w:delText xml:space="preserve"> </w:delText>
        </w:r>
        <w:r w:rsidR="00DB21FF" w:rsidDel="00F34A1C">
          <w:delText>timepoint</w:delText>
        </w:r>
        <w:r w:rsidR="00756082" w:rsidDel="00F34A1C">
          <w:delText>s</w:delText>
        </w:r>
        <w:r w:rsidR="00DB21FF" w:rsidDel="00F34A1C">
          <w:delText xml:space="preserve"> since 1979</w:delText>
        </w:r>
      </w:del>
      <w:ins w:id="178" w:author="Stefanie Lane" w:date="2022-06-21T13:46:00Z">
        <w:r w:rsidR="00F34A1C">
          <w:t>1979-1999, and 1999-2019</w:t>
        </w:r>
      </w:ins>
      <w:ins w:id="179" w:author="Stefanie Lane" w:date="2022-06-21T11:57:00Z">
        <w:r w:rsidR="00EA7939">
          <w:t xml:space="preserve">. </w:t>
        </w:r>
      </w:ins>
      <w:del w:id="180" w:author="Stefanie Lane" w:date="2022-06-21T11:57:00Z">
        <w:r w:rsidR="00756082" w:rsidDel="00EA7939">
          <w:delText>, where t</w:delText>
        </w:r>
      </w:del>
      <w:ins w:id="181" w:author="Stefanie Lane" w:date="2022-06-21T11:57:00Z">
        <w:r w:rsidR="00EA7939">
          <w:t>T</w:t>
        </w:r>
      </w:ins>
      <w:r w:rsidR="00756082">
        <w:t xml:space="preserve">otal turnover </w:t>
      </w:r>
      <w:del w:id="182" w:author="Stefanie Lane" w:date="2022-06-21T11:57:00Z">
        <w:r w:rsidR="00756082" w:rsidDel="00EA7939">
          <w:delText xml:space="preserve">is </w:delText>
        </w:r>
      </w:del>
      <w:ins w:id="183" w:author="Stefanie Lane" w:date="2022-06-21T11:57:00Z">
        <w:r w:rsidR="00EA7939">
          <w:t xml:space="preserve">was calculated as </w:t>
        </w:r>
      </w:ins>
      <w:r w:rsidR="00756082">
        <w:t xml:space="preserve">a ratio of the </w:t>
      </w:r>
      <w:del w:id="184" w:author="Stefanie Lane" w:date="2022-06-21T13:46:00Z">
        <w:r w:rsidR="00756082" w:rsidDel="000815B6">
          <w:delText xml:space="preserve">sum </w:delText>
        </w:r>
      </w:del>
      <w:ins w:id="185" w:author="Stefanie Lane" w:date="2022-06-21T13:46:00Z">
        <w:r w:rsidR="000815B6">
          <w:t xml:space="preserve">absolute value </w:t>
        </w:r>
      </w:ins>
      <w:r w:rsidR="00756082">
        <w:t xml:space="preserve">of species gained and lost to the total number of species observed in both timepoints. </w:t>
      </w:r>
    </w:p>
    <w:p w14:paraId="4BF5E188" w14:textId="77777777" w:rsidR="004B1258" w:rsidRPr="0040538A" w:rsidRDefault="004B1258" w:rsidP="004B1258">
      <w:pPr>
        <w:pStyle w:val="Caption"/>
        <w:rPr>
          <w:ins w:id="186" w:author="Stefanie Lane" w:date="2022-06-22T13:35:00Z"/>
        </w:rPr>
      </w:pPr>
      <w:ins w:id="187" w:author="Stefanie Lane" w:date="2022-06-22T13:35:00Z">
        <w:r w:rsidRPr="003744EF">
          <w:rPr>
            <w:i w:val="0"/>
            <w:iCs w:val="0"/>
            <w:color w:val="auto"/>
            <w:sz w:val="22"/>
            <w:szCs w:val="22"/>
          </w:rPr>
          <w:t>During initial analyses, both Euclidean and Bray-Curtis distances were used to confirm distance measure did not have a major effect on plot clustering and subsequent indicator species analysis;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Pr>
            <w:i w:val="0"/>
            <w:iCs w:val="0"/>
            <w:color w:val="auto"/>
            <w:sz w:val="22"/>
            <w:szCs w:val="22"/>
          </w:rPr>
          <w:fldChar w:fldCharType="begin"/>
        </w:r>
        <w:r>
          <w:rPr>
            <w:i w:val="0"/>
            <w:iCs w:val="0"/>
            <w:color w:val="auto"/>
            <w:sz w:val="22"/>
            <w:szCs w:val="22"/>
          </w:rPr>
          <w:instrText xml:space="preserve"> REF _Ref104818673 \h  \* MERGEFORMAT </w:instrText>
        </w:r>
      </w:ins>
      <w:r>
        <w:rPr>
          <w:i w:val="0"/>
          <w:iCs w:val="0"/>
          <w:color w:val="auto"/>
          <w:sz w:val="22"/>
          <w:szCs w:val="22"/>
        </w:rPr>
      </w:r>
      <w:ins w:id="188" w:author="Stefanie Lane" w:date="2022-06-22T13:35:00Z">
        <w:r>
          <w:rPr>
            <w:i w:val="0"/>
            <w:iCs w:val="0"/>
            <w:color w:val="auto"/>
            <w:sz w:val="22"/>
            <w:szCs w:val="22"/>
          </w:rPr>
          <w:fldChar w:fldCharType="separate"/>
        </w:r>
        <w:r w:rsidRPr="00173A95">
          <w:rPr>
            <w:i w:val="0"/>
            <w:iCs w:val="0"/>
            <w:color w:val="auto"/>
            <w:sz w:val="22"/>
            <w:szCs w:val="22"/>
          </w:rPr>
          <w:t xml:space="preserve">Table </w:t>
        </w:r>
        <w:r w:rsidRPr="00321B79">
          <w:rPr>
            <w:i w:val="0"/>
            <w:iCs w:val="0"/>
            <w:color w:val="auto"/>
            <w:sz w:val="22"/>
            <w:szCs w:val="22"/>
          </w:rPr>
          <w:t>5</w:t>
        </w:r>
        <w:r>
          <w:rPr>
            <w:i w:val="0"/>
            <w:iCs w:val="0"/>
            <w:color w:val="auto"/>
            <w:sz w:val="22"/>
            <w:szCs w:val="22"/>
          </w:rPr>
          <w:fldChar w:fldCharType="end"/>
        </w:r>
        <w:r w:rsidRPr="0040538A">
          <w:rPr>
            <w:i w:val="0"/>
            <w:iCs w:val="0"/>
            <w:color w:val="auto"/>
            <w:sz w:val="22"/>
            <w:szCs w:val="22"/>
          </w:rPr>
          <w:t xml:space="preserve"> and </w:t>
        </w:r>
        <w:r w:rsidRPr="00321B79">
          <w:rPr>
            <w:i w:val="0"/>
            <w:iCs w:val="0"/>
            <w:color w:val="auto"/>
            <w:sz w:val="22"/>
            <w:szCs w:val="22"/>
          </w:rPr>
          <w:fldChar w:fldCharType="begin"/>
        </w:r>
        <w:r w:rsidRPr="0040538A">
          <w:rPr>
            <w:i w:val="0"/>
            <w:iCs w:val="0"/>
            <w:color w:val="auto"/>
            <w:sz w:val="22"/>
            <w:szCs w:val="22"/>
          </w:rPr>
          <w:instrText xml:space="preserve"> REF _Ref103857626 \h  \* MERGEFORMAT </w:instrText>
        </w:r>
      </w:ins>
      <w:r w:rsidRPr="00321B79">
        <w:rPr>
          <w:i w:val="0"/>
          <w:iCs w:val="0"/>
          <w:color w:val="auto"/>
          <w:sz w:val="22"/>
          <w:szCs w:val="22"/>
        </w:rPr>
      </w:r>
      <w:ins w:id="189" w:author="Stefanie Lane" w:date="2022-06-22T13:35:00Z">
        <w:r w:rsidRPr="00321B79">
          <w:rPr>
            <w:i w:val="0"/>
            <w:iCs w:val="0"/>
            <w:color w:val="auto"/>
            <w:sz w:val="22"/>
            <w:szCs w:val="22"/>
          </w:rPr>
          <w:fldChar w:fldCharType="separate"/>
        </w:r>
        <w:r w:rsidRPr="00173A95">
          <w:rPr>
            <w:i w:val="0"/>
            <w:iCs w:val="0"/>
            <w:color w:val="auto"/>
            <w:sz w:val="22"/>
            <w:szCs w:val="22"/>
          </w:rPr>
          <w:t xml:space="preserve">Figure </w:t>
        </w:r>
        <w:r w:rsidRPr="00321B79">
          <w:rPr>
            <w:i w:val="0"/>
            <w:iCs w:val="0"/>
            <w:color w:val="auto"/>
            <w:sz w:val="22"/>
            <w:szCs w:val="22"/>
          </w:rPr>
          <w:t>4</w:t>
        </w:r>
        <w:r w:rsidRPr="00321B79">
          <w:rPr>
            <w:i w:val="0"/>
            <w:iCs w:val="0"/>
            <w:color w:val="auto"/>
            <w:sz w:val="22"/>
            <w:szCs w:val="22"/>
          </w:rPr>
          <w:fldChar w:fldCharType="end"/>
        </w:r>
        <w:r w:rsidRPr="0040538A">
          <w:rPr>
            <w:i w:val="0"/>
            <w:iCs w:val="0"/>
            <w:color w:val="auto"/>
            <w:sz w:val="22"/>
            <w:szCs w:val="22"/>
          </w:rPr>
          <w:t xml:space="preserve">. All analyses were performed in R v.4.0.2. </w:t>
        </w:r>
      </w:ins>
    </w:p>
    <w:p w14:paraId="5C615CAC" w14:textId="77777777" w:rsidR="004B1258" w:rsidRDefault="004B1258" w:rsidP="00E72813">
      <w:pPr>
        <w:rPr>
          <w:ins w:id="190" w:author="Stefanie Lane" w:date="2022-06-22T13:34:00Z"/>
        </w:rPr>
      </w:pPr>
    </w:p>
    <w:p w14:paraId="4E77AE69" w14:textId="31434C6F" w:rsidR="00464FB4" w:rsidDel="004B1258" w:rsidRDefault="00FF7E1B" w:rsidP="00E72813">
      <w:pPr>
        <w:rPr>
          <w:del w:id="191" w:author="Stefanie Lane" w:date="2022-06-22T13:35:00Z"/>
        </w:rPr>
        <w:sectPr w:rsidR="00464FB4" w:rsidDel="004B1258" w:rsidSect="007D52A9">
          <w:headerReference w:type="default" r:id="rId16"/>
          <w:pgSz w:w="12240" w:h="15840"/>
          <w:pgMar w:top="1080" w:right="1080" w:bottom="1080" w:left="1080" w:header="720" w:footer="720" w:gutter="0"/>
          <w:lnNumType w:countBy="1" w:restart="continuous"/>
          <w:cols w:space="720"/>
          <w:titlePg/>
          <w:docGrid w:linePitch="360"/>
        </w:sectPr>
      </w:pPr>
      <w:del w:id="192" w:author="Stefanie Lane" w:date="2022-06-22T13:35:00Z">
        <w:r w:rsidDel="004B1258">
          <w:delText xml:space="preserve">Changes in abundance of </w:delText>
        </w:r>
        <w:r w:rsidR="00D1578C" w:rsidDel="004B1258">
          <w:delText>s</w:delText>
        </w:r>
        <w:r w:rsidR="00E944E1" w:rsidDel="004B1258">
          <w:delText>pecies</w:delText>
        </w:r>
      </w:del>
      <w:del w:id="193" w:author="Stefanie Lane" w:date="2022-06-22T13:34:00Z">
        <w:r w:rsidR="00E944E1" w:rsidDel="00DA6217">
          <w:delText xml:space="preserve"> gained or lost were visualized using rank clock plots for each assemblage type</w:delText>
        </w:r>
        <w:r w:rsidR="00556C34" w:rsidDel="00DA6217">
          <w:delText xml:space="preserve"> (“codyn,” </w:delText>
        </w:r>
        <w:r w:rsidR="00556C34" w:rsidDel="00DA6217">
          <w:fldChar w:fldCharType="begin"/>
        </w:r>
        <w:r w:rsidR="00BD2EEF" w:rsidDel="00DA6217">
          <w:delInstrText xml:space="preserve"> ADDIN ZOTERO_ITEM CSL_CITATION {"citationID":"KhLgfE6J","properties":{"formattedCitation":"(Hallett et al., 2016)","plainCitation":"(Hallett et al., 2016)","dontUpdate":true,"noteIndex":0},"citationItems":[{"id":2295,"uris":["http://zotero.org/users/6092945/items/CURY38XB"],"itemData":{"id":2295,"type":"article-journal","abstract":"New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delInstrText>
        </w:r>
        <w:r w:rsidR="00556C34" w:rsidDel="00DA6217">
          <w:fldChar w:fldCharType="separate"/>
        </w:r>
        <w:r w:rsidR="00556C34" w:rsidRPr="00556C34" w:rsidDel="00DA6217">
          <w:rPr>
            <w:rFonts w:ascii="Calibri" w:hAnsi="Calibri" w:cs="Calibri"/>
          </w:rPr>
          <w:delText>Hallett et al., 2016)</w:delText>
        </w:r>
        <w:r w:rsidR="00556C34" w:rsidDel="00DA6217">
          <w:fldChar w:fldCharType="end"/>
        </w:r>
        <w:r w:rsidR="00E944E1" w:rsidDel="00DA6217">
          <w:delText xml:space="preserve">. </w:delText>
        </w:r>
      </w:del>
      <w:del w:id="194" w:author="Stefanie Lane" w:date="2022-06-22T13:35:00Z">
        <w:r w:rsidR="00191332" w:rsidDel="004B1258">
          <w:delText xml:space="preserve">Only </w:delText>
        </w:r>
        <w:r w:rsidR="00BE22F1" w:rsidDel="004B1258">
          <w:delText xml:space="preserve">three species most </w:delText>
        </w:r>
        <w:r w:rsidR="00191332" w:rsidDel="004B1258">
          <w:delText>significantly driving assemblage clusters</w:delText>
        </w:r>
        <w:r w:rsidR="00616D04" w:rsidDel="004B1258">
          <w:delText xml:space="preserve"> each year</w:delText>
        </w:r>
        <w:r w:rsidR="00191332" w:rsidDel="004B1258">
          <w:delText>, as identified by species indicator analysis, were included in the rank clock plots</w:delText>
        </w:r>
        <w:r w:rsidR="00F23965" w:rsidDel="004B1258">
          <w:delText xml:space="preserve"> for visual clarity</w:delText>
        </w:r>
        <w:r w:rsidR="00191332" w:rsidDel="004B1258">
          <w:delText xml:space="preserve">. </w:delText>
        </w:r>
        <w:r w:rsidR="00CC1422" w:rsidDel="004B1258">
          <w:delText>All species cover abundance are summarized in</w:delText>
        </w:r>
        <w:r w:rsidR="001F5046" w:rsidDel="004B1258">
          <w:delText xml:space="preserve"> </w:delText>
        </w:r>
        <w:r w:rsidR="001F5046" w:rsidRPr="00E90CBE" w:rsidDel="004B1258">
          <w:fldChar w:fldCharType="begin"/>
        </w:r>
        <w:r w:rsidR="001F5046" w:rsidRPr="001F5046" w:rsidDel="004B1258">
          <w:delInstrText xml:space="preserve"> REF _Ref103170147 \h </w:delInstrText>
        </w:r>
        <w:r w:rsidR="001F5046" w:rsidDel="004B1258">
          <w:delInstrText xml:space="preserve"> \* MERGEFORMAT </w:delInstrText>
        </w:r>
        <w:r w:rsidR="001F5046" w:rsidRPr="00E90CBE" w:rsidDel="004B1258">
          <w:fldChar w:fldCharType="separate"/>
        </w:r>
      </w:del>
      <w:del w:id="195" w:author="Stefanie Lane" w:date="2022-05-30T14:29:00Z">
        <w:r w:rsidR="000F6BE9" w:rsidDel="00B71811">
          <w:delText xml:space="preserve">Table </w:delText>
        </w:r>
        <w:r w:rsidR="000F6BE9" w:rsidDel="00B71811">
          <w:rPr>
            <w:noProof/>
          </w:rPr>
          <w:delText>6</w:delText>
        </w:r>
      </w:del>
      <w:del w:id="196" w:author="Stefanie Lane" w:date="2022-06-22T13:35:00Z">
        <w:r w:rsidR="001F5046" w:rsidRPr="00E90CBE" w:rsidDel="004B1258">
          <w:fldChar w:fldCharType="end"/>
        </w:r>
        <w:r w:rsidR="001F5046" w:rsidRPr="00E90CBE" w:rsidDel="004B1258">
          <w:delText xml:space="preserve"> </w:delText>
        </w:r>
        <w:r w:rsidR="001F5046" w:rsidRPr="001F5046" w:rsidDel="004B1258">
          <w:delText>(</w:delText>
        </w:r>
        <w:r w:rsidR="00CC1422" w:rsidRPr="007D52A9" w:rsidDel="004B1258">
          <w:delText>Supplemental</w:delText>
        </w:r>
        <w:r w:rsidR="001F5046" w:rsidRPr="007D52A9" w:rsidDel="004B1258">
          <w:delText>)</w:delText>
        </w:r>
      </w:del>
    </w:p>
    <w:p w14:paraId="49D60543" w14:textId="29B3B657" w:rsidR="00E72813" w:rsidRDefault="00E72813"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197" w:name="_Ref103170248"/>
      <w:r w:rsidRPr="00746ACC">
        <w:rPr>
          <w:noProof/>
        </w:rPr>
        <w:t xml:space="preserve"> </w:t>
      </w:r>
      <w:r w:rsidR="002445D1" w:rsidRPr="002445D1">
        <w:rPr>
          <w:noProof/>
        </w:rPr>
        <mc:AlternateContent>
          <mc:Choice Requires="wpg">
            <w:drawing>
              <wp:anchor distT="0" distB="0" distL="114300" distR="114300" simplePos="0" relativeHeight="251658241"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wp:cNvGraphicFramePr xmlns:a="http://schemas.openxmlformats.org/drawingml/2006/main"/>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pic:cNvPicPr/>
                        </pic:nvPicPr>
                        <pic:blipFill>
                          <a:blip r:embed="rId17"/>
                          <a:stretch>
                            <a:fillRect/>
                          </a:stretch>
                        </pic:blipFill>
                        <pic:spPr>
                          <a:xfrm>
                            <a:off x="0" y="0"/>
                            <a:ext cx="6400800" cy="2411095"/>
                          </a:xfrm>
                          <a:prstGeom prst="rect">
                            <a:avLst/>
                          </a:prstGeom>
                        </pic:spPr>
                      </pic:pic>
                      <pic:pic xmlns:pic="http://schemas.openxmlformats.org/drawingml/2006/picture">
                        <pic:nvPicPr>
                          <pic:cNvPr id="43" name="Picture 43"/>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pic:cNvPicPr/>
                        </pic:nvPicPr>
                        <pic:blipFill rotWithShape="1">
                          <a:blip r:embed="rId19"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wps:cNvSpPr txBox="1"/>
                        <wps:spPr>
                          <a:xfrm>
                            <a:off x="99709" y="2520965"/>
                            <a:ext cx="219095" cy="246392"/>
                          </a:xfrm>
                          <a:prstGeom prst="rect">
                            <a:avLst/>
                          </a:prstGeom>
                          <a:noFill/>
                          <a:ln>
                            <a:solidFill>
                              <a:schemeClr val="tx1"/>
                            </a:solidFill>
                          </a:ln>
                        </wps:spPr>
                        <wps:txbx>
                          <w:txbxContent>
                            <w:p w14:paraId="30EDCAFC" w14:textId="77777777" w:rsidR="00AA7988" w:rsidRDefault="00AA7988"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wps:cNvSpPr txBox="1"/>
                        <wps:spPr>
                          <a:xfrm>
                            <a:off x="2673626" y="2517047"/>
                            <a:ext cx="219095" cy="246392"/>
                          </a:xfrm>
                          <a:prstGeom prst="rect">
                            <a:avLst/>
                          </a:prstGeom>
                          <a:noFill/>
                          <a:ln>
                            <a:solidFill>
                              <a:schemeClr val="tx1"/>
                            </a:solidFill>
                          </a:ln>
                        </wps:spPr>
                        <wps:txbx>
                          <w:txbxContent>
                            <w:p w14:paraId="2D90E7DC" w14:textId="77777777" w:rsidR="00AA7988" w:rsidRDefault="00AA7988"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58241"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20"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1"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2"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AA7988" w:rsidRDefault="00AA7988"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AA7988" w:rsidRDefault="00AA7988"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72E77D50" w:rsidR="00B051DD" w:rsidRDefault="00B051DD" w:rsidP="00B051DD">
      <w:pPr>
        <w:pStyle w:val="Caption"/>
      </w:pPr>
      <w:bookmarkStart w:id="198" w:name="_Ref104553838"/>
      <w:r>
        <w:t xml:space="preserve">Figure </w:t>
      </w:r>
      <w:fldSimple w:instr=" SEQ Figure \* ARABIC ">
        <w:r w:rsidR="00173A95">
          <w:rPr>
            <w:noProof/>
          </w:rPr>
          <w:t>1</w:t>
        </w:r>
      </w:fldSimple>
      <w:bookmarkEnd w:id="197"/>
      <w:bookmarkEnd w:id="198"/>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199" w:name="_Hlk101788017"/>
      <w:r w:rsidR="00FF456A" w:rsidRPr="00FF456A">
        <w:t xml:space="preserve">Base maps (A, B) generated by iMap published by the B. C. Conservation Data Center (Victoria, BC, Canada, </w:t>
      </w:r>
      <w:hyperlink r:id="rId23" w:history="1">
        <w:r w:rsidR="00FF456A" w:rsidRPr="00FF456A">
          <w:rPr>
            <w:rStyle w:val="Hyperlink"/>
          </w:rPr>
          <w:t>https://maps.gov.bc.ca/ess/hm/imap4m/</w:t>
        </w:r>
      </w:hyperlink>
      <w:r w:rsidR="00FF456A" w:rsidRPr="00FF456A">
        <w:t xml:space="preserve">) and (C) OpenStreetMap (OpenStreetMap contributors, 2015, </w:t>
      </w:r>
      <w:hyperlink r:id="rId24" w:history="1">
        <w:r w:rsidR="00FF456A" w:rsidRPr="00FF456A">
          <w:rPr>
            <w:rStyle w:val="Hyperlink"/>
          </w:rPr>
          <w:t>https://www.openstreetmap.org/</w:t>
        </w:r>
      </w:hyperlink>
      <w:r w:rsidR="00FF456A" w:rsidRPr="00FF456A">
        <w:t>)</w:t>
      </w:r>
      <w:bookmarkEnd w:id="199"/>
      <w:r w:rsidR="00FF456A">
        <w:t xml:space="preserve">, </w:t>
      </w:r>
      <w:r>
        <w:rPr>
          <w:noProof/>
        </w:rPr>
        <w:t xml:space="preserve">transect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r w:rsidR="00FF456A">
        <w:rPr>
          <w:noProof/>
        </w:rPr>
        <w:t xml:space="preserve"> (D)</w:t>
      </w:r>
      <w:r w:rsidR="00AE42C1">
        <w:rPr>
          <w:noProof/>
        </w:rPr>
        <w:t xml:space="preserve">, and </w:t>
      </w:r>
      <w:r w:rsidR="00C33CFD">
        <w:rPr>
          <w:noProof/>
        </w:rPr>
        <w:t xml:space="preserve">semi-systematic plot placement within and between assemblages based on </w:t>
      </w:r>
      <w:r w:rsidR="003778BD">
        <w:rPr>
          <w:noProof/>
        </w:rPr>
        <w:t>species dominance</w:t>
      </w:r>
      <w:r w:rsidR="00FF456A">
        <w:rPr>
          <w:noProof/>
        </w:rPr>
        <w:t xml:space="preserve"> (E)</w:t>
      </w:r>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47C528D2" w14:textId="18EBA386" w:rsidR="00464FB4" w:rsidRDefault="006C5D18" w:rsidP="005209C4">
      <w:pPr>
        <w:pStyle w:val="Heading1"/>
      </w:pPr>
      <w:r>
        <w:t>Results</w:t>
      </w:r>
    </w:p>
    <w:p w14:paraId="71F92B5C" w14:textId="77777777" w:rsidR="00B80B02" w:rsidRPr="00E90CBE" w:rsidRDefault="00B80B02" w:rsidP="007D52A9">
      <w:pPr>
        <w:ind w:firstLine="720"/>
      </w:pPr>
    </w:p>
    <w:p w14:paraId="0632C7A0" w14:textId="20198E24" w:rsidR="009D1A0A" w:rsidRPr="00141FDA" w:rsidRDefault="00A85981" w:rsidP="005F7C5D">
      <w:pPr>
        <w:ind w:firstLine="720"/>
      </w:pPr>
      <w:r>
        <w:t>Three main a</w:t>
      </w:r>
      <w:r w:rsidR="006C3B4D">
        <w:t xml:space="preserve">ssemblages </w:t>
      </w:r>
      <w:r>
        <w:t>within Ladner Marsh can be characterized by the same dominant species</w:t>
      </w:r>
      <w:r w:rsidR="00EB3E1E">
        <w:t xml:space="preserve"> across all sampling periods</w:t>
      </w:r>
      <w:r w:rsidR="002B6766">
        <w:t xml:space="preserve">, however cluster analysis shows increasing </w:t>
      </w:r>
      <w:r w:rsidR="008B54D6">
        <w:t xml:space="preserve">dissimilarity </w:t>
      </w:r>
      <w:ins w:id="200" w:author="Stefanie Lane" w:date="2022-06-03T15:48:00Z">
        <w:r w:rsidR="00607597">
          <w:t xml:space="preserve">in </w:t>
        </w:r>
        <w:r w:rsidR="00545B23">
          <w:t xml:space="preserve">species </w:t>
        </w:r>
        <w:r w:rsidR="00607597">
          <w:t xml:space="preserve">cover abundance </w:t>
        </w:r>
      </w:ins>
      <w:r w:rsidR="008B54D6">
        <w:t xml:space="preserve">between assemblage types over time. </w:t>
      </w:r>
      <w:r w:rsidR="008B54D6" w:rsidRPr="00791A3B">
        <w:t xml:space="preserve">That is, </w:t>
      </w:r>
      <w:ins w:id="201" w:author="Stefanie Lane" w:date="2022-06-03T15:48:00Z">
        <w:r w:rsidR="00545B23" w:rsidRPr="00545B23">
          <w:rPr>
            <w:rPrChange w:id="202" w:author="Stefanie Lane" w:date="2022-06-03T15:49:00Z">
              <w:rPr>
                <w:highlight w:val="cyan"/>
              </w:rPr>
            </w:rPrChange>
          </w:rPr>
          <w:t xml:space="preserve">species cover within </w:t>
        </w:r>
      </w:ins>
      <w:r w:rsidR="008B54D6" w:rsidRPr="00791A3B">
        <w:t>plots are increasingly similar to each other within a given assemblage, but share fewer similarities between assemblages</w:t>
      </w:r>
      <w:r w:rsidR="005C1666" w:rsidRPr="00791A3B">
        <w:t xml:space="preserve"> (</w:t>
      </w:r>
      <w:r w:rsidR="00363A72" w:rsidRPr="00791A3B">
        <w:fldChar w:fldCharType="begin"/>
      </w:r>
      <w:r w:rsidR="00363A72" w:rsidRPr="00545B23">
        <w:instrText xml:space="preserve"> REF _Ref94197029 \h </w:instrText>
      </w:r>
      <w:r w:rsidR="00B137F2" w:rsidRPr="00545B23">
        <w:rPr>
          <w:rPrChange w:id="203" w:author="Stefanie Lane" w:date="2022-06-03T15:49:00Z">
            <w:rPr>
              <w:highlight w:val="yellow"/>
            </w:rPr>
          </w:rPrChange>
        </w:rPr>
        <w:instrText xml:space="preserve"> \* MERGEFORMAT </w:instrText>
      </w:r>
      <w:r w:rsidR="00363A72" w:rsidRPr="00402FFE">
        <w:fldChar w:fldCharType="separate"/>
      </w:r>
      <w:r w:rsidR="00173A95" w:rsidRPr="00791A3B">
        <w:t xml:space="preserve">Figure </w:t>
      </w:r>
      <w:r w:rsidR="00173A95" w:rsidRPr="00545B23">
        <w:rPr>
          <w:noProof/>
        </w:rPr>
        <w:t>2</w:t>
      </w:r>
      <w:r w:rsidR="00363A72" w:rsidRPr="00791A3B">
        <w:fldChar w:fldCharType="end"/>
      </w:r>
      <w:r w:rsidR="005C1666" w:rsidRPr="00791A3B">
        <w:t xml:space="preserve">). </w:t>
      </w:r>
      <w:r w:rsidR="00F66803" w:rsidRPr="00791A3B">
        <w:t xml:space="preserve">Over time, it appears that </w:t>
      </w:r>
      <w:del w:id="204" w:author="Stefanie Lane" w:date="2022-06-24T14:40:00Z">
        <w:r w:rsidR="00F66803" w:rsidRPr="00791A3B" w:rsidDel="00942DF3">
          <w:delText>a</w:delText>
        </w:r>
        <w:r w:rsidR="008B54D6" w:rsidRPr="00545B23" w:rsidDel="00942DF3">
          <w:delText xml:space="preserve">ssemblages </w:delText>
        </w:r>
      </w:del>
      <w:ins w:id="205" w:author="Stefanie Lane" w:date="2022-06-24T14:40:00Z">
        <w:r w:rsidR="00942DF3">
          <w:t>species cover is</w:t>
        </w:r>
      </w:ins>
      <w:del w:id="206" w:author="Stefanie Lane" w:date="2022-06-24T14:40:00Z">
        <w:r w:rsidR="008B54D6" w:rsidRPr="00545B23" w:rsidDel="00942DF3">
          <w:delText>are</w:delText>
        </w:r>
      </w:del>
      <w:ins w:id="207" w:author="Stefanie Lane" w:date="2022-06-24T14:39:00Z">
        <w:r w:rsidR="00942DF3">
          <w:t xml:space="preserve"> becoming </w:t>
        </w:r>
      </w:ins>
      <w:ins w:id="208" w:author="Stefanie Lane" w:date="2022-06-24T14:40:00Z">
        <w:r w:rsidR="00942DF3">
          <w:t xml:space="preserve">more heterogeneous within and between assemblages. </w:t>
        </w:r>
      </w:ins>
      <w:del w:id="209" w:author="Stefanie Lane" w:date="2022-06-24T14:40:00Z">
        <w:r w:rsidR="008B54D6" w:rsidRPr="00545B23" w:rsidDel="00942DF3">
          <w:delText xml:space="preserve"> becoming </w:delText>
        </w:r>
        <w:r w:rsidR="00FB6AA0" w:rsidRPr="00545B23" w:rsidDel="00942DF3">
          <w:delText>homogenized</w:delText>
        </w:r>
        <w:r w:rsidR="008B54D6" w:rsidRPr="00545B23" w:rsidDel="00942DF3">
          <w:delText xml:space="preserve"> in terms of species</w:delText>
        </w:r>
      </w:del>
      <w:del w:id="210" w:author="Stefanie Lane" w:date="2022-06-21T13:52:00Z">
        <w:r w:rsidR="008B54D6" w:rsidRPr="00791A3B" w:rsidDel="00912D77">
          <w:delText xml:space="preserve"> similarity</w:delText>
        </w:r>
      </w:del>
      <w:del w:id="211" w:author="Stefanie Lane" w:date="2022-06-24T14:40:00Z">
        <w:r w:rsidR="009C4224" w:rsidRPr="00791A3B" w:rsidDel="00942DF3">
          <w:delText>, with greate</w:delText>
        </w:r>
      </w:del>
      <w:del w:id="212" w:author="Stefanie Lane" w:date="2022-06-03T15:49:00Z">
        <w:r w:rsidR="009C4224" w:rsidRPr="00791A3B" w:rsidDel="00545B23">
          <w:delText>r</w:delText>
        </w:r>
        <w:r w:rsidR="003C783A" w:rsidRPr="00791A3B" w:rsidDel="00545B23">
          <w:delText xml:space="preserve"> species</w:delText>
        </w:r>
      </w:del>
      <w:del w:id="213" w:author="Stefanie Lane" w:date="2022-06-24T14:40:00Z">
        <w:r w:rsidR="009C4224" w:rsidRPr="00545B23" w:rsidDel="00942DF3">
          <w:delText xml:space="preserve"> </w:delText>
        </w:r>
        <w:r w:rsidR="00FB6AA0" w:rsidRPr="00545B23" w:rsidDel="00942DF3">
          <w:delText>heterogeneity</w:delText>
        </w:r>
        <w:r w:rsidR="009C4224" w:rsidRPr="00545B23" w:rsidDel="00942DF3">
          <w:delText xml:space="preserve"> </w:delText>
        </w:r>
        <w:r w:rsidR="009C4224" w:rsidRPr="00791A3B" w:rsidDel="00942DF3">
          <w:delText>between assemblage types.</w:delText>
        </w:r>
        <w:r w:rsidR="009C4224" w:rsidDel="00942DF3">
          <w:delText xml:space="preserve"> </w:delText>
        </w:r>
      </w:del>
      <w:r w:rsidR="00F66803">
        <w:t xml:space="preserve">While the indicator species </w:t>
      </w:r>
      <w:r w:rsidR="00E01451">
        <w:t xml:space="preserve">with the highest significance </w:t>
      </w:r>
      <w:r w:rsidR="00F66803">
        <w:t xml:space="preserve">across each assemblage remain </w:t>
      </w:r>
      <w:r w:rsidR="00E01451">
        <w:t>constant</w:t>
      </w:r>
      <w:r w:rsidR="00F66803">
        <w:t xml:space="preserve"> over time </w:t>
      </w:r>
      <w:r w:rsidR="000B68F2">
        <w:t>(</w:t>
      </w:r>
      <w:del w:id="214" w:author="Stefanie Lane" w:date="2022-05-30T14:41:00Z">
        <w:r w:rsidR="000B68F2" w:rsidRPr="00446B55" w:rsidDel="00446B55">
          <w:rPr>
            <w:i/>
            <w:rPrChange w:id="215" w:author="Stefanie Lane" w:date="2022-05-30T14:41:00Z">
              <w:rPr/>
            </w:rPrChange>
          </w:rPr>
          <w:delText>ie.</w:delText>
        </w:r>
      </w:del>
      <w:ins w:id="216" w:author="Stefanie Lane" w:date="2022-05-30T14:41:00Z">
        <w:r w:rsidR="00446B55" w:rsidRPr="00446B55">
          <w:rPr>
            <w:i/>
            <w:rPrChange w:id="217" w:author="Stefanie Lane" w:date="2022-05-30T14:41:00Z">
              <w:rPr/>
            </w:rPrChange>
          </w:rPr>
          <w:t>i.e.</w:t>
        </w:r>
        <w:r w:rsidR="00446B55">
          <w:t>,</w:t>
        </w:r>
      </w:ins>
      <w:r w:rsidR="000B68F2">
        <w:t xml:space="preserve"> </w:t>
      </w:r>
      <w:r w:rsidR="000B68F2" w:rsidRPr="00446B55">
        <w:rPr>
          <w:i/>
          <w:rPrChange w:id="218" w:author="Stefanie Lane" w:date="2022-05-30T14:41:00Z">
            <w:rPr/>
          </w:rPrChange>
        </w:rPr>
        <w:t>Carex lyngbyei</w:t>
      </w:r>
      <w:r w:rsidR="000B68F2">
        <w:t xml:space="preserve"> is consistently the highest indicator of the Sedge assemblage over time) an</w:t>
      </w:r>
      <w:r w:rsidR="00F66803">
        <w:t xml:space="preserve">d drive </w:t>
      </w:r>
      <w:r w:rsidR="00FB6AA0">
        <w:t>cluster groups</w:t>
      </w:r>
      <w:r w:rsidR="00B92DA1">
        <w:t xml:space="preserve">, </w:t>
      </w:r>
      <w:r w:rsidR="003C783A">
        <w:t xml:space="preserve">other </w:t>
      </w:r>
      <w:r w:rsidR="005C1666">
        <w:t>species that significantly drive indicators of assemblages change over tim</w:t>
      </w:r>
      <w:r w:rsidR="005C1666" w:rsidRPr="00F96909">
        <w:t>e (</w:t>
      </w:r>
      <w:ins w:id="219" w:author="Stefanie Lane" w:date="2022-05-30T14:37:00Z">
        <w:r w:rsidR="006F792D">
          <w:fldChar w:fldCharType="begin"/>
        </w:r>
        <w:r w:rsidR="006F792D">
          <w:instrText xml:space="preserve"> REF _Ref104813883 \h </w:instrText>
        </w:r>
      </w:ins>
      <w:r w:rsidR="006F792D">
        <w:fldChar w:fldCharType="separate"/>
      </w:r>
      <w:ins w:id="220" w:author="Stefanie Lane" w:date="2022-06-03T14:47:00Z">
        <w:r w:rsidR="00173A95">
          <w:t xml:space="preserve">Table </w:t>
        </w:r>
        <w:r w:rsidR="00173A95">
          <w:rPr>
            <w:noProof/>
          </w:rPr>
          <w:t>1</w:t>
        </w:r>
      </w:ins>
      <w:ins w:id="221" w:author="Stefanie Lane" w:date="2022-05-30T14:37:00Z">
        <w:r w:rsidR="006F792D">
          <w:fldChar w:fldCharType="end"/>
        </w:r>
      </w:ins>
      <w:r w:rsidR="00632C3F">
        <w:fldChar w:fldCharType="begin"/>
      </w:r>
      <w:r w:rsidR="00632C3F">
        <w:instrText xml:space="preserve"> REF _Ref102639740 \h </w:instrText>
      </w:r>
      <w:del w:id="222" w:author="Stefanie Lane" w:date="2022-05-30T14:29:00Z">
        <w:r w:rsidR="00632C3F">
          <w:fldChar w:fldCharType="separate"/>
        </w:r>
        <w:r w:rsidR="000F6BE9" w:rsidDel="00B71811">
          <w:delText xml:space="preserve">Table </w:delText>
        </w:r>
        <w:r w:rsidR="008D620A" w:rsidDel="00B71811">
          <w:delText>S</w:delText>
        </w:r>
        <w:r w:rsidR="000F6BE9" w:rsidDel="00B71811">
          <w:rPr>
            <w:noProof/>
          </w:rPr>
          <w:delText>4</w:delText>
        </w:r>
      </w:del>
      <w:r w:rsidR="00632C3F">
        <w:fldChar w:fldCharType="end"/>
      </w:r>
      <w:r w:rsidR="00E01451">
        <w:t xml:space="preserve"> and</w:t>
      </w:r>
      <w:del w:id="223" w:author="Stefanie Lane" w:date="2022-06-03T15:53:00Z">
        <w:r w:rsidR="00E01451" w:rsidDel="00791A3B">
          <w:delText xml:space="preserve"> </w:delText>
        </w:r>
      </w:del>
      <w:ins w:id="224" w:author="Stefanie Lane" w:date="2022-06-03T15:53:00Z">
        <w:r w:rsidR="00791A3B">
          <w:t xml:space="preserve"> </w:t>
        </w:r>
        <w:r w:rsidR="00E752D9">
          <w:fldChar w:fldCharType="begin"/>
        </w:r>
        <w:r w:rsidR="00E752D9">
          <w:instrText xml:space="preserve"> REF _Ref104818673 \h </w:instrText>
        </w:r>
      </w:ins>
      <w:r w:rsidR="00E752D9">
        <w:instrText xml:space="preserve"> \* MERGEFORMAT </w:instrText>
      </w:r>
      <w:r w:rsidR="00E752D9">
        <w:fldChar w:fldCharType="separate"/>
      </w:r>
      <w:ins w:id="225" w:author="Stefanie Lane" w:date="2022-06-03T15:54:00Z">
        <w:r w:rsidR="00E752D9">
          <w:t>S</w:t>
        </w:r>
      </w:ins>
      <w:ins w:id="226" w:author="Stefanie Lane" w:date="2022-06-03T15:53:00Z">
        <w:r w:rsidR="00E752D9" w:rsidRPr="00E752D9">
          <w:rPr>
            <w:rPrChange w:id="227" w:author="Stefanie Lane" w:date="2022-06-03T15:54:00Z">
              <w:rPr>
                <w:i/>
                <w:iCs/>
                <w:noProof/>
                <w:color w:val="44546A" w:themeColor="text2"/>
                <w:sz w:val="18"/>
                <w:szCs w:val="18"/>
              </w:rPr>
            </w:rPrChange>
          </w:rPr>
          <w:t>5</w:t>
        </w:r>
        <w:r w:rsidR="00E752D9">
          <w:fldChar w:fldCharType="end"/>
        </w:r>
      </w:ins>
      <w:del w:id="228" w:author="Stefanie Lane" w:date="2022-06-03T15:53:00Z">
        <w:r w:rsidR="00E01451" w:rsidDel="00791A3B">
          <w:delText>S5</w:delText>
        </w:r>
      </w:del>
      <w:r w:rsidR="005C1666" w:rsidRPr="00F96909">
        <w:t>)</w:t>
      </w:r>
      <w:r w:rsidR="005C1666">
        <w:t xml:space="preserve">. </w:t>
      </w:r>
      <w:r w:rsidR="000B68F2">
        <w:t xml:space="preserve">For </w:t>
      </w:r>
      <w:del w:id="229" w:author="Stefanie Lane" w:date="2022-05-30T14:55:00Z">
        <w:r w:rsidR="000B68F2" w:rsidDel="008E28D2">
          <w:delText>example</w:delText>
        </w:r>
      </w:del>
      <w:ins w:id="230" w:author="Stefanie Lane" w:date="2022-05-30T14:55:00Z">
        <w:r w:rsidR="008E28D2">
          <w:t>example,</w:t>
        </w:r>
      </w:ins>
      <w:del w:id="231" w:author="Stefanie Lane" w:date="2022-05-30T14:44:00Z">
        <w:r w:rsidR="000B68F2" w:rsidDel="00A25A9F">
          <w:delText>….</w:delText>
        </w:r>
      </w:del>
      <w:ins w:id="232" w:author="Stefanie Lane" w:date="2022-05-30T14:46:00Z">
        <w:r w:rsidR="00B3227D">
          <w:t xml:space="preserve"> in 1979</w:t>
        </w:r>
      </w:ins>
      <w:ins w:id="233" w:author="Stefanie Lane" w:date="2022-05-30T14:44:00Z">
        <w:r w:rsidR="00A25A9F">
          <w:t xml:space="preserve"> the </w:t>
        </w:r>
      </w:ins>
      <w:ins w:id="234" w:author="Stefanie Lane" w:date="2022-05-30T14:57:00Z">
        <w:r w:rsidR="00A1508C">
          <w:t>indicator spec</w:t>
        </w:r>
      </w:ins>
      <w:ins w:id="235" w:author="Stefanie Lane" w:date="2022-05-30T14:58:00Z">
        <w:r w:rsidR="00A1508C">
          <w:t xml:space="preserve">ies defining the </w:t>
        </w:r>
      </w:ins>
      <w:ins w:id="236" w:author="Stefanie Lane" w:date="2022-05-30T14:45:00Z">
        <w:r w:rsidR="00A25A9F">
          <w:t>Sedge</w:t>
        </w:r>
      </w:ins>
      <w:ins w:id="237" w:author="Stefanie Lane" w:date="2022-05-30T14:44:00Z">
        <w:r w:rsidR="00A25A9F">
          <w:t xml:space="preserve"> assemblage </w:t>
        </w:r>
      </w:ins>
      <w:ins w:id="238" w:author="Stefanie Lane" w:date="2022-05-30T14:45:00Z">
        <w:r w:rsidR="00B3227D">
          <w:t xml:space="preserve">cluster </w:t>
        </w:r>
      </w:ins>
      <w:ins w:id="239" w:author="Stefanie Lane" w:date="2022-05-30T14:58:00Z">
        <w:r w:rsidR="002D3D31">
          <w:t>were</w:t>
        </w:r>
      </w:ins>
      <w:ins w:id="240" w:author="Stefanie Lane" w:date="2022-05-30T14:45:00Z">
        <w:r w:rsidR="00B3227D">
          <w:t xml:space="preserve"> </w:t>
        </w:r>
        <w:r w:rsidR="00B3227D">
          <w:rPr>
            <w:i/>
          </w:rPr>
          <w:t xml:space="preserve">C. lyngbyei, S. latifolia, </w:t>
        </w:r>
        <w:r w:rsidR="00B3227D">
          <w:t xml:space="preserve">and </w:t>
        </w:r>
        <w:r w:rsidR="00B3227D">
          <w:rPr>
            <w:i/>
          </w:rPr>
          <w:t>S. tabernaemontani</w:t>
        </w:r>
      </w:ins>
      <w:ins w:id="241" w:author="Stefanie Lane" w:date="2022-05-30T14:46:00Z">
        <w:r w:rsidR="00B3227D">
          <w:t xml:space="preserve">, however in 1999 the same assemblage </w:t>
        </w:r>
      </w:ins>
      <w:ins w:id="242" w:author="Stefanie Lane" w:date="2022-05-30T14:58:00Z">
        <w:r w:rsidR="002D3D31">
          <w:t>included indicator species</w:t>
        </w:r>
      </w:ins>
      <w:ins w:id="243" w:author="Stefanie Lane" w:date="2022-05-30T14:46:00Z">
        <w:r w:rsidR="00B3227D">
          <w:t xml:space="preserve"> </w:t>
        </w:r>
        <w:r w:rsidR="00B3227D">
          <w:rPr>
            <w:i/>
          </w:rPr>
          <w:t xml:space="preserve">C. lyngbyei, A. stolonifera, </w:t>
        </w:r>
        <w:r w:rsidR="00B3227D">
          <w:t xml:space="preserve">and </w:t>
        </w:r>
        <w:r w:rsidR="00B3227D">
          <w:rPr>
            <w:i/>
          </w:rPr>
          <w:t>I. capensis</w:t>
        </w:r>
        <w:r w:rsidR="00B3227D">
          <w:t xml:space="preserve">. </w:t>
        </w:r>
      </w:ins>
      <w:ins w:id="244" w:author="Stefanie Lane" w:date="2022-05-30T14:47:00Z">
        <w:r w:rsidR="00A06E47">
          <w:t xml:space="preserve">Thus, although </w:t>
        </w:r>
        <w:r w:rsidR="00A06E47">
          <w:rPr>
            <w:i/>
          </w:rPr>
          <w:t>C. lyngbyei</w:t>
        </w:r>
        <w:r w:rsidR="00A06E47">
          <w:t xml:space="preserve"> remaine</w:t>
        </w:r>
      </w:ins>
      <w:ins w:id="245" w:author="Stefanie Lane" w:date="2022-05-30T14:48:00Z">
        <w:r w:rsidR="00A06E47">
          <w:t xml:space="preserve">d the common </w:t>
        </w:r>
      </w:ins>
      <w:ins w:id="246" w:author="Stefanie Lane" w:date="2022-05-30T14:58:00Z">
        <w:r w:rsidR="002D3D31">
          <w:t>indicator</w:t>
        </w:r>
      </w:ins>
      <w:ins w:id="247" w:author="Stefanie Lane" w:date="2022-05-30T14:48:00Z">
        <w:r w:rsidR="00A06E47">
          <w:t xml:space="preserve"> species </w:t>
        </w:r>
        <w:r w:rsidR="00444F7F">
          <w:t>of the assemblage</w:t>
        </w:r>
        <w:r w:rsidR="00A06E47">
          <w:t xml:space="preserve"> cluster group</w:t>
        </w:r>
        <w:r w:rsidR="00444F7F">
          <w:t xml:space="preserve">, the associated </w:t>
        </w:r>
      </w:ins>
      <w:ins w:id="248" w:author="Stefanie Lane" w:date="2022-05-30T14:58:00Z">
        <w:r w:rsidR="002D3D31">
          <w:t>indicator</w:t>
        </w:r>
      </w:ins>
      <w:ins w:id="249" w:author="Stefanie Lane" w:date="2022-05-30T14:48:00Z">
        <w:r w:rsidR="00444F7F">
          <w:t xml:space="preserve"> species had </w:t>
        </w:r>
      </w:ins>
      <w:ins w:id="250" w:author="Stefanie Lane" w:date="2022-05-30T14:49:00Z">
        <w:r w:rsidR="00444F7F">
          <w:t xml:space="preserve">changed. </w:t>
        </w:r>
      </w:ins>
      <w:ins w:id="251" w:author="Stefanie Lane" w:date="2022-05-30T15:00:00Z">
        <w:r w:rsidR="002B4227">
          <w:t>Additionally</w:t>
        </w:r>
      </w:ins>
      <w:ins w:id="252" w:author="Stefanie Lane" w:date="2022-05-30T15:01:00Z">
        <w:r w:rsidR="002B4227">
          <w:t>, f</w:t>
        </w:r>
      </w:ins>
      <w:ins w:id="253" w:author="Stefanie Lane" w:date="2022-05-30T14:49:00Z">
        <w:r w:rsidR="00D417C6">
          <w:t xml:space="preserve">ewer </w:t>
        </w:r>
      </w:ins>
      <w:ins w:id="254" w:author="Stefanie Lane" w:date="2022-05-30T14:59:00Z">
        <w:r w:rsidR="002D3D31">
          <w:t xml:space="preserve">indicator </w:t>
        </w:r>
      </w:ins>
      <w:ins w:id="255" w:author="Stefanie Lane" w:date="2022-05-30T14:49:00Z">
        <w:r w:rsidR="00D417C6">
          <w:t xml:space="preserve">species </w:t>
        </w:r>
      </w:ins>
      <w:ins w:id="256" w:author="Stefanie Lane" w:date="2022-05-30T14:59:00Z">
        <w:r w:rsidR="002D3D31">
          <w:t xml:space="preserve">were </w:t>
        </w:r>
        <w:r w:rsidR="006122A6">
          <w:t xml:space="preserve">found in the Sedge and Fescue </w:t>
        </w:r>
      </w:ins>
      <w:ins w:id="257" w:author="Stefanie Lane" w:date="2022-05-30T14:49:00Z">
        <w:r w:rsidR="00D417C6">
          <w:t>assemblage</w:t>
        </w:r>
      </w:ins>
      <w:ins w:id="258" w:author="Stefanie Lane" w:date="2022-05-30T14:59:00Z">
        <w:r w:rsidR="006122A6">
          <w:t>s</w:t>
        </w:r>
      </w:ins>
      <w:ins w:id="259" w:author="Stefanie Lane" w:date="2022-05-30T14:49:00Z">
        <w:r w:rsidR="00D417C6">
          <w:t xml:space="preserve"> in 2019 than in 1979. For example, the Sedge assemblage </w:t>
        </w:r>
      </w:ins>
      <w:ins w:id="260" w:author="Stefanie Lane" w:date="2022-05-30T14:50:00Z">
        <w:r w:rsidR="00D417C6">
          <w:t xml:space="preserve">was characterized by three species (including </w:t>
        </w:r>
        <w:r w:rsidR="00D417C6">
          <w:rPr>
            <w:i/>
          </w:rPr>
          <w:t>C. lyngbyei</w:t>
        </w:r>
        <w:r w:rsidR="00D417C6">
          <w:t>) in 1979</w:t>
        </w:r>
      </w:ins>
      <w:ins w:id="261" w:author="Stefanie Lane" w:date="2022-05-30T14:59:00Z">
        <w:r w:rsidR="006122A6">
          <w:t xml:space="preserve"> and 1999</w:t>
        </w:r>
      </w:ins>
      <w:ins w:id="262" w:author="Stefanie Lane" w:date="2022-05-30T14:50:00Z">
        <w:r w:rsidR="00D417C6">
          <w:t xml:space="preserve">, but only by </w:t>
        </w:r>
        <w:r w:rsidR="00D417C6">
          <w:rPr>
            <w:i/>
          </w:rPr>
          <w:t>C. lyngbyei</w:t>
        </w:r>
        <w:r w:rsidR="00D417C6">
          <w:t xml:space="preserve"> in 2019. The Fescue group was characterized by seven species in 1979, four species in 1999, and three species</w:t>
        </w:r>
      </w:ins>
      <w:ins w:id="263" w:author="Stefanie Lane" w:date="2022-05-30T14:51:00Z">
        <w:r w:rsidR="00D417C6">
          <w:t xml:space="preserve"> in </w:t>
        </w:r>
        <w:r w:rsidR="005A73BE">
          <w:t xml:space="preserve">2019. While </w:t>
        </w:r>
        <w:r w:rsidR="005A73BE">
          <w:rPr>
            <w:i/>
          </w:rPr>
          <w:t>Festuca arundinaceae</w:t>
        </w:r>
        <w:r w:rsidR="005A73BE">
          <w:t xml:space="preserve"> re</w:t>
        </w:r>
      </w:ins>
      <w:ins w:id="264" w:author="Stefanie Lane" w:date="2022-05-30T14:56:00Z">
        <w:r w:rsidR="00754CEC">
          <w:t xml:space="preserve">mained a common indicator species within the assemblage, all other indicator species changed </w:t>
        </w:r>
      </w:ins>
      <w:ins w:id="265" w:author="Stefanie Lane" w:date="2022-05-30T14:57:00Z">
        <w:r w:rsidR="005C7E26">
          <w:t xml:space="preserve">in each observation year. </w:t>
        </w:r>
      </w:ins>
    </w:p>
    <w:p w14:paraId="610C5A4E" w14:textId="4690E638" w:rsidR="0080524E" w:rsidRPr="00AB3637" w:rsidRDefault="001617DD">
      <w:pPr>
        <w:pStyle w:val="Caption"/>
        <w:ind w:firstLine="720"/>
        <w:rPr>
          <w:ins w:id="266" w:author="Stefanie Lane" w:date="2022-06-03T15:00:00Z"/>
          <w:i w:val="0"/>
          <w:iCs w:val="0"/>
          <w:color w:val="auto"/>
          <w:sz w:val="22"/>
          <w:szCs w:val="22"/>
        </w:rPr>
        <w:pPrChange w:id="267" w:author="Stefanie Lane" w:date="2022-06-03T16:04:00Z">
          <w:pPr>
            <w:pStyle w:val="Caption"/>
          </w:pPr>
        </w:pPrChange>
      </w:pPr>
      <w:bookmarkStart w:id="268" w:name="_Hlk106053520"/>
      <w:ins w:id="269" w:author="Stefanie Lane" w:date="2022-06-13T22:56:00Z">
        <w:r w:rsidRPr="001617DD">
          <w:rPr>
            <w:i w:val="0"/>
            <w:iCs w:val="0"/>
            <w:color w:val="auto"/>
            <w:sz w:val="22"/>
            <w:szCs w:val="22"/>
          </w:rPr>
          <w:t xml:space="preserve">Across the entire Ladner Marsh plant community, two to three species were lost each year following the 1979 survey </w:t>
        </w:r>
      </w:ins>
      <w:del w:id="270" w:author="Stefanie Lane" w:date="2022-06-13T22:56:00Z">
        <w:r w:rsidR="001E5A8C" w:rsidDel="001617DD">
          <w:rPr>
            <w:i w:val="0"/>
            <w:iCs w:val="0"/>
            <w:color w:val="auto"/>
            <w:sz w:val="22"/>
            <w:szCs w:val="22"/>
          </w:rPr>
          <w:delText xml:space="preserve">Across the entire </w:delText>
        </w:r>
        <w:r w:rsidR="00967299" w:rsidRPr="007D52A9" w:rsidDel="001617DD">
          <w:rPr>
            <w:i w:val="0"/>
            <w:iCs w:val="0"/>
            <w:color w:val="auto"/>
            <w:sz w:val="22"/>
            <w:szCs w:val="22"/>
          </w:rPr>
          <w:delText>Ladner Marsh plant community</w:delText>
        </w:r>
        <w:r w:rsidR="001E5A8C" w:rsidDel="001617DD">
          <w:rPr>
            <w:i w:val="0"/>
            <w:iCs w:val="0"/>
            <w:color w:val="auto"/>
            <w:sz w:val="22"/>
            <w:szCs w:val="22"/>
          </w:rPr>
          <w:delText xml:space="preserve">, </w:delText>
        </w:r>
        <w:r w:rsidR="00967299" w:rsidRPr="007D52A9" w:rsidDel="001617DD">
          <w:rPr>
            <w:i w:val="0"/>
            <w:iCs w:val="0"/>
            <w:color w:val="auto"/>
            <w:sz w:val="22"/>
            <w:szCs w:val="22"/>
          </w:rPr>
          <w:delText xml:space="preserve">two to three species </w:delText>
        </w:r>
        <w:r w:rsidR="001E5A8C" w:rsidDel="001617DD">
          <w:rPr>
            <w:i w:val="0"/>
            <w:iCs w:val="0"/>
            <w:color w:val="auto"/>
            <w:sz w:val="22"/>
            <w:szCs w:val="22"/>
          </w:rPr>
          <w:delText xml:space="preserve">were lost </w:delText>
        </w:r>
        <w:r w:rsidR="00967299" w:rsidRPr="007D52A9" w:rsidDel="001617DD">
          <w:rPr>
            <w:i w:val="0"/>
            <w:iCs w:val="0"/>
            <w:color w:val="auto"/>
            <w:sz w:val="22"/>
            <w:szCs w:val="22"/>
          </w:rPr>
          <w:delText xml:space="preserve">each year following the 1979 survey </w:delText>
        </w:r>
      </w:del>
      <w:r w:rsidR="00967299" w:rsidRPr="007D52A9">
        <w:rPr>
          <w:i w:val="0"/>
          <w:iCs w:val="0"/>
          <w:color w:val="auto"/>
          <w:sz w:val="22"/>
          <w:szCs w:val="22"/>
        </w:rPr>
        <w:t>(</w:t>
      </w:r>
      <w:ins w:id="271" w:author="Stefanie Lane" w:date="2022-05-30T14:36:00Z">
        <w:r w:rsidR="00717925">
          <w:rPr>
            <w:i w:val="0"/>
            <w:iCs w:val="0"/>
            <w:color w:val="auto"/>
            <w:sz w:val="22"/>
            <w:szCs w:val="22"/>
          </w:rPr>
          <w:fldChar w:fldCharType="begin"/>
        </w:r>
        <w:r w:rsidR="00717925">
          <w:rPr>
            <w:i w:val="0"/>
            <w:iCs w:val="0"/>
            <w:color w:val="auto"/>
            <w:sz w:val="22"/>
            <w:szCs w:val="22"/>
          </w:rPr>
          <w:instrText xml:space="preserve"> REF _Ref104813833 \h </w:instrText>
        </w:r>
      </w:ins>
      <w:r w:rsidR="00717925">
        <w:rPr>
          <w:i w:val="0"/>
          <w:iCs w:val="0"/>
          <w:color w:val="auto"/>
          <w:sz w:val="22"/>
          <w:szCs w:val="22"/>
        </w:rPr>
        <w:instrText xml:space="preserve"> \* MERGEFORMAT </w:instrText>
      </w:r>
      <w:r w:rsidR="00717925">
        <w:rPr>
          <w:i w:val="0"/>
          <w:iCs w:val="0"/>
          <w:color w:val="auto"/>
          <w:sz w:val="22"/>
          <w:szCs w:val="22"/>
        </w:rPr>
      </w:r>
      <w:r w:rsidR="00717925">
        <w:rPr>
          <w:i w:val="0"/>
          <w:iCs w:val="0"/>
          <w:color w:val="auto"/>
          <w:sz w:val="22"/>
          <w:szCs w:val="22"/>
        </w:rPr>
        <w:fldChar w:fldCharType="separate"/>
      </w:r>
      <w:ins w:id="272" w:author="Stefanie Lane" w:date="2022-06-03T14:47:00Z">
        <w:r w:rsidR="00173A95" w:rsidRPr="00173A95">
          <w:rPr>
            <w:i w:val="0"/>
            <w:iCs w:val="0"/>
            <w:color w:val="auto"/>
            <w:sz w:val="22"/>
            <w:szCs w:val="22"/>
            <w:rPrChange w:id="273" w:author="Stefanie Lane" w:date="2022-06-03T14:47:00Z">
              <w:rPr/>
            </w:rPrChange>
          </w:rPr>
          <w:t xml:space="preserve">Table </w:t>
        </w:r>
        <w:r w:rsidR="00173A95" w:rsidRPr="00173A95">
          <w:rPr>
            <w:i w:val="0"/>
            <w:iCs w:val="0"/>
            <w:color w:val="auto"/>
            <w:sz w:val="22"/>
            <w:szCs w:val="22"/>
            <w:rPrChange w:id="274" w:author="Stefanie Lane" w:date="2022-06-03T14:47:00Z">
              <w:rPr>
                <w:noProof/>
              </w:rPr>
            </w:rPrChange>
          </w:rPr>
          <w:t>2</w:t>
        </w:r>
      </w:ins>
      <w:ins w:id="275" w:author="Stefanie Lane" w:date="2022-05-30T14:36:00Z">
        <w:r w:rsidR="00717925">
          <w:rPr>
            <w:i w:val="0"/>
            <w:iCs w:val="0"/>
            <w:color w:val="auto"/>
            <w:sz w:val="22"/>
            <w:szCs w:val="22"/>
          </w:rPr>
          <w:fldChar w:fldCharType="end"/>
        </w:r>
      </w:ins>
      <w:del w:id="276" w:author="Stefanie Lane" w:date="2022-05-30T14:32:00Z">
        <w:r w:rsidR="00967299" w:rsidRPr="007D52A9" w:rsidDel="00564B1B">
          <w:rPr>
            <w:i w:val="0"/>
            <w:iCs w:val="0"/>
            <w:color w:val="auto"/>
            <w:sz w:val="22"/>
            <w:szCs w:val="22"/>
          </w:rPr>
          <w:fldChar w:fldCharType="begin"/>
        </w:r>
        <w:r w:rsidR="00967299" w:rsidRPr="007D52A9" w:rsidDel="00564B1B">
          <w:rPr>
            <w:i w:val="0"/>
            <w:iCs w:val="0"/>
            <w:color w:val="auto"/>
            <w:sz w:val="22"/>
            <w:szCs w:val="22"/>
          </w:rPr>
          <w:delInstrText xml:space="preserve"> REF _Ref103162268 \h </w:delInstrText>
        </w:r>
        <w:r w:rsidR="00BD23FD" w:rsidDel="00564B1B">
          <w:rPr>
            <w:i w:val="0"/>
            <w:iCs w:val="0"/>
            <w:color w:val="auto"/>
            <w:sz w:val="22"/>
            <w:szCs w:val="22"/>
          </w:rPr>
          <w:delInstrText xml:space="preserve"> \* MERGEFORMAT </w:delInstrText>
        </w:r>
        <w:r w:rsidR="00967299" w:rsidRPr="007D52A9" w:rsidDel="00564B1B">
          <w:rPr>
            <w:i w:val="0"/>
            <w:iCs w:val="0"/>
            <w:color w:val="auto"/>
            <w:sz w:val="22"/>
            <w:szCs w:val="22"/>
          </w:rPr>
        </w:r>
        <w:r w:rsidR="00967299" w:rsidRPr="007D52A9" w:rsidDel="00564B1B">
          <w:rPr>
            <w:i w:val="0"/>
            <w:iCs w:val="0"/>
            <w:color w:val="auto"/>
            <w:sz w:val="22"/>
            <w:szCs w:val="22"/>
          </w:rPr>
          <w:fldChar w:fldCharType="separate"/>
        </w:r>
      </w:del>
      <w:del w:id="277" w:author="Stefanie Lane" w:date="2022-05-30T14:29:00Z">
        <w:r w:rsidR="000F6BE9" w:rsidRPr="000F6BE9" w:rsidDel="00B71811">
          <w:rPr>
            <w:i w:val="0"/>
            <w:iCs w:val="0"/>
            <w:color w:val="auto"/>
            <w:sz w:val="22"/>
            <w:szCs w:val="22"/>
          </w:rPr>
          <w:delText>Table 1</w:delText>
        </w:r>
      </w:del>
      <w:del w:id="278" w:author="Stefanie Lane" w:date="2022-05-30T14:32:00Z">
        <w:r w:rsidR="00967299" w:rsidRPr="007D52A9" w:rsidDel="00564B1B">
          <w:rPr>
            <w:i w:val="0"/>
            <w:iCs w:val="0"/>
            <w:color w:val="auto"/>
            <w:sz w:val="22"/>
            <w:szCs w:val="22"/>
          </w:rPr>
          <w:fldChar w:fldCharType="end"/>
        </w:r>
      </w:del>
      <w:r w:rsidR="00967299" w:rsidRPr="007D52A9">
        <w:rPr>
          <w:i w:val="0"/>
          <w:iCs w:val="0"/>
          <w:color w:val="auto"/>
          <w:sz w:val="22"/>
          <w:szCs w:val="22"/>
        </w:rPr>
        <w:t xml:space="preserve">). </w:t>
      </w:r>
      <w:r w:rsidR="007E76F8">
        <w:rPr>
          <w:i w:val="0"/>
          <w:iCs w:val="0"/>
          <w:color w:val="auto"/>
          <w:sz w:val="22"/>
          <w:szCs w:val="22"/>
        </w:rPr>
        <w:t>Within</w:t>
      </w:r>
      <w:r w:rsidR="00967299" w:rsidRPr="007D52A9">
        <w:rPr>
          <w:i w:val="0"/>
          <w:iCs w:val="0"/>
          <w:color w:val="auto"/>
          <w:sz w:val="22"/>
          <w:szCs w:val="22"/>
        </w:rPr>
        <w:t xml:space="preserve"> every assemblage alpha-diversity (mean number of species</w:t>
      </w:r>
      <w:ins w:id="279" w:author="Stefanie Lane" w:date="2022-06-03T16:07:00Z">
        <w:r w:rsidR="00FD4B64">
          <w:rPr>
            <w:i w:val="0"/>
            <w:iCs w:val="0"/>
            <w:color w:val="auto"/>
            <w:sz w:val="22"/>
            <w:szCs w:val="22"/>
          </w:rPr>
          <w:t xml:space="preserve"> per plot</w:t>
        </w:r>
      </w:ins>
      <w:r w:rsidR="00967299" w:rsidRPr="007D52A9">
        <w:rPr>
          <w:i w:val="0"/>
          <w:iCs w:val="0"/>
          <w:color w:val="auto"/>
          <w:sz w:val="22"/>
          <w:szCs w:val="22"/>
        </w:rPr>
        <w:t>) decreased</w:t>
      </w:r>
      <w:r w:rsidR="001E5A8C">
        <w:rPr>
          <w:i w:val="0"/>
          <w:iCs w:val="0"/>
          <w:color w:val="auto"/>
          <w:sz w:val="22"/>
          <w:szCs w:val="22"/>
        </w:rPr>
        <w:t xml:space="preserve"> every observation year</w:t>
      </w:r>
      <w:r w:rsidR="00967299" w:rsidRPr="007D52A9">
        <w:rPr>
          <w:i w:val="0"/>
          <w:iCs w:val="0"/>
          <w:color w:val="auto"/>
          <w:sz w:val="22"/>
          <w:szCs w:val="22"/>
        </w:rPr>
        <w:t>,</w:t>
      </w:r>
      <w:ins w:id="280" w:author="Stefanie Lane" w:date="2022-06-03T14:38:00Z">
        <w:r w:rsidR="001A6EA1">
          <w:rPr>
            <w:i w:val="0"/>
            <w:iCs w:val="0"/>
            <w:color w:val="auto"/>
            <w:sz w:val="22"/>
            <w:szCs w:val="22"/>
          </w:rPr>
          <w:t xml:space="preserve"> while beta-diversity</w:t>
        </w:r>
      </w:ins>
      <w:ins w:id="281" w:author="Stefanie Lane" w:date="2022-06-03T16:07:00Z">
        <w:r w:rsidR="00FD4B64">
          <w:rPr>
            <w:i w:val="0"/>
            <w:iCs w:val="0"/>
            <w:color w:val="auto"/>
            <w:sz w:val="22"/>
            <w:szCs w:val="22"/>
          </w:rPr>
          <w:t xml:space="preserve"> (</w:t>
        </w:r>
        <w:r w:rsidR="006753B2">
          <w:rPr>
            <w:i w:val="0"/>
            <w:iCs w:val="0"/>
            <w:color w:val="auto"/>
            <w:sz w:val="22"/>
            <w:szCs w:val="22"/>
          </w:rPr>
          <w:t>variation in number of species between plots)</w:t>
        </w:r>
      </w:ins>
      <w:ins w:id="282" w:author="Stefanie Lane" w:date="2022-06-03T14:38:00Z">
        <w:r w:rsidR="001A6EA1">
          <w:rPr>
            <w:i w:val="0"/>
            <w:iCs w:val="0"/>
            <w:color w:val="auto"/>
            <w:sz w:val="22"/>
            <w:szCs w:val="22"/>
          </w:rPr>
          <w:t xml:space="preserve"> increased each year for all assemblages</w:t>
        </w:r>
      </w:ins>
      <w:ins w:id="283" w:author="Stefanie Lane" w:date="2022-06-03T16:03:00Z">
        <w:r w:rsidR="008B2154">
          <w:rPr>
            <w:i w:val="0"/>
            <w:iCs w:val="0"/>
            <w:color w:val="auto"/>
            <w:sz w:val="22"/>
            <w:szCs w:val="22"/>
          </w:rPr>
          <w:t xml:space="preserve"> (</w:t>
        </w:r>
        <w:r w:rsidR="008B2154">
          <w:rPr>
            <w:i w:val="0"/>
            <w:iCs w:val="0"/>
            <w:color w:val="auto"/>
            <w:sz w:val="22"/>
            <w:szCs w:val="22"/>
          </w:rPr>
          <w:fldChar w:fldCharType="begin"/>
        </w:r>
        <w:r w:rsidR="008B2154">
          <w:rPr>
            <w:i w:val="0"/>
            <w:iCs w:val="0"/>
            <w:color w:val="auto"/>
            <w:sz w:val="22"/>
            <w:szCs w:val="22"/>
          </w:rPr>
          <w:instrText xml:space="preserve"> REF _Ref104813833 \h </w:instrText>
        </w:r>
      </w:ins>
      <w:r w:rsidR="008B2154">
        <w:rPr>
          <w:i w:val="0"/>
          <w:iCs w:val="0"/>
          <w:color w:val="auto"/>
          <w:sz w:val="22"/>
          <w:szCs w:val="22"/>
        </w:rPr>
        <w:instrText xml:space="preserve"> \* MERGEFORMAT </w:instrText>
      </w:r>
      <w:r w:rsidR="008B2154">
        <w:rPr>
          <w:i w:val="0"/>
          <w:iCs w:val="0"/>
          <w:color w:val="auto"/>
          <w:sz w:val="22"/>
          <w:szCs w:val="22"/>
        </w:rPr>
      </w:r>
      <w:r w:rsidR="008B2154">
        <w:rPr>
          <w:i w:val="0"/>
          <w:iCs w:val="0"/>
          <w:color w:val="auto"/>
          <w:sz w:val="22"/>
          <w:szCs w:val="22"/>
        </w:rPr>
        <w:fldChar w:fldCharType="separate"/>
      </w:r>
      <w:ins w:id="284" w:author="Stefanie Lane" w:date="2022-06-03T16:03:00Z">
        <w:r w:rsidR="008B2154" w:rsidRPr="008B2154">
          <w:rPr>
            <w:i w:val="0"/>
            <w:iCs w:val="0"/>
            <w:color w:val="auto"/>
            <w:sz w:val="22"/>
            <w:szCs w:val="22"/>
            <w:rPrChange w:id="285" w:author="Stefanie Lane" w:date="2022-06-03T16:03:00Z">
              <w:rPr/>
            </w:rPrChange>
          </w:rPr>
          <w:t xml:space="preserve">Table </w:t>
        </w:r>
        <w:r w:rsidR="008B2154" w:rsidRPr="008B2154">
          <w:rPr>
            <w:i w:val="0"/>
            <w:iCs w:val="0"/>
            <w:color w:val="auto"/>
            <w:sz w:val="22"/>
            <w:szCs w:val="22"/>
            <w:rPrChange w:id="286" w:author="Stefanie Lane" w:date="2022-06-03T16:03:00Z">
              <w:rPr>
                <w:noProof/>
              </w:rPr>
            </w:rPrChange>
          </w:rPr>
          <w:t>2</w:t>
        </w:r>
        <w:r w:rsidR="008B2154">
          <w:rPr>
            <w:i w:val="0"/>
            <w:iCs w:val="0"/>
            <w:color w:val="auto"/>
            <w:sz w:val="22"/>
            <w:szCs w:val="22"/>
          </w:rPr>
          <w:fldChar w:fldCharType="end"/>
        </w:r>
        <w:r w:rsidR="008B2154">
          <w:rPr>
            <w:i w:val="0"/>
            <w:iCs w:val="0"/>
            <w:color w:val="auto"/>
            <w:sz w:val="22"/>
            <w:szCs w:val="22"/>
          </w:rPr>
          <w:t>)</w:t>
        </w:r>
      </w:ins>
      <w:ins w:id="287" w:author="Stefanie Lane" w:date="2022-06-03T14:38:00Z">
        <w:r w:rsidR="001A6EA1">
          <w:rPr>
            <w:i w:val="0"/>
            <w:iCs w:val="0"/>
            <w:color w:val="auto"/>
            <w:sz w:val="22"/>
            <w:szCs w:val="22"/>
          </w:rPr>
          <w:t xml:space="preserve">. </w:t>
        </w:r>
      </w:ins>
      <w:ins w:id="288" w:author="Stefanie Lane" w:date="2022-06-03T16:00:00Z">
        <w:r w:rsidR="006B7D31" w:rsidRPr="00AB3637">
          <w:rPr>
            <w:i w:val="0"/>
            <w:iCs w:val="0"/>
            <w:color w:val="auto"/>
            <w:sz w:val="22"/>
            <w:szCs w:val="22"/>
          </w:rPr>
          <w:t>For example,</w:t>
        </w:r>
      </w:ins>
      <w:ins w:id="289" w:author="Stefanie Lane" w:date="2022-06-03T16:02:00Z">
        <w:r w:rsidR="00AB3637" w:rsidRPr="00AB3637">
          <w:rPr>
            <w:i w:val="0"/>
            <w:iCs w:val="0"/>
            <w:color w:val="auto"/>
            <w:sz w:val="22"/>
            <w:szCs w:val="22"/>
          </w:rPr>
          <w:t xml:space="preserve"> </w:t>
        </w:r>
        <w:r w:rsidR="00AB3637" w:rsidRPr="0061133C">
          <w:rPr>
            <w:i w:val="0"/>
            <w:iCs w:val="0"/>
            <w:color w:val="auto"/>
            <w:sz w:val="22"/>
            <w:szCs w:val="22"/>
            <w:rPrChange w:id="290" w:author="Stefanie Lane" w:date="2022-06-03T16:04:00Z">
              <w:rPr/>
            </w:rPrChange>
          </w:rPr>
          <w:t xml:space="preserve">the sedge community suffered the least loss of species and alpha-diversity across sampling years, although beta-diversity increased as in other assemblages, indicating increasing variability in which species may be encountered within a given assemblage. </w:t>
        </w:r>
      </w:ins>
      <w:del w:id="291" w:author="Stefanie Lane" w:date="2022-06-03T14:38:00Z">
        <w:r w:rsidR="00967299" w:rsidRPr="00AB3637" w:rsidDel="001A6EA1">
          <w:rPr>
            <w:i w:val="0"/>
            <w:iCs w:val="0"/>
            <w:color w:val="auto"/>
            <w:sz w:val="22"/>
            <w:szCs w:val="22"/>
          </w:rPr>
          <w:delText xml:space="preserve"> with the greatest loss of alpha-diversity in the</w:delText>
        </w:r>
      </w:del>
      <w:ins w:id="292" w:author="Stefanie Lane" w:date="2022-06-03T16:02:00Z">
        <w:r w:rsidR="00AB3637" w:rsidRPr="00AB3637">
          <w:rPr>
            <w:i w:val="0"/>
            <w:iCs w:val="0"/>
            <w:color w:val="auto"/>
            <w:sz w:val="22"/>
            <w:szCs w:val="22"/>
          </w:rPr>
          <w:t>T</w:t>
        </w:r>
      </w:ins>
      <w:ins w:id="293" w:author="Stefanie Lane" w:date="2022-06-03T14:38:00Z">
        <w:r w:rsidR="001A6EA1" w:rsidRPr="00AB3637">
          <w:rPr>
            <w:i w:val="0"/>
            <w:iCs w:val="0"/>
            <w:color w:val="auto"/>
            <w:sz w:val="22"/>
            <w:szCs w:val="22"/>
          </w:rPr>
          <w:t>he</w:t>
        </w:r>
      </w:ins>
      <w:r w:rsidR="00967299" w:rsidRPr="00AB3637">
        <w:rPr>
          <w:i w:val="0"/>
          <w:iCs w:val="0"/>
          <w:color w:val="auto"/>
          <w:sz w:val="22"/>
          <w:szCs w:val="22"/>
        </w:rPr>
        <w:t xml:space="preserve"> Fescue assemblage</w:t>
      </w:r>
      <w:del w:id="294" w:author="Stefanie Lane" w:date="2022-06-03T14:38:00Z">
        <w:r w:rsidR="00967299" w:rsidRPr="00AB3637" w:rsidDel="001A6EA1">
          <w:rPr>
            <w:i w:val="0"/>
            <w:iCs w:val="0"/>
            <w:color w:val="auto"/>
            <w:sz w:val="22"/>
            <w:szCs w:val="22"/>
          </w:rPr>
          <w:delText>.</w:delText>
        </w:r>
      </w:del>
      <w:ins w:id="295" w:author="Stefanie Lane" w:date="2022-06-03T14:38:00Z">
        <w:r w:rsidR="002A28FF" w:rsidRPr="00AB3637">
          <w:rPr>
            <w:i w:val="0"/>
            <w:iCs w:val="0"/>
            <w:color w:val="auto"/>
            <w:sz w:val="22"/>
            <w:szCs w:val="22"/>
          </w:rPr>
          <w:t xml:space="preserve"> had the greatest loss</w:t>
        </w:r>
      </w:ins>
      <w:ins w:id="296" w:author="Stefanie Lane" w:date="2022-06-03T14:39:00Z">
        <w:r w:rsidR="002A28FF" w:rsidRPr="00AB3637">
          <w:rPr>
            <w:i w:val="0"/>
            <w:iCs w:val="0"/>
            <w:color w:val="auto"/>
            <w:sz w:val="22"/>
            <w:szCs w:val="22"/>
          </w:rPr>
          <w:t xml:space="preserve"> </w:t>
        </w:r>
      </w:ins>
      <w:ins w:id="297" w:author="Stefanie Lane" w:date="2022-06-03T14:40:00Z">
        <w:r w:rsidR="00646478" w:rsidRPr="00AB3637">
          <w:rPr>
            <w:i w:val="0"/>
            <w:iCs w:val="0"/>
            <w:color w:val="auto"/>
            <w:sz w:val="22"/>
            <w:szCs w:val="22"/>
          </w:rPr>
          <w:t>of</w:t>
        </w:r>
      </w:ins>
      <w:ins w:id="298" w:author="Stefanie Lane" w:date="2022-06-03T14:39:00Z">
        <w:r w:rsidR="002A28FF" w:rsidRPr="00AB3637">
          <w:rPr>
            <w:i w:val="0"/>
            <w:iCs w:val="0"/>
            <w:color w:val="auto"/>
            <w:sz w:val="22"/>
            <w:szCs w:val="22"/>
          </w:rPr>
          <w:t xml:space="preserve"> alpha-diversity</w:t>
        </w:r>
      </w:ins>
      <w:ins w:id="299" w:author="Stefanie Lane" w:date="2022-06-03T14:40:00Z">
        <w:r w:rsidR="00646478" w:rsidRPr="00AB3637">
          <w:rPr>
            <w:i w:val="0"/>
            <w:iCs w:val="0"/>
            <w:color w:val="auto"/>
            <w:sz w:val="22"/>
            <w:szCs w:val="22"/>
          </w:rPr>
          <w:t xml:space="preserve"> (&gt; 50%) between 1979 and 2019. Nearly 50% fewer plots clustered as Fescue in 2019 than in 1979, however</w:t>
        </w:r>
      </w:ins>
      <w:ins w:id="300" w:author="Stefanie Lane" w:date="2022-06-03T14:41:00Z">
        <w:r w:rsidR="006260D4" w:rsidRPr="00AB3637">
          <w:rPr>
            <w:i w:val="0"/>
            <w:iCs w:val="0"/>
            <w:color w:val="auto"/>
            <w:sz w:val="22"/>
            <w:szCs w:val="22"/>
          </w:rPr>
          <w:t xml:space="preserve"> bootstrapping 1</w:t>
        </w:r>
      </w:ins>
      <w:ins w:id="301" w:author="Stefanie Lane" w:date="2022-06-13T22:45:00Z">
        <w:r w:rsidR="009C4383">
          <w:rPr>
            <w:i w:val="0"/>
            <w:iCs w:val="0"/>
            <w:color w:val="auto"/>
            <w:sz w:val="22"/>
            <w:szCs w:val="22"/>
          </w:rPr>
          <w:t>8</w:t>
        </w:r>
      </w:ins>
      <w:ins w:id="302" w:author="Stefanie Lane" w:date="2022-06-03T14:41:00Z">
        <w:r w:rsidR="006260D4" w:rsidRPr="00AB3637">
          <w:rPr>
            <w:i w:val="0"/>
            <w:iCs w:val="0"/>
            <w:color w:val="auto"/>
            <w:sz w:val="22"/>
            <w:szCs w:val="22"/>
          </w:rPr>
          <w:t xml:space="preserve"> random plots</w:t>
        </w:r>
      </w:ins>
      <w:ins w:id="303" w:author="Stefanie Lane" w:date="2022-06-03T14:58:00Z">
        <w:r w:rsidR="002B1438" w:rsidRPr="00AB3637">
          <w:rPr>
            <w:i w:val="0"/>
            <w:iCs w:val="0"/>
            <w:color w:val="auto"/>
            <w:sz w:val="22"/>
            <w:szCs w:val="22"/>
          </w:rPr>
          <w:t xml:space="preserve"> from every sampling year</w:t>
        </w:r>
      </w:ins>
      <w:ins w:id="304" w:author="Stefanie Lane" w:date="2022-06-03T14:41:00Z">
        <w:r w:rsidR="006260D4" w:rsidRPr="00AB3637">
          <w:rPr>
            <w:i w:val="0"/>
            <w:iCs w:val="0"/>
            <w:color w:val="auto"/>
            <w:sz w:val="22"/>
            <w:szCs w:val="22"/>
          </w:rPr>
          <w:t xml:space="preserve"> showe</w:t>
        </w:r>
      </w:ins>
      <w:ins w:id="305" w:author="Stefanie Lane" w:date="2022-06-03T14:42:00Z">
        <w:r w:rsidR="006260D4" w:rsidRPr="00AB3637">
          <w:rPr>
            <w:i w:val="0"/>
            <w:iCs w:val="0"/>
            <w:color w:val="auto"/>
            <w:sz w:val="22"/>
            <w:szCs w:val="22"/>
          </w:rPr>
          <w:t>d the same trend, indicating that loss of species is not related to loss of plots (</w:t>
        </w:r>
      </w:ins>
      <w:ins w:id="306" w:author="Stefanie Lane" w:date="2022-06-03T14:53:00Z">
        <w:r w:rsidR="007F2945" w:rsidRPr="001617DD">
          <w:rPr>
            <w:i w:val="0"/>
            <w:iCs w:val="0"/>
            <w:color w:val="auto"/>
            <w:sz w:val="22"/>
            <w:szCs w:val="22"/>
          </w:rPr>
          <w:fldChar w:fldCharType="begin"/>
        </w:r>
        <w:r w:rsidR="007F2945" w:rsidRPr="00AB3637">
          <w:rPr>
            <w:i w:val="0"/>
            <w:iCs w:val="0"/>
            <w:color w:val="auto"/>
            <w:sz w:val="22"/>
            <w:szCs w:val="22"/>
          </w:rPr>
          <w:instrText xml:space="preserve"> REF _Ref105160032 \h </w:instrText>
        </w:r>
      </w:ins>
      <w:r w:rsidR="007F2945" w:rsidRPr="00AB3637">
        <w:rPr>
          <w:i w:val="0"/>
          <w:iCs w:val="0"/>
          <w:color w:val="auto"/>
          <w:sz w:val="22"/>
          <w:szCs w:val="22"/>
        </w:rPr>
        <w:instrText xml:space="preserve"> \* MERGEFORMAT </w:instrText>
      </w:r>
      <w:r w:rsidR="007F2945" w:rsidRPr="001617DD">
        <w:rPr>
          <w:i w:val="0"/>
          <w:iCs w:val="0"/>
          <w:color w:val="auto"/>
          <w:sz w:val="22"/>
          <w:szCs w:val="22"/>
        </w:rPr>
      </w:r>
      <w:r w:rsidR="007F2945" w:rsidRPr="00402FFE">
        <w:rPr>
          <w:i w:val="0"/>
          <w:iCs w:val="0"/>
          <w:color w:val="auto"/>
          <w:sz w:val="22"/>
          <w:szCs w:val="22"/>
        </w:rPr>
        <w:fldChar w:fldCharType="separate"/>
      </w:r>
      <w:ins w:id="307" w:author="Stefanie Lane" w:date="2022-06-03T14:53:00Z">
        <w:r w:rsidR="007F2945" w:rsidRPr="007F2945">
          <w:rPr>
            <w:i w:val="0"/>
            <w:iCs w:val="0"/>
            <w:color w:val="auto"/>
            <w:sz w:val="22"/>
            <w:szCs w:val="22"/>
            <w:rPrChange w:id="308" w:author="Stefanie Lane" w:date="2022-06-03T14:53:00Z">
              <w:rPr/>
            </w:rPrChange>
          </w:rPr>
          <w:t xml:space="preserve">Table </w:t>
        </w:r>
        <w:r w:rsidR="00847A51" w:rsidRPr="00AB3637">
          <w:rPr>
            <w:i w:val="0"/>
            <w:iCs w:val="0"/>
            <w:color w:val="auto"/>
            <w:sz w:val="22"/>
            <w:szCs w:val="22"/>
          </w:rPr>
          <w:t>S</w:t>
        </w:r>
        <w:r w:rsidR="007F2945" w:rsidRPr="007F2945">
          <w:rPr>
            <w:i w:val="0"/>
            <w:iCs w:val="0"/>
            <w:color w:val="auto"/>
            <w:sz w:val="22"/>
            <w:szCs w:val="22"/>
            <w:rPrChange w:id="309" w:author="Stefanie Lane" w:date="2022-06-03T14:53:00Z">
              <w:rPr>
                <w:noProof/>
              </w:rPr>
            </w:rPrChange>
          </w:rPr>
          <w:t>6</w:t>
        </w:r>
        <w:r w:rsidR="007F2945" w:rsidRPr="001617DD">
          <w:rPr>
            <w:i w:val="0"/>
            <w:iCs w:val="0"/>
            <w:color w:val="auto"/>
            <w:sz w:val="22"/>
            <w:szCs w:val="22"/>
          </w:rPr>
          <w:fldChar w:fldCharType="end"/>
        </w:r>
      </w:ins>
      <w:ins w:id="310" w:author="Stefanie Lane" w:date="2022-06-03T14:42:00Z">
        <w:r w:rsidR="000A57D0" w:rsidRPr="00AB3637">
          <w:rPr>
            <w:i w:val="0"/>
            <w:iCs w:val="0"/>
            <w:color w:val="auto"/>
            <w:sz w:val="22"/>
            <w:szCs w:val="22"/>
          </w:rPr>
          <w:t xml:space="preserve">). </w:t>
        </w:r>
      </w:ins>
      <w:del w:id="311" w:author="Stefanie Lane" w:date="2022-06-03T14:40:00Z">
        <w:r w:rsidR="00967299" w:rsidRPr="00AB3637" w:rsidDel="00646478">
          <w:rPr>
            <w:i w:val="0"/>
            <w:iCs w:val="0"/>
            <w:color w:val="auto"/>
            <w:sz w:val="22"/>
            <w:szCs w:val="22"/>
          </w:rPr>
          <w:delText xml:space="preserve"> This may be in part due to the occurrence of 50% fewer plots clustered as Fescue in 2019 than in 1979, however the</w:delText>
        </w:r>
      </w:del>
      <w:ins w:id="312" w:author="Stefanie Lane" w:date="2022-06-03T14:40:00Z">
        <w:r w:rsidR="00646478" w:rsidRPr="00AB3637">
          <w:rPr>
            <w:i w:val="0"/>
            <w:iCs w:val="0"/>
            <w:color w:val="auto"/>
            <w:sz w:val="22"/>
            <w:szCs w:val="22"/>
          </w:rPr>
          <w:t>The</w:t>
        </w:r>
      </w:ins>
      <w:r w:rsidR="00967299" w:rsidRPr="00AB3637">
        <w:rPr>
          <w:i w:val="0"/>
          <w:iCs w:val="0"/>
          <w:color w:val="auto"/>
          <w:sz w:val="22"/>
          <w:szCs w:val="22"/>
        </w:rPr>
        <w:t xml:space="preserve"> Bogbean assemblage had ~20% decrease in alpha-diversity</w:t>
      </w:r>
      <w:ins w:id="313" w:author="Stefanie Lane" w:date="2022-06-03T14:54:00Z">
        <w:r w:rsidR="001326DF" w:rsidRPr="00AB3637">
          <w:rPr>
            <w:i w:val="0"/>
            <w:iCs w:val="0"/>
            <w:color w:val="auto"/>
            <w:sz w:val="22"/>
            <w:szCs w:val="22"/>
          </w:rPr>
          <w:t xml:space="preserve"> since 1979</w:t>
        </w:r>
      </w:ins>
      <w:r w:rsidR="00967299" w:rsidRPr="00AB3637">
        <w:rPr>
          <w:i w:val="0"/>
          <w:iCs w:val="0"/>
          <w:color w:val="auto"/>
          <w:sz w:val="22"/>
          <w:szCs w:val="22"/>
        </w:rPr>
        <w:t xml:space="preserve"> despite an increase </w:t>
      </w:r>
      <w:r w:rsidR="00967299" w:rsidRPr="002A39AE">
        <w:rPr>
          <w:i w:val="0"/>
          <w:iCs w:val="0"/>
          <w:color w:val="auto"/>
          <w:sz w:val="22"/>
          <w:szCs w:val="22"/>
        </w:rPr>
        <w:t>of ~47% more plots by 2019.</w:t>
      </w:r>
      <w:ins w:id="314" w:author="Stefanie Lane" w:date="2022-06-03T14:55:00Z">
        <w:r w:rsidR="001326DF" w:rsidRPr="002A39AE">
          <w:rPr>
            <w:i w:val="0"/>
            <w:iCs w:val="0"/>
            <w:color w:val="auto"/>
            <w:sz w:val="22"/>
            <w:szCs w:val="22"/>
          </w:rPr>
          <w:t xml:space="preserve"> When subjected to bootstrapping</w:t>
        </w:r>
      </w:ins>
      <w:ins w:id="315" w:author="Stefanie Lane" w:date="2022-06-13T12:12:00Z">
        <w:r w:rsidR="003A048B" w:rsidRPr="002A39AE">
          <w:rPr>
            <w:i w:val="0"/>
            <w:iCs w:val="0"/>
            <w:color w:val="auto"/>
            <w:sz w:val="22"/>
            <w:szCs w:val="22"/>
            <w:rPrChange w:id="316" w:author="Stefanie Lane" w:date="2022-06-21T11:05:00Z">
              <w:rPr>
                <w:i w:val="0"/>
                <w:iCs w:val="0"/>
                <w:color w:val="auto"/>
                <w:sz w:val="22"/>
                <w:szCs w:val="22"/>
                <w:highlight w:val="yellow"/>
              </w:rPr>
            </w:rPrChange>
          </w:rPr>
          <w:t xml:space="preserve"> of 1</w:t>
        </w:r>
      </w:ins>
      <w:ins w:id="317" w:author="Stefanie Lane" w:date="2022-06-13T22:45:00Z">
        <w:r w:rsidR="00376059" w:rsidRPr="002A39AE">
          <w:rPr>
            <w:i w:val="0"/>
            <w:iCs w:val="0"/>
            <w:color w:val="auto"/>
            <w:sz w:val="22"/>
            <w:szCs w:val="22"/>
            <w:rPrChange w:id="318" w:author="Stefanie Lane" w:date="2022-06-21T11:05:00Z">
              <w:rPr>
                <w:i w:val="0"/>
                <w:iCs w:val="0"/>
                <w:color w:val="auto"/>
                <w:sz w:val="22"/>
                <w:szCs w:val="22"/>
                <w:highlight w:val="yellow"/>
              </w:rPr>
            </w:rPrChange>
          </w:rPr>
          <w:t>8</w:t>
        </w:r>
      </w:ins>
      <w:ins w:id="319" w:author="Stefanie Lane" w:date="2022-06-13T12:12:00Z">
        <w:r w:rsidR="003A048B" w:rsidRPr="002A39AE">
          <w:rPr>
            <w:i w:val="0"/>
            <w:iCs w:val="0"/>
            <w:color w:val="auto"/>
            <w:sz w:val="22"/>
            <w:szCs w:val="22"/>
            <w:rPrChange w:id="320" w:author="Stefanie Lane" w:date="2022-06-21T11:05:00Z">
              <w:rPr>
                <w:i w:val="0"/>
                <w:iCs w:val="0"/>
                <w:color w:val="auto"/>
                <w:sz w:val="22"/>
                <w:szCs w:val="22"/>
                <w:highlight w:val="yellow"/>
              </w:rPr>
            </w:rPrChange>
          </w:rPr>
          <w:t xml:space="preserve"> plots</w:t>
        </w:r>
      </w:ins>
      <w:ins w:id="321" w:author="Stefanie Lane" w:date="2022-06-13T12:13:00Z">
        <w:r w:rsidR="003A048B" w:rsidRPr="002A39AE">
          <w:rPr>
            <w:i w:val="0"/>
            <w:iCs w:val="0"/>
            <w:color w:val="auto"/>
            <w:sz w:val="22"/>
            <w:szCs w:val="22"/>
            <w:rPrChange w:id="322" w:author="Stefanie Lane" w:date="2022-06-21T11:05:00Z">
              <w:rPr>
                <w:i w:val="0"/>
                <w:iCs w:val="0"/>
                <w:color w:val="auto"/>
                <w:sz w:val="22"/>
                <w:szCs w:val="22"/>
                <w:highlight w:val="yellow"/>
              </w:rPr>
            </w:rPrChange>
          </w:rPr>
          <w:t xml:space="preserve"> per assemblage each year</w:t>
        </w:r>
      </w:ins>
      <w:ins w:id="323" w:author="Stefanie Lane" w:date="2022-06-03T14:55:00Z">
        <w:r w:rsidR="001326DF" w:rsidRPr="002A39AE">
          <w:rPr>
            <w:i w:val="0"/>
            <w:iCs w:val="0"/>
            <w:color w:val="auto"/>
            <w:sz w:val="22"/>
            <w:szCs w:val="22"/>
          </w:rPr>
          <w:t xml:space="preserve">, the assemblage still </w:t>
        </w:r>
        <w:r w:rsidR="007876E4" w:rsidRPr="002A39AE">
          <w:rPr>
            <w:i w:val="0"/>
            <w:iCs w:val="0"/>
            <w:color w:val="auto"/>
            <w:sz w:val="22"/>
            <w:szCs w:val="22"/>
          </w:rPr>
          <w:t>lost ~10% alpha-diversity</w:t>
        </w:r>
      </w:ins>
      <w:ins w:id="324" w:author="Stefanie Lane" w:date="2022-06-03T14:56:00Z">
        <w:r w:rsidR="007876E4" w:rsidRPr="002A39AE">
          <w:rPr>
            <w:i w:val="0"/>
            <w:iCs w:val="0"/>
            <w:color w:val="auto"/>
            <w:sz w:val="22"/>
            <w:szCs w:val="22"/>
          </w:rPr>
          <w:t>, although beta-diversity stayed approximately the same</w:t>
        </w:r>
        <w:r w:rsidR="008D7C52" w:rsidRPr="002A39AE">
          <w:rPr>
            <w:i w:val="0"/>
            <w:iCs w:val="0"/>
            <w:color w:val="auto"/>
            <w:sz w:val="22"/>
            <w:szCs w:val="22"/>
          </w:rPr>
          <w:t xml:space="preserve"> (</w:t>
        </w:r>
        <w:r w:rsidR="008D7C52" w:rsidRPr="00933EF5">
          <w:rPr>
            <w:i w:val="0"/>
            <w:iCs w:val="0"/>
            <w:color w:val="auto"/>
            <w:sz w:val="22"/>
            <w:szCs w:val="22"/>
          </w:rPr>
          <w:fldChar w:fldCharType="begin"/>
        </w:r>
        <w:r w:rsidR="008D7C52" w:rsidRPr="002A39AE">
          <w:rPr>
            <w:i w:val="0"/>
            <w:iCs w:val="0"/>
            <w:color w:val="auto"/>
            <w:sz w:val="22"/>
            <w:szCs w:val="22"/>
          </w:rPr>
          <w:instrText xml:space="preserve"> REF _Ref105160032 \h  \* MERGEFORMAT </w:instrText>
        </w:r>
      </w:ins>
      <w:r w:rsidR="008D7C52" w:rsidRPr="00933EF5">
        <w:rPr>
          <w:i w:val="0"/>
          <w:iCs w:val="0"/>
          <w:color w:val="auto"/>
          <w:sz w:val="22"/>
          <w:szCs w:val="22"/>
        </w:rPr>
      </w:r>
      <w:ins w:id="325" w:author="Stefanie Lane" w:date="2022-06-03T14:56:00Z">
        <w:r w:rsidR="008D7C52" w:rsidRPr="00402FFE">
          <w:rPr>
            <w:i w:val="0"/>
            <w:iCs w:val="0"/>
            <w:color w:val="auto"/>
            <w:sz w:val="22"/>
            <w:szCs w:val="22"/>
          </w:rPr>
          <w:fldChar w:fldCharType="separate"/>
        </w:r>
        <w:r w:rsidR="008D7C52" w:rsidRPr="002A39AE">
          <w:rPr>
            <w:i w:val="0"/>
            <w:iCs w:val="0"/>
            <w:color w:val="auto"/>
            <w:sz w:val="22"/>
            <w:szCs w:val="22"/>
          </w:rPr>
          <w:t>Table S6</w:t>
        </w:r>
        <w:r w:rsidR="008D7C52" w:rsidRPr="00933EF5">
          <w:rPr>
            <w:i w:val="0"/>
            <w:iCs w:val="0"/>
            <w:color w:val="auto"/>
            <w:sz w:val="22"/>
            <w:szCs w:val="22"/>
          </w:rPr>
          <w:fldChar w:fldCharType="end"/>
        </w:r>
        <w:r w:rsidR="008D7C52" w:rsidRPr="002A39AE">
          <w:rPr>
            <w:i w:val="0"/>
            <w:iCs w:val="0"/>
            <w:color w:val="auto"/>
            <w:sz w:val="22"/>
            <w:szCs w:val="22"/>
          </w:rPr>
          <w:t>)</w:t>
        </w:r>
        <w:r w:rsidR="007876E4" w:rsidRPr="002A39AE">
          <w:rPr>
            <w:i w:val="0"/>
            <w:iCs w:val="0"/>
            <w:color w:val="auto"/>
            <w:sz w:val="22"/>
            <w:szCs w:val="22"/>
          </w:rPr>
          <w:t xml:space="preserve">. </w:t>
        </w:r>
      </w:ins>
      <w:ins w:id="326" w:author="Stefanie Lane" w:date="2022-06-03T14:58:00Z">
        <w:r w:rsidR="002B1438" w:rsidRPr="002A39AE">
          <w:rPr>
            <w:i w:val="0"/>
            <w:iCs w:val="0"/>
            <w:color w:val="auto"/>
            <w:sz w:val="22"/>
            <w:szCs w:val="22"/>
          </w:rPr>
          <w:t>The</w:t>
        </w:r>
        <w:r w:rsidR="002B1438" w:rsidRPr="00AB3637">
          <w:rPr>
            <w:i w:val="0"/>
            <w:iCs w:val="0"/>
            <w:color w:val="auto"/>
            <w:sz w:val="22"/>
            <w:szCs w:val="22"/>
          </w:rPr>
          <w:t>refore, despite gaining represe</w:t>
        </w:r>
      </w:ins>
      <w:ins w:id="327" w:author="Stefanie Lane" w:date="2022-06-03T14:59:00Z">
        <w:r w:rsidR="002B1438" w:rsidRPr="00AB3637">
          <w:rPr>
            <w:i w:val="0"/>
            <w:iCs w:val="0"/>
            <w:color w:val="auto"/>
            <w:sz w:val="22"/>
            <w:szCs w:val="22"/>
          </w:rPr>
          <w:t xml:space="preserve">ntation across the entire community, </w:t>
        </w:r>
        <w:r w:rsidR="003516D0" w:rsidRPr="00AB3637">
          <w:rPr>
            <w:i w:val="0"/>
            <w:iCs w:val="0"/>
            <w:color w:val="auto"/>
            <w:sz w:val="22"/>
            <w:szCs w:val="22"/>
          </w:rPr>
          <w:t>mean number of species in a given 1 m</w:t>
        </w:r>
        <w:r w:rsidR="003516D0" w:rsidRPr="008F11DF">
          <w:rPr>
            <w:i w:val="0"/>
            <w:iCs w:val="0"/>
            <w:color w:val="auto"/>
            <w:sz w:val="22"/>
            <w:szCs w:val="22"/>
            <w:vertAlign w:val="superscript"/>
            <w:rPrChange w:id="328" w:author="Stefanie Lane" w:date="2022-06-13T12:13:00Z">
              <w:rPr>
                <w:i w:val="0"/>
                <w:iCs w:val="0"/>
                <w:color w:val="auto"/>
                <w:sz w:val="22"/>
                <w:szCs w:val="22"/>
              </w:rPr>
            </w:rPrChange>
          </w:rPr>
          <w:t>2</w:t>
        </w:r>
        <w:r w:rsidR="003516D0" w:rsidRPr="00AB3637">
          <w:rPr>
            <w:i w:val="0"/>
            <w:iCs w:val="0"/>
            <w:color w:val="auto"/>
            <w:sz w:val="22"/>
            <w:szCs w:val="22"/>
          </w:rPr>
          <w:t xml:space="preserve"> are declining</w:t>
        </w:r>
        <w:r w:rsidR="003516D0">
          <w:rPr>
            <w:i w:val="0"/>
            <w:iCs w:val="0"/>
            <w:color w:val="auto"/>
            <w:sz w:val="22"/>
            <w:szCs w:val="22"/>
          </w:rPr>
          <w:t xml:space="preserve">. </w:t>
        </w:r>
      </w:ins>
      <w:del w:id="329" w:author="Stefanie Lane" w:date="2022-06-03T14:55:00Z">
        <w:r w:rsidR="00967299" w:rsidRPr="007D52A9" w:rsidDel="001326DF">
          <w:rPr>
            <w:i w:val="0"/>
            <w:iCs w:val="0"/>
            <w:color w:val="auto"/>
            <w:sz w:val="22"/>
            <w:szCs w:val="22"/>
          </w:rPr>
          <w:delText xml:space="preserve"> </w:delText>
        </w:r>
      </w:del>
      <w:del w:id="330" w:author="Stefanie Lane" w:date="2022-06-03T14:38:00Z">
        <w:r w:rsidR="00967299" w:rsidRPr="007D52A9" w:rsidDel="001A6EA1">
          <w:rPr>
            <w:i w:val="0"/>
            <w:iCs w:val="0"/>
            <w:color w:val="auto"/>
            <w:sz w:val="22"/>
            <w:szCs w:val="22"/>
          </w:rPr>
          <w:delText>Beta-diversity increased each year for all assemblages</w:delText>
        </w:r>
      </w:del>
      <w:del w:id="331" w:author="Stefanie Lane" w:date="2022-06-03T14:36:00Z">
        <w:r w:rsidR="00967299" w:rsidRPr="007D52A9" w:rsidDel="00D800BC">
          <w:rPr>
            <w:i w:val="0"/>
            <w:iCs w:val="0"/>
            <w:color w:val="auto"/>
            <w:sz w:val="22"/>
            <w:szCs w:val="22"/>
          </w:rPr>
          <w:delText>, although Bogbean assemblages experienced the lowest increase in variation between plots</w:delText>
        </w:r>
      </w:del>
      <w:del w:id="332" w:author="Stefanie Lane" w:date="2022-06-03T14:38:00Z">
        <w:r w:rsidR="00967299" w:rsidRPr="007D52A9" w:rsidDel="001A6EA1">
          <w:rPr>
            <w:i w:val="0"/>
            <w:iCs w:val="0"/>
            <w:color w:val="auto"/>
            <w:sz w:val="22"/>
            <w:szCs w:val="22"/>
          </w:rPr>
          <w:delText xml:space="preserve"> </w:delText>
        </w:r>
        <w:r w:rsidR="00CB1A9E" w:rsidDel="001A6EA1">
          <w:rPr>
            <w:i w:val="0"/>
            <w:iCs w:val="0"/>
            <w:color w:val="auto"/>
            <w:sz w:val="22"/>
            <w:szCs w:val="22"/>
          </w:rPr>
          <w:delText>(</w:delText>
        </w:r>
      </w:del>
      <w:del w:id="333" w:author="Stefanie Lane" w:date="2022-05-30T14:38:00Z">
        <w:r w:rsidR="00CB1A9E" w:rsidDel="002C2E18">
          <w:rPr>
            <w:i w:val="0"/>
            <w:iCs w:val="0"/>
            <w:color w:val="auto"/>
            <w:sz w:val="22"/>
            <w:szCs w:val="22"/>
          </w:rPr>
          <w:fldChar w:fldCharType="begin"/>
        </w:r>
        <w:r w:rsidR="00CB1A9E" w:rsidDel="002C2E18">
          <w:rPr>
            <w:i w:val="0"/>
            <w:iCs w:val="0"/>
            <w:color w:val="auto"/>
            <w:sz w:val="22"/>
            <w:szCs w:val="22"/>
          </w:rPr>
          <w:delInstrText xml:space="preserve"> REF _Ref103162268 \h  \* MERGEFORMAT </w:delInstrText>
        </w:r>
        <w:r w:rsidR="00CB1A9E" w:rsidDel="002C2E18">
          <w:rPr>
            <w:i w:val="0"/>
            <w:iCs w:val="0"/>
            <w:color w:val="auto"/>
            <w:sz w:val="22"/>
            <w:szCs w:val="22"/>
          </w:rPr>
        </w:r>
        <w:r w:rsidR="00CB1A9E" w:rsidDel="002C2E18">
          <w:rPr>
            <w:i w:val="0"/>
            <w:iCs w:val="0"/>
            <w:color w:val="auto"/>
            <w:sz w:val="22"/>
            <w:szCs w:val="22"/>
          </w:rPr>
          <w:fldChar w:fldCharType="separate"/>
        </w:r>
      </w:del>
      <w:del w:id="334" w:author="Stefanie Lane" w:date="2022-05-30T14:29:00Z">
        <w:r w:rsidR="00CB1A9E" w:rsidRPr="00CB1A9E" w:rsidDel="00B71811">
          <w:rPr>
            <w:i w:val="0"/>
            <w:iCs w:val="0"/>
            <w:color w:val="auto"/>
            <w:sz w:val="22"/>
            <w:szCs w:val="22"/>
          </w:rPr>
          <w:delText>Table 1</w:delText>
        </w:r>
      </w:del>
      <w:del w:id="335" w:author="Stefanie Lane" w:date="2022-05-30T14:38:00Z">
        <w:r w:rsidR="00CB1A9E" w:rsidDel="002C2E18">
          <w:rPr>
            <w:i w:val="0"/>
            <w:iCs w:val="0"/>
            <w:color w:val="auto"/>
            <w:sz w:val="22"/>
            <w:szCs w:val="22"/>
          </w:rPr>
          <w:fldChar w:fldCharType="end"/>
        </w:r>
      </w:del>
      <w:del w:id="336" w:author="Stefanie Lane" w:date="2022-06-03T14:38:00Z">
        <w:r w:rsidR="00CB1A9E" w:rsidDel="001A6EA1">
          <w:rPr>
            <w:i w:val="0"/>
            <w:iCs w:val="0"/>
            <w:color w:val="auto"/>
            <w:sz w:val="22"/>
            <w:szCs w:val="22"/>
          </w:rPr>
          <w:delText>)</w:delText>
        </w:r>
        <w:r w:rsidR="00967299" w:rsidRPr="007D52A9" w:rsidDel="001A6EA1">
          <w:rPr>
            <w:i w:val="0"/>
            <w:iCs w:val="0"/>
            <w:color w:val="auto"/>
            <w:sz w:val="22"/>
            <w:szCs w:val="22"/>
          </w:rPr>
          <w:delText xml:space="preserve">. </w:delText>
        </w:r>
      </w:del>
    </w:p>
    <w:bookmarkEnd w:id="268"/>
    <w:p w14:paraId="3F3E7064" w14:textId="6F3D511C" w:rsidR="00EC4678" w:rsidRPr="007D52A9" w:rsidRDefault="009E3CA2">
      <w:pPr>
        <w:pStyle w:val="Caption"/>
        <w:ind w:firstLine="720"/>
        <w:rPr>
          <w:i w:val="0"/>
          <w:iCs w:val="0"/>
          <w:color w:val="auto"/>
          <w:sz w:val="22"/>
          <w:szCs w:val="22"/>
        </w:rPr>
        <w:pPrChange w:id="337" w:author="Stefanie Lane" w:date="2022-06-21T13:50:00Z">
          <w:pPr>
            <w:pStyle w:val="Caption"/>
          </w:pPr>
        </w:pPrChange>
      </w:pPr>
      <w:r w:rsidRPr="007D52A9">
        <w:rPr>
          <w:i w:val="0"/>
          <w:iCs w:val="0"/>
          <w:color w:val="auto"/>
          <w:sz w:val="22"/>
          <w:szCs w:val="22"/>
        </w:rPr>
        <w:t xml:space="preserve">Total </w:t>
      </w:r>
      <w:ins w:id="338" w:author="Stefanie Lane" w:date="2022-06-21T13:23:00Z">
        <w:r w:rsidR="00A10EB3">
          <w:rPr>
            <w:i w:val="0"/>
            <w:iCs w:val="0"/>
            <w:color w:val="auto"/>
            <w:sz w:val="22"/>
            <w:szCs w:val="22"/>
          </w:rPr>
          <w:t xml:space="preserve">magnitude of </w:t>
        </w:r>
      </w:ins>
      <w:r w:rsidRPr="007D52A9">
        <w:rPr>
          <w:i w:val="0"/>
          <w:iCs w:val="0"/>
          <w:color w:val="auto"/>
          <w:sz w:val="22"/>
          <w:szCs w:val="22"/>
        </w:rPr>
        <w:t>species turnover between 19</w:t>
      </w:r>
      <w:del w:id="339" w:author="Stefanie Lane" w:date="2022-06-21T13:48:00Z">
        <w:r w:rsidRPr="007D52A9" w:rsidDel="004269BE">
          <w:rPr>
            <w:i w:val="0"/>
            <w:iCs w:val="0"/>
            <w:color w:val="auto"/>
            <w:sz w:val="22"/>
            <w:szCs w:val="22"/>
          </w:rPr>
          <w:delText>7</w:delText>
        </w:r>
      </w:del>
      <w:ins w:id="340" w:author="Stefanie Lane" w:date="2022-06-21T13:48:00Z">
        <w:r w:rsidR="004269BE">
          <w:rPr>
            <w:i w:val="0"/>
            <w:iCs w:val="0"/>
            <w:color w:val="auto"/>
            <w:sz w:val="22"/>
            <w:szCs w:val="22"/>
          </w:rPr>
          <w:t>9</w:t>
        </w:r>
      </w:ins>
      <w:r w:rsidRPr="007D52A9">
        <w:rPr>
          <w:i w:val="0"/>
          <w:iCs w:val="0"/>
          <w:color w:val="auto"/>
          <w:sz w:val="22"/>
          <w:szCs w:val="22"/>
        </w:rPr>
        <w:t xml:space="preserve">9 and 2019 </w:t>
      </w:r>
      <w:r w:rsidR="00137AA7" w:rsidRPr="007D52A9">
        <w:rPr>
          <w:i w:val="0"/>
          <w:iCs w:val="0"/>
          <w:color w:val="auto"/>
          <w:sz w:val="22"/>
          <w:szCs w:val="22"/>
        </w:rPr>
        <w:t xml:space="preserve">was </w:t>
      </w:r>
      <w:r w:rsidRPr="007D52A9">
        <w:rPr>
          <w:i w:val="0"/>
          <w:iCs w:val="0"/>
          <w:color w:val="auto"/>
          <w:sz w:val="22"/>
          <w:szCs w:val="22"/>
        </w:rPr>
        <w:t>~50% in each assemblage</w:t>
      </w:r>
      <w:r w:rsidR="006D411C" w:rsidRPr="007D52A9">
        <w:rPr>
          <w:i w:val="0"/>
          <w:iCs w:val="0"/>
          <w:color w:val="auto"/>
          <w:sz w:val="22"/>
          <w:szCs w:val="22"/>
        </w:rPr>
        <w:t xml:space="preserve"> (</w:t>
      </w:r>
      <w:r w:rsidR="009F0260" w:rsidRPr="007D52A9">
        <w:rPr>
          <w:i w:val="0"/>
          <w:iCs w:val="0"/>
          <w:color w:val="auto"/>
          <w:sz w:val="22"/>
          <w:szCs w:val="22"/>
        </w:rPr>
        <w:fldChar w:fldCharType="begin"/>
      </w:r>
      <w:r w:rsidR="009F0260" w:rsidRPr="007D52A9">
        <w:rPr>
          <w:i w:val="0"/>
          <w:iCs w:val="0"/>
          <w:color w:val="auto"/>
          <w:sz w:val="22"/>
          <w:szCs w:val="22"/>
        </w:rPr>
        <w:instrText xml:space="preserve"> REF _Ref94197100 \h </w:instrText>
      </w:r>
      <w:r w:rsidR="00E02BF3">
        <w:rPr>
          <w:i w:val="0"/>
          <w:iCs w:val="0"/>
          <w:color w:val="auto"/>
          <w:sz w:val="22"/>
          <w:szCs w:val="22"/>
        </w:rPr>
        <w:instrText xml:space="preserve"> \* MERGEFORMAT </w:instrText>
      </w:r>
      <w:r w:rsidR="009F0260" w:rsidRPr="007D52A9">
        <w:rPr>
          <w:i w:val="0"/>
          <w:iCs w:val="0"/>
          <w:color w:val="auto"/>
          <w:sz w:val="22"/>
          <w:szCs w:val="22"/>
        </w:rPr>
      </w:r>
      <w:r w:rsidR="009F0260" w:rsidRPr="007D52A9">
        <w:rPr>
          <w:i w:val="0"/>
          <w:iCs w:val="0"/>
          <w:color w:val="auto"/>
          <w:sz w:val="22"/>
          <w:szCs w:val="22"/>
        </w:rPr>
        <w:fldChar w:fldCharType="separate"/>
      </w:r>
      <w:ins w:id="341" w:author="Stefanie Lane" w:date="2022-06-03T14:47:00Z">
        <w:r w:rsidR="00173A95" w:rsidRPr="00173A95">
          <w:rPr>
            <w:i w:val="0"/>
            <w:iCs w:val="0"/>
            <w:color w:val="auto"/>
            <w:sz w:val="22"/>
            <w:szCs w:val="22"/>
            <w:rPrChange w:id="342" w:author="Stefanie Lane" w:date="2022-06-03T14:47:00Z">
              <w:rPr/>
            </w:rPrChange>
          </w:rPr>
          <w:t xml:space="preserve">Table </w:t>
        </w:r>
        <w:r w:rsidR="00173A95" w:rsidRPr="00173A95">
          <w:rPr>
            <w:i w:val="0"/>
            <w:iCs w:val="0"/>
            <w:color w:val="auto"/>
            <w:sz w:val="22"/>
            <w:szCs w:val="22"/>
            <w:rPrChange w:id="343" w:author="Stefanie Lane" w:date="2022-06-03T14:47:00Z">
              <w:rPr>
                <w:noProof/>
              </w:rPr>
            </w:rPrChange>
          </w:rPr>
          <w:t>3</w:t>
        </w:r>
      </w:ins>
      <w:del w:id="344" w:author="Stefanie Lane" w:date="2022-05-30T14:29:00Z">
        <w:r w:rsidR="000F6BE9" w:rsidRPr="000F6BE9" w:rsidDel="00B71811">
          <w:rPr>
            <w:i w:val="0"/>
            <w:iCs w:val="0"/>
            <w:color w:val="auto"/>
            <w:sz w:val="22"/>
            <w:szCs w:val="22"/>
          </w:rPr>
          <w:delText>Table 2</w:delText>
        </w:r>
      </w:del>
      <w:r w:rsidR="009F0260" w:rsidRPr="007D52A9">
        <w:rPr>
          <w:i w:val="0"/>
          <w:iCs w:val="0"/>
          <w:color w:val="auto"/>
          <w:sz w:val="22"/>
          <w:szCs w:val="22"/>
        </w:rPr>
        <w:fldChar w:fldCharType="end"/>
      </w:r>
      <w:r w:rsidR="006D411C" w:rsidRPr="007D52A9">
        <w:rPr>
          <w:i w:val="0"/>
          <w:iCs w:val="0"/>
          <w:color w:val="auto"/>
          <w:sz w:val="22"/>
          <w:szCs w:val="22"/>
        </w:rPr>
        <w:t>)</w:t>
      </w:r>
      <w:ins w:id="345" w:author="Stefanie Lane" w:date="2022-06-21T13:23:00Z">
        <w:r w:rsidR="00A65739">
          <w:rPr>
            <w:i w:val="0"/>
            <w:iCs w:val="0"/>
            <w:color w:val="auto"/>
            <w:sz w:val="22"/>
            <w:szCs w:val="22"/>
          </w:rPr>
          <w:t>, largely driven by greater sp</w:t>
        </w:r>
        <w:r w:rsidR="00A65739" w:rsidRPr="00DE0985">
          <w:rPr>
            <w:i w:val="0"/>
            <w:iCs w:val="0"/>
            <w:color w:val="auto"/>
            <w:sz w:val="22"/>
            <w:szCs w:val="22"/>
          </w:rPr>
          <w:t xml:space="preserve">ecies </w:t>
        </w:r>
      </w:ins>
      <w:del w:id="346" w:author="Stefanie Lane" w:date="2022-06-21T13:23:00Z">
        <w:r w:rsidR="006D411C" w:rsidRPr="00DE0985" w:rsidDel="00A65739">
          <w:rPr>
            <w:i w:val="0"/>
            <w:iCs w:val="0"/>
            <w:color w:val="auto"/>
            <w:sz w:val="22"/>
            <w:szCs w:val="22"/>
          </w:rPr>
          <w:delText>.</w:delText>
        </w:r>
        <w:r w:rsidRPr="00DE0985" w:rsidDel="00A65739">
          <w:rPr>
            <w:i w:val="0"/>
            <w:iCs w:val="0"/>
            <w:color w:val="auto"/>
            <w:sz w:val="22"/>
            <w:szCs w:val="22"/>
          </w:rPr>
          <w:delText xml:space="preserve"> </w:delText>
        </w:r>
      </w:del>
      <w:ins w:id="347" w:author="Stefanie Lane" w:date="2022-06-21T11:27:00Z">
        <w:r w:rsidR="00F77679" w:rsidRPr="00DE0985">
          <w:rPr>
            <w:i w:val="0"/>
            <w:iCs w:val="0"/>
            <w:color w:val="auto"/>
            <w:sz w:val="22"/>
            <w:szCs w:val="22"/>
            <w:rPrChange w:id="348" w:author="Stefanie Lane" w:date="2022-06-21T13:30:00Z">
              <w:rPr>
                <w:i w:val="0"/>
                <w:iCs w:val="0"/>
                <w:color w:val="auto"/>
                <w:sz w:val="22"/>
                <w:szCs w:val="22"/>
                <w:highlight w:val="yellow"/>
              </w:rPr>
            </w:rPrChange>
          </w:rPr>
          <w:t>disappearance</w:t>
        </w:r>
      </w:ins>
      <w:ins w:id="349" w:author="Stefanie Lane" w:date="2022-06-21T11:58:00Z">
        <w:r w:rsidR="00EA7939" w:rsidRPr="00DE0985">
          <w:rPr>
            <w:i w:val="0"/>
            <w:iCs w:val="0"/>
            <w:color w:val="auto"/>
            <w:sz w:val="22"/>
            <w:szCs w:val="22"/>
            <w:rPrChange w:id="350" w:author="Stefanie Lane" w:date="2022-06-21T13:30:00Z">
              <w:rPr>
                <w:i w:val="0"/>
                <w:iCs w:val="0"/>
                <w:color w:val="auto"/>
                <w:sz w:val="22"/>
                <w:szCs w:val="22"/>
                <w:highlight w:val="yellow"/>
              </w:rPr>
            </w:rPrChange>
          </w:rPr>
          <w:t xml:space="preserve"> (loss)</w:t>
        </w:r>
      </w:ins>
      <w:ins w:id="351" w:author="Stefanie Lane" w:date="2022-06-21T11:27:00Z">
        <w:r w:rsidR="00F77679" w:rsidRPr="00DE0985">
          <w:rPr>
            <w:i w:val="0"/>
            <w:iCs w:val="0"/>
            <w:color w:val="auto"/>
            <w:sz w:val="22"/>
            <w:szCs w:val="22"/>
            <w:rPrChange w:id="352" w:author="Stefanie Lane" w:date="2022-06-21T13:30:00Z">
              <w:rPr>
                <w:i w:val="0"/>
                <w:iCs w:val="0"/>
                <w:color w:val="auto"/>
                <w:sz w:val="22"/>
                <w:szCs w:val="22"/>
                <w:highlight w:val="yellow"/>
              </w:rPr>
            </w:rPrChange>
          </w:rPr>
          <w:t xml:space="preserve"> between </w:t>
        </w:r>
      </w:ins>
      <w:del w:id="353" w:author="Stefanie Lane" w:date="2022-06-21T11:27:00Z">
        <w:r w:rsidR="006561F0" w:rsidRPr="00DE0985" w:rsidDel="00F77679">
          <w:rPr>
            <w:i w:val="0"/>
            <w:iCs w:val="0"/>
            <w:color w:val="auto"/>
            <w:sz w:val="22"/>
            <w:szCs w:val="22"/>
          </w:rPr>
          <w:delText>Notably, a</w:delText>
        </w:r>
        <w:r w:rsidR="00D35CF0" w:rsidRPr="00DE0985" w:rsidDel="00F77679">
          <w:rPr>
            <w:i w:val="0"/>
            <w:iCs w:val="0"/>
            <w:color w:val="auto"/>
            <w:sz w:val="22"/>
            <w:szCs w:val="22"/>
          </w:rPr>
          <w:delText xml:space="preserve">ll assemblage types had </w:delText>
        </w:r>
        <w:r w:rsidR="009F650B" w:rsidRPr="00DE0985" w:rsidDel="00F77679">
          <w:rPr>
            <w:i w:val="0"/>
            <w:iCs w:val="0"/>
            <w:color w:val="auto"/>
            <w:sz w:val="22"/>
            <w:szCs w:val="22"/>
          </w:rPr>
          <w:delText>more</w:delText>
        </w:r>
        <w:r w:rsidR="00D35CF0" w:rsidRPr="00DE0985" w:rsidDel="00F77679">
          <w:rPr>
            <w:i w:val="0"/>
            <w:iCs w:val="0"/>
            <w:color w:val="auto"/>
            <w:sz w:val="22"/>
            <w:szCs w:val="22"/>
          </w:rPr>
          <w:delText xml:space="preserve"> species </w:delText>
        </w:r>
        <w:r w:rsidR="009F650B" w:rsidRPr="00DE0985" w:rsidDel="00F77679">
          <w:rPr>
            <w:i w:val="0"/>
            <w:iCs w:val="0"/>
            <w:color w:val="auto"/>
            <w:sz w:val="22"/>
            <w:szCs w:val="22"/>
          </w:rPr>
          <w:delText>disappear</w:delText>
        </w:r>
        <w:r w:rsidR="006E7FF9" w:rsidRPr="00DE0985" w:rsidDel="00F77679">
          <w:rPr>
            <w:i w:val="0"/>
            <w:iCs w:val="0"/>
            <w:color w:val="auto"/>
            <w:sz w:val="22"/>
            <w:szCs w:val="22"/>
          </w:rPr>
          <w:delText xml:space="preserve"> </w:delText>
        </w:r>
        <w:r w:rsidR="008D620A" w:rsidRPr="00DE0985" w:rsidDel="00F77679">
          <w:rPr>
            <w:i w:val="0"/>
            <w:iCs w:val="0"/>
            <w:color w:val="auto"/>
            <w:sz w:val="22"/>
            <w:szCs w:val="22"/>
          </w:rPr>
          <w:delText>between</w:delText>
        </w:r>
        <w:r w:rsidR="006E7FF9" w:rsidRPr="00DE0985" w:rsidDel="00F77679">
          <w:rPr>
            <w:i w:val="0"/>
            <w:iCs w:val="0"/>
            <w:color w:val="auto"/>
            <w:sz w:val="22"/>
            <w:szCs w:val="22"/>
          </w:rPr>
          <w:delText xml:space="preserve"> </w:delText>
        </w:r>
      </w:del>
      <w:r w:rsidR="006E7FF9" w:rsidRPr="00DE0985">
        <w:rPr>
          <w:i w:val="0"/>
          <w:iCs w:val="0"/>
          <w:color w:val="auto"/>
          <w:sz w:val="22"/>
          <w:szCs w:val="22"/>
        </w:rPr>
        <w:t>19</w:t>
      </w:r>
      <w:ins w:id="354" w:author="Stefanie Lane" w:date="2022-06-21T13:48:00Z">
        <w:r w:rsidR="005A646D">
          <w:rPr>
            <w:i w:val="0"/>
            <w:iCs w:val="0"/>
            <w:color w:val="auto"/>
            <w:sz w:val="22"/>
            <w:szCs w:val="22"/>
          </w:rPr>
          <w:t>9</w:t>
        </w:r>
      </w:ins>
      <w:del w:id="355" w:author="Stefanie Lane" w:date="2022-06-21T13:48:00Z">
        <w:r w:rsidR="006E7FF9" w:rsidRPr="00DE0985" w:rsidDel="005A646D">
          <w:rPr>
            <w:i w:val="0"/>
            <w:iCs w:val="0"/>
            <w:color w:val="auto"/>
            <w:sz w:val="22"/>
            <w:szCs w:val="22"/>
          </w:rPr>
          <w:delText>7</w:delText>
        </w:r>
      </w:del>
      <w:r w:rsidR="006E7FF9" w:rsidRPr="007D52A9">
        <w:rPr>
          <w:i w:val="0"/>
          <w:iCs w:val="0"/>
          <w:color w:val="auto"/>
          <w:sz w:val="22"/>
          <w:szCs w:val="22"/>
        </w:rPr>
        <w:t>9</w:t>
      </w:r>
      <w:r w:rsidR="009F650B" w:rsidRPr="007D52A9">
        <w:rPr>
          <w:i w:val="0"/>
          <w:iCs w:val="0"/>
          <w:color w:val="auto"/>
          <w:sz w:val="22"/>
          <w:szCs w:val="22"/>
        </w:rPr>
        <w:t xml:space="preserve"> </w:t>
      </w:r>
      <w:r w:rsidR="008D620A">
        <w:rPr>
          <w:i w:val="0"/>
          <w:iCs w:val="0"/>
          <w:color w:val="auto"/>
          <w:sz w:val="22"/>
          <w:szCs w:val="22"/>
        </w:rPr>
        <w:t>and</w:t>
      </w:r>
      <w:r w:rsidR="009F650B" w:rsidRPr="007D52A9">
        <w:rPr>
          <w:i w:val="0"/>
          <w:iCs w:val="0"/>
          <w:color w:val="auto"/>
          <w:sz w:val="22"/>
          <w:szCs w:val="22"/>
        </w:rPr>
        <w:t xml:space="preserve"> 2019</w:t>
      </w:r>
      <w:del w:id="356" w:author="Stefanie Lane" w:date="2022-06-21T13:24:00Z">
        <w:r w:rsidR="00D35CF0" w:rsidRPr="007D52A9" w:rsidDel="00A65739">
          <w:rPr>
            <w:i w:val="0"/>
            <w:iCs w:val="0"/>
            <w:color w:val="auto"/>
            <w:sz w:val="22"/>
            <w:szCs w:val="22"/>
          </w:rPr>
          <w:delText xml:space="preserve"> than </w:delText>
        </w:r>
        <w:r w:rsidR="008D620A" w:rsidDel="00A65739">
          <w:rPr>
            <w:i w:val="0"/>
            <w:iCs w:val="0"/>
            <w:color w:val="auto"/>
            <w:sz w:val="22"/>
            <w:szCs w:val="22"/>
          </w:rPr>
          <w:delText>between 2019 and</w:delText>
        </w:r>
        <w:r w:rsidR="009F650B" w:rsidRPr="007D52A9" w:rsidDel="00A65739">
          <w:rPr>
            <w:i w:val="0"/>
            <w:iCs w:val="0"/>
            <w:color w:val="auto"/>
            <w:sz w:val="22"/>
            <w:szCs w:val="22"/>
          </w:rPr>
          <w:delText xml:space="preserve"> 1999</w:delText>
        </w:r>
      </w:del>
      <w:r w:rsidR="009F650B" w:rsidRPr="007D52A9">
        <w:rPr>
          <w:i w:val="0"/>
          <w:iCs w:val="0"/>
          <w:color w:val="auto"/>
          <w:sz w:val="22"/>
          <w:szCs w:val="22"/>
        </w:rPr>
        <w:t xml:space="preserve">. </w:t>
      </w:r>
      <w:ins w:id="357" w:author="Stefanie Lane" w:date="2022-06-21T12:00:00Z">
        <w:r w:rsidR="0022504C">
          <w:rPr>
            <w:i w:val="0"/>
            <w:iCs w:val="0"/>
            <w:color w:val="auto"/>
            <w:sz w:val="22"/>
            <w:szCs w:val="22"/>
          </w:rPr>
          <w:t>For example</w:t>
        </w:r>
      </w:ins>
      <w:ins w:id="358" w:author="Stefanie Lane" w:date="2022-06-21T13:24:00Z">
        <w:r w:rsidR="00A65739">
          <w:rPr>
            <w:i w:val="0"/>
            <w:iCs w:val="0"/>
            <w:color w:val="auto"/>
            <w:sz w:val="22"/>
            <w:szCs w:val="22"/>
          </w:rPr>
          <w:t>, rate of species disappearance roughly doubled</w:t>
        </w:r>
        <w:r w:rsidR="00BB0030">
          <w:rPr>
            <w:i w:val="0"/>
            <w:iCs w:val="0"/>
            <w:color w:val="auto"/>
            <w:sz w:val="22"/>
            <w:szCs w:val="22"/>
          </w:rPr>
          <w:t xml:space="preserve"> </w:t>
        </w:r>
      </w:ins>
      <w:ins w:id="359" w:author="Stefanie Lane" w:date="2022-06-21T13:25:00Z">
        <w:r w:rsidR="00BB0030">
          <w:rPr>
            <w:i w:val="0"/>
            <w:iCs w:val="0"/>
            <w:color w:val="auto"/>
            <w:sz w:val="22"/>
            <w:szCs w:val="22"/>
          </w:rPr>
          <w:t>in each assemblage</w:t>
        </w:r>
      </w:ins>
      <w:ins w:id="360" w:author="Stefanie Lane" w:date="2022-06-21T13:24:00Z">
        <w:r w:rsidR="00A65739">
          <w:rPr>
            <w:i w:val="0"/>
            <w:iCs w:val="0"/>
            <w:color w:val="auto"/>
            <w:sz w:val="22"/>
            <w:szCs w:val="22"/>
          </w:rPr>
          <w:t xml:space="preserve"> between </w:t>
        </w:r>
      </w:ins>
      <w:ins w:id="361" w:author="Stefanie Lane" w:date="2022-06-21T13:48:00Z">
        <w:r w:rsidR="005A646D">
          <w:rPr>
            <w:i w:val="0"/>
            <w:iCs w:val="0"/>
            <w:color w:val="auto"/>
            <w:sz w:val="22"/>
            <w:szCs w:val="22"/>
          </w:rPr>
          <w:t>1979-</w:t>
        </w:r>
      </w:ins>
      <w:ins w:id="362" w:author="Stefanie Lane" w:date="2022-06-21T13:24:00Z">
        <w:r w:rsidR="00A65739">
          <w:rPr>
            <w:i w:val="0"/>
            <w:iCs w:val="0"/>
            <w:color w:val="auto"/>
            <w:sz w:val="22"/>
            <w:szCs w:val="22"/>
          </w:rPr>
          <w:t xml:space="preserve">1999 and </w:t>
        </w:r>
      </w:ins>
      <w:ins w:id="363" w:author="Stefanie Lane" w:date="2022-06-21T13:48:00Z">
        <w:r w:rsidR="005A646D">
          <w:rPr>
            <w:i w:val="0"/>
            <w:iCs w:val="0"/>
            <w:color w:val="auto"/>
            <w:sz w:val="22"/>
            <w:szCs w:val="22"/>
          </w:rPr>
          <w:t>1999-</w:t>
        </w:r>
      </w:ins>
      <w:ins w:id="364" w:author="Stefanie Lane" w:date="2022-06-21T13:24:00Z">
        <w:r w:rsidR="00A65739">
          <w:rPr>
            <w:i w:val="0"/>
            <w:iCs w:val="0"/>
            <w:color w:val="auto"/>
            <w:sz w:val="22"/>
            <w:szCs w:val="22"/>
          </w:rPr>
          <w:t>2019</w:t>
        </w:r>
      </w:ins>
      <w:ins w:id="365" w:author="Stefanie Lane" w:date="2022-06-21T13:25:00Z">
        <w:r w:rsidR="00BB0030">
          <w:rPr>
            <w:i w:val="0"/>
            <w:iCs w:val="0"/>
            <w:color w:val="auto"/>
            <w:sz w:val="22"/>
            <w:szCs w:val="22"/>
          </w:rPr>
          <w:t xml:space="preserve">. </w:t>
        </w:r>
        <w:r w:rsidR="00BA0F76">
          <w:rPr>
            <w:i w:val="0"/>
            <w:iCs w:val="0"/>
            <w:color w:val="auto"/>
            <w:sz w:val="22"/>
            <w:szCs w:val="22"/>
          </w:rPr>
          <w:t xml:space="preserve">Rates of new </w:t>
        </w:r>
        <w:r w:rsidR="00BB0030">
          <w:rPr>
            <w:i w:val="0"/>
            <w:iCs w:val="0"/>
            <w:color w:val="auto"/>
            <w:sz w:val="22"/>
            <w:szCs w:val="22"/>
          </w:rPr>
          <w:t xml:space="preserve">species </w:t>
        </w:r>
      </w:ins>
      <w:ins w:id="366" w:author="Stefanie Lane" w:date="2022-06-21T13:27:00Z">
        <w:r w:rsidR="00EF0807">
          <w:rPr>
            <w:i w:val="0"/>
            <w:iCs w:val="0"/>
            <w:color w:val="auto"/>
            <w:sz w:val="22"/>
            <w:szCs w:val="22"/>
          </w:rPr>
          <w:t xml:space="preserve">appearances </w:t>
        </w:r>
      </w:ins>
      <w:ins w:id="367" w:author="Stefanie Lane" w:date="2022-06-21T13:28:00Z">
        <w:r w:rsidR="00D81553">
          <w:rPr>
            <w:i w:val="0"/>
            <w:iCs w:val="0"/>
            <w:color w:val="auto"/>
            <w:sz w:val="22"/>
            <w:szCs w:val="22"/>
          </w:rPr>
          <w:t>in</w:t>
        </w:r>
      </w:ins>
      <w:ins w:id="368" w:author="Stefanie Lane" w:date="2022-06-21T13:25:00Z">
        <w:r w:rsidR="00BB0030">
          <w:rPr>
            <w:i w:val="0"/>
            <w:iCs w:val="0"/>
            <w:color w:val="auto"/>
            <w:sz w:val="22"/>
            <w:szCs w:val="22"/>
          </w:rPr>
          <w:t xml:space="preserve"> </w:t>
        </w:r>
      </w:ins>
      <w:ins w:id="369" w:author="Stefanie Lane" w:date="2022-06-21T13:27:00Z">
        <w:r w:rsidR="00EF0807">
          <w:rPr>
            <w:i w:val="0"/>
            <w:iCs w:val="0"/>
            <w:color w:val="auto"/>
            <w:sz w:val="22"/>
            <w:szCs w:val="22"/>
          </w:rPr>
          <w:t>each</w:t>
        </w:r>
      </w:ins>
      <w:ins w:id="370" w:author="Stefanie Lane" w:date="2022-06-21T13:26:00Z">
        <w:r w:rsidR="00BA0F76">
          <w:rPr>
            <w:i w:val="0"/>
            <w:iCs w:val="0"/>
            <w:color w:val="auto"/>
            <w:sz w:val="22"/>
            <w:szCs w:val="22"/>
          </w:rPr>
          <w:t xml:space="preserve"> assemblage </w:t>
        </w:r>
      </w:ins>
      <w:ins w:id="371" w:author="Stefanie Lane" w:date="2022-06-21T13:28:00Z">
        <w:r w:rsidR="00D81553">
          <w:rPr>
            <w:i w:val="0"/>
            <w:iCs w:val="0"/>
            <w:color w:val="auto"/>
            <w:sz w:val="22"/>
            <w:szCs w:val="22"/>
          </w:rPr>
          <w:t xml:space="preserve">were not as </w:t>
        </w:r>
      </w:ins>
      <w:ins w:id="372" w:author="Stefanie Lane" w:date="2022-06-21T13:29:00Z">
        <w:r w:rsidR="00752CEE">
          <w:rPr>
            <w:i w:val="0"/>
            <w:iCs w:val="0"/>
            <w:color w:val="auto"/>
            <w:sz w:val="22"/>
            <w:szCs w:val="22"/>
          </w:rPr>
          <w:t>great. In fact, new species appearance</w:t>
        </w:r>
      </w:ins>
      <w:ins w:id="373" w:author="Stefanie Lane" w:date="2022-06-21T13:48:00Z">
        <w:r w:rsidR="005A646D">
          <w:rPr>
            <w:i w:val="0"/>
            <w:iCs w:val="0"/>
            <w:color w:val="auto"/>
            <w:sz w:val="22"/>
            <w:szCs w:val="22"/>
          </w:rPr>
          <w:t xml:space="preserve"> 1999-2019</w:t>
        </w:r>
      </w:ins>
      <w:ins w:id="374" w:author="Stefanie Lane" w:date="2022-06-21T13:49:00Z">
        <w:r w:rsidR="00BE6419">
          <w:rPr>
            <w:i w:val="0"/>
            <w:iCs w:val="0"/>
            <w:color w:val="auto"/>
            <w:sz w:val="22"/>
            <w:szCs w:val="22"/>
          </w:rPr>
          <w:t xml:space="preserve"> compared to 1979-1999 </w:t>
        </w:r>
      </w:ins>
      <w:ins w:id="375" w:author="Stefanie Lane" w:date="2022-06-21T13:26:00Z">
        <w:r w:rsidR="00BA0F76">
          <w:rPr>
            <w:i w:val="0"/>
            <w:iCs w:val="0"/>
            <w:color w:val="auto"/>
            <w:sz w:val="22"/>
            <w:szCs w:val="22"/>
          </w:rPr>
          <w:t xml:space="preserve">declined by 5% </w:t>
        </w:r>
      </w:ins>
      <w:ins w:id="376" w:author="Stefanie Lane" w:date="2022-06-21T13:29:00Z">
        <w:r w:rsidR="00752CEE">
          <w:rPr>
            <w:i w:val="0"/>
            <w:iCs w:val="0"/>
            <w:color w:val="auto"/>
            <w:sz w:val="22"/>
            <w:szCs w:val="22"/>
          </w:rPr>
          <w:t>in the bogbean assemblage</w:t>
        </w:r>
      </w:ins>
      <w:ins w:id="377" w:author="Stefanie Lane" w:date="2022-06-21T13:26:00Z">
        <w:r w:rsidR="00BA0F76">
          <w:rPr>
            <w:i w:val="0"/>
            <w:iCs w:val="0"/>
            <w:color w:val="auto"/>
            <w:sz w:val="22"/>
            <w:szCs w:val="22"/>
          </w:rPr>
          <w:t xml:space="preserve">, increased by 2% </w:t>
        </w:r>
      </w:ins>
      <w:ins w:id="378" w:author="Stefanie Lane" w:date="2022-06-21T13:29:00Z">
        <w:r w:rsidR="00752CEE">
          <w:rPr>
            <w:i w:val="0"/>
            <w:iCs w:val="0"/>
            <w:color w:val="auto"/>
            <w:sz w:val="22"/>
            <w:szCs w:val="22"/>
          </w:rPr>
          <w:t xml:space="preserve">in the Fescue assemblage, and increased by 9% in the sedge assemblage. </w:t>
        </w:r>
      </w:ins>
      <w:r w:rsidR="006561F0" w:rsidRPr="007D52A9">
        <w:rPr>
          <w:i w:val="0"/>
          <w:iCs w:val="0"/>
          <w:color w:val="auto"/>
          <w:sz w:val="22"/>
          <w:szCs w:val="22"/>
        </w:rPr>
        <w:t>O</w:t>
      </w:r>
      <w:r w:rsidR="009F650B" w:rsidRPr="007D52A9">
        <w:rPr>
          <w:i w:val="0"/>
          <w:iCs w:val="0"/>
          <w:color w:val="auto"/>
          <w:sz w:val="22"/>
          <w:szCs w:val="22"/>
        </w:rPr>
        <w:t xml:space="preserve">nly the </w:t>
      </w:r>
      <w:r w:rsidR="00FD7BB5" w:rsidRPr="007D52A9">
        <w:rPr>
          <w:i w:val="0"/>
          <w:iCs w:val="0"/>
          <w:color w:val="auto"/>
          <w:sz w:val="22"/>
          <w:szCs w:val="22"/>
        </w:rPr>
        <w:t>Sedge</w:t>
      </w:r>
      <w:r w:rsidR="009F650B" w:rsidRPr="007D52A9">
        <w:rPr>
          <w:i w:val="0"/>
          <w:iCs w:val="0"/>
          <w:color w:val="auto"/>
          <w:sz w:val="22"/>
          <w:szCs w:val="22"/>
        </w:rPr>
        <w:t xml:space="preserve"> assemblage had a </w:t>
      </w:r>
      <w:r w:rsidR="006D411C" w:rsidRPr="007D52A9">
        <w:rPr>
          <w:i w:val="0"/>
          <w:iCs w:val="0"/>
          <w:color w:val="auto"/>
          <w:sz w:val="22"/>
          <w:szCs w:val="22"/>
        </w:rPr>
        <w:t xml:space="preserve">marked increase in species </w:t>
      </w:r>
      <w:r w:rsidR="006561F0" w:rsidRPr="007D52A9">
        <w:rPr>
          <w:i w:val="0"/>
          <w:iCs w:val="0"/>
          <w:color w:val="auto"/>
          <w:sz w:val="22"/>
          <w:szCs w:val="22"/>
        </w:rPr>
        <w:t>appearance</w:t>
      </w:r>
      <w:ins w:id="379" w:author="Stefanie Lane" w:date="2022-06-21T11:58:00Z">
        <w:r w:rsidR="00EA7939">
          <w:rPr>
            <w:i w:val="0"/>
            <w:iCs w:val="0"/>
            <w:color w:val="auto"/>
            <w:sz w:val="22"/>
            <w:szCs w:val="22"/>
          </w:rPr>
          <w:t xml:space="preserve"> (gain)</w:t>
        </w:r>
      </w:ins>
      <w:r w:rsidR="00023269" w:rsidRPr="007D52A9">
        <w:rPr>
          <w:i w:val="0"/>
          <w:iCs w:val="0"/>
          <w:color w:val="auto"/>
          <w:sz w:val="22"/>
          <w:szCs w:val="22"/>
        </w:rPr>
        <w:t xml:space="preserve"> </w:t>
      </w:r>
      <w:del w:id="380" w:author="Stefanie Lane" w:date="2022-06-21T13:49:00Z">
        <w:r w:rsidR="00023269" w:rsidRPr="007D52A9" w:rsidDel="00BE6419">
          <w:rPr>
            <w:i w:val="0"/>
            <w:iCs w:val="0"/>
            <w:color w:val="auto"/>
            <w:sz w:val="22"/>
            <w:szCs w:val="22"/>
          </w:rPr>
          <w:delText xml:space="preserve">in </w:delText>
        </w:r>
      </w:del>
      <w:ins w:id="381" w:author="Stefanie Lane" w:date="2022-06-21T13:49:00Z">
        <w:r w:rsidR="00BE6419">
          <w:rPr>
            <w:i w:val="0"/>
            <w:iCs w:val="0"/>
            <w:color w:val="auto"/>
            <w:sz w:val="22"/>
            <w:szCs w:val="22"/>
          </w:rPr>
          <w:t>from 1999-</w:t>
        </w:r>
      </w:ins>
      <w:r w:rsidR="00023269" w:rsidRPr="007D52A9">
        <w:rPr>
          <w:i w:val="0"/>
          <w:iCs w:val="0"/>
          <w:color w:val="auto"/>
          <w:sz w:val="22"/>
          <w:szCs w:val="22"/>
        </w:rPr>
        <w:t>2019</w:t>
      </w:r>
      <w:r w:rsidR="006D411C" w:rsidRPr="007D52A9">
        <w:rPr>
          <w:i w:val="0"/>
          <w:iCs w:val="0"/>
          <w:color w:val="auto"/>
          <w:sz w:val="22"/>
          <w:szCs w:val="22"/>
        </w:rPr>
        <w:t xml:space="preserve">, while the </w:t>
      </w:r>
      <w:r w:rsidR="00FD7BB5" w:rsidRPr="007D52A9">
        <w:rPr>
          <w:i w:val="0"/>
          <w:iCs w:val="0"/>
          <w:color w:val="auto"/>
          <w:sz w:val="22"/>
          <w:szCs w:val="22"/>
        </w:rPr>
        <w:t>Bogbean</w:t>
      </w:r>
      <w:r w:rsidR="006D411C" w:rsidRPr="007D52A9">
        <w:rPr>
          <w:i w:val="0"/>
          <w:iCs w:val="0"/>
          <w:color w:val="auto"/>
          <w:sz w:val="22"/>
          <w:szCs w:val="22"/>
        </w:rPr>
        <w:t xml:space="preserve"> community had more species </w:t>
      </w:r>
      <w:r w:rsidR="006561F0" w:rsidRPr="007D52A9">
        <w:rPr>
          <w:i w:val="0"/>
          <w:iCs w:val="0"/>
          <w:color w:val="auto"/>
          <w:sz w:val="22"/>
          <w:szCs w:val="22"/>
        </w:rPr>
        <w:t>a</w:t>
      </w:r>
      <w:r w:rsidR="006561F0" w:rsidRPr="00656D64">
        <w:rPr>
          <w:i w:val="0"/>
          <w:iCs w:val="0"/>
          <w:color w:val="auto"/>
          <w:sz w:val="22"/>
          <w:szCs w:val="22"/>
        </w:rPr>
        <w:t xml:space="preserve">ppearance </w:t>
      </w:r>
      <w:del w:id="382" w:author="Stefanie Lane" w:date="2022-06-21T13:49:00Z">
        <w:r w:rsidR="006D411C" w:rsidRPr="00656D64" w:rsidDel="00BE6419">
          <w:rPr>
            <w:i w:val="0"/>
            <w:iCs w:val="0"/>
            <w:color w:val="auto"/>
            <w:sz w:val="22"/>
            <w:szCs w:val="22"/>
          </w:rPr>
          <w:delText xml:space="preserve">in </w:delText>
        </w:r>
      </w:del>
      <w:ins w:id="383" w:author="Stefanie Lane" w:date="2022-06-21T13:49:00Z">
        <w:r w:rsidR="00BE6419">
          <w:rPr>
            <w:i w:val="0"/>
            <w:iCs w:val="0"/>
            <w:color w:val="auto"/>
            <w:sz w:val="22"/>
            <w:szCs w:val="22"/>
          </w:rPr>
          <w:t>from 1979-</w:t>
        </w:r>
      </w:ins>
      <w:r w:rsidR="006D411C" w:rsidRPr="00656D64">
        <w:rPr>
          <w:i w:val="0"/>
          <w:iCs w:val="0"/>
          <w:color w:val="auto"/>
          <w:sz w:val="22"/>
          <w:szCs w:val="22"/>
        </w:rPr>
        <w:t>1999.</w:t>
      </w:r>
      <w:ins w:id="384" w:author="Stefanie Lane" w:date="2022-06-21T13:49:00Z">
        <w:r w:rsidR="00BE6419">
          <w:rPr>
            <w:i w:val="0"/>
            <w:iCs w:val="0"/>
            <w:color w:val="auto"/>
            <w:sz w:val="22"/>
            <w:szCs w:val="22"/>
          </w:rPr>
          <w:t xml:space="preserve"> While these ratios </w:t>
        </w:r>
      </w:ins>
      <w:ins w:id="385" w:author="Stefanie Lane" w:date="2022-06-21T13:50:00Z">
        <w:r w:rsidR="00BE6419">
          <w:rPr>
            <w:i w:val="0"/>
            <w:iCs w:val="0"/>
            <w:color w:val="auto"/>
            <w:sz w:val="22"/>
            <w:szCs w:val="22"/>
          </w:rPr>
          <w:t xml:space="preserve">do not account for species disappearing and reappearing </w:t>
        </w:r>
        <w:r w:rsidR="006F63DA">
          <w:rPr>
            <w:i w:val="0"/>
            <w:iCs w:val="0"/>
            <w:color w:val="auto"/>
            <w:sz w:val="22"/>
            <w:szCs w:val="22"/>
          </w:rPr>
          <w:t xml:space="preserve">in the same assemblage between 1979 and 2019, </w:t>
        </w:r>
      </w:ins>
      <w:del w:id="386" w:author="Stefanie Lane" w:date="2022-06-21T13:50:00Z">
        <w:r w:rsidR="006D411C" w:rsidRPr="00656D64" w:rsidDel="006F63DA">
          <w:rPr>
            <w:i w:val="0"/>
            <w:iCs w:val="0"/>
            <w:color w:val="auto"/>
            <w:sz w:val="22"/>
            <w:szCs w:val="22"/>
          </w:rPr>
          <w:delText xml:space="preserve"> </w:delText>
        </w:r>
        <w:r w:rsidR="006561F0" w:rsidRPr="00656D64" w:rsidDel="006F63DA">
          <w:rPr>
            <w:i w:val="0"/>
            <w:iCs w:val="0"/>
            <w:color w:val="auto"/>
            <w:sz w:val="22"/>
            <w:szCs w:val="22"/>
          </w:rPr>
          <w:delText>T</w:delText>
        </w:r>
      </w:del>
      <w:ins w:id="387" w:author="Stefanie Lane" w:date="2022-06-21T13:50:00Z">
        <w:r w:rsidR="006F63DA">
          <w:rPr>
            <w:i w:val="0"/>
            <w:iCs w:val="0"/>
            <w:color w:val="auto"/>
            <w:sz w:val="22"/>
            <w:szCs w:val="22"/>
          </w:rPr>
          <w:t>t</w:t>
        </w:r>
      </w:ins>
      <w:r w:rsidR="006561F0" w:rsidRPr="00656D64">
        <w:rPr>
          <w:i w:val="0"/>
          <w:iCs w:val="0"/>
          <w:color w:val="auto"/>
          <w:sz w:val="22"/>
          <w:szCs w:val="22"/>
        </w:rPr>
        <w:t xml:space="preserve">he </w:t>
      </w:r>
      <w:r w:rsidR="00EC4678" w:rsidRPr="00656D64">
        <w:rPr>
          <w:i w:val="0"/>
          <w:iCs w:val="0"/>
          <w:color w:val="auto"/>
          <w:sz w:val="22"/>
          <w:szCs w:val="22"/>
        </w:rPr>
        <w:t xml:space="preserve">greater rates of disappearance from the assemblages </w:t>
      </w:r>
      <w:r w:rsidR="00E82DA2" w:rsidRPr="00656D64">
        <w:rPr>
          <w:i w:val="0"/>
          <w:iCs w:val="0"/>
          <w:color w:val="auto"/>
          <w:sz w:val="22"/>
          <w:szCs w:val="22"/>
        </w:rPr>
        <w:t xml:space="preserve">are likely </w:t>
      </w:r>
      <w:r w:rsidR="00EC4678" w:rsidRPr="00656D64">
        <w:rPr>
          <w:i w:val="0"/>
          <w:iCs w:val="0"/>
          <w:color w:val="auto"/>
          <w:sz w:val="22"/>
          <w:szCs w:val="22"/>
        </w:rPr>
        <w:t>driv</w:t>
      </w:r>
      <w:r w:rsidR="00E82DA2" w:rsidRPr="00656D64">
        <w:rPr>
          <w:i w:val="0"/>
          <w:iCs w:val="0"/>
          <w:color w:val="auto"/>
          <w:sz w:val="22"/>
          <w:szCs w:val="22"/>
        </w:rPr>
        <w:t>ing</w:t>
      </w:r>
      <w:ins w:id="388" w:author="Stefanie Lane" w:date="2022-06-24T14:41:00Z">
        <w:r w:rsidR="00C92E39">
          <w:rPr>
            <w:i w:val="0"/>
            <w:iCs w:val="0"/>
            <w:color w:val="auto"/>
            <w:sz w:val="22"/>
            <w:szCs w:val="22"/>
          </w:rPr>
          <w:t xml:space="preserve"> the overall loss of species in each sampling timepoint. </w:t>
        </w:r>
      </w:ins>
      <w:r w:rsidR="00EC4678" w:rsidRPr="00656D64">
        <w:rPr>
          <w:i w:val="0"/>
          <w:iCs w:val="0"/>
          <w:color w:val="auto"/>
          <w:sz w:val="22"/>
          <w:szCs w:val="22"/>
        </w:rPr>
        <w:t xml:space="preserve"> </w:t>
      </w:r>
      <w:del w:id="389" w:author="Stefanie Lane" w:date="2022-06-24T14:41:00Z">
        <w:r w:rsidR="00EC4678" w:rsidRPr="00656D64" w:rsidDel="00C92E39">
          <w:rPr>
            <w:i w:val="0"/>
            <w:iCs w:val="0"/>
            <w:color w:val="auto"/>
            <w:sz w:val="22"/>
            <w:szCs w:val="22"/>
          </w:rPr>
          <w:delText xml:space="preserve">homogenization </w:delText>
        </w:r>
        <w:r w:rsidR="00EC4678" w:rsidRPr="004604A1" w:rsidDel="00C92E39">
          <w:rPr>
            <w:i w:val="0"/>
            <w:iCs w:val="0"/>
            <w:color w:val="auto"/>
            <w:sz w:val="22"/>
            <w:szCs w:val="22"/>
          </w:rPr>
          <w:delText>observed in cluster analysis.</w:delText>
        </w:r>
        <w:r w:rsidR="00EC4678" w:rsidRPr="007D52A9" w:rsidDel="00C92E39">
          <w:rPr>
            <w:i w:val="0"/>
            <w:iCs w:val="0"/>
            <w:color w:val="auto"/>
            <w:sz w:val="22"/>
            <w:szCs w:val="22"/>
          </w:rPr>
          <w:delText xml:space="preserve"> </w:delText>
        </w:r>
      </w:del>
    </w:p>
    <w:p w14:paraId="2E6CE862" w14:textId="7F546CE7" w:rsidR="00100D21" w:rsidDel="009B74D3" w:rsidRDefault="00EB0607">
      <w:pPr>
        <w:ind w:firstLine="720"/>
        <w:rPr>
          <w:del w:id="390" w:author="Stefanie Lane" w:date="2022-06-23T13:24:00Z"/>
        </w:rPr>
        <w:pPrChange w:id="391" w:author="Stefanie Lane" w:date="2022-06-21T11:28:00Z">
          <w:pPr/>
        </w:pPrChange>
      </w:pPr>
      <w:ins w:id="392" w:author="Stefanie Lane" w:date="2022-06-22T13:20:00Z">
        <w:r>
          <w:t>C</w:t>
        </w:r>
      </w:ins>
      <w:ins w:id="393" w:author="Stefanie Lane" w:date="2022-06-22T13:19:00Z">
        <w:r>
          <w:t xml:space="preserve">over </w:t>
        </w:r>
        <w:r w:rsidR="00FC7EC2">
          <w:t xml:space="preserve">abundance </w:t>
        </w:r>
      </w:ins>
      <w:ins w:id="394" w:author="Stefanie Lane" w:date="2022-06-22T13:20:00Z">
        <w:r>
          <w:t xml:space="preserve">of species </w:t>
        </w:r>
      </w:ins>
      <w:ins w:id="395" w:author="Stefanie Lane" w:date="2022-06-22T13:19:00Z">
        <w:r w:rsidR="00FC7EC2">
          <w:t xml:space="preserve">significantly driving </w:t>
        </w:r>
        <w:r>
          <w:t>assemblage associations show</w:t>
        </w:r>
      </w:ins>
      <w:ins w:id="396" w:author="Stefanie Lane" w:date="2022-06-22T13:20:00Z">
        <w:r w:rsidR="00BE6592">
          <w:t xml:space="preserve"> an overall</w:t>
        </w:r>
      </w:ins>
      <w:ins w:id="397" w:author="Stefanie Lane" w:date="2022-06-22T13:19:00Z">
        <w:r>
          <w:t xml:space="preserve"> trend of decreasing cover over time </w:t>
        </w:r>
      </w:ins>
      <w:del w:id="398" w:author="Stefanie Lane" w:date="2022-06-22T13:19:00Z">
        <w:r w:rsidR="006D411C" w:rsidRPr="00C56065" w:rsidDel="00EB0607">
          <w:delText xml:space="preserve">Rank </w:delText>
        </w:r>
        <w:r w:rsidR="007B5B53" w:rsidRPr="00C56065" w:rsidDel="00EB0607">
          <w:delText xml:space="preserve">clock plots </w:delText>
        </w:r>
        <w:r w:rsidR="00D075CE" w:rsidRPr="00C56065" w:rsidDel="00EB0607">
          <w:delText xml:space="preserve">show changing dominance of select species over time </w:delText>
        </w:r>
      </w:del>
      <w:r w:rsidR="00D075CE" w:rsidRPr="00C56065">
        <w:t>(</w:t>
      </w:r>
      <w:r w:rsidR="00533507">
        <w:fldChar w:fldCharType="begin"/>
      </w:r>
      <w:r w:rsidR="00533507">
        <w:instrText xml:space="preserve"> REF _Ref103862754 \h </w:instrText>
      </w:r>
      <w:r w:rsidR="00533507">
        <w:fldChar w:fldCharType="separate"/>
      </w:r>
      <w:r w:rsidR="00173A95">
        <w:t xml:space="preserve">Figure </w:t>
      </w:r>
      <w:r w:rsidR="00173A95">
        <w:rPr>
          <w:noProof/>
        </w:rPr>
        <w:t>3</w:t>
      </w:r>
      <w:r w:rsidR="00533507">
        <w:fldChar w:fldCharType="end"/>
      </w:r>
      <w:r w:rsidR="00D075CE" w:rsidRPr="00C56065">
        <w:t xml:space="preserve">). Notably, Fescue assemblage </w:t>
      </w:r>
      <w:r w:rsidR="00AC332B" w:rsidRPr="00C56065">
        <w:t>shows ~50% decrease in cover of characteristic</w:t>
      </w:r>
      <w:r w:rsidR="00EE466E">
        <w:t xml:space="preserve"> non-native</w:t>
      </w:r>
      <w:r w:rsidR="00AC332B" w:rsidRPr="00C56065">
        <w:t xml:space="preserve"> species </w:t>
      </w:r>
      <w:r w:rsidR="00AC332B" w:rsidRPr="00C56065">
        <w:rPr>
          <w:i/>
        </w:rPr>
        <w:t>Festuca arundinaceae</w:t>
      </w:r>
      <w:ins w:id="399" w:author="Stefanie Lane" w:date="2022-06-22T13:21:00Z">
        <w:r w:rsidR="00BE6592">
          <w:rPr>
            <w:i/>
          </w:rPr>
          <w:t xml:space="preserve"> </w:t>
        </w:r>
        <w:r w:rsidR="00BE6592">
          <w:t>between 1979 and 2019</w:t>
        </w:r>
      </w:ins>
      <w:r w:rsidR="00AC332B" w:rsidRPr="00C56065">
        <w:t xml:space="preserve">, while </w:t>
      </w:r>
      <w:r w:rsidR="00060358" w:rsidRPr="00C56065">
        <w:t xml:space="preserve">cover of </w:t>
      </w:r>
      <w:r w:rsidR="00AC332B" w:rsidRPr="00C56065">
        <w:t xml:space="preserve">non-native </w:t>
      </w:r>
      <w:r w:rsidR="00AC332B" w:rsidRPr="00C56065">
        <w:rPr>
          <w:i/>
        </w:rPr>
        <w:t>Phalaris arundinaceae</w:t>
      </w:r>
      <w:r w:rsidR="00060358" w:rsidRPr="00C56065">
        <w:t xml:space="preserve"> </w:t>
      </w:r>
      <w:del w:id="400" w:author="Stefanie Lane" w:date="2022-06-22T13:21:00Z">
        <w:r w:rsidR="00060358" w:rsidRPr="00C56065" w:rsidDel="009A71BD">
          <w:delText xml:space="preserve">more than doubled </w:delText>
        </w:r>
      </w:del>
      <w:ins w:id="401" w:author="Stefanie Lane" w:date="2022-06-22T13:21:00Z">
        <w:r w:rsidR="009A71BD">
          <w:t>tripled</w:t>
        </w:r>
        <w:r w:rsidR="009A71BD" w:rsidRPr="00C56065">
          <w:t xml:space="preserve"> </w:t>
        </w:r>
      </w:ins>
      <w:r w:rsidR="00060358" w:rsidRPr="00C56065">
        <w:t xml:space="preserve">since 1999. </w:t>
      </w:r>
      <w:r w:rsidR="00C76D5E" w:rsidRPr="00C56065">
        <w:t xml:space="preserve">In the </w:t>
      </w:r>
      <w:r w:rsidR="00FD7BB5" w:rsidRPr="00C56065">
        <w:t>Sedge</w:t>
      </w:r>
      <w:r w:rsidR="00C76D5E" w:rsidRPr="00C56065">
        <w:t xml:space="preserve"> assemblage, cover abundance of </w:t>
      </w:r>
      <w:r w:rsidR="00C76D5E" w:rsidRPr="00C56065">
        <w:rPr>
          <w:i/>
        </w:rPr>
        <w:t>Agrostis stolonifera</w:t>
      </w:r>
      <w:r w:rsidR="00C76D5E" w:rsidRPr="00C56065">
        <w:t xml:space="preserve"> appears to have decrease by almost half, however cover of </w:t>
      </w:r>
      <w:r w:rsidR="00CE3E67" w:rsidRPr="00C56065">
        <w:t xml:space="preserve">assemblage-defining species </w:t>
      </w:r>
      <w:r w:rsidR="00CE3E67" w:rsidRPr="00C56065">
        <w:rPr>
          <w:i/>
        </w:rPr>
        <w:t>Carex lyngbyei</w:t>
      </w:r>
      <w:r w:rsidR="00CE3E67" w:rsidRPr="00C56065">
        <w:t xml:space="preserve"> has decreased by about one-third. </w:t>
      </w:r>
      <w:r w:rsidR="005709DE">
        <w:t xml:space="preserve">Bogbean assemblage maintains </w:t>
      </w:r>
      <w:r w:rsidR="005B45C6">
        <w:t>greatest coverage of its defining species (</w:t>
      </w:r>
      <w:r w:rsidR="005B45C6">
        <w:rPr>
          <w:i/>
        </w:rPr>
        <w:t>Menyanthes trifoliata</w:t>
      </w:r>
      <w:r w:rsidR="005B45C6">
        <w:t xml:space="preserve">), </w:t>
      </w:r>
      <w:ins w:id="402" w:author="Stefanie Lane" w:date="2022-06-22T13:22:00Z">
        <w:r w:rsidR="00BB21C0">
          <w:t xml:space="preserve">although cover abundance in 2019 was ~20% less than in 1979. Additionally, </w:t>
        </w:r>
      </w:ins>
      <w:del w:id="403" w:author="Stefanie Lane" w:date="2022-06-22T13:22:00Z">
        <w:r w:rsidR="005B45C6" w:rsidDel="00BB21C0">
          <w:delText xml:space="preserve">however </w:delText>
        </w:r>
      </w:del>
      <w:r w:rsidR="00014A9A" w:rsidRPr="00C56065">
        <w:t xml:space="preserve">non-native </w:t>
      </w:r>
      <w:r w:rsidR="00014A9A" w:rsidRPr="00C56065">
        <w:rPr>
          <w:i/>
        </w:rPr>
        <w:t>Mentha aquatica</w:t>
      </w:r>
      <w:r w:rsidR="005B45C6">
        <w:rPr>
          <w:i/>
        </w:rPr>
        <w:t xml:space="preserve"> </w:t>
      </w:r>
      <w:r w:rsidR="005B45C6">
        <w:t xml:space="preserve">accounts for </w:t>
      </w:r>
      <w:r w:rsidR="00CD760E">
        <w:t xml:space="preserve">~50% of plot cover </w:t>
      </w:r>
      <w:del w:id="404" w:author="Stefanie Lane" w:date="2022-06-22T13:22:00Z">
        <w:r w:rsidR="00CD760E" w:rsidDel="00BB21C0">
          <w:delText>on average</w:delText>
        </w:r>
      </w:del>
      <w:ins w:id="405" w:author="Stefanie Lane" w:date="2022-06-22T13:23:00Z">
        <w:r w:rsidR="00BB21C0">
          <w:t>in the Bogbean assemblage</w:t>
        </w:r>
      </w:ins>
      <w:r w:rsidR="00CD760E">
        <w:t xml:space="preserve"> by 2019. </w:t>
      </w:r>
      <w:ins w:id="406" w:author="Stefanie Lane" w:date="2022-06-22T13:25:00Z">
        <w:r w:rsidR="0077186C">
          <w:t xml:space="preserve">In summary, </w:t>
        </w:r>
        <w:r w:rsidR="00481F1F">
          <w:t xml:space="preserve">while the dominant species are maintained, their cover abundance within each assemblage is declining. Moreover, </w:t>
        </w:r>
      </w:ins>
      <w:ins w:id="407" w:author="Stefanie Lane" w:date="2022-06-22T13:27:00Z">
        <w:r w:rsidR="005B5681">
          <w:t xml:space="preserve">some </w:t>
        </w:r>
      </w:ins>
      <w:ins w:id="408" w:author="Stefanie Lane" w:date="2022-06-22T13:26:00Z">
        <w:r w:rsidR="00481F1F">
          <w:t xml:space="preserve">invasive species have increased substantially in cover abundance </w:t>
        </w:r>
      </w:ins>
      <w:ins w:id="409" w:author="Stefanie Lane" w:date="2022-06-22T13:27:00Z">
        <w:r w:rsidR="00115FDC">
          <w:t>in the Fescue and B</w:t>
        </w:r>
      </w:ins>
      <w:ins w:id="410" w:author="Stefanie Lane" w:date="2022-06-22T13:28:00Z">
        <w:r w:rsidR="00115FDC">
          <w:t xml:space="preserve">ogbean assemblages </w:t>
        </w:r>
      </w:ins>
      <w:ins w:id="411" w:author="Stefanie Lane" w:date="2022-06-22T13:26:00Z">
        <w:r w:rsidR="005B5681">
          <w:t xml:space="preserve">since the original survey, indicating </w:t>
        </w:r>
      </w:ins>
      <w:ins w:id="412" w:author="Stefanie Lane" w:date="2022-06-22T13:27:00Z">
        <w:r w:rsidR="005B5681">
          <w:t>the</w:t>
        </w:r>
      </w:ins>
      <w:ins w:id="413" w:author="Stefanie Lane" w:date="2022-06-22T13:28:00Z">
        <w:r w:rsidR="00115FDC">
          <w:t>se</w:t>
        </w:r>
      </w:ins>
      <w:ins w:id="414" w:author="Stefanie Lane" w:date="2022-06-22T13:27:00Z">
        <w:r w:rsidR="005B5681">
          <w:t xml:space="preserve"> </w:t>
        </w:r>
      </w:ins>
      <w:ins w:id="415" w:author="Stefanie Lane" w:date="2022-06-22T13:28:00Z">
        <w:r w:rsidR="00115FDC">
          <w:t>assemblages are</w:t>
        </w:r>
      </w:ins>
      <w:ins w:id="416" w:author="Stefanie Lane" w:date="2022-06-22T13:27:00Z">
        <w:r w:rsidR="005B5681">
          <w:t xml:space="preserve"> becoming </w:t>
        </w:r>
      </w:ins>
      <w:ins w:id="417" w:author="Stefanie Lane" w:date="2022-06-22T13:26:00Z">
        <w:r w:rsidR="005B5681">
          <w:t xml:space="preserve">increasingly occupied by non-native species. </w:t>
        </w:r>
      </w:ins>
    </w:p>
    <w:p w14:paraId="3D519838" w14:textId="77777777" w:rsidR="009D1A0A" w:rsidRPr="009D1A0A" w:rsidRDefault="009D1A0A">
      <w:pPr>
        <w:ind w:firstLine="720"/>
        <w:pPrChange w:id="418" w:author="Stefanie Lane" w:date="2022-06-23T13:24:00Z">
          <w:pPr/>
        </w:pPrChange>
      </w:pPr>
    </w:p>
    <w:p w14:paraId="1774FCB2" w14:textId="1EB98DC3" w:rsidR="00B61B57" w:rsidRDefault="00B61B57" w:rsidP="0066777E"/>
    <w:p w14:paraId="148443DA" w14:textId="17B64F89" w:rsidR="00C94867" w:rsidRPr="00C37528" w:rsidRDefault="00C94867">
      <w:pPr>
        <w:rPr>
          <w:iCs/>
          <w:color w:val="44546A" w:themeColor="text2"/>
          <w:sz w:val="18"/>
          <w:szCs w:val="18"/>
          <w:rPrChange w:id="419" w:author="Stefanie Lane" w:date="2022-05-30T13:56:00Z">
            <w:rPr>
              <w:i/>
              <w:iCs/>
              <w:color w:val="44546A" w:themeColor="text2"/>
              <w:sz w:val="18"/>
              <w:szCs w:val="18"/>
            </w:rPr>
          </w:rPrChange>
        </w:rPr>
      </w:pPr>
    </w:p>
    <w:p w14:paraId="731B6B36" w14:textId="2C22D11A" w:rsidR="00F2017D" w:rsidRDefault="00FE1C76">
      <w:pPr>
        <w:keepNext/>
        <w:jc w:val="center"/>
        <w:pPrChange w:id="420" w:author="Stefanie Lane" w:date="2022-05-30T14:35:00Z">
          <w:pPr>
            <w:keepNext/>
          </w:pPr>
        </w:pPrChange>
      </w:pPr>
      <w:r>
        <w:rPr>
          <w:noProof/>
        </w:rPr>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344233" cy="3340146"/>
                    </a:xfrm>
                    <a:prstGeom prst="rect">
                      <a:avLst/>
                    </a:prstGeom>
                  </pic:spPr>
                </pic:pic>
              </a:graphicData>
            </a:graphic>
          </wp:inline>
        </w:drawing>
      </w:r>
    </w:p>
    <w:p w14:paraId="33960BA8" w14:textId="1380E9EB" w:rsidR="00FE1C76" w:rsidRDefault="00F2017D" w:rsidP="00F2017D">
      <w:pPr>
        <w:pStyle w:val="Caption"/>
        <w:rPr>
          <w:ins w:id="421" w:author="Stefanie Lane" w:date="2022-05-30T13:57:00Z"/>
        </w:rPr>
      </w:pPr>
      <w:bookmarkStart w:id="422" w:name="_Ref94197029"/>
      <w:r>
        <w:t xml:space="preserve">Figure </w:t>
      </w:r>
      <w:fldSimple w:instr=" SEQ Figure \* ARABIC ">
        <w:r w:rsidR="00173A95">
          <w:rPr>
            <w:noProof/>
          </w:rPr>
          <w:t>2</w:t>
        </w:r>
      </w:fldSimple>
      <w:bookmarkEnd w:id="422"/>
      <w:r>
        <w:t xml:space="preserve">. </w:t>
      </w:r>
      <w:ins w:id="423" w:author="Stefanie Lane" w:date="2022-06-03T15:47:00Z">
        <w:r w:rsidR="003D3321">
          <w:t xml:space="preserve">Species cover abundance </w:t>
        </w:r>
      </w:ins>
      <w:del w:id="424" w:author="Stefanie Lane" w:date="2022-06-03T15:47:00Z">
        <w:r w:rsidR="00DD2FCF" w:rsidDel="003D3321">
          <w:delText>A</w:delText>
        </w:r>
        <w:r w:rsidR="00A00E4C" w:rsidDel="003D3321">
          <w:delText xml:space="preserve">ssemblage </w:delText>
        </w:r>
        <w:r w:rsidR="00DD2FCF" w:rsidDel="003D3321">
          <w:delText>diversity</w:delText>
        </w:r>
        <w:r w:rsidR="00A00E4C" w:rsidDel="003D3321">
          <w:delText xml:space="preserve"> </w:delText>
        </w:r>
      </w:del>
      <w:r w:rsidR="00A00E4C">
        <w:t xml:space="preserve">becomes more dissimilar </w:t>
      </w:r>
      <w:ins w:id="425" w:author="Stefanie Lane" w:date="2022-06-03T15:47:00Z">
        <w:r w:rsidR="005C2E6D">
          <w:t xml:space="preserve">in each assemblage </w:t>
        </w:r>
      </w:ins>
      <w:r w:rsidR="00A00E4C">
        <w:t>over time, as shown by greater Euclidean distance between</w:t>
      </w:r>
      <w:r w:rsidR="00DD2FCF">
        <w:t xml:space="preserve"> assemblage types</w:t>
      </w:r>
      <w:r>
        <w:t xml:space="preserve">. </w:t>
      </w:r>
      <w:ins w:id="426" w:author="Stefanie Lane" w:date="2022-06-03T15:47:00Z">
        <w:r w:rsidR="005C2E6D">
          <w:t xml:space="preserve">Notably, species cover of the sedge </w:t>
        </w:r>
      </w:ins>
      <w:ins w:id="427" w:author="Stefanie Lane" w:date="2022-06-03T15:48:00Z">
        <w:r w:rsidR="005C2E6D">
          <w:t xml:space="preserve">and fescue groups become more similar in 2019. </w:t>
        </w:r>
      </w:ins>
    </w:p>
    <w:p w14:paraId="354ED2D5" w14:textId="77777777" w:rsidR="00AD4549" w:rsidRDefault="00AD4549" w:rsidP="00AD4549">
      <w:pPr>
        <w:rPr>
          <w:ins w:id="428" w:author="Stefanie Lane" w:date="2022-05-30T13:57:00Z"/>
        </w:rPr>
        <w:sectPr w:rsidR="00AD4549" w:rsidSect="000D7921">
          <w:pgSz w:w="12240" w:h="15840"/>
          <w:pgMar w:top="1080" w:right="1080" w:bottom="1080" w:left="1080" w:header="720" w:footer="720" w:gutter="0"/>
          <w:lnNumType w:countBy="1" w:restart="continuous"/>
          <w:cols w:space="720"/>
          <w:docGrid w:linePitch="360"/>
        </w:sectPr>
      </w:pPr>
    </w:p>
    <w:p w14:paraId="7BB99AEF" w14:textId="5FAE44CC" w:rsidR="00AD4549" w:rsidRDefault="00AD4549" w:rsidP="00AD4549">
      <w:pPr>
        <w:rPr>
          <w:ins w:id="429" w:author="Stefanie Lane" w:date="2022-05-30T13:57:00Z"/>
        </w:rPr>
      </w:pPr>
    </w:p>
    <w:p w14:paraId="338FA39B" w14:textId="20EAB623" w:rsidR="00C876B9" w:rsidDel="00C876B9" w:rsidRDefault="00C876B9" w:rsidP="00C876B9">
      <w:pPr>
        <w:pStyle w:val="Caption"/>
        <w:keepNext/>
        <w:rPr>
          <w:del w:id="430" w:author="Stefanie Lane" w:date="2022-05-30T13:59:00Z"/>
          <w:moveTo w:id="431" w:author="Stefanie Lane" w:date="2022-05-30T13:59:00Z"/>
        </w:rPr>
      </w:pPr>
      <w:bookmarkStart w:id="432" w:name="_Ref104813883"/>
      <w:ins w:id="433" w:author="Stefanie Lane" w:date="2022-05-30T13:59:00Z">
        <w:r>
          <w:t xml:space="preserve">Table </w:t>
        </w:r>
        <w:r>
          <w:fldChar w:fldCharType="begin"/>
        </w:r>
        <w:r>
          <w:instrText xml:space="preserve"> SEQ Table \* ARABIC </w:instrText>
        </w:r>
      </w:ins>
      <w:r>
        <w:fldChar w:fldCharType="separate"/>
      </w:r>
      <w:ins w:id="434" w:author="Stefanie Lane" w:date="2022-06-03T14:47:00Z">
        <w:r w:rsidR="00173A95">
          <w:rPr>
            <w:noProof/>
          </w:rPr>
          <w:t>1</w:t>
        </w:r>
      </w:ins>
      <w:ins w:id="435" w:author="Stefanie Lane" w:date="2022-05-30T13:59:00Z">
        <w:r>
          <w:fldChar w:fldCharType="end"/>
        </w:r>
        <w:bookmarkEnd w:id="432"/>
        <w:r>
          <w:t xml:space="preserve">. </w:t>
        </w:r>
      </w:ins>
      <w:moveToRangeStart w:id="436" w:author="Stefanie Lane" w:date="2022-05-30T13:59:00Z" w:name="move104811575"/>
      <w:moveTo w:id="437" w:author="Stefanie Lane" w:date="2022-05-30T13:59:00Z">
        <w:r>
          <w:t xml:space="preserve">Species indicator analysis of cluster groups using Euclidean distance identifies the same dominant species in each assemblage type (Sedge, Fescue, Bogbean) as significantly driving clustering of assemblages over time. </w:t>
        </w:r>
        <w:del w:id="438" w:author="Stefanie Lane" w:date="2022-06-03T15:52:00Z">
          <w:r w:rsidDel="009247E5">
            <w:delText xml:space="preserve"> </w:delText>
          </w:r>
        </w:del>
      </w:moveTo>
      <w:ins w:id="439" w:author="Stefanie Lane" w:date="2022-05-30T14:42:00Z">
        <w:r w:rsidR="00B23904">
          <w:t>IndVal statistic reports</w:t>
        </w:r>
      </w:ins>
      <w:ins w:id="440" w:author="Stefanie Lane" w:date="2022-06-24T17:33:00Z">
        <w:r w:rsidR="004B1CD4">
          <w:t xml:space="preserve"> </w:t>
        </w:r>
        <w:r w:rsidR="004B1CD4" w:rsidRPr="004B1CD4">
          <w:t>association indices between species and plots within each cluster</w:t>
        </w:r>
      </w:ins>
      <w:ins w:id="441" w:author="Stefanie Lane" w:date="2022-05-30T14:42:00Z">
        <w:r w:rsidR="00B23904">
          <w:t xml:space="preserve">; p-values &lt; 0.05 indicate the species is significantly </w:t>
        </w:r>
        <w:r w:rsidR="00CF4F30">
          <w:t>defining the clustering</w:t>
        </w:r>
      </w:ins>
      <w:ins w:id="442" w:author="Stefanie Lane" w:date="2022-05-30T14:43:00Z">
        <w:r w:rsidR="00270100">
          <w:t xml:space="preserve"> association</w:t>
        </w:r>
      </w:ins>
      <w:ins w:id="443" w:author="Stefanie Lane" w:date="2022-05-30T14:42:00Z">
        <w:r w:rsidR="00CF4F30">
          <w:t xml:space="preserve"> within </w:t>
        </w:r>
      </w:ins>
      <w:ins w:id="444" w:author="Stefanie Lane" w:date="2022-05-30T14:43:00Z">
        <w:r w:rsidR="00270100">
          <w:t>each</w:t>
        </w:r>
      </w:ins>
      <w:ins w:id="445" w:author="Stefanie Lane" w:date="2022-05-30T14:42:00Z">
        <w:r w:rsidR="00CF4F30">
          <w:t xml:space="preserve"> assemblage and observation year. </w:t>
        </w:r>
      </w:ins>
    </w:p>
    <w:moveToRangeEnd w:id="436"/>
    <w:p w14:paraId="3B9222A5" w14:textId="072B4883" w:rsidR="00AD4549" w:rsidRDefault="00AD4549">
      <w:pPr>
        <w:pStyle w:val="Caption"/>
        <w:keepNext/>
        <w:rPr>
          <w:ins w:id="446" w:author="Stefanie Lane" w:date="2022-05-30T13:57:00Z"/>
        </w:rPr>
        <w:pPrChange w:id="447" w:author="Stefanie Lane" w:date="2022-05-30T13:59:00Z">
          <w:pPr/>
        </w:pPrChange>
      </w:pPr>
    </w:p>
    <w:p w14:paraId="29C31C61" w14:textId="3FD9087D" w:rsidR="00511F46" w:rsidRDefault="00511F46" w:rsidP="00AD4549">
      <w:ins w:id="448" w:author="Stefanie Lane" w:date="2022-06-23T13:18:00Z">
        <w:r>
          <w:fldChar w:fldCharType="begin"/>
        </w:r>
        <w:r>
          <w:instrText xml:space="preserve"> LINK </w:instrText>
        </w:r>
      </w:ins>
      <w:r w:rsidR="00632450">
        <w:instrText xml:space="preserve">Excel.Sheet.12 "C:\\Users\\slane84\\OneDrive - The University Of British Columbia\\Documents\\Dissertation\\CommunityStability\\tables.xlsx" IndicatorAnalysis!R4C1:R27C12 </w:instrText>
      </w:r>
      <w:ins w:id="449" w:author="Stefanie Lane" w:date="2022-06-23T13:18:00Z">
        <w:r>
          <w:instrText xml:space="preserve">\a \f 4 \h </w:instrText>
        </w:r>
        <w:r>
          <w:fldChar w:fldCharType="separate"/>
        </w:r>
      </w:ins>
    </w:p>
    <w:tbl>
      <w:tblPr>
        <w:tblW w:w="12840" w:type="dxa"/>
        <w:tblLook w:val="04A0" w:firstRow="1" w:lastRow="0" w:firstColumn="1" w:lastColumn="0" w:noHBand="0" w:noVBand="1"/>
      </w:tblPr>
      <w:tblGrid>
        <w:gridCol w:w="1091"/>
        <w:gridCol w:w="2982"/>
        <w:gridCol w:w="732"/>
        <w:gridCol w:w="774"/>
        <w:gridCol w:w="300"/>
        <w:gridCol w:w="2205"/>
        <w:gridCol w:w="732"/>
        <w:gridCol w:w="774"/>
        <w:gridCol w:w="300"/>
        <w:gridCol w:w="2070"/>
        <w:gridCol w:w="732"/>
        <w:gridCol w:w="774"/>
      </w:tblGrid>
      <w:tr w:rsidR="00511F46" w:rsidRPr="00511F46" w14:paraId="4BF2A578" w14:textId="77777777" w:rsidTr="00511F46">
        <w:trPr>
          <w:trHeight w:val="260"/>
          <w:ins w:id="450" w:author="Stefanie Lane" w:date="2022-06-23T13:18:00Z"/>
        </w:trPr>
        <w:tc>
          <w:tcPr>
            <w:tcW w:w="1080" w:type="dxa"/>
            <w:tcBorders>
              <w:top w:val="nil"/>
              <w:left w:val="nil"/>
              <w:bottom w:val="single" w:sz="4" w:space="0" w:color="auto"/>
              <w:right w:val="nil"/>
            </w:tcBorders>
            <w:shd w:val="clear" w:color="auto" w:fill="auto"/>
            <w:noWrap/>
            <w:vAlign w:val="bottom"/>
            <w:hideMark/>
          </w:tcPr>
          <w:p w14:paraId="47D634E7" w14:textId="5511DFCA" w:rsidR="00511F46" w:rsidRPr="00511F46" w:rsidRDefault="00511F46">
            <w:pPr>
              <w:spacing w:after="0" w:line="240" w:lineRule="auto"/>
              <w:jc w:val="center"/>
              <w:rPr>
                <w:ins w:id="451" w:author="Stefanie Lane" w:date="2022-06-23T13:18:00Z"/>
                <w:rFonts w:ascii="Calibri" w:eastAsia="Times New Roman" w:hAnsi="Calibri" w:cs="Calibri"/>
                <w:color w:val="000000"/>
                <w:sz w:val="20"/>
                <w:szCs w:val="20"/>
                <w:rPrChange w:id="452" w:author="Stefanie Lane" w:date="2022-06-23T13:18:00Z">
                  <w:rPr>
                    <w:ins w:id="453" w:author="Stefanie Lane" w:date="2022-06-23T13:18:00Z"/>
                    <w:rFonts w:ascii="Calibri" w:hAnsi="Calibri" w:cs="Calibri"/>
                    <w:color w:val="000000"/>
                    <w:sz w:val="20"/>
                    <w:szCs w:val="20"/>
                  </w:rPr>
                </w:rPrChange>
              </w:rPr>
              <w:pPrChange w:id="454" w:author="Stefanie Lane" w:date="2022-06-23T13:18:00Z">
                <w:pPr>
                  <w:jc w:val="center"/>
                </w:pPr>
              </w:pPrChange>
            </w:pPr>
            <w:ins w:id="455" w:author="Stefanie Lane" w:date="2022-06-23T13:18:00Z">
              <w:r w:rsidRPr="00511F46">
                <w:rPr>
                  <w:rFonts w:ascii="Calibri" w:eastAsia="Times New Roman" w:hAnsi="Calibri" w:cs="Calibri"/>
                  <w:color w:val="000000"/>
                  <w:sz w:val="20"/>
                  <w:szCs w:val="20"/>
                  <w:rPrChange w:id="456" w:author="Stefanie Lane" w:date="2022-06-23T13:18:00Z">
                    <w:rPr>
                      <w:rFonts w:ascii="Calibri" w:hAnsi="Calibri" w:cs="Calibri"/>
                      <w:color w:val="000000"/>
                      <w:sz w:val="20"/>
                      <w:szCs w:val="20"/>
                    </w:rPr>
                  </w:rPrChange>
                </w:rPr>
                <w:t> </w:t>
              </w:r>
            </w:ins>
          </w:p>
        </w:tc>
        <w:tc>
          <w:tcPr>
            <w:tcW w:w="4260" w:type="dxa"/>
            <w:gridSpan w:val="3"/>
            <w:tcBorders>
              <w:top w:val="single" w:sz="4" w:space="0" w:color="auto"/>
              <w:left w:val="nil"/>
              <w:bottom w:val="single" w:sz="4" w:space="0" w:color="auto"/>
              <w:right w:val="nil"/>
            </w:tcBorders>
            <w:shd w:val="clear" w:color="auto" w:fill="auto"/>
            <w:noWrap/>
            <w:vAlign w:val="bottom"/>
            <w:hideMark/>
          </w:tcPr>
          <w:p w14:paraId="7FB8554F" w14:textId="77777777" w:rsidR="00511F46" w:rsidRPr="00511F46" w:rsidRDefault="00511F46">
            <w:pPr>
              <w:spacing w:after="0" w:line="240" w:lineRule="auto"/>
              <w:jc w:val="center"/>
              <w:rPr>
                <w:ins w:id="457" w:author="Stefanie Lane" w:date="2022-06-23T13:18:00Z"/>
                <w:rFonts w:ascii="Calibri" w:eastAsia="Times New Roman" w:hAnsi="Calibri" w:cs="Calibri"/>
                <w:b/>
                <w:bCs/>
                <w:color w:val="000000"/>
                <w:sz w:val="20"/>
                <w:szCs w:val="20"/>
                <w:rPrChange w:id="458" w:author="Stefanie Lane" w:date="2022-06-23T13:18:00Z">
                  <w:rPr>
                    <w:ins w:id="459" w:author="Stefanie Lane" w:date="2022-06-23T13:18:00Z"/>
                  </w:rPr>
                </w:rPrChange>
              </w:rPr>
              <w:pPrChange w:id="460" w:author="Stefanie Lane" w:date="2022-06-23T13:18:00Z">
                <w:pPr>
                  <w:jc w:val="center"/>
                </w:pPr>
              </w:pPrChange>
            </w:pPr>
            <w:ins w:id="461" w:author="Stefanie Lane" w:date="2022-06-23T13:18:00Z">
              <w:r w:rsidRPr="00511F46">
                <w:rPr>
                  <w:rFonts w:ascii="Calibri" w:eastAsia="Times New Roman" w:hAnsi="Calibri" w:cs="Calibri"/>
                  <w:b/>
                  <w:bCs/>
                  <w:color w:val="000000"/>
                  <w:sz w:val="20"/>
                  <w:szCs w:val="20"/>
                  <w:rPrChange w:id="462" w:author="Stefanie Lane" w:date="2022-06-23T13:18:00Z">
                    <w:rPr/>
                  </w:rPrChange>
                </w:rPr>
                <w:t>1979</w:t>
              </w:r>
            </w:ins>
          </w:p>
        </w:tc>
        <w:tc>
          <w:tcPr>
            <w:tcW w:w="300" w:type="dxa"/>
            <w:tcBorders>
              <w:top w:val="nil"/>
              <w:left w:val="nil"/>
              <w:bottom w:val="nil"/>
              <w:right w:val="nil"/>
            </w:tcBorders>
            <w:shd w:val="clear" w:color="auto" w:fill="auto"/>
            <w:noWrap/>
            <w:vAlign w:val="bottom"/>
            <w:hideMark/>
          </w:tcPr>
          <w:p w14:paraId="5DADBE45" w14:textId="77777777" w:rsidR="00511F46" w:rsidRPr="00511F46" w:rsidRDefault="00511F46">
            <w:pPr>
              <w:spacing w:after="0" w:line="240" w:lineRule="auto"/>
              <w:jc w:val="center"/>
              <w:rPr>
                <w:ins w:id="463" w:author="Stefanie Lane" w:date="2022-06-23T13:18:00Z"/>
                <w:rFonts w:ascii="Calibri" w:eastAsia="Times New Roman" w:hAnsi="Calibri" w:cs="Calibri"/>
                <w:b/>
                <w:bCs/>
                <w:color w:val="000000"/>
                <w:sz w:val="20"/>
                <w:szCs w:val="20"/>
                <w:rPrChange w:id="464" w:author="Stefanie Lane" w:date="2022-06-23T13:18:00Z">
                  <w:rPr>
                    <w:ins w:id="465" w:author="Stefanie Lane" w:date="2022-06-23T13:18:00Z"/>
                  </w:rPr>
                </w:rPrChange>
              </w:rPr>
              <w:pPrChange w:id="466" w:author="Stefanie Lane" w:date="2022-06-23T13:18:00Z">
                <w:pPr>
                  <w:jc w:val="center"/>
                </w:pPr>
              </w:pPrChange>
            </w:pPr>
          </w:p>
        </w:tc>
        <w:tc>
          <w:tcPr>
            <w:tcW w:w="3500" w:type="dxa"/>
            <w:gridSpan w:val="3"/>
            <w:tcBorders>
              <w:top w:val="single" w:sz="4" w:space="0" w:color="auto"/>
              <w:left w:val="nil"/>
              <w:bottom w:val="single" w:sz="4" w:space="0" w:color="auto"/>
              <w:right w:val="nil"/>
            </w:tcBorders>
            <w:shd w:val="clear" w:color="auto" w:fill="auto"/>
            <w:noWrap/>
            <w:vAlign w:val="bottom"/>
            <w:hideMark/>
          </w:tcPr>
          <w:p w14:paraId="6D693F98" w14:textId="77777777" w:rsidR="00511F46" w:rsidRPr="00511F46" w:rsidRDefault="00511F46">
            <w:pPr>
              <w:spacing w:after="0" w:line="240" w:lineRule="auto"/>
              <w:jc w:val="center"/>
              <w:rPr>
                <w:ins w:id="467" w:author="Stefanie Lane" w:date="2022-06-23T13:18:00Z"/>
                <w:rFonts w:ascii="Calibri" w:eastAsia="Times New Roman" w:hAnsi="Calibri" w:cs="Calibri"/>
                <w:b/>
                <w:bCs/>
                <w:color w:val="000000"/>
                <w:sz w:val="20"/>
                <w:szCs w:val="20"/>
                <w:rPrChange w:id="468" w:author="Stefanie Lane" w:date="2022-06-23T13:18:00Z">
                  <w:rPr>
                    <w:ins w:id="469" w:author="Stefanie Lane" w:date="2022-06-23T13:18:00Z"/>
                  </w:rPr>
                </w:rPrChange>
              </w:rPr>
              <w:pPrChange w:id="470" w:author="Stefanie Lane" w:date="2022-06-23T13:18:00Z">
                <w:pPr>
                  <w:jc w:val="center"/>
                </w:pPr>
              </w:pPrChange>
            </w:pPr>
            <w:ins w:id="471" w:author="Stefanie Lane" w:date="2022-06-23T13:18:00Z">
              <w:r w:rsidRPr="00511F46">
                <w:rPr>
                  <w:rFonts w:ascii="Calibri" w:eastAsia="Times New Roman" w:hAnsi="Calibri" w:cs="Calibri"/>
                  <w:b/>
                  <w:bCs/>
                  <w:color w:val="000000"/>
                  <w:sz w:val="20"/>
                  <w:szCs w:val="20"/>
                  <w:rPrChange w:id="472" w:author="Stefanie Lane" w:date="2022-06-23T13:18:00Z">
                    <w:rPr/>
                  </w:rPrChange>
                </w:rPr>
                <w:t>1999</w:t>
              </w:r>
            </w:ins>
          </w:p>
        </w:tc>
        <w:tc>
          <w:tcPr>
            <w:tcW w:w="300" w:type="dxa"/>
            <w:tcBorders>
              <w:top w:val="nil"/>
              <w:left w:val="nil"/>
              <w:bottom w:val="nil"/>
              <w:right w:val="nil"/>
            </w:tcBorders>
            <w:shd w:val="clear" w:color="auto" w:fill="auto"/>
            <w:noWrap/>
            <w:vAlign w:val="bottom"/>
            <w:hideMark/>
          </w:tcPr>
          <w:p w14:paraId="79B9A4F3" w14:textId="77777777" w:rsidR="00511F46" w:rsidRPr="00511F46" w:rsidRDefault="00511F46">
            <w:pPr>
              <w:spacing w:after="0" w:line="240" w:lineRule="auto"/>
              <w:jc w:val="center"/>
              <w:rPr>
                <w:ins w:id="473" w:author="Stefanie Lane" w:date="2022-06-23T13:18:00Z"/>
                <w:rFonts w:ascii="Calibri" w:eastAsia="Times New Roman" w:hAnsi="Calibri" w:cs="Calibri"/>
                <w:b/>
                <w:bCs/>
                <w:color w:val="000000"/>
                <w:sz w:val="20"/>
                <w:szCs w:val="20"/>
                <w:rPrChange w:id="474" w:author="Stefanie Lane" w:date="2022-06-23T13:18:00Z">
                  <w:rPr>
                    <w:ins w:id="475" w:author="Stefanie Lane" w:date="2022-06-23T13:18:00Z"/>
                  </w:rPr>
                </w:rPrChange>
              </w:rPr>
              <w:pPrChange w:id="476" w:author="Stefanie Lane" w:date="2022-06-23T13:18:00Z">
                <w:pPr>
                  <w:jc w:val="center"/>
                </w:pPr>
              </w:pPrChange>
            </w:pPr>
          </w:p>
        </w:tc>
        <w:tc>
          <w:tcPr>
            <w:tcW w:w="3400" w:type="dxa"/>
            <w:gridSpan w:val="3"/>
            <w:tcBorders>
              <w:top w:val="single" w:sz="4" w:space="0" w:color="auto"/>
              <w:left w:val="nil"/>
              <w:bottom w:val="single" w:sz="4" w:space="0" w:color="auto"/>
              <w:right w:val="nil"/>
            </w:tcBorders>
            <w:shd w:val="clear" w:color="auto" w:fill="auto"/>
            <w:noWrap/>
            <w:vAlign w:val="bottom"/>
            <w:hideMark/>
          </w:tcPr>
          <w:p w14:paraId="61F9EC7F" w14:textId="77777777" w:rsidR="00511F46" w:rsidRPr="00511F46" w:rsidRDefault="00511F46">
            <w:pPr>
              <w:spacing w:after="0" w:line="240" w:lineRule="auto"/>
              <w:jc w:val="center"/>
              <w:rPr>
                <w:ins w:id="477" w:author="Stefanie Lane" w:date="2022-06-23T13:18:00Z"/>
                <w:rFonts w:ascii="Calibri" w:eastAsia="Times New Roman" w:hAnsi="Calibri" w:cs="Calibri"/>
                <w:b/>
                <w:bCs/>
                <w:color w:val="000000"/>
                <w:sz w:val="20"/>
                <w:szCs w:val="20"/>
                <w:rPrChange w:id="478" w:author="Stefanie Lane" w:date="2022-06-23T13:18:00Z">
                  <w:rPr>
                    <w:ins w:id="479" w:author="Stefanie Lane" w:date="2022-06-23T13:18:00Z"/>
                  </w:rPr>
                </w:rPrChange>
              </w:rPr>
              <w:pPrChange w:id="480" w:author="Stefanie Lane" w:date="2022-06-23T13:18:00Z">
                <w:pPr>
                  <w:jc w:val="center"/>
                </w:pPr>
              </w:pPrChange>
            </w:pPr>
            <w:ins w:id="481" w:author="Stefanie Lane" w:date="2022-06-23T13:18:00Z">
              <w:r w:rsidRPr="00511F46">
                <w:rPr>
                  <w:rFonts w:ascii="Calibri" w:eastAsia="Times New Roman" w:hAnsi="Calibri" w:cs="Calibri"/>
                  <w:b/>
                  <w:bCs/>
                  <w:color w:val="000000"/>
                  <w:sz w:val="20"/>
                  <w:szCs w:val="20"/>
                  <w:rPrChange w:id="482" w:author="Stefanie Lane" w:date="2022-06-23T13:18:00Z">
                    <w:rPr/>
                  </w:rPrChange>
                </w:rPr>
                <w:t>2019</w:t>
              </w:r>
            </w:ins>
          </w:p>
        </w:tc>
      </w:tr>
      <w:tr w:rsidR="00511F46" w:rsidRPr="00511F46" w14:paraId="7D64471F" w14:textId="77777777" w:rsidTr="00511F46">
        <w:trPr>
          <w:trHeight w:val="780"/>
          <w:ins w:id="483" w:author="Stefanie Lane" w:date="2022-06-23T13:18:00Z"/>
        </w:trPr>
        <w:tc>
          <w:tcPr>
            <w:tcW w:w="1080" w:type="dxa"/>
            <w:tcBorders>
              <w:top w:val="nil"/>
              <w:left w:val="nil"/>
              <w:bottom w:val="single" w:sz="4" w:space="0" w:color="auto"/>
              <w:right w:val="nil"/>
            </w:tcBorders>
            <w:shd w:val="clear" w:color="auto" w:fill="auto"/>
            <w:vAlign w:val="center"/>
            <w:hideMark/>
          </w:tcPr>
          <w:p w14:paraId="36C2C48F" w14:textId="77777777" w:rsidR="00511F46" w:rsidRPr="00511F46" w:rsidRDefault="00511F46">
            <w:pPr>
              <w:spacing w:after="0" w:line="240" w:lineRule="auto"/>
              <w:jc w:val="center"/>
              <w:rPr>
                <w:ins w:id="484" w:author="Stefanie Lane" w:date="2022-06-23T13:18:00Z"/>
                <w:rFonts w:ascii="Calibri" w:eastAsia="Times New Roman" w:hAnsi="Calibri" w:cs="Calibri"/>
                <w:color w:val="000000"/>
                <w:sz w:val="20"/>
                <w:szCs w:val="20"/>
                <w:rPrChange w:id="485" w:author="Stefanie Lane" w:date="2022-06-23T13:18:00Z">
                  <w:rPr>
                    <w:ins w:id="486" w:author="Stefanie Lane" w:date="2022-06-23T13:18:00Z"/>
                  </w:rPr>
                </w:rPrChange>
              </w:rPr>
              <w:pPrChange w:id="487" w:author="Stefanie Lane" w:date="2022-06-23T13:18:00Z">
                <w:pPr>
                  <w:jc w:val="center"/>
                </w:pPr>
              </w:pPrChange>
            </w:pPr>
            <w:ins w:id="488" w:author="Stefanie Lane" w:date="2022-06-23T13:18:00Z">
              <w:r w:rsidRPr="00511F46">
                <w:rPr>
                  <w:rFonts w:ascii="Calibri" w:eastAsia="Times New Roman" w:hAnsi="Calibri" w:cs="Calibri"/>
                  <w:color w:val="000000"/>
                  <w:sz w:val="20"/>
                  <w:szCs w:val="20"/>
                  <w:rPrChange w:id="489" w:author="Stefanie Lane" w:date="2022-06-23T13:18:00Z">
                    <w:rPr/>
                  </w:rPrChange>
                </w:rPr>
                <w:t>Cluster Group Name</w:t>
              </w:r>
            </w:ins>
          </w:p>
        </w:tc>
        <w:tc>
          <w:tcPr>
            <w:tcW w:w="2982" w:type="dxa"/>
            <w:tcBorders>
              <w:top w:val="nil"/>
              <w:left w:val="nil"/>
              <w:bottom w:val="single" w:sz="4" w:space="0" w:color="auto"/>
              <w:right w:val="nil"/>
            </w:tcBorders>
            <w:shd w:val="clear" w:color="auto" w:fill="auto"/>
            <w:noWrap/>
            <w:vAlign w:val="center"/>
            <w:hideMark/>
          </w:tcPr>
          <w:p w14:paraId="68FB853A" w14:textId="77777777" w:rsidR="00511F46" w:rsidRPr="00511F46" w:rsidRDefault="00511F46">
            <w:pPr>
              <w:spacing w:after="0" w:line="240" w:lineRule="auto"/>
              <w:jc w:val="center"/>
              <w:rPr>
                <w:ins w:id="490" w:author="Stefanie Lane" w:date="2022-06-23T13:18:00Z"/>
                <w:rFonts w:ascii="Calibri" w:eastAsia="Times New Roman" w:hAnsi="Calibri" w:cs="Calibri"/>
                <w:color w:val="000000"/>
                <w:sz w:val="20"/>
                <w:szCs w:val="20"/>
                <w:rPrChange w:id="491" w:author="Stefanie Lane" w:date="2022-06-23T13:18:00Z">
                  <w:rPr>
                    <w:ins w:id="492" w:author="Stefanie Lane" w:date="2022-06-23T13:18:00Z"/>
                  </w:rPr>
                </w:rPrChange>
              </w:rPr>
              <w:pPrChange w:id="493" w:author="Stefanie Lane" w:date="2022-06-23T13:18:00Z">
                <w:pPr>
                  <w:jc w:val="center"/>
                </w:pPr>
              </w:pPrChange>
            </w:pPr>
            <w:ins w:id="494" w:author="Stefanie Lane" w:date="2022-06-23T13:18:00Z">
              <w:r w:rsidRPr="00511F46">
                <w:rPr>
                  <w:rFonts w:ascii="Calibri" w:eastAsia="Times New Roman" w:hAnsi="Calibri" w:cs="Calibri"/>
                  <w:color w:val="000000"/>
                  <w:sz w:val="20"/>
                  <w:szCs w:val="20"/>
                  <w:rPrChange w:id="495" w:author="Stefanie Lane" w:date="2022-06-23T13:18:00Z">
                    <w:rPr/>
                  </w:rPrChange>
                </w:rPr>
                <w:t>Species</w:t>
              </w:r>
            </w:ins>
          </w:p>
        </w:tc>
        <w:tc>
          <w:tcPr>
            <w:tcW w:w="592" w:type="dxa"/>
            <w:tcBorders>
              <w:top w:val="nil"/>
              <w:left w:val="nil"/>
              <w:bottom w:val="single" w:sz="4" w:space="0" w:color="auto"/>
              <w:right w:val="nil"/>
            </w:tcBorders>
            <w:shd w:val="clear" w:color="auto" w:fill="auto"/>
            <w:noWrap/>
            <w:vAlign w:val="center"/>
            <w:hideMark/>
          </w:tcPr>
          <w:p w14:paraId="1432F5C3" w14:textId="77777777" w:rsidR="00511F46" w:rsidRPr="00511F46" w:rsidRDefault="00511F46">
            <w:pPr>
              <w:spacing w:after="0" w:line="240" w:lineRule="auto"/>
              <w:jc w:val="center"/>
              <w:rPr>
                <w:ins w:id="496" w:author="Stefanie Lane" w:date="2022-06-23T13:18:00Z"/>
                <w:rFonts w:ascii="Calibri" w:eastAsia="Times New Roman" w:hAnsi="Calibri" w:cs="Calibri"/>
                <w:color w:val="000000"/>
                <w:sz w:val="20"/>
                <w:szCs w:val="20"/>
                <w:rPrChange w:id="497" w:author="Stefanie Lane" w:date="2022-06-23T13:18:00Z">
                  <w:rPr>
                    <w:ins w:id="498" w:author="Stefanie Lane" w:date="2022-06-23T13:18:00Z"/>
                  </w:rPr>
                </w:rPrChange>
              </w:rPr>
              <w:pPrChange w:id="499" w:author="Stefanie Lane" w:date="2022-06-23T13:18:00Z">
                <w:pPr>
                  <w:jc w:val="center"/>
                </w:pPr>
              </w:pPrChange>
            </w:pPr>
            <w:ins w:id="500" w:author="Stefanie Lane" w:date="2022-06-23T13:18:00Z">
              <w:r w:rsidRPr="00511F46">
                <w:rPr>
                  <w:rFonts w:ascii="Calibri" w:eastAsia="Times New Roman" w:hAnsi="Calibri" w:cs="Calibri"/>
                  <w:color w:val="000000"/>
                  <w:sz w:val="20"/>
                  <w:szCs w:val="20"/>
                  <w:rPrChange w:id="501" w:author="Stefanie Lane" w:date="2022-06-23T13:18:00Z">
                    <w:rPr/>
                  </w:rPrChange>
                </w:rPr>
                <w:t>IndVal</w:t>
              </w:r>
            </w:ins>
          </w:p>
        </w:tc>
        <w:tc>
          <w:tcPr>
            <w:tcW w:w="686" w:type="dxa"/>
            <w:tcBorders>
              <w:top w:val="nil"/>
              <w:left w:val="nil"/>
              <w:bottom w:val="single" w:sz="4" w:space="0" w:color="auto"/>
              <w:right w:val="nil"/>
            </w:tcBorders>
            <w:shd w:val="clear" w:color="auto" w:fill="auto"/>
            <w:noWrap/>
            <w:vAlign w:val="center"/>
            <w:hideMark/>
          </w:tcPr>
          <w:p w14:paraId="020AFEB4" w14:textId="77777777" w:rsidR="00511F46" w:rsidRPr="00511F46" w:rsidRDefault="00511F46">
            <w:pPr>
              <w:spacing w:after="0" w:line="240" w:lineRule="auto"/>
              <w:jc w:val="center"/>
              <w:rPr>
                <w:ins w:id="502" w:author="Stefanie Lane" w:date="2022-06-23T13:18:00Z"/>
                <w:rFonts w:ascii="Calibri" w:eastAsia="Times New Roman" w:hAnsi="Calibri" w:cs="Calibri"/>
                <w:color w:val="000000"/>
                <w:sz w:val="20"/>
                <w:szCs w:val="20"/>
                <w:rPrChange w:id="503" w:author="Stefanie Lane" w:date="2022-06-23T13:18:00Z">
                  <w:rPr>
                    <w:ins w:id="504" w:author="Stefanie Lane" w:date="2022-06-23T13:18:00Z"/>
                  </w:rPr>
                </w:rPrChange>
              </w:rPr>
              <w:pPrChange w:id="505" w:author="Stefanie Lane" w:date="2022-06-23T13:18:00Z">
                <w:pPr>
                  <w:jc w:val="center"/>
                </w:pPr>
              </w:pPrChange>
            </w:pPr>
            <w:ins w:id="506" w:author="Stefanie Lane" w:date="2022-06-23T13:18:00Z">
              <w:r w:rsidRPr="00511F46">
                <w:rPr>
                  <w:rFonts w:ascii="Calibri" w:eastAsia="Times New Roman" w:hAnsi="Calibri" w:cs="Calibri"/>
                  <w:color w:val="000000"/>
                  <w:sz w:val="20"/>
                  <w:szCs w:val="20"/>
                  <w:rPrChange w:id="507" w:author="Stefanie Lane" w:date="2022-06-23T13:18:00Z">
                    <w:rPr/>
                  </w:rPrChange>
                </w:rPr>
                <w:t>p-value</w:t>
              </w:r>
            </w:ins>
          </w:p>
        </w:tc>
        <w:tc>
          <w:tcPr>
            <w:tcW w:w="300" w:type="dxa"/>
            <w:tcBorders>
              <w:top w:val="nil"/>
              <w:left w:val="nil"/>
              <w:bottom w:val="nil"/>
              <w:right w:val="nil"/>
            </w:tcBorders>
            <w:shd w:val="clear" w:color="auto" w:fill="auto"/>
            <w:noWrap/>
            <w:vAlign w:val="bottom"/>
            <w:hideMark/>
          </w:tcPr>
          <w:p w14:paraId="7AD9F017" w14:textId="77777777" w:rsidR="00511F46" w:rsidRPr="00511F46" w:rsidRDefault="00511F46">
            <w:pPr>
              <w:spacing w:after="0" w:line="240" w:lineRule="auto"/>
              <w:jc w:val="center"/>
              <w:rPr>
                <w:ins w:id="508" w:author="Stefanie Lane" w:date="2022-06-23T13:18:00Z"/>
                <w:rFonts w:ascii="Calibri" w:eastAsia="Times New Roman" w:hAnsi="Calibri" w:cs="Calibri"/>
                <w:color w:val="000000"/>
                <w:sz w:val="20"/>
                <w:szCs w:val="20"/>
                <w:rPrChange w:id="509" w:author="Stefanie Lane" w:date="2022-06-23T13:18:00Z">
                  <w:rPr>
                    <w:ins w:id="510" w:author="Stefanie Lane" w:date="2022-06-23T13:18:00Z"/>
                  </w:rPr>
                </w:rPrChange>
              </w:rPr>
              <w:pPrChange w:id="511" w:author="Stefanie Lane" w:date="2022-06-23T13:18:00Z">
                <w:pPr>
                  <w:jc w:val="center"/>
                </w:pPr>
              </w:pPrChange>
            </w:pPr>
          </w:p>
        </w:tc>
        <w:tc>
          <w:tcPr>
            <w:tcW w:w="2205" w:type="dxa"/>
            <w:tcBorders>
              <w:top w:val="nil"/>
              <w:left w:val="nil"/>
              <w:bottom w:val="single" w:sz="4" w:space="0" w:color="auto"/>
              <w:right w:val="nil"/>
            </w:tcBorders>
            <w:shd w:val="clear" w:color="auto" w:fill="auto"/>
            <w:noWrap/>
            <w:vAlign w:val="center"/>
            <w:hideMark/>
          </w:tcPr>
          <w:p w14:paraId="15DCA51C" w14:textId="77777777" w:rsidR="00511F46" w:rsidRPr="00511F46" w:rsidRDefault="00511F46">
            <w:pPr>
              <w:spacing w:after="0" w:line="240" w:lineRule="auto"/>
              <w:jc w:val="center"/>
              <w:rPr>
                <w:ins w:id="512" w:author="Stefanie Lane" w:date="2022-06-23T13:18:00Z"/>
                <w:rFonts w:ascii="Calibri" w:eastAsia="Times New Roman" w:hAnsi="Calibri" w:cs="Calibri"/>
                <w:color w:val="000000"/>
                <w:sz w:val="20"/>
                <w:szCs w:val="20"/>
                <w:rPrChange w:id="513" w:author="Stefanie Lane" w:date="2022-06-23T13:18:00Z">
                  <w:rPr>
                    <w:ins w:id="514" w:author="Stefanie Lane" w:date="2022-06-23T13:18:00Z"/>
                  </w:rPr>
                </w:rPrChange>
              </w:rPr>
              <w:pPrChange w:id="515" w:author="Stefanie Lane" w:date="2022-06-23T13:18:00Z">
                <w:pPr>
                  <w:jc w:val="center"/>
                </w:pPr>
              </w:pPrChange>
            </w:pPr>
            <w:ins w:id="516" w:author="Stefanie Lane" w:date="2022-06-23T13:18:00Z">
              <w:r w:rsidRPr="00511F46">
                <w:rPr>
                  <w:rFonts w:ascii="Calibri" w:eastAsia="Times New Roman" w:hAnsi="Calibri" w:cs="Calibri"/>
                  <w:color w:val="000000"/>
                  <w:sz w:val="20"/>
                  <w:szCs w:val="20"/>
                  <w:rPrChange w:id="517" w:author="Stefanie Lane" w:date="2022-06-23T13:18:00Z">
                    <w:rPr/>
                  </w:rPrChange>
                </w:rPr>
                <w:t>Species</w:t>
              </w:r>
            </w:ins>
          </w:p>
        </w:tc>
        <w:tc>
          <w:tcPr>
            <w:tcW w:w="600" w:type="dxa"/>
            <w:tcBorders>
              <w:top w:val="nil"/>
              <w:left w:val="nil"/>
              <w:bottom w:val="single" w:sz="4" w:space="0" w:color="auto"/>
              <w:right w:val="nil"/>
            </w:tcBorders>
            <w:shd w:val="clear" w:color="auto" w:fill="auto"/>
            <w:noWrap/>
            <w:vAlign w:val="center"/>
            <w:hideMark/>
          </w:tcPr>
          <w:p w14:paraId="4CB6EC3A" w14:textId="77777777" w:rsidR="00511F46" w:rsidRPr="00511F46" w:rsidRDefault="00511F46">
            <w:pPr>
              <w:spacing w:after="0" w:line="240" w:lineRule="auto"/>
              <w:jc w:val="center"/>
              <w:rPr>
                <w:ins w:id="518" w:author="Stefanie Lane" w:date="2022-06-23T13:18:00Z"/>
                <w:rFonts w:ascii="Calibri" w:eastAsia="Times New Roman" w:hAnsi="Calibri" w:cs="Calibri"/>
                <w:color w:val="000000"/>
                <w:sz w:val="20"/>
                <w:szCs w:val="20"/>
                <w:rPrChange w:id="519" w:author="Stefanie Lane" w:date="2022-06-23T13:18:00Z">
                  <w:rPr>
                    <w:ins w:id="520" w:author="Stefanie Lane" w:date="2022-06-23T13:18:00Z"/>
                  </w:rPr>
                </w:rPrChange>
              </w:rPr>
              <w:pPrChange w:id="521" w:author="Stefanie Lane" w:date="2022-06-23T13:18:00Z">
                <w:pPr>
                  <w:jc w:val="center"/>
                </w:pPr>
              </w:pPrChange>
            </w:pPr>
            <w:ins w:id="522" w:author="Stefanie Lane" w:date="2022-06-23T13:18:00Z">
              <w:r w:rsidRPr="00511F46">
                <w:rPr>
                  <w:rFonts w:ascii="Calibri" w:eastAsia="Times New Roman" w:hAnsi="Calibri" w:cs="Calibri"/>
                  <w:color w:val="000000"/>
                  <w:sz w:val="20"/>
                  <w:szCs w:val="20"/>
                  <w:rPrChange w:id="523" w:author="Stefanie Lane" w:date="2022-06-23T13:18:00Z">
                    <w:rPr/>
                  </w:rPrChange>
                </w:rPr>
                <w:t>IndVal</w:t>
              </w:r>
            </w:ins>
          </w:p>
        </w:tc>
        <w:tc>
          <w:tcPr>
            <w:tcW w:w="695" w:type="dxa"/>
            <w:tcBorders>
              <w:top w:val="nil"/>
              <w:left w:val="nil"/>
              <w:bottom w:val="single" w:sz="4" w:space="0" w:color="auto"/>
              <w:right w:val="nil"/>
            </w:tcBorders>
            <w:shd w:val="clear" w:color="auto" w:fill="auto"/>
            <w:noWrap/>
            <w:vAlign w:val="center"/>
            <w:hideMark/>
          </w:tcPr>
          <w:p w14:paraId="20914ABC" w14:textId="77777777" w:rsidR="00511F46" w:rsidRPr="00511F46" w:rsidRDefault="00511F46">
            <w:pPr>
              <w:spacing w:after="0" w:line="240" w:lineRule="auto"/>
              <w:jc w:val="center"/>
              <w:rPr>
                <w:ins w:id="524" w:author="Stefanie Lane" w:date="2022-06-23T13:18:00Z"/>
                <w:rFonts w:ascii="Calibri" w:eastAsia="Times New Roman" w:hAnsi="Calibri" w:cs="Calibri"/>
                <w:color w:val="000000"/>
                <w:sz w:val="20"/>
                <w:szCs w:val="20"/>
                <w:rPrChange w:id="525" w:author="Stefanie Lane" w:date="2022-06-23T13:18:00Z">
                  <w:rPr>
                    <w:ins w:id="526" w:author="Stefanie Lane" w:date="2022-06-23T13:18:00Z"/>
                  </w:rPr>
                </w:rPrChange>
              </w:rPr>
              <w:pPrChange w:id="527" w:author="Stefanie Lane" w:date="2022-06-23T13:18:00Z">
                <w:pPr>
                  <w:jc w:val="center"/>
                </w:pPr>
              </w:pPrChange>
            </w:pPr>
            <w:ins w:id="528" w:author="Stefanie Lane" w:date="2022-06-23T13:18:00Z">
              <w:r w:rsidRPr="00511F46">
                <w:rPr>
                  <w:rFonts w:ascii="Calibri" w:eastAsia="Times New Roman" w:hAnsi="Calibri" w:cs="Calibri"/>
                  <w:color w:val="000000"/>
                  <w:sz w:val="20"/>
                  <w:szCs w:val="20"/>
                  <w:rPrChange w:id="529" w:author="Stefanie Lane" w:date="2022-06-23T13:18:00Z">
                    <w:rPr/>
                  </w:rPrChange>
                </w:rPr>
                <w:t>p-value</w:t>
              </w:r>
            </w:ins>
          </w:p>
        </w:tc>
        <w:tc>
          <w:tcPr>
            <w:tcW w:w="300" w:type="dxa"/>
            <w:tcBorders>
              <w:top w:val="nil"/>
              <w:left w:val="nil"/>
              <w:bottom w:val="nil"/>
              <w:right w:val="nil"/>
            </w:tcBorders>
            <w:shd w:val="clear" w:color="auto" w:fill="auto"/>
            <w:noWrap/>
            <w:vAlign w:val="center"/>
            <w:hideMark/>
          </w:tcPr>
          <w:p w14:paraId="00ECC3BA" w14:textId="77777777" w:rsidR="00511F46" w:rsidRPr="00511F46" w:rsidRDefault="00511F46">
            <w:pPr>
              <w:spacing w:after="0" w:line="240" w:lineRule="auto"/>
              <w:jc w:val="center"/>
              <w:rPr>
                <w:ins w:id="530" w:author="Stefanie Lane" w:date="2022-06-23T13:18:00Z"/>
                <w:rFonts w:ascii="Calibri" w:eastAsia="Times New Roman" w:hAnsi="Calibri" w:cs="Calibri"/>
                <w:color w:val="000000"/>
                <w:sz w:val="20"/>
                <w:szCs w:val="20"/>
                <w:rPrChange w:id="531" w:author="Stefanie Lane" w:date="2022-06-23T13:18:00Z">
                  <w:rPr>
                    <w:ins w:id="532" w:author="Stefanie Lane" w:date="2022-06-23T13:18:00Z"/>
                  </w:rPr>
                </w:rPrChange>
              </w:rPr>
              <w:pPrChange w:id="533" w:author="Stefanie Lane" w:date="2022-06-23T13:18:00Z">
                <w:pPr>
                  <w:jc w:val="center"/>
                </w:pPr>
              </w:pPrChange>
            </w:pPr>
          </w:p>
        </w:tc>
        <w:tc>
          <w:tcPr>
            <w:tcW w:w="2070" w:type="dxa"/>
            <w:tcBorders>
              <w:top w:val="nil"/>
              <w:left w:val="nil"/>
              <w:bottom w:val="single" w:sz="4" w:space="0" w:color="auto"/>
              <w:right w:val="nil"/>
            </w:tcBorders>
            <w:shd w:val="clear" w:color="auto" w:fill="auto"/>
            <w:noWrap/>
            <w:vAlign w:val="center"/>
            <w:hideMark/>
          </w:tcPr>
          <w:p w14:paraId="161D573E" w14:textId="77777777" w:rsidR="00511F46" w:rsidRPr="00511F46" w:rsidRDefault="00511F46">
            <w:pPr>
              <w:spacing w:after="0" w:line="240" w:lineRule="auto"/>
              <w:jc w:val="center"/>
              <w:rPr>
                <w:ins w:id="534" w:author="Stefanie Lane" w:date="2022-06-23T13:18:00Z"/>
                <w:rFonts w:ascii="Calibri" w:eastAsia="Times New Roman" w:hAnsi="Calibri" w:cs="Calibri"/>
                <w:color w:val="000000"/>
                <w:sz w:val="20"/>
                <w:szCs w:val="20"/>
                <w:rPrChange w:id="535" w:author="Stefanie Lane" w:date="2022-06-23T13:18:00Z">
                  <w:rPr>
                    <w:ins w:id="536" w:author="Stefanie Lane" w:date="2022-06-23T13:18:00Z"/>
                  </w:rPr>
                </w:rPrChange>
              </w:rPr>
              <w:pPrChange w:id="537" w:author="Stefanie Lane" w:date="2022-06-23T13:18:00Z">
                <w:pPr>
                  <w:jc w:val="center"/>
                </w:pPr>
              </w:pPrChange>
            </w:pPr>
            <w:ins w:id="538" w:author="Stefanie Lane" w:date="2022-06-23T13:18:00Z">
              <w:r w:rsidRPr="00511F46">
                <w:rPr>
                  <w:rFonts w:ascii="Calibri" w:eastAsia="Times New Roman" w:hAnsi="Calibri" w:cs="Calibri"/>
                  <w:color w:val="000000"/>
                  <w:sz w:val="20"/>
                  <w:szCs w:val="20"/>
                  <w:rPrChange w:id="539" w:author="Stefanie Lane" w:date="2022-06-23T13:18:00Z">
                    <w:rPr/>
                  </w:rPrChange>
                </w:rPr>
                <w:t>Species</w:t>
              </w:r>
            </w:ins>
          </w:p>
        </w:tc>
        <w:tc>
          <w:tcPr>
            <w:tcW w:w="616" w:type="dxa"/>
            <w:tcBorders>
              <w:top w:val="nil"/>
              <w:left w:val="nil"/>
              <w:bottom w:val="single" w:sz="4" w:space="0" w:color="auto"/>
              <w:right w:val="nil"/>
            </w:tcBorders>
            <w:shd w:val="clear" w:color="auto" w:fill="auto"/>
            <w:noWrap/>
            <w:vAlign w:val="center"/>
            <w:hideMark/>
          </w:tcPr>
          <w:p w14:paraId="7EA8A07D" w14:textId="77777777" w:rsidR="00511F46" w:rsidRPr="00511F46" w:rsidRDefault="00511F46">
            <w:pPr>
              <w:spacing w:after="0" w:line="240" w:lineRule="auto"/>
              <w:jc w:val="center"/>
              <w:rPr>
                <w:ins w:id="540" w:author="Stefanie Lane" w:date="2022-06-23T13:18:00Z"/>
                <w:rFonts w:ascii="Calibri" w:eastAsia="Times New Roman" w:hAnsi="Calibri" w:cs="Calibri"/>
                <w:color w:val="000000"/>
                <w:sz w:val="20"/>
                <w:szCs w:val="20"/>
                <w:rPrChange w:id="541" w:author="Stefanie Lane" w:date="2022-06-23T13:18:00Z">
                  <w:rPr>
                    <w:ins w:id="542" w:author="Stefanie Lane" w:date="2022-06-23T13:18:00Z"/>
                  </w:rPr>
                </w:rPrChange>
              </w:rPr>
              <w:pPrChange w:id="543" w:author="Stefanie Lane" w:date="2022-06-23T13:18:00Z">
                <w:pPr>
                  <w:jc w:val="center"/>
                </w:pPr>
              </w:pPrChange>
            </w:pPr>
            <w:ins w:id="544" w:author="Stefanie Lane" w:date="2022-06-23T13:18:00Z">
              <w:r w:rsidRPr="00511F46">
                <w:rPr>
                  <w:rFonts w:ascii="Calibri" w:eastAsia="Times New Roman" w:hAnsi="Calibri" w:cs="Calibri"/>
                  <w:color w:val="000000"/>
                  <w:sz w:val="20"/>
                  <w:szCs w:val="20"/>
                  <w:rPrChange w:id="545" w:author="Stefanie Lane" w:date="2022-06-23T13:18:00Z">
                    <w:rPr/>
                  </w:rPrChange>
                </w:rPr>
                <w:t>IndVal</w:t>
              </w:r>
            </w:ins>
          </w:p>
        </w:tc>
        <w:tc>
          <w:tcPr>
            <w:tcW w:w="714" w:type="dxa"/>
            <w:tcBorders>
              <w:top w:val="nil"/>
              <w:left w:val="nil"/>
              <w:bottom w:val="single" w:sz="4" w:space="0" w:color="auto"/>
              <w:right w:val="nil"/>
            </w:tcBorders>
            <w:shd w:val="clear" w:color="auto" w:fill="auto"/>
            <w:noWrap/>
            <w:vAlign w:val="center"/>
            <w:hideMark/>
          </w:tcPr>
          <w:p w14:paraId="2621E53E" w14:textId="77777777" w:rsidR="00511F46" w:rsidRPr="00511F46" w:rsidRDefault="00511F46">
            <w:pPr>
              <w:spacing w:after="0" w:line="240" w:lineRule="auto"/>
              <w:jc w:val="center"/>
              <w:rPr>
                <w:ins w:id="546" w:author="Stefanie Lane" w:date="2022-06-23T13:18:00Z"/>
                <w:rFonts w:ascii="Calibri" w:eastAsia="Times New Roman" w:hAnsi="Calibri" w:cs="Calibri"/>
                <w:color w:val="000000"/>
                <w:sz w:val="20"/>
                <w:szCs w:val="20"/>
                <w:rPrChange w:id="547" w:author="Stefanie Lane" w:date="2022-06-23T13:18:00Z">
                  <w:rPr>
                    <w:ins w:id="548" w:author="Stefanie Lane" w:date="2022-06-23T13:18:00Z"/>
                  </w:rPr>
                </w:rPrChange>
              </w:rPr>
              <w:pPrChange w:id="549" w:author="Stefanie Lane" w:date="2022-06-23T13:18:00Z">
                <w:pPr>
                  <w:jc w:val="center"/>
                </w:pPr>
              </w:pPrChange>
            </w:pPr>
            <w:ins w:id="550" w:author="Stefanie Lane" w:date="2022-06-23T13:18:00Z">
              <w:r w:rsidRPr="00511F46">
                <w:rPr>
                  <w:rFonts w:ascii="Calibri" w:eastAsia="Times New Roman" w:hAnsi="Calibri" w:cs="Calibri"/>
                  <w:color w:val="000000"/>
                  <w:sz w:val="20"/>
                  <w:szCs w:val="20"/>
                  <w:rPrChange w:id="551" w:author="Stefanie Lane" w:date="2022-06-23T13:18:00Z">
                    <w:rPr/>
                  </w:rPrChange>
                </w:rPr>
                <w:t>p-value</w:t>
              </w:r>
            </w:ins>
          </w:p>
        </w:tc>
      </w:tr>
      <w:tr w:rsidR="00511F46" w:rsidRPr="00511F46" w14:paraId="1C46430A" w14:textId="77777777" w:rsidTr="00511F46">
        <w:trPr>
          <w:trHeight w:val="270"/>
          <w:ins w:id="552" w:author="Stefanie Lane" w:date="2022-06-23T13:18:00Z"/>
        </w:trPr>
        <w:tc>
          <w:tcPr>
            <w:tcW w:w="1080" w:type="dxa"/>
            <w:tcBorders>
              <w:top w:val="nil"/>
              <w:left w:val="nil"/>
              <w:bottom w:val="nil"/>
              <w:right w:val="nil"/>
            </w:tcBorders>
            <w:shd w:val="clear" w:color="auto" w:fill="auto"/>
            <w:vAlign w:val="bottom"/>
            <w:hideMark/>
          </w:tcPr>
          <w:p w14:paraId="0B097B08" w14:textId="77777777" w:rsidR="00511F46" w:rsidRPr="00511F46" w:rsidRDefault="00511F46">
            <w:pPr>
              <w:spacing w:after="0" w:line="240" w:lineRule="auto"/>
              <w:jc w:val="center"/>
              <w:rPr>
                <w:ins w:id="553" w:author="Stefanie Lane" w:date="2022-06-23T13:18:00Z"/>
                <w:rFonts w:ascii="Calibri" w:eastAsia="Times New Roman" w:hAnsi="Calibri" w:cs="Calibri"/>
                <w:color w:val="000000"/>
                <w:sz w:val="20"/>
                <w:szCs w:val="20"/>
                <w:rPrChange w:id="554" w:author="Stefanie Lane" w:date="2022-06-23T13:18:00Z">
                  <w:rPr>
                    <w:ins w:id="555" w:author="Stefanie Lane" w:date="2022-06-23T13:18:00Z"/>
                  </w:rPr>
                </w:rPrChange>
              </w:rPr>
              <w:pPrChange w:id="556" w:author="Stefanie Lane" w:date="2022-06-23T13:18:00Z">
                <w:pPr>
                  <w:jc w:val="center"/>
                </w:pPr>
              </w:pPrChange>
            </w:pPr>
          </w:p>
        </w:tc>
        <w:tc>
          <w:tcPr>
            <w:tcW w:w="2982" w:type="dxa"/>
            <w:tcBorders>
              <w:top w:val="nil"/>
              <w:left w:val="nil"/>
              <w:bottom w:val="nil"/>
              <w:right w:val="nil"/>
            </w:tcBorders>
            <w:shd w:val="clear" w:color="auto" w:fill="auto"/>
            <w:noWrap/>
            <w:vAlign w:val="bottom"/>
            <w:hideMark/>
          </w:tcPr>
          <w:p w14:paraId="05C1A4AC" w14:textId="77777777" w:rsidR="00511F46" w:rsidRPr="00511F46" w:rsidRDefault="00511F46">
            <w:pPr>
              <w:spacing w:after="0" w:line="240" w:lineRule="auto"/>
              <w:rPr>
                <w:ins w:id="557" w:author="Stefanie Lane" w:date="2022-06-23T13:18:00Z"/>
                <w:rFonts w:ascii="Times New Roman" w:eastAsia="Times New Roman" w:hAnsi="Times New Roman" w:cs="Times New Roman"/>
                <w:sz w:val="20"/>
                <w:szCs w:val="20"/>
                <w:rPrChange w:id="558" w:author="Stefanie Lane" w:date="2022-06-23T13:18:00Z">
                  <w:rPr>
                    <w:ins w:id="559" w:author="Stefanie Lane" w:date="2022-06-23T13:18:00Z"/>
                  </w:rPr>
                </w:rPrChange>
              </w:rPr>
              <w:pPrChange w:id="560" w:author="Stefanie Lane" w:date="2022-06-23T13:18:00Z">
                <w:pPr/>
              </w:pPrChange>
            </w:pPr>
          </w:p>
        </w:tc>
        <w:tc>
          <w:tcPr>
            <w:tcW w:w="592" w:type="dxa"/>
            <w:tcBorders>
              <w:top w:val="nil"/>
              <w:left w:val="nil"/>
              <w:bottom w:val="nil"/>
              <w:right w:val="nil"/>
            </w:tcBorders>
            <w:shd w:val="clear" w:color="auto" w:fill="auto"/>
            <w:noWrap/>
            <w:vAlign w:val="bottom"/>
            <w:hideMark/>
          </w:tcPr>
          <w:p w14:paraId="70D707E3" w14:textId="77777777" w:rsidR="00511F46" w:rsidRPr="00511F46" w:rsidRDefault="00511F46">
            <w:pPr>
              <w:spacing w:after="0" w:line="240" w:lineRule="auto"/>
              <w:rPr>
                <w:ins w:id="561" w:author="Stefanie Lane" w:date="2022-06-23T13:18:00Z"/>
                <w:rFonts w:ascii="Times New Roman" w:eastAsia="Times New Roman" w:hAnsi="Times New Roman" w:cs="Times New Roman"/>
                <w:sz w:val="20"/>
                <w:szCs w:val="20"/>
                <w:rPrChange w:id="562" w:author="Stefanie Lane" w:date="2022-06-23T13:18:00Z">
                  <w:rPr>
                    <w:ins w:id="563" w:author="Stefanie Lane" w:date="2022-06-23T13:18:00Z"/>
                  </w:rPr>
                </w:rPrChange>
              </w:rPr>
              <w:pPrChange w:id="564" w:author="Stefanie Lane" w:date="2022-06-23T13:18:00Z">
                <w:pPr/>
              </w:pPrChange>
            </w:pPr>
          </w:p>
        </w:tc>
        <w:tc>
          <w:tcPr>
            <w:tcW w:w="686" w:type="dxa"/>
            <w:tcBorders>
              <w:top w:val="nil"/>
              <w:left w:val="nil"/>
              <w:bottom w:val="nil"/>
              <w:right w:val="nil"/>
            </w:tcBorders>
            <w:shd w:val="clear" w:color="auto" w:fill="auto"/>
            <w:noWrap/>
            <w:vAlign w:val="bottom"/>
            <w:hideMark/>
          </w:tcPr>
          <w:p w14:paraId="04569285" w14:textId="77777777" w:rsidR="00511F46" w:rsidRPr="00511F46" w:rsidRDefault="00511F46">
            <w:pPr>
              <w:spacing w:after="0" w:line="240" w:lineRule="auto"/>
              <w:jc w:val="center"/>
              <w:rPr>
                <w:ins w:id="565" w:author="Stefanie Lane" w:date="2022-06-23T13:18:00Z"/>
                <w:rFonts w:ascii="Times New Roman" w:eastAsia="Times New Roman" w:hAnsi="Times New Roman" w:cs="Times New Roman"/>
                <w:sz w:val="20"/>
                <w:szCs w:val="20"/>
                <w:rPrChange w:id="566" w:author="Stefanie Lane" w:date="2022-06-23T13:18:00Z">
                  <w:rPr>
                    <w:ins w:id="567" w:author="Stefanie Lane" w:date="2022-06-23T13:18:00Z"/>
                  </w:rPr>
                </w:rPrChange>
              </w:rPr>
              <w:pPrChange w:id="568"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083F9FF5" w14:textId="77777777" w:rsidR="00511F46" w:rsidRPr="00511F46" w:rsidRDefault="00511F46">
            <w:pPr>
              <w:spacing w:after="0" w:line="240" w:lineRule="auto"/>
              <w:jc w:val="center"/>
              <w:rPr>
                <w:ins w:id="569" w:author="Stefanie Lane" w:date="2022-06-23T13:18:00Z"/>
                <w:rFonts w:ascii="Times New Roman" w:eastAsia="Times New Roman" w:hAnsi="Times New Roman" w:cs="Times New Roman"/>
                <w:sz w:val="20"/>
                <w:szCs w:val="20"/>
                <w:rPrChange w:id="570" w:author="Stefanie Lane" w:date="2022-06-23T13:18:00Z">
                  <w:rPr>
                    <w:ins w:id="571" w:author="Stefanie Lane" w:date="2022-06-23T13:18:00Z"/>
                  </w:rPr>
                </w:rPrChange>
              </w:rPr>
              <w:pPrChange w:id="572"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0BE830DB" w14:textId="77777777" w:rsidR="00511F46" w:rsidRPr="00511F46" w:rsidRDefault="00511F46">
            <w:pPr>
              <w:spacing w:after="0" w:line="240" w:lineRule="auto"/>
              <w:rPr>
                <w:ins w:id="573" w:author="Stefanie Lane" w:date="2022-06-23T13:18:00Z"/>
                <w:rFonts w:ascii="Times New Roman" w:eastAsia="Times New Roman" w:hAnsi="Times New Roman" w:cs="Times New Roman"/>
                <w:sz w:val="20"/>
                <w:szCs w:val="20"/>
                <w:rPrChange w:id="574" w:author="Stefanie Lane" w:date="2022-06-23T13:18:00Z">
                  <w:rPr>
                    <w:ins w:id="575" w:author="Stefanie Lane" w:date="2022-06-23T13:18:00Z"/>
                  </w:rPr>
                </w:rPrChange>
              </w:rPr>
              <w:pPrChange w:id="576" w:author="Stefanie Lane" w:date="2022-06-23T13:18:00Z">
                <w:pPr/>
              </w:pPrChange>
            </w:pPr>
          </w:p>
        </w:tc>
        <w:tc>
          <w:tcPr>
            <w:tcW w:w="600" w:type="dxa"/>
            <w:tcBorders>
              <w:top w:val="nil"/>
              <w:left w:val="nil"/>
              <w:bottom w:val="nil"/>
              <w:right w:val="nil"/>
            </w:tcBorders>
            <w:shd w:val="clear" w:color="auto" w:fill="auto"/>
            <w:noWrap/>
            <w:vAlign w:val="bottom"/>
            <w:hideMark/>
          </w:tcPr>
          <w:p w14:paraId="65A6F389" w14:textId="77777777" w:rsidR="00511F46" w:rsidRPr="00511F46" w:rsidRDefault="00511F46">
            <w:pPr>
              <w:spacing w:after="0" w:line="240" w:lineRule="auto"/>
              <w:rPr>
                <w:ins w:id="577" w:author="Stefanie Lane" w:date="2022-06-23T13:18:00Z"/>
                <w:rFonts w:ascii="Times New Roman" w:eastAsia="Times New Roman" w:hAnsi="Times New Roman" w:cs="Times New Roman"/>
                <w:sz w:val="20"/>
                <w:szCs w:val="20"/>
                <w:rPrChange w:id="578" w:author="Stefanie Lane" w:date="2022-06-23T13:18:00Z">
                  <w:rPr>
                    <w:ins w:id="579" w:author="Stefanie Lane" w:date="2022-06-23T13:18:00Z"/>
                  </w:rPr>
                </w:rPrChange>
              </w:rPr>
              <w:pPrChange w:id="580" w:author="Stefanie Lane" w:date="2022-06-23T13:18:00Z">
                <w:pPr/>
              </w:pPrChange>
            </w:pPr>
          </w:p>
        </w:tc>
        <w:tc>
          <w:tcPr>
            <w:tcW w:w="695" w:type="dxa"/>
            <w:tcBorders>
              <w:top w:val="nil"/>
              <w:left w:val="nil"/>
              <w:bottom w:val="nil"/>
              <w:right w:val="nil"/>
            </w:tcBorders>
            <w:shd w:val="clear" w:color="auto" w:fill="auto"/>
            <w:noWrap/>
            <w:vAlign w:val="bottom"/>
            <w:hideMark/>
          </w:tcPr>
          <w:p w14:paraId="50D9AE87" w14:textId="77777777" w:rsidR="00511F46" w:rsidRPr="00511F46" w:rsidRDefault="00511F46">
            <w:pPr>
              <w:spacing w:after="0" w:line="240" w:lineRule="auto"/>
              <w:jc w:val="center"/>
              <w:rPr>
                <w:ins w:id="581" w:author="Stefanie Lane" w:date="2022-06-23T13:18:00Z"/>
                <w:rFonts w:ascii="Times New Roman" w:eastAsia="Times New Roman" w:hAnsi="Times New Roman" w:cs="Times New Roman"/>
                <w:sz w:val="20"/>
                <w:szCs w:val="20"/>
                <w:rPrChange w:id="582" w:author="Stefanie Lane" w:date="2022-06-23T13:18:00Z">
                  <w:rPr>
                    <w:ins w:id="583" w:author="Stefanie Lane" w:date="2022-06-23T13:18:00Z"/>
                  </w:rPr>
                </w:rPrChange>
              </w:rPr>
              <w:pPrChange w:id="584"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4A095020" w14:textId="77777777" w:rsidR="00511F46" w:rsidRPr="00511F46" w:rsidRDefault="00511F46">
            <w:pPr>
              <w:spacing w:after="0" w:line="240" w:lineRule="auto"/>
              <w:jc w:val="center"/>
              <w:rPr>
                <w:ins w:id="585" w:author="Stefanie Lane" w:date="2022-06-23T13:18:00Z"/>
                <w:rFonts w:ascii="Times New Roman" w:eastAsia="Times New Roman" w:hAnsi="Times New Roman" w:cs="Times New Roman"/>
                <w:sz w:val="20"/>
                <w:szCs w:val="20"/>
                <w:rPrChange w:id="586" w:author="Stefanie Lane" w:date="2022-06-23T13:18:00Z">
                  <w:rPr>
                    <w:ins w:id="587" w:author="Stefanie Lane" w:date="2022-06-23T13:18:00Z"/>
                  </w:rPr>
                </w:rPrChange>
              </w:rPr>
              <w:pPrChange w:id="588"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6253C8B8" w14:textId="77777777" w:rsidR="00511F46" w:rsidRPr="00511F46" w:rsidRDefault="00511F46">
            <w:pPr>
              <w:spacing w:after="0" w:line="240" w:lineRule="auto"/>
              <w:rPr>
                <w:ins w:id="589" w:author="Stefanie Lane" w:date="2022-06-23T13:18:00Z"/>
                <w:rFonts w:ascii="Times New Roman" w:eastAsia="Times New Roman" w:hAnsi="Times New Roman" w:cs="Times New Roman"/>
                <w:sz w:val="20"/>
                <w:szCs w:val="20"/>
                <w:rPrChange w:id="590" w:author="Stefanie Lane" w:date="2022-06-23T13:18:00Z">
                  <w:rPr>
                    <w:ins w:id="591" w:author="Stefanie Lane" w:date="2022-06-23T13:18:00Z"/>
                  </w:rPr>
                </w:rPrChange>
              </w:rPr>
              <w:pPrChange w:id="592" w:author="Stefanie Lane" w:date="2022-06-23T13:18:00Z">
                <w:pPr/>
              </w:pPrChange>
            </w:pPr>
          </w:p>
        </w:tc>
        <w:tc>
          <w:tcPr>
            <w:tcW w:w="616" w:type="dxa"/>
            <w:tcBorders>
              <w:top w:val="nil"/>
              <w:left w:val="nil"/>
              <w:bottom w:val="nil"/>
              <w:right w:val="nil"/>
            </w:tcBorders>
            <w:shd w:val="clear" w:color="auto" w:fill="auto"/>
            <w:noWrap/>
            <w:vAlign w:val="bottom"/>
            <w:hideMark/>
          </w:tcPr>
          <w:p w14:paraId="434826AA" w14:textId="77777777" w:rsidR="00511F46" w:rsidRPr="00511F46" w:rsidRDefault="00511F46">
            <w:pPr>
              <w:spacing w:after="0" w:line="240" w:lineRule="auto"/>
              <w:rPr>
                <w:ins w:id="593" w:author="Stefanie Lane" w:date="2022-06-23T13:18:00Z"/>
                <w:rFonts w:ascii="Times New Roman" w:eastAsia="Times New Roman" w:hAnsi="Times New Roman" w:cs="Times New Roman"/>
                <w:sz w:val="20"/>
                <w:szCs w:val="20"/>
                <w:rPrChange w:id="594" w:author="Stefanie Lane" w:date="2022-06-23T13:18:00Z">
                  <w:rPr>
                    <w:ins w:id="595" w:author="Stefanie Lane" w:date="2022-06-23T13:18:00Z"/>
                  </w:rPr>
                </w:rPrChange>
              </w:rPr>
              <w:pPrChange w:id="596" w:author="Stefanie Lane" w:date="2022-06-23T13:18:00Z">
                <w:pPr/>
              </w:pPrChange>
            </w:pPr>
          </w:p>
        </w:tc>
        <w:tc>
          <w:tcPr>
            <w:tcW w:w="714" w:type="dxa"/>
            <w:tcBorders>
              <w:top w:val="nil"/>
              <w:left w:val="nil"/>
              <w:bottom w:val="nil"/>
              <w:right w:val="nil"/>
            </w:tcBorders>
            <w:shd w:val="clear" w:color="auto" w:fill="auto"/>
            <w:noWrap/>
            <w:vAlign w:val="bottom"/>
            <w:hideMark/>
          </w:tcPr>
          <w:p w14:paraId="42003035" w14:textId="77777777" w:rsidR="00511F46" w:rsidRPr="00511F46" w:rsidRDefault="00511F46">
            <w:pPr>
              <w:spacing w:after="0" w:line="240" w:lineRule="auto"/>
              <w:jc w:val="center"/>
              <w:rPr>
                <w:ins w:id="597" w:author="Stefanie Lane" w:date="2022-06-23T13:18:00Z"/>
                <w:rFonts w:ascii="Times New Roman" w:eastAsia="Times New Roman" w:hAnsi="Times New Roman" w:cs="Times New Roman"/>
                <w:sz w:val="20"/>
                <w:szCs w:val="20"/>
                <w:rPrChange w:id="598" w:author="Stefanie Lane" w:date="2022-06-23T13:18:00Z">
                  <w:rPr>
                    <w:ins w:id="599" w:author="Stefanie Lane" w:date="2022-06-23T13:18:00Z"/>
                  </w:rPr>
                </w:rPrChange>
              </w:rPr>
              <w:pPrChange w:id="600" w:author="Stefanie Lane" w:date="2022-06-23T13:18:00Z">
                <w:pPr>
                  <w:jc w:val="center"/>
                </w:pPr>
              </w:pPrChange>
            </w:pPr>
          </w:p>
        </w:tc>
      </w:tr>
      <w:tr w:rsidR="00511F46" w:rsidRPr="00511F46" w14:paraId="783553E5" w14:textId="77777777" w:rsidTr="00511F46">
        <w:trPr>
          <w:trHeight w:val="260"/>
          <w:ins w:id="601" w:author="Stefanie Lane" w:date="2022-06-23T13: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E868BAE" w14:textId="77777777" w:rsidR="00511F46" w:rsidRPr="00511F46" w:rsidRDefault="00511F46">
            <w:pPr>
              <w:spacing w:after="0" w:line="240" w:lineRule="auto"/>
              <w:jc w:val="center"/>
              <w:rPr>
                <w:ins w:id="602" w:author="Stefanie Lane" w:date="2022-06-23T13:18:00Z"/>
                <w:rFonts w:ascii="Calibri" w:eastAsia="Times New Roman" w:hAnsi="Calibri" w:cs="Calibri"/>
                <w:color w:val="000000"/>
                <w:sz w:val="20"/>
                <w:szCs w:val="20"/>
                <w:rPrChange w:id="603" w:author="Stefanie Lane" w:date="2022-06-23T13:18:00Z">
                  <w:rPr>
                    <w:ins w:id="604" w:author="Stefanie Lane" w:date="2022-06-23T13:18:00Z"/>
                  </w:rPr>
                </w:rPrChange>
              </w:rPr>
              <w:pPrChange w:id="605" w:author="Stefanie Lane" w:date="2022-06-23T13:18:00Z">
                <w:pPr>
                  <w:jc w:val="center"/>
                </w:pPr>
              </w:pPrChange>
            </w:pPr>
            <w:ins w:id="606" w:author="Stefanie Lane" w:date="2022-06-23T13:18:00Z">
              <w:r w:rsidRPr="00511F46">
                <w:rPr>
                  <w:rFonts w:ascii="Calibri" w:eastAsia="Times New Roman" w:hAnsi="Calibri" w:cs="Calibri"/>
                  <w:color w:val="000000"/>
                  <w:sz w:val="20"/>
                  <w:szCs w:val="20"/>
                  <w:rPrChange w:id="607" w:author="Stefanie Lane" w:date="2022-06-23T13:18:00Z">
                    <w:rPr/>
                  </w:rPrChange>
                </w:rPr>
                <w:t>"Sedge"</w:t>
              </w:r>
            </w:ins>
          </w:p>
        </w:tc>
        <w:tc>
          <w:tcPr>
            <w:tcW w:w="2982" w:type="dxa"/>
            <w:tcBorders>
              <w:top w:val="single" w:sz="8" w:space="0" w:color="auto"/>
              <w:left w:val="nil"/>
              <w:bottom w:val="nil"/>
              <w:right w:val="nil"/>
            </w:tcBorders>
            <w:shd w:val="clear" w:color="auto" w:fill="auto"/>
            <w:noWrap/>
            <w:vAlign w:val="bottom"/>
            <w:hideMark/>
          </w:tcPr>
          <w:p w14:paraId="1AA98321" w14:textId="77777777" w:rsidR="00511F46" w:rsidRPr="00511F46" w:rsidRDefault="00511F46">
            <w:pPr>
              <w:spacing w:after="0" w:line="240" w:lineRule="auto"/>
              <w:rPr>
                <w:ins w:id="608" w:author="Stefanie Lane" w:date="2022-06-23T13:18:00Z"/>
                <w:rFonts w:ascii="Calibri" w:eastAsia="Times New Roman" w:hAnsi="Calibri" w:cs="Calibri"/>
                <w:i/>
                <w:iCs/>
                <w:color w:val="000000"/>
                <w:sz w:val="20"/>
                <w:szCs w:val="20"/>
                <w:rPrChange w:id="609" w:author="Stefanie Lane" w:date="2022-06-23T13:18:00Z">
                  <w:rPr>
                    <w:ins w:id="610" w:author="Stefanie Lane" w:date="2022-06-23T13:18:00Z"/>
                  </w:rPr>
                </w:rPrChange>
              </w:rPr>
              <w:pPrChange w:id="611" w:author="Stefanie Lane" w:date="2022-06-23T13:18:00Z">
                <w:pPr/>
              </w:pPrChange>
            </w:pPr>
            <w:ins w:id="612" w:author="Stefanie Lane" w:date="2022-06-23T13:18:00Z">
              <w:r w:rsidRPr="00511F46">
                <w:rPr>
                  <w:rFonts w:ascii="Calibri" w:eastAsia="Times New Roman" w:hAnsi="Calibri" w:cs="Calibri"/>
                  <w:i/>
                  <w:iCs/>
                  <w:color w:val="000000"/>
                  <w:sz w:val="20"/>
                  <w:szCs w:val="20"/>
                  <w:rPrChange w:id="613" w:author="Stefanie Lane" w:date="2022-06-23T13:18:00Z">
                    <w:rPr/>
                  </w:rPrChange>
                </w:rPr>
                <w:t>Carex lyngbyei</w:t>
              </w:r>
            </w:ins>
          </w:p>
        </w:tc>
        <w:tc>
          <w:tcPr>
            <w:tcW w:w="592" w:type="dxa"/>
            <w:tcBorders>
              <w:top w:val="single" w:sz="8" w:space="0" w:color="auto"/>
              <w:left w:val="nil"/>
              <w:bottom w:val="nil"/>
              <w:right w:val="nil"/>
            </w:tcBorders>
            <w:shd w:val="clear" w:color="auto" w:fill="auto"/>
            <w:noWrap/>
            <w:vAlign w:val="bottom"/>
            <w:hideMark/>
          </w:tcPr>
          <w:p w14:paraId="7418588F" w14:textId="77777777" w:rsidR="00511F46" w:rsidRPr="00511F46" w:rsidRDefault="00511F46">
            <w:pPr>
              <w:spacing w:after="0" w:line="240" w:lineRule="auto"/>
              <w:jc w:val="center"/>
              <w:rPr>
                <w:ins w:id="614" w:author="Stefanie Lane" w:date="2022-06-23T13:18:00Z"/>
                <w:rFonts w:ascii="Calibri" w:eastAsia="Times New Roman" w:hAnsi="Calibri" w:cs="Calibri"/>
                <w:color w:val="000000"/>
                <w:sz w:val="20"/>
                <w:szCs w:val="20"/>
                <w:rPrChange w:id="615" w:author="Stefanie Lane" w:date="2022-06-23T13:18:00Z">
                  <w:rPr>
                    <w:ins w:id="616" w:author="Stefanie Lane" w:date="2022-06-23T13:18:00Z"/>
                  </w:rPr>
                </w:rPrChange>
              </w:rPr>
              <w:pPrChange w:id="617" w:author="Stefanie Lane" w:date="2022-06-23T13:18:00Z">
                <w:pPr>
                  <w:jc w:val="center"/>
                </w:pPr>
              </w:pPrChange>
            </w:pPr>
            <w:ins w:id="618" w:author="Stefanie Lane" w:date="2022-06-23T13:18:00Z">
              <w:r w:rsidRPr="00511F46">
                <w:rPr>
                  <w:rFonts w:ascii="Calibri" w:eastAsia="Times New Roman" w:hAnsi="Calibri" w:cs="Calibri"/>
                  <w:color w:val="000000"/>
                  <w:sz w:val="20"/>
                  <w:szCs w:val="20"/>
                  <w:rPrChange w:id="619" w:author="Stefanie Lane" w:date="2022-06-23T13:18:00Z">
                    <w:rPr/>
                  </w:rPrChange>
                </w:rPr>
                <w:t>0.722</w:t>
              </w:r>
            </w:ins>
          </w:p>
        </w:tc>
        <w:tc>
          <w:tcPr>
            <w:tcW w:w="686" w:type="dxa"/>
            <w:tcBorders>
              <w:top w:val="single" w:sz="8" w:space="0" w:color="auto"/>
              <w:left w:val="nil"/>
              <w:bottom w:val="nil"/>
              <w:right w:val="nil"/>
            </w:tcBorders>
            <w:shd w:val="clear" w:color="auto" w:fill="auto"/>
            <w:noWrap/>
            <w:vAlign w:val="bottom"/>
            <w:hideMark/>
          </w:tcPr>
          <w:p w14:paraId="650A6267" w14:textId="77777777" w:rsidR="00511F46" w:rsidRPr="00511F46" w:rsidRDefault="00511F46">
            <w:pPr>
              <w:spacing w:after="0" w:line="240" w:lineRule="auto"/>
              <w:jc w:val="center"/>
              <w:rPr>
                <w:ins w:id="620" w:author="Stefanie Lane" w:date="2022-06-23T13:18:00Z"/>
                <w:rFonts w:ascii="Calibri" w:eastAsia="Times New Roman" w:hAnsi="Calibri" w:cs="Calibri"/>
                <w:color w:val="000000"/>
                <w:sz w:val="20"/>
                <w:szCs w:val="20"/>
                <w:rPrChange w:id="621" w:author="Stefanie Lane" w:date="2022-06-23T13:18:00Z">
                  <w:rPr>
                    <w:ins w:id="622" w:author="Stefanie Lane" w:date="2022-06-23T13:18:00Z"/>
                  </w:rPr>
                </w:rPrChange>
              </w:rPr>
              <w:pPrChange w:id="623" w:author="Stefanie Lane" w:date="2022-06-23T13:18:00Z">
                <w:pPr>
                  <w:jc w:val="center"/>
                </w:pPr>
              </w:pPrChange>
            </w:pPr>
            <w:ins w:id="624" w:author="Stefanie Lane" w:date="2022-06-23T13:18:00Z">
              <w:r w:rsidRPr="00511F46">
                <w:rPr>
                  <w:rFonts w:ascii="Calibri" w:eastAsia="Times New Roman" w:hAnsi="Calibri" w:cs="Calibri"/>
                  <w:color w:val="000000"/>
                  <w:sz w:val="20"/>
                  <w:szCs w:val="20"/>
                  <w:rPrChange w:id="625"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5A6DFE61" w14:textId="77777777" w:rsidR="00511F46" w:rsidRPr="00511F46" w:rsidRDefault="00511F46">
            <w:pPr>
              <w:spacing w:after="0" w:line="240" w:lineRule="auto"/>
              <w:rPr>
                <w:ins w:id="626" w:author="Stefanie Lane" w:date="2022-06-23T13:18:00Z"/>
                <w:rFonts w:ascii="Calibri" w:eastAsia="Times New Roman" w:hAnsi="Calibri" w:cs="Calibri"/>
                <w:color w:val="000000"/>
                <w:sz w:val="20"/>
                <w:szCs w:val="20"/>
                <w:rPrChange w:id="627" w:author="Stefanie Lane" w:date="2022-06-23T13:18:00Z">
                  <w:rPr>
                    <w:ins w:id="628" w:author="Stefanie Lane" w:date="2022-06-23T13:18:00Z"/>
                  </w:rPr>
                </w:rPrChange>
              </w:rPr>
              <w:pPrChange w:id="629" w:author="Stefanie Lane" w:date="2022-06-23T13:18:00Z">
                <w:pPr/>
              </w:pPrChange>
            </w:pPr>
            <w:ins w:id="630" w:author="Stefanie Lane" w:date="2022-06-23T13:18:00Z">
              <w:r w:rsidRPr="00511F46">
                <w:rPr>
                  <w:rFonts w:ascii="Calibri" w:eastAsia="Times New Roman" w:hAnsi="Calibri" w:cs="Calibri"/>
                  <w:color w:val="000000"/>
                  <w:sz w:val="20"/>
                  <w:szCs w:val="20"/>
                  <w:rPrChange w:id="631" w:author="Stefanie Lane" w:date="2022-06-23T13:18:00Z">
                    <w:rPr/>
                  </w:rPrChange>
                </w:rPr>
                <w:t> </w:t>
              </w:r>
            </w:ins>
          </w:p>
        </w:tc>
        <w:tc>
          <w:tcPr>
            <w:tcW w:w="2205" w:type="dxa"/>
            <w:tcBorders>
              <w:top w:val="single" w:sz="8" w:space="0" w:color="auto"/>
              <w:left w:val="nil"/>
              <w:bottom w:val="nil"/>
              <w:right w:val="nil"/>
            </w:tcBorders>
            <w:shd w:val="clear" w:color="auto" w:fill="auto"/>
            <w:noWrap/>
            <w:vAlign w:val="bottom"/>
            <w:hideMark/>
          </w:tcPr>
          <w:p w14:paraId="48C4BDD5" w14:textId="77777777" w:rsidR="00511F46" w:rsidRPr="00511F46" w:rsidRDefault="00511F46">
            <w:pPr>
              <w:spacing w:after="0" w:line="240" w:lineRule="auto"/>
              <w:rPr>
                <w:ins w:id="632" w:author="Stefanie Lane" w:date="2022-06-23T13:18:00Z"/>
                <w:rFonts w:ascii="Calibri" w:eastAsia="Times New Roman" w:hAnsi="Calibri" w:cs="Calibri"/>
                <w:i/>
                <w:iCs/>
                <w:color w:val="000000"/>
                <w:sz w:val="20"/>
                <w:szCs w:val="20"/>
                <w:rPrChange w:id="633" w:author="Stefanie Lane" w:date="2022-06-23T13:18:00Z">
                  <w:rPr>
                    <w:ins w:id="634" w:author="Stefanie Lane" w:date="2022-06-23T13:18:00Z"/>
                  </w:rPr>
                </w:rPrChange>
              </w:rPr>
              <w:pPrChange w:id="635" w:author="Stefanie Lane" w:date="2022-06-23T13:18:00Z">
                <w:pPr/>
              </w:pPrChange>
            </w:pPr>
            <w:ins w:id="636" w:author="Stefanie Lane" w:date="2022-06-23T13:18:00Z">
              <w:r w:rsidRPr="00511F46">
                <w:rPr>
                  <w:rFonts w:ascii="Calibri" w:eastAsia="Times New Roman" w:hAnsi="Calibri" w:cs="Calibri"/>
                  <w:i/>
                  <w:iCs/>
                  <w:color w:val="000000"/>
                  <w:sz w:val="20"/>
                  <w:szCs w:val="20"/>
                  <w:rPrChange w:id="637" w:author="Stefanie Lane" w:date="2022-06-23T13:18:00Z">
                    <w:rPr/>
                  </w:rPrChange>
                </w:rPr>
                <w:t>Carex lyngbyei</w:t>
              </w:r>
            </w:ins>
          </w:p>
        </w:tc>
        <w:tc>
          <w:tcPr>
            <w:tcW w:w="600" w:type="dxa"/>
            <w:tcBorders>
              <w:top w:val="single" w:sz="8" w:space="0" w:color="auto"/>
              <w:left w:val="nil"/>
              <w:bottom w:val="nil"/>
              <w:right w:val="nil"/>
            </w:tcBorders>
            <w:shd w:val="clear" w:color="auto" w:fill="auto"/>
            <w:noWrap/>
            <w:vAlign w:val="bottom"/>
            <w:hideMark/>
          </w:tcPr>
          <w:p w14:paraId="3EB3721D" w14:textId="77777777" w:rsidR="00511F46" w:rsidRPr="00511F46" w:rsidRDefault="00511F46">
            <w:pPr>
              <w:spacing w:after="0" w:line="240" w:lineRule="auto"/>
              <w:jc w:val="center"/>
              <w:rPr>
                <w:ins w:id="638" w:author="Stefanie Lane" w:date="2022-06-23T13:18:00Z"/>
                <w:rFonts w:ascii="Calibri" w:eastAsia="Times New Roman" w:hAnsi="Calibri" w:cs="Calibri"/>
                <w:color w:val="000000"/>
                <w:sz w:val="20"/>
                <w:szCs w:val="20"/>
                <w:rPrChange w:id="639" w:author="Stefanie Lane" w:date="2022-06-23T13:18:00Z">
                  <w:rPr>
                    <w:ins w:id="640" w:author="Stefanie Lane" w:date="2022-06-23T13:18:00Z"/>
                  </w:rPr>
                </w:rPrChange>
              </w:rPr>
              <w:pPrChange w:id="641" w:author="Stefanie Lane" w:date="2022-06-23T13:18:00Z">
                <w:pPr>
                  <w:jc w:val="center"/>
                </w:pPr>
              </w:pPrChange>
            </w:pPr>
            <w:ins w:id="642" w:author="Stefanie Lane" w:date="2022-06-23T13:18:00Z">
              <w:r w:rsidRPr="00511F46">
                <w:rPr>
                  <w:rFonts w:ascii="Calibri" w:eastAsia="Times New Roman" w:hAnsi="Calibri" w:cs="Calibri"/>
                  <w:color w:val="000000"/>
                  <w:sz w:val="20"/>
                  <w:szCs w:val="20"/>
                  <w:rPrChange w:id="643" w:author="Stefanie Lane" w:date="2022-06-23T13:18:00Z">
                    <w:rPr/>
                  </w:rPrChange>
                </w:rPr>
                <w:t>0.626</w:t>
              </w:r>
            </w:ins>
          </w:p>
        </w:tc>
        <w:tc>
          <w:tcPr>
            <w:tcW w:w="695" w:type="dxa"/>
            <w:tcBorders>
              <w:top w:val="single" w:sz="8" w:space="0" w:color="auto"/>
              <w:left w:val="nil"/>
              <w:bottom w:val="nil"/>
              <w:right w:val="nil"/>
            </w:tcBorders>
            <w:shd w:val="clear" w:color="auto" w:fill="auto"/>
            <w:noWrap/>
            <w:vAlign w:val="bottom"/>
            <w:hideMark/>
          </w:tcPr>
          <w:p w14:paraId="052DA54B" w14:textId="77777777" w:rsidR="00511F46" w:rsidRPr="00511F46" w:rsidRDefault="00511F46">
            <w:pPr>
              <w:spacing w:after="0" w:line="240" w:lineRule="auto"/>
              <w:jc w:val="center"/>
              <w:rPr>
                <w:ins w:id="644" w:author="Stefanie Lane" w:date="2022-06-23T13:18:00Z"/>
                <w:rFonts w:ascii="Calibri" w:eastAsia="Times New Roman" w:hAnsi="Calibri" w:cs="Calibri"/>
                <w:color w:val="000000"/>
                <w:sz w:val="20"/>
                <w:szCs w:val="20"/>
                <w:rPrChange w:id="645" w:author="Stefanie Lane" w:date="2022-06-23T13:18:00Z">
                  <w:rPr>
                    <w:ins w:id="646" w:author="Stefanie Lane" w:date="2022-06-23T13:18:00Z"/>
                  </w:rPr>
                </w:rPrChange>
              </w:rPr>
              <w:pPrChange w:id="647" w:author="Stefanie Lane" w:date="2022-06-23T13:18:00Z">
                <w:pPr>
                  <w:jc w:val="center"/>
                </w:pPr>
              </w:pPrChange>
            </w:pPr>
            <w:ins w:id="648" w:author="Stefanie Lane" w:date="2022-06-23T13:18:00Z">
              <w:r w:rsidRPr="00511F46">
                <w:rPr>
                  <w:rFonts w:ascii="Calibri" w:eastAsia="Times New Roman" w:hAnsi="Calibri" w:cs="Calibri"/>
                  <w:color w:val="000000"/>
                  <w:sz w:val="20"/>
                  <w:szCs w:val="20"/>
                  <w:rPrChange w:id="649"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432AF128" w14:textId="77777777" w:rsidR="00511F46" w:rsidRPr="00511F46" w:rsidRDefault="00511F46">
            <w:pPr>
              <w:spacing w:after="0" w:line="240" w:lineRule="auto"/>
              <w:rPr>
                <w:ins w:id="650" w:author="Stefanie Lane" w:date="2022-06-23T13:18:00Z"/>
                <w:rFonts w:ascii="Calibri" w:eastAsia="Times New Roman" w:hAnsi="Calibri" w:cs="Calibri"/>
                <w:color w:val="000000"/>
                <w:sz w:val="20"/>
                <w:szCs w:val="20"/>
                <w:rPrChange w:id="651" w:author="Stefanie Lane" w:date="2022-06-23T13:18:00Z">
                  <w:rPr>
                    <w:ins w:id="652" w:author="Stefanie Lane" w:date="2022-06-23T13:18:00Z"/>
                  </w:rPr>
                </w:rPrChange>
              </w:rPr>
              <w:pPrChange w:id="653" w:author="Stefanie Lane" w:date="2022-06-23T13:18:00Z">
                <w:pPr/>
              </w:pPrChange>
            </w:pPr>
            <w:ins w:id="654" w:author="Stefanie Lane" w:date="2022-06-23T13:18:00Z">
              <w:r w:rsidRPr="00511F46">
                <w:rPr>
                  <w:rFonts w:ascii="Calibri" w:eastAsia="Times New Roman" w:hAnsi="Calibri" w:cs="Calibri"/>
                  <w:color w:val="000000"/>
                  <w:sz w:val="20"/>
                  <w:szCs w:val="20"/>
                  <w:rPrChange w:id="655" w:author="Stefanie Lane" w:date="2022-06-23T13:18:00Z">
                    <w:rPr/>
                  </w:rPrChange>
                </w:rPr>
                <w:t> </w:t>
              </w:r>
            </w:ins>
          </w:p>
        </w:tc>
        <w:tc>
          <w:tcPr>
            <w:tcW w:w="2070" w:type="dxa"/>
            <w:tcBorders>
              <w:top w:val="single" w:sz="8" w:space="0" w:color="auto"/>
              <w:left w:val="nil"/>
              <w:bottom w:val="single" w:sz="4" w:space="0" w:color="auto"/>
              <w:right w:val="nil"/>
            </w:tcBorders>
            <w:shd w:val="clear" w:color="auto" w:fill="auto"/>
            <w:noWrap/>
            <w:vAlign w:val="bottom"/>
            <w:hideMark/>
          </w:tcPr>
          <w:p w14:paraId="61726D3C" w14:textId="77777777" w:rsidR="00511F46" w:rsidRPr="00511F46" w:rsidRDefault="00511F46">
            <w:pPr>
              <w:spacing w:after="0" w:line="240" w:lineRule="auto"/>
              <w:rPr>
                <w:ins w:id="656" w:author="Stefanie Lane" w:date="2022-06-23T13:18:00Z"/>
                <w:rFonts w:ascii="Calibri" w:eastAsia="Times New Roman" w:hAnsi="Calibri" w:cs="Calibri"/>
                <w:i/>
                <w:iCs/>
                <w:color w:val="000000"/>
                <w:sz w:val="20"/>
                <w:szCs w:val="20"/>
                <w:rPrChange w:id="657" w:author="Stefanie Lane" w:date="2022-06-23T13:18:00Z">
                  <w:rPr>
                    <w:ins w:id="658" w:author="Stefanie Lane" w:date="2022-06-23T13:18:00Z"/>
                  </w:rPr>
                </w:rPrChange>
              </w:rPr>
              <w:pPrChange w:id="659" w:author="Stefanie Lane" w:date="2022-06-23T13:18:00Z">
                <w:pPr/>
              </w:pPrChange>
            </w:pPr>
            <w:ins w:id="660" w:author="Stefanie Lane" w:date="2022-06-23T13:18:00Z">
              <w:r w:rsidRPr="00511F46">
                <w:rPr>
                  <w:rFonts w:ascii="Calibri" w:eastAsia="Times New Roman" w:hAnsi="Calibri" w:cs="Calibri"/>
                  <w:i/>
                  <w:iCs/>
                  <w:color w:val="000000"/>
                  <w:sz w:val="20"/>
                  <w:szCs w:val="20"/>
                  <w:rPrChange w:id="661" w:author="Stefanie Lane" w:date="2022-06-23T13:18:00Z">
                    <w:rPr/>
                  </w:rPrChange>
                </w:rPr>
                <w:t>Carex lyngbyei</w:t>
              </w:r>
            </w:ins>
          </w:p>
        </w:tc>
        <w:tc>
          <w:tcPr>
            <w:tcW w:w="616" w:type="dxa"/>
            <w:tcBorders>
              <w:top w:val="single" w:sz="8" w:space="0" w:color="auto"/>
              <w:left w:val="nil"/>
              <w:bottom w:val="single" w:sz="4" w:space="0" w:color="auto"/>
              <w:right w:val="nil"/>
            </w:tcBorders>
            <w:shd w:val="clear" w:color="auto" w:fill="auto"/>
            <w:noWrap/>
            <w:vAlign w:val="bottom"/>
            <w:hideMark/>
          </w:tcPr>
          <w:p w14:paraId="7DD5919A" w14:textId="77777777" w:rsidR="00511F46" w:rsidRPr="00511F46" w:rsidRDefault="00511F46">
            <w:pPr>
              <w:spacing w:after="0" w:line="240" w:lineRule="auto"/>
              <w:jc w:val="center"/>
              <w:rPr>
                <w:ins w:id="662" w:author="Stefanie Lane" w:date="2022-06-23T13:18:00Z"/>
                <w:rFonts w:ascii="Calibri" w:eastAsia="Times New Roman" w:hAnsi="Calibri" w:cs="Calibri"/>
                <w:color w:val="000000"/>
                <w:sz w:val="20"/>
                <w:szCs w:val="20"/>
                <w:rPrChange w:id="663" w:author="Stefanie Lane" w:date="2022-06-23T13:18:00Z">
                  <w:rPr>
                    <w:ins w:id="664" w:author="Stefanie Lane" w:date="2022-06-23T13:18:00Z"/>
                  </w:rPr>
                </w:rPrChange>
              </w:rPr>
              <w:pPrChange w:id="665" w:author="Stefanie Lane" w:date="2022-06-23T13:18:00Z">
                <w:pPr>
                  <w:jc w:val="center"/>
                </w:pPr>
              </w:pPrChange>
            </w:pPr>
            <w:ins w:id="666" w:author="Stefanie Lane" w:date="2022-06-23T13:18:00Z">
              <w:r w:rsidRPr="00511F46">
                <w:rPr>
                  <w:rFonts w:ascii="Calibri" w:eastAsia="Times New Roman" w:hAnsi="Calibri" w:cs="Calibri"/>
                  <w:color w:val="000000"/>
                  <w:sz w:val="20"/>
                  <w:szCs w:val="20"/>
                  <w:rPrChange w:id="667" w:author="Stefanie Lane" w:date="2022-06-23T13:18:00Z">
                    <w:rPr/>
                  </w:rPrChange>
                </w:rPr>
                <w:t>0.591</w:t>
              </w:r>
            </w:ins>
          </w:p>
        </w:tc>
        <w:tc>
          <w:tcPr>
            <w:tcW w:w="714" w:type="dxa"/>
            <w:tcBorders>
              <w:top w:val="single" w:sz="8" w:space="0" w:color="auto"/>
              <w:left w:val="nil"/>
              <w:bottom w:val="single" w:sz="4" w:space="0" w:color="auto"/>
              <w:right w:val="single" w:sz="8" w:space="0" w:color="auto"/>
            </w:tcBorders>
            <w:shd w:val="clear" w:color="auto" w:fill="auto"/>
            <w:noWrap/>
            <w:vAlign w:val="bottom"/>
            <w:hideMark/>
          </w:tcPr>
          <w:p w14:paraId="053FB5FD" w14:textId="77777777" w:rsidR="00511F46" w:rsidRPr="00511F46" w:rsidRDefault="00511F46">
            <w:pPr>
              <w:spacing w:after="0" w:line="240" w:lineRule="auto"/>
              <w:jc w:val="center"/>
              <w:rPr>
                <w:ins w:id="668" w:author="Stefanie Lane" w:date="2022-06-23T13:18:00Z"/>
                <w:rFonts w:ascii="Calibri" w:eastAsia="Times New Roman" w:hAnsi="Calibri" w:cs="Calibri"/>
                <w:color w:val="000000"/>
                <w:sz w:val="20"/>
                <w:szCs w:val="20"/>
                <w:rPrChange w:id="669" w:author="Stefanie Lane" w:date="2022-06-23T13:18:00Z">
                  <w:rPr>
                    <w:ins w:id="670" w:author="Stefanie Lane" w:date="2022-06-23T13:18:00Z"/>
                  </w:rPr>
                </w:rPrChange>
              </w:rPr>
              <w:pPrChange w:id="671" w:author="Stefanie Lane" w:date="2022-06-23T13:18:00Z">
                <w:pPr>
                  <w:jc w:val="center"/>
                </w:pPr>
              </w:pPrChange>
            </w:pPr>
            <w:ins w:id="672" w:author="Stefanie Lane" w:date="2022-06-23T13:18:00Z">
              <w:r w:rsidRPr="00511F46">
                <w:rPr>
                  <w:rFonts w:ascii="Calibri" w:eastAsia="Times New Roman" w:hAnsi="Calibri" w:cs="Calibri"/>
                  <w:color w:val="000000"/>
                  <w:sz w:val="20"/>
                  <w:szCs w:val="20"/>
                  <w:rPrChange w:id="673" w:author="Stefanie Lane" w:date="2022-06-23T13:18:00Z">
                    <w:rPr/>
                  </w:rPrChange>
                </w:rPr>
                <w:t>0.0001</w:t>
              </w:r>
            </w:ins>
          </w:p>
        </w:tc>
      </w:tr>
      <w:tr w:rsidR="00511F46" w:rsidRPr="00511F46" w14:paraId="5B4A0AAB" w14:textId="77777777" w:rsidTr="00511F46">
        <w:trPr>
          <w:trHeight w:val="260"/>
          <w:ins w:id="674"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30E05FBE" w14:textId="77777777" w:rsidR="00511F46" w:rsidRPr="00511F46" w:rsidRDefault="00511F46">
            <w:pPr>
              <w:spacing w:after="0" w:line="240" w:lineRule="auto"/>
              <w:rPr>
                <w:ins w:id="675" w:author="Stefanie Lane" w:date="2022-06-23T13:18:00Z"/>
                <w:rFonts w:ascii="Calibri" w:eastAsia="Times New Roman" w:hAnsi="Calibri" w:cs="Calibri"/>
                <w:color w:val="000000"/>
                <w:sz w:val="20"/>
                <w:szCs w:val="20"/>
                <w:rPrChange w:id="676" w:author="Stefanie Lane" w:date="2022-06-23T13:18:00Z">
                  <w:rPr>
                    <w:ins w:id="677" w:author="Stefanie Lane" w:date="2022-06-23T13:18:00Z"/>
                  </w:rPr>
                </w:rPrChange>
              </w:rPr>
              <w:pPrChange w:id="678"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2AC5D710" w14:textId="77777777" w:rsidR="00511F46" w:rsidRPr="00511F46" w:rsidRDefault="00511F46">
            <w:pPr>
              <w:spacing w:after="0" w:line="240" w:lineRule="auto"/>
              <w:rPr>
                <w:ins w:id="679" w:author="Stefanie Lane" w:date="2022-06-23T13:18:00Z"/>
                <w:rFonts w:ascii="Calibri" w:eastAsia="Times New Roman" w:hAnsi="Calibri" w:cs="Calibri"/>
                <w:i/>
                <w:iCs/>
                <w:color w:val="000000"/>
                <w:sz w:val="20"/>
                <w:szCs w:val="20"/>
                <w:rPrChange w:id="680" w:author="Stefanie Lane" w:date="2022-06-23T13:18:00Z">
                  <w:rPr>
                    <w:ins w:id="681" w:author="Stefanie Lane" w:date="2022-06-23T13:18:00Z"/>
                  </w:rPr>
                </w:rPrChange>
              </w:rPr>
              <w:pPrChange w:id="682" w:author="Stefanie Lane" w:date="2022-06-23T13:18:00Z">
                <w:pPr/>
              </w:pPrChange>
            </w:pPr>
            <w:ins w:id="683" w:author="Stefanie Lane" w:date="2022-06-23T13:18:00Z">
              <w:r w:rsidRPr="00511F46">
                <w:rPr>
                  <w:rFonts w:ascii="Calibri" w:eastAsia="Times New Roman" w:hAnsi="Calibri" w:cs="Calibri"/>
                  <w:i/>
                  <w:iCs/>
                  <w:color w:val="000000"/>
                  <w:sz w:val="20"/>
                  <w:szCs w:val="20"/>
                  <w:rPrChange w:id="684" w:author="Stefanie Lane" w:date="2022-06-23T13:18:00Z">
                    <w:rPr/>
                  </w:rPrChange>
                </w:rPr>
                <w:t>Sagittaria latifolia</w:t>
              </w:r>
            </w:ins>
          </w:p>
        </w:tc>
        <w:tc>
          <w:tcPr>
            <w:tcW w:w="592" w:type="dxa"/>
            <w:tcBorders>
              <w:top w:val="single" w:sz="4" w:space="0" w:color="auto"/>
              <w:left w:val="nil"/>
              <w:bottom w:val="single" w:sz="4" w:space="0" w:color="auto"/>
              <w:right w:val="nil"/>
            </w:tcBorders>
            <w:shd w:val="clear" w:color="auto" w:fill="auto"/>
            <w:noWrap/>
            <w:vAlign w:val="bottom"/>
            <w:hideMark/>
          </w:tcPr>
          <w:p w14:paraId="02D84EE4" w14:textId="77777777" w:rsidR="00511F46" w:rsidRPr="00511F46" w:rsidRDefault="00511F46">
            <w:pPr>
              <w:spacing w:after="0" w:line="240" w:lineRule="auto"/>
              <w:jc w:val="center"/>
              <w:rPr>
                <w:ins w:id="685" w:author="Stefanie Lane" w:date="2022-06-23T13:18:00Z"/>
                <w:rFonts w:ascii="Calibri" w:eastAsia="Times New Roman" w:hAnsi="Calibri" w:cs="Calibri"/>
                <w:color w:val="000000"/>
                <w:sz w:val="20"/>
                <w:szCs w:val="20"/>
                <w:rPrChange w:id="686" w:author="Stefanie Lane" w:date="2022-06-23T13:18:00Z">
                  <w:rPr>
                    <w:ins w:id="687" w:author="Stefanie Lane" w:date="2022-06-23T13:18:00Z"/>
                  </w:rPr>
                </w:rPrChange>
              </w:rPr>
              <w:pPrChange w:id="688" w:author="Stefanie Lane" w:date="2022-06-23T13:18:00Z">
                <w:pPr>
                  <w:jc w:val="center"/>
                </w:pPr>
              </w:pPrChange>
            </w:pPr>
            <w:ins w:id="689" w:author="Stefanie Lane" w:date="2022-06-23T13:18:00Z">
              <w:r w:rsidRPr="00511F46">
                <w:rPr>
                  <w:rFonts w:ascii="Calibri" w:eastAsia="Times New Roman" w:hAnsi="Calibri" w:cs="Calibri"/>
                  <w:color w:val="000000"/>
                  <w:sz w:val="20"/>
                  <w:szCs w:val="20"/>
                  <w:rPrChange w:id="690" w:author="Stefanie Lane" w:date="2022-06-23T13:18:00Z">
                    <w:rPr/>
                  </w:rPrChange>
                </w:rPr>
                <w:t>0.523</w:t>
              </w:r>
            </w:ins>
          </w:p>
        </w:tc>
        <w:tc>
          <w:tcPr>
            <w:tcW w:w="686" w:type="dxa"/>
            <w:tcBorders>
              <w:top w:val="single" w:sz="4" w:space="0" w:color="auto"/>
              <w:left w:val="nil"/>
              <w:bottom w:val="single" w:sz="4" w:space="0" w:color="auto"/>
              <w:right w:val="nil"/>
            </w:tcBorders>
            <w:shd w:val="clear" w:color="auto" w:fill="auto"/>
            <w:noWrap/>
            <w:vAlign w:val="bottom"/>
            <w:hideMark/>
          </w:tcPr>
          <w:p w14:paraId="3F573EA5" w14:textId="77777777" w:rsidR="00511F46" w:rsidRPr="00511F46" w:rsidRDefault="00511F46">
            <w:pPr>
              <w:spacing w:after="0" w:line="240" w:lineRule="auto"/>
              <w:jc w:val="center"/>
              <w:rPr>
                <w:ins w:id="691" w:author="Stefanie Lane" w:date="2022-06-23T13:18:00Z"/>
                <w:rFonts w:ascii="Calibri" w:eastAsia="Times New Roman" w:hAnsi="Calibri" w:cs="Calibri"/>
                <w:color w:val="000000"/>
                <w:sz w:val="20"/>
                <w:szCs w:val="20"/>
                <w:rPrChange w:id="692" w:author="Stefanie Lane" w:date="2022-06-23T13:18:00Z">
                  <w:rPr>
                    <w:ins w:id="693" w:author="Stefanie Lane" w:date="2022-06-23T13:18:00Z"/>
                  </w:rPr>
                </w:rPrChange>
              </w:rPr>
              <w:pPrChange w:id="694" w:author="Stefanie Lane" w:date="2022-06-23T13:18:00Z">
                <w:pPr>
                  <w:jc w:val="center"/>
                </w:pPr>
              </w:pPrChange>
            </w:pPr>
            <w:ins w:id="695" w:author="Stefanie Lane" w:date="2022-06-23T13:18:00Z">
              <w:r w:rsidRPr="00511F46">
                <w:rPr>
                  <w:rFonts w:ascii="Calibri" w:eastAsia="Times New Roman" w:hAnsi="Calibri" w:cs="Calibri"/>
                  <w:color w:val="000000"/>
                  <w:sz w:val="20"/>
                  <w:szCs w:val="20"/>
                  <w:rPrChange w:id="696" w:author="Stefanie Lane" w:date="2022-06-23T13:18:00Z">
                    <w:rPr/>
                  </w:rPrChange>
                </w:rPr>
                <w:t>0.0001</w:t>
              </w:r>
            </w:ins>
          </w:p>
        </w:tc>
        <w:tc>
          <w:tcPr>
            <w:tcW w:w="300" w:type="dxa"/>
            <w:tcBorders>
              <w:top w:val="nil"/>
              <w:left w:val="nil"/>
              <w:bottom w:val="nil"/>
              <w:right w:val="nil"/>
            </w:tcBorders>
            <w:shd w:val="clear" w:color="auto" w:fill="auto"/>
            <w:noWrap/>
            <w:vAlign w:val="bottom"/>
            <w:hideMark/>
          </w:tcPr>
          <w:p w14:paraId="110B142B" w14:textId="77777777" w:rsidR="00511F46" w:rsidRPr="00511F46" w:rsidRDefault="00511F46">
            <w:pPr>
              <w:spacing w:after="0" w:line="240" w:lineRule="auto"/>
              <w:jc w:val="center"/>
              <w:rPr>
                <w:ins w:id="697" w:author="Stefanie Lane" w:date="2022-06-23T13:18:00Z"/>
                <w:rFonts w:ascii="Calibri" w:eastAsia="Times New Roman" w:hAnsi="Calibri" w:cs="Calibri"/>
                <w:color w:val="000000"/>
                <w:sz w:val="20"/>
                <w:szCs w:val="20"/>
                <w:rPrChange w:id="698" w:author="Stefanie Lane" w:date="2022-06-23T13:18:00Z">
                  <w:rPr>
                    <w:ins w:id="699" w:author="Stefanie Lane" w:date="2022-06-23T13:18:00Z"/>
                  </w:rPr>
                </w:rPrChange>
              </w:rPr>
              <w:pPrChange w:id="700"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71116007" w14:textId="77777777" w:rsidR="00511F46" w:rsidRPr="00511F46" w:rsidRDefault="00511F46">
            <w:pPr>
              <w:spacing w:after="0" w:line="240" w:lineRule="auto"/>
              <w:rPr>
                <w:ins w:id="701" w:author="Stefanie Lane" w:date="2022-06-23T13:18:00Z"/>
                <w:rFonts w:ascii="Calibri" w:eastAsia="Times New Roman" w:hAnsi="Calibri" w:cs="Calibri"/>
                <w:i/>
                <w:iCs/>
                <w:color w:val="000000"/>
                <w:sz w:val="20"/>
                <w:szCs w:val="20"/>
                <w:rPrChange w:id="702" w:author="Stefanie Lane" w:date="2022-06-23T13:18:00Z">
                  <w:rPr>
                    <w:ins w:id="703" w:author="Stefanie Lane" w:date="2022-06-23T13:18:00Z"/>
                  </w:rPr>
                </w:rPrChange>
              </w:rPr>
              <w:pPrChange w:id="704" w:author="Stefanie Lane" w:date="2022-06-23T13:18:00Z">
                <w:pPr/>
              </w:pPrChange>
            </w:pPr>
            <w:ins w:id="705" w:author="Stefanie Lane" w:date="2022-06-23T13:18:00Z">
              <w:r w:rsidRPr="00511F46">
                <w:rPr>
                  <w:rFonts w:ascii="Calibri" w:eastAsia="Times New Roman" w:hAnsi="Calibri" w:cs="Calibri"/>
                  <w:i/>
                  <w:iCs/>
                  <w:color w:val="000000"/>
                  <w:sz w:val="20"/>
                  <w:szCs w:val="20"/>
                  <w:rPrChange w:id="706" w:author="Stefanie Lane" w:date="2022-06-23T13:18:00Z">
                    <w:rPr/>
                  </w:rPrChange>
                </w:rPr>
                <w:t>Agrostis stolonifera</w:t>
              </w:r>
            </w:ins>
          </w:p>
        </w:tc>
        <w:tc>
          <w:tcPr>
            <w:tcW w:w="600" w:type="dxa"/>
            <w:tcBorders>
              <w:top w:val="single" w:sz="4" w:space="0" w:color="auto"/>
              <w:left w:val="nil"/>
              <w:bottom w:val="single" w:sz="4" w:space="0" w:color="auto"/>
              <w:right w:val="nil"/>
            </w:tcBorders>
            <w:shd w:val="clear" w:color="auto" w:fill="auto"/>
            <w:noWrap/>
            <w:vAlign w:val="bottom"/>
            <w:hideMark/>
          </w:tcPr>
          <w:p w14:paraId="429DE567" w14:textId="77777777" w:rsidR="00511F46" w:rsidRPr="00511F46" w:rsidRDefault="00511F46">
            <w:pPr>
              <w:spacing w:after="0" w:line="240" w:lineRule="auto"/>
              <w:jc w:val="center"/>
              <w:rPr>
                <w:ins w:id="707" w:author="Stefanie Lane" w:date="2022-06-23T13:18:00Z"/>
                <w:rFonts w:ascii="Calibri" w:eastAsia="Times New Roman" w:hAnsi="Calibri" w:cs="Calibri"/>
                <w:color w:val="000000"/>
                <w:sz w:val="20"/>
                <w:szCs w:val="20"/>
                <w:rPrChange w:id="708" w:author="Stefanie Lane" w:date="2022-06-23T13:18:00Z">
                  <w:rPr>
                    <w:ins w:id="709" w:author="Stefanie Lane" w:date="2022-06-23T13:18:00Z"/>
                  </w:rPr>
                </w:rPrChange>
              </w:rPr>
              <w:pPrChange w:id="710" w:author="Stefanie Lane" w:date="2022-06-23T13:18:00Z">
                <w:pPr>
                  <w:jc w:val="center"/>
                </w:pPr>
              </w:pPrChange>
            </w:pPr>
            <w:ins w:id="711" w:author="Stefanie Lane" w:date="2022-06-23T13:18:00Z">
              <w:r w:rsidRPr="00511F46">
                <w:rPr>
                  <w:rFonts w:ascii="Calibri" w:eastAsia="Times New Roman" w:hAnsi="Calibri" w:cs="Calibri"/>
                  <w:color w:val="000000"/>
                  <w:sz w:val="20"/>
                  <w:szCs w:val="20"/>
                  <w:rPrChange w:id="712" w:author="Stefanie Lane" w:date="2022-06-23T13:18:00Z">
                    <w:rPr/>
                  </w:rPrChange>
                </w:rPr>
                <w:t>0.447</w:t>
              </w:r>
            </w:ins>
          </w:p>
        </w:tc>
        <w:tc>
          <w:tcPr>
            <w:tcW w:w="695" w:type="dxa"/>
            <w:tcBorders>
              <w:top w:val="single" w:sz="4" w:space="0" w:color="auto"/>
              <w:left w:val="nil"/>
              <w:bottom w:val="single" w:sz="4" w:space="0" w:color="auto"/>
              <w:right w:val="nil"/>
            </w:tcBorders>
            <w:shd w:val="clear" w:color="auto" w:fill="auto"/>
            <w:noWrap/>
            <w:vAlign w:val="bottom"/>
            <w:hideMark/>
          </w:tcPr>
          <w:p w14:paraId="3E7679CF" w14:textId="77777777" w:rsidR="00511F46" w:rsidRPr="00511F46" w:rsidRDefault="00511F46">
            <w:pPr>
              <w:spacing w:after="0" w:line="240" w:lineRule="auto"/>
              <w:jc w:val="center"/>
              <w:rPr>
                <w:ins w:id="713" w:author="Stefanie Lane" w:date="2022-06-23T13:18:00Z"/>
                <w:rFonts w:ascii="Calibri" w:eastAsia="Times New Roman" w:hAnsi="Calibri" w:cs="Calibri"/>
                <w:color w:val="000000"/>
                <w:sz w:val="20"/>
                <w:szCs w:val="20"/>
                <w:rPrChange w:id="714" w:author="Stefanie Lane" w:date="2022-06-23T13:18:00Z">
                  <w:rPr>
                    <w:ins w:id="715" w:author="Stefanie Lane" w:date="2022-06-23T13:18:00Z"/>
                  </w:rPr>
                </w:rPrChange>
              </w:rPr>
              <w:pPrChange w:id="716" w:author="Stefanie Lane" w:date="2022-06-23T13:18:00Z">
                <w:pPr>
                  <w:jc w:val="center"/>
                </w:pPr>
              </w:pPrChange>
            </w:pPr>
            <w:ins w:id="717" w:author="Stefanie Lane" w:date="2022-06-23T13:18:00Z">
              <w:r w:rsidRPr="00511F46">
                <w:rPr>
                  <w:rFonts w:ascii="Calibri" w:eastAsia="Times New Roman" w:hAnsi="Calibri" w:cs="Calibri"/>
                  <w:color w:val="000000"/>
                  <w:sz w:val="20"/>
                  <w:szCs w:val="20"/>
                  <w:rPrChange w:id="718" w:author="Stefanie Lane" w:date="2022-06-23T13:18:00Z">
                    <w:rPr/>
                  </w:rPrChange>
                </w:rPr>
                <w:t>0.0003</w:t>
              </w:r>
            </w:ins>
          </w:p>
        </w:tc>
        <w:tc>
          <w:tcPr>
            <w:tcW w:w="300" w:type="dxa"/>
            <w:tcBorders>
              <w:top w:val="nil"/>
              <w:left w:val="nil"/>
              <w:bottom w:val="nil"/>
              <w:right w:val="nil"/>
            </w:tcBorders>
            <w:shd w:val="clear" w:color="auto" w:fill="auto"/>
            <w:noWrap/>
            <w:vAlign w:val="bottom"/>
            <w:hideMark/>
          </w:tcPr>
          <w:p w14:paraId="622BC86C" w14:textId="77777777" w:rsidR="00511F46" w:rsidRPr="00511F46" w:rsidRDefault="00511F46">
            <w:pPr>
              <w:spacing w:after="0" w:line="240" w:lineRule="auto"/>
              <w:jc w:val="center"/>
              <w:rPr>
                <w:ins w:id="719" w:author="Stefanie Lane" w:date="2022-06-23T13:18:00Z"/>
                <w:rFonts w:ascii="Calibri" w:eastAsia="Times New Roman" w:hAnsi="Calibri" w:cs="Calibri"/>
                <w:color w:val="000000"/>
                <w:sz w:val="20"/>
                <w:szCs w:val="20"/>
                <w:rPrChange w:id="720" w:author="Stefanie Lane" w:date="2022-06-23T13:18:00Z">
                  <w:rPr>
                    <w:ins w:id="721" w:author="Stefanie Lane" w:date="2022-06-23T13:18:00Z"/>
                  </w:rPr>
                </w:rPrChange>
              </w:rPr>
              <w:pPrChange w:id="722"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44B4C95A" w14:textId="77777777" w:rsidR="00511F46" w:rsidRPr="00511F46" w:rsidRDefault="00511F46">
            <w:pPr>
              <w:spacing w:after="0" w:line="240" w:lineRule="auto"/>
              <w:rPr>
                <w:ins w:id="723" w:author="Stefanie Lane" w:date="2022-06-23T13:18:00Z"/>
                <w:rFonts w:ascii="Times New Roman" w:eastAsia="Times New Roman" w:hAnsi="Times New Roman" w:cs="Times New Roman"/>
                <w:sz w:val="20"/>
                <w:szCs w:val="20"/>
                <w:rPrChange w:id="724" w:author="Stefanie Lane" w:date="2022-06-23T13:18:00Z">
                  <w:rPr>
                    <w:ins w:id="725" w:author="Stefanie Lane" w:date="2022-06-23T13:18:00Z"/>
                  </w:rPr>
                </w:rPrChange>
              </w:rPr>
              <w:pPrChange w:id="726" w:author="Stefanie Lane" w:date="2022-06-23T13:18:00Z">
                <w:pPr/>
              </w:pPrChange>
            </w:pPr>
          </w:p>
        </w:tc>
        <w:tc>
          <w:tcPr>
            <w:tcW w:w="616" w:type="dxa"/>
            <w:tcBorders>
              <w:top w:val="nil"/>
              <w:left w:val="nil"/>
              <w:bottom w:val="nil"/>
              <w:right w:val="nil"/>
            </w:tcBorders>
            <w:shd w:val="clear" w:color="auto" w:fill="auto"/>
            <w:noWrap/>
            <w:vAlign w:val="bottom"/>
            <w:hideMark/>
          </w:tcPr>
          <w:p w14:paraId="669D4DAC" w14:textId="77777777" w:rsidR="00511F46" w:rsidRPr="00511F46" w:rsidRDefault="00511F46">
            <w:pPr>
              <w:spacing w:after="0" w:line="240" w:lineRule="auto"/>
              <w:rPr>
                <w:ins w:id="727" w:author="Stefanie Lane" w:date="2022-06-23T13:18:00Z"/>
                <w:rFonts w:ascii="Times New Roman" w:eastAsia="Times New Roman" w:hAnsi="Times New Roman" w:cs="Times New Roman"/>
                <w:sz w:val="20"/>
                <w:szCs w:val="20"/>
                <w:rPrChange w:id="728" w:author="Stefanie Lane" w:date="2022-06-23T13:18:00Z">
                  <w:rPr>
                    <w:ins w:id="729" w:author="Stefanie Lane" w:date="2022-06-23T13:18:00Z"/>
                  </w:rPr>
                </w:rPrChange>
              </w:rPr>
              <w:pPrChange w:id="730"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3BB9A05E" w14:textId="77777777" w:rsidR="00511F46" w:rsidRPr="00511F46" w:rsidRDefault="00511F46">
            <w:pPr>
              <w:spacing w:after="0" w:line="240" w:lineRule="auto"/>
              <w:jc w:val="center"/>
              <w:rPr>
                <w:ins w:id="731" w:author="Stefanie Lane" w:date="2022-06-23T13:18:00Z"/>
                <w:rFonts w:ascii="Calibri" w:eastAsia="Times New Roman" w:hAnsi="Calibri" w:cs="Calibri"/>
                <w:color w:val="000000"/>
                <w:sz w:val="20"/>
                <w:szCs w:val="20"/>
                <w:rPrChange w:id="732" w:author="Stefanie Lane" w:date="2022-06-23T13:18:00Z">
                  <w:rPr>
                    <w:ins w:id="733" w:author="Stefanie Lane" w:date="2022-06-23T13:18:00Z"/>
                  </w:rPr>
                </w:rPrChange>
              </w:rPr>
              <w:pPrChange w:id="734" w:author="Stefanie Lane" w:date="2022-06-23T13:18:00Z">
                <w:pPr>
                  <w:jc w:val="center"/>
                </w:pPr>
              </w:pPrChange>
            </w:pPr>
            <w:ins w:id="735" w:author="Stefanie Lane" w:date="2022-06-23T13:18:00Z">
              <w:r w:rsidRPr="00511F46">
                <w:rPr>
                  <w:rFonts w:ascii="Calibri" w:eastAsia="Times New Roman" w:hAnsi="Calibri" w:cs="Calibri"/>
                  <w:color w:val="000000"/>
                  <w:sz w:val="20"/>
                  <w:szCs w:val="20"/>
                  <w:rPrChange w:id="736" w:author="Stefanie Lane" w:date="2022-06-23T13:18:00Z">
                    <w:rPr/>
                  </w:rPrChange>
                </w:rPr>
                <w:t> </w:t>
              </w:r>
            </w:ins>
          </w:p>
        </w:tc>
      </w:tr>
      <w:tr w:rsidR="00511F46" w:rsidRPr="00511F46" w14:paraId="3FADD8BA" w14:textId="77777777" w:rsidTr="00511F46">
        <w:trPr>
          <w:trHeight w:val="270"/>
          <w:ins w:id="737"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428817C4" w14:textId="77777777" w:rsidR="00511F46" w:rsidRPr="00511F46" w:rsidRDefault="00511F46">
            <w:pPr>
              <w:spacing w:after="0" w:line="240" w:lineRule="auto"/>
              <w:rPr>
                <w:ins w:id="738" w:author="Stefanie Lane" w:date="2022-06-23T13:18:00Z"/>
                <w:rFonts w:ascii="Calibri" w:eastAsia="Times New Roman" w:hAnsi="Calibri" w:cs="Calibri"/>
                <w:color w:val="000000"/>
                <w:sz w:val="20"/>
                <w:szCs w:val="20"/>
                <w:rPrChange w:id="739" w:author="Stefanie Lane" w:date="2022-06-23T13:18:00Z">
                  <w:rPr>
                    <w:ins w:id="740" w:author="Stefanie Lane" w:date="2022-06-23T13:18:00Z"/>
                  </w:rPr>
                </w:rPrChange>
              </w:rPr>
              <w:pPrChange w:id="741" w:author="Stefanie Lane" w:date="2022-06-23T13:18:00Z">
                <w:pPr/>
              </w:pPrChange>
            </w:pPr>
          </w:p>
        </w:tc>
        <w:tc>
          <w:tcPr>
            <w:tcW w:w="2982" w:type="dxa"/>
            <w:tcBorders>
              <w:top w:val="nil"/>
              <w:left w:val="nil"/>
              <w:bottom w:val="single" w:sz="8" w:space="0" w:color="auto"/>
              <w:right w:val="nil"/>
            </w:tcBorders>
            <w:shd w:val="clear" w:color="auto" w:fill="auto"/>
            <w:noWrap/>
            <w:vAlign w:val="bottom"/>
            <w:hideMark/>
          </w:tcPr>
          <w:p w14:paraId="7A048547" w14:textId="77777777" w:rsidR="00511F46" w:rsidRPr="00511F46" w:rsidRDefault="00511F46">
            <w:pPr>
              <w:spacing w:after="0" w:line="240" w:lineRule="auto"/>
              <w:rPr>
                <w:ins w:id="742" w:author="Stefanie Lane" w:date="2022-06-23T13:18:00Z"/>
                <w:rFonts w:ascii="Calibri" w:eastAsia="Times New Roman" w:hAnsi="Calibri" w:cs="Calibri"/>
                <w:i/>
                <w:iCs/>
                <w:color w:val="000000"/>
                <w:sz w:val="20"/>
                <w:szCs w:val="20"/>
                <w:rPrChange w:id="743" w:author="Stefanie Lane" w:date="2022-06-23T13:18:00Z">
                  <w:rPr>
                    <w:ins w:id="744" w:author="Stefanie Lane" w:date="2022-06-23T13:18:00Z"/>
                  </w:rPr>
                </w:rPrChange>
              </w:rPr>
              <w:pPrChange w:id="745" w:author="Stefanie Lane" w:date="2022-06-23T13:18:00Z">
                <w:pPr/>
              </w:pPrChange>
            </w:pPr>
            <w:ins w:id="746" w:author="Stefanie Lane" w:date="2022-06-23T13:18:00Z">
              <w:r w:rsidRPr="00511F46">
                <w:rPr>
                  <w:rFonts w:ascii="Calibri" w:eastAsia="Times New Roman" w:hAnsi="Calibri" w:cs="Calibri"/>
                  <w:i/>
                  <w:iCs/>
                  <w:color w:val="000000"/>
                  <w:sz w:val="20"/>
                  <w:szCs w:val="20"/>
                  <w:rPrChange w:id="747" w:author="Stefanie Lane" w:date="2022-06-23T13:18:00Z">
                    <w:rPr/>
                  </w:rPrChange>
                </w:rPr>
                <w:t>Schoenoplectus tabernaemontani</w:t>
              </w:r>
            </w:ins>
          </w:p>
        </w:tc>
        <w:tc>
          <w:tcPr>
            <w:tcW w:w="592" w:type="dxa"/>
            <w:tcBorders>
              <w:top w:val="nil"/>
              <w:left w:val="nil"/>
              <w:bottom w:val="single" w:sz="8" w:space="0" w:color="auto"/>
              <w:right w:val="nil"/>
            </w:tcBorders>
            <w:shd w:val="clear" w:color="auto" w:fill="auto"/>
            <w:noWrap/>
            <w:vAlign w:val="bottom"/>
            <w:hideMark/>
          </w:tcPr>
          <w:p w14:paraId="1A79F526" w14:textId="77777777" w:rsidR="00511F46" w:rsidRPr="00511F46" w:rsidRDefault="00511F46">
            <w:pPr>
              <w:spacing w:after="0" w:line="240" w:lineRule="auto"/>
              <w:jc w:val="center"/>
              <w:rPr>
                <w:ins w:id="748" w:author="Stefanie Lane" w:date="2022-06-23T13:18:00Z"/>
                <w:rFonts w:ascii="Calibri" w:eastAsia="Times New Roman" w:hAnsi="Calibri" w:cs="Calibri"/>
                <w:color w:val="000000"/>
                <w:sz w:val="20"/>
                <w:szCs w:val="20"/>
                <w:rPrChange w:id="749" w:author="Stefanie Lane" w:date="2022-06-23T13:18:00Z">
                  <w:rPr>
                    <w:ins w:id="750" w:author="Stefanie Lane" w:date="2022-06-23T13:18:00Z"/>
                  </w:rPr>
                </w:rPrChange>
              </w:rPr>
              <w:pPrChange w:id="751" w:author="Stefanie Lane" w:date="2022-06-23T13:18:00Z">
                <w:pPr>
                  <w:jc w:val="center"/>
                </w:pPr>
              </w:pPrChange>
            </w:pPr>
            <w:ins w:id="752" w:author="Stefanie Lane" w:date="2022-06-23T13:18:00Z">
              <w:r w:rsidRPr="00511F46">
                <w:rPr>
                  <w:rFonts w:ascii="Calibri" w:eastAsia="Times New Roman" w:hAnsi="Calibri" w:cs="Calibri"/>
                  <w:color w:val="000000"/>
                  <w:sz w:val="20"/>
                  <w:szCs w:val="20"/>
                  <w:rPrChange w:id="753" w:author="Stefanie Lane" w:date="2022-06-23T13:18:00Z">
                    <w:rPr/>
                  </w:rPrChange>
                </w:rPr>
                <w:t>0.417</w:t>
              </w:r>
            </w:ins>
          </w:p>
        </w:tc>
        <w:tc>
          <w:tcPr>
            <w:tcW w:w="686" w:type="dxa"/>
            <w:tcBorders>
              <w:top w:val="nil"/>
              <w:left w:val="nil"/>
              <w:bottom w:val="single" w:sz="8" w:space="0" w:color="auto"/>
              <w:right w:val="nil"/>
            </w:tcBorders>
            <w:shd w:val="clear" w:color="auto" w:fill="auto"/>
            <w:noWrap/>
            <w:vAlign w:val="bottom"/>
            <w:hideMark/>
          </w:tcPr>
          <w:p w14:paraId="53BE6C20" w14:textId="77777777" w:rsidR="00511F46" w:rsidRPr="00511F46" w:rsidRDefault="00511F46">
            <w:pPr>
              <w:spacing w:after="0" w:line="240" w:lineRule="auto"/>
              <w:jc w:val="center"/>
              <w:rPr>
                <w:ins w:id="754" w:author="Stefanie Lane" w:date="2022-06-23T13:18:00Z"/>
                <w:rFonts w:ascii="Calibri" w:eastAsia="Times New Roman" w:hAnsi="Calibri" w:cs="Calibri"/>
                <w:color w:val="000000"/>
                <w:sz w:val="20"/>
                <w:szCs w:val="20"/>
                <w:rPrChange w:id="755" w:author="Stefanie Lane" w:date="2022-06-23T13:18:00Z">
                  <w:rPr>
                    <w:ins w:id="756" w:author="Stefanie Lane" w:date="2022-06-23T13:18:00Z"/>
                  </w:rPr>
                </w:rPrChange>
              </w:rPr>
              <w:pPrChange w:id="757" w:author="Stefanie Lane" w:date="2022-06-23T13:18:00Z">
                <w:pPr>
                  <w:jc w:val="center"/>
                </w:pPr>
              </w:pPrChange>
            </w:pPr>
            <w:ins w:id="758" w:author="Stefanie Lane" w:date="2022-06-23T13:18:00Z">
              <w:r w:rsidRPr="00511F46">
                <w:rPr>
                  <w:rFonts w:ascii="Calibri" w:eastAsia="Times New Roman" w:hAnsi="Calibri" w:cs="Calibri"/>
                  <w:color w:val="000000"/>
                  <w:sz w:val="20"/>
                  <w:szCs w:val="20"/>
                  <w:rPrChange w:id="759" w:author="Stefanie Lane" w:date="2022-06-23T13:18:00Z">
                    <w:rPr/>
                  </w:rPrChange>
                </w:rPr>
                <w:t>0.0002</w:t>
              </w:r>
            </w:ins>
          </w:p>
        </w:tc>
        <w:tc>
          <w:tcPr>
            <w:tcW w:w="300" w:type="dxa"/>
            <w:tcBorders>
              <w:top w:val="nil"/>
              <w:left w:val="nil"/>
              <w:bottom w:val="single" w:sz="8" w:space="0" w:color="auto"/>
              <w:right w:val="nil"/>
            </w:tcBorders>
            <w:shd w:val="clear" w:color="auto" w:fill="auto"/>
            <w:noWrap/>
            <w:vAlign w:val="bottom"/>
            <w:hideMark/>
          </w:tcPr>
          <w:p w14:paraId="4B46DFBE" w14:textId="77777777" w:rsidR="00511F46" w:rsidRPr="00511F46" w:rsidRDefault="00511F46">
            <w:pPr>
              <w:spacing w:after="0" w:line="240" w:lineRule="auto"/>
              <w:rPr>
                <w:ins w:id="760" w:author="Stefanie Lane" w:date="2022-06-23T13:18:00Z"/>
                <w:rFonts w:ascii="Calibri" w:eastAsia="Times New Roman" w:hAnsi="Calibri" w:cs="Calibri"/>
                <w:color w:val="000000"/>
                <w:sz w:val="20"/>
                <w:szCs w:val="20"/>
                <w:rPrChange w:id="761" w:author="Stefanie Lane" w:date="2022-06-23T13:18:00Z">
                  <w:rPr>
                    <w:ins w:id="762" w:author="Stefanie Lane" w:date="2022-06-23T13:18:00Z"/>
                  </w:rPr>
                </w:rPrChange>
              </w:rPr>
              <w:pPrChange w:id="763" w:author="Stefanie Lane" w:date="2022-06-23T13:18:00Z">
                <w:pPr/>
              </w:pPrChange>
            </w:pPr>
            <w:ins w:id="764" w:author="Stefanie Lane" w:date="2022-06-23T13:18:00Z">
              <w:r w:rsidRPr="00511F46">
                <w:rPr>
                  <w:rFonts w:ascii="Calibri" w:eastAsia="Times New Roman" w:hAnsi="Calibri" w:cs="Calibri"/>
                  <w:color w:val="000000"/>
                  <w:sz w:val="20"/>
                  <w:szCs w:val="20"/>
                  <w:rPrChange w:id="765" w:author="Stefanie Lane" w:date="2022-06-23T13:18:00Z">
                    <w:rPr/>
                  </w:rPrChange>
                </w:rPr>
                <w:t> </w:t>
              </w:r>
            </w:ins>
          </w:p>
        </w:tc>
        <w:tc>
          <w:tcPr>
            <w:tcW w:w="2205" w:type="dxa"/>
            <w:tcBorders>
              <w:top w:val="nil"/>
              <w:left w:val="nil"/>
              <w:bottom w:val="single" w:sz="8" w:space="0" w:color="auto"/>
              <w:right w:val="nil"/>
            </w:tcBorders>
            <w:shd w:val="clear" w:color="auto" w:fill="auto"/>
            <w:noWrap/>
            <w:vAlign w:val="bottom"/>
            <w:hideMark/>
          </w:tcPr>
          <w:p w14:paraId="790246E0" w14:textId="77777777" w:rsidR="00511F46" w:rsidRPr="00511F46" w:rsidRDefault="00511F46">
            <w:pPr>
              <w:spacing w:after="0" w:line="240" w:lineRule="auto"/>
              <w:rPr>
                <w:ins w:id="766" w:author="Stefanie Lane" w:date="2022-06-23T13:18:00Z"/>
                <w:rFonts w:ascii="Calibri" w:eastAsia="Times New Roman" w:hAnsi="Calibri" w:cs="Calibri"/>
                <w:i/>
                <w:iCs/>
                <w:color w:val="000000"/>
                <w:sz w:val="20"/>
                <w:szCs w:val="20"/>
                <w:rPrChange w:id="767" w:author="Stefanie Lane" w:date="2022-06-23T13:18:00Z">
                  <w:rPr>
                    <w:ins w:id="768" w:author="Stefanie Lane" w:date="2022-06-23T13:18:00Z"/>
                  </w:rPr>
                </w:rPrChange>
              </w:rPr>
              <w:pPrChange w:id="769" w:author="Stefanie Lane" w:date="2022-06-23T13:18:00Z">
                <w:pPr/>
              </w:pPrChange>
            </w:pPr>
            <w:ins w:id="770" w:author="Stefanie Lane" w:date="2022-06-23T13:18:00Z">
              <w:r w:rsidRPr="00511F46">
                <w:rPr>
                  <w:rFonts w:ascii="Calibri" w:eastAsia="Times New Roman" w:hAnsi="Calibri" w:cs="Calibri"/>
                  <w:i/>
                  <w:iCs/>
                  <w:color w:val="000000"/>
                  <w:sz w:val="20"/>
                  <w:szCs w:val="20"/>
                  <w:rPrChange w:id="771" w:author="Stefanie Lane" w:date="2022-06-23T13:18:00Z">
                    <w:rPr/>
                  </w:rPrChange>
                </w:rPr>
                <w:t>Impatiens capensis</w:t>
              </w:r>
            </w:ins>
          </w:p>
        </w:tc>
        <w:tc>
          <w:tcPr>
            <w:tcW w:w="600" w:type="dxa"/>
            <w:tcBorders>
              <w:top w:val="nil"/>
              <w:left w:val="nil"/>
              <w:bottom w:val="single" w:sz="8" w:space="0" w:color="auto"/>
              <w:right w:val="nil"/>
            </w:tcBorders>
            <w:shd w:val="clear" w:color="auto" w:fill="auto"/>
            <w:noWrap/>
            <w:vAlign w:val="bottom"/>
            <w:hideMark/>
          </w:tcPr>
          <w:p w14:paraId="6765EAD2" w14:textId="77777777" w:rsidR="00511F46" w:rsidRPr="00511F46" w:rsidRDefault="00511F46">
            <w:pPr>
              <w:spacing w:after="0" w:line="240" w:lineRule="auto"/>
              <w:jc w:val="center"/>
              <w:rPr>
                <w:ins w:id="772" w:author="Stefanie Lane" w:date="2022-06-23T13:18:00Z"/>
                <w:rFonts w:ascii="Calibri" w:eastAsia="Times New Roman" w:hAnsi="Calibri" w:cs="Calibri"/>
                <w:color w:val="000000"/>
                <w:sz w:val="20"/>
                <w:szCs w:val="20"/>
                <w:rPrChange w:id="773" w:author="Stefanie Lane" w:date="2022-06-23T13:18:00Z">
                  <w:rPr>
                    <w:ins w:id="774" w:author="Stefanie Lane" w:date="2022-06-23T13:18:00Z"/>
                  </w:rPr>
                </w:rPrChange>
              </w:rPr>
              <w:pPrChange w:id="775" w:author="Stefanie Lane" w:date="2022-06-23T13:18:00Z">
                <w:pPr>
                  <w:jc w:val="center"/>
                </w:pPr>
              </w:pPrChange>
            </w:pPr>
            <w:ins w:id="776" w:author="Stefanie Lane" w:date="2022-06-23T13:18:00Z">
              <w:r w:rsidRPr="00511F46">
                <w:rPr>
                  <w:rFonts w:ascii="Calibri" w:eastAsia="Times New Roman" w:hAnsi="Calibri" w:cs="Calibri"/>
                  <w:color w:val="000000"/>
                  <w:sz w:val="20"/>
                  <w:szCs w:val="20"/>
                  <w:rPrChange w:id="777" w:author="Stefanie Lane" w:date="2022-06-23T13:18:00Z">
                    <w:rPr/>
                  </w:rPrChange>
                </w:rPr>
                <w:t>0.320</w:t>
              </w:r>
            </w:ins>
          </w:p>
        </w:tc>
        <w:tc>
          <w:tcPr>
            <w:tcW w:w="695" w:type="dxa"/>
            <w:tcBorders>
              <w:top w:val="nil"/>
              <w:left w:val="nil"/>
              <w:bottom w:val="single" w:sz="8" w:space="0" w:color="auto"/>
              <w:right w:val="nil"/>
            </w:tcBorders>
            <w:shd w:val="clear" w:color="auto" w:fill="auto"/>
            <w:noWrap/>
            <w:vAlign w:val="bottom"/>
            <w:hideMark/>
          </w:tcPr>
          <w:p w14:paraId="4BEE6669" w14:textId="77777777" w:rsidR="00511F46" w:rsidRPr="00511F46" w:rsidRDefault="00511F46">
            <w:pPr>
              <w:spacing w:after="0" w:line="240" w:lineRule="auto"/>
              <w:jc w:val="center"/>
              <w:rPr>
                <w:ins w:id="778" w:author="Stefanie Lane" w:date="2022-06-23T13:18:00Z"/>
                <w:rFonts w:ascii="Calibri" w:eastAsia="Times New Roman" w:hAnsi="Calibri" w:cs="Calibri"/>
                <w:color w:val="000000"/>
                <w:sz w:val="20"/>
                <w:szCs w:val="20"/>
                <w:rPrChange w:id="779" w:author="Stefanie Lane" w:date="2022-06-23T13:18:00Z">
                  <w:rPr>
                    <w:ins w:id="780" w:author="Stefanie Lane" w:date="2022-06-23T13:18:00Z"/>
                  </w:rPr>
                </w:rPrChange>
              </w:rPr>
              <w:pPrChange w:id="781" w:author="Stefanie Lane" w:date="2022-06-23T13:18:00Z">
                <w:pPr>
                  <w:jc w:val="center"/>
                </w:pPr>
              </w:pPrChange>
            </w:pPr>
            <w:ins w:id="782" w:author="Stefanie Lane" w:date="2022-06-23T13:18:00Z">
              <w:r w:rsidRPr="00511F46">
                <w:rPr>
                  <w:rFonts w:ascii="Calibri" w:eastAsia="Times New Roman" w:hAnsi="Calibri" w:cs="Calibri"/>
                  <w:color w:val="000000"/>
                  <w:sz w:val="20"/>
                  <w:szCs w:val="20"/>
                  <w:rPrChange w:id="783" w:author="Stefanie Lane" w:date="2022-06-23T13:18:00Z">
                    <w:rPr/>
                  </w:rPrChange>
                </w:rPr>
                <w:t>0.0147</w:t>
              </w:r>
            </w:ins>
          </w:p>
        </w:tc>
        <w:tc>
          <w:tcPr>
            <w:tcW w:w="300" w:type="dxa"/>
            <w:tcBorders>
              <w:top w:val="nil"/>
              <w:left w:val="nil"/>
              <w:bottom w:val="single" w:sz="8" w:space="0" w:color="auto"/>
              <w:right w:val="nil"/>
            </w:tcBorders>
            <w:shd w:val="clear" w:color="auto" w:fill="auto"/>
            <w:noWrap/>
            <w:vAlign w:val="bottom"/>
            <w:hideMark/>
          </w:tcPr>
          <w:p w14:paraId="13DBA81C" w14:textId="77777777" w:rsidR="00511F46" w:rsidRPr="00511F46" w:rsidRDefault="00511F46">
            <w:pPr>
              <w:spacing w:after="0" w:line="240" w:lineRule="auto"/>
              <w:rPr>
                <w:ins w:id="784" w:author="Stefanie Lane" w:date="2022-06-23T13:18:00Z"/>
                <w:rFonts w:ascii="Calibri" w:eastAsia="Times New Roman" w:hAnsi="Calibri" w:cs="Calibri"/>
                <w:color w:val="000000"/>
                <w:sz w:val="20"/>
                <w:szCs w:val="20"/>
                <w:rPrChange w:id="785" w:author="Stefanie Lane" w:date="2022-06-23T13:18:00Z">
                  <w:rPr>
                    <w:ins w:id="786" w:author="Stefanie Lane" w:date="2022-06-23T13:18:00Z"/>
                  </w:rPr>
                </w:rPrChange>
              </w:rPr>
              <w:pPrChange w:id="787" w:author="Stefanie Lane" w:date="2022-06-23T13:18:00Z">
                <w:pPr/>
              </w:pPrChange>
            </w:pPr>
            <w:ins w:id="788" w:author="Stefanie Lane" w:date="2022-06-23T13:18:00Z">
              <w:r w:rsidRPr="00511F46">
                <w:rPr>
                  <w:rFonts w:ascii="Calibri" w:eastAsia="Times New Roman" w:hAnsi="Calibri" w:cs="Calibri"/>
                  <w:color w:val="000000"/>
                  <w:sz w:val="20"/>
                  <w:szCs w:val="20"/>
                  <w:rPrChange w:id="789" w:author="Stefanie Lane" w:date="2022-06-23T13:18:00Z">
                    <w:rPr/>
                  </w:rPrChange>
                </w:rPr>
                <w:t> </w:t>
              </w:r>
            </w:ins>
          </w:p>
        </w:tc>
        <w:tc>
          <w:tcPr>
            <w:tcW w:w="2070" w:type="dxa"/>
            <w:tcBorders>
              <w:top w:val="nil"/>
              <w:left w:val="nil"/>
              <w:bottom w:val="single" w:sz="8" w:space="0" w:color="auto"/>
              <w:right w:val="nil"/>
            </w:tcBorders>
            <w:shd w:val="clear" w:color="auto" w:fill="auto"/>
            <w:noWrap/>
            <w:vAlign w:val="bottom"/>
            <w:hideMark/>
          </w:tcPr>
          <w:p w14:paraId="6CCCE51A" w14:textId="77777777" w:rsidR="00511F46" w:rsidRPr="00511F46" w:rsidRDefault="00511F46">
            <w:pPr>
              <w:spacing w:after="0" w:line="240" w:lineRule="auto"/>
              <w:rPr>
                <w:ins w:id="790" w:author="Stefanie Lane" w:date="2022-06-23T13:18:00Z"/>
                <w:rFonts w:ascii="Calibri" w:eastAsia="Times New Roman" w:hAnsi="Calibri" w:cs="Calibri"/>
                <w:i/>
                <w:iCs/>
                <w:color w:val="000000"/>
                <w:sz w:val="20"/>
                <w:szCs w:val="20"/>
                <w:rPrChange w:id="791" w:author="Stefanie Lane" w:date="2022-06-23T13:18:00Z">
                  <w:rPr>
                    <w:ins w:id="792" w:author="Stefanie Lane" w:date="2022-06-23T13:18:00Z"/>
                  </w:rPr>
                </w:rPrChange>
              </w:rPr>
              <w:pPrChange w:id="793" w:author="Stefanie Lane" w:date="2022-06-23T13:18:00Z">
                <w:pPr/>
              </w:pPrChange>
            </w:pPr>
            <w:ins w:id="794" w:author="Stefanie Lane" w:date="2022-06-23T13:18:00Z">
              <w:r w:rsidRPr="00511F46">
                <w:rPr>
                  <w:rFonts w:ascii="Calibri" w:eastAsia="Times New Roman" w:hAnsi="Calibri" w:cs="Calibri"/>
                  <w:i/>
                  <w:iCs/>
                  <w:color w:val="000000"/>
                  <w:sz w:val="20"/>
                  <w:szCs w:val="20"/>
                  <w:rPrChange w:id="795" w:author="Stefanie Lane" w:date="2022-06-23T13:18:00Z">
                    <w:rPr/>
                  </w:rPrChange>
                </w:rPr>
                <w:t> </w:t>
              </w:r>
            </w:ins>
          </w:p>
        </w:tc>
        <w:tc>
          <w:tcPr>
            <w:tcW w:w="616" w:type="dxa"/>
            <w:tcBorders>
              <w:top w:val="nil"/>
              <w:left w:val="nil"/>
              <w:bottom w:val="single" w:sz="8" w:space="0" w:color="auto"/>
              <w:right w:val="nil"/>
            </w:tcBorders>
            <w:shd w:val="clear" w:color="auto" w:fill="auto"/>
            <w:noWrap/>
            <w:vAlign w:val="bottom"/>
            <w:hideMark/>
          </w:tcPr>
          <w:p w14:paraId="0B7E19B9" w14:textId="77777777" w:rsidR="00511F46" w:rsidRPr="00511F46" w:rsidRDefault="00511F46">
            <w:pPr>
              <w:spacing w:after="0" w:line="240" w:lineRule="auto"/>
              <w:jc w:val="center"/>
              <w:rPr>
                <w:ins w:id="796" w:author="Stefanie Lane" w:date="2022-06-23T13:18:00Z"/>
                <w:rFonts w:ascii="Calibri" w:eastAsia="Times New Roman" w:hAnsi="Calibri" w:cs="Calibri"/>
                <w:color w:val="000000"/>
                <w:sz w:val="20"/>
                <w:szCs w:val="20"/>
                <w:rPrChange w:id="797" w:author="Stefanie Lane" w:date="2022-06-23T13:18:00Z">
                  <w:rPr>
                    <w:ins w:id="798" w:author="Stefanie Lane" w:date="2022-06-23T13:18:00Z"/>
                  </w:rPr>
                </w:rPrChange>
              </w:rPr>
              <w:pPrChange w:id="799" w:author="Stefanie Lane" w:date="2022-06-23T13:18:00Z">
                <w:pPr>
                  <w:jc w:val="center"/>
                </w:pPr>
              </w:pPrChange>
            </w:pPr>
            <w:ins w:id="800" w:author="Stefanie Lane" w:date="2022-06-23T13:18:00Z">
              <w:r w:rsidRPr="00511F46">
                <w:rPr>
                  <w:rFonts w:ascii="Calibri" w:eastAsia="Times New Roman" w:hAnsi="Calibri" w:cs="Calibri"/>
                  <w:color w:val="000000"/>
                  <w:sz w:val="20"/>
                  <w:szCs w:val="20"/>
                  <w:rPrChange w:id="801" w:author="Stefanie Lane" w:date="2022-06-23T13:18:00Z">
                    <w:rPr/>
                  </w:rPrChange>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7FAD8AAC" w14:textId="77777777" w:rsidR="00511F46" w:rsidRPr="00511F46" w:rsidRDefault="00511F46">
            <w:pPr>
              <w:spacing w:after="0" w:line="240" w:lineRule="auto"/>
              <w:jc w:val="center"/>
              <w:rPr>
                <w:ins w:id="802" w:author="Stefanie Lane" w:date="2022-06-23T13:18:00Z"/>
                <w:rFonts w:ascii="Calibri" w:eastAsia="Times New Roman" w:hAnsi="Calibri" w:cs="Calibri"/>
                <w:color w:val="000000"/>
                <w:sz w:val="20"/>
                <w:szCs w:val="20"/>
                <w:rPrChange w:id="803" w:author="Stefanie Lane" w:date="2022-06-23T13:18:00Z">
                  <w:rPr>
                    <w:ins w:id="804" w:author="Stefanie Lane" w:date="2022-06-23T13:18:00Z"/>
                  </w:rPr>
                </w:rPrChange>
              </w:rPr>
              <w:pPrChange w:id="805" w:author="Stefanie Lane" w:date="2022-06-23T13:18:00Z">
                <w:pPr>
                  <w:jc w:val="center"/>
                </w:pPr>
              </w:pPrChange>
            </w:pPr>
            <w:ins w:id="806" w:author="Stefanie Lane" w:date="2022-06-23T13:18:00Z">
              <w:r w:rsidRPr="00511F46">
                <w:rPr>
                  <w:rFonts w:ascii="Calibri" w:eastAsia="Times New Roman" w:hAnsi="Calibri" w:cs="Calibri"/>
                  <w:color w:val="000000"/>
                  <w:sz w:val="20"/>
                  <w:szCs w:val="20"/>
                  <w:rPrChange w:id="807" w:author="Stefanie Lane" w:date="2022-06-23T13:18:00Z">
                    <w:rPr/>
                  </w:rPrChange>
                </w:rPr>
                <w:t> </w:t>
              </w:r>
            </w:ins>
          </w:p>
        </w:tc>
      </w:tr>
      <w:tr w:rsidR="00511F46" w:rsidRPr="00511F46" w14:paraId="19558785" w14:textId="77777777" w:rsidTr="00511F46">
        <w:trPr>
          <w:trHeight w:val="270"/>
          <w:ins w:id="808" w:author="Stefanie Lane" w:date="2022-06-23T13:18:00Z"/>
        </w:trPr>
        <w:tc>
          <w:tcPr>
            <w:tcW w:w="1080" w:type="dxa"/>
            <w:tcBorders>
              <w:top w:val="nil"/>
              <w:left w:val="nil"/>
              <w:bottom w:val="nil"/>
              <w:right w:val="nil"/>
            </w:tcBorders>
            <w:shd w:val="clear" w:color="auto" w:fill="auto"/>
            <w:vAlign w:val="bottom"/>
            <w:hideMark/>
          </w:tcPr>
          <w:p w14:paraId="0B60354F" w14:textId="77777777" w:rsidR="00511F46" w:rsidRPr="00511F46" w:rsidRDefault="00511F46">
            <w:pPr>
              <w:spacing w:after="0" w:line="240" w:lineRule="auto"/>
              <w:jc w:val="center"/>
              <w:rPr>
                <w:ins w:id="809" w:author="Stefanie Lane" w:date="2022-06-23T13:18:00Z"/>
                <w:rFonts w:ascii="Calibri" w:eastAsia="Times New Roman" w:hAnsi="Calibri" w:cs="Calibri"/>
                <w:color w:val="000000"/>
                <w:sz w:val="20"/>
                <w:szCs w:val="20"/>
                <w:rPrChange w:id="810" w:author="Stefanie Lane" w:date="2022-06-23T13:18:00Z">
                  <w:rPr>
                    <w:ins w:id="811" w:author="Stefanie Lane" w:date="2022-06-23T13:18:00Z"/>
                  </w:rPr>
                </w:rPrChange>
              </w:rPr>
              <w:pPrChange w:id="812" w:author="Stefanie Lane" w:date="2022-06-23T13:18:00Z">
                <w:pPr>
                  <w:jc w:val="center"/>
                </w:pPr>
              </w:pPrChange>
            </w:pPr>
          </w:p>
        </w:tc>
        <w:tc>
          <w:tcPr>
            <w:tcW w:w="2982" w:type="dxa"/>
            <w:tcBorders>
              <w:top w:val="nil"/>
              <w:left w:val="nil"/>
              <w:bottom w:val="nil"/>
              <w:right w:val="nil"/>
            </w:tcBorders>
            <w:shd w:val="clear" w:color="auto" w:fill="auto"/>
            <w:noWrap/>
            <w:vAlign w:val="bottom"/>
            <w:hideMark/>
          </w:tcPr>
          <w:p w14:paraId="04E9D418" w14:textId="77777777" w:rsidR="00511F46" w:rsidRPr="00511F46" w:rsidRDefault="00511F46">
            <w:pPr>
              <w:spacing w:after="0" w:line="240" w:lineRule="auto"/>
              <w:rPr>
                <w:ins w:id="813" w:author="Stefanie Lane" w:date="2022-06-23T13:18:00Z"/>
                <w:rFonts w:ascii="Times New Roman" w:eastAsia="Times New Roman" w:hAnsi="Times New Roman" w:cs="Times New Roman"/>
                <w:sz w:val="20"/>
                <w:szCs w:val="20"/>
                <w:rPrChange w:id="814" w:author="Stefanie Lane" w:date="2022-06-23T13:18:00Z">
                  <w:rPr>
                    <w:ins w:id="815" w:author="Stefanie Lane" w:date="2022-06-23T13:18:00Z"/>
                  </w:rPr>
                </w:rPrChange>
              </w:rPr>
              <w:pPrChange w:id="816" w:author="Stefanie Lane" w:date="2022-06-23T13:18:00Z">
                <w:pPr/>
              </w:pPrChange>
            </w:pPr>
          </w:p>
        </w:tc>
        <w:tc>
          <w:tcPr>
            <w:tcW w:w="592" w:type="dxa"/>
            <w:tcBorders>
              <w:top w:val="nil"/>
              <w:left w:val="nil"/>
              <w:bottom w:val="nil"/>
              <w:right w:val="nil"/>
            </w:tcBorders>
            <w:shd w:val="clear" w:color="auto" w:fill="auto"/>
            <w:noWrap/>
            <w:vAlign w:val="bottom"/>
            <w:hideMark/>
          </w:tcPr>
          <w:p w14:paraId="197A5FA2" w14:textId="77777777" w:rsidR="00511F46" w:rsidRPr="00511F46" w:rsidRDefault="00511F46">
            <w:pPr>
              <w:spacing w:after="0" w:line="240" w:lineRule="auto"/>
              <w:rPr>
                <w:ins w:id="817" w:author="Stefanie Lane" w:date="2022-06-23T13:18:00Z"/>
                <w:rFonts w:ascii="Times New Roman" w:eastAsia="Times New Roman" w:hAnsi="Times New Roman" w:cs="Times New Roman"/>
                <w:sz w:val="20"/>
                <w:szCs w:val="20"/>
                <w:rPrChange w:id="818" w:author="Stefanie Lane" w:date="2022-06-23T13:18:00Z">
                  <w:rPr>
                    <w:ins w:id="819" w:author="Stefanie Lane" w:date="2022-06-23T13:18:00Z"/>
                  </w:rPr>
                </w:rPrChange>
              </w:rPr>
              <w:pPrChange w:id="820" w:author="Stefanie Lane" w:date="2022-06-23T13:18:00Z">
                <w:pPr/>
              </w:pPrChange>
            </w:pPr>
          </w:p>
        </w:tc>
        <w:tc>
          <w:tcPr>
            <w:tcW w:w="686" w:type="dxa"/>
            <w:tcBorders>
              <w:top w:val="nil"/>
              <w:left w:val="nil"/>
              <w:bottom w:val="nil"/>
              <w:right w:val="nil"/>
            </w:tcBorders>
            <w:shd w:val="clear" w:color="auto" w:fill="auto"/>
            <w:noWrap/>
            <w:vAlign w:val="bottom"/>
            <w:hideMark/>
          </w:tcPr>
          <w:p w14:paraId="06B38533" w14:textId="77777777" w:rsidR="00511F46" w:rsidRPr="00511F46" w:rsidRDefault="00511F46">
            <w:pPr>
              <w:spacing w:after="0" w:line="240" w:lineRule="auto"/>
              <w:jc w:val="center"/>
              <w:rPr>
                <w:ins w:id="821" w:author="Stefanie Lane" w:date="2022-06-23T13:18:00Z"/>
                <w:rFonts w:ascii="Times New Roman" w:eastAsia="Times New Roman" w:hAnsi="Times New Roman" w:cs="Times New Roman"/>
                <w:sz w:val="20"/>
                <w:szCs w:val="20"/>
                <w:rPrChange w:id="822" w:author="Stefanie Lane" w:date="2022-06-23T13:18:00Z">
                  <w:rPr>
                    <w:ins w:id="823" w:author="Stefanie Lane" w:date="2022-06-23T13:18:00Z"/>
                  </w:rPr>
                </w:rPrChange>
              </w:rPr>
              <w:pPrChange w:id="824"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3009A39C" w14:textId="77777777" w:rsidR="00511F46" w:rsidRPr="00511F46" w:rsidRDefault="00511F46">
            <w:pPr>
              <w:spacing w:after="0" w:line="240" w:lineRule="auto"/>
              <w:jc w:val="center"/>
              <w:rPr>
                <w:ins w:id="825" w:author="Stefanie Lane" w:date="2022-06-23T13:18:00Z"/>
                <w:rFonts w:ascii="Times New Roman" w:eastAsia="Times New Roman" w:hAnsi="Times New Roman" w:cs="Times New Roman"/>
                <w:sz w:val="20"/>
                <w:szCs w:val="20"/>
                <w:rPrChange w:id="826" w:author="Stefanie Lane" w:date="2022-06-23T13:18:00Z">
                  <w:rPr>
                    <w:ins w:id="827" w:author="Stefanie Lane" w:date="2022-06-23T13:18:00Z"/>
                  </w:rPr>
                </w:rPrChange>
              </w:rPr>
              <w:pPrChange w:id="828"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7CD66658" w14:textId="77777777" w:rsidR="00511F46" w:rsidRPr="00511F46" w:rsidRDefault="00511F46">
            <w:pPr>
              <w:spacing w:after="0" w:line="240" w:lineRule="auto"/>
              <w:rPr>
                <w:ins w:id="829" w:author="Stefanie Lane" w:date="2022-06-23T13:18:00Z"/>
                <w:rFonts w:ascii="Times New Roman" w:eastAsia="Times New Roman" w:hAnsi="Times New Roman" w:cs="Times New Roman"/>
                <w:sz w:val="20"/>
                <w:szCs w:val="20"/>
                <w:rPrChange w:id="830" w:author="Stefanie Lane" w:date="2022-06-23T13:18:00Z">
                  <w:rPr>
                    <w:ins w:id="831" w:author="Stefanie Lane" w:date="2022-06-23T13:18:00Z"/>
                  </w:rPr>
                </w:rPrChange>
              </w:rPr>
              <w:pPrChange w:id="832" w:author="Stefanie Lane" w:date="2022-06-23T13:18:00Z">
                <w:pPr/>
              </w:pPrChange>
            </w:pPr>
          </w:p>
        </w:tc>
        <w:tc>
          <w:tcPr>
            <w:tcW w:w="600" w:type="dxa"/>
            <w:tcBorders>
              <w:top w:val="nil"/>
              <w:left w:val="nil"/>
              <w:bottom w:val="nil"/>
              <w:right w:val="nil"/>
            </w:tcBorders>
            <w:shd w:val="clear" w:color="auto" w:fill="auto"/>
            <w:noWrap/>
            <w:vAlign w:val="bottom"/>
            <w:hideMark/>
          </w:tcPr>
          <w:p w14:paraId="48213388" w14:textId="77777777" w:rsidR="00511F46" w:rsidRPr="00511F46" w:rsidRDefault="00511F46">
            <w:pPr>
              <w:spacing w:after="0" w:line="240" w:lineRule="auto"/>
              <w:rPr>
                <w:ins w:id="833" w:author="Stefanie Lane" w:date="2022-06-23T13:18:00Z"/>
                <w:rFonts w:ascii="Times New Roman" w:eastAsia="Times New Roman" w:hAnsi="Times New Roman" w:cs="Times New Roman"/>
                <w:sz w:val="20"/>
                <w:szCs w:val="20"/>
                <w:rPrChange w:id="834" w:author="Stefanie Lane" w:date="2022-06-23T13:18:00Z">
                  <w:rPr>
                    <w:ins w:id="835" w:author="Stefanie Lane" w:date="2022-06-23T13:18:00Z"/>
                  </w:rPr>
                </w:rPrChange>
              </w:rPr>
              <w:pPrChange w:id="836" w:author="Stefanie Lane" w:date="2022-06-23T13:18:00Z">
                <w:pPr/>
              </w:pPrChange>
            </w:pPr>
          </w:p>
        </w:tc>
        <w:tc>
          <w:tcPr>
            <w:tcW w:w="695" w:type="dxa"/>
            <w:tcBorders>
              <w:top w:val="nil"/>
              <w:left w:val="nil"/>
              <w:bottom w:val="nil"/>
              <w:right w:val="nil"/>
            </w:tcBorders>
            <w:shd w:val="clear" w:color="auto" w:fill="auto"/>
            <w:noWrap/>
            <w:vAlign w:val="bottom"/>
            <w:hideMark/>
          </w:tcPr>
          <w:p w14:paraId="3CC2C219" w14:textId="77777777" w:rsidR="00511F46" w:rsidRPr="00511F46" w:rsidRDefault="00511F46">
            <w:pPr>
              <w:spacing w:after="0" w:line="240" w:lineRule="auto"/>
              <w:jc w:val="center"/>
              <w:rPr>
                <w:ins w:id="837" w:author="Stefanie Lane" w:date="2022-06-23T13:18:00Z"/>
                <w:rFonts w:ascii="Times New Roman" w:eastAsia="Times New Roman" w:hAnsi="Times New Roman" w:cs="Times New Roman"/>
                <w:sz w:val="20"/>
                <w:szCs w:val="20"/>
                <w:rPrChange w:id="838" w:author="Stefanie Lane" w:date="2022-06-23T13:18:00Z">
                  <w:rPr>
                    <w:ins w:id="839" w:author="Stefanie Lane" w:date="2022-06-23T13:18:00Z"/>
                  </w:rPr>
                </w:rPrChange>
              </w:rPr>
              <w:pPrChange w:id="840"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169CFCD2" w14:textId="77777777" w:rsidR="00511F46" w:rsidRPr="00511F46" w:rsidRDefault="00511F46">
            <w:pPr>
              <w:spacing w:after="0" w:line="240" w:lineRule="auto"/>
              <w:jc w:val="center"/>
              <w:rPr>
                <w:ins w:id="841" w:author="Stefanie Lane" w:date="2022-06-23T13:18:00Z"/>
                <w:rFonts w:ascii="Times New Roman" w:eastAsia="Times New Roman" w:hAnsi="Times New Roman" w:cs="Times New Roman"/>
                <w:sz w:val="20"/>
                <w:szCs w:val="20"/>
                <w:rPrChange w:id="842" w:author="Stefanie Lane" w:date="2022-06-23T13:18:00Z">
                  <w:rPr>
                    <w:ins w:id="843" w:author="Stefanie Lane" w:date="2022-06-23T13:18:00Z"/>
                  </w:rPr>
                </w:rPrChange>
              </w:rPr>
              <w:pPrChange w:id="844"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1F9BBF8F" w14:textId="77777777" w:rsidR="00511F46" w:rsidRPr="00511F46" w:rsidRDefault="00511F46">
            <w:pPr>
              <w:spacing w:after="0" w:line="240" w:lineRule="auto"/>
              <w:rPr>
                <w:ins w:id="845" w:author="Stefanie Lane" w:date="2022-06-23T13:18:00Z"/>
                <w:rFonts w:ascii="Times New Roman" w:eastAsia="Times New Roman" w:hAnsi="Times New Roman" w:cs="Times New Roman"/>
                <w:sz w:val="20"/>
                <w:szCs w:val="20"/>
                <w:rPrChange w:id="846" w:author="Stefanie Lane" w:date="2022-06-23T13:18:00Z">
                  <w:rPr>
                    <w:ins w:id="847" w:author="Stefanie Lane" w:date="2022-06-23T13:18:00Z"/>
                  </w:rPr>
                </w:rPrChange>
              </w:rPr>
              <w:pPrChange w:id="848" w:author="Stefanie Lane" w:date="2022-06-23T13:18:00Z">
                <w:pPr/>
              </w:pPrChange>
            </w:pPr>
          </w:p>
        </w:tc>
        <w:tc>
          <w:tcPr>
            <w:tcW w:w="616" w:type="dxa"/>
            <w:tcBorders>
              <w:top w:val="nil"/>
              <w:left w:val="nil"/>
              <w:bottom w:val="nil"/>
              <w:right w:val="nil"/>
            </w:tcBorders>
            <w:shd w:val="clear" w:color="auto" w:fill="auto"/>
            <w:noWrap/>
            <w:vAlign w:val="bottom"/>
            <w:hideMark/>
          </w:tcPr>
          <w:p w14:paraId="35109E6D" w14:textId="77777777" w:rsidR="00511F46" w:rsidRPr="00511F46" w:rsidRDefault="00511F46">
            <w:pPr>
              <w:spacing w:after="0" w:line="240" w:lineRule="auto"/>
              <w:rPr>
                <w:ins w:id="849" w:author="Stefanie Lane" w:date="2022-06-23T13:18:00Z"/>
                <w:rFonts w:ascii="Times New Roman" w:eastAsia="Times New Roman" w:hAnsi="Times New Roman" w:cs="Times New Roman"/>
                <w:sz w:val="20"/>
                <w:szCs w:val="20"/>
                <w:rPrChange w:id="850" w:author="Stefanie Lane" w:date="2022-06-23T13:18:00Z">
                  <w:rPr>
                    <w:ins w:id="851" w:author="Stefanie Lane" w:date="2022-06-23T13:18:00Z"/>
                  </w:rPr>
                </w:rPrChange>
              </w:rPr>
              <w:pPrChange w:id="852" w:author="Stefanie Lane" w:date="2022-06-23T13:18:00Z">
                <w:pPr/>
              </w:pPrChange>
            </w:pPr>
          </w:p>
        </w:tc>
        <w:tc>
          <w:tcPr>
            <w:tcW w:w="714" w:type="dxa"/>
            <w:tcBorders>
              <w:top w:val="nil"/>
              <w:left w:val="nil"/>
              <w:bottom w:val="nil"/>
              <w:right w:val="nil"/>
            </w:tcBorders>
            <w:shd w:val="clear" w:color="auto" w:fill="auto"/>
            <w:noWrap/>
            <w:vAlign w:val="bottom"/>
            <w:hideMark/>
          </w:tcPr>
          <w:p w14:paraId="599A8E64" w14:textId="77777777" w:rsidR="00511F46" w:rsidRPr="00511F46" w:rsidRDefault="00511F46">
            <w:pPr>
              <w:spacing w:after="0" w:line="240" w:lineRule="auto"/>
              <w:jc w:val="center"/>
              <w:rPr>
                <w:ins w:id="853" w:author="Stefanie Lane" w:date="2022-06-23T13:18:00Z"/>
                <w:rFonts w:ascii="Times New Roman" w:eastAsia="Times New Roman" w:hAnsi="Times New Roman" w:cs="Times New Roman"/>
                <w:sz w:val="20"/>
                <w:szCs w:val="20"/>
                <w:rPrChange w:id="854" w:author="Stefanie Lane" w:date="2022-06-23T13:18:00Z">
                  <w:rPr>
                    <w:ins w:id="855" w:author="Stefanie Lane" w:date="2022-06-23T13:18:00Z"/>
                  </w:rPr>
                </w:rPrChange>
              </w:rPr>
              <w:pPrChange w:id="856" w:author="Stefanie Lane" w:date="2022-06-23T13:18:00Z">
                <w:pPr>
                  <w:jc w:val="center"/>
                </w:pPr>
              </w:pPrChange>
            </w:pPr>
          </w:p>
        </w:tc>
      </w:tr>
      <w:tr w:rsidR="00511F46" w:rsidRPr="00511F46" w14:paraId="2254859A" w14:textId="77777777" w:rsidTr="00511F46">
        <w:trPr>
          <w:trHeight w:val="260"/>
          <w:ins w:id="857" w:author="Stefanie Lane" w:date="2022-06-23T13: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3CB018" w14:textId="77777777" w:rsidR="00511F46" w:rsidRPr="00511F46" w:rsidRDefault="00511F46">
            <w:pPr>
              <w:spacing w:after="0" w:line="240" w:lineRule="auto"/>
              <w:jc w:val="center"/>
              <w:rPr>
                <w:ins w:id="858" w:author="Stefanie Lane" w:date="2022-06-23T13:18:00Z"/>
                <w:rFonts w:ascii="Calibri" w:eastAsia="Times New Roman" w:hAnsi="Calibri" w:cs="Calibri"/>
                <w:color w:val="000000"/>
                <w:sz w:val="20"/>
                <w:szCs w:val="20"/>
                <w:rPrChange w:id="859" w:author="Stefanie Lane" w:date="2022-06-23T13:18:00Z">
                  <w:rPr>
                    <w:ins w:id="860" w:author="Stefanie Lane" w:date="2022-06-23T13:18:00Z"/>
                  </w:rPr>
                </w:rPrChange>
              </w:rPr>
              <w:pPrChange w:id="861" w:author="Stefanie Lane" w:date="2022-06-23T13:18:00Z">
                <w:pPr>
                  <w:jc w:val="center"/>
                </w:pPr>
              </w:pPrChange>
            </w:pPr>
            <w:ins w:id="862" w:author="Stefanie Lane" w:date="2022-06-23T13:18:00Z">
              <w:r w:rsidRPr="00511F46">
                <w:rPr>
                  <w:rFonts w:ascii="Calibri" w:eastAsia="Times New Roman" w:hAnsi="Calibri" w:cs="Calibri"/>
                  <w:color w:val="000000"/>
                  <w:sz w:val="20"/>
                  <w:szCs w:val="20"/>
                  <w:rPrChange w:id="863" w:author="Stefanie Lane" w:date="2022-06-23T13:18:00Z">
                    <w:rPr/>
                  </w:rPrChange>
                </w:rPr>
                <w:t>"Fescue"</w:t>
              </w:r>
            </w:ins>
          </w:p>
        </w:tc>
        <w:tc>
          <w:tcPr>
            <w:tcW w:w="2982" w:type="dxa"/>
            <w:tcBorders>
              <w:top w:val="single" w:sz="8" w:space="0" w:color="auto"/>
              <w:left w:val="nil"/>
              <w:bottom w:val="nil"/>
              <w:right w:val="nil"/>
            </w:tcBorders>
            <w:shd w:val="clear" w:color="auto" w:fill="auto"/>
            <w:noWrap/>
            <w:vAlign w:val="bottom"/>
            <w:hideMark/>
          </w:tcPr>
          <w:p w14:paraId="103C33BB" w14:textId="77777777" w:rsidR="00511F46" w:rsidRPr="00511F46" w:rsidRDefault="00511F46">
            <w:pPr>
              <w:spacing w:after="0" w:line="240" w:lineRule="auto"/>
              <w:rPr>
                <w:ins w:id="864" w:author="Stefanie Lane" w:date="2022-06-23T13:18:00Z"/>
                <w:rFonts w:ascii="Calibri" w:eastAsia="Times New Roman" w:hAnsi="Calibri" w:cs="Calibri"/>
                <w:i/>
                <w:iCs/>
                <w:color w:val="000000"/>
                <w:sz w:val="20"/>
                <w:szCs w:val="20"/>
                <w:rPrChange w:id="865" w:author="Stefanie Lane" w:date="2022-06-23T13:18:00Z">
                  <w:rPr>
                    <w:ins w:id="866" w:author="Stefanie Lane" w:date="2022-06-23T13:18:00Z"/>
                  </w:rPr>
                </w:rPrChange>
              </w:rPr>
              <w:pPrChange w:id="867" w:author="Stefanie Lane" w:date="2022-06-23T13:18:00Z">
                <w:pPr/>
              </w:pPrChange>
            </w:pPr>
            <w:ins w:id="868" w:author="Stefanie Lane" w:date="2022-06-23T13:18:00Z">
              <w:r w:rsidRPr="00511F46">
                <w:rPr>
                  <w:rFonts w:ascii="Calibri" w:eastAsia="Times New Roman" w:hAnsi="Calibri" w:cs="Calibri"/>
                  <w:i/>
                  <w:iCs/>
                  <w:color w:val="000000"/>
                  <w:sz w:val="20"/>
                  <w:szCs w:val="20"/>
                  <w:rPrChange w:id="869" w:author="Stefanie Lane" w:date="2022-06-23T13:18:00Z">
                    <w:rPr/>
                  </w:rPrChange>
                </w:rPr>
                <w:t>Festuca arundinaceae</w:t>
              </w:r>
            </w:ins>
          </w:p>
        </w:tc>
        <w:tc>
          <w:tcPr>
            <w:tcW w:w="592" w:type="dxa"/>
            <w:tcBorders>
              <w:top w:val="single" w:sz="8" w:space="0" w:color="auto"/>
              <w:left w:val="nil"/>
              <w:bottom w:val="nil"/>
              <w:right w:val="nil"/>
            </w:tcBorders>
            <w:shd w:val="clear" w:color="auto" w:fill="auto"/>
            <w:noWrap/>
            <w:vAlign w:val="bottom"/>
            <w:hideMark/>
          </w:tcPr>
          <w:p w14:paraId="70994A73" w14:textId="77777777" w:rsidR="00511F46" w:rsidRPr="00511F46" w:rsidRDefault="00511F46">
            <w:pPr>
              <w:spacing w:after="0" w:line="240" w:lineRule="auto"/>
              <w:jc w:val="center"/>
              <w:rPr>
                <w:ins w:id="870" w:author="Stefanie Lane" w:date="2022-06-23T13:18:00Z"/>
                <w:rFonts w:ascii="Calibri" w:eastAsia="Times New Roman" w:hAnsi="Calibri" w:cs="Calibri"/>
                <w:color w:val="000000"/>
                <w:sz w:val="20"/>
                <w:szCs w:val="20"/>
                <w:rPrChange w:id="871" w:author="Stefanie Lane" w:date="2022-06-23T13:18:00Z">
                  <w:rPr>
                    <w:ins w:id="872" w:author="Stefanie Lane" w:date="2022-06-23T13:18:00Z"/>
                  </w:rPr>
                </w:rPrChange>
              </w:rPr>
              <w:pPrChange w:id="873" w:author="Stefanie Lane" w:date="2022-06-23T13:18:00Z">
                <w:pPr>
                  <w:jc w:val="center"/>
                </w:pPr>
              </w:pPrChange>
            </w:pPr>
            <w:ins w:id="874" w:author="Stefanie Lane" w:date="2022-06-23T13:18:00Z">
              <w:r w:rsidRPr="00511F46">
                <w:rPr>
                  <w:rFonts w:ascii="Calibri" w:eastAsia="Times New Roman" w:hAnsi="Calibri" w:cs="Calibri"/>
                  <w:color w:val="000000"/>
                  <w:sz w:val="20"/>
                  <w:szCs w:val="20"/>
                  <w:rPrChange w:id="875" w:author="Stefanie Lane" w:date="2022-06-23T13:18:00Z">
                    <w:rPr/>
                  </w:rPrChange>
                </w:rPr>
                <w:t>0.607</w:t>
              </w:r>
            </w:ins>
          </w:p>
        </w:tc>
        <w:tc>
          <w:tcPr>
            <w:tcW w:w="686" w:type="dxa"/>
            <w:tcBorders>
              <w:top w:val="single" w:sz="8" w:space="0" w:color="auto"/>
              <w:left w:val="nil"/>
              <w:bottom w:val="nil"/>
              <w:right w:val="nil"/>
            </w:tcBorders>
            <w:shd w:val="clear" w:color="auto" w:fill="auto"/>
            <w:noWrap/>
            <w:vAlign w:val="bottom"/>
            <w:hideMark/>
          </w:tcPr>
          <w:p w14:paraId="43CA07FD" w14:textId="77777777" w:rsidR="00511F46" w:rsidRPr="00511F46" w:rsidRDefault="00511F46">
            <w:pPr>
              <w:spacing w:after="0" w:line="240" w:lineRule="auto"/>
              <w:jc w:val="center"/>
              <w:rPr>
                <w:ins w:id="876" w:author="Stefanie Lane" w:date="2022-06-23T13:18:00Z"/>
                <w:rFonts w:ascii="Calibri" w:eastAsia="Times New Roman" w:hAnsi="Calibri" w:cs="Calibri"/>
                <w:color w:val="000000"/>
                <w:sz w:val="20"/>
                <w:szCs w:val="20"/>
                <w:rPrChange w:id="877" w:author="Stefanie Lane" w:date="2022-06-23T13:18:00Z">
                  <w:rPr>
                    <w:ins w:id="878" w:author="Stefanie Lane" w:date="2022-06-23T13:18:00Z"/>
                  </w:rPr>
                </w:rPrChange>
              </w:rPr>
              <w:pPrChange w:id="879" w:author="Stefanie Lane" w:date="2022-06-23T13:18:00Z">
                <w:pPr>
                  <w:jc w:val="center"/>
                </w:pPr>
              </w:pPrChange>
            </w:pPr>
            <w:ins w:id="880" w:author="Stefanie Lane" w:date="2022-06-23T13:18:00Z">
              <w:r w:rsidRPr="00511F46">
                <w:rPr>
                  <w:rFonts w:ascii="Calibri" w:eastAsia="Times New Roman" w:hAnsi="Calibri" w:cs="Calibri"/>
                  <w:color w:val="000000"/>
                  <w:sz w:val="20"/>
                  <w:szCs w:val="20"/>
                  <w:rPrChange w:id="881"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38A14DDA" w14:textId="77777777" w:rsidR="00511F46" w:rsidRPr="00511F46" w:rsidRDefault="00511F46">
            <w:pPr>
              <w:spacing w:after="0" w:line="240" w:lineRule="auto"/>
              <w:rPr>
                <w:ins w:id="882" w:author="Stefanie Lane" w:date="2022-06-23T13:18:00Z"/>
                <w:rFonts w:ascii="Calibri" w:eastAsia="Times New Roman" w:hAnsi="Calibri" w:cs="Calibri"/>
                <w:color w:val="000000"/>
                <w:sz w:val="20"/>
                <w:szCs w:val="20"/>
                <w:rPrChange w:id="883" w:author="Stefanie Lane" w:date="2022-06-23T13:18:00Z">
                  <w:rPr>
                    <w:ins w:id="884" w:author="Stefanie Lane" w:date="2022-06-23T13:18:00Z"/>
                  </w:rPr>
                </w:rPrChange>
              </w:rPr>
              <w:pPrChange w:id="885" w:author="Stefanie Lane" w:date="2022-06-23T13:18:00Z">
                <w:pPr/>
              </w:pPrChange>
            </w:pPr>
            <w:ins w:id="886" w:author="Stefanie Lane" w:date="2022-06-23T13:18:00Z">
              <w:r w:rsidRPr="00511F46">
                <w:rPr>
                  <w:rFonts w:ascii="Calibri" w:eastAsia="Times New Roman" w:hAnsi="Calibri" w:cs="Calibri"/>
                  <w:color w:val="000000"/>
                  <w:sz w:val="20"/>
                  <w:szCs w:val="20"/>
                  <w:rPrChange w:id="887" w:author="Stefanie Lane" w:date="2022-06-23T13:18:00Z">
                    <w:rPr/>
                  </w:rPrChange>
                </w:rPr>
                <w:t> </w:t>
              </w:r>
            </w:ins>
          </w:p>
        </w:tc>
        <w:tc>
          <w:tcPr>
            <w:tcW w:w="2205" w:type="dxa"/>
            <w:tcBorders>
              <w:top w:val="single" w:sz="8" w:space="0" w:color="auto"/>
              <w:left w:val="nil"/>
              <w:bottom w:val="nil"/>
              <w:right w:val="nil"/>
            </w:tcBorders>
            <w:shd w:val="clear" w:color="auto" w:fill="auto"/>
            <w:noWrap/>
            <w:vAlign w:val="bottom"/>
            <w:hideMark/>
          </w:tcPr>
          <w:p w14:paraId="1F346EFA" w14:textId="77777777" w:rsidR="00511F46" w:rsidRPr="00511F46" w:rsidRDefault="00511F46">
            <w:pPr>
              <w:spacing w:after="0" w:line="240" w:lineRule="auto"/>
              <w:rPr>
                <w:ins w:id="888" w:author="Stefanie Lane" w:date="2022-06-23T13:18:00Z"/>
                <w:rFonts w:ascii="Calibri" w:eastAsia="Times New Roman" w:hAnsi="Calibri" w:cs="Calibri"/>
                <w:i/>
                <w:iCs/>
                <w:color w:val="000000"/>
                <w:sz w:val="20"/>
                <w:szCs w:val="20"/>
                <w:rPrChange w:id="889" w:author="Stefanie Lane" w:date="2022-06-23T13:18:00Z">
                  <w:rPr>
                    <w:ins w:id="890" w:author="Stefanie Lane" w:date="2022-06-23T13:18:00Z"/>
                  </w:rPr>
                </w:rPrChange>
              </w:rPr>
              <w:pPrChange w:id="891" w:author="Stefanie Lane" w:date="2022-06-23T13:18:00Z">
                <w:pPr/>
              </w:pPrChange>
            </w:pPr>
            <w:ins w:id="892" w:author="Stefanie Lane" w:date="2022-06-23T13:18:00Z">
              <w:r w:rsidRPr="00511F46">
                <w:rPr>
                  <w:rFonts w:ascii="Calibri" w:eastAsia="Times New Roman" w:hAnsi="Calibri" w:cs="Calibri"/>
                  <w:i/>
                  <w:iCs/>
                  <w:color w:val="000000"/>
                  <w:sz w:val="20"/>
                  <w:szCs w:val="20"/>
                  <w:rPrChange w:id="893" w:author="Stefanie Lane" w:date="2022-06-23T13:18:00Z">
                    <w:rPr/>
                  </w:rPrChange>
                </w:rPr>
                <w:t>Poa palustris</w:t>
              </w:r>
            </w:ins>
          </w:p>
        </w:tc>
        <w:tc>
          <w:tcPr>
            <w:tcW w:w="600" w:type="dxa"/>
            <w:tcBorders>
              <w:top w:val="single" w:sz="8" w:space="0" w:color="auto"/>
              <w:left w:val="nil"/>
              <w:bottom w:val="nil"/>
              <w:right w:val="nil"/>
            </w:tcBorders>
            <w:shd w:val="clear" w:color="auto" w:fill="auto"/>
            <w:noWrap/>
            <w:vAlign w:val="bottom"/>
            <w:hideMark/>
          </w:tcPr>
          <w:p w14:paraId="39922AF0" w14:textId="77777777" w:rsidR="00511F46" w:rsidRPr="00511F46" w:rsidRDefault="00511F46">
            <w:pPr>
              <w:spacing w:after="0" w:line="240" w:lineRule="auto"/>
              <w:jc w:val="center"/>
              <w:rPr>
                <w:ins w:id="894" w:author="Stefanie Lane" w:date="2022-06-23T13:18:00Z"/>
                <w:rFonts w:ascii="Calibri" w:eastAsia="Times New Roman" w:hAnsi="Calibri" w:cs="Calibri"/>
                <w:color w:val="000000"/>
                <w:sz w:val="20"/>
                <w:szCs w:val="20"/>
                <w:rPrChange w:id="895" w:author="Stefanie Lane" w:date="2022-06-23T13:18:00Z">
                  <w:rPr>
                    <w:ins w:id="896" w:author="Stefanie Lane" w:date="2022-06-23T13:18:00Z"/>
                  </w:rPr>
                </w:rPrChange>
              </w:rPr>
              <w:pPrChange w:id="897" w:author="Stefanie Lane" w:date="2022-06-23T13:18:00Z">
                <w:pPr>
                  <w:jc w:val="center"/>
                </w:pPr>
              </w:pPrChange>
            </w:pPr>
            <w:ins w:id="898" w:author="Stefanie Lane" w:date="2022-06-23T13:18:00Z">
              <w:r w:rsidRPr="00511F46">
                <w:rPr>
                  <w:rFonts w:ascii="Calibri" w:eastAsia="Times New Roman" w:hAnsi="Calibri" w:cs="Calibri"/>
                  <w:color w:val="000000"/>
                  <w:sz w:val="20"/>
                  <w:szCs w:val="20"/>
                  <w:rPrChange w:id="899" w:author="Stefanie Lane" w:date="2022-06-23T13:18:00Z">
                    <w:rPr/>
                  </w:rPrChange>
                </w:rPr>
                <w:t>0.569</w:t>
              </w:r>
            </w:ins>
          </w:p>
        </w:tc>
        <w:tc>
          <w:tcPr>
            <w:tcW w:w="695" w:type="dxa"/>
            <w:tcBorders>
              <w:top w:val="single" w:sz="8" w:space="0" w:color="auto"/>
              <w:left w:val="nil"/>
              <w:bottom w:val="nil"/>
              <w:right w:val="nil"/>
            </w:tcBorders>
            <w:shd w:val="clear" w:color="auto" w:fill="auto"/>
            <w:noWrap/>
            <w:vAlign w:val="bottom"/>
            <w:hideMark/>
          </w:tcPr>
          <w:p w14:paraId="378602EB" w14:textId="77777777" w:rsidR="00511F46" w:rsidRPr="00511F46" w:rsidRDefault="00511F46">
            <w:pPr>
              <w:spacing w:after="0" w:line="240" w:lineRule="auto"/>
              <w:jc w:val="center"/>
              <w:rPr>
                <w:ins w:id="900" w:author="Stefanie Lane" w:date="2022-06-23T13:18:00Z"/>
                <w:rFonts w:ascii="Calibri" w:eastAsia="Times New Roman" w:hAnsi="Calibri" w:cs="Calibri"/>
                <w:color w:val="000000"/>
                <w:sz w:val="20"/>
                <w:szCs w:val="20"/>
                <w:rPrChange w:id="901" w:author="Stefanie Lane" w:date="2022-06-23T13:18:00Z">
                  <w:rPr>
                    <w:ins w:id="902" w:author="Stefanie Lane" w:date="2022-06-23T13:18:00Z"/>
                  </w:rPr>
                </w:rPrChange>
              </w:rPr>
              <w:pPrChange w:id="903" w:author="Stefanie Lane" w:date="2022-06-23T13:18:00Z">
                <w:pPr>
                  <w:jc w:val="center"/>
                </w:pPr>
              </w:pPrChange>
            </w:pPr>
            <w:ins w:id="904" w:author="Stefanie Lane" w:date="2022-06-23T13:18:00Z">
              <w:r w:rsidRPr="00511F46">
                <w:rPr>
                  <w:rFonts w:ascii="Calibri" w:eastAsia="Times New Roman" w:hAnsi="Calibri" w:cs="Calibri"/>
                  <w:color w:val="000000"/>
                  <w:sz w:val="20"/>
                  <w:szCs w:val="20"/>
                  <w:rPrChange w:id="905"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2B2AC105" w14:textId="77777777" w:rsidR="00511F46" w:rsidRPr="00511F46" w:rsidRDefault="00511F46">
            <w:pPr>
              <w:spacing w:after="0" w:line="240" w:lineRule="auto"/>
              <w:rPr>
                <w:ins w:id="906" w:author="Stefanie Lane" w:date="2022-06-23T13:18:00Z"/>
                <w:rFonts w:ascii="Calibri" w:eastAsia="Times New Roman" w:hAnsi="Calibri" w:cs="Calibri"/>
                <w:color w:val="000000"/>
                <w:sz w:val="20"/>
                <w:szCs w:val="20"/>
                <w:rPrChange w:id="907" w:author="Stefanie Lane" w:date="2022-06-23T13:18:00Z">
                  <w:rPr>
                    <w:ins w:id="908" w:author="Stefanie Lane" w:date="2022-06-23T13:18:00Z"/>
                  </w:rPr>
                </w:rPrChange>
              </w:rPr>
              <w:pPrChange w:id="909" w:author="Stefanie Lane" w:date="2022-06-23T13:18:00Z">
                <w:pPr/>
              </w:pPrChange>
            </w:pPr>
            <w:ins w:id="910" w:author="Stefanie Lane" w:date="2022-06-23T13:18:00Z">
              <w:r w:rsidRPr="00511F46">
                <w:rPr>
                  <w:rFonts w:ascii="Calibri" w:eastAsia="Times New Roman" w:hAnsi="Calibri" w:cs="Calibri"/>
                  <w:color w:val="000000"/>
                  <w:sz w:val="20"/>
                  <w:szCs w:val="20"/>
                  <w:rPrChange w:id="911" w:author="Stefanie Lane" w:date="2022-06-23T13:18:00Z">
                    <w:rPr/>
                  </w:rPrChange>
                </w:rPr>
                <w:t> </w:t>
              </w:r>
            </w:ins>
          </w:p>
        </w:tc>
        <w:tc>
          <w:tcPr>
            <w:tcW w:w="2070" w:type="dxa"/>
            <w:tcBorders>
              <w:top w:val="single" w:sz="8" w:space="0" w:color="auto"/>
              <w:left w:val="nil"/>
              <w:bottom w:val="nil"/>
              <w:right w:val="nil"/>
            </w:tcBorders>
            <w:shd w:val="clear" w:color="auto" w:fill="auto"/>
            <w:noWrap/>
            <w:vAlign w:val="bottom"/>
            <w:hideMark/>
          </w:tcPr>
          <w:p w14:paraId="223BB9E1" w14:textId="77777777" w:rsidR="00511F46" w:rsidRPr="00511F46" w:rsidRDefault="00511F46">
            <w:pPr>
              <w:spacing w:after="0" w:line="240" w:lineRule="auto"/>
              <w:rPr>
                <w:ins w:id="912" w:author="Stefanie Lane" w:date="2022-06-23T13:18:00Z"/>
                <w:rFonts w:ascii="Calibri" w:eastAsia="Times New Roman" w:hAnsi="Calibri" w:cs="Calibri"/>
                <w:i/>
                <w:iCs/>
                <w:color w:val="000000"/>
                <w:sz w:val="20"/>
                <w:szCs w:val="20"/>
                <w:rPrChange w:id="913" w:author="Stefanie Lane" w:date="2022-06-23T13:18:00Z">
                  <w:rPr>
                    <w:ins w:id="914" w:author="Stefanie Lane" w:date="2022-06-23T13:18:00Z"/>
                  </w:rPr>
                </w:rPrChange>
              </w:rPr>
              <w:pPrChange w:id="915" w:author="Stefanie Lane" w:date="2022-06-23T13:18:00Z">
                <w:pPr/>
              </w:pPrChange>
            </w:pPr>
            <w:ins w:id="916" w:author="Stefanie Lane" w:date="2022-06-23T13:18:00Z">
              <w:r w:rsidRPr="00511F46">
                <w:rPr>
                  <w:rFonts w:ascii="Calibri" w:eastAsia="Times New Roman" w:hAnsi="Calibri" w:cs="Calibri"/>
                  <w:i/>
                  <w:iCs/>
                  <w:color w:val="000000"/>
                  <w:sz w:val="20"/>
                  <w:szCs w:val="20"/>
                  <w:rPrChange w:id="917" w:author="Stefanie Lane" w:date="2022-06-23T13:18:00Z">
                    <w:rPr/>
                  </w:rPrChange>
                </w:rPr>
                <w:t>Phalaris arundinaceae</w:t>
              </w:r>
            </w:ins>
          </w:p>
        </w:tc>
        <w:tc>
          <w:tcPr>
            <w:tcW w:w="616" w:type="dxa"/>
            <w:tcBorders>
              <w:top w:val="single" w:sz="8" w:space="0" w:color="auto"/>
              <w:left w:val="nil"/>
              <w:bottom w:val="nil"/>
              <w:right w:val="nil"/>
            </w:tcBorders>
            <w:shd w:val="clear" w:color="auto" w:fill="auto"/>
            <w:noWrap/>
            <w:vAlign w:val="bottom"/>
            <w:hideMark/>
          </w:tcPr>
          <w:p w14:paraId="6856B724" w14:textId="77777777" w:rsidR="00511F46" w:rsidRPr="00511F46" w:rsidRDefault="00511F46">
            <w:pPr>
              <w:spacing w:after="0" w:line="240" w:lineRule="auto"/>
              <w:jc w:val="center"/>
              <w:rPr>
                <w:ins w:id="918" w:author="Stefanie Lane" w:date="2022-06-23T13:18:00Z"/>
                <w:rFonts w:ascii="Calibri" w:eastAsia="Times New Roman" w:hAnsi="Calibri" w:cs="Calibri"/>
                <w:color w:val="000000"/>
                <w:sz w:val="20"/>
                <w:szCs w:val="20"/>
                <w:rPrChange w:id="919" w:author="Stefanie Lane" w:date="2022-06-23T13:18:00Z">
                  <w:rPr>
                    <w:ins w:id="920" w:author="Stefanie Lane" w:date="2022-06-23T13:18:00Z"/>
                  </w:rPr>
                </w:rPrChange>
              </w:rPr>
              <w:pPrChange w:id="921" w:author="Stefanie Lane" w:date="2022-06-23T13:18:00Z">
                <w:pPr>
                  <w:jc w:val="center"/>
                </w:pPr>
              </w:pPrChange>
            </w:pPr>
            <w:ins w:id="922" w:author="Stefanie Lane" w:date="2022-06-23T13:18:00Z">
              <w:r w:rsidRPr="00511F46">
                <w:rPr>
                  <w:rFonts w:ascii="Calibri" w:eastAsia="Times New Roman" w:hAnsi="Calibri" w:cs="Calibri"/>
                  <w:color w:val="000000"/>
                  <w:sz w:val="20"/>
                  <w:szCs w:val="20"/>
                  <w:rPrChange w:id="923" w:author="Stefanie Lane" w:date="2022-06-23T13:18:00Z">
                    <w:rPr/>
                  </w:rPrChange>
                </w:rPr>
                <w:t>0.518</w:t>
              </w:r>
            </w:ins>
          </w:p>
        </w:tc>
        <w:tc>
          <w:tcPr>
            <w:tcW w:w="714" w:type="dxa"/>
            <w:tcBorders>
              <w:top w:val="single" w:sz="8" w:space="0" w:color="auto"/>
              <w:left w:val="nil"/>
              <w:bottom w:val="nil"/>
              <w:right w:val="single" w:sz="8" w:space="0" w:color="auto"/>
            </w:tcBorders>
            <w:shd w:val="clear" w:color="auto" w:fill="auto"/>
            <w:noWrap/>
            <w:vAlign w:val="bottom"/>
            <w:hideMark/>
          </w:tcPr>
          <w:p w14:paraId="61BCC814" w14:textId="77777777" w:rsidR="00511F46" w:rsidRPr="00511F46" w:rsidRDefault="00511F46">
            <w:pPr>
              <w:spacing w:after="0" w:line="240" w:lineRule="auto"/>
              <w:jc w:val="center"/>
              <w:rPr>
                <w:ins w:id="924" w:author="Stefanie Lane" w:date="2022-06-23T13:18:00Z"/>
                <w:rFonts w:ascii="Calibri" w:eastAsia="Times New Roman" w:hAnsi="Calibri" w:cs="Calibri"/>
                <w:color w:val="000000"/>
                <w:sz w:val="20"/>
                <w:szCs w:val="20"/>
                <w:rPrChange w:id="925" w:author="Stefanie Lane" w:date="2022-06-23T13:18:00Z">
                  <w:rPr>
                    <w:ins w:id="926" w:author="Stefanie Lane" w:date="2022-06-23T13:18:00Z"/>
                  </w:rPr>
                </w:rPrChange>
              </w:rPr>
              <w:pPrChange w:id="927" w:author="Stefanie Lane" w:date="2022-06-23T13:18:00Z">
                <w:pPr>
                  <w:jc w:val="center"/>
                </w:pPr>
              </w:pPrChange>
            </w:pPr>
            <w:ins w:id="928" w:author="Stefanie Lane" w:date="2022-06-23T13:18:00Z">
              <w:r w:rsidRPr="00511F46">
                <w:rPr>
                  <w:rFonts w:ascii="Calibri" w:eastAsia="Times New Roman" w:hAnsi="Calibri" w:cs="Calibri"/>
                  <w:color w:val="000000"/>
                  <w:sz w:val="20"/>
                  <w:szCs w:val="20"/>
                  <w:rPrChange w:id="929" w:author="Stefanie Lane" w:date="2022-06-23T13:18:00Z">
                    <w:rPr/>
                  </w:rPrChange>
                </w:rPr>
                <w:t>0.0001</w:t>
              </w:r>
            </w:ins>
          </w:p>
        </w:tc>
      </w:tr>
      <w:tr w:rsidR="00511F46" w:rsidRPr="00511F46" w14:paraId="7C857274" w14:textId="77777777" w:rsidTr="00511F46">
        <w:trPr>
          <w:trHeight w:val="260"/>
          <w:ins w:id="930"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1F9632B9" w14:textId="77777777" w:rsidR="00511F46" w:rsidRPr="00511F46" w:rsidRDefault="00511F46">
            <w:pPr>
              <w:spacing w:after="0" w:line="240" w:lineRule="auto"/>
              <w:rPr>
                <w:ins w:id="931" w:author="Stefanie Lane" w:date="2022-06-23T13:18:00Z"/>
                <w:rFonts w:ascii="Calibri" w:eastAsia="Times New Roman" w:hAnsi="Calibri" w:cs="Calibri"/>
                <w:color w:val="000000"/>
                <w:sz w:val="20"/>
                <w:szCs w:val="20"/>
                <w:rPrChange w:id="932" w:author="Stefanie Lane" w:date="2022-06-23T13:18:00Z">
                  <w:rPr>
                    <w:ins w:id="933" w:author="Stefanie Lane" w:date="2022-06-23T13:18:00Z"/>
                  </w:rPr>
                </w:rPrChange>
              </w:rPr>
              <w:pPrChange w:id="934"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6024AB83" w14:textId="77777777" w:rsidR="00511F46" w:rsidRPr="00511F46" w:rsidRDefault="00511F46">
            <w:pPr>
              <w:spacing w:after="0" w:line="240" w:lineRule="auto"/>
              <w:rPr>
                <w:ins w:id="935" w:author="Stefanie Lane" w:date="2022-06-23T13:18:00Z"/>
                <w:rFonts w:ascii="Calibri" w:eastAsia="Times New Roman" w:hAnsi="Calibri" w:cs="Calibri"/>
                <w:i/>
                <w:iCs/>
                <w:color w:val="000000"/>
                <w:sz w:val="20"/>
                <w:szCs w:val="20"/>
                <w:rPrChange w:id="936" w:author="Stefanie Lane" w:date="2022-06-23T13:18:00Z">
                  <w:rPr>
                    <w:ins w:id="937" w:author="Stefanie Lane" w:date="2022-06-23T13:18:00Z"/>
                  </w:rPr>
                </w:rPrChange>
              </w:rPr>
              <w:pPrChange w:id="938" w:author="Stefanie Lane" w:date="2022-06-23T13:18:00Z">
                <w:pPr/>
              </w:pPrChange>
            </w:pPr>
            <w:ins w:id="939" w:author="Stefanie Lane" w:date="2022-06-23T13:18:00Z">
              <w:r w:rsidRPr="00511F46">
                <w:rPr>
                  <w:rFonts w:ascii="Calibri" w:eastAsia="Times New Roman" w:hAnsi="Calibri" w:cs="Calibri"/>
                  <w:i/>
                  <w:iCs/>
                  <w:color w:val="000000"/>
                  <w:sz w:val="20"/>
                  <w:szCs w:val="20"/>
                  <w:rPrChange w:id="940" w:author="Stefanie Lane" w:date="2022-06-23T13:18:00Z">
                    <w:rPr/>
                  </w:rPrChange>
                </w:rPr>
                <w:t>Salix lasiandra</w:t>
              </w:r>
            </w:ins>
          </w:p>
        </w:tc>
        <w:tc>
          <w:tcPr>
            <w:tcW w:w="592" w:type="dxa"/>
            <w:tcBorders>
              <w:top w:val="single" w:sz="4" w:space="0" w:color="auto"/>
              <w:left w:val="nil"/>
              <w:bottom w:val="single" w:sz="4" w:space="0" w:color="auto"/>
              <w:right w:val="nil"/>
            </w:tcBorders>
            <w:shd w:val="clear" w:color="auto" w:fill="auto"/>
            <w:noWrap/>
            <w:vAlign w:val="bottom"/>
            <w:hideMark/>
          </w:tcPr>
          <w:p w14:paraId="79D4A54A" w14:textId="77777777" w:rsidR="00511F46" w:rsidRPr="00511F46" w:rsidRDefault="00511F46">
            <w:pPr>
              <w:spacing w:after="0" w:line="240" w:lineRule="auto"/>
              <w:jc w:val="center"/>
              <w:rPr>
                <w:ins w:id="941" w:author="Stefanie Lane" w:date="2022-06-23T13:18:00Z"/>
                <w:rFonts w:ascii="Calibri" w:eastAsia="Times New Roman" w:hAnsi="Calibri" w:cs="Calibri"/>
                <w:color w:val="000000"/>
                <w:sz w:val="20"/>
                <w:szCs w:val="20"/>
                <w:rPrChange w:id="942" w:author="Stefanie Lane" w:date="2022-06-23T13:18:00Z">
                  <w:rPr>
                    <w:ins w:id="943" w:author="Stefanie Lane" w:date="2022-06-23T13:18:00Z"/>
                  </w:rPr>
                </w:rPrChange>
              </w:rPr>
              <w:pPrChange w:id="944" w:author="Stefanie Lane" w:date="2022-06-23T13:18:00Z">
                <w:pPr>
                  <w:jc w:val="center"/>
                </w:pPr>
              </w:pPrChange>
            </w:pPr>
            <w:ins w:id="945" w:author="Stefanie Lane" w:date="2022-06-23T13:18:00Z">
              <w:r w:rsidRPr="00511F46">
                <w:rPr>
                  <w:rFonts w:ascii="Calibri" w:eastAsia="Times New Roman" w:hAnsi="Calibri" w:cs="Calibri"/>
                  <w:color w:val="000000"/>
                  <w:sz w:val="20"/>
                  <w:szCs w:val="20"/>
                  <w:rPrChange w:id="946" w:author="Stefanie Lane" w:date="2022-06-23T13:18:00Z">
                    <w:rPr/>
                  </w:rPrChange>
                </w:rPr>
                <w:t>0.535</w:t>
              </w:r>
            </w:ins>
          </w:p>
        </w:tc>
        <w:tc>
          <w:tcPr>
            <w:tcW w:w="686" w:type="dxa"/>
            <w:tcBorders>
              <w:top w:val="single" w:sz="4" w:space="0" w:color="auto"/>
              <w:left w:val="nil"/>
              <w:bottom w:val="single" w:sz="4" w:space="0" w:color="auto"/>
              <w:right w:val="nil"/>
            </w:tcBorders>
            <w:shd w:val="clear" w:color="auto" w:fill="auto"/>
            <w:noWrap/>
            <w:vAlign w:val="bottom"/>
            <w:hideMark/>
          </w:tcPr>
          <w:p w14:paraId="6DD60CE1" w14:textId="77777777" w:rsidR="00511F46" w:rsidRPr="00511F46" w:rsidRDefault="00511F46">
            <w:pPr>
              <w:spacing w:after="0" w:line="240" w:lineRule="auto"/>
              <w:jc w:val="center"/>
              <w:rPr>
                <w:ins w:id="947" w:author="Stefanie Lane" w:date="2022-06-23T13:18:00Z"/>
                <w:rFonts w:ascii="Calibri" w:eastAsia="Times New Roman" w:hAnsi="Calibri" w:cs="Calibri"/>
                <w:color w:val="000000"/>
                <w:sz w:val="20"/>
                <w:szCs w:val="20"/>
                <w:rPrChange w:id="948" w:author="Stefanie Lane" w:date="2022-06-23T13:18:00Z">
                  <w:rPr>
                    <w:ins w:id="949" w:author="Stefanie Lane" w:date="2022-06-23T13:18:00Z"/>
                  </w:rPr>
                </w:rPrChange>
              </w:rPr>
              <w:pPrChange w:id="950" w:author="Stefanie Lane" w:date="2022-06-23T13:18:00Z">
                <w:pPr>
                  <w:jc w:val="center"/>
                </w:pPr>
              </w:pPrChange>
            </w:pPr>
            <w:ins w:id="951" w:author="Stefanie Lane" w:date="2022-06-23T13:18:00Z">
              <w:r w:rsidRPr="00511F46">
                <w:rPr>
                  <w:rFonts w:ascii="Calibri" w:eastAsia="Times New Roman" w:hAnsi="Calibri" w:cs="Calibri"/>
                  <w:color w:val="000000"/>
                  <w:sz w:val="20"/>
                  <w:szCs w:val="20"/>
                  <w:rPrChange w:id="952" w:author="Stefanie Lane" w:date="2022-06-23T13:18:00Z">
                    <w:rPr/>
                  </w:rPrChange>
                </w:rPr>
                <w:t>0.0001</w:t>
              </w:r>
            </w:ins>
          </w:p>
        </w:tc>
        <w:tc>
          <w:tcPr>
            <w:tcW w:w="300" w:type="dxa"/>
            <w:tcBorders>
              <w:top w:val="nil"/>
              <w:left w:val="nil"/>
              <w:bottom w:val="nil"/>
              <w:right w:val="nil"/>
            </w:tcBorders>
            <w:shd w:val="clear" w:color="auto" w:fill="auto"/>
            <w:noWrap/>
            <w:vAlign w:val="bottom"/>
            <w:hideMark/>
          </w:tcPr>
          <w:p w14:paraId="47B8FD76" w14:textId="77777777" w:rsidR="00511F46" w:rsidRPr="00511F46" w:rsidRDefault="00511F46">
            <w:pPr>
              <w:spacing w:after="0" w:line="240" w:lineRule="auto"/>
              <w:jc w:val="center"/>
              <w:rPr>
                <w:ins w:id="953" w:author="Stefanie Lane" w:date="2022-06-23T13:18:00Z"/>
                <w:rFonts w:ascii="Calibri" w:eastAsia="Times New Roman" w:hAnsi="Calibri" w:cs="Calibri"/>
                <w:color w:val="000000"/>
                <w:sz w:val="20"/>
                <w:szCs w:val="20"/>
                <w:rPrChange w:id="954" w:author="Stefanie Lane" w:date="2022-06-23T13:18:00Z">
                  <w:rPr>
                    <w:ins w:id="955" w:author="Stefanie Lane" w:date="2022-06-23T13:18:00Z"/>
                  </w:rPr>
                </w:rPrChange>
              </w:rPr>
              <w:pPrChange w:id="956"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1EE07D19" w14:textId="77777777" w:rsidR="00511F46" w:rsidRPr="00511F46" w:rsidRDefault="00511F46">
            <w:pPr>
              <w:spacing w:after="0" w:line="240" w:lineRule="auto"/>
              <w:rPr>
                <w:ins w:id="957" w:author="Stefanie Lane" w:date="2022-06-23T13:18:00Z"/>
                <w:rFonts w:ascii="Calibri" w:eastAsia="Times New Roman" w:hAnsi="Calibri" w:cs="Calibri"/>
                <w:i/>
                <w:iCs/>
                <w:color w:val="000000"/>
                <w:sz w:val="20"/>
                <w:szCs w:val="20"/>
                <w:rPrChange w:id="958" w:author="Stefanie Lane" w:date="2022-06-23T13:18:00Z">
                  <w:rPr>
                    <w:ins w:id="959" w:author="Stefanie Lane" w:date="2022-06-23T13:18:00Z"/>
                  </w:rPr>
                </w:rPrChange>
              </w:rPr>
              <w:pPrChange w:id="960" w:author="Stefanie Lane" w:date="2022-06-23T13:18:00Z">
                <w:pPr/>
              </w:pPrChange>
            </w:pPr>
            <w:ins w:id="961" w:author="Stefanie Lane" w:date="2022-06-23T13:18:00Z">
              <w:r w:rsidRPr="00511F46">
                <w:rPr>
                  <w:rFonts w:ascii="Calibri" w:eastAsia="Times New Roman" w:hAnsi="Calibri" w:cs="Calibri"/>
                  <w:i/>
                  <w:iCs/>
                  <w:color w:val="000000"/>
                  <w:sz w:val="20"/>
                  <w:szCs w:val="20"/>
                  <w:rPrChange w:id="962" w:author="Stefanie Lane" w:date="2022-06-23T13:18:00Z">
                    <w:rPr/>
                  </w:rPrChange>
                </w:rPr>
                <w:t>Festuca arundinaceae</w:t>
              </w:r>
            </w:ins>
          </w:p>
        </w:tc>
        <w:tc>
          <w:tcPr>
            <w:tcW w:w="600" w:type="dxa"/>
            <w:tcBorders>
              <w:top w:val="single" w:sz="4" w:space="0" w:color="auto"/>
              <w:left w:val="nil"/>
              <w:bottom w:val="single" w:sz="4" w:space="0" w:color="auto"/>
              <w:right w:val="nil"/>
            </w:tcBorders>
            <w:shd w:val="clear" w:color="auto" w:fill="auto"/>
            <w:noWrap/>
            <w:vAlign w:val="bottom"/>
            <w:hideMark/>
          </w:tcPr>
          <w:p w14:paraId="252BEAC5" w14:textId="77777777" w:rsidR="00511F46" w:rsidRPr="00511F46" w:rsidRDefault="00511F46">
            <w:pPr>
              <w:spacing w:after="0" w:line="240" w:lineRule="auto"/>
              <w:jc w:val="center"/>
              <w:rPr>
                <w:ins w:id="963" w:author="Stefanie Lane" w:date="2022-06-23T13:18:00Z"/>
                <w:rFonts w:ascii="Calibri" w:eastAsia="Times New Roman" w:hAnsi="Calibri" w:cs="Calibri"/>
                <w:color w:val="000000"/>
                <w:sz w:val="20"/>
                <w:szCs w:val="20"/>
                <w:rPrChange w:id="964" w:author="Stefanie Lane" w:date="2022-06-23T13:18:00Z">
                  <w:rPr>
                    <w:ins w:id="965" w:author="Stefanie Lane" w:date="2022-06-23T13:18:00Z"/>
                  </w:rPr>
                </w:rPrChange>
              </w:rPr>
              <w:pPrChange w:id="966" w:author="Stefanie Lane" w:date="2022-06-23T13:18:00Z">
                <w:pPr>
                  <w:jc w:val="center"/>
                </w:pPr>
              </w:pPrChange>
            </w:pPr>
            <w:ins w:id="967" w:author="Stefanie Lane" w:date="2022-06-23T13:18:00Z">
              <w:r w:rsidRPr="00511F46">
                <w:rPr>
                  <w:rFonts w:ascii="Calibri" w:eastAsia="Times New Roman" w:hAnsi="Calibri" w:cs="Calibri"/>
                  <w:color w:val="000000"/>
                  <w:sz w:val="20"/>
                  <w:szCs w:val="20"/>
                  <w:rPrChange w:id="968" w:author="Stefanie Lane" w:date="2022-06-23T13:18:00Z">
                    <w:rPr/>
                  </w:rPrChange>
                </w:rPr>
                <w:t>0.399</w:t>
              </w:r>
            </w:ins>
          </w:p>
        </w:tc>
        <w:tc>
          <w:tcPr>
            <w:tcW w:w="695" w:type="dxa"/>
            <w:tcBorders>
              <w:top w:val="single" w:sz="4" w:space="0" w:color="auto"/>
              <w:left w:val="nil"/>
              <w:bottom w:val="single" w:sz="4" w:space="0" w:color="auto"/>
              <w:right w:val="nil"/>
            </w:tcBorders>
            <w:shd w:val="clear" w:color="auto" w:fill="auto"/>
            <w:noWrap/>
            <w:vAlign w:val="bottom"/>
            <w:hideMark/>
          </w:tcPr>
          <w:p w14:paraId="20DA545F" w14:textId="77777777" w:rsidR="00511F46" w:rsidRPr="00511F46" w:rsidRDefault="00511F46">
            <w:pPr>
              <w:spacing w:after="0" w:line="240" w:lineRule="auto"/>
              <w:jc w:val="center"/>
              <w:rPr>
                <w:ins w:id="969" w:author="Stefanie Lane" w:date="2022-06-23T13:18:00Z"/>
                <w:rFonts w:ascii="Calibri" w:eastAsia="Times New Roman" w:hAnsi="Calibri" w:cs="Calibri"/>
                <w:color w:val="000000"/>
                <w:sz w:val="20"/>
                <w:szCs w:val="20"/>
                <w:rPrChange w:id="970" w:author="Stefanie Lane" w:date="2022-06-23T13:18:00Z">
                  <w:rPr>
                    <w:ins w:id="971" w:author="Stefanie Lane" w:date="2022-06-23T13:18:00Z"/>
                  </w:rPr>
                </w:rPrChange>
              </w:rPr>
              <w:pPrChange w:id="972" w:author="Stefanie Lane" w:date="2022-06-23T13:18:00Z">
                <w:pPr>
                  <w:jc w:val="center"/>
                </w:pPr>
              </w:pPrChange>
            </w:pPr>
            <w:ins w:id="973" w:author="Stefanie Lane" w:date="2022-06-23T13:18:00Z">
              <w:r w:rsidRPr="00511F46">
                <w:rPr>
                  <w:rFonts w:ascii="Calibri" w:eastAsia="Times New Roman" w:hAnsi="Calibri" w:cs="Calibri"/>
                  <w:color w:val="000000"/>
                  <w:sz w:val="20"/>
                  <w:szCs w:val="20"/>
                  <w:rPrChange w:id="974" w:author="Stefanie Lane" w:date="2022-06-23T13:18:00Z">
                    <w:rPr/>
                  </w:rPrChange>
                </w:rPr>
                <w:t>0.0010</w:t>
              </w:r>
            </w:ins>
          </w:p>
        </w:tc>
        <w:tc>
          <w:tcPr>
            <w:tcW w:w="300" w:type="dxa"/>
            <w:tcBorders>
              <w:top w:val="nil"/>
              <w:left w:val="nil"/>
              <w:bottom w:val="nil"/>
              <w:right w:val="nil"/>
            </w:tcBorders>
            <w:shd w:val="clear" w:color="auto" w:fill="auto"/>
            <w:noWrap/>
            <w:vAlign w:val="bottom"/>
            <w:hideMark/>
          </w:tcPr>
          <w:p w14:paraId="72E37AF4" w14:textId="77777777" w:rsidR="00511F46" w:rsidRPr="00511F46" w:rsidRDefault="00511F46">
            <w:pPr>
              <w:spacing w:after="0" w:line="240" w:lineRule="auto"/>
              <w:jc w:val="center"/>
              <w:rPr>
                <w:ins w:id="975" w:author="Stefanie Lane" w:date="2022-06-23T13:18:00Z"/>
                <w:rFonts w:ascii="Calibri" w:eastAsia="Times New Roman" w:hAnsi="Calibri" w:cs="Calibri"/>
                <w:color w:val="000000"/>
                <w:sz w:val="20"/>
                <w:szCs w:val="20"/>
                <w:rPrChange w:id="976" w:author="Stefanie Lane" w:date="2022-06-23T13:18:00Z">
                  <w:rPr>
                    <w:ins w:id="977" w:author="Stefanie Lane" w:date="2022-06-23T13:18:00Z"/>
                  </w:rPr>
                </w:rPrChange>
              </w:rPr>
              <w:pPrChange w:id="978" w:author="Stefanie Lane" w:date="2022-06-23T13:18:00Z">
                <w:pPr>
                  <w:jc w:val="center"/>
                </w:pPr>
              </w:pPrChange>
            </w:pPr>
          </w:p>
        </w:tc>
        <w:tc>
          <w:tcPr>
            <w:tcW w:w="2070" w:type="dxa"/>
            <w:tcBorders>
              <w:top w:val="single" w:sz="4" w:space="0" w:color="auto"/>
              <w:left w:val="nil"/>
              <w:bottom w:val="nil"/>
              <w:right w:val="nil"/>
            </w:tcBorders>
            <w:shd w:val="clear" w:color="auto" w:fill="auto"/>
            <w:noWrap/>
            <w:vAlign w:val="bottom"/>
            <w:hideMark/>
          </w:tcPr>
          <w:p w14:paraId="1BF0D68F" w14:textId="77777777" w:rsidR="00511F46" w:rsidRPr="00511F46" w:rsidRDefault="00511F46">
            <w:pPr>
              <w:spacing w:after="0" w:line="240" w:lineRule="auto"/>
              <w:rPr>
                <w:ins w:id="979" w:author="Stefanie Lane" w:date="2022-06-23T13:18:00Z"/>
                <w:rFonts w:ascii="Calibri" w:eastAsia="Times New Roman" w:hAnsi="Calibri" w:cs="Calibri"/>
                <w:i/>
                <w:iCs/>
                <w:color w:val="000000"/>
                <w:sz w:val="20"/>
                <w:szCs w:val="20"/>
                <w:rPrChange w:id="980" w:author="Stefanie Lane" w:date="2022-06-23T13:18:00Z">
                  <w:rPr>
                    <w:ins w:id="981" w:author="Stefanie Lane" w:date="2022-06-23T13:18:00Z"/>
                  </w:rPr>
                </w:rPrChange>
              </w:rPr>
              <w:pPrChange w:id="982" w:author="Stefanie Lane" w:date="2022-06-23T13:18:00Z">
                <w:pPr/>
              </w:pPrChange>
            </w:pPr>
            <w:ins w:id="983" w:author="Stefanie Lane" w:date="2022-06-23T13:18:00Z">
              <w:r w:rsidRPr="00511F46">
                <w:rPr>
                  <w:rFonts w:ascii="Calibri" w:eastAsia="Times New Roman" w:hAnsi="Calibri" w:cs="Calibri"/>
                  <w:i/>
                  <w:iCs/>
                  <w:color w:val="000000"/>
                  <w:sz w:val="20"/>
                  <w:szCs w:val="20"/>
                  <w:rPrChange w:id="984" w:author="Stefanie Lane" w:date="2022-06-23T13:18:00Z">
                    <w:rPr/>
                  </w:rPrChange>
                </w:rPr>
                <w:t>Festuca arundinaceae</w:t>
              </w:r>
            </w:ins>
          </w:p>
        </w:tc>
        <w:tc>
          <w:tcPr>
            <w:tcW w:w="616" w:type="dxa"/>
            <w:tcBorders>
              <w:top w:val="single" w:sz="4" w:space="0" w:color="auto"/>
              <w:left w:val="nil"/>
              <w:bottom w:val="nil"/>
              <w:right w:val="nil"/>
            </w:tcBorders>
            <w:shd w:val="clear" w:color="auto" w:fill="auto"/>
            <w:noWrap/>
            <w:vAlign w:val="bottom"/>
            <w:hideMark/>
          </w:tcPr>
          <w:p w14:paraId="0163DF6E" w14:textId="77777777" w:rsidR="00511F46" w:rsidRPr="00511F46" w:rsidRDefault="00511F46">
            <w:pPr>
              <w:spacing w:after="0" w:line="240" w:lineRule="auto"/>
              <w:jc w:val="center"/>
              <w:rPr>
                <w:ins w:id="985" w:author="Stefanie Lane" w:date="2022-06-23T13:18:00Z"/>
                <w:rFonts w:ascii="Calibri" w:eastAsia="Times New Roman" w:hAnsi="Calibri" w:cs="Calibri"/>
                <w:color w:val="000000"/>
                <w:sz w:val="20"/>
                <w:szCs w:val="20"/>
                <w:rPrChange w:id="986" w:author="Stefanie Lane" w:date="2022-06-23T13:18:00Z">
                  <w:rPr>
                    <w:ins w:id="987" w:author="Stefanie Lane" w:date="2022-06-23T13:18:00Z"/>
                  </w:rPr>
                </w:rPrChange>
              </w:rPr>
              <w:pPrChange w:id="988" w:author="Stefanie Lane" w:date="2022-06-23T13:18:00Z">
                <w:pPr>
                  <w:jc w:val="center"/>
                </w:pPr>
              </w:pPrChange>
            </w:pPr>
            <w:ins w:id="989" w:author="Stefanie Lane" w:date="2022-06-23T13:18:00Z">
              <w:r w:rsidRPr="00511F46">
                <w:rPr>
                  <w:rFonts w:ascii="Calibri" w:eastAsia="Times New Roman" w:hAnsi="Calibri" w:cs="Calibri"/>
                  <w:color w:val="000000"/>
                  <w:sz w:val="20"/>
                  <w:szCs w:val="20"/>
                  <w:rPrChange w:id="990" w:author="Stefanie Lane" w:date="2022-06-23T13:18:00Z">
                    <w:rPr/>
                  </w:rPrChange>
                </w:rPr>
                <w:t>0.461</w:t>
              </w:r>
            </w:ins>
          </w:p>
        </w:tc>
        <w:tc>
          <w:tcPr>
            <w:tcW w:w="714" w:type="dxa"/>
            <w:tcBorders>
              <w:top w:val="single" w:sz="4" w:space="0" w:color="auto"/>
              <w:left w:val="nil"/>
              <w:bottom w:val="nil"/>
              <w:right w:val="single" w:sz="8" w:space="0" w:color="auto"/>
            </w:tcBorders>
            <w:shd w:val="clear" w:color="auto" w:fill="auto"/>
            <w:noWrap/>
            <w:vAlign w:val="bottom"/>
            <w:hideMark/>
          </w:tcPr>
          <w:p w14:paraId="6F7F2A44" w14:textId="77777777" w:rsidR="00511F46" w:rsidRPr="00511F46" w:rsidRDefault="00511F46">
            <w:pPr>
              <w:spacing w:after="0" w:line="240" w:lineRule="auto"/>
              <w:jc w:val="center"/>
              <w:rPr>
                <w:ins w:id="991" w:author="Stefanie Lane" w:date="2022-06-23T13:18:00Z"/>
                <w:rFonts w:ascii="Calibri" w:eastAsia="Times New Roman" w:hAnsi="Calibri" w:cs="Calibri"/>
                <w:color w:val="000000"/>
                <w:sz w:val="20"/>
                <w:szCs w:val="20"/>
                <w:rPrChange w:id="992" w:author="Stefanie Lane" w:date="2022-06-23T13:18:00Z">
                  <w:rPr>
                    <w:ins w:id="993" w:author="Stefanie Lane" w:date="2022-06-23T13:18:00Z"/>
                  </w:rPr>
                </w:rPrChange>
              </w:rPr>
              <w:pPrChange w:id="994" w:author="Stefanie Lane" w:date="2022-06-23T13:18:00Z">
                <w:pPr>
                  <w:jc w:val="center"/>
                </w:pPr>
              </w:pPrChange>
            </w:pPr>
            <w:ins w:id="995" w:author="Stefanie Lane" w:date="2022-06-23T13:18:00Z">
              <w:r w:rsidRPr="00511F46">
                <w:rPr>
                  <w:rFonts w:ascii="Calibri" w:eastAsia="Times New Roman" w:hAnsi="Calibri" w:cs="Calibri"/>
                  <w:color w:val="000000"/>
                  <w:sz w:val="20"/>
                  <w:szCs w:val="20"/>
                  <w:rPrChange w:id="996" w:author="Stefanie Lane" w:date="2022-06-23T13:18:00Z">
                    <w:rPr/>
                  </w:rPrChange>
                </w:rPr>
                <w:t>0.0005</w:t>
              </w:r>
            </w:ins>
          </w:p>
        </w:tc>
      </w:tr>
      <w:tr w:rsidR="00511F46" w:rsidRPr="00511F46" w14:paraId="739B2928" w14:textId="77777777" w:rsidTr="00511F46">
        <w:trPr>
          <w:trHeight w:val="260"/>
          <w:ins w:id="997"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2684CC58" w14:textId="77777777" w:rsidR="00511F46" w:rsidRPr="00511F46" w:rsidRDefault="00511F46">
            <w:pPr>
              <w:spacing w:after="0" w:line="240" w:lineRule="auto"/>
              <w:rPr>
                <w:ins w:id="998" w:author="Stefanie Lane" w:date="2022-06-23T13:18:00Z"/>
                <w:rFonts w:ascii="Calibri" w:eastAsia="Times New Roman" w:hAnsi="Calibri" w:cs="Calibri"/>
                <w:color w:val="000000"/>
                <w:sz w:val="20"/>
                <w:szCs w:val="20"/>
                <w:rPrChange w:id="999" w:author="Stefanie Lane" w:date="2022-06-23T13:18:00Z">
                  <w:rPr>
                    <w:ins w:id="1000" w:author="Stefanie Lane" w:date="2022-06-23T13:18:00Z"/>
                  </w:rPr>
                </w:rPrChange>
              </w:rPr>
              <w:pPrChange w:id="1001" w:author="Stefanie Lane" w:date="2022-06-23T13:18:00Z">
                <w:pPr/>
              </w:pPrChange>
            </w:pPr>
          </w:p>
        </w:tc>
        <w:tc>
          <w:tcPr>
            <w:tcW w:w="2982" w:type="dxa"/>
            <w:tcBorders>
              <w:top w:val="nil"/>
              <w:left w:val="nil"/>
              <w:bottom w:val="nil"/>
              <w:right w:val="nil"/>
            </w:tcBorders>
            <w:shd w:val="clear" w:color="auto" w:fill="auto"/>
            <w:noWrap/>
            <w:vAlign w:val="bottom"/>
            <w:hideMark/>
          </w:tcPr>
          <w:p w14:paraId="4FA01DB7" w14:textId="77777777" w:rsidR="00511F46" w:rsidRPr="00511F46" w:rsidRDefault="00511F46">
            <w:pPr>
              <w:spacing w:after="0" w:line="240" w:lineRule="auto"/>
              <w:rPr>
                <w:ins w:id="1002" w:author="Stefanie Lane" w:date="2022-06-23T13:18:00Z"/>
                <w:rFonts w:ascii="Calibri" w:eastAsia="Times New Roman" w:hAnsi="Calibri" w:cs="Calibri"/>
                <w:i/>
                <w:iCs/>
                <w:color w:val="000000"/>
                <w:sz w:val="20"/>
                <w:szCs w:val="20"/>
                <w:rPrChange w:id="1003" w:author="Stefanie Lane" w:date="2022-06-23T13:18:00Z">
                  <w:rPr>
                    <w:ins w:id="1004" w:author="Stefanie Lane" w:date="2022-06-23T13:18:00Z"/>
                  </w:rPr>
                </w:rPrChange>
              </w:rPr>
              <w:pPrChange w:id="1005" w:author="Stefanie Lane" w:date="2022-06-23T13:18:00Z">
                <w:pPr/>
              </w:pPrChange>
            </w:pPr>
            <w:ins w:id="1006" w:author="Stefanie Lane" w:date="2022-06-23T13:18:00Z">
              <w:r w:rsidRPr="00511F46">
                <w:rPr>
                  <w:rFonts w:ascii="Calibri" w:eastAsia="Times New Roman" w:hAnsi="Calibri" w:cs="Calibri"/>
                  <w:i/>
                  <w:iCs/>
                  <w:color w:val="000000"/>
                  <w:sz w:val="20"/>
                  <w:szCs w:val="20"/>
                  <w:rPrChange w:id="1007" w:author="Stefanie Lane" w:date="2022-06-23T13:18:00Z">
                    <w:rPr/>
                  </w:rPrChange>
                </w:rPr>
                <w:t>Equisetum palustre</w:t>
              </w:r>
            </w:ins>
          </w:p>
        </w:tc>
        <w:tc>
          <w:tcPr>
            <w:tcW w:w="592" w:type="dxa"/>
            <w:tcBorders>
              <w:top w:val="nil"/>
              <w:left w:val="nil"/>
              <w:bottom w:val="nil"/>
              <w:right w:val="nil"/>
            </w:tcBorders>
            <w:shd w:val="clear" w:color="auto" w:fill="auto"/>
            <w:noWrap/>
            <w:vAlign w:val="bottom"/>
            <w:hideMark/>
          </w:tcPr>
          <w:p w14:paraId="4CA0D5D6" w14:textId="77777777" w:rsidR="00511F46" w:rsidRPr="00511F46" w:rsidRDefault="00511F46">
            <w:pPr>
              <w:spacing w:after="0" w:line="240" w:lineRule="auto"/>
              <w:jc w:val="center"/>
              <w:rPr>
                <w:ins w:id="1008" w:author="Stefanie Lane" w:date="2022-06-23T13:18:00Z"/>
                <w:rFonts w:ascii="Calibri" w:eastAsia="Times New Roman" w:hAnsi="Calibri" w:cs="Calibri"/>
                <w:color w:val="000000"/>
                <w:sz w:val="20"/>
                <w:szCs w:val="20"/>
                <w:rPrChange w:id="1009" w:author="Stefanie Lane" w:date="2022-06-23T13:18:00Z">
                  <w:rPr>
                    <w:ins w:id="1010" w:author="Stefanie Lane" w:date="2022-06-23T13:18:00Z"/>
                  </w:rPr>
                </w:rPrChange>
              </w:rPr>
              <w:pPrChange w:id="1011" w:author="Stefanie Lane" w:date="2022-06-23T13:18:00Z">
                <w:pPr>
                  <w:jc w:val="center"/>
                </w:pPr>
              </w:pPrChange>
            </w:pPr>
            <w:ins w:id="1012" w:author="Stefanie Lane" w:date="2022-06-23T13:18:00Z">
              <w:r w:rsidRPr="00511F46">
                <w:rPr>
                  <w:rFonts w:ascii="Calibri" w:eastAsia="Times New Roman" w:hAnsi="Calibri" w:cs="Calibri"/>
                  <w:color w:val="000000"/>
                  <w:sz w:val="20"/>
                  <w:szCs w:val="20"/>
                  <w:rPrChange w:id="1013" w:author="Stefanie Lane" w:date="2022-06-23T13:18:00Z">
                    <w:rPr/>
                  </w:rPrChange>
                </w:rPr>
                <w:t>0.489</w:t>
              </w:r>
            </w:ins>
          </w:p>
        </w:tc>
        <w:tc>
          <w:tcPr>
            <w:tcW w:w="686" w:type="dxa"/>
            <w:tcBorders>
              <w:top w:val="nil"/>
              <w:left w:val="nil"/>
              <w:bottom w:val="nil"/>
              <w:right w:val="nil"/>
            </w:tcBorders>
            <w:shd w:val="clear" w:color="auto" w:fill="auto"/>
            <w:noWrap/>
            <w:vAlign w:val="bottom"/>
            <w:hideMark/>
          </w:tcPr>
          <w:p w14:paraId="51386335" w14:textId="77777777" w:rsidR="00511F46" w:rsidRPr="00511F46" w:rsidRDefault="00511F46">
            <w:pPr>
              <w:spacing w:after="0" w:line="240" w:lineRule="auto"/>
              <w:jc w:val="center"/>
              <w:rPr>
                <w:ins w:id="1014" w:author="Stefanie Lane" w:date="2022-06-23T13:18:00Z"/>
                <w:rFonts w:ascii="Calibri" w:eastAsia="Times New Roman" w:hAnsi="Calibri" w:cs="Calibri"/>
                <w:color w:val="000000"/>
                <w:sz w:val="20"/>
                <w:szCs w:val="20"/>
                <w:rPrChange w:id="1015" w:author="Stefanie Lane" w:date="2022-06-23T13:18:00Z">
                  <w:rPr>
                    <w:ins w:id="1016" w:author="Stefanie Lane" w:date="2022-06-23T13:18:00Z"/>
                  </w:rPr>
                </w:rPrChange>
              </w:rPr>
              <w:pPrChange w:id="1017" w:author="Stefanie Lane" w:date="2022-06-23T13:18:00Z">
                <w:pPr>
                  <w:jc w:val="center"/>
                </w:pPr>
              </w:pPrChange>
            </w:pPr>
            <w:ins w:id="1018" w:author="Stefanie Lane" w:date="2022-06-23T13:18:00Z">
              <w:r w:rsidRPr="00511F46">
                <w:rPr>
                  <w:rFonts w:ascii="Calibri" w:eastAsia="Times New Roman" w:hAnsi="Calibri" w:cs="Calibri"/>
                  <w:color w:val="000000"/>
                  <w:sz w:val="20"/>
                  <w:szCs w:val="20"/>
                  <w:rPrChange w:id="1019" w:author="Stefanie Lane" w:date="2022-06-23T13:18:00Z">
                    <w:rPr/>
                  </w:rPrChange>
                </w:rPr>
                <w:t>0.0001</w:t>
              </w:r>
            </w:ins>
          </w:p>
        </w:tc>
        <w:tc>
          <w:tcPr>
            <w:tcW w:w="300" w:type="dxa"/>
            <w:tcBorders>
              <w:top w:val="nil"/>
              <w:left w:val="nil"/>
              <w:bottom w:val="nil"/>
              <w:right w:val="nil"/>
            </w:tcBorders>
            <w:shd w:val="clear" w:color="auto" w:fill="auto"/>
            <w:noWrap/>
            <w:vAlign w:val="bottom"/>
            <w:hideMark/>
          </w:tcPr>
          <w:p w14:paraId="7B42DABE" w14:textId="77777777" w:rsidR="00511F46" w:rsidRPr="00511F46" w:rsidRDefault="00511F46">
            <w:pPr>
              <w:spacing w:after="0" w:line="240" w:lineRule="auto"/>
              <w:jc w:val="center"/>
              <w:rPr>
                <w:ins w:id="1020" w:author="Stefanie Lane" w:date="2022-06-23T13:18:00Z"/>
                <w:rFonts w:ascii="Calibri" w:eastAsia="Times New Roman" w:hAnsi="Calibri" w:cs="Calibri"/>
                <w:color w:val="000000"/>
                <w:sz w:val="20"/>
                <w:szCs w:val="20"/>
                <w:rPrChange w:id="1021" w:author="Stefanie Lane" w:date="2022-06-23T13:18:00Z">
                  <w:rPr>
                    <w:ins w:id="1022" w:author="Stefanie Lane" w:date="2022-06-23T13:18:00Z"/>
                  </w:rPr>
                </w:rPrChange>
              </w:rPr>
              <w:pPrChange w:id="1023"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4ECE99D8" w14:textId="77777777" w:rsidR="00511F46" w:rsidRPr="00511F46" w:rsidRDefault="00511F46">
            <w:pPr>
              <w:spacing w:after="0" w:line="240" w:lineRule="auto"/>
              <w:rPr>
                <w:ins w:id="1024" w:author="Stefanie Lane" w:date="2022-06-23T13:18:00Z"/>
                <w:rFonts w:ascii="Calibri" w:eastAsia="Times New Roman" w:hAnsi="Calibri" w:cs="Calibri"/>
                <w:i/>
                <w:iCs/>
                <w:color w:val="000000"/>
                <w:sz w:val="20"/>
                <w:szCs w:val="20"/>
                <w:rPrChange w:id="1025" w:author="Stefanie Lane" w:date="2022-06-23T13:18:00Z">
                  <w:rPr>
                    <w:ins w:id="1026" w:author="Stefanie Lane" w:date="2022-06-23T13:18:00Z"/>
                  </w:rPr>
                </w:rPrChange>
              </w:rPr>
              <w:pPrChange w:id="1027" w:author="Stefanie Lane" w:date="2022-06-23T13:18:00Z">
                <w:pPr/>
              </w:pPrChange>
            </w:pPr>
            <w:ins w:id="1028" w:author="Stefanie Lane" w:date="2022-06-23T13:18:00Z">
              <w:r w:rsidRPr="00511F46">
                <w:rPr>
                  <w:rFonts w:ascii="Calibri" w:eastAsia="Times New Roman" w:hAnsi="Calibri" w:cs="Calibri"/>
                  <w:i/>
                  <w:iCs/>
                  <w:color w:val="000000"/>
                  <w:sz w:val="20"/>
                  <w:szCs w:val="20"/>
                  <w:rPrChange w:id="1029" w:author="Stefanie Lane" w:date="2022-06-23T13:18:00Z">
                    <w:rPr/>
                  </w:rPrChange>
                </w:rPr>
                <w:t>Trifolium wormskjoldii</w:t>
              </w:r>
            </w:ins>
          </w:p>
        </w:tc>
        <w:tc>
          <w:tcPr>
            <w:tcW w:w="600" w:type="dxa"/>
            <w:tcBorders>
              <w:top w:val="nil"/>
              <w:left w:val="nil"/>
              <w:bottom w:val="nil"/>
              <w:right w:val="nil"/>
            </w:tcBorders>
            <w:shd w:val="clear" w:color="auto" w:fill="auto"/>
            <w:noWrap/>
            <w:vAlign w:val="bottom"/>
            <w:hideMark/>
          </w:tcPr>
          <w:p w14:paraId="66F0BFD2" w14:textId="77777777" w:rsidR="00511F46" w:rsidRPr="00511F46" w:rsidRDefault="00511F46">
            <w:pPr>
              <w:spacing w:after="0" w:line="240" w:lineRule="auto"/>
              <w:jc w:val="center"/>
              <w:rPr>
                <w:ins w:id="1030" w:author="Stefanie Lane" w:date="2022-06-23T13:18:00Z"/>
                <w:rFonts w:ascii="Calibri" w:eastAsia="Times New Roman" w:hAnsi="Calibri" w:cs="Calibri"/>
                <w:color w:val="000000"/>
                <w:sz w:val="20"/>
                <w:szCs w:val="20"/>
                <w:rPrChange w:id="1031" w:author="Stefanie Lane" w:date="2022-06-23T13:18:00Z">
                  <w:rPr>
                    <w:ins w:id="1032" w:author="Stefanie Lane" w:date="2022-06-23T13:18:00Z"/>
                  </w:rPr>
                </w:rPrChange>
              </w:rPr>
              <w:pPrChange w:id="1033" w:author="Stefanie Lane" w:date="2022-06-23T13:18:00Z">
                <w:pPr>
                  <w:jc w:val="center"/>
                </w:pPr>
              </w:pPrChange>
            </w:pPr>
            <w:ins w:id="1034" w:author="Stefanie Lane" w:date="2022-06-23T13:18:00Z">
              <w:r w:rsidRPr="00511F46">
                <w:rPr>
                  <w:rFonts w:ascii="Calibri" w:eastAsia="Times New Roman" w:hAnsi="Calibri" w:cs="Calibri"/>
                  <w:color w:val="000000"/>
                  <w:sz w:val="20"/>
                  <w:szCs w:val="20"/>
                  <w:rPrChange w:id="1035" w:author="Stefanie Lane" w:date="2022-06-23T13:18:00Z">
                    <w:rPr/>
                  </w:rPrChange>
                </w:rPr>
                <w:t>0.398</w:t>
              </w:r>
            </w:ins>
          </w:p>
        </w:tc>
        <w:tc>
          <w:tcPr>
            <w:tcW w:w="695" w:type="dxa"/>
            <w:tcBorders>
              <w:top w:val="nil"/>
              <w:left w:val="nil"/>
              <w:bottom w:val="nil"/>
              <w:right w:val="nil"/>
            </w:tcBorders>
            <w:shd w:val="clear" w:color="auto" w:fill="auto"/>
            <w:noWrap/>
            <w:vAlign w:val="bottom"/>
            <w:hideMark/>
          </w:tcPr>
          <w:p w14:paraId="3CFBB8A6" w14:textId="77777777" w:rsidR="00511F46" w:rsidRPr="00511F46" w:rsidRDefault="00511F46">
            <w:pPr>
              <w:spacing w:after="0" w:line="240" w:lineRule="auto"/>
              <w:jc w:val="center"/>
              <w:rPr>
                <w:ins w:id="1036" w:author="Stefanie Lane" w:date="2022-06-23T13:18:00Z"/>
                <w:rFonts w:ascii="Calibri" w:eastAsia="Times New Roman" w:hAnsi="Calibri" w:cs="Calibri"/>
                <w:color w:val="000000"/>
                <w:sz w:val="20"/>
                <w:szCs w:val="20"/>
                <w:rPrChange w:id="1037" w:author="Stefanie Lane" w:date="2022-06-23T13:18:00Z">
                  <w:rPr>
                    <w:ins w:id="1038" w:author="Stefanie Lane" w:date="2022-06-23T13:18:00Z"/>
                  </w:rPr>
                </w:rPrChange>
              </w:rPr>
              <w:pPrChange w:id="1039" w:author="Stefanie Lane" w:date="2022-06-23T13:18:00Z">
                <w:pPr>
                  <w:jc w:val="center"/>
                </w:pPr>
              </w:pPrChange>
            </w:pPr>
            <w:ins w:id="1040" w:author="Stefanie Lane" w:date="2022-06-23T13:18:00Z">
              <w:r w:rsidRPr="00511F46">
                <w:rPr>
                  <w:rFonts w:ascii="Calibri" w:eastAsia="Times New Roman" w:hAnsi="Calibri" w:cs="Calibri"/>
                  <w:color w:val="000000"/>
                  <w:sz w:val="20"/>
                  <w:szCs w:val="20"/>
                  <w:rPrChange w:id="1041" w:author="Stefanie Lane" w:date="2022-06-23T13:18:00Z">
                    <w:rPr/>
                  </w:rPrChange>
                </w:rPr>
                <w:t>0.0015</w:t>
              </w:r>
            </w:ins>
          </w:p>
        </w:tc>
        <w:tc>
          <w:tcPr>
            <w:tcW w:w="300" w:type="dxa"/>
            <w:tcBorders>
              <w:top w:val="nil"/>
              <w:left w:val="nil"/>
              <w:bottom w:val="nil"/>
              <w:right w:val="nil"/>
            </w:tcBorders>
            <w:shd w:val="clear" w:color="auto" w:fill="auto"/>
            <w:noWrap/>
            <w:vAlign w:val="bottom"/>
            <w:hideMark/>
          </w:tcPr>
          <w:p w14:paraId="1FE79E96" w14:textId="77777777" w:rsidR="00511F46" w:rsidRPr="00511F46" w:rsidRDefault="00511F46">
            <w:pPr>
              <w:spacing w:after="0" w:line="240" w:lineRule="auto"/>
              <w:jc w:val="center"/>
              <w:rPr>
                <w:ins w:id="1042" w:author="Stefanie Lane" w:date="2022-06-23T13:18:00Z"/>
                <w:rFonts w:ascii="Calibri" w:eastAsia="Times New Roman" w:hAnsi="Calibri" w:cs="Calibri"/>
                <w:color w:val="000000"/>
                <w:sz w:val="20"/>
                <w:szCs w:val="20"/>
                <w:rPrChange w:id="1043" w:author="Stefanie Lane" w:date="2022-06-23T13:18:00Z">
                  <w:rPr>
                    <w:ins w:id="1044" w:author="Stefanie Lane" w:date="2022-06-23T13:18:00Z"/>
                  </w:rPr>
                </w:rPrChange>
              </w:rPr>
              <w:pPrChange w:id="1045" w:author="Stefanie Lane" w:date="2022-06-23T13:18:00Z">
                <w:pPr>
                  <w:jc w:val="center"/>
                </w:pPr>
              </w:pPrChange>
            </w:pPr>
          </w:p>
        </w:tc>
        <w:tc>
          <w:tcPr>
            <w:tcW w:w="2070" w:type="dxa"/>
            <w:tcBorders>
              <w:top w:val="single" w:sz="4" w:space="0" w:color="auto"/>
              <w:left w:val="nil"/>
              <w:bottom w:val="single" w:sz="4" w:space="0" w:color="auto"/>
              <w:right w:val="nil"/>
            </w:tcBorders>
            <w:shd w:val="clear" w:color="auto" w:fill="auto"/>
            <w:noWrap/>
            <w:vAlign w:val="bottom"/>
            <w:hideMark/>
          </w:tcPr>
          <w:p w14:paraId="13BB91A6" w14:textId="77777777" w:rsidR="00511F46" w:rsidRPr="00511F46" w:rsidRDefault="00511F46">
            <w:pPr>
              <w:spacing w:after="0" w:line="240" w:lineRule="auto"/>
              <w:rPr>
                <w:ins w:id="1046" w:author="Stefanie Lane" w:date="2022-06-23T13:18:00Z"/>
                <w:rFonts w:ascii="Calibri" w:eastAsia="Times New Roman" w:hAnsi="Calibri" w:cs="Calibri"/>
                <w:i/>
                <w:iCs/>
                <w:color w:val="000000"/>
                <w:sz w:val="20"/>
                <w:szCs w:val="20"/>
                <w:rPrChange w:id="1047" w:author="Stefanie Lane" w:date="2022-06-23T13:18:00Z">
                  <w:rPr>
                    <w:ins w:id="1048" w:author="Stefanie Lane" w:date="2022-06-23T13:18:00Z"/>
                  </w:rPr>
                </w:rPrChange>
              </w:rPr>
              <w:pPrChange w:id="1049" w:author="Stefanie Lane" w:date="2022-06-23T13:18:00Z">
                <w:pPr/>
              </w:pPrChange>
            </w:pPr>
            <w:ins w:id="1050" w:author="Stefanie Lane" w:date="2022-06-23T13:18:00Z">
              <w:r w:rsidRPr="00511F46">
                <w:rPr>
                  <w:rFonts w:ascii="Calibri" w:eastAsia="Times New Roman" w:hAnsi="Calibri" w:cs="Calibri"/>
                  <w:i/>
                  <w:iCs/>
                  <w:color w:val="000000"/>
                  <w:sz w:val="20"/>
                  <w:szCs w:val="20"/>
                  <w:rPrChange w:id="1051" w:author="Stefanie Lane" w:date="2022-06-23T13:18:00Z">
                    <w:rPr/>
                  </w:rPrChange>
                </w:rPr>
                <w:t>Equisetum fluviatile</w:t>
              </w:r>
            </w:ins>
          </w:p>
        </w:tc>
        <w:tc>
          <w:tcPr>
            <w:tcW w:w="616" w:type="dxa"/>
            <w:tcBorders>
              <w:top w:val="single" w:sz="4" w:space="0" w:color="auto"/>
              <w:left w:val="nil"/>
              <w:bottom w:val="single" w:sz="4" w:space="0" w:color="auto"/>
              <w:right w:val="nil"/>
            </w:tcBorders>
            <w:shd w:val="clear" w:color="auto" w:fill="auto"/>
            <w:noWrap/>
            <w:vAlign w:val="bottom"/>
            <w:hideMark/>
          </w:tcPr>
          <w:p w14:paraId="1DCF46C7" w14:textId="77777777" w:rsidR="00511F46" w:rsidRPr="00511F46" w:rsidRDefault="00511F46">
            <w:pPr>
              <w:spacing w:after="0" w:line="240" w:lineRule="auto"/>
              <w:jc w:val="center"/>
              <w:rPr>
                <w:ins w:id="1052" w:author="Stefanie Lane" w:date="2022-06-23T13:18:00Z"/>
                <w:rFonts w:ascii="Calibri" w:eastAsia="Times New Roman" w:hAnsi="Calibri" w:cs="Calibri"/>
                <w:color w:val="000000"/>
                <w:sz w:val="20"/>
                <w:szCs w:val="20"/>
                <w:rPrChange w:id="1053" w:author="Stefanie Lane" w:date="2022-06-23T13:18:00Z">
                  <w:rPr>
                    <w:ins w:id="1054" w:author="Stefanie Lane" w:date="2022-06-23T13:18:00Z"/>
                  </w:rPr>
                </w:rPrChange>
              </w:rPr>
              <w:pPrChange w:id="1055" w:author="Stefanie Lane" w:date="2022-06-23T13:18:00Z">
                <w:pPr>
                  <w:jc w:val="center"/>
                </w:pPr>
              </w:pPrChange>
            </w:pPr>
            <w:ins w:id="1056" w:author="Stefanie Lane" w:date="2022-06-23T13:18:00Z">
              <w:r w:rsidRPr="00511F46">
                <w:rPr>
                  <w:rFonts w:ascii="Calibri" w:eastAsia="Times New Roman" w:hAnsi="Calibri" w:cs="Calibri"/>
                  <w:color w:val="000000"/>
                  <w:sz w:val="20"/>
                  <w:szCs w:val="20"/>
                  <w:rPrChange w:id="1057" w:author="Stefanie Lane" w:date="2022-06-23T13:18:00Z">
                    <w:rPr/>
                  </w:rPrChange>
                </w:rPr>
                <w:t>0.320</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33DAFFFC" w14:textId="77777777" w:rsidR="00511F46" w:rsidRPr="00511F46" w:rsidRDefault="00511F46">
            <w:pPr>
              <w:spacing w:after="0" w:line="240" w:lineRule="auto"/>
              <w:jc w:val="center"/>
              <w:rPr>
                <w:ins w:id="1058" w:author="Stefanie Lane" w:date="2022-06-23T13:18:00Z"/>
                <w:rFonts w:ascii="Calibri" w:eastAsia="Times New Roman" w:hAnsi="Calibri" w:cs="Calibri"/>
                <w:color w:val="000000"/>
                <w:sz w:val="20"/>
                <w:szCs w:val="20"/>
                <w:rPrChange w:id="1059" w:author="Stefanie Lane" w:date="2022-06-23T13:18:00Z">
                  <w:rPr>
                    <w:ins w:id="1060" w:author="Stefanie Lane" w:date="2022-06-23T13:18:00Z"/>
                  </w:rPr>
                </w:rPrChange>
              </w:rPr>
              <w:pPrChange w:id="1061" w:author="Stefanie Lane" w:date="2022-06-23T13:18:00Z">
                <w:pPr>
                  <w:jc w:val="center"/>
                </w:pPr>
              </w:pPrChange>
            </w:pPr>
            <w:ins w:id="1062" w:author="Stefanie Lane" w:date="2022-06-23T13:18:00Z">
              <w:r w:rsidRPr="00511F46">
                <w:rPr>
                  <w:rFonts w:ascii="Calibri" w:eastAsia="Times New Roman" w:hAnsi="Calibri" w:cs="Calibri"/>
                  <w:color w:val="000000"/>
                  <w:sz w:val="20"/>
                  <w:szCs w:val="20"/>
                  <w:rPrChange w:id="1063" w:author="Stefanie Lane" w:date="2022-06-23T13:18:00Z">
                    <w:rPr/>
                  </w:rPrChange>
                </w:rPr>
                <w:t>0.0122</w:t>
              </w:r>
            </w:ins>
          </w:p>
        </w:tc>
      </w:tr>
      <w:tr w:rsidR="00511F46" w:rsidRPr="00511F46" w14:paraId="5069A65F" w14:textId="77777777" w:rsidTr="00511F46">
        <w:trPr>
          <w:trHeight w:val="260"/>
          <w:ins w:id="1064"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2286CFBB" w14:textId="77777777" w:rsidR="00511F46" w:rsidRPr="00511F46" w:rsidRDefault="00511F46">
            <w:pPr>
              <w:spacing w:after="0" w:line="240" w:lineRule="auto"/>
              <w:rPr>
                <w:ins w:id="1065" w:author="Stefanie Lane" w:date="2022-06-23T13:18:00Z"/>
                <w:rFonts w:ascii="Calibri" w:eastAsia="Times New Roman" w:hAnsi="Calibri" w:cs="Calibri"/>
                <w:color w:val="000000"/>
                <w:sz w:val="20"/>
                <w:szCs w:val="20"/>
                <w:rPrChange w:id="1066" w:author="Stefanie Lane" w:date="2022-06-23T13:18:00Z">
                  <w:rPr>
                    <w:ins w:id="1067" w:author="Stefanie Lane" w:date="2022-06-23T13:18:00Z"/>
                  </w:rPr>
                </w:rPrChange>
              </w:rPr>
              <w:pPrChange w:id="1068"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28DBF780" w14:textId="77777777" w:rsidR="00511F46" w:rsidRPr="00511F46" w:rsidRDefault="00511F46">
            <w:pPr>
              <w:spacing w:after="0" w:line="240" w:lineRule="auto"/>
              <w:rPr>
                <w:ins w:id="1069" w:author="Stefanie Lane" w:date="2022-06-23T13:18:00Z"/>
                <w:rFonts w:ascii="Calibri" w:eastAsia="Times New Roman" w:hAnsi="Calibri" w:cs="Calibri"/>
                <w:i/>
                <w:iCs/>
                <w:color w:val="000000"/>
                <w:sz w:val="20"/>
                <w:szCs w:val="20"/>
                <w:rPrChange w:id="1070" w:author="Stefanie Lane" w:date="2022-06-23T13:18:00Z">
                  <w:rPr>
                    <w:ins w:id="1071" w:author="Stefanie Lane" w:date="2022-06-23T13:18:00Z"/>
                  </w:rPr>
                </w:rPrChange>
              </w:rPr>
              <w:pPrChange w:id="1072" w:author="Stefanie Lane" w:date="2022-06-23T13:18:00Z">
                <w:pPr/>
              </w:pPrChange>
            </w:pPr>
            <w:ins w:id="1073" w:author="Stefanie Lane" w:date="2022-06-23T13:18:00Z">
              <w:r w:rsidRPr="00511F46">
                <w:rPr>
                  <w:rFonts w:ascii="Calibri" w:eastAsia="Times New Roman" w:hAnsi="Calibri" w:cs="Calibri"/>
                  <w:i/>
                  <w:iCs/>
                  <w:color w:val="000000"/>
                  <w:sz w:val="20"/>
                  <w:szCs w:val="20"/>
                  <w:rPrChange w:id="1074" w:author="Stefanie Lane" w:date="2022-06-23T13:18:00Z">
                    <w:rPr/>
                  </w:rPrChange>
                </w:rPr>
                <w:t>Lathyrus palustris</w:t>
              </w:r>
            </w:ins>
          </w:p>
        </w:tc>
        <w:tc>
          <w:tcPr>
            <w:tcW w:w="592" w:type="dxa"/>
            <w:tcBorders>
              <w:top w:val="single" w:sz="4" w:space="0" w:color="auto"/>
              <w:left w:val="nil"/>
              <w:bottom w:val="single" w:sz="4" w:space="0" w:color="auto"/>
              <w:right w:val="nil"/>
            </w:tcBorders>
            <w:shd w:val="clear" w:color="auto" w:fill="auto"/>
            <w:noWrap/>
            <w:vAlign w:val="bottom"/>
            <w:hideMark/>
          </w:tcPr>
          <w:p w14:paraId="19B2B6AE" w14:textId="77777777" w:rsidR="00511F46" w:rsidRPr="00511F46" w:rsidRDefault="00511F46">
            <w:pPr>
              <w:spacing w:after="0" w:line="240" w:lineRule="auto"/>
              <w:jc w:val="center"/>
              <w:rPr>
                <w:ins w:id="1075" w:author="Stefanie Lane" w:date="2022-06-23T13:18:00Z"/>
                <w:rFonts w:ascii="Calibri" w:eastAsia="Times New Roman" w:hAnsi="Calibri" w:cs="Calibri"/>
                <w:color w:val="000000"/>
                <w:sz w:val="20"/>
                <w:szCs w:val="20"/>
                <w:rPrChange w:id="1076" w:author="Stefanie Lane" w:date="2022-06-23T13:18:00Z">
                  <w:rPr>
                    <w:ins w:id="1077" w:author="Stefanie Lane" w:date="2022-06-23T13:18:00Z"/>
                  </w:rPr>
                </w:rPrChange>
              </w:rPr>
              <w:pPrChange w:id="1078" w:author="Stefanie Lane" w:date="2022-06-23T13:18:00Z">
                <w:pPr>
                  <w:jc w:val="center"/>
                </w:pPr>
              </w:pPrChange>
            </w:pPr>
            <w:ins w:id="1079" w:author="Stefanie Lane" w:date="2022-06-23T13:18:00Z">
              <w:r w:rsidRPr="00511F46">
                <w:rPr>
                  <w:rFonts w:ascii="Calibri" w:eastAsia="Times New Roman" w:hAnsi="Calibri" w:cs="Calibri"/>
                  <w:color w:val="000000"/>
                  <w:sz w:val="20"/>
                  <w:szCs w:val="20"/>
                  <w:rPrChange w:id="1080" w:author="Stefanie Lane" w:date="2022-06-23T13:18:00Z">
                    <w:rPr/>
                  </w:rPrChange>
                </w:rPr>
                <w:t>0.433</w:t>
              </w:r>
            </w:ins>
          </w:p>
        </w:tc>
        <w:tc>
          <w:tcPr>
            <w:tcW w:w="686" w:type="dxa"/>
            <w:tcBorders>
              <w:top w:val="single" w:sz="4" w:space="0" w:color="auto"/>
              <w:left w:val="nil"/>
              <w:bottom w:val="single" w:sz="4" w:space="0" w:color="auto"/>
              <w:right w:val="nil"/>
            </w:tcBorders>
            <w:shd w:val="clear" w:color="auto" w:fill="auto"/>
            <w:noWrap/>
            <w:vAlign w:val="bottom"/>
            <w:hideMark/>
          </w:tcPr>
          <w:p w14:paraId="7816E821" w14:textId="77777777" w:rsidR="00511F46" w:rsidRPr="00511F46" w:rsidRDefault="00511F46">
            <w:pPr>
              <w:spacing w:after="0" w:line="240" w:lineRule="auto"/>
              <w:jc w:val="center"/>
              <w:rPr>
                <w:ins w:id="1081" w:author="Stefanie Lane" w:date="2022-06-23T13:18:00Z"/>
                <w:rFonts w:ascii="Calibri" w:eastAsia="Times New Roman" w:hAnsi="Calibri" w:cs="Calibri"/>
                <w:color w:val="000000"/>
                <w:sz w:val="20"/>
                <w:szCs w:val="20"/>
                <w:rPrChange w:id="1082" w:author="Stefanie Lane" w:date="2022-06-23T13:18:00Z">
                  <w:rPr>
                    <w:ins w:id="1083" w:author="Stefanie Lane" w:date="2022-06-23T13:18:00Z"/>
                  </w:rPr>
                </w:rPrChange>
              </w:rPr>
              <w:pPrChange w:id="1084" w:author="Stefanie Lane" w:date="2022-06-23T13:18:00Z">
                <w:pPr>
                  <w:jc w:val="center"/>
                </w:pPr>
              </w:pPrChange>
            </w:pPr>
            <w:ins w:id="1085" w:author="Stefanie Lane" w:date="2022-06-23T13:18:00Z">
              <w:r w:rsidRPr="00511F46">
                <w:rPr>
                  <w:rFonts w:ascii="Calibri" w:eastAsia="Times New Roman" w:hAnsi="Calibri" w:cs="Calibri"/>
                  <w:color w:val="000000"/>
                  <w:sz w:val="20"/>
                  <w:szCs w:val="20"/>
                  <w:rPrChange w:id="1086" w:author="Stefanie Lane" w:date="2022-06-23T13:18:00Z">
                    <w:rPr/>
                  </w:rPrChange>
                </w:rPr>
                <w:t>0.0002</w:t>
              </w:r>
            </w:ins>
          </w:p>
        </w:tc>
        <w:tc>
          <w:tcPr>
            <w:tcW w:w="300" w:type="dxa"/>
            <w:tcBorders>
              <w:top w:val="nil"/>
              <w:left w:val="nil"/>
              <w:bottom w:val="nil"/>
              <w:right w:val="nil"/>
            </w:tcBorders>
            <w:shd w:val="clear" w:color="auto" w:fill="auto"/>
            <w:noWrap/>
            <w:vAlign w:val="bottom"/>
            <w:hideMark/>
          </w:tcPr>
          <w:p w14:paraId="21D43FAA" w14:textId="77777777" w:rsidR="00511F46" w:rsidRPr="00511F46" w:rsidRDefault="00511F46">
            <w:pPr>
              <w:spacing w:after="0" w:line="240" w:lineRule="auto"/>
              <w:jc w:val="center"/>
              <w:rPr>
                <w:ins w:id="1087" w:author="Stefanie Lane" w:date="2022-06-23T13:18:00Z"/>
                <w:rFonts w:ascii="Calibri" w:eastAsia="Times New Roman" w:hAnsi="Calibri" w:cs="Calibri"/>
                <w:color w:val="000000"/>
                <w:sz w:val="20"/>
                <w:szCs w:val="20"/>
                <w:rPrChange w:id="1088" w:author="Stefanie Lane" w:date="2022-06-23T13:18:00Z">
                  <w:rPr>
                    <w:ins w:id="1089" w:author="Stefanie Lane" w:date="2022-06-23T13:18:00Z"/>
                  </w:rPr>
                </w:rPrChange>
              </w:rPr>
              <w:pPrChange w:id="1090"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669B1208" w14:textId="77777777" w:rsidR="00511F46" w:rsidRPr="00511F46" w:rsidRDefault="00511F46">
            <w:pPr>
              <w:spacing w:after="0" w:line="240" w:lineRule="auto"/>
              <w:rPr>
                <w:ins w:id="1091" w:author="Stefanie Lane" w:date="2022-06-23T13:18:00Z"/>
                <w:rFonts w:ascii="Calibri" w:eastAsia="Times New Roman" w:hAnsi="Calibri" w:cs="Calibri"/>
                <w:i/>
                <w:iCs/>
                <w:color w:val="000000"/>
                <w:sz w:val="20"/>
                <w:szCs w:val="20"/>
                <w:rPrChange w:id="1092" w:author="Stefanie Lane" w:date="2022-06-23T13:18:00Z">
                  <w:rPr>
                    <w:ins w:id="1093" w:author="Stefanie Lane" w:date="2022-06-23T13:18:00Z"/>
                  </w:rPr>
                </w:rPrChange>
              </w:rPr>
              <w:pPrChange w:id="1094" w:author="Stefanie Lane" w:date="2022-06-23T13:18:00Z">
                <w:pPr/>
              </w:pPrChange>
            </w:pPr>
            <w:ins w:id="1095" w:author="Stefanie Lane" w:date="2022-06-23T13:18:00Z">
              <w:r w:rsidRPr="00511F46">
                <w:rPr>
                  <w:rFonts w:ascii="Calibri" w:eastAsia="Times New Roman" w:hAnsi="Calibri" w:cs="Calibri"/>
                  <w:i/>
                  <w:iCs/>
                  <w:color w:val="000000"/>
                  <w:sz w:val="20"/>
                  <w:szCs w:val="20"/>
                  <w:rPrChange w:id="1096" w:author="Stefanie Lane" w:date="2022-06-23T13:18:00Z">
                    <w:rPr/>
                  </w:rPrChange>
                </w:rPr>
                <w:t>Bidens cernua</w:t>
              </w:r>
            </w:ins>
          </w:p>
        </w:tc>
        <w:tc>
          <w:tcPr>
            <w:tcW w:w="600" w:type="dxa"/>
            <w:tcBorders>
              <w:top w:val="single" w:sz="4" w:space="0" w:color="auto"/>
              <w:left w:val="nil"/>
              <w:bottom w:val="single" w:sz="4" w:space="0" w:color="auto"/>
              <w:right w:val="nil"/>
            </w:tcBorders>
            <w:shd w:val="clear" w:color="auto" w:fill="auto"/>
            <w:noWrap/>
            <w:vAlign w:val="bottom"/>
            <w:hideMark/>
          </w:tcPr>
          <w:p w14:paraId="660F9C5D" w14:textId="77777777" w:rsidR="00511F46" w:rsidRPr="00511F46" w:rsidRDefault="00511F46">
            <w:pPr>
              <w:spacing w:after="0" w:line="240" w:lineRule="auto"/>
              <w:jc w:val="center"/>
              <w:rPr>
                <w:ins w:id="1097" w:author="Stefanie Lane" w:date="2022-06-23T13:18:00Z"/>
                <w:rFonts w:ascii="Calibri" w:eastAsia="Times New Roman" w:hAnsi="Calibri" w:cs="Calibri"/>
                <w:color w:val="000000"/>
                <w:sz w:val="20"/>
                <w:szCs w:val="20"/>
                <w:rPrChange w:id="1098" w:author="Stefanie Lane" w:date="2022-06-23T13:18:00Z">
                  <w:rPr>
                    <w:ins w:id="1099" w:author="Stefanie Lane" w:date="2022-06-23T13:18:00Z"/>
                  </w:rPr>
                </w:rPrChange>
              </w:rPr>
              <w:pPrChange w:id="1100" w:author="Stefanie Lane" w:date="2022-06-23T13:18:00Z">
                <w:pPr>
                  <w:jc w:val="center"/>
                </w:pPr>
              </w:pPrChange>
            </w:pPr>
            <w:ins w:id="1101" w:author="Stefanie Lane" w:date="2022-06-23T13:18:00Z">
              <w:r w:rsidRPr="00511F46">
                <w:rPr>
                  <w:rFonts w:ascii="Calibri" w:eastAsia="Times New Roman" w:hAnsi="Calibri" w:cs="Calibri"/>
                  <w:color w:val="000000"/>
                  <w:sz w:val="20"/>
                  <w:szCs w:val="20"/>
                  <w:rPrChange w:id="1102" w:author="Stefanie Lane" w:date="2022-06-23T13:18:00Z">
                    <w:rPr/>
                  </w:rPrChange>
                </w:rPr>
                <w:t>0.371</w:t>
              </w:r>
            </w:ins>
          </w:p>
        </w:tc>
        <w:tc>
          <w:tcPr>
            <w:tcW w:w="695" w:type="dxa"/>
            <w:tcBorders>
              <w:top w:val="single" w:sz="4" w:space="0" w:color="auto"/>
              <w:left w:val="nil"/>
              <w:bottom w:val="single" w:sz="4" w:space="0" w:color="auto"/>
              <w:right w:val="nil"/>
            </w:tcBorders>
            <w:shd w:val="clear" w:color="auto" w:fill="auto"/>
            <w:noWrap/>
            <w:vAlign w:val="bottom"/>
            <w:hideMark/>
          </w:tcPr>
          <w:p w14:paraId="7FEE855B" w14:textId="77777777" w:rsidR="00511F46" w:rsidRPr="00511F46" w:rsidRDefault="00511F46">
            <w:pPr>
              <w:spacing w:after="0" w:line="240" w:lineRule="auto"/>
              <w:jc w:val="center"/>
              <w:rPr>
                <w:ins w:id="1103" w:author="Stefanie Lane" w:date="2022-06-23T13:18:00Z"/>
                <w:rFonts w:ascii="Calibri" w:eastAsia="Times New Roman" w:hAnsi="Calibri" w:cs="Calibri"/>
                <w:color w:val="000000"/>
                <w:sz w:val="20"/>
                <w:szCs w:val="20"/>
                <w:rPrChange w:id="1104" w:author="Stefanie Lane" w:date="2022-06-23T13:18:00Z">
                  <w:rPr>
                    <w:ins w:id="1105" w:author="Stefanie Lane" w:date="2022-06-23T13:18:00Z"/>
                  </w:rPr>
                </w:rPrChange>
              </w:rPr>
              <w:pPrChange w:id="1106" w:author="Stefanie Lane" w:date="2022-06-23T13:18:00Z">
                <w:pPr>
                  <w:jc w:val="center"/>
                </w:pPr>
              </w:pPrChange>
            </w:pPr>
            <w:ins w:id="1107" w:author="Stefanie Lane" w:date="2022-06-23T13:18:00Z">
              <w:r w:rsidRPr="00511F46">
                <w:rPr>
                  <w:rFonts w:ascii="Calibri" w:eastAsia="Times New Roman" w:hAnsi="Calibri" w:cs="Calibri"/>
                  <w:color w:val="000000"/>
                  <w:sz w:val="20"/>
                  <w:szCs w:val="20"/>
                  <w:rPrChange w:id="1108" w:author="Stefanie Lane" w:date="2022-06-23T13:18:00Z">
                    <w:rPr/>
                  </w:rPrChange>
                </w:rPr>
                <w:t>0.0054</w:t>
              </w:r>
            </w:ins>
          </w:p>
        </w:tc>
        <w:tc>
          <w:tcPr>
            <w:tcW w:w="300" w:type="dxa"/>
            <w:tcBorders>
              <w:top w:val="nil"/>
              <w:left w:val="nil"/>
              <w:bottom w:val="nil"/>
              <w:right w:val="nil"/>
            </w:tcBorders>
            <w:shd w:val="clear" w:color="auto" w:fill="auto"/>
            <w:noWrap/>
            <w:vAlign w:val="bottom"/>
            <w:hideMark/>
          </w:tcPr>
          <w:p w14:paraId="7C7EF1A3" w14:textId="77777777" w:rsidR="00511F46" w:rsidRPr="00511F46" w:rsidRDefault="00511F46">
            <w:pPr>
              <w:spacing w:after="0" w:line="240" w:lineRule="auto"/>
              <w:jc w:val="center"/>
              <w:rPr>
                <w:ins w:id="1109" w:author="Stefanie Lane" w:date="2022-06-23T13:18:00Z"/>
                <w:rFonts w:ascii="Calibri" w:eastAsia="Times New Roman" w:hAnsi="Calibri" w:cs="Calibri"/>
                <w:color w:val="000000"/>
                <w:sz w:val="20"/>
                <w:szCs w:val="20"/>
                <w:rPrChange w:id="1110" w:author="Stefanie Lane" w:date="2022-06-23T13:18:00Z">
                  <w:rPr>
                    <w:ins w:id="1111" w:author="Stefanie Lane" w:date="2022-06-23T13:18:00Z"/>
                  </w:rPr>
                </w:rPrChange>
              </w:rPr>
              <w:pPrChange w:id="1112"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2D08E48A" w14:textId="77777777" w:rsidR="00511F46" w:rsidRPr="00511F46" w:rsidRDefault="00511F46">
            <w:pPr>
              <w:spacing w:after="0" w:line="240" w:lineRule="auto"/>
              <w:rPr>
                <w:ins w:id="1113" w:author="Stefanie Lane" w:date="2022-06-23T13:18:00Z"/>
                <w:rFonts w:ascii="Times New Roman" w:eastAsia="Times New Roman" w:hAnsi="Times New Roman" w:cs="Times New Roman"/>
                <w:sz w:val="20"/>
                <w:szCs w:val="20"/>
                <w:rPrChange w:id="1114" w:author="Stefanie Lane" w:date="2022-06-23T13:18:00Z">
                  <w:rPr>
                    <w:ins w:id="1115" w:author="Stefanie Lane" w:date="2022-06-23T13:18:00Z"/>
                  </w:rPr>
                </w:rPrChange>
              </w:rPr>
              <w:pPrChange w:id="1116" w:author="Stefanie Lane" w:date="2022-06-23T13:18:00Z">
                <w:pPr/>
              </w:pPrChange>
            </w:pPr>
          </w:p>
        </w:tc>
        <w:tc>
          <w:tcPr>
            <w:tcW w:w="616" w:type="dxa"/>
            <w:tcBorders>
              <w:top w:val="nil"/>
              <w:left w:val="nil"/>
              <w:bottom w:val="nil"/>
              <w:right w:val="nil"/>
            </w:tcBorders>
            <w:shd w:val="clear" w:color="auto" w:fill="auto"/>
            <w:noWrap/>
            <w:vAlign w:val="bottom"/>
            <w:hideMark/>
          </w:tcPr>
          <w:p w14:paraId="49345261" w14:textId="77777777" w:rsidR="00511F46" w:rsidRPr="00511F46" w:rsidRDefault="00511F46">
            <w:pPr>
              <w:spacing w:after="0" w:line="240" w:lineRule="auto"/>
              <w:rPr>
                <w:ins w:id="1117" w:author="Stefanie Lane" w:date="2022-06-23T13:18:00Z"/>
                <w:rFonts w:ascii="Times New Roman" w:eastAsia="Times New Roman" w:hAnsi="Times New Roman" w:cs="Times New Roman"/>
                <w:sz w:val="20"/>
                <w:szCs w:val="20"/>
                <w:rPrChange w:id="1118" w:author="Stefanie Lane" w:date="2022-06-23T13:18:00Z">
                  <w:rPr>
                    <w:ins w:id="1119" w:author="Stefanie Lane" w:date="2022-06-23T13:18:00Z"/>
                  </w:rPr>
                </w:rPrChange>
              </w:rPr>
              <w:pPrChange w:id="1120"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774941AE" w14:textId="77777777" w:rsidR="00511F46" w:rsidRPr="00511F46" w:rsidRDefault="00511F46">
            <w:pPr>
              <w:spacing w:after="0" w:line="240" w:lineRule="auto"/>
              <w:jc w:val="center"/>
              <w:rPr>
                <w:ins w:id="1121" w:author="Stefanie Lane" w:date="2022-06-23T13:18:00Z"/>
                <w:rFonts w:ascii="Calibri" w:eastAsia="Times New Roman" w:hAnsi="Calibri" w:cs="Calibri"/>
                <w:color w:val="000000"/>
                <w:sz w:val="20"/>
                <w:szCs w:val="20"/>
                <w:rPrChange w:id="1122" w:author="Stefanie Lane" w:date="2022-06-23T13:18:00Z">
                  <w:rPr>
                    <w:ins w:id="1123" w:author="Stefanie Lane" w:date="2022-06-23T13:18:00Z"/>
                  </w:rPr>
                </w:rPrChange>
              </w:rPr>
              <w:pPrChange w:id="1124" w:author="Stefanie Lane" w:date="2022-06-23T13:18:00Z">
                <w:pPr>
                  <w:jc w:val="center"/>
                </w:pPr>
              </w:pPrChange>
            </w:pPr>
            <w:ins w:id="1125" w:author="Stefanie Lane" w:date="2022-06-23T13:18:00Z">
              <w:r w:rsidRPr="00511F46">
                <w:rPr>
                  <w:rFonts w:ascii="Calibri" w:eastAsia="Times New Roman" w:hAnsi="Calibri" w:cs="Calibri"/>
                  <w:color w:val="000000"/>
                  <w:sz w:val="20"/>
                  <w:szCs w:val="20"/>
                  <w:rPrChange w:id="1126" w:author="Stefanie Lane" w:date="2022-06-23T13:18:00Z">
                    <w:rPr/>
                  </w:rPrChange>
                </w:rPr>
                <w:t> </w:t>
              </w:r>
            </w:ins>
          </w:p>
        </w:tc>
      </w:tr>
      <w:tr w:rsidR="00511F46" w:rsidRPr="00511F46" w14:paraId="0FA07FED" w14:textId="77777777" w:rsidTr="00511F46">
        <w:trPr>
          <w:trHeight w:val="260"/>
          <w:ins w:id="1127"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00207597" w14:textId="77777777" w:rsidR="00511F46" w:rsidRPr="00511F46" w:rsidRDefault="00511F46">
            <w:pPr>
              <w:spacing w:after="0" w:line="240" w:lineRule="auto"/>
              <w:rPr>
                <w:ins w:id="1128" w:author="Stefanie Lane" w:date="2022-06-23T13:18:00Z"/>
                <w:rFonts w:ascii="Calibri" w:eastAsia="Times New Roman" w:hAnsi="Calibri" w:cs="Calibri"/>
                <w:color w:val="000000"/>
                <w:sz w:val="20"/>
                <w:szCs w:val="20"/>
                <w:rPrChange w:id="1129" w:author="Stefanie Lane" w:date="2022-06-23T13:18:00Z">
                  <w:rPr>
                    <w:ins w:id="1130" w:author="Stefanie Lane" w:date="2022-06-23T13:18:00Z"/>
                  </w:rPr>
                </w:rPrChange>
              </w:rPr>
              <w:pPrChange w:id="1131" w:author="Stefanie Lane" w:date="2022-06-23T13:18:00Z">
                <w:pPr/>
              </w:pPrChange>
            </w:pPr>
          </w:p>
        </w:tc>
        <w:tc>
          <w:tcPr>
            <w:tcW w:w="2982" w:type="dxa"/>
            <w:tcBorders>
              <w:top w:val="nil"/>
              <w:left w:val="nil"/>
              <w:bottom w:val="nil"/>
              <w:right w:val="nil"/>
            </w:tcBorders>
            <w:shd w:val="clear" w:color="auto" w:fill="auto"/>
            <w:noWrap/>
            <w:vAlign w:val="bottom"/>
            <w:hideMark/>
          </w:tcPr>
          <w:p w14:paraId="784BC49E" w14:textId="77777777" w:rsidR="00511F46" w:rsidRPr="00511F46" w:rsidRDefault="00511F46">
            <w:pPr>
              <w:spacing w:after="0" w:line="240" w:lineRule="auto"/>
              <w:rPr>
                <w:ins w:id="1132" w:author="Stefanie Lane" w:date="2022-06-23T13:18:00Z"/>
                <w:rFonts w:ascii="Calibri" w:eastAsia="Times New Roman" w:hAnsi="Calibri" w:cs="Calibri"/>
                <w:i/>
                <w:iCs/>
                <w:color w:val="000000"/>
                <w:sz w:val="20"/>
                <w:szCs w:val="20"/>
                <w:rPrChange w:id="1133" w:author="Stefanie Lane" w:date="2022-06-23T13:18:00Z">
                  <w:rPr>
                    <w:ins w:id="1134" w:author="Stefanie Lane" w:date="2022-06-23T13:18:00Z"/>
                  </w:rPr>
                </w:rPrChange>
              </w:rPr>
              <w:pPrChange w:id="1135" w:author="Stefanie Lane" w:date="2022-06-23T13:18:00Z">
                <w:pPr/>
              </w:pPrChange>
            </w:pPr>
            <w:ins w:id="1136" w:author="Stefanie Lane" w:date="2022-06-23T13:18:00Z">
              <w:r w:rsidRPr="00511F46">
                <w:rPr>
                  <w:rFonts w:ascii="Calibri" w:eastAsia="Times New Roman" w:hAnsi="Calibri" w:cs="Calibri"/>
                  <w:i/>
                  <w:iCs/>
                  <w:color w:val="000000"/>
                  <w:sz w:val="20"/>
                  <w:szCs w:val="20"/>
                  <w:rPrChange w:id="1137" w:author="Stefanie Lane" w:date="2022-06-23T13:18:00Z">
                    <w:rPr/>
                  </w:rPrChange>
                </w:rPr>
                <w:t>Sidalcia hendersonii</w:t>
              </w:r>
            </w:ins>
          </w:p>
        </w:tc>
        <w:tc>
          <w:tcPr>
            <w:tcW w:w="592" w:type="dxa"/>
            <w:tcBorders>
              <w:top w:val="nil"/>
              <w:left w:val="nil"/>
              <w:bottom w:val="nil"/>
              <w:right w:val="nil"/>
            </w:tcBorders>
            <w:shd w:val="clear" w:color="auto" w:fill="auto"/>
            <w:noWrap/>
            <w:vAlign w:val="bottom"/>
            <w:hideMark/>
          </w:tcPr>
          <w:p w14:paraId="0DC2EC65" w14:textId="77777777" w:rsidR="00511F46" w:rsidRPr="00511F46" w:rsidRDefault="00511F46">
            <w:pPr>
              <w:spacing w:after="0" w:line="240" w:lineRule="auto"/>
              <w:jc w:val="center"/>
              <w:rPr>
                <w:ins w:id="1138" w:author="Stefanie Lane" w:date="2022-06-23T13:18:00Z"/>
                <w:rFonts w:ascii="Calibri" w:eastAsia="Times New Roman" w:hAnsi="Calibri" w:cs="Calibri"/>
                <w:color w:val="000000"/>
                <w:sz w:val="20"/>
                <w:szCs w:val="20"/>
                <w:rPrChange w:id="1139" w:author="Stefanie Lane" w:date="2022-06-23T13:18:00Z">
                  <w:rPr>
                    <w:ins w:id="1140" w:author="Stefanie Lane" w:date="2022-06-23T13:18:00Z"/>
                  </w:rPr>
                </w:rPrChange>
              </w:rPr>
              <w:pPrChange w:id="1141" w:author="Stefanie Lane" w:date="2022-06-23T13:18:00Z">
                <w:pPr>
                  <w:jc w:val="center"/>
                </w:pPr>
              </w:pPrChange>
            </w:pPr>
            <w:ins w:id="1142" w:author="Stefanie Lane" w:date="2022-06-23T13:18:00Z">
              <w:r w:rsidRPr="00511F46">
                <w:rPr>
                  <w:rFonts w:ascii="Calibri" w:eastAsia="Times New Roman" w:hAnsi="Calibri" w:cs="Calibri"/>
                  <w:color w:val="000000"/>
                  <w:sz w:val="20"/>
                  <w:szCs w:val="20"/>
                  <w:rPrChange w:id="1143" w:author="Stefanie Lane" w:date="2022-06-23T13:18:00Z">
                    <w:rPr/>
                  </w:rPrChange>
                </w:rPr>
                <w:t>0.331</w:t>
              </w:r>
            </w:ins>
          </w:p>
        </w:tc>
        <w:tc>
          <w:tcPr>
            <w:tcW w:w="686" w:type="dxa"/>
            <w:tcBorders>
              <w:top w:val="nil"/>
              <w:left w:val="nil"/>
              <w:bottom w:val="nil"/>
              <w:right w:val="nil"/>
            </w:tcBorders>
            <w:shd w:val="clear" w:color="auto" w:fill="auto"/>
            <w:noWrap/>
            <w:vAlign w:val="bottom"/>
            <w:hideMark/>
          </w:tcPr>
          <w:p w14:paraId="09F39E76" w14:textId="77777777" w:rsidR="00511F46" w:rsidRPr="00511F46" w:rsidRDefault="00511F46">
            <w:pPr>
              <w:spacing w:after="0" w:line="240" w:lineRule="auto"/>
              <w:jc w:val="center"/>
              <w:rPr>
                <w:ins w:id="1144" w:author="Stefanie Lane" w:date="2022-06-23T13:18:00Z"/>
                <w:rFonts w:ascii="Calibri" w:eastAsia="Times New Roman" w:hAnsi="Calibri" w:cs="Calibri"/>
                <w:color w:val="000000"/>
                <w:sz w:val="20"/>
                <w:szCs w:val="20"/>
                <w:rPrChange w:id="1145" w:author="Stefanie Lane" w:date="2022-06-23T13:18:00Z">
                  <w:rPr>
                    <w:ins w:id="1146" w:author="Stefanie Lane" w:date="2022-06-23T13:18:00Z"/>
                  </w:rPr>
                </w:rPrChange>
              </w:rPr>
              <w:pPrChange w:id="1147" w:author="Stefanie Lane" w:date="2022-06-23T13:18:00Z">
                <w:pPr>
                  <w:jc w:val="center"/>
                </w:pPr>
              </w:pPrChange>
            </w:pPr>
            <w:ins w:id="1148" w:author="Stefanie Lane" w:date="2022-06-23T13:18:00Z">
              <w:r w:rsidRPr="00511F46">
                <w:rPr>
                  <w:rFonts w:ascii="Calibri" w:eastAsia="Times New Roman" w:hAnsi="Calibri" w:cs="Calibri"/>
                  <w:color w:val="000000"/>
                  <w:sz w:val="20"/>
                  <w:szCs w:val="20"/>
                  <w:rPrChange w:id="1149" w:author="Stefanie Lane" w:date="2022-06-23T13:18:00Z">
                    <w:rPr/>
                  </w:rPrChange>
                </w:rPr>
                <w:t>0.0054</w:t>
              </w:r>
            </w:ins>
          </w:p>
        </w:tc>
        <w:tc>
          <w:tcPr>
            <w:tcW w:w="300" w:type="dxa"/>
            <w:tcBorders>
              <w:top w:val="nil"/>
              <w:left w:val="nil"/>
              <w:bottom w:val="nil"/>
              <w:right w:val="nil"/>
            </w:tcBorders>
            <w:shd w:val="clear" w:color="auto" w:fill="auto"/>
            <w:noWrap/>
            <w:vAlign w:val="bottom"/>
            <w:hideMark/>
          </w:tcPr>
          <w:p w14:paraId="6212B815" w14:textId="77777777" w:rsidR="00511F46" w:rsidRPr="00511F46" w:rsidRDefault="00511F46">
            <w:pPr>
              <w:spacing w:after="0" w:line="240" w:lineRule="auto"/>
              <w:jc w:val="center"/>
              <w:rPr>
                <w:ins w:id="1150" w:author="Stefanie Lane" w:date="2022-06-23T13:18:00Z"/>
                <w:rFonts w:ascii="Calibri" w:eastAsia="Times New Roman" w:hAnsi="Calibri" w:cs="Calibri"/>
                <w:color w:val="000000"/>
                <w:sz w:val="20"/>
                <w:szCs w:val="20"/>
                <w:rPrChange w:id="1151" w:author="Stefanie Lane" w:date="2022-06-23T13:18:00Z">
                  <w:rPr>
                    <w:ins w:id="1152" w:author="Stefanie Lane" w:date="2022-06-23T13:18:00Z"/>
                  </w:rPr>
                </w:rPrChange>
              </w:rPr>
              <w:pPrChange w:id="1153"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032CE5B5" w14:textId="77777777" w:rsidR="00511F46" w:rsidRPr="00511F46" w:rsidRDefault="00511F46">
            <w:pPr>
              <w:spacing w:after="0" w:line="240" w:lineRule="auto"/>
              <w:rPr>
                <w:ins w:id="1154" w:author="Stefanie Lane" w:date="2022-06-23T13:18:00Z"/>
                <w:rFonts w:ascii="Times New Roman" w:eastAsia="Times New Roman" w:hAnsi="Times New Roman" w:cs="Times New Roman"/>
                <w:sz w:val="20"/>
                <w:szCs w:val="20"/>
                <w:rPrChange w:id="1155" w:author="Stefanie Lane" w:date="2022-06-23T13:18:00Z">
                  <w:rPr>
                    <w:ins w:id="1156" w:author="Stefanie Lane" w:date="2022-06-23T13:18:00Z"/>
                  </w:rPr>
                </w:rPrChange>
              </w:rPr>
              <w:pPrChange w:id="1157" w:author="Stefanie Lane" w:date="2022-06-23T13:18:00Z">
                <w:pPr/>
              </w:pPrChange>
            </w:pPr>
          </w:p>
        </w:tc>
        <w:tc>
          <w:tcPr>
            <w:tcW w:w="600" w:type="dxa"/>
            <w:tcBorders>
              <w:top w:val="nil"/>
              <w:left w:val="nil"/>
              <w:bottom w:val="nil"/>
              <w:right w:val="nil"/>
            </w:tcBorders>
            <w:shd w:val="clear" w:color="auto" w:fill="auto"/>
            <w:noWrap/>
            <w:vAlign w:val="bottom"/>
            <w:hideMark/>
          </w:tcPr>
          <w:p w14:paraId="6C750FB1" w14:textId="77777777" w:rsidR="00511F46" w:rsidRPr="00511F46" w:rsidRDefault="00511F46">
            <w:pPr>
              <w:spacing w:after="0" w:line="240" w:lineRule="auto"/>
              <w:rPr>
                <w:ins w:id="1158" w:author="Stefanie Lane" w:date="2022-06-23T13:18:00Z"/>
                <w:rFonts w:ascii="Times New Roman" w:eastAsia="Times New Roman" w:hAnsi="Times New Roman" w:cs="Times New Roman"/>
                <w:sz w:val="20"/>
                <w:szCs w:val="20"/>
                <w:rPrChange w:id="1159" w:author="Stefanie Lane" w:date="2022-06-23T13:18:00Z">
                  <w:rPr>
                    <w:ins w:id="1160" w:author="Stefanie Lane" w:date="2022-06-23T13:18:00Z"/>
                  </w:rPr>
                </w:rPrChange>
              </w:rPr>
              <w:pPrChange w:id="1161" w:author="Stefanie Lane" w:date="2022-06-23T13:18:00Z">
                <w:pPr/>
              </w:pPrChange>
            </w:pPr>
          </w:p>
        </w:tc>
        <w:tc>
          <w:tcPr>
            <w:tcW w:w="695" w:type="dxa"/>
            <w:tcBorders>
              <w:top w:val="nil"/>
              <w:left w:val="nil"/>
              <w:bottom w:val="nil"/>
              <w:right w:val="nil"/>
            </w:tcBorders>
            <w:shd w:val="clear" w:color="auto" w:fill="auto"/>
            <w:noWrap/>
            <w:vAlign w:val="bottom"/>
            <w:hideMark/>
          </w:tcPr>
          <w:p w14:paraId="61E7E952" w14:textId="77777777" w:rsidR="00511F46" w:rsidRPr="00511F46" w:rsidRDefault="00511F46">
            <w:pPr>
              <w:spacing w:after="0" w:line="240" w:lineRule="auto"/>
              <w:jc w:val="center"/>
              <w:rPr>
                <w:ins w:id="1162" w:author="Stefanie Lane" w:date="2022-06-23T13:18:00Z"/>
                <w:rFonts w:ascii="Times New Roman" w:eastAsia="Times New Roman" w:hAnsi="Times New Roman" w:cs="Times New Roman"/>
                <w:sz w:val="20"/>
                <w:szCs w:val="20"/>
                <w:rPrChange w:id="1163" w:author="Stefanie Lane" w:date="2022-06-23T13:18:00Z">
                  <w:rPr>
                    <w:ins w:id="1164" w:author="Stefanie Lane" w:date="2022-06-23T13:18:00Z"/>
                  </w:rPr>
                </w:rPrChange>
              </w:rPr>
              <w:pPrChange w:id="1165"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18EECE7A" w14:textId="77777777" w:rsidR="00511F46" w:rsidRPr="00511F46" w:rsidRDefault="00511F46">
            <w:pPr>
              <w:spacing w:after="0" w:line="240" w:lineRule="auto"/>
              <w:jc w:val="center"/>
              <w:rPr>
                <w:ins w:id="1166" w:author="Stefanie Lane" w:date="2022-06-23T13:18:00Z"/>
                <w:rFonts w:ascii="Times New Roman" w:eastAsia="Times New Roman" w:hAnsi="Times New Roman" w:cs="Times New Roman"/>
                <w:sz w:val="20"/>
                <w:szCs w:val="20"/>
                <w:rPrChange w:id="1167" w:author="Stefanie Lane" w:date="2022-06-23T13:18:00Z">
                  <w:rPr>
                    <w:ins w:id="1168" w:author="Stefanie Lane" w:date="2022-06-23T13:18:00Z"/>
                  </w:rPr>
                </w:rPrChange>
              </w:rPr>
              <w:pPrChange w:id="1169"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1C73D013" w14:textId="77777777" w:rsidR="00511F46" w:rsidRPr="00511F46" w:rsidRDefault="00511F46">
            <w:pPr>
              <w:spacing w:after="0" w:line="240" w:lineRule="auto"/>
              <w:rPr>
                <w:ins w:id="1170" w:author="Stefanie Lane" w:date="2022-06-23T13:18:00Z"/>
                <w:rFonts w:ascii="Times New Roman" w:eastAsia="Times New Roman" w:hAnsi="Times New Roman" w:cs="Times New Roman"/>
                <w:sz w:val="20"/>
                <w:szCs w:val="20"/>
                <w:rPrChange w:id="1171" w:author="Stefanie Lane" w:date="2022-06-23T13:18:00Z">
                  <w:rPr>
                    <w:ins w:id="1172" w:author="Stefanie Lane" w:date="2022-06-23T13:18:00Z"/>
                  </w:rPr>
                </w:rPrChange>
              </w:rPr>
              <w:pPrChange w:id="1173" w:author="Stefanie Lane" w:date="2022-06-23T13:18:00Z">
                <w:pPr/>
              </w:pPrChange>
            </w:pPr>
          </w:p>
        </w:tc>
        <w:tc>
          <w:tcPr>
            <w:tcW w:w="616" w:type="dxa"/>
            <w:tcBorders>
              <w:top w:val="nil"/>
              <w:left w:val="nil"/>
              <w:bottom w:val="nil"/>
              <w:right w:val="nil"/>
            </w:tcBorders>
            <w:shd w:val="clear" w:color="auto" w:fill="auto"/>
            <w:noWrap/>
            <w:vAlign w:val="bottom"/>
            <w:hideMark/>
          </w:tcPr>
          <w:p w14:paraId="220233C2" w14:textId="77777777" w:rsidR="00511F46" w:rsidRPr="00511F46" w:rsidRDefault="00511F46">
            <w:pPr>
              <w:spacing w:after="0" w:line="240" w:lineRule="auto"/>
              <w:rPr>
                <w:ins w:id="1174" w:author="Stefanie Lane" w:date="2022-06-23T13:18:00Z"/>
                <w:rFonts w:ascii="Times New Roman" w:eastAsia="Times New Roman" w:hAnsi="Times New Roman" w:cs="Times New Roman"/>
                <w:sz w:val="20"/>
                <w:szCs w:val="20"/>
                <w:rPrChange w:id="1175" w:author="Stefanie Lane" w:date="2022-06-23T13:18:00Z">
                  <w:rPr>
                    <w:ins w:id="1176" w:author="Stefanie Lane" w:date="2022-06-23T13:18:00Z"/>
                  </w:rPr>
                </w:rPrChange>
              </w:rPr>
              <w:pPrChange w:id="1177"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49885E8F" w14:textId="77777777" w:rsidR="00511F46" w:rsidRPr="00511F46" w:rsidRDefault="00511F46">
            <w:pPr>
              <w:spacing w:after="0" w:line="240" w:lineRule="auto"/>
              <w:jc w:val="center"/>
              <w:rPr>
                <w:ins w:id="1178" w:author="Stefanie Lane" w:date="2022-06-23T13:18:00Z"/>
                <w:rFonts w:ascii="Calibri" w:eastAsia="Times New Roman" w:hAnsi="Calibri" w:cs="Calibri"/>
                <w:color w:val="000000"/>
                <w:sz w:val="20"/>
                <w:szCs w:val="20"/>
                <w:rPrChange w:id="1179" w:author="Stefanie Lane" w:date="2022-06-23T13:18:00Z">
                  <w:rPr>
                    <w:ins w:id="1180" w:author="Stefanie Lane" w:date="2022-06-23T13:18:00Z"/>
                  </w:rPr>
                </w:rPrChange>
              </w:rPr>
              <w:pPrChange w:id="1181" w:author="Stefanie Lane" w:date="2022-06-23T13:18:00Z">
                <w:pPr>
                  <w:jc w:val="center"/>
                </w:pPr>
              </w:pPrChange>
            </w:pPr>
            <w:ins w:id="1182" w:author="Stefanie Lane" w:date="2022-06-23T13:18:00Z">
              <w:r w:rsidRPr="00511F46">
                <w:rPr>
                  <w:rFonts w:ascii="Calibri" w:eastAsia="Times New Roman" w:hAnsi="Calibri" w:cs="Calibri"/>
                  <w:color w:val="000000"/>
                  <w:sz w:val="20"/>
                  <w:szCs w:val="20"/>
                  <w:rPrChange w:id="1183" w:author="Stefanie Lane" w:date="2022-06-23T13:18:00Z">
                    <w:rPr/>
                  </w:rPrChange>
                </w:rPr>
                <w:t> </w:t>
              </w:r>
            </w:ins>
          </w:p>
        </w:tc>
      </w:tr>
      <w:tr w:rsidR="00511F46" w:rsidRPr="00511F46" w14:paraId="1CDAB8F2" w14:textId="77777777" w:rsidTr="00511F46">
        <w:trPr>
          <w:trHeight w:val="270"/>
          <w:ins w:id="1184"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1B5850C3" w14:textId="77777777" w:rsidR="00511F46" w:rsidRPr="00511F46" w:rsidRDefault="00511F46">
            <w:pPr>
              <w:spacing w:after="0" w:line="240" w:lineRule="auto"/>
              <w:rPr>
                <w:ins w:id="1185" w:author="Stefanie Lane" w:date="2022-06-23T13:18:00Z"/>
                <w:rFonts w:ascii="Calibri" w:eastAsia="Times New Roman" w:hAnsi="Calibri" w:cs="Calibri"/>
                <w:color w:val="000000"/>
                <w:sz w:val="20"/>
                <w:szCs w:val="20"/>
                <w:rPrChange w:id="1186" w:author="Stefanie Lane" w:date="2022-06-23T13:18:00Z">
                  <w:rPr>
                    <w:ins w:id="1187" w:author="Stefanie Lane" w:date="2022-06-23T13:18:00Z"/>
                  </w:rPr>
                </w:rPrChange>
              </w:rPr>
              <w:pPrChange w:id="1188" w:author="Stefanie Lane" w:date="2022-06-23T13:18:00Z">
                <w:pPr/>
              </w:pPrChange>
            </w:pPr>
          </w:p>
        </w:tc>
        <w:tc>
          <w:tcPr>
            <w:tcW w:w="2982" w:type="dxa"/>
            <w:tcBorders>
              <w:top w:val="single" w:sz="4" w:space="0" w:color="auto"/>
              <w:left w:val="nil"/>
              <w:bottom w:val="single" w:sz="8" w:space="0" w:color="auto"/>
              <w:right w:val="nil"/>
            </w:tcBorders>
            <w:shd w:val="clear" w:color="auto" w:fill="auto"/>
            <w:noWrap/>
            <w:vAlign w:val="bottom"/>
            <w:hideMark/>
          </w:tcPr>
          <w:p w14:paraId="261EFC05" w14:textId="77777777" w:rsidR="00511F46" w:rsidRPr="00511F46" w:rsidRDefault="00511F46">
            <w:pPr>
              <w:spacing w:after="0" w:line="240" w:lineRule="auto"/>
              <w:rPr>
                <w:ins w:id="1189" w:author="Stefanie Lane" w:date="2022-06-23T13:18:00Z"/>
                <w:rFonts w:ascii="Calibri" w:eastAsia="Times New Roman" w:hAnsi="Calibri" w:cs="Calibri"/>
                <w:i/>
                <w:iCs/>
                <w:sz w:val="20"/>
                <w:szCs w:val="20"/>
                <w:rPrChange w:id="1190" w:author="Stefanie Lane" w:date="2022-06-23T13:18:00Z">
                  <w:rPr>
                    <w:ins w:id="1191" w:author="Stefanie Lane" w:date="2022-06-23T13:18:00Z"/>
                  </w:rPr>
                </w:rPrChange>
              </w:rPr>
              <w:pPrChange w:id="1192" w:author="Stefanie Lane" w:date="2022-06-23T13:18:00Z">
                <w:pPr/>
              </w:pPrChange>
            </w:pPr>
            <w:ins w:id="1193" w:author="Stefanie Lane" w:date="2022-06-23T13:18:00Z">
              <w:r w:rsidRPr="00511F46">
                <w:rPr>
                  <w:rFonts w:ascii="Calibri" w:eastAsia="Times New Roman" w:hAnsi="Calibri" w:cs="Calibri"/>
                  <w:i/>
                  <w:iCs/>
                  <w:sz w:val="20"/>
                  <w:szCs w:val="20"/>
                  <w:rPrChange w:id="1194" w:author="Stefanie Lane" w:date="2022-06-23T13:18:00Z">
                    <w:rPr/>
                  </w:rPrChange>
                </w:rPr>
                <w:t>Hordeum brachyantherum</w:t>
              </w:r>
            </w:ins>
          </w:p>
        </w:tc>
        <w:tc>
          <w:tcPr>
            <w:tcW w:w="592" w:type="dxa"/>
            <w:tcBorders>
              <w:top w:val="single" w:sz="4" w:space="0" w:color="auto"/>
              <w:left w:val="nil"/>
              <w:bottom w:val="single" w:sz="8" w:space="0" w:color="auto"/>
              <w:right w:val="nil"/>
            </w:tcBorders>
            <w:shd w:val="clear" w:color="auto" w:fill="auto"/>
            <w:noWrap/>
            <w:vAlign w:val="bottom"/>
            <w:hideMark/>
          </w:tcPr>
          <w:p w14:paraId="0DB7019E" w14:textId="77777777" w:rsidR="00511F46" w:rsidRPr="00511F46" w:rsidRDefault="00511F46">
            <w:pPr>
              <w:spacing w:after="0" w:line="240" w:lineRule="auto"/>
              <w:jc w:val="center"/>
              <w:rPr>
                <w:ins w:id="1195" w:author="Stefanie Lane" w:date="2022-06-23T13:18:00Z"/>
                <w:rFonts w:ascii="Calibri" w:eastAsia="Times New Roman" w:hAnsi="Calibri" w:cs="Calibri"/>
                <w:color w:val="000000"/>
                <w:sz w:val="20"/>
                <w:szCs w:val="20"/>
                <w:rPrChange w:id="1196" w:author="Stefanie Lane" w:date="2022-06-23T13:18:00Z">
                  <w:rPr>
                    <w:ins w:id="1197" w:author="Stefanie Lane" w:date="2022-06-23T13:18:00Z"/>
                  </w:rPr>
                </w:rPrChange>
              </w:rPr>
              <w:pPrChange w:id="1198" w:author="Stefanie Lane" w:date="2022-06-23T13:18:00Z">
                <w:pPr>
                  <w:jc w:val="center"/>
                </w:pPr>
              </w:pPrChange>
            </w:pPr>
            <w:ins w:id="1199" w:author="Stefanie Lane" w:date="2022-06-23T13:18:00Z">
              <w:r w:rsidRPr="00511F46">
                <w:rPr>
                  <w:rFonts w:ascii="Calibri" w:eastAsia="Times New Roman" w:hAnsi="Calibri" w:cs="Calibri"/>
                  <w:color w:val="000000"/>
                  <w:sz w:val="20"/>
                  <w:szCs w:val="20"/>
                  <w:rPrChange w:id="1200" w:author="Stefanie Lane" w:date="2022-06-23T13:18:00Z">
                    <w:rPr/>
                  </w:rPrChange>
                </w:rPr>
                <w:t>0.293</w:t>
              </w:r>
            </w:ins>
          </w:p>
        </w:tc>
        <w:tc>
          <w:tcPr>
            <w:tcW w:w="686" w:type="dxa"/>
            <w:tcBorders>
              <w:top w:val="single" w:sz="4" w:space="0" w:color="auto"/>
              <w:left w:val="nil"/>
              <w:bottom w:val="single" w:sz="8" w:space="0" w:color="auto"/>
              <w:right w:val="nil"/>
            </w:tcBorders>
            <w:shd w:val="clear" w:color="auto" w:fill="auto"/>
            <w:noWrap/>
            <w:vAlign w:val="bottom"/>
            <w:hideMark/>
          </w:tcPr>
          <w:p w14:paraId="40C5CDE9" w14:textId="77777777" w:rsidR="00511F46" w:rsidRPr="00511F46" w:rsidRDefault="00511F46">
            <w:pPr>
              <w:spacing w:after="0" w:line="240" w:lineRule="auto"/>
              <w:jc w:val="center"/>
              <w:rPr>
                <w:ins w:id="1201" w:author="Stefanie Lane" w:date="2022-06-23T13:18:00Z"/>
                <w:rFonts w:ascii="Calibri" w:eastAsia="Times New Roman" w:hAnsi="Calibri" w:cs="Calibri"/>
                <w:color w:val="000000"/>
                <w:sz w:val="20"/>
                <w:szCs w:val="20"/>
                <w:rPrChange w:id="1202" w:author="Stefanie Lane" w:date="2022-06-23T13:18:00Z">
                  <w:rPr>
                    <w:ins w:id="1203" w:author="Stefanie Lane" w:date="2022-06-23T13:18:00Z"/>
                  </w:rPr>
                </w:rPrChange>
              </w:rPr>
              <w:pPrChange w:id="1204" w:author="Stefanie Lane" w:date="2022-06-23T13:18:00Z">
                <w:pPr>
                  <w:jc w:val="center"/>
                </w:pPr>
              </w:pPrChange>
            </w:pPr>
            <w:ins w:id="1205" w:author="Stefanie Lane" w:date="2022-06-23T13:18:00Z">
              <w:r w:rsidRPr="00511F46">
                <w:rPr>
                  <w:rFonts w:ascii="Calibri" w:eastAsia="Times New Roman" w:hAnsi="Calibri" w:cs="Calibri"/>
                  <w:color w:val="000000"/>
                  <w:sz w:val="20"/>
                  <w:szCs w:val="20"/>
                  <w:rPrChange w:id="1206" w:author="Stefanie Lane" w:date="2022-06-23T13:18:00Z">
                    <w:rPr/>
                  </w:rPrChange>
                </w:rPr>
                <w:t>0.0159</w:t>
              </w:r>
            </w:ins>
          </w:p>
        </w:tc>
        <w:tc>
          <w:tcPr>
            <w:tcW w:w="300" w:type="dxa"/>
            <w:tcBorders>
              <w:top w:val="nil"/>
              <w:left w:val="nil"/>
              <w:bottom w:val="single" w:sz="8" w:space="0" w:color="auto"/>
              <w:right w:val="nil"/>
            </w:tcBorders>
            <w:shd w:val="clear" w:color="auto" w:fill="auto"/>
            <w:noWrap/>
            <w:vAlign w:val="bottom"/>
            <w:hideMark/>
          </w:tcPr>
          <w:p w14:paraId="7F79305E" w14:textId="77777777" w:rsidR="00511F46" w:rsidRPr="00511F46" w:rsidRDefault="00511F46">
            <w:pPr>
              <w:spacing w:after="0" w:line="240" w:lineRule="auto"/>
              <w:rPr>
                <w:ins w:id="1207" w:author="Stefanie Lane" w:date="2022-06-23T13:18:00Z"/>
                <w:rFonts w:ascii="Calibri" w:eastAsia="Times New Roman" w:hAnsi="Calibri" w:cs="Calibri"/>
                <w:color w:val="000000"/>
                <w:sz w:val="20"/>
                <w:szCs w:val="20"/>
                <w:rPrChange w:id="1208" w:author="Stefanie Lane" w:date="2022-06-23T13:18:00Z">
                  <w:rPr>
                    <w:ins w:id="1209" w:author="Stefanie Lane" w:date="2022-06-23T13:18:00Z"/>
                  </w:rPr>
                </w:rPrChange>
              </w:rPr>
              <w:pPrChange w:id="1210" w:author="Stefanie Lane" w:date="2022-06-23T13:18:00Z">
                <w:pPr/>
              </w:pPrChange>
            </w:pPr>
            <w:ins w:id="1211" w:author="Stefanie Lane" w:date="2022-06-23T13:18:00Z">
              <w:r w:rsidRPr="00511F46">
                <w:rPr>
                  <w:rFonts w:ascii="Calibri" w:eastAsia="Times New Roman" w:hAnsi="Calibri" w:cs="Calibri"/>
                  <w:color w:val="000000"/>
                  <w:sz w:val="20"/>
                  <w:szCs w:val="20"/>
                  <w:rPrChange w:id="1212" w:author="Stefanie Lane" w:date="2022-06-23T13:18:00Z">
                    <w:rPr/>
                  </w:rPrChange>
                </w:rPr>
                <w:t> </w:t>
              </w:r>
            </w:ins>
          </w:p>
        </w:tc>
        <w:tc>
          <w:tcPr>
            <w:tcW w:w="2205" w:type="dxa"/>
            <w:tcBorders>
              <w:top w:val="nil"/>
              <w:left w:val="nil"/>
              <w:bottom w:val="single" w:sz="8" w:space="0" w:color="auto"/>
              <w:right w:val="nil"/>
            </w:tcBorders>
            <w:shd w:val="clear" w:color="auto" w:fill="auto"/>
            <w:noWrap/>
            <w:vAlign w:val="bottom"/>
            <w:hideMark/>
          </w:tcPr>
          <w:p w14:paraId="67418659" w14:textId="77777777" w:rsidR="00511F46" w:rsidRPr="00511F46" w:rsidRDefault="00511F46">
            <w:pPr>
              <w:spacing w:after="0" w:line="240" w:lineRule="auto"/>
              <w:rPr>
                <w:ins w:id="1213" w:author="Stefanie Lane" w:date="2022-06-23T13:18:00Z"/>
                <w:rFonts w:ascii="Calibri" w:eastAsia="Times New Roman" w:hAnsi="Calibri" w:cs="Calibri"/>
                <w:color w:val="000000"/>
                <w:sz w:val="20"/>
                <w:szCs w:val="20"/>
                <w:rPrChange w:id="1214" w:author="Stefanie Lane" w:date="2022-06-23T13:18:00Z">
                  <w:rPr>
                    <w:ins w:id="1215" w:author="Stefanie Lane" w:date="2022-06-23T13:18:00Z"/>
                  </w:rPr>
                </w:rPrChange>
              </w:rPr>
              <w:pPrChange w:id="1216" w:author="Stefanie Lane" w:date="2022-06-23T13:18:00Z">
                <w:pPr/>
              </w:pPrChange>
            </w:pPr>
            <w:ins w:id="1217" w:author="Stefanie Lane" w:date="2022-06-23T13:18:00Z">
              <w:r w:rsidRPr="00511F46">
                <w:rPr>
                  <w:rFonts w:ascii="Calibri" w:eastAsia="Times New Roman" w:hAnsi="Calibri" w:cs="Calibri"/>
                  <w:color w:val="000000"/>
                  <w:sz w:val="20"/>
                  <w:szCs w:val="20"/>
                  <w:rPrChange w:id="1218" w:author="Stefanie Lane" w:date="2022-06-23T13:18:00Z">
                    <w:rPr/>
                  </w:rPrChange>
                </w:rPr>
                <w:t> </w:t>
              </w:r>
            </w:ins>
          </w:p>
        </w:tc>
        <w:tc>
          <w:tcPr>
            <w:tcW w:w="600" w:type="dxa"/>
            <w:tcBorders>
              <w:top w:val="nil"/>
              <w:left w:val="nil"/>
              <w:bottom w:val="single" w:sz="8" w:space="0" w:color="auto"/>
              <w:right w:val="nil"/>
            </w:tcBorders>
            <w:shd w:val="clear" w:color="auto" w:fill="auto"/>
            <w:noWrap/>
            <w:vAlign w:val="bottom"/>
            <w:hideMark/>
          </w:tcPr>
          <w:p w14:paraId="57CBFC71" w14:textId="77777777" w:rsidR="00511F46" w:rsidRPr="00511F46" w:rsidRDefault="00511F46">
            <w:pPr>
              <w:spacing w:after="0" w:line="240" w:lineRule="auto"/>
              <w:jc w:val="center"/>
              <w:rPr>
                <w:ins w:id="1219" w:author="Stefanie Lane" w:date="2022-06-23T13:18:00Z"/>
                <w:rFonts w:ascii="Calibri" w:eastAsia="Times New Roman" w:hAnsi="Calibri" w:cs="Calibri"/>
                <w:color w:val="000000"/>
                <w:sz w:val="20"/>
                <w:szCs w:val="20"/>
                <w:rPrChange w:id="1220" w:author="Stefanie Lane" w:date="2022-06-23T13:18:00Z">
                  <w:rPr>
                    <w:ins w:id="1221" w:author="Stefanie Lane" w:date="2022-06-23T13:18:00Z"/>
                  </w:rPr>
                </w:rPrChange>
              </w:rPr>
              <w:pPrChange w:id="1222" w:author="Stefanie Lane" w:date="2022-06-23T13:18:00Z">
                <w:pPr>
                  <w:jc w:val="center"/>
                </w:pPr>
              </w:pPrChange>
            </w:pPr>
            <w:ins w:id="1223" w:author="Stefanie Lane" w:date="2022-06-23T13:18:00Z">
              <w:r w:rsidRPr="00511F46">
                <w:rPr>
                  <w:rFonts w:ascii="Calibri" w:eastAsia="Times New Roman" w:hAnsi="Calibri" w:cs="Calibri"/>
                  <w:color w:val="000000"/>
                  <w:sz w:val="20"/>
                  <w:szCs w:val="20"/>
                  <w:rPrChange w:id="1224" w:author="Stefanie Lane" w:date="2022-06-23T13:18:00Z">
                    <w:rPr/>
                  </w:rPrChange>
                </w:rPr>
                <w:t> </w:t>
              </w:r>
            </w:ins>
          </w:p>
        </w:tc>
        <w:tc>
          <w:tcPr>
            <w:tcW w:w="695" w:type="dxa"/>
            <w:tcBorders>
              <w:top w:val="nil"/>
              <w:left w:val="nil"/>
              <w:bottom w:val="single" w:sz="8" w:space="0" w:color="auto"/>
              <w:right w:val="nil"/>
            </w:tcBorders>
            <w:shd w:val="clear" w:color="auto" w:fill="auto"/>
            <w:noWrap/>
            <w:vAlign w:val="bottom"/>
            <w:hideMark/>
          </w:tcPr>
          <w:p w14:paraId="47A05B69" w14:textId="77777777" w:rsidR="00511F46" w:rsidRPr="00511F46" w:rsidRDefault="00511F46">
            <w:pPr>
              <w:spacing w:after="0" w:line="240" w:lineRule="auto"/>
              <w:jc w:val="center"/>
              <w:rPr>
                <w:ins w:id="1225" w:author="Stefanie Lane" w:date="2022-06-23T13:18:00Z"/>
                <w:rFonts w:ascii="Calibri" w:eastAsia="Times New Roman" w:hAnsi="Calibri" w:cs="Calibri"/>
                <w:color w:val="000000"/>
                <w:sz w:val="20"/>
                <w:szCs w:val="20"/>
                <w:rPrChange w:id="1226" w:author="Stefanie Lane" w:date="2022-06-23T13:18:00Z">
                  <w:rPr>
                    <w:ins w:id="1227" w:author="Stefanie Lane" w:date="2022-06-23T13:18:00Z"/>
                  </w:rPr>
                </w:rPrChange>
              </w:rPr>
              <w:pPrChange w:id="1228" w:author="Stefanie Lane" w:date="2022-06-23T13:18:00Z">
                <w:pPr>
                  <w:jc w:val="center"/>
                </w:pPr>
              </w:pPrChange>
            </w:pPr>
            <w:ins w:id="1229" w:author="Stefanie Lane" w:date="2022-06-23T13:18:00Z">
              <w:r w:rsidRPr="00511F46">
                <w:rPr>
                  <w:rFonts w:ascii="Calibri" w:eastAsia="Times New Roman" w:hAnsi="Calibri" w:cs="Calibri"/>
                  <w:color w:val="000000"/>
                  <w:sz w:val="20"/>
                  <w:szCs w:val="20"/>
                  <w:rPrChange w:id="1230" w:author="Stefanie Lane" w:date="2022-06-23T13:18:00Z">
                    <w:rPr/>
                  </w:rPrChange>
                </w:rPr>
                <w:t> </w:t>
              </w:r>
            </w:ins>
          </w:p>
        </w:tc>
        <w:tc>
          <w:tcPr>
            <w:tcW w:w="300" w:type="dxa"/>
            <w:tcBorders>
              <w:top w:val="nil"/>
              <w:left w:val="nil"/>
              <w:bottom w:val="single" w:sz="8" w:space="0" w:color="auto"/>
              <w:right w:val="nil"/>
            </w:tcBorders>
            <w:shd w:val="clear" w:color="auto" w:fill="auto"/>
            <w:noWrap/>
            <w:vAlign w:val="bottom"/>
            <w:hideMark/>
          </w:tcPr>
          <w:p w14:paraId="6DDF953F" w14:textId="77777777" w:rsidR="00511F46" w:rsidRPr="00511F46" w:rsidRDefault="00511F46">
            <w:pPr>
              <w:spacing w:after="0" w:line="240" w:lineRule="auto"/>
              <w:rPr>
                <w:ins w:id="1231" w:author="Stefanie Lane" w:date="2022-06-23T13:18:00Z"/>
                <w:rFonts w:ascii="Calibri" w:eastAsia="Times New Roman" w:hAnsi="Calibri" w:cs="Calibri"/>
                <w:color w:val="000000"/>
                <w:sz w:val="20"/>
                <w:szCs w:val="20"/>
                <w:rPrChange w:id="1232" w:author="Stefanie Lane" w:date="2022-06-23T13:18:00Z">
                  <w:rPr>
                    <w:ins w:id="1233" w:author="Stefanie Lane" w:date="2022-06-23T13:18:00Z"/>
                  </w:rPr>
                </w:rPrChange>
              </w:rPr>
              <w:pPrChange w:id="1234" w:author="Stefanie Lane" w:date="2022-06-23T13:18:00Z">
                <w:pPr/>
              </w:pPrChange>
            </w:pPr>
            <w:ins w:id="1235" w:author="Stefanie Lane" w:date="2022-06-23T13:18:00Z">
              <w:r w:rsidRPr="00511F46">
                <w:rPr>
                  <w:rFonts w:ascii="Calibri" w:eastAsia="Times New Roman" w:hAnsi="Calibri" w:cs="Calibri"/>
                  <w:color w:val="000000"/>
                  <w:sz w:val="20"/>
                  <w:szCs w:val="20"/>
                  <w:rPrChange w:id="1236" w:author="Stefanie Lane" w:date="2022-06-23T13:18:00Z">
                    <w:rPr/>
                  </w:rPrChange>
                </w:rPr>
                <w:t> </w:t>
              </w:r>
            </w:ins>
          </w:p>
        </w:tc>
        <w:tc>
          <w:tcPr>
            <w:tcW w:w="2070" w:type="dxa"/>
            <w:tcBorders>
              <w:top w:val="nil"/>
              <w:left w:val="nil"/>
              <w:bottom w:val="single" w:sz="8" w:space="0" w:color="auto"/>
              <w:right w:val="nil"/>
            </w:tcBorders>
            <w:shd w:val="clear" w:color="auto" w:fill="auto"/>
            <w:noWrap/>
            <w:vAlign w:val="bottom"/>
            <w:hideMark/>
          </w:tcPr>
          <w:p w14:paraId="356D8461" w14:textId="77777777" w:rsidR="00511F46" w:rsidRPr="00511F46" w:rsidRDefault="00511F46">
            <w:pPr>
              <w:spacing w:after="0" w:line="240" w:lineRule="auto"/>
              <w:rPr>
                <w:ins w:id="1237" w:author="Stefanie Lane" w:date="2022-06-23T13:18:00Z"/>
                <w:rFonts w:ascii="Calibri" w:eastAsia="Times New Roman" w:hAnsi="Calibri" w:cs="Calibri"/>
                <w:i/>
                <w:iCs/>
                <w:color w:val="000000"/>
                <w:sz w:val="20"/>
                <w:szCs w:val="20"/>
                <w:rPrChange w:id="1238" w:author="Stefanie Lane" w:date="2022-06-23T13:18:00Z">
                  <w:rPr>
                    <w:ins w:id="1239" w:author="Stefanie Lane" w:date="2022-06-23T13:18:00Z"/>
                  </w:rPr>
                </w:rPrChange>
              </w:rPr>
              <w:pPrChange w:id="1240" w:author="Stefanie Lane" w:date="2022-06-23T13:18:00Z">
                <w:pPr/>
              </w:pPrChange>
            </w:pPr>
            <w:ins w:id="1241" w:author="Stefanie Lane" w:date="2022-06-23T13:18:00Z">
              <w:r w:rsidRPr="00511F46">
                <w:rPr>
                  <w:rFonts w:ascii="Calibri" w:eastAsia="Times New Roman" w:hAnsi="Calibri" w:cs="Calibri"/>
                  <w:i/>
                  <w:iCs/>
                  <w:color w:val="000000"/>
                  <w:sz w:val="20"/>
                  <w:szCs w:val="20"/>
                  <w:rPrChange w:id="1242" w:author="Stefanie Lane" w:date="2022-06-23T13:18:00Z">
                    <w:rPr/>
                  </w:rPrChange>
                </w:rPr>
                <w:t> </w:t>
              </w:r>
            </w:ins>
          </w:p>
        </w:tc>
        <w:tc>
          <w:tcPr>
            <w:tcW w:w="616" w:type="dxa"/>
            <w:tcBorders>
              <w:top w:val="nil"/>
              <w:left w:val="nil"/>
              <w:bottom w:val="single" w:sz="8" w:space="0" w:color="auto"/>
              <w:right w:val="nil"/>
            </w:tcBorders>
            <w:shd w:val="clear" w:color="auto" w:fill="auto"/>
            <w:noWrap/>
            <w:vAlign w:val="bottom"/>
            <w:hideMark/>
          </w:tcPr>
          <w:p w14:paraId="457C45B2" w14:textId="77777777" w:rsidR="00511F46" w:rsidRPr="00511F46" w:rsidRDefault="00511F46">
            <w:pPr>
              <w:spacing w:after="0" w:line="240" w:lineRule="auto"/>
              <w:jc w:val="center"/>
              <w:rPr>
                <w:ins w:id="1243" w:author="Stefanie Lane" w:date="2022-06-23T13:18:00Z"/>
                <w:rFonts w:ascii="Calibri" w:eastAsia="Times New Roman" w:hAnsi="Calibri" w:cs="Calibri"/>
                <w:color w:val="000000"/>
                <w:sz w:val="20"/>
                <w:szCs w:val="20"/>
                <w:rPrChange w:id="1244" w:author="Stefanie Lane" w:date="2022-06-23T13:18:00Z">
                  <w:rPr>
                    <w:ins w:id="1245" w:author="Stefanie Lane" w:date="2022-06-23T13:18:00Z"/>
                  </w:rPr>
                </w:rPrChange>
              </w:rPr>
              <w:pPrChange w:id="1246" w:author="Stefanie Lane" w:date="2022-06-23T13:18:00Z">
                <w:pPr>
                  <w:jc w:val="center"/>
                </w:pPr>
              </w:pPrChange>
            </w:pPr>
            <w:ins w:id="1247" w:author="Stefanie Lane" w:date="2022-06-23T13:18:00Z">
              <w:r w:rsidRPr="00511F46">
                <w:rPr>
                  <w:rFonts w:ascii="Calibri" w:eastAsia="Times New Roman" w:hAnsi="Calibri" w:cs="Calibri"/>
                  <w:color w:val="000000"/>
                  <w:sz w:val="20"/>
                  <w:szCs w:val="20"/>
                  <w:rPrChange w:id="1248" w:author="Stefanie Lane" w:date="2022-06-23T13:18:00Z">
                    <w:rPr/>
                  </w:rPrChange>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4B8A89F1" w14:textId="77777777" w:rsidR="00511F46" w:rsidRPr="00511F46" w:rsidRDefault="00511F46">
            <w:pPr>
              <w:spacing w:after="0" w:line="240" w:lineRule="auto"/>
              <w:jc w:val="center"/>
              <w:rPr>
                <w:ins w:id="1249" w:author="Stefanie Lane" w:date="2022-06-23T13:18:00Z"/>
                <w:rFonts w:ascii="Calibri" w:eastAsia="Times New Roman" w:hAnsi="Calibri" w:cs="Calibri"/>
                <w:color w:val="000000"/>
                <w:sz w:val="20"/>
                <w:szCs w:val="20"/>
                <w:rPrChange w:id="1250" w:author="Stefanie Lane" w:date="2022-06-23T13:18:00Z">
                  <w:rPr>
                    <w:ins w:id="1251" w:author="Stefanie Lane" w:date="2022-06-23T13:18:00Z"/>
                  </w:rPr>
                </w:rPrChange>
              </w:rPr>
              <w:pPrChange w:id="1252" w:author="Stefanie Lane" w:date="2022-06-23T13:18:00Z">
                <w:pPr>
                  <w:jc w:val="center"/>
                </w:pPr>
              </w:pPrChange>
            </w:pPr>
            <w:ins w:id="1253" w:author="Stefanie Lane" w:date="2022-06-23T13:18:00Z">
              <w:r w:rsidRPr="00511F46">
                <w:rPr>
                  <w:rFonts w:ascii="Calibri" w:eastAsia="Times New Roman" w:hAnsi="Calibri" w:cs="Calibri"/>
                  <w:color w:val="000000"/>
                  <w:sz w:val="20"/>
                  <w:szCs w:val="20"/>
                  <w:rPrChange w:id="1254" w:author="Stefanie Lane" w:date="2022-06-23T13:18:00Z">
                    <w:rPr/>
                  </w:rPrChange>
                </w:rPr>
                <w:t> </w:t>
              </w:r>
            </w:ins>
          </w:p>
        </w:tc>
      </w:tr>
      <w:tr w:rsidR="00511F46" w:rsidRPr="00511F46" w14:paraId="285FDCA3" w14:textId="77777777" w:rsidTr="00511F46">
        <w:trPr>
          <w:trHeight w:val="270"/>
          <w:ins w:id="1255" w:author="Stefanie Lane" w:date="2022-06-23T13:18:00Z"/>
        </w:trPr>
        <w:tc>
          <w:tcPr>
            <w:tcW w:w="1080" w:type="dxa"/>
            <w:tcBorders>
              <w:top w:val="nil"/>
              <w:left w:val="nil"/>
              <w:bottom w:val="nil"/>
              <w:right w:val="nil"/>
            </w:tcBorders>
            <w:shd w:val="clear" w:color="auto" w:fill="auto"/>
            <w:vAlign w:val="bottom"/>
            <w:hideMark/>
          </w:tcPr>
          <w:p w14:paraId="0DF5DFF4" w14:textId="77777777" w:rsidR="00511F46" w:rsidRPr="00511F46" w:rsidRDefault="00511F46">
            <w:pPr>
              <w:spacing w:after="0" w:line="240" w:lineRule="auto"/>
              <w:jc w:val="center"/>
              <w:rPr>
                <w:ins w:id="1256" w:author="Stefanie Lane" w:date="2022-06-23T13:18:00Z"/>
                <w:rFonts w:ascii="Calibri" w:eastAsia="Times New Roman" w:hAnsi="Calibri" w:cs="Calibri"/>
                <w:color w:val="000000"/>
                <w:sz w:val="20"/>
                <w:szCs w:val="20"/>
                <w:rPrChange w:id="1257" w:author="Stefanie Lane" w:date="2022-06-23T13:18:00Z">
                  <w:rPr>
                    <w:ins w:id="1258" w:author="Stefanie Lane" w:date="2022-06-23T13:18:00Z"/>
                  </w:rPr>
                </w:rPrChange>
              </w:rPr>
              <w:pPrChange w:id="1259" w:author="Stefanie Lane" w:date="2022-06-23T13:18:00Z">
                <w:pPr>
                  <w:jc w:val="center"/>
                </w:pPr>
              </w:pPrChange>
            </w:pPr>
          </w:p>
        </w:tc>
        <w:tc>
          <w:tcPr>
            <w:tcW w:w="2982" w:type="dxa"/>
            <w:tcBorders>
              <w:top w:val="nil"/>
              <w:left w:val="nil"/>
              <w:bottom w:val="nil"/>
              <w:right w:val="nil"/>
            </w:tcBorders>
            <w:shd w:val="clear" w:color="auto" w:fill="auto"/>
            <w:noWrap/>
            <w:vAlign w:val="bottom"/>
            <w:hideMark/>
          </w:tcPr>
          <w:p w14:paraId="2C9D446C" w14:textId="77777777" w:rsidR="00511F46" w:rsidRPr="00511F46" w:rsidRDefault="00511F46">
            <w:pPr>
              <w:spacing w:after="0" w:line="240" w:lineRule="auto"/>
              <w:rPr>
                <w:ins w:id="1260" w:author="Stefanie Lane" w:date="2022-06-23T13:18:00Z"/>
                <w:rFonts w:ascii="Times New Roman" w:eastAsia="Times New Roman" w:hAnsi="Times New Roman" w:cs="Times New Roman"/>
                <w:sz w:val="20"/>
                <w:szCs w:val="20"/>
                <w:rPrChange w:id="1261" w:author="Stefanie Lane" w:date="2022-06-23T13:18:00Z">
                  <w:rPr>
                    <w:ins w:id="1262" w:author="Stefanie Lane" w:date="2022-06-23T13:18:00Z"/>
                  </w:rPr>
                </w:rPrChange>
              </w:rPr>
              <w:pPrChange w:id="1263" w:author="Stefanie Lane" w:date="2022-06-23T13:18:00Z">
                <w:pPr/>
              </w:pPrChange>
            </w:pPr>
          </w:p>
        </w:tc>
        <w:tc>
          <w:tcPr>
            <w:tcW w:w="592" w:type="dxa"/>
            <w:tcBorders>
              <w:top w:val="nil"/>
              <w:left w:val="nil"/>
              <w:bottom w:val="nil"/>
              <w:right w:val="nil"/>
            </w:tcBorders>
            <w:shd w:val="clear" w:color="auto" w:fill="auto"/>
            <w:noWrap/>
            <w:vAlign w:val="bottom"/>
            <w:hideMark/>
          </w:tcPr>
          <w:p w14:paraId="2856A03A" w14:textId="77777777" w:rsidR="00511F46" w:rsidRPr="00511F46" w:rsidRDefault="00511F46">
            <w:pPr>
              <w:spacing w:after="0" w:line="240" w:lineRule="auto"/>
              <w:rPr>
                <w:ins w:id="1264" w:author="Stefanie Lane" w:date="2022-06-23T13:18:00Z"/>
                <w:rFonts w:ascii="Times New Roman" w:eastAsia="Times New Roman" w:hAnsi="Times New Roman" w:cs="Times New Roman"/>
                <w:sz w:val="20"/>
                <w:szCs w:val="20"/>
                <w:rPrChange w:id="1265" w:author="Stefanie Lane" w:date="2022-06-23T13:18:00Z">
                  <w:rPr>
                    <w:ins w:id="1266" w:author="Stefanie Lane" w:date="2022-06-23T13:18:00Z"/>
                  </w:rPr>
                </w:rPrChange>
              </w:rPr>
              <w:pPrChange w:id="1267" w:author="Stefanie Lane" w:date="2022-06-23T13:18:00Z">
                <w:pPr/>
              </w:pPrChange>
            </w:pPr>
          </w:p>
        </w:tc>
        <w:tc>
          <w:tcPr>
            <w:tcW w:w="686" w:type="dxa"/>
            <w:tcBorders>
              <w:top w:val="nil"/>
              <w:left w:val="nil"/>
              <w:bottom w:val="nil"/>
              <w:right w:val="nil"/>
            </w:tcBorders>
            <w:shd w:val="clear" w:color="auto" w:fill="auto"/>
            <w:noWrap/>
            <w:vAlign w:val="bottom"/>
            <w:hideMark/>
          </w:tcPr>
          <w:p w14:paraId="1E4DA55E" w14:textId="77777777" w:rsidR="00511F46" w:rsidRPr="00511F46" w:rsidRDefault="00511F46">
            <w:pPr>
              <w:spacing w:after="0" w:line="240" w:lineRule="auto"/>
              <w:jc w:val="center"/>
              <w:rPr>
                <w:ins w:id="1268" w:author="Stefanie Lane" w:date="2022-06-23T13:18:00Z"/>
                <w:rFonts w:ascii="Times New Roman" w:eastAsia="Times New Roman" w:hAnsi="Times New Roman" w:cs="Times New Roman"/>
                <w:sz w:val="20"/>
                <w:szCs w:val="20"/>
                <w:rPrChange w:id="1269" w:author="Stefanie Lane" w:date="2022-06-23T13:18:00Z">
                  <w:rPr>
                    <w:ins w:id="1270" w:author="Stefanie Lane" w:date="2022-06-23T13:18:00Z"/>
                  </w:rPr>
                </w:rPrChange>
              </w:rPr>
              <w:pPrChange w:id="1271"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23CDC7E3" w14:textId="77777777" w:rsidR="00511F46" w:rsidRPr="00511F46" w:rsidRDefault="00511F46">
            <w:pPr>
              <w:spacing w:after="0" w:line="240" w:lineRule="auto"/>
              <w:jc w:val="center"/>
              <w:rPr>
                <w:ins w:id="1272" w:author="Stefanie Lane" w:date="2022-06-23T13:18:00Z"/>
                <w:rFonts w:ascii="Times New Roman" w:eastAsia="Times New Roman" w:hAnsi="Times New Roman" w:cs="Times New Roman"/>
                <w:sz w:val="20"/>
                <w:szCs w:val="20"/>
                <w:rPrChange w:id="1273" w:author="Stefanie Lane" w:date="2022-06-23T13:18:00Z">
                  <w:rPr>
                    <w:ins w:id="1274" w:author="Stefanie Lane" w:date="2022-06-23T13:18:00Z"/>
                  </w:rPr>
                </w:rPrChange>
              </w:rPr>
              <w:pPrChange w:id="1275"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287A26E8" w14:textId="77777777" w:rsidR="00511F46" w:rsidRPr="00511F46" w:rsidRDefault="00511F46">
            <w:pPr>
              <w:spacing w:after="0" w:line="240" w:lineRule="auto"/>
              <w:rPr>
                <w:ins w:id="1276" w:author="Stefanie Lane" w:date="2022-06-23T13:18:00Z"/>
                <w:rFonts w:ascii="Times New Roman" w:eastAsia="Times New Roman" w:hAnsi="Times New Roman" w:cs="Times New Roman"/>
                <w:sz w:val="20"/>
                <w:szCs w:val="20"/>
                <w:rPrChange w:id="1277" w:author="Stefanie Lane" w:date="2022-06-23T13:18:00Z">
                  <w:rPr>
                    <w:ins w:id="1278" w:author="Stefanie Lane" w:date="2022-06-23T13:18:00Z"/>
                  </w:rPr>
                </w:rPrChange>
              </w:rPr>
              <w:pPrChange w:id="1279" w:author="Stefanie Lane" w:date="2022-06-23T13:18:00Z">
                <w:pPr/>
              </w:pPrChange>
            </w:pPr>
          </w:p>
        </w:tc>
        <w:tc>
          <w:tcPr>
            <w:tcW w:w="600" w:type="dxa"/>
            <w:tcBorders>
              <w:top w:val="nil"/>
              <w:left w:val="nil"/>
              <w:bottom w:val="nil"/>
              <w:right w:val="nil"/>
            </w:tcBorders>
            <w:shd w:val="clear" w:color="auto" w:fill="auto"/>
            <w:noWrap/>
            <w:vAlign w:val="bottom"/>
            <w:hideMark/>
          </w:tcPr>
          <w:p w14:paraId="71336B25" w14:textId="77777777" w:rsidR="00511F46" w:rsidRPr="00511F46" w:rsidRDefault="00511F46">
            <w:pPr>
              <w:spacing w:after="0" w:line="240" w:lineRule="auto"/>
              <w:rPr>
                <w:ins w:id="1280" w:author="Stefanie Lane" w:date="2022-06-23T13:18:00Z"/>
                <w:rFonts w:ascii="Times New Roman" w:eastAsia="Times New Roman" w:hAnsi="Times New Roman" w:cs="Times New Roman"/>
                <w:sz w:val="20"/>
                <w:szCs w:val="20"/>
                <w:rPrChange w:id="1281" w:author="Stefanie Lane" w:date="2022-06-23T13:18:00Z">
                  <w:rPr>
                    <w:ins w:id="1282" w:author="Stefanie Lane" w:date="2022-06-23T13:18:00Z"/>
                  </w:rPr>
                </w:rPrChange>
              </w:rPr>
              <w:pPrChange w:id="1283" w:author="Stefanie Lane" w:date="2022-06-23T13:18:00Z">
                <w:pPr/>
              </w:pPrChange>
            </w:pPr>
          </w:p>
        </w:tc>
        <w:tc>
          <w:tcPr>
            <w:tcW w:w="695" w:type="dxa"/>
            <w:tcBorders>
              <w:top w:val="nil"/>
              <w:left w:val="nil"/>
              <w:bottom w:val="nil"/>
              <w:right w:val="nil"/>
            </w:tcBorders>
            <w:shd w:val="clear" w:color="auto" w:fill="auto"/>
            <w:noWrap/>
            <w:vAlign w:val="bottom"/>
            <w:hideMark/>
          </w:tcPr>
          <w:p w14:paraId="5CA2549D" w14:textId="77777777" w:rsidR="00511F46" w:rsidRPr="00511F46" w:rsidRDefault="00511F46">
            <w:pPr>
              <w:spacing w:after="0" w:line="240" w:lineRule="auto"/>
              <w:jc w:val="center"/>
              <w:rPr>
                <w:ins w:id="1284" w:author="Stefanie Lane" w:date="2022-06-23T13:18:00Z"/>
                <w:rFonts w:ascii="Times New Roman" w:eastAsia="Times New Roman" w:hAnsi="Times New Roman" w:cs="Times New Roman"/>
                <w:sz w:val="20"/>
                <w:szCs w:val="20"/>
                <w:rPrChange w:id="1285" w:author="Stefanie Lane" w:date="2022-06-23T13:18:00Z">
                  <w:rPr>
                    <w:ins w:id="1286" w:author="Stefanie Lane" w:date="2022-06-23T13:18:00Z"/>
                  </w:rPr>
                </w:rPrChange>
              </w:rPr>
              <w:pPrChange w:id="1287"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5A94F3B5" w14:textId="77777777" w:rsidR="00511F46" w:rsidRPr="00511F46" w:rsidRDefault="00511F46">
            <w:pPr>
              <w:spacing w:after="0" w:line="240" w:lineRule="auto"/>
              <w:jc w:val="center"/>
              <w:rPr>
                <w:ins w:id="1288" w:author="Stefanie Lane" w:date="2022-06-23T13:18:00Z"/>
                <w:rFonts w:ascii="Times New Roman" w:eastAsia="Times New Roman" w:hAnsi="Times New Roman" w:cs="Times New Roman"/>
                <w:sz w:val="20"/>
                <w:szCs w:val="20"/>
                <w:rPrChange w:id="1289" w:author="Stefanie Lane" w:date="2022-06-23T13:18:00Z">
                  <w:rPr>
                    <w:ins w:id="1290" w:author="Stefanie Lane" w:date="2022-06-23T13:18:00Z"/>
                  </w:rPr>
                </w:rPrChange>
              </w:rPr>
              <w:pPrChange w:id="1291"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1F565D71" w14:textId="77777777" w:rsidR="00511F46" w:rsidRPr="00511F46" w:rsidRDefault="00511F46">
            <w:pPr>
              <w:spacing w:after="0" w:line="240" w:lineRule="auto"/>
              <w:rPr>
                <w:ins w:id="1292" w:author="Stefanie Lane" w:date="2022-06-23T13:18:00Z"/>
                <w:rFonts w:ascii="Times New Roman" w:eastAsia="Times New Roman" w:hAnsi="Times New Roman" w:cs="Times New Roman"/>
                <w:sz w:val="20"/>
                <w:szCs w:val="20"/>
                <w:rPrChange w:id="1293" w:author="Stefanie Lane" w:date="2022-06-23T13:18:00Z">
                  <w:rPr>
                    <w:ins w:id="1294" w:author="Stefanie Lane" w:date="2022-06-23T13:18:00Z"/>
                  </w:rPr>
                </w:rPrChange>
              </w:rPr>
              <w:pPrChange w:id="1295" w:author="Stefanie Lane" w:date="2022-06-23T13:18:00Z">
                <w:pPr/>
              </w:pPrChange>
            </w:pPr>
          </w:p>
        </w:tc>
        <w:tc>
          <w:tcPr>
            <w:tcW w:w="616" w:type="dxa"/>
            <w:tcBorders>
              <w:top w:val="nil"/>
              <w:left w:val="nil"/>
              <w:bottom w:val="nil"/>
              <w:right w:val="nil"/>
            </w:tcBorders>
            <w:shd w:val="clear" w:color="auto" w:fill="auto"/>
            <w:noWrap/>
            <w:vAlign w:val="bottom"/>
            <w:hideMark/>
          </w:tcPr>
          <w:p w14:paraId="4F4B8719" w14:textId="77777777" w:rsidR="00511F46" w:rsidRPr="00511F46" w:rsidRDefault="00511F46">
            <w:pPr>
              <w:spacing w:after="0" w:line="240" w:lineRule="auto"/>
              <w:rPr>
                <w:ins w:id="1296" w:author="Stefanie Lane" w:date="2022-06-23T13:18:00Z"/>
                <w:rFonts w:ascii="Times New Roman" w:eastAsia="Times New Roman" w:hAnsi="Times New Roman" w:cs="Times New Roman"/>
                <w:sz w:val="20"/>
                <w:szCs w:val="20"/>
                <w:rPrChange w:id="1297" w:author="Stefanie Lane" w:date="2022-06-23T13:18:00Z">
                  <w:rPr>
                    <w:ins w:id="1298" w:author="Stefanie Lane" w:date="2022-06-23T13:18:00Z"/>
                  </w:rPr>
                </w:rPrChange>
              </w:rPr>
              <w:pPrChange w:id="1299" w:author="Stefanie Lane" w:date="2022-06-23T13:18:00Z">
                <w:pPr/>
              </w:pPrChange>
            </w:pPr>
          </w:p>
        </w:tc>
        <w:tc>
          <w:tcPr>
            <w:tcW w:w="714" w:type="dxa"/>
            <w:tcBorders>
              <w:top w:val="nil"/>
              <w:left w:val="nil"/>
              <w:bottom w:val="nil"/>
              <w:right w:val="nil"/>
            </w:tcBorders>
            <w:shd w:val="clear" w:color="auto" w:fill="auto"/>
            <w:noWrap/>
            <w:vAlign w:val="bottom"/>
            <w:hideMark/>
          </w:tcPr>
          <w:p w14:paraId="1F8ABC20" w14:textId="77777777" w:rsidR="00511F46" w:rsidRPr="00511F46" w:rsidRDefault="00511F46">
            <w:pPr>
              <w:spacing w:after="0" w:line="240" w:lineRule="auto"/>
              <w:jc w:val="center"/>
              <w:rPr>
                <w:ins w:id="1300" w:author="Stefanie Lane" w:date="2022-06-23T13:18:00Z"/>
                <w:rFonts w:ascii="Times New Roman" w:eastAsia="Times New Roman" w:hAnsi="Times New Roman" w:cs="Times New Roman"/>
                <w:sz w:val="20"/>
                <w:szCs w:val="20"/>
                <w:rPrChange w:id="1301" w:author="Stefanie Lane" w:date="2022-06-23T13:18:00Z">
                  <w:rPr>
                    <w:ins w:id="1302" w:author="Stefanie Lane" w:date="2022-06-23T13:18:00Z"/>
                  </w:rPr>
                </w:rPrChange>
              </w:rPr>
              <w:pPrChange w:id="1303" w:author="Stefanie Lane" w:date="2022-06-23T13:18:00Z">
                <w:pPr>
                  <w:jc w:val="center"/>
                </w:pPr>
              </w:pPrChange>
            </w:pPr>
          </w:p>
        </w:tc>
      </w:tr>
      <w:tr w:rsidR="00511F46" w:rsidRPr="00511F46" w14:paraId="5160E90F" w14:textId="77777777" w:rsidTr="00511F46">
        <w:trPr>
          <w:trHeight w:val="260"/>
          <w:ins w:id="1304" w:author="Stefanie Lane" w:date="2022-06-23T13: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A017DC" w14:textId="77777777" w:rsidR="00511F46" w:rsidRPr="00511F46" w:rsidRDefault="00511F46">
            <w:pPr>
              <w:spacing w:after="0" w:line="240" w:lineRule="auto"/>
              <w:jc w:val="center"/>
              <w:rPr>
                <w:ins w:id="1305" w:author="Stefanie Lane" w:date="2022-06-23T13:18:00Z"/>
                <w:rFonts w:ascii="Calibri" w:eastAsia="Times New Roman" w:hAnsi="Calibri" w:cs="Calibri"/>
                <w:color w:val="000000"/>
                <w:sz w:val="20"/>
                <w:szCs w:val="20"/>
                <w:rPrChange w:id="1306" w:author="Stefanie Lane" w:date="2022-06-23T13:18:00Z">
                  <w:rPr>
                    <w:ins w:id="1307" w:author="Stefanie Lane" w:date="2022-06-23T13:18:00Z"/>
                  </w:rPr>
                </w:rPrChange>
              </w:rPr>
              <w:pPrChange w:id="1308" w:author="Stefanie Lane" w:date="2022-06-23T13:18:00Z">
                <w:pPr>
                  <w:jc w:val="center"/>
                </w:pPr>
              </w:pPrChange>
            </w:pPr>
            <w:ins w:id="1309" w:author="Stefanie Lane" w:date="2022-06-23T13:18:00Z">
              <w:r w:rsidRPr="00511F46">
                <w:rPr>
                  <w:rFonts w:ascii="Calibri" w:eastAsia="Times New Roman" w:hAnsi="Calibri" w:cs="Calibri"/>
                  <w:color w:val="000000"/>
                  <w:sz w:val="20"/>
                  <w:szCs w:val="20"/>
                  <w:rPrChange w:id="1310" w:author="Stefanie Lane" w:date="2022-06-23T13:18:00Z">
                    <w:rPr/>
                  </w:rPrChange>
                </w:rPr>
                <w:t>"Bogbean"</w:t>
              </w:r>
            </w:ins>
          </w:p>
        </w:tc>
        <w:tc>
          <w:tcPr>
            <w:tcW w:w="2982" w:type="dxa"/>
            <w:tcBorders>
              <w:top w:val="single" w:sz="8" w:space="0" w:color="auto"/>
              <w:left w:val="nil"/>
              <w:bottom w:val="nil"/>
              <w:right w:val="nil"/>
            </w:tcBorders>
            <w:shd w:val="clear" w:color="auto" w:fill="auto"/>
            <w:noWrap/>
            <w:vAlign w:val="bottom"/>
            <w:hideMark/>
          </w:tcPr>
          <w:p w14:paraId="18C000B5" w14:textId="77777777" w:rsidR="00511F46" w:rsidRPr="00511F46" w:rsidRDefault="00511F46">
            <w:pPr>
              <w:spacing w:after="0" w:line="240" w:lineRule="auto"/>
              <w:rPr>
                <w:ins w:id="1311" w:author="Stefanie Lane" w:date="2022-06-23T13:18:00Z"/>
                <w:rFonts w:ascii="Calibri" w:eastAsia="Times New Roman" w:hAnsi="Calibri" w:cs="Calibri"/>
                <w:i/>
                <w:iCs/>
                <w:sz w:val="20"/>
                <w:szCs w:val="20"/>
                <w:rPrChange w:id="1312" w:author="Stefanie Lane" w:date="2022-06-23T13:18:00Z">
                  <w:rPr>
                    <w:ins w:id="1313" w:author="Stefanie Lane" w:date="2022-06-23T13:18:00Z"/>
                  </w:rPr>
                </w:rPrChange>
              </w:rPr>
              <w:pPrChange w:id="1314" w:author="Stefanie Lane" w:date="2022-06-23T13:18:00Z">
                <w:pPr/>
              </w:pPrChange>
            </w:pPr>
            <w:ins w:id="1315" w:author="Stefanie Lane" w:date="2022-06-23T13:18:00Z">
              <w:r w:rsidRPr="00511F46">
                <w:rPr>
                  <w:rFonts w:ascii="Calibri" w:eastAsia="Times New Roman" w:hAnsi="Calibri" w:cs="Calibri"/>
                  <w:i/>
                  <w:iCs/>
                  <w:sz w:val="20"/>
                  <w:szCs w:val="20"/>
                  <w:rPrChange w:id="1316" w:author="Stefanie Lane" w:date="2022-06-23T13:18:00Z">
                    <w:rPr/>
                  </w:rPrChange>
                </w:rPr>
                <w:t>Menyanthes trifoliata</w:t>
              </w:r>
            </w:ins>
          </w:p>
        </w:tc>
        <w:tc>
          <w:tcPr>
            <w:tcW w:w="592" w:type="dxa"/>
            <w:tcBorders>
              <w:top w:val="single" w:sz="8" w:space="0" w:color="auto"/>
              <w:left w:val="nil"/>
              <w:bottom w:val="nil"/>
              <w:right w:val="nil"/>
            </w:tcBorders>
            <w:shd w:val="clear" w:color="auto" w:fill="auto"/>
            <w:noWrap/>
            <w:vAlign w:val="bottom"/>
            <w:hideMark/>
          </w:tcPr>
          <w:p w14:paraId="18E7D28F" w14:textId="77777777" w:rsidR="00511F46" w:rsidRPr="00511F46" w:rsidRDefault="00511F46">
            <w:pPr>
              <w:spacing w:after="0" w:line="240" w:lineRule="auto"/>
              <w:jc w:val="center"/>
              <w:rPr>
                <w:ins w:id="1317" w:author="Stefanie Lane" w:date="2022-06-23T13:18:00Z"/>
                <w:rFonts w:ascii="Calibri" w:eastAsia="Times New Roman" w:hAnsi="Calibri" w:cs="Calibri"/>
                <w:color w:val="000000"/>
                <w:sz w:val="20"/>
                <w:szCs w:val="20"/>
                <w:rPrChange w:id="1318" w:author="Stefanie Lane" w:date="2022-06-23T13:18:00Z">
                  <w:rPr>
                    <w:ins w:id="1319" w:author="Stefanie Lane" w:date="2022-06-23T13:18:00Z"/>
                  </w:rPr>
                </w:rPrChange>
              </w:rPr>
              <w:pPrChange w:id="1320" w:author="Stefanie Lane" w:date="2022-06-23T13:18:00Z">
                <w:pPr>
                  <w:jc w:val="center"/>
                </w:pPr>
              </w:pPrChange>
            </w:pPr>
            <w:ins w:id="1321" w:author="Stefanie Lane" w:date="2022-06-23T13:18:00Z">
              <w:r w:rsidRPr="00511F46">
                <w:rPr>
                  <w:rFonts w:ascii="Calibri" w:eastAsia="Times New Roman" w:hAnsi="Calibri" w:cs="Calibri"/>
                  <w:color w:val="000000"/>
                  <w:sz w:val="20"/>
                  <w:szCs w:val="20"/>
                  <w:rPrChange w:id="1322" w:author="Stefanie Lane" w:date="2022-06-23T13:18:00Z">
                    <w:rPr/>
                  </w:rPrChange>
                </w:rPr>
                <w:t>0.729</w:t>
              </w:r>
            </w:ins>
          </w:p>
        </w:tc>
        <w:tc>
          <w:tcPr>
            <w:tcW w:w="686" w:type="dxa"/>
            <w:tcBorders>
              <w:top w:val="single" w:sz="8" w:space="0" w:color="auto"/>
              <w:left w:val="nil"/>
              <w:bottom w:val="nil"/>
              <w:right w:val="nil"/>
            </w:tcBorders>
            <w:shd w:val="clear" w:color="auto" w:fill="auto"/>
            <w:noWrap/>
            <w:vAlign w:val="bottom"/>
            <w:hideMark/>
          </w:tcPr>
          <w:p w14:paraId="10857CC6" w14:textId="77777777" w:rsidR="00511F46" w:rsidRPr="00511F46" w:rsidRDefault="00511F46">
            <w:pPr>
              <w:spacing w:after="0" w:line="240" w:lineRule="auto"/>
              <w:jc w:val="center"/>
              <w:rPr>
                <w:ins w:id="1323" w:author="Stefanie Lane" w:date="2022-06-23T13:18:00Z"/>
                <w:rFonts w:ascii="Calibri" w:eastAsia="Times New Roman" w:hAnsi="Calibri" w:cs="Calibri"/>
                <w:color w:val="000000"/>
                <w:sz w:val="20"/>
                <w:szCs w:val="20"/>
                <w:rPrChange w:id="1324" w:author="Stefanie Lane" w:date="2022-06-23T13:18:00Z">
                  <w:rPr>
                    <w:ins w:id="1325" w:author="Stefanie Lane" w:date="2022-06-23T13:18:00Z"/>
                  </w:rPr>
                </w:rPrChange>
              </w:rPr>
              <w:pPrChange w:id="1326" w:author="Stefanie Lane" w:date="2022-06-23T13:18:00Z">
                <w:pPr>
                  <w:jc w:val="center"/>
                </w:pPr>
              </w:pPrChange>
            </w:pPr>
            <w:ins w:id="1327" w:author="Stefanie Lane" w:date="2022-06-23T13:18:00Z">
              <w:r w:rsidRPr="00511F46">
                <w:rPr>
                  <w:rFonts w:ascii="Calibri" w:eastAsia="Times New Roman" w:hAnsi="Calibri" w:cs="Calibri"/>
                  <w:color w:val="000000"/>
                  <w:sz w:val="20"/>
                  <w:szCs w:val="20"/>
                  <w:rPrChange w:id="1328"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6C107854" w14:textId="77777777" w:rsidR="00511F46" w:rsidRPr="00511F46" w:rsidRDefault="00511F46">
            <w:pPr>
              <w:spacing w:after="0" w:line="240" w:lineRule="auto"/>
              <w:rPr>
                <w:ins w:id="1329" w:author="Stefanie Lane" w:date="2022-06-23T13:18:00Z"/>
                <w:rFonts w:ascii="Calibri" w:eastAsia="Times New Roman" w:hAnsi="Calibri" w:cs="Calibri"/>
                <w:color w:val="000000"/>
                <w:sz w:val="20"/>
                <w:szCs w:val="20"/>
                <w:rPrChange w:id="1330" w:author="Stefanie Lane" w:date="2022-06-23T13:18:00Z">
                  <w:rPr>
                    <w:ins w:id="1331" w:author="Stefanie Lane" w:date="2022-06-23T13:18:00Z"/>
                  </w:rPr>
                </w:rPrChange>
              </w:rPr>
              <w:pPrChange w:id="1332" w:author="Stefanie Lane" w:date="2022-06-23T13:18:00Z">
                <w:pPr/>
              </w:pPrChange>
            </w:pPr>
            <w:ins w:id="1333" w:author="Stefanie Lane" w:date="2022-06-23T13:18:00Z">
              <w:r w:rsidRPr="00511F46">
                <w:rPr>
                  <w:rFonts w:ascii="Calibri" w:eastAsia="Times New Roman" w:hAnsi="Calibri" w:cs="Calibri"/>
                  <w:color w:val="000000"/>
                  <w:sz w:val="20"/>
                  <w:szCs w:val="20"/>
                  <w:rPrChange w:id="1334" w:author="Stefanie Lane" w:date="2022-06-23T13:18:00Z">
                    <w:rPr/>
                  </w:rPrChange>
                </w:rPr>
                <w:t> </w:t>
              </w:r>
            </w:ins>
          </w:p>
        </w:tc>
        <w:tc>
          <w:tcPr>
            <w:tcW w:w="2205" w:type="dxa"/>
            <w:tcBorders>
              <w:top w:val="single" w:sz="8" w:space="0" w:color="auto"/>
              <w:left w:val="nil"/>
              <w:bottom w:val="nil"/>
              <w:right w:val="nil"/>
            </w:tcBorders>
            <w:shd w:val="clear" w:color="auto" w:fill="auto"/>
            <w:noWrap/>
            <w:vAlign w:val="bottom"/>
            <w:hideMark/>
          </w:tcPr>
          <w:p w14:paraId="4EE52025" w14:textId="77777777" w:rsidR="00511F46" w:rsidRPr="00511F46" w:rsidRDefault="00511F46">
            <w:pPr>
              <w:spacing w:after="0" w:line="240" w:lineRule="auto"/>
              <w:rPr>
                <w:ins w:id="1335" w:author="Stefanie Lane" w:date="2022-06-23T13:18:00Z"/>
                <w:rFonts w:ascii="Calibri" w:eastAsia="Times New Roman" w:hAnsi="Calibri" w:cs="Calibri"/>
                <w:i/>
                <w:iCs/>
                <w:color w:val="000000"/>
                <w:sz w:val="20"/>
                <w:szCs w:val="20"/>
                <w:rPrChange w:id="1336" w:author="Stefanie Lane" w:date="2022-06-23T13:18:00Z">
                  <w:rPr>
                    <w:ins w:id="1337" w:author="Stefanie Lane" w:date="2022-06-23T13:18:00Z"/>
                  </w:rPr>
                </w:rPrChange>
              </w:rPr>
              <w:pPrChange w:id="1338" w:author="Stefanie Lane" w:date="2022-06-23T13:18:00Z">
                <w:pPr/>
              </w:pPrChange>
            </w:pPr>
            <w:ins w:id="1339" w:author="Stefanie Lane" w:date="2022-06-23T13:18:00Z">
              <w:r w:rsidRPr="00511F46">
                <w:rPr>
                  <w:rFonts w:ascii="Calibri" w:eastAsia="Times New Roman" w:hAnsi="Calibri" w:cs="Calibri"/>
                  <w:i/>
                  <w:iCs/>
                  <w:color w:val="000000"/>
                  <w:sz w:val="20"/>
                  <w:szCs w:val="20"/>
                  <w:rPrChange w:id="1340" w:author="Stefanie Lane" w:date="2022-06-23T13:18:00Z">
                    <w:rPr/>
                  </w:rPrChange>
                </w:rPr>
                <w:t>Mentha aquatica</w:t>
              </w:r>
            </w:ins>
          </w:p>
        </w:tc>
        <w:tc>
          <w:tcPr>
            <w:tcW w:w="600" w:type="dxa"/>
            <w:tcBorders>
              <w:top w:val="single" w:sz="8" w:space="0" w:color="auto"/>
              <w:left w:val="nil"/>
              <w:bottom w:val="nil"/>
              <w:right w:val="nil"/>
            </w:tcBorders>
            <w:shd w:val="clear" w:color="auto" w:fill="auto"/>
            <w:noWrap/>
            <w:vAlign w:val="bottom"/>
            <w:hideMark/>
          </w:tcPr>
          <w:p w14:paraId="470F03C8" w14:textId="77777777" w:rsidR="00511F46" w:rsidRPr="00511F46" w:rsidRDefault="00511F46">
            <w:pPr>
              <w:spacing w:after="0" w:line="240" w:lineRule="auto"/>
              <w:jc w:val="center"/>
              <w:rPr>
                <w:ins w:id="1341" w:author="Stefanie Lane" w:date="2022-06-23T13:18:00Z"/>
                <w:rFonts w:ascii="Calibri" w:eastAsia="Times New Roman" w:hAnsi="Calibri" w:cs="Calibri"/>
                <w:color w:val="000000"/>
                <w:sz w:val="20"/>
                <w:szCs w:val="20"/>
                <w:rPrChange w:id="1342" w:author="Stefanie Lane" w:date="2022-06-23T13:18:00Z">
                  <w:rPr>
                    <w:ins w:id="1343" w:author="Stefanie Lane" w:date="2022-06-23T13:18:00Z"/>
                  </w:rPr>
                </w:rPrChange>
              </w:rPr>
              <w:pPrChange w:id="1344" w:author="Stefanie Lane" w:date="2022-06-23T13:18:00Z">
                <w:pPr>
                  <w:jc w:val="center"/>
                </w:pPr>
              </w:pPrChange>
            </w:pPr>
            <w:ins w:id="1345" w:author="Stefanie Lane" w:date="2022-06-23T13:18:00Z">
              <w:r w:rsidRPr="00511F46">
                <w:rPr>
                  <w:rFonts w:ascii="Calibri" w:eastAsia="Times New Roman" w:hAnsi="Calibri" w:cs="Calibri"/>
                  <w:color w:val="000000"/>
                  <w:sz w:val="20"/>
                  <w:szCs w:val="20"/>
                  <w:rPrChange w:id="1346" w:author="Stefanie Lane" w:date="2022-06-23T13:18:00Z">
                    <w:rPr/>
                  </w:rPrChange>
                </w:rPr>
                <w:t>0.811</w:t>
              </w:r>
            </w:ins>
          </w:p>
        </w:tc>
        <w:tc>
          <w:tcPr>
            <w:tcW w:w="695" w:type="dxa"/>
            <w:tcBorders>
              <w:top w:val="single" w:sz="8" w:space="0" w:color="auto"/>
              <w:left w:val="nil"/>
              <w:bottom w:val="nil"/>
              <w:right w:val="nil"/>
            </w:tcBorders>
            <w:shd w:val="clear" w:color="auto" w:fill="auto"/>
            <w:noWrap/>
            <w:vAlign w:val="bottom"/>
            <w:hideMark/>
          </w:tcPr>
          <w:p w14:paraId="2610EF6B" w14:textId="77777777" w:rsidR="00511F46" w:rsidRPr="00511F46" w:rsidRDefault="00511F46">
            <w:pPr>
              <w:spacing w:after="0" w:line="240" w:lineRule="auto"/>
              <w:jc w:val="center"/>
              <w:rPr>
                <w:ins w:id="1347" w:author="Stefanie Lane" w:date="2022-06-23T13:18:00Z"/>
                <w:rFonts w:ascii="Calibri" w:eastAsia="Times New Roman" w:hAnsi="Calibri" w:cs="Calibri"/>
                <w:color w:val="000000"/>
                <w:sz w:val="20"/>
                <w:szCs w:val="20"/>
                <w:rPrChange w:id="1348" w:author="Stefanie Lane" w:date="2022-06-23T13:18:00Z">
                  <w:rPr>
                    <w:ins w:id="1349" w:author="Stefanie Lane" w:date="2022-06-23T13:18:00Z"/>
                  </w:rPr>
                </w:rPrChange>
              </w:rPr>
              <w:pPrChange w:id="1350" w:author="Stefanie Lane" w:date="2022-06-23T13:18:00Z">
                <w:pPr>
                  <w:jc w:val="center"/>
                </w:pPr>
              </w:pPrChange>
            </w:pPr>
            <w:ins w:id="1351" w:author="Stefanie Lane" w:date="2022-06-23T13:18:00Z">
              <w:r w:rsidRPr="00511F46">
                <w:rPr>
                  <w:rFonts w:ascii="Calibri" w:eastAsia="Times New Roman" w:hAnsi="Calibri" w:cs="Calibri"/>
                  <w:color w:val="000000"/>
                  <w:sz w:val="20"/>
                  <w:szCs w:val="20"/>
                  <w:rPrChange w:id="1352"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72BD9497" w14:textId="77777777" w:rsidR="00511F46" w:rsidRPr="00511F46" w:rsidRDefault="00511F46">
            <w:pPr>
              <w:spacing w:after="0" w:line="240" w:lineRule="auto"/>
              <w:rPr>
                <w:ins w:id="1353" w:author="Stefanie Lane" w:date="2022-06-23T13:18:00Z"/>
                <w:rFonts w:ascii="Calibri" w:eastAsia="Times New Roman" w:hAnsi="Calibri" w:cs="Calibri"/>
                <w:color w:val="000000"/>
                <w:sz w:val="20"/>
                <w:szCs w:val="20"/>
                <w:rPrChange w:id="1354" w:author="Stefanie Lane" w:date="2022-06-23T13:18:00Z">
                  <w:rPr>
                    <w:ins w:id="1355" w:author="Stefanie Lane" w:date="2022-06-23T13:18:00Z"/>
                  </w:rPr>
                </w:rPrChange>
              </w:rPr>
              <w:pPrChange w:id="1356" w:author="Stefanie Lane" w:date="2022-06-23T13:18:00Z">
                <w:pPr/>
              </w:pPrChange>
            </w:pPr>
            <w:ins w:id="1357" w:author="Stefanie Lane" w:date="2022-06-23T13:18:00Z">
              <w:r w:rsidRPr="00511F46">
                <w:rPr>
                  <w:rFonts w:ascii="Calibri" w:eastAsia="Times New Roman" w:hAnsi="Calibri" w:cs="Calibri"/>
                  <w:color w:val="000000"/>
                  <w:sz w:val="20"/>
                  <w:szCs w:val="20"/>
                  <w:rPrChange w:id="1358" w:author="Stefanie Lane" w:date="2022-06-23T13:18:00Z">
                    <w:rPr/>
                  </w:rPrChange>
                </w:rPr>
                <w:t> </w:t>
              </w:r>
            </w:ins>
          </w:p>
        </w:tc>
        <w:tc>
          <w:tcPr>
            <w:tcW w:w="2070" w:type="dxa"/>
            <w:tcBorders>
              <w:top w:val="single" w:sz="8" w:space="0" w:color="auto"/>
              <w:left w:val="nil"/>
              <w:bottom w:val="nil"/>
              <w:right w:val="nil"/>
            </w:tcBorders>
            <w:shd w:val="clear" w:color="auto" w:fill="auto"/>
            <w:noWrap/>
            <w:vAlign w:val="bottom"/>
            <w:hideMark/>
          </w:tcPr>
          <w:p w14:paraId="6DFA51F3" w14:textId="77777777" w:rsidR="00511F46" w:rsidRPr="00511F46" w:rsidRDefault="00511F46">
            <w:pPr>
              <w:spacing w:after="0" w:line="240" w:lineRule="auto"/>
              <w:rPr>
                <w:ins w:id="1359" w:author="Stefanie Lane" w:date="2022-06-23T13:18:00Z"/>
                <w:rFonts w:ascii="Calibri" w:eastAsia="Times New Roman" w:hAnsi="Calibri" w:cs="Calibri"/>
                <w:i/>
                <w:iCs/>
                <w:sz w:val="20"/>
                <w:szCs w:val="20"/>
                <w:rPrChange w:id="1360" w:author="Stefanie Lane" w:date="2022-06-23T13:18:00Z">
                  <w:rPr>
                    <w:ins w:id="1361" w:author="Stefanie Lane" w:date="2022-06-23T13:18:00Z"/>
                  </w:rPr>
                </w:rPrChange>
              </w:rPr>
              <w:pPrChange w:id="1362" w:author="Stefanie Lane" w:date="2022-06-23T13:18:00Z">
                <w:pPr/>
              </w:pPrChange>
            </w:pPr>
            <w:ins w:id="1363" w:author="Stefanie Lane" w:date="2022-06-23T13:18:00Z">
              <w:r w:rsidRPr="00511F46">
                <w:rPr>
                  <w:rFonts w:ascii="Calibri" w:eastAsia="Times New Roman" w:hAnsi="Calibri" w:cs="Calibri"/>
                  <w:i/>
                  <w:iCs/>
                  <w:sz w:val="20"/>
                  <w:szCs w:val="20"/>
                  <w:rPrChange w:id="1364" w:author="Stefanie Lane" w:date="2022-06-23T13:18:00Z">
                    <w:rPr/>
                  </w:rPrChange>
                </w:rPr>
                <w:t>Menyanthes trifoliata</w:t>
              </w:r>
            </w:ins>
          </w:p>
        </w:tc>
        <w:tc>
          <w:tcPr>
            <w:tcW w:w="616" w:type="dxa"/>
            <w:tcBorders>
              <w:top w:val="single" w:sz="8" w:space="0" w:color="auto"/>
              <w:left w:val="nil"/>
              <w:bottom w:val="nil"/>
              <w:right w:val="nil"/>
            </w:tcBorders>
            <w:shd w:val="clear" w:color="auto" w:fill="auto"/>
            <w:noWrap/>
            <w:vAlign w:val="bottom"/>
            <w:hideMark/>
          </w:tcPr>
          <w:p w14:paraId="3726C31A" w14:textId="77777777" w:rsidR="00511F46" w:rsidRPr="00511F46" w:rsidRDefault="00511F46">
            <w:pPr>
              <w:spacing w:after="0" w:line="240" w:lineRule="auto"/>
              <w:jc w:val="center"/>
              <w:rPr>
                <w:ins w:id="1365" w:author="Stefanie Lane" w:date="2022-06-23T13:18:00Z"/>
                <w:rFonts w:ascii="Calibri" w:eastAsia="Times New Roman" w:hAnsi="Calibri" w:cs="Calibri"/>
                <w:color w:val="000000"/>
                <w:sz w:val="20"/>
                <w:szCs w:val="20"/>
                <w:rPrChange w:id="1366" w:author="Stefanie Lane" w:date="2022-06-23T13:18:00Z">
                  <w:rPr>
                    <w:ins w:id="1367" w:author="Stefanie Lane" w:date="2022-06-23T13:18:00Z"/>
                  </w:rPr>
                </w:rPrChange>
              </w:rPr>
              <w:pPrChange w:id="1368" w:author="Stefanie Lane" w:date="2022-06-23T13:18:00Z">
                <w:pPr>
                  <w:jc w:val="center"/>
                </w:pPr>
              </w:pPrChange>
            </w:pPr>
            <w:ins w:id="1369" w:author="Stefanie Lane" w:date="2022-06-23T13:18:00Z">
              <w:r w:rsidRPr="00511F46">
                <w:rPr>
                  <w:rFonts w:ascii="Calibri" w:eastAsia="Times New Roman" w:hAnsi="Calibri" w:cs="Calibri"/>
                  <w:color w:val="000000"/>
                  <w:sz w:val="20"/>
                  <w:szCs w:val="20"/>
                  <w:rPrChange w:id="1370" w:author="Stefanie Lane" w:date="2022-06-23T13:18:00Z">
                    <w:rPr/>
                  </w:rPrChange>
                </w:rPr>
                <w:t>0.942</w:t>
              </w:r>
            </w:ins>
          </w:p>
        </w:tc>
        <w:tc>
          <w:tcPr>
            <w:tcW w:w="714" w:type="dxa"/>
            <w:tcBorders>
              <w:top w:val="single" w:sz="8" w:space="0" w:color="auto"/>
              <w:left w:val="nil"/>
              <w:bottom w:val="nil"/>
              <w:right w:val="single" w:sz="8" w:space="0" w:color="auto"/>
            </w:tcBorders>
            <w:shd w:val="clear" w:color="auto" w:fill="auto"/>
            <w:noWrap/>
            <w:vAlign w:val="bottom"/>
            <w:hideMark/>
          </w:tcPr>
          <w:p w14:paraId="65177E9B" w14:textId="77777777" w:rsidR="00511F46" w:rsidRPr="00511F46" w:rsidRDefault="00511F46">
            <w:pPr>
              <w:spacing w:after="0" w:line="240" w:lineRule="auto"/>
              <w:jc w:val="center"/>
              <w:rPr>
                <w:ins w:id="1371" w:author="Stefanie Lane" w:date="2022-06-23T13:18:00Z"/>
                <w:rFonts w:ascii="Calibri" w:eastAsia="Times New Roman" w:hAnsi="Calibri" w:cs="Calibri"/>
                <w:color w:val="000000"/>
                <w:sz w:val="20"/>
                <w:szCs w:val="20"/>
                <w:rPrChange w:id="1372" w:author="Stefanie Lane" w:date="2022-06-23T13:18:00Z">
                  <w:rPr>
                    <w:ins w:id="1373" w:author="Stefanie Lane" w:date="2022-06-23T13:18:00Z"/>
                  </w:rPr>
                </w:rPrChange>
              </w:rPr>
              <w:pPrChange w:id="1374" w:author="Stefanie Lane" w:date="2022-06-23T13:18:00Z">
                <w:pPr>
                  <w:jc w:val="center"/>
                </w:pPr>
              </w:pPrChange>
            </w:pPr>
            <w:ins w:id="1375" w:author="Stefanie Lane" w:date="2022-06-23T13:18:00Z">
              <w:r w:rsidRPr="00511F46">
                <w:rPr>
                  <w:rFonts w:ascii="Calibri" w:eastAsia="Times New Roman" w:hAnsi="Calibri" w:cs="Calibri"/>
                  <w:color w:val="000000"/>
                  <w:sz w:val="20"/>
                  <w:szCs w:val="20"/>
                  <w:rPrChange w:id="1376" w:author="Stefanie Lane" w:date="2022-06-23T13:18:00Z">
                    <w:rPr/>
                  </w:rPrChange>
                </w:rPr>
                <w:t>0.0001</w:t>
              </w:r>
            </w:ins>
          </w:p>
        </w:tc>
      </w:tr>
      <w:tr w:rsidR="00511F46" w:rsidRPr="00511F46" w14:paraId="49C89D00" w14:textId="77777777" w:rsidTr="00511F46">
        <w:trPr>
          <w:trHeight w:val="260"/>
          <w:ins w:id="1377"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0DD9BBBE" w14:textId="77777777" w:rsidR="00511F46" w:rsidRPr="00511F46" w:rsidRDefault="00511F46">
            <w:pPr>
              <w:spacing w:after="0" w:line="240" w:lineRule="auto"/>
              <w:rPr>
                <w:ins w:id="1378" w:author="Stefanie Lane" w:date="2022-06-23T13:18:00Z"/>
                <w:rFonts w:ascii="Calibri" w:eastAsia="Times New Roman" w:hAnsi="Calibri" w:cs="Calibri"/>
                <w:color w:val="000000"/>
                <w:sz w:val="20"/>
                <w:szCs w:val="20"/>
                <w:rPrChange w:id="1379" w:author="Stefanie Lane" w:date="2022-06-23T13:18:00Z">
                  <w:rPr>
                    <w:ins w:id="1380" w:author="Stefanie Lane" w:date="2022-06-23T13:18:00Z"/>
                  </w:rPr>
                </w:rPrChange>
              </w:rPr>
              <w:pPrChange w:id="1381"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750432F3" w14:textId="77777777" w:rsidR="00511F46" w:rsidRPr="00511F46" w:rsidRDefault="00511F46">
            <w:pPr>
              <w:spacing w:after="0" w:line="240" w:lineRule="auto"/>
              <w:rPr>
                <w:ins w:id="1382" w:author="Stefanie Lane" w:date="2022-06-23T13:18:00Z"/>
                <w:rFonts w:ascii="Calibri" w:eastAsia="Times New Roman" w:hAnsi="Calibri" w:cs="Calibri"/>
                <w:i/>
                <w:iCs/>
                <w:sz w:val="20"/>
                <w:szCs w:val="20"/>
                <w:rPrChange w:id="1383" w:author="Stefanie Lane" w:date="2022-06-23T13:18:00Z">
                  <w:rPr>
                    <w:ins w:id="1384" w:author="Stefanie Lane" w:date="2022-06-23T13:18:00Z"/>
                  </w:rPr>
                </w:rPrChange>
              </w:rPr>
              <w:pPrChange w:id="1385" w:author="Stefanie Lane" w:date="2022-06-23T13:18:00Z">
                <w:pPr/>
              </w:pPrChange>
            </w:pPr>
            <w:ins w:id="1386" w:author="Stefanie Lane" w:date="2022-06-23T13:18:00Z">
              <w:r w:rsidRPr="00511F46">
                <w:rPr>
                  <w:rFonts w:ascii="Calibri" w:eastAsia="Times New Roman" w:hAnsi="Calibri" w:cs="Calibri"/>
                  <w:i/>
                  <w:iCs/>
                  <w:sz w:val="20"/>
                  <w:szCs w:val="20"/>
                  <w:rPrChange w:id="1387" w:author="Stefanie Lane" w:date="2022-06-23T13:18:00Z">
                    <w:rPr/>
                  </w:rPrChange>
                </w:rPr>
                <w:t>Myosotis scorpiodes</w:t>
              </w:r>
            </w:ins>
          </w:p>
        </w:tc>
        <w:tc>
          <w:tcPr>
            <w:tcW w:w="592" w:type="dxa"/>
            <w:tcBorders>
              <w:top w:val="single" w:sz="4" w:space="0" w:color="auto"/>
              <w:left w:val="nil"/>
              <w:bottom w:val="single" w:sz="4" w:space="0" w:color="auto"/>
              <w:right w:val="nil"/>
            </w:tcBorders>
            <w:shd w:val="clear" w:color="auto" w:fill="auto"/>
            <w:noWrap/>
            <w:vAlign w:val="bottom"/>
            <w:hideMark/>
          </w:tcPr>
          <w:p w14:paraId="3D2386B1" w14:textId="77777777" w:rsidR="00511F46" w:rsidRPr="00511F46" w:rsidRDefault="00511F46">
            <w:pPr>
              <w:spacing w:after="0" w:line="240" w:lineRule="auto"/>
              <w:jc w:val="center"/>
              <w:rPr>
                <w:ins w:id="1388" w:author="Stefanie Lane" w:date="2022-06-23T13:18:00Z"/>
                <w:rFonts w:ascii="Calibri" w:eastAsia="Times New Roman" w:hAnsi="Calibri" w:cs="Calibri"/>
                <w:color w:val="000000"/>
                <w:sz w:val="20"/>
                <w:szCs w:val="20"/>
                <w:rPrChange w:id="1389" w:author="Stefanie Lane" w:date="2022-06-23T13:18:00Z">
                  <w:rPr>
                    <w:ins w:id="1390" w:author="Stefanie Lane" w:date="2022-06-23T13:18:00Z"/>
                  </w:rPr>
                </w:rPrChange>
              </w:rPr>
              <w:pPrChange w:id="1391" w:author="Stefanie Lane" w:date="2022-06-23T13:18:00Z">
                <w:pPr>
                  <w:jc w:val="center"/>
                </w:pPr>
              </w:pPrChange>
            </w:pPr>
            <w:ins w:id="1392" w:author="Stefanie Lane" w:date="2022-06-23T13:18:00Z">
              <w:r w:rsidRPr="00511F46">
                <w:rPr>
                  <w:rFonts w:ascii="Calibri" w:eastAsia="Times New Roman" w:hAnsi="Calibri" w:cs="Calibri"/>
                  <w:color w:val="000000"/>
                  <w:sz w:val="20"/>
                  <w:szCs w:val="20"/>
                  <w:rPrChange w:id="1393" w:author="Stefanie Lane" w:date="2022-06-23T13:18:00Z">
                    <w:rPr/>
                  </w:rPrChange>
                </w:rPr>
                <w:t>0.446</w:t>
              </w:r>
            </w:ins>
          </w:p>
        </w:tc>
        <w:tc>
          <w:tcPr>
            <w:tcW w:w="686" w:type="dxa"/>
            <w:tcBorders>
              <w:top w:val="single" w:sz="4" w:space="0" w:color="auto"/>
              <w:left w:val="nil"/>
              <w:bottom w:val="single" w:sz="4" w:space="0" w:color="auto"/>
              <w:right w:val="nil"/>
            </w:tcBorders>
            <w:shd w:val="clear" w:color="auto" w:fill="auto"/>
            <w:noWrap/>
            <w:vAlign w:val="bottom"/>
            <w:hideMark/>
          </w:tcPr>
          <w:p w14:paraId="16F31C3B" w14:textId="77777777" w:rsidR="00511F46" w:rsidRPr="00511F46" w:rsidRDefault="00511F46">
            <w:pPr>
              <w:spacing w:after="0" w:line="240" w:lineRule="auto"/>
              <w:jc w:val="center"/>
              <w:rPr>
                <w:ins w:id="1394" w:author="Stefanie Lane" w:date="2022-06-23T13:18:00Z"/>
                <w:rFonts w:ascii="Calibri" w:eastAsia="Times New Roman" w:hAnsi="Calibri" w:cs="Calibri"/>
                <w:color w:val="000000"/>
                <w:sz w:val="20"/>
                <w:szCs w:val="20"/>
                <w:rPrChange w:id="1395" w:author="Stefanie Lane" w:date="2022-06-23T13:18:00Z">
                  <w:rPr>
                    <w:ins w:id="1396" w:author="Stefanie Lane" w:date="2022-06-23T13:18:00Z"/>
                  </w:rPr>
                </w:rPrChange>
              </w:rPr>
              <w:pPrChange w:id="1397" w:author="Stefanie Lane" w:date="2022-06-23T13:18:00Z">
                <w:pPr>
                  <w:jc w:val="center"/>
                </w:pPr>
              </w:pPrChange>
            </w:pPr>
            <w:ins w:id="1398" w:author="Stefanie Lane" w:date="2022-06-23T13:18:00Z">
              <w:r w:rsidRPr="00511F46">
                <w:rPr>
                  <w:rFonts w:ascii="Calibri" w:eastAsia="Times New Roman" w:hAnsi="Calibri" w:cs="Calibri"/>
                  <w:color w:val="000000"/>
                  <w:sz w:val="20"/>
                  <w:szCs w:val="20"/>
                  <w:rPrChange w:id="1399" w:author="Stefanie Lane" w:date="2022-06-23T13:18:00Z">
                    <w:rPr/>
                  </w:rPrChange>
                </w:rPr>
                <w:t>0.0005</w:t>
              </w:r>
            </w:ins>
          </w:p>
        </w:tc>
        <w:tc>
          <w:tcPr>
            <w:tcW w:w="300" w:type="dxa"/>
            <w:tcBorders>
              <w:top w:val="nil"/>
              <w:left w:val="nil"/>
              <w:bottom w:val="nil"/>
              <w:right w:val="nil"/>
            </w:tcBorders>
            <w:shd w:val="clear" w:color="auto" w:fill="auto"/>
            <w:noWrap/>
            <w:vAlign w:val="bottom"/>
            <w:hideMark/>
          </w:tcPr>
          <w:p w14:paraId="078EB471" w14:textId="77777777" w:rsidR="00511F46" w:rsidRPr="00511F46" w:rsidRDefault="00511F46">
            <w:pPr>
              <w:spacing w:after="0" w:line="240" w:lineRule="auto"/>
              <w:jc w:val="center"/>
              <w:rPr>
                <w:ins w:id="1400" w:author="Stefanie Lane" w:date="2022-06-23T13:18:00Z"/>
                <w:rFonts w:ascii="Calibri" w:eastAsia="Times New Roman" w:hAnsi="Calibri" w:cs="Calibri"/>
                <w:color w:val="000000"/>
                <w:sz w:val="20"/>
                <w:szCs w:val="20"/>
                <w:rPrChange w:id="1401" w:author="Stefanie Lane" w:date="2022-06-23T13:18:00Z">
                  <w:rPr>
                    <w:ins w:id="1402" w:author="Stefanie Lane" w:date="2022-06-23T13:18:00Z"/>
                  </w:rPr>
                </w:rPrChange>
              </w:rPr>
              <w:pPrChange w:id="1403"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08ACFE96" w14:textId="77777777" w:rsidR="00511F46" w:rsidRPr="00511F46" w:rsidRDefault="00511F46">
            <w:pPr>
              <w:spacing w:after="0" w:line="240" w:lineRule="auto"/>
              <w:rPr>
                <w:ins w:id="1404" w:author="Stefanie Lane" w:date="2022-06-23T13:18:00Z"/>
                <w:rFonts w:ascii="Calibri" w:eastAsia="Times New Roman" w:hAnsi="Calibri" w:cs="Calibri"/>
                <w:i/>
                <w:iCs/>
                <w:sz w:val="20"/>
                <w:szCs w:val="20"/>
                <w:rPrChange w:id="1405" w:author="Stefanie Lane" w:date="2022-06-23T13:18:00Z">
                  <w:rPr>
                    <w:ins w:id="1406" w:author="Stefanie Lane" w:date="2022-06-23T13:18:00Z"/>
                  </w:rPr>
                </w:rPrChange>
              </w:rPr>
              <w:pPrChange w:id="1407" w:author="Stefanie Lane" w:date="2022-06-23T13:18:00Z">
                <w:pPr/>
              </w:pPrChange>
            </w:pPr>
            <w:ins w:id="1408" w:author="Stefanie Lane" w:date="2022-06-23T13:18:00Z">
              <w:r w:rsidRPr="00511F46">
                <w:rPr>
                  <w:rFonts w:ascii="Calibri" w:eastAsia="Times New Roman" w:hAnsi="Calibri" w:cs="Calibri"/>
                  <w:i/>
                  <w:iCs/>
                  <w:sz w:val="20"/>
                  <w:szCs w:val="20"/>
                  <w:rPrChange w:id="1409" w:author="Stefanie Lane" w:date="2022-06-23T13:18:00Z">
                    <w:rPr/>
                  </w:rPrChange>
                </w:rPr>
                <w:t>Menyanthes trifoliata</w:t>
              </w:r>
            </w:ins>
          </w:p>
        </w:tc>
        <w:tc>
          <w:tcPr>
            <w:tcW w:w="600" w:type="dxa"/>
            <w:tcBorders>
              <w:top w:val="single" w:sz="4" w:space="0" w:color="auto"/>
              <w:left w:val="nil"/>
              <w:bottom w:val="single" w:sz="4" w:space="0" w:color="auto"/>
              <w:right w:val="nil"/>
            </w:tcBorders>
            <w:shd w:val="clear" w:color="auto" w:fill="auto"/>
            <w:noWrap/>
            <w:vAlign w:val="bottom"/>
            <w:hideMark/>
          </w:tcPr>
          <w:p w14:paraId="6FAF886C" w14:textId="77777777" w:rsidR="00511F46" w:rsidRPr="00511F46" w:rsidRDefault="00511F46">
            <w:pPr>
              <w:spacing w:after="0" w:line="240" w:lineRule="auto"/>
              <w:jc w:val="center"/>
              <w:rPr>
                <w:ins w:id="1410" w:author="Stefanie Lane" w:date="2022-06-23T13:18:00Z"/>
                <w:rFonts w:ascii="Calibri" w:eastAsia="Times New Roman" w:hAnsi="Calibri" w:cs="Calibri"/>
                <w:color w:val="000000"/>
                <w:sz w:val="20"/>
                <w:szCs w:val="20"/>
                <w:rPrChange w:id="1411" w:author="Stefanie Lane" w:date="2022-06-23T13:18:00Z">
                  <w:rPr>
                    <w:ins w:id="1412" w:author="Stefanie Lane" w:date="2022-06-23T13:18:00Z"/>
                  </w:rPr>
                </w:rPrChange>
              </w:rPr>
              <w:pPrChange w:id="1413" w:author="Stefanie Lane" w:date="2022-06-23T13:18:00Z">
                <w:pPr>
                  <w:jc w:val="center"/>
                </w:pPr>
              </w:pPrChange>
            </w:pPr>
            <w:ins w:id="1414" w:author="Stefanie Lane" w:date="2022-06-23T13:18:00Z">
              <w:r w:rsidRPr="00511F46">
                <w:rPr>
                  <w:rFonts w:ascii="Calibri" w:eastAsia="Times New Roman" w:hAnsi="Calibri" w:cs="Calibri"/>
                  <w:color w:val="000000"/>
                  <w:sz w:val="20"/>
                  <w:szCs w:val="20"/>
                  <w:rPrChange w:id="1415" w:author="Stefanie Lane" w:date="2022-06-23T13:18:00Z">
                    <w:rPr/>
                  </w:rPrChange>
                </w:rPr>
                <w:t>0.621</w:t>
              </w:r>
            </w:ins>
          </w:p>
        </w:tc>
        <w:tc>
          <w:tcPr>
            <w:tcW w:w="695" w:type="dxa"/>
            <w:tcBorders>
              <w:top w:val="single" w:sz="4" w:space="0" w:color="auto"/>
              <w:left w:val="nil"/>
              <w:bottom w:val="single" w:sz="4" w:space="0" w:color="auto"/>
              <w:right w:val="nil"/>
            </w:tcBorders>
            <w:shd w:val="clear" w:color="auto" w:fill="auto"/>
            <w:noWrap/>
            <w:vAlign w:val="bottom"/>
            <w:hideMark/>
          </w:tcPr>
          <w:p w14:paraId="3C117F76" w14:textId="77777777" w:rsidR="00511F46" w:rsidRPr="00511F46" w:rsidRDefault="00511F46">
            <w:pPr>
              <w:spacing w:after="0" w:line="240" w:lineRule="auto"/>
              <w:jc w:val="center"/>
              <w:rPr>
                <w:ins w:id="1416" w:author="Stefanie Lane" w:date="2022-06-23T13:18:00Z"/>
                <w:rFonts w:ascii="Calibri" w:eastAsia="Times New Roman" w:hAnsi="Calibri" w:cs="Calibri"/>
                <w:color w:val="000000"/>
                <w:sz w:val="20"/>
                <w:szCs w:val="20"/>
                <w:rPrChange w:id="1417" w:author="Stefanie Lane" w:date="2022-06-23T13:18:00Z">
                  <w:rPr>
                    <w:ins w:id="1418" w:author="Stefanie Lane" w:date="2022-06-23T13:18:00Z"/>
                  </w:rPr>
                </w:rPrChange>
              </w:rPr>
              <w:pPrChange w:id="1419" w:author="Stefanie Lane" w:date="2022-06-23T13:18:00Z">
                <w:pPr>
                  <w:jc w:val="center"/>
                </w:pPr>
              </w:pPrChange>
            </w:pPr>
            <w:ins w:id="1420" w:author="Stefanie Lane" w:date="2022-06-23T13:18:00Z">
              <w:r w:rsidRPr="00511F46">
                <w:rPr>
                  <w:rFonts w:ascii="Calibri" w:eastAsia="Times New Roman" w:hAnsi="Calibri" w:cs="Calibri"/>
                  <w:color w:val="000000"/>
                  <w:sz w:val="20"/>
                  <w:szCs w:val="20"/>
                  <w:rPrChange w:id="1421" w:author="Stefanie Lane" w:date="2022-06-23T13:18:00Z">
                    <w:rPr/>
                  </w:rPrChange>
                </w:rPr>
                <w:t>0.0001</w:t>
              </w:r>
            </w:ins>
          </w:p>
        </w:tc>
        <w:tc>
          <w:tcPr>
            <w:tcW w:w="300" w:type="dxa"/>
            <w:tcBorders>
              <w:top w:val="nil"/>
              <w:left w:val="nil"/>
              <w:bottom w:val="nil"/>
              <w:right w:val="nil"/>
            </w:tcBorders>
            <w:shd w:val="clear" w:color="auto" w:fill="auto"/>
            <w:noWrap/>
            <w:vAlign w:val="bottom"/>
            <w:hideMark/>
          </w:tcPr>
          <w:p w14:paraId="06539ED3" w14:textId="77777777" w:rsidR="00511F46" w:rsidRPr="00511F46" w:rsidRDefault="00511F46">
            <w:pPr>
              <w:spacing w:after="0" w:line="240" w:lineRule="auto"/>
              <w:jc w:val="center"/>
              <w:rPr>
                <w:ins w:id="1422" w:author="Stefanie Lane" w:date="2022-06-23T13:18:00Z"/>
                <w:rFonts w:ascii="Calibri" w:eastAsia="Times New Roman" w:hAnsi="Calibri" w:cs="Calibri"/>
                <w:color w:val="000000"/>
                <w:sz w:val="20"/>
                <w:szCs w:val="20"/>
                <w:rPrChange w:id="1423" w:author="Stefanie Lane" w:date="2022-06-23T13:18:00Z">
                  <w:rPr>
                    <w:ins w:id="1424" w:author="Stefanie Lane" w:date="2022-06-23T13:18:00Z"/>
                  </w:rPr>
                </w:rPrChange>
              </w:rPr>
              <w:pPrChange w:id="1425" w:author="Stefanie Lane" w:date="2022-06-23T13:18:00Z">
                <w:pPr>
                  <w:jc w:val="center"/>
                </w:pPr>
              </w:pPrChange>
            </w:pPr>
          </w:p>
        </w:tc>
        <w:tc>
          <w:tcPr>
            <w:tcW w:w="2070" w:type="dxa"/>
            <w:tcBorders>
              <w:top w:val="single" w:sz="4" w:space="0" w:color="auto"/>
              <w:left w:val="nil"/>
              <w:bottom w:val="single" w:sz="4" w:space="0" w:color="auto"/>
              <w:right w:val="nil"/>
            </w:tcBorders>
            <w:shd w:val="clear" w:color="auto" w:fill="auto"/>
            <w:noWrap/>
            <w:vAlign w:val="bottom"/>
            <w:hideMark/>
          </w:tcPr>
          <w:p w14:paraId="5100A6AB" w14:textId="77777777" w:rsidR="00511F46" w:rsidRPr="00511F46" w:rsidRDefault="00511F46">
            <w:pPr>
              <w:spacing w:after="0" w:line="240" w:lineRule="auto"/>
              <w:rPr>
                <w:ins w:id="1426" w:author="Stefanie Lane" w:date="2022-06-23T13:18:00Z"/>
                <w:rFonts w:ascii="Calibri" w:eastAsia="Times New Roman" w:hAnsi="Calibri" w:cs="Calibri"/>
                <w:i/>
                <w:iCs/>
                <w:color w:val="000000"/>
                <w:sz w:val="20"/>
                <w:szCs w:val="20"/>
                <w:rPrChange w:id="1427" w:author="Stefanie Lane" w:date="2022-06-23T13:18:00Z">
                  <w:rPr>
                    <w:ins w:id="1428" w:author="Stefanie Lane" w:date="2022-06-23T13:18:00Z"/>
                  </w:rPr>
                </w:rPrChange>
              </w:rPr>
              <w:pPrChange w:id="1429" w:author="Stefanie Lane" w:date="2022-06-23T13:18:00Z">
                <w:pPr/>
              </w:pPrChange>
            </w:pPr>
            <w:ins w:id="1430" w:author="Stefanie Lane" w:date="2022-06-23T13:18:00Z">
              <w:r w:rsidRPr="00511F46">
                <w:rPr>
                  <w:rFonts w:ascii="Calibri" w:eastAsia="Times New Roman" w:hAnsi="Calibri" w:cs="Calibri"/>
                  <w:i/>
                  <w:iCs/>
                  <w:color w:val="000000"/>
                  <w:sz w:val="20"/>
                  <w:szCs w:val="20"/>
                  <w:rPrChange w:id="1431" w:author="Stefanie Lane" w:date="2022-06-23T13:18:00Z">
                    <w:rPr/>
                  </w:rPrChange>
                </w:rPr>
                <w:t>Mentha aquatica</w:t>
              </w:r>
            </w:ins>
          </w:p>
        </w:tc>
        <w:tc>
          <w:tcPr>
            <w:tcW w:w="616" w:type="dxa"/>
            <w:tcBorders>
              <w:top w:val="single" w:sz="4" w:space="0" w:color="auto"/>
              <w:left w:val="nil"/>
              <w:bottom w:val="single" w:sz="4" w:space="0" w:color="auto"/>
              <w:right w:val="nil"/>
            </w:tcBorders>
            <w:shd w:val="clear" w:color="auto" w:fill="auto"/>
            <w:noWrap/>
            <w:vAlign w:val="bottom"/>
            <w:hideMark/>
          </w:tcPr>
          <w:p w14:paraId="2106D9CC" w14:textId="77777777" w:rsidR="00511F46" w:rsidRPr="00511F46" w:rsidRDefault="00511F46">
            <w:pPr>
              <w:spacing w:after="0" w:line="240" w:lineRule="auto"/>
              <w:jc w:val="center"/>
              <w:rPr>
                <w:ins w:id="1432" w:author="Stefanie Lane" w:date="2022-06-23T13:18:00Z"/>
                <w:rFonts w:ascii="Calibri" w:eastAsia="Times New Roman" w:hAnsi="Calibri" w:cs="Calibri"/>
                <w:color w:val="000000"/>
                <w:sz w:val="20"/>
                <w:szCs w:val="20"/>
                <w:rPrChange w:id="1433" w:author="Stefanie Lane" w:date="2022-06-23T13:18:00Z">
                  <w:rPr>
                    <w:ins w:id="1434" w:author="Stefanie Lane" w:date="2022-06-23T13:18:00Z"/>
                  </w:rPr>
                </w:rPrChange>
              </w:rPr>
              <w:pPrChange w:id="1435" w:author="Stefanie Lane" w:date="2022-06-23T13:18:00Z">
                <w:pPr>
                  <w:jc w:val="center"/>
                </w:pPr>
              </w:pPrChange>
            </w:pPr>
            <w:ins w:id="1436" w:author="Stefanie Lane" w:date="2022-06-23T13:18:00Z">
              <w:r w:rsidRPr="00511F46">
                <w:rPr>
                  <w:rFonts w:ascii="Calibri" w:eastAsia="Times New Roman" w:hAnsi="Calibri" w:cs="Calibri"/>
                  <w:color w:val="000000"/>
                  <w:sz w:val="20"/>
                  <w:szCs w:val="20"/>
                  <w:rPrChange w:id="1437" w:author="Stefanie Lane" w:date="2022-06-23T13:18:00Z">
                    <w:rPr/>
                  </w:rPrChange>
                </w:rPr>
                <w:t>0.618</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1EDE1B43" w14:textId="77777777" w:rsidR="00511F46" w:rsidRPr="00511F46" w:rsidRDefault="00511F46">
            <w:pPr>
              <w:spacing w:after="0" w:line="240" w:lineRule="auto"/>
              <w:jc w:val="center"/>
              <w:rPr>
                <w:ins w:id="1438" w:author="Stefanie Lane" w:date="2022-06-23T13:18:00Z"/>
                <w:rFonts w:ascii="Calibri" w:eastAsia="Times New Roman" w:hAnsi="Calibri" w:cs="Calibri"/>
                <w:color w:val="000000"/>
                <w:sz w:val="20"/>
                <w:szCs w:val="20"/>
                <w:rPrChange w:id="1439" w:author="Stefanie Lane" w:date="2022-06-23T13:18:00Z">
                  <w:rPr>
                    <w:ins w:id="1440" w:author="Stefanie Lane" w:date="2022-06-23T13:18:00Z"/>
                  </w:rPr>
                </w:rPrChange>
              </w:rPr>
              <w:pPrChange w:id="1441" w:author="Stefanie Lane" w:date="2022-06-23T13:18:00Z">
                <w:pPr>
                  <w:jc w:val="center"/>
                </w:pPr>
              </w:pPrChange>
            </w:pPr>
            <w:ins w:id="1442" w:author="Stefanie Lane" w:date="2022-06-23T13:18:00Z">
              <w:r w:rsidRPr="00511F46">
                <w:rPr>
                  <w:rFonts w:ascii="Calibri" w:eastAsia="Times New Roman" w:hAnsi="Calibri" w:cs="Calibri"/>
                  <w:color w:val="000000"/>
                  <w:sz w:val="20"/>
                  <w:szCs w:val="20"/>
                  <w:rPrChange w:id="1443" w:author="Stefanie Lane" w:date="2022-06-23T13:18:00Z">
                    <w:rPr/>
                  </w:rPrChange>
                </w:rPr>
                <w:t>0.0001</w:t>
              </w:r>
            </w:ins>
          </w:p>
        </w:tc>
      </w:tr>
      <w:tr w:rsidR="00511F46" w:rsidRPr="00511F46" w14:paraId="5CDE6496" w14:textId="77777777" w:rsidTr="00511F46">
        <w:trPr>
          <w:trHeight w:val="260"/>
          <w:ins w:id="1444"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303BE3AA" w14:textId="77777777" w:rsidR="00511F46" w:rsidRPr="00511F46" w:rsidRDefault="00511F46">
            <w:pPr>
              <w:spacing w:after="0" w:line="240" w:lineRule="auto"/>
              <w:rPr>
                <w:ins w:id="1445" w:author="Stefanie Lane" w:date="2022-06-23T13:18:00Z"/>
                <w:rFonts w:ascii="Calibri" w:eastAsia="Times New Roman" w:hAnsi="Calibri" w:cs="Calibri"/>
                <w:color w:val="000000"/>
                <w:sz w:val="20"/>
                <w:szCs w:val="20"/>
                <w:rPrChange w:id="1446" w:author="Stefanie Lane" w:date="2022-06-23T13:18:00Z">
                  <w:rPr>
                    <w:ins w:id="1447" w:author="Stefanie Lane" w:date="2022-06-23T13:18:00Z"/>
                  </w:rPr>
                </w:rPrChange>
              </w:rPr>
              <w:pPrChange w:id="1448" w:author="Stefanie Lane" w:date="2022-06-23T13:18:00Z">
                <w:pPr/>
              </w:pPrChange>
            </w:pPr>
          </w:p>
        </w:tc>
        <w:tc>
          <w:tcPr>
            <w:tcW w:w="2982" w:type="dxa"/>
            <w:tcBorders>
              <w:top w:val="nil"/>
              <w:left w:val="nil"/>
              <w:bottom w:val="nil"/>
              <w:right w:val="nil"/>
            </w:tcBorders>
            <w:shd w:val="clear" w:color="auto" w:fill="auto"/>
            <w:noWrap/>
            <w:vAlign w:val="bottom"/>
            <w:hideMark/>
          </w:tcPr>
          <w:p w14:paraId="0499C25C" w14:textId="77777777" w:rsidR="00511F46" w:rsidRPr="00511F46" w:rsidRDefault="00511F46">
            <w:pPr>
              <w:spacing w:after="0" w:line="240" w:lineRule="auto"/>
              <w:rPr>
                <w:ins w:id="1449" w:author="Stefanie Lane" w:date="2022-06-23T13:18:00Z"/>
                <w:rFonts w:ascii="Calibri" w:eastAsia="Times New Roman" w:hAnsi="Calibri" w:cs="Calibri"/>
                <w:i/>
                <w:iCs/>
                <w:color w:val="000000"/>
                <w:sz w:val="20"/>
                <w:szCs w:val="20"/>
                <w:rPrChange w:id="1450" w:author="Stefanie Lane" w:date="2022-06-23T13:18:00Z">
                  <w:rPr>
                    <w:ins w:id="1451" w:author="Stefanie Lane" w:date="2022-06-23T13:18:00Z"/>
                  </w:rPr>
                </w:rPrChange>
              </w:rPr>
              <w:pPrChange w:id="1452" w:author="Stefanie Lane" w:date="2022-06-23T13:18:00Z">
                <w:pPr/>
              </w:pPrChange>
            </w:pPr>
            <w:ins w:id="1453" w:author="Stefanie Lane" w:date="2022-06-23T13:18:00Z">
              <w:r w:rsidRPr="00511F46">
                <w:rPr>
                  <w:rFonts w:ascii="Calibri" w:eastAsia="Times New Roman" w:hAnsi="Calibri" w:cs="Calibri"/>
                  <w:i/>
                  <w:iCs/>
                  <w:color w:val="000000"/>
                  <w:sz w:val="20"/>
                  <w:szCs w:val="20"/>
                  <w:rPrChange w:id="1454" w:author="Stefanie Lane" w:date="2022-06-23T13:18:00Z">
                    <w:rPr/>
                  </w:rPrChange>
                </w:rPr>
                <w:t>Bidens cernua</w:t>
              </w:r>
            </w:ins>
          </w:p>
        </w:tc>
        <w:tc>
          <w:tcPr>
            <w:tcW w:w="592" w:type="dxa"/>
            <w:tcBorders>
              <w:top w:val="nil"/>
              <w:left w:val="nil"/>
              <w:bottom w:val="nil"/>
              <w:right w:val="nil"/>
            </w:tcBorders>
            <w:shd w:val="clear" w:color="auto" w:fill="auto"/>
            <w:noWrap/>
            <w:vAlign w:val="bottom"/>
            <w:hideMark/>
          </w:tcPr>
          <w:p w14:paraId="19C1EF7B" w14:textId="77777777" w:rsidR="00511F46" w:rsidRPr="00511F46" w:rsidRDefault="00511F46">
            <w:pPr>
              <w:spacing w:after="0" w:line="240" w:lineRule="auto"/>
              <w:jc w:val="center"/>
              <w:rPr>
                <w:ins w:id="1455" w:author="Stefanie Lane" w:date="2022-06-23T13:18:00Z"/>
                <w:rFonts w:ascii="Calibri" w:eastAsia="Times New Roman" w:hAnsi="Calibri" w:cs="Calibri"/>
                <w:color w:val="000000"/>
                <w:sz w:val="20"/>
                <w:szCs w:val="20"/>
                <w:rPrChange w:id="1456" w:author="Stefanie Lane" w:date="2022-06-23T13:18:00Z">
                  <w:rPr>
                    <w:ins w:id="1457" w:author="Stefanie Lane" w:date="2022-06-23T13:18:00Z"/>
                  </w:rPr>
                </w:rPrChange>
              </w:rPr>
              <w:pPrChange w:id="1458" w:author="Stefanie Lane" w:date="2022-06-23T13:18:00Z">
                <w:pPr>
                  <w:jc w:val="center"/>
                </w:pPr>
              </w:pPrChange>
            </w:pPr>
            <w:ins w:id="1459" w:author="Stefanie Lane" w:date="2022-06-23T13:18:00Z">
              <w:r w:rsidRPr="00511F46">
                <w:rPr>
                  <w:rFonts w:ascii="Calibri" w:eastAsia="Times New Roman" w:hAnsi="Calibri" w:cs="Calibri"/>
                  <w:color w:val="000000"/>
                  <w:sz w:val="20"/>
                  <w:szCs w:val="20"/>
                  <w:rPrChange w:id="1460" w:author="Stefanie Lane" w:date="2022-06-23T13:18:00Z">
                    <w:rPr/>
                  </w:rPrChange>
                </w:rPr>
                <w:t>0.407</w:t>
              </w:r>
            </w:ins>
          </w:p>
        </w:tc>
        <w:tc>
          <w:tcPr>
            <w:tcW w:w="686" w:type="dxa"/>
            <w:tcBorders>
              <w:top w:val="nil"/>
              <w:left w:val="nil"/>
              <w:bottom w:val="nil"/>
              <w:right w:val="nil"/>
            </w:tcBorders>
            <w:shd w:val="clear" w:color="auto" w:fill="auto"/>
            <w:noWrap/>
            <w:vAlign w:val="bottom"/>
            <w:hideMark/>
          </w:tcPr>
          <w:p w14:paraId="400D1408" w14:textId="77777777" w:rsidR="00511F46" w:rsidRPr="00511F46" w:rsidRDefault="00511F46">
            <w:pPr>
              <w:spacing w:after="0" w:line="240" w:lineRule="auto"/>
              <w:jc w:val="center"/>
              <w:rPr>
                <w:ins w:id="1461" w:author="Stefanie Lane" w:date="2022-06-23T13:18:00Z"/>
                <w:rFonts w:ascii="Calibri" w:eastAsia="Times New Roman" w:hAnsi="Calibri" w:cs="Calibri"/>
                <w:color w:val="000000"/>
                <w:sz w:val="20"/>
                <w:szCs w:val="20"/>
                <w:rPrChange w:id="1462" w:author="Stefanie Lane" w:date="2022-06-23T13:18:00Z">
                  <w:rPr>
                    <w:ins w:id="1463" w:author="Stefanie Lane" w:date="2022-06-23T13:18:00Z"/>
                  </w:rPr>
                </w:rPrChange>
              </w:rPr>
              <w:pPrChange w:id="1464" w:author="Stefanie Lane" w:date="2022-06-23T13:18:00Z">
                <w:pPr>
                  <w:jc w:val="center"/>
                </w:pPr>
              </w:pPrChange>
            </w:pPr>
            <w:ins w:id="1465" w:author="Stefanie Lane" w:date="2022-06-23T13:18:00Z">
              <w:r w:rsidRPr="00511F46">
                <w:rPr>
                  <w:rFonts w:ascii="Calibri" w:eastAsia="Times New Roman" w:hAnsi="Calibri" w:cs="Calibri"/>
                  <w:color w:val="000000"/>
                  <w:sz w:val="20"/>
                  <w:szCs w:val="20"/>
                  <w:rPrChange w:id="1466" w:author="Stefanie Lane" w:date="2022-06-23T13:18:00Z">
                    <w:rPr/>
                  </w:rPrChange>
                </w:rPr>
                <w:t>0.0007</w:t>
              </w:r>
            </w:ins>
          </w:p>
        </w:tc>
        <w:tc>
          <w:tcPr>
            <w:tcW w:w="300" w:type="dxa"/>
            <w:tcBorders>
              <w:top w:val="nil"/>
              <w:left w:val="nil"/>
              <w:bottom w:val="nil"/>
              <w:right w:val="nil"/>
            </w:tcBorders>
            <w:shd w:val="clear" w:color="auto" w:fill="auto"/>
            <w:noWrap/>
            <w:vAlign w:val="bottom"/>
            <w:hideMark/>
          </w:tcPr>
          <w:p w14:paraId="50C64249" w14:textId="77777777" w:rsidR="00511F46" w:rsidRPr="00511F46" w:rsidRDefault="00511F46">
            <w:pPr>
              <w:spacing w:after="0" w:line="240" w:lineRule="auto"/>
              <w:jc w:val="center"/>
              <w:rPr>
                <w:ins w:id="1467" w:author="Stefanie Lane" w:date="2022-06-23T13:18:00Z"/>
                <w:rFonts w:ascii="Calibri" w:eastAsia="Times New Roman" w:hAnsi="Calibri" w:cs="Calibri"/>
                <w:color w:val="000000"/>
                <w:sz w:val="20"/>
                <w:szCs w:val="20"/>
                <w:rPrChange w:id="1468" w:author="Stefanie Lane" w:date="2022-06-23T13:18:00Z">
                  <w:rPr>
                    <w:ins w:id="1469" w:author="Stefanie Lane" w:date="2022-06-23T13:18:00Z"/>
                  </w:rPr>
                </w:rPrChange>
              </w:rPr>
              <w:pPrChange w:id="1470"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60E9BA04" w14:textId="77777777" w:rsidR="00511F46" w:rsidRPr="00511F46" w:rsidRDefault="00511F46">
            <w:pPr>
              <w:spacing w:after="0" w:line="240" w:lineRule="auto"/>
              <w:rPr>
                <w:ins w:id="1471" w:author="Stefanie Lane" w:date="2022-06-23T13:18:00Z"/>
                <w:rFonts w:ascii="Calibri" w:eastAsia="Times New Roman" w:hAnsi="Calibri" w:cs="Calibri"/>
                <w:sz w:val="20"/>
                <w:szCs w:val="20"/>
                <w:rPrChange w:id="1472" w:author="Stefanie Lane" w:date="2022-06-23T13:18:00Z">
                  <w:rPr>
                    <w:ins w:id="1473" w:author="Stefanie Lane" w:date="2022-06-23T13:18:00Z"/>
                  </w:rPr>
                </w:rPrChange>
              </w:rPr>
              <w:pPrChange w:id="1474" w:author="Stefanie Lane" w:date="2022-06-23T13:18:00Z">
                <w:pPr/>
              </w:pPrChange>
            </w:pPr>
            <w:ins w:id="1475" w:author="Stefanie Lane" w:date="2022-06-23T13:18:00Z">
              <w:r w:rsidRPr="00511F46">
                <w:rPr>
                  <w:rFonts w:ascii="Calibri" w:eastAsia="Times New Roman" w:hAnsi="Calibri" w:cs="Calibri"/>
                  <w:sz w:val="20"/>
                  <w:szCs w:val="20"/>
                  <w:rPrChange w:id="1476" w:author="Stefanie Lane" w:date="2022-06-23T13:18:00Z">
                    <w:rPr/>
                  </w:rPrChange>
                </w:rPr>
                <w:t>Grass (unidentified)</w:t>
              </w:r>
            </w:ins>
          </w:p>
        </w:tc>
        <w:tc>
          <w:tcPr>
            <w:tcW w:w="600" w:type="dxa"/>
            <w:tcBorders>
              <w:top w:val="nil"/>
              <w:left w:val="nil"/>
              <w:bottom w:val="nil"/>
              <w:right w:val="nil"/>
            </w:tcBorders>
            <w:shd w:val="clear" w:color="auto" w:fill="auto"/>
            <w:noWrap/>
            <w:vAlign w:val="bottom"/>
            <w:hideMark/>
          </w:tcPr>
          <w:p w14:paraId="019220F2" w14:textId="77777777" w:rsidR="00511F46" w:rsidRPr="00511F46" w:rsidRDefault="00511F46">
            <w:pPr>
              <w:spacing w:after="0" w:line="240" w:lineRule="auto"/>
              <w:jc w:val="center"/>
              <w:rPr>
                <w:ins w:id="1477" w:author="Stefanie Lane" w:date="2022-06-23T13:18:00Z"/>
                <w:rFonts w:ascii="Calibri" w:eastAsia="Times New Roman" w:hAnsi="Calibri" w:cs="Calibri"/>
                <w:color w:val="000000"/>
                <w:sz w:val="20"/>
                <w:szCs w:val="20"/>
                <w:rPrChange w:id="1478" w:author="Stefanie Lane" w:date="2022-06-23T13:18:00Z">
                  <w:rPr>
                    <w:ins w:id="1479" w:author="Stefanie Lane" w:date="2022-06-23T13:18:00Z"/>
                  </w:rPr>
                </w:rPrChange>
              </w:rPr>
              <w:pPrChange w:id="1480" w:author="Stefanie Lane" w:date="2022-06-23T13:18:00Z">
                <w:pPr>
                  <w:jc w:val="center"/>
                </w:pPr>
              </w:pPrChange>
            </w:pPr>
            <w:ins w:id="1481" w:author="Stefanie Lane" w:date="2022-06-23T13:18:00Z">
              <w:r w:rsidRPr="00511F46">
                <w:rPr>
                  <w:rFonts w:ascii="Calibri" w:eastAsia="Times New Roman" w:hAnsi="Calibri" w:cs="Calibri"/>
                  <w:color w:val="000000"/>
                  <w:sz w:val="20"/>
                  <w:szCs w:val="20"/>
                  <w:rPrChange w:id="1482" w:author="Stefanie Lane" w:date="2022-06-23T13:18:00Z">
                    <w:rPr/>
                  </w:rPrChange>
                </w:rPr>
                <w:t>0.452</w:t>
              </w:r>
            </w:ins>
          </w:p>
        </w:tc>
        <w:tc>
          <w:tcPr>
            <w:tcW w:w="695" w:type="dxa"/>
            <w:tcBorders>
              <w:top w:val="nil"/>
              <w:left w:val="nil"/>
              <w:bottom w:val="nil"/>
              <w:right w:val="nil"/>
            </w:tcBorders>
            <w:shd w:val="clear" w:color="auto" w:fill="auto"/>
            <w:noWrap/>
            <w:vAlign w:val="bottom"/>
            <w:hideMark/>
          </w:tcPr>
          <w:p w14:paraId="5E069032" w14:textId="77777777" w:rsidR="00511F46" w:rsidRPr="00511F46" w:rsidRDefault="00511F46">
            <w:pPr>
              <w:spacing w:after="0" w:line="240" w:lineRule="auto"/>
              <w:jc w:val="center"/>
              <w:rPr>
                <w:ins w:id="1483" w:author="Stefanie Lane" w:date="2022-06-23T13:18:00Z"/>
                <w:rFonts w:ascii="Calibri" w:eastAsia="Times New Roman" w:hAnsi="Calibri" w:cs="Calibri"/>
                <w:color w:val="000000"/>
                <w:sz w:val="20"/>
                <w:szCs w:val="20"/>
                <w:rPrChange w:id="1484" w:author="Stefanie Lane" w:date="2022-06-23T13:18:00Z">
                  <w:rPr>
                    <w:ins w:id="1485" w:author="Stefanie Lane" w:date="2022-06-23T13:18:00Z"/>
                  </w:rPr>
                </w:rPrChange>
              </w:rPr>
              <w:pPrChange w:id="1486" w:author="Stefanie Lane" w:date="2022-06-23T13:18:00Z">
                <w:pPr>
                  <w:jc w:val="center"/>
                </w:pPr>
              </w:pPrChange>
            </w:pPr>
            <w:ins w:id="1487" w:author="Stefanie Lane" w:date="2022-06-23T13:18:00Z">
              <w:r w:rsidRPr="00511F46">
                <w:rPr>
                  <w:rFonts w:ascii="Calibri" w:eastAsia="Times New Roman" w:hAnsi="Calibri" w:cs="Calibri"/>
                  <w:color w:val="000000"/>
                  <w:sz w:val="20"/>
                  <w:szCs w:val="20"/>
                  <w:rPrChange w:id="1488" w:author="Stefanie Lane" w:date="2022-06-23T13:18:00Z">
                    <w:rPr/>
                  </w:rPrChange>
                </w:rPr>
                <w:t>0.0007</w:t>
              </w:r>
            </w:ins>
          </w:p>
        </w:tc>
        <w:tc>
          <w:tcPr>
            <w:tcW w:w="300" w:type="dxa"/>
            <w:tcBorders>
              <w:top w:val="nil"/>
              <w:left w:val="nil"/>
              <w:bottom w:val="nil"/>
              <w:right w:val="nil"/>
            </w:tcBorders>
            <w:shd w:val="clear" w:color="auto" w:fill="auto"/>
            <w:noWrap/>
            <w:vAlign w:val="bottom"/>
            <w:hideMark/>
          </w:tcPr>
          <w:p w14:paraId="3CD6B56B" w14:textId="77777777" w:rsidR="00511F46" w:rsidRPr="00511F46" w:rsidRDefault="00511F46">
            <w:pPr>
              <w:spacing w:after="0" w:line="240" w:lineRule="auto"/>
              <w:jc w:val="center"/>
              <w:rPr>
                <w:ins w:id="1489" w:author="Stefanie Lane" w:date="2022-06-23T13:18:00Z"/>
                <w:rFonts w:ascii="Calibri" w:eastAsia="Times New Roman" w:hAnsi="Calibri" w:cs="Calibri"/>
                <w:color w:val="000000"/>
                <w:sz w:val="20"/>
                <w:szCs w:val="20"/>
                <w:rPrChange w:id="1490" w:author="Stefanie Lane" w:date="2022-06-23T13:18:00Z">
                  <w:rPr>
                    <w:ins w:id="1491" w:author="Stefanie Lane" w:date="2022-06-23T13:18:00Z"/>
                  </w:rPr>
                </w:rPrChange>
              </w:rPr>
              <w:pPrChange w:id="1492"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13FA945A" w14:textId="77777777" w:rsidR="00511F46" w:rsidRPr="00511F46" w:rsidRDefault="00511F46">
            <w:pPr>
              <w:spacing w:after="0" w:line="240" w:lineRule="auto"/>
              <w:rPr>
                <w:ins w:id="1493" w:author="Stefanie Lane" w:date="2022-06-23T13:18:00Z"/>
                <w:rFonts w:ascii="Calibri" w:eastAsia="Times New Roman" w:hAnsi="Calibri" w:cs="Calibri"/>
                <w:i/>
                <w:iCs/>
                <w:color w:val="000000"/>
                <w:sz w:val="20"/>
                <w:szCs w:val="20"/>
                <w:rPrChange w:id="1494" w:author="Stefanie Lane" w:date="2022-06-23T13:18:00Z">
                  <w:rPr>
                    <w:ins w:id="1495" w:author="Stefanie Lane" w:date="2022-06-23T13:18:00Z"/>
                  </w:rPr>
                </w:rPrChange>
              </w:rPr>
              <w:pPrChange w:id="1496" w:author="Stefanie Lane" w:date="2022-06-23T13:18:00Z">
                <w:pPr/>
              </w:pPrChange>
            </w:pPr>
            <w:ins w:id="1497" w:author="Stefanie Lane" w:date="2022-06-23T13:18:00Z">
              <w:r w:rsidRPr="00511F46">
                <w:rPr>
                  <w:rFonts w:ascii="Calibri" w:eastAsia="Times New Roman" w:hAnsi="Calibri" w:cs="Calibri"/>
                  <w:i/>
                  <w:iCs/>
                  <w:color w:val="000000"/>
                  <w:sz w:val="20"/>
                  <w:szCs w:val="20"/>
                  <w:rPrChange w:id="1498" w:author="Stefanie Lane" w:date="2022-06-23T13:18:00Z">
                    <w:rPr/>
                  </w:rPrChange>
                </w:rPr>
                <w:t>Lysimachia thyrsiflora</w:t>
              </w:r>
            </w:ins>
          </w:p>
        </w:tc>
        <w:tc>
          <w:tcPr>
            <w:tcW w:w="616" w:type="dxa"/>
            <w:tcBorders>
              <w:top w:val="nil"/>
              <w:left w:val="nil"/>
              <w:bottom w:val="nil"/>
              <w:right w:val="nil"/>
            </w:tcBorders>
            <w:shd w:val="clear" w:color="auto" w:fill="auto"/>
            <w:noWrap/>
            <w:vAlign w:val="bottom"/>
            <w:hideMark/>
          </w:tcPr>
          <w:p w14:paraId="0F1A094E" w14:textId="77777777" w:rsidR="00511F46" w:rsidRPr="00511F46" w:rsidRDefault="00511F46">
            <w:pPr>
              <w:spacing w:after="0" w:line="240" w:lineRule="auto"/>
              <w:jc w:val="center"/>
              <w:rPr>
                <w:ins w:id="1499" w:author="Stefanie Lane" w:date="2022-06-23T13:18:00Z"/>
                <w:rFonts w:ascii="Calibri" w:eastAsia="Times New Roman" w:hAnsi="Calibri" w:cs="Calibri"/>
                <w:color w:val="000000"/>
                <w:sz w:val="20"/>
                <w:szCs w:val="20"/>
                <w:rPrChange w:id="1500" w:author="Stefanie Lane" w:date="2022-06-23T13:18:00Z">
                  <w:rPr>
                    <w:ins w:id="1501" w:author="Stefanie Lane" w:date="2022-06-23T13:18:00Z"/>
                  </w:rPr>
                </w:rPrChange>
              </w:rPr>
              <w:pPrChange w:id="1502" w:author="Stefanie Lane" w:date="2022-06-23T13:18:00Z">
                <w:pPr>
                  <w:jc w:val="center"/>
                </w:pPr>
              </w:pPrChange>
            </w:pPr>
            <w:ins w:id="1503" w:author="Stefanie Lane" w:date="2022-06-23T13:18:00Z">
              <w:r w:rsidRPr="00511F46">
                <w:rPr>
                  <w:rFonts w:ascii="Calibri" w:eastAsia="Times New Roman" w:hAnsi="Calibri" w:cs="Calibri"/>
                  <w:color w:val="000000"/>
                  <w:sz w:val="20"/>
                  <w:szCs w:val="20"/>
                  <w:rPrChange w:id="1504" w:author="Stefanie Lane" w:date="2022-06-23T13:18:00Z">
                    <w:rPr/>
                  </w:rPrChange>
                </w:rPr>
                <w:t>0.537</w:t>
              </w:r>
            </w:ins>
          </w:p>
        </w:tc>
        <w:tc>
          <w:tcPr>
            <w:tcW w:w="714" w:type="dxa"/>
            <w:tcBorders>
              <w:top w:val="nil"/>
              <w:left w:val="nil"/>
              <w:bottom w:val="nil"/>
              <w:right w:val="single" w:sz="8" w:space="0" w:color="auto"/>
            </w:tcBorders>
            <w:shd w:val="clear" w:color="auto" w:fill="auto"/>
            <w:noWrap/>
            <w:vAlign w:val="bottom"/>
            <w:hideMark/>
          </w:tcPr>
          <w:p w14:paraId="74E3A92F" w14:textId="77777777" w:rsidR="00511F46" w:rsidRPr="00511F46" w:rsidRDefault="00511F46">
            <w:pPr>
              <w:spacing w:after="0" w:line="240" w:lineRule="auto"/>
              <w:jc w:val="center"/>
              <w:rPr>
                <w:ins w:id="1505" w:author="Stefanie Lane" w:date="2022-06-23T13:18:00Z"/>
                <w:rFonts w:ascii="Calibri" w:eastAsia="Times New Roman" w:hAnsi="Calibri" w:cs="Calibri"/>
                <w:color w:val="000000"/>
                <w:sz w:val="20"/>
                <w:szCs w:val="20"/>
                <w:rPrChange w:id="1506" w:author="Stefanie Lane" w:date="2022-06-23T13:18:00Z">
                  <w:rPr>
                    <w:ins w:id="1507" w:author="Stefanie Lane" w:date="2022-06-23T13:18:00Z"/>
                  </w:rPr>
                </w:rPrChange>
              </w:rPr>
              <w:pPrChange w:id="1508" w:author="Stefanie Lane" w:date="2022-06-23T13:18:00Z">
                <w:pPr>
                  <w:jc w:val="center"/>
                </w:pPr>
              </w:pPrChange>
            </w:pPr>
            <w:ins w:id="1509" w:author="Stefanie Lane" w:date="2022-06-23T13:18:00Z">
              <w:r w:rsidRPr="00511F46">
                <w:rPr>
                  <w:rFonts w:ascii="Calibri" w:eastAsia="Times New Roman" w:hAnsi="Calibri" w:cs="Calibri"/>
                  <w:color w:val="000000"/>
                  <w:sz w:val="20"/>
                  <w:szCs w:val="20"/>
                  <w:rPrChange w:id="1510" w:author="Stefanie Lane" w:date="2022-06-23T13:18:00Z">
                    <w:rPr/>
                  </w:rPrChange>
                </w:rPr>
                <w:t>0.0001</w:t>
              </w:r>
            </w:ins>
          </w:p>
        </w:tc>
      </w:tr>
      <w:tr w:rsidR="00511F46" w:rsidRPr="00511F46" w14:paraId="6B672817" w14:textId="77777777" w:rsidTr="00511F46">
        <w:trPr>
          <w:trHeight w:val="260"/>
          <w:ins w:id="1511"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5AC5B9B7" w14:textId="77777777" w:rsidR="00511F46" w:rsidRPr="00511F46" w:rsidRDefault="00511F46">
            <w:pPr>
              <w:spacing w:after="0" w:line="240" w:lineRule="auto"/>
              <w:rPr>
                <w:ins w:id="1512" w:author="Stefanie Lane" w:date="2022-06-23T13:18:00Z"/>
                <w:rFonts w:ascii="Calibri" w:eastAsia="Times New Roman" w:hAnsi="Calibri" w:cs="Calibri"/>
                <w:color w:val="000000"/>
                <w:sz w:val="20"/>
                <w:szCs w:val="20"/>
                <w:rPrChange w:id="1513" w:author="Stefanie Lane" w:date="2022-06-23T13:18:00Z">
                  <w:rPr>
                    <w:ins w:id="1514" w:author="Stefanie Lane" w:date="2022-06-23T13:18:00Z"/>
                  </w:rPr>
                </w:rPrChange>
              </w:rPr>
              <w:pPrChange w:id="1515"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6E72788B" w14:textId="77777777" w:rsidR="00511F46" w:rsidRPr="00511F46" w:rsidRDefault="00511F46">
            <w:pPr>
              <w:spacing w:after="0" w:line="240" w:lineRule="auto"/>
              <w:rPr>
                <w:ins w:id="1516" w:author="Stefanie Lane" w:date="2022-06-23T13:18:00Z"/>
                <w:rFonts w:ascii="Calibri" w:eastAsia="Times New Roman" w:hAnsi="Calibri" w:cs="Calibri"/>
                <w:i/>
                <w:iCs/>
                <w:sz w:val="20"/>
                <w:szCs w:val="20"/>
                <w:rPrChange w:id="1517" w:author="Stefanie Lane" w:date="2022-06-23T13:18:00Z">
                  <w:rPr>
                    <w:ins w:id="1518" w:author="Stefanie Lane" w:date="2022-06-23T13:18:00Z"/>
                  </w:rPr>
                </w:rPrChange>
              </w:rPr>
              <w:pPrChange w:id="1519" w:author="Stefanie Lane" w:date="2022-06-23T13:18:00Z">
                <w:pPr/>
              </w:pPrChange>
            </w:pPr>
            <w:ins w:id="1520" w:author="Stefanie Lane" w:date="2022-06-23T13:18:00Z">
              <w:r w:rsidRPr="00511F46">
                <w:rPr>
                  <w:rFonts w:ascii="Calibri" w:eastAsia="Times New Roman" w:hAnsi="Calibri" w:cs="Calibri"/>
                  <w:i/>
                  <w:iCs/>
                  <w:sz w:val="20"/>
                  <w:szCs w:val="20"/>
                  <w:rPrChange w:id="1521" w:author="Stefanie Lane" w:date="2022-06-23T13:18:00Z">
                    <w:rPr/>
                  </w:rPrChange>
                </w:rPr>
                <w:t>Lythrum salicaria</w:t>
              </w:r>
            </w:ins>
          </w:p>
        </w:tc>
        <w:tc>
          <w:tcPr>
            <w:tcW w:w="592" w:type="dxa"/>
            <w:tcBorders>
              <w:top w:val="single" w:sz="4" w:space="0" w:color="auto"/>
              <w:left w:val="nil"/>
              <w:bottom w:val="single" w:sz="4" w:space="0" w:color="auto"/>
              <w:right w:val="nil"/>
            </w:tcBorders>
            <w:shd w:val="clear" w:color="auto" w:fill="auto"/>
            <w:noWrap/>
            <w:vAlign w:val="bottom"/>
            <w:hideMark/>
          </w:tcPr>
          <w:p w14:paraId="38876F3F" w14:textId="77777777" w:rsidR="00511F46" w:rsidRPr="00511F46" w:rsidRDefault="00511F46">
            <w:pPr>
              <w:spacing w:after="0" w:line="240" w:lineRule="auto"/>
              <w:jc w:val="center"/>
              <w:rPr>
                <w:ins w:id="1522" w:author="Stefanie Lane" w:date="2022-06-23T13:18:00Z"/>
                <w:rFonts w:ascii="Calibri" w:eastAsia="Times New Roman" w:hAnsi="Calibri" w:cs="Calibri"/>
                <w:color w:val="000000"/>
                <w:sz w:val="20"/>
                <w:szCs w:val="20"/>
                <w:rPrChange w:id="1523" w:author="Stefanie Lane" w:date="2022-06-23T13:18:00Z">
                  <w:rPr>
                    <w:ins w:id="1524" w:author="Stefanie Lane" w:date="2022-06-23T13:18:00Z"/>
                  </w:rPr>
                </w:rPrChange>
              </w:rPr>
              <w:pPrChange w:id="1525" w:author="Stefanie Lane" w:date="2022-06-23T13:18:00Z">
                <w:pPr>
                  <w:jc w:val="center"/>
                </w:pPr>
              </w:pPrChange>
            </w:pPr>
            <w:ins w:id="1526" w:author="Stefanie Lane" w:date="2022-06-23T13:18:00Z">
              <w:r w:rsidRPr="00511F46">
                <w:rPr>
                  <w:rFonts w:ascii="Calibri" w:eastAsia="Times New Roman" w:hAnsi="Calibri" w:cs="Calibri"/>
                  <w:color w:val="000000"/>
                  <w:sz w:val="20"/>
                  <w:szCs w:val="20"/>
                  <w:rPrChange w:id="1527" w:author="Stefanie Lane" w:date="2022-06-23T13:18:00Z">
                    <w:rPr/>
                  </w:rPrChange>
                </w:rPr>
                <w:t>0.406</w:t>
              </w:r>
            </w:ins>
          </w:p>
        </w:tc>
        <w:tc>
          <w:tcPr>
            <w:tcW w:w="686" w:type="dxa"/>
            <w:tcBorders>
              <w:top w:val="single" w:sz="4" w:space="0" w:color="auto"/>
              <w:left w:val="nil"/>
              <w:bottom w:val="single" w:sz="4" w:space="0" w:color="auto"/>
              <w:right w:val="nil"/>
            </w:tcBorders>
            <w:shd w:val="clear" w:color="auto" w:fill="auto"/>
            <w:noWrap/>
            <w:vAlign w:val="bottom"/>
            <w:hideMark/>
          </w:tcPr>
          <w:p w14:paraId="3EC39C61" w14:textId="77777777" w:rsidR="00511F46" w:rsidRPr="00511F46" w:rsidRDefault="00511F46">
            <w:pPr>
              <w:spacing w:after="0" w:line="240" w:lineRule="auto"/>
              <w:jc w:val="center"/>
              <w:rPr>
                <w:ins w:id="1528" w:author="Stefanie Lane" w:date="2022-06-23T13:18:00Z"/>
                <w:rFonts w:ascii="Calibri" w:eastAsia="Times New Roman" w:hAnsi="Calibri" w:cs="Calibri"/>
                <w:color w:val="000000"/>
                <w:sz w:val="20"/>
                <w:szCs w:val="20"/>
                <w:rPrChange w:id="1529" w:author="Stefanie Lane" w:date="2022-06-23T13:18:00Z">
                  <w:rPr>
                    <w:ins w:id="1530" w:author="Stefanie Lane" w:date="2022-06-23T13:18:00Z"/>
                  </w:rPr>
                </w:rPrChange>
              </w:rPr>
              <w:pPrChange w:id="1531" w:author="Stefanie Lane" w:date="2022-06-23T13:18:00Z">
                <w:pPr>
                  <w:jc w:val="center"/>
                </w:pPr>
              </w:pPrChange>
            </w:pPr>
            <w:ins w:id="1532" w:author="Stefanie Lane" w:date="2022-06-23T13:18:00Z">
              <w:r w:rsidRPr="00511F46">
                <w:rPr>
                  <w:rFonts w:ascii="Calibri" w:eastAsia="Times New Roman" w:hAnsi="Calibri" w:cs="Calibri"/>
                  <w:color w:val="000000"/>
                  <w:sz w:val="20"/>
                  <w:szCs w:val="20"/>
                  <w:rPrChange w:id="1533" w:author="Stefanie Lane" w:date="2022-06-23T13:18:00Z">
                    <w:rPr/>
                  </w:rPrChange>
                </w:rPr>
                <w:t>0.0040</w:t>
              </w:r>
            </w:ins>
          </w:p>
        </w:tc>
        <w:tc>
          <w:tcPr>
            <w:tcW w:w="300" w:type="dxa"/>
            <w:tcBorders>
              <w:top w:val="nil"/>
              <w:left w:val="nil"/>
              <w:bottom w:val="nil"/>
              <w:right w:val="nil"/>
            </w:tcBorders>
            <w:shd w:val="clear" w:color="auto" w:fill="auto"/>
            <w:noWrap/>
            <w:vAlign w:val="bottom"/>
            <w:hideMark/>
          </w:tcPr>
          <w:p w14:paraId="7152FC91" w14:textId="77777777" w:rsidR="00511F46" w:rsidRPr="00511F46" w:rsidRDefault="00511F46">
            <w:pPr>
              <w:spacing w:after="0" w:line="240" w:lineRule="auto"/>
              <w:jc w:val="center"/>
              <w:rPr>
                <w:ins w:id="1534" w:author="Stefanie Lane" w:date="2022-06-23T13:18:00Z"/>
                <w:rFonts w:ascii="Calibri" w:eastAsia="Times New Roman" w:hAnsi="Calibri" w:cs="Calibri"/>
                <w:color w:val="000000"/>
                <w:sz w:val="20"/>
                <w:szCs w:val="20"/>
                <w:rPrChange w:id="1535" w:author="Stefanie Lane" w:date="2022-06-23T13:18:00Z">
                  <w:rPr>
                    <w:ins w:id="1536" w:author="Stefanie Lane" w:date="2022-06-23T13:18:00Z"/>
                  </w:rPr>
                </w:rPrChange>
              </w:rPr>
              <w:pPrChange w:id="1537"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17B043E2" w14:textId="77777777" w:rsidR="00511F46" w:rsidRPr="00511F46" w:rsidRDefault="00511F46">
            <w:pPr>
              <w:spacing w:after="0" w:line="240" w:lineRule="auto"/>
              <w:rPr>
                <w:ins w:id="1538" w:author="Stefanie Lane" w:date="2022-06-23T13:18:00Z"/>
                <w:rFonts w:ascii="Calibri" w:eastAsia="Times New Roman" w:hAnsi="Calibri" w:cs="Calibri"/>
                <w:i/>
                <w:iCs/>
                <w:sz w:val="20"/>
                <w:szCs w:val="20"/>
                <w:rPrChange w:id="1539" w:author="Stefanie Lane" w:date="2022-06-23T13:18:00Z">
                  <w:rPr>
                    <w:ins w:id="1540" w:author="Stefanie Lane" w:date="2022-06-23T13:18:00Z"/>
                  </w:rPr>
                </w:rPrChange>
              </w:rPr>
              <w:pPrChange w:id="1541" w:author="Stefanie Lane" w:date="2022-06-23T13:18:00Z">
                <w:pPr/>
              </w:pPrChange>
            </w:pPr>
            <w:ins w:id="1542" w:author="Stefanie Lane" w:date="2022-06-23T13:18:00Z">
              <w:r w:rsidRPr="00511F46">
                <w:rPr>
                  <w:rFonts w:ascii="Calibri" w:eastAsia="Times New Roman" w:hAnsi="Calibri" w:cs="Calibri"/>
                  <w:i/>
                  <w:iCs/>
                  <w:sz w:val="20"/>
                  <w:szCs w:val="20"/>
                  <w:rPrChange w:id="1543" w:author="Stefanie Lane" w:date="2022-06-23T13:18:00Z">
                    <w:rPr/>
                  </w:rPrChange>
                </w:rPr>
                <w:t>Lythrum salicaria</w:t>
              </w:r>
            </w:ins>
          </w:p>
        </w:tc>
        <w:tc>
          <w:tcPr>
            <w:tcW w:w="600" w:type="dxa"/>
            <w:tcBorders>
              <w:top w:val="single" w:sz="4" w:space="0" w:color="auto"/>
              <w:left w:val="nil"/>
              <w:bottom w:val="single" w:sz="4" w:space="0" w:color="auto"/>
              <w:right w:val="nil"/>
            </w:tcBorders>
            <w:shd w:val="clear" w:color="auto" w:fill="auto"/>
            <w:noWrap/>
            <w:vAlign w:val="bottom"/>
            <w:hideMark/>
          </w:tcPr>
          <w:p w14:paraId="6028FCA8" w14:textId="77777777" w:rsidR="00511F46" w:rsidRPr="00511F46" w:rsidRDefault="00511F46">
            <w:pPr>
              <w:spacing w:after="0" w:line="240" w:lineRule="auto"/>
              <w:jc w:val="center"/>
              <w:rPr>
                <w:ins w:id="1544" w:author="Stefanie Lane" w:date="2022-06-23T13:18:00Z"/>
                <w:rFonts w:ascii="Calibri" w:eastAsia="Times New Roman" w:hAnsi="Calibri" w:cs="Calibri"/>
                <w:color w:val="000000"/>
                <w:sz w:val="20"/>
                <w:szCs w:val="20"/>
                <w:rPrChange w:id="1545" w:author="Stefanie Lane" w:date="2022-06-23T13:18:00Z">
                  <w:rPr>
                    <w:ins w:id="1546" w:author="Stefanie Lane" w:date="2022-06-23T13:18:00Z"/>
                  </w:rPr>
                </w:rPrChange>
              </w:rPr>
              <w:pPrChange w:id="1547" w:author="Stefanie Lane" w:date="2022-06-23T13:18:00Z">
                <w:pPr>
                  <w:jc w:val="center"/>
                </w:pPr>
              </w:pPrChange>
            </w:pPr>
            <w:ins w:id="1548" w:author="Stefanie Lane" w:date="2022-06-23T13:18:00Z">
              <w:r w:rsidRPr="00511F46">
                <w:rPr>
                  <w:rFonts w:ascii="Calibri" w:eastAsia="Times New Roman" w:hAnsi="Calibri" w:cs="Calibri"/>
                  <w:color w:val="000000"/>
                  <w:sz w:val="20"/>
                  <w:szCs w:val="20"/>
                  <w:rPrChange w:id="1549" w:author="Stefanie Lane" w:date="2022-06-23T13:18:00Z">
                    <w:rPr/>
                  </w:rPrChange>
                </w:rPr>
                <w:t>0.424</w:t>
              </w:r>
            </w:ins>
          </w:p>
        </w:tc>
        <w:tc>
          <w:tcPr>
            <w:tcW w:w="695" w:type="dxa"/>
            <w:tcBorders>
              <w:top w:val="single" w:sz="4" w:space="0" w:color="auto"/>
              <w:left w:val="nil"/>
              <w:bottom w:val="single" w:sz="4" w:space="0" w:color="auto"/>
              <w:right w:val="nil"/>
            </w:tcBorders>
            <w:shd w:val="clear" w:color="auto" w:fill="auto"/>
            <w:noWrap/>
            <w:vAlign w:val="bottom"/>
            <w:hideMark/>
          </w:tcPr>
          <w:p w14:paraId="1F71A4C8" w14:textId="77777777" w:rsidR="00511F46" w:rsidRPr="00511F46" w:rsidRDefault="00511F46">
            <w:pPr>
              <w:spacing w:after="0" w:line="240" w:lineRule="auto"/>
              <w:jc w:val="center"/>
              <w:rPr>
                <w:ins w:id="1550" w:author="Stefanie Lane" w:date="2022-06-23T13:18:00Z"/>
                <w:rFonts w:ascii="Calibri" w:eastAsia="Times New Roman" w:hAnsi="Calibri" w:cs="Calibri"/>
                <w:color w:val="000000"/>
                <w:sz w:val="20"/>
                <w:szCs w:val="20"/>
                <w:rPrChange w:id="1551" w:author="Stefanie Lane" w:date="2022-06-23T13:18:00Z">
                  <w:rPr>
                    <w:ins w:id="1552" w:author="Stefanie Lane" w:date="2022-06-23T13:18:00Z"/>
                  </w:rPr>
                </w:rPrChange>
              </w:rPr>
              <w:pPrChange w:id="1553" w:author="Stefanie Lane" w:date="2022-06-23T13:18:00Z">
                <w:pPr>
                  <w:jc w:val="center"/>
                </w:pPr>
              </w:pPrChange>
            </w:pPr>
            <w:ins w:id="1554" w:author="Stefanie Lane" w:date="2022-06-23T13:18:00Z">
              <w:r w:rsidRPr="00511F46">
                <w:rPr>
                  <w:rFonts w:ascii="Calibri" w:eastAsia="Times New Roman" w:hAnsi="Calibri" w:cs="Calibri"/>
                  <w:color w:val="000000"/>
                  <w:sz w:val="20"/>
                  <w:szCs w:val="20"/>
                  <w:rPrChange w:id="1555" w:author="Stefanie Lane" w:date="2022-06-23T13:18:00Z">
                    <w:rPr/>
                  </w:rPrChange>
                </w:rPr>
                <w:t>0.0008</w:t>
              </w:r>
            </w:ins>
          </w:p>
        </w:tc>
        <w:tc>
          <w:tcPr>
            <w:tcW w:w="300" w:type="dxa"/>
            <w:tcBorders>
              <w:top w:val="nil"/>
              <w:left w:val="nil"/>
              <w:bottom w:val="nil"/>
              <w:right w:val="nil"/>
            </w:tcBorders>
            <w:shd w:val="clear" w:color="auto" w:fill="auto"/>
            <w:noWrap/>
            <w:vAlign w:val="bottom"/>
            <w:hideMark/>
          </w:tcPr>
          <w:p w14:paraId="65CB47C6" w14:textId="77777777" w:rsidR="00511F46" w:rsidRPr="00511F46" w:rsidRDefault="00511F46">
            <w:pPr>
              <w:spacing w:after="0" w:line="240" w:lineRule="auto"/>
              <w:jc w:val="center"/>
              <w:rPr>
                <w:ins w:id="1556" w:author="Stefanie Lane" w:date="2022-06-23T13:18:00Z"/>
                <w:rFonts w:ascii="Calibri" w:eastAsia="Times New Roman" w:hAnsi="Calibri" w:cs="Calibri"/>
                <w:color w:val="000000"/>
                <w:sz w:val="20"/>
                <w:szCs w:val="20"/>
                <w:rPrChange w:id="1557" w:author="Stefanie Lane" w:date="2022-06-23T13:18:00Z">
                  <w:rPr>
                    <w:ins w:id="1558" w:author="Stefanie Lane" w:date="2022-06-23T13:18:00Z"/>
                  </w:rPr>
                </w:rPrChange>
              </w:rPr>
              <w:pPrChange w:id="1559" w:author="Stefanie Lane" w:date="2022-06-23T13:18:00Z">
                <w:pPr>
                  <w:jc w:val="center"/>
                </w:pPr>
              </w:pPrChange>
            </w:pPr>
          </w:p>
        </w:tc>
        <w:tc>
          <w:tcPr>
            <w:tcW w:w="2070" w:type="dxa"/>
            <w:tcBorders>
              <w:top w:val="single" w:sz="4" w:space="0" w:color="auto"/>
              <w:left w:val="nil"/>
              <w:bottom w:val="single" w:sz="4" w:space="0" w:color="auto"/>
              <w:right w:val="nil"/>
            </w:tcBorders>
            <w:shd w:val="clear" w:color="auto" w:fill="auto"/>
            <w:noWrap/>
            <w:vAlign w:val="bottom"/>
            <w:hideMark/>
          </w:tcPr>
          <w:p w14:paraId="428D5CD5" w14:textId="77777777" w:rsidR="00511F46" w:rsidRPr="00511F46" w:rsidRDefault="00511F46">
            <w:pPr>
              <w:spacing w:after="0" w:line="240" w:lineRule="auto"/>
              <w:rPr>
                <w:ins w:id="1560" w:author="Stefanie Lane" w:date="2022-06-23T13:18:00Z"/>
                <w:rFonts w:ascii="Calibri" w:eastAsia="Times New Roman" w:hAnsi="Calibri" w:cs="Calibri"/>
                <w:i/>
                <w:iCs/>
                <w:color w:val="000000"/>
                <w:sz w:val="20"/>
                <w:szCs w:val="20"/>
                <w:rPrChange w:id="1561" w:author="Stefanie Lane" w:date="2022-06-23T13:18:00Z">
                  <w:rPr>
                    <w:ins w:id="1562" w:author="Stefanie Lane" w:date="2022-06-23T13:18:00Z"/>
                  </w:rPr>
                </w:rPrChange>
              </w:rPr>
              <w:pPrChange w:id="1563" w:author="Stefanie Lane" w:date="2022-06-23T13:18:00Z">
                <w:pPr/>
              </w:pPrChange>
            </w:pPr>
            <w:ins w:id="1564" w:author="Stefanie Lane" w:date="2022-06-23T13:18:00Z">
              <w:r w:rsidRPr="00511F46">
                <w:rPr>
                  <w:rFonts w:ascii="Calibri" w:eastAsia="Times New Roman" w:hAnsi="Calibri" w:cs="Calibri"/>
                  <w:i/>
                  <w:iCs/>
                  <w:color w:val="000000"/>
                  <w:sz w:val="20"/>
                  <w:szCs w:val="20"/>
                  <w:rPrChange w:id="1565" w:author="Stefanie Lane" w:date="2022-06-23T13:18:00Z">
                    <w:rPr/>
                  </w:rPrChange>
                </w:rPr>
                <w:t>Galium trifidum</w:t>
              </w:r>
            </w:ins>
          </w:p>
        </w:tc>
        <w:tc>
          <w:tcPr>
            <w:tcW w:w="616" w:type="dxa"/>
            <w:tcBorders>
              <w:top w:val="single" w:sz="4" w:space="0" w:color="auto"/>
              <w:left w:val="nil"/>
              <w:bottom w:val="single" w:sz="4" w:space="0" w:color="auto"/>
              <w:right w:val="nil"/>
            </w:tcBorders>
            <w:shd w:val="clear" w:color="auto" w:fill="auto"/>
            <w:noWrap/>
            <w:vAlign w:val="bottom"/>
            <w:hideMark/>
          </w:tcPr>
          <w:p w14:paraId="442F326B" w14:textId="77777777" w:rsidR="00511F46" w:rsidRPr="00511F46" w:rsidRDefault="00511F46">
            <w:pPr>
              <w:spacing w:after="0" w:line="240" w:lineRule="auto"/>
              <w:jc w:val="center"/>
              <w:rPr>
                <w:ins w:id="1566" w:author="Stefanie Lane" w:date="2022-06-23T13:18:00Z"/>
                <w:rFonts w:ascii="Calibri" w:eastAsia="Times New Roman" w:hAnsi="Calibri" w:cs="Calibri"/>
                <w:color w:val="000000"/>
                <w:sz w:val="20"/>
                <w:szCs w:val="20"/>
                <w:rPrChange w:id="1567" w:author="Stefanie Lane" w:date="2022-06-23T13:18:00Z">
                  <w:rPr>
                    <w:ins w:id="1568" w:author="Stefanie Lane" w:date="2022-06-23T13:18:00Z"/>
                  </w:rPr>
                </w:rPrChange>
              </w:rPr>
              <w:pPrChange w:id="1569" w:author="Stefanie Lane" w:date="2022-06-23T13:18:00Z">
                <w:pPr>
                  <w:jc w:val="center"/>
                </w:pPr>
              </w:pPrChange>
            </w:pPr>
            <w:ins w:id="1570" w:author="Stefanie Lane" w:date="2022-06-23T13:18:00Z">
              <w:r w:rsidRPr="00511F46">
                <w:rPr>
                  <w:rFonts w:ascii="Calibri" w:eastAsia="Times New Roman" w:hAnsi="Calibri" w:cs="Calibri"/>
                  <w:color w:val="000000"/>
                  <w:sz w:val="20"/>
                  <w:szCs w:val="20"/>
                  <w:rPrChange w:id="1571" w:author="Stefanie Lane" w:date="2022-06-23T13:18:00Z">
                    <w:rPr/>
                  </w:rPrChange>
                </w:rPr>
                <w:t>0.465</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61AE00F2" w14:textId="77777777" w:rsidR="00511F46" w:rsidRPr="00511F46" w:rsidRDefault="00511F46">
            <w:pPr>
              <w:spacing w:after="0" w:line="240" w:lineRule="auto"/>
              <w:jc w:val="center"/>
              <w:rPr>
                <w:ins w:id="1572" w:author="Stefanie Lane" w:date="2022-06-23T13:18:00Z"/>
                <w:rFonts w:ascii="Calibri" w:eastAsia="Times New Roman" w:hAnsi="Calibri" w:cs="Calibri"/>
                <w:color w:val="000000"/>
                <w:sz w:val="20"/>
                <w:szCs w:val="20"/>
                <w:rPrChange w:id="1573" w:author="Stefanie Lane" w:date="2022-06-23T13:18:00Z">
                  <w:rPr>
                    <w:ins w:id="1574" w:author="Stefanie Lane" w:date="2022-06-23T13:18:00Z"/>
                  </w:rPr>
                </w:rPrChange>
              </w:rPr>
              <w:pPrChange w:id="1575" w:author="Stefanie Lane" w:date="2022-06-23T13:18:00Z">
                <w:pPr>
                  <w:jc w:val="center"/>
                </w:pPr>
              </w:pPrChange>
            </w:pPr>
            <w:ins w:id="1576" w:author="Stefanie Lane" w:date="2022-06-23T13:18:00Z">
              <w:r w:rsidRPr="00511F46">
                <w:rPr>
                  <w:rFonts w:ascii="Calibri" w:eastAsia="Times New Roman" w:hAnsi="Calibri" w:cs="Calibri"/>
                  <w:color w:val="000000"/>
                  <w:sz w:val="20"/>
                  <w:szCs w:val="20"/>
                  <w:rPrChange w:id="1577" w:author="Stefanie Lane" w:date="2022-06-23T13:18:00Z">
                    <w:rPr/>
                  </w:rPrChange>
                </w:rPr>
                <w:t>0.0004</w:t>
              </w:r>
            </w:ins>
          </w:p>
        </w:tc>
      </w:tr>
      <w:tr w:rsidR="00511F46" w:rsidRPr="00511F46" w14:paraId="09FDDA2C" w14:textId="77777777" w:rsidTr="00511F46">
        <w:trPr>
          <w:trHeight w:val="260"/>
          <w:ins w:id="1578"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6F79F4F0" w14:textId="77777777" w:rsidR="00511F46" w:rsidRPr="00511F46" w:rsidRDefault="00511F46">
            <w:pPr>
              <w:spacing w:after="0" w:line="240" w:lineRule="auto"/>
              <w:rPr>
                <w:ins w:id="1579" w:author="Stefanie Lane" w:date="2022-06-23T13:18:00Z"/>
                <w:rFonts w:ascii="Calibri" w:eastAsia="Times New Roman" w:hAnsi="Calibri" w:cs="Calibri"/>
                <w:color w:val="000000"/>
                <w:sz w:val="20"/>
                <w:szCs w:val="20"/>
                <w:rPrChange w:id="1580" w:author="Stefanie Lane" w:date="2022-06-23T13:18:00Z">
                  <w:rPr>
                    <w:ins w:id="1581" w:author="Stefanie Lane" w:date="2022-06-23T13:18:00Z"/>
                  </w:rPr>
                </w:rPrChange>
              </w:rPr>
              <w:pPrChange w:id="1582" w:author="Stefanie Lane" w:date="2022-06-23T13:18:00Z">
                <w:pPr/>
              </w:pPrChange>
            </w:pPr>
          </w:p>
        </w:tc>
        <w:tc>
          <w:tcPr>
            <w:tcW w:w="2982" w:type="dxa"/>
            <w:tcBorders>
              <w:top w:val="nil"/>
              <w:left w:val="nil"/>
              <w:bottom w:val="nil"/>
              <w:right w:val="nil"/>
            </w:tcBorders>
            <w:shd w:val="clear" w:color="auto" w:fill="auto"/>
            <w:noWrap/>
            <w:vAlign w:val="bottom"/>
            <w:hideMark/>
          </w:tcPr>
          <w:p w14:paraId="34B67B52" w14:textId="77777777" w:rsidR="00511F46" w:rsidRPr="00511F46" w:rsidRDefault="00511F46">
            <w:pPr>
              <w:spacing w:after="0" w:line="240" w:lineRule="auto"/>
              <w:rPr>
                <w:ins w:id="1583" w:author="Stefanie Lane" w:date="2022-06-23T13:18:00Z"/>
                <w:rFonts w:ascii="Calibri" w:eastAsia="Times New Roman" w:hAnsi="Calibri" w:cs="Calibri"/>
                <w:i/>
                <w:iCs/>
                <w:color w:val="000000"/>
                <w:sz w:val="20"/>
                <w:szCs w:val="20"/>
                <w:rPrChange w:id="1584" w:author="Stefanie Lane" w:date="2022-06-23T13:18:00Z">
                  <w:rPr>
                    <w:ins w:id="1585" w:author="Stefanie Lane" w:date="2022-06-23T13:18:00Z"/>
                  </w:rPr>
                </w:rPrChange>
              </w:rPr>
              <w:pPrChange w:id="1586" w:author="Stefanie Lane" w:date="2022-06-23T13:18:00Z">
                <w:pPr/>
              </w:pPrChange>
            </w:pPr>
            <w:ins w:id="1587" w:author="Stefanie Lane" w:date="2022-06-23T13:18:00Z">
              <w:r w:rsidRPr="00511F46">
                <w:rPr>
                  <w:rFonts w:ascii="Calibri" w:eastAsia="Times New Roman" w:hAnsi="Calibri" w:cs="Calibri"/>
                  <w:i/>
                  <w:iCs/>
                  <w:color w:val="000000"/>
                  <w:sz w:val="20"/>
                  <w:szCs w:val="20"/>
                  <w:rPrChange w:id="1588" w:author="Stefanie Lane" w:date="2022-06-23T13:18:00Z">
                    <w:rPr/>
                  </w:rPrChange>
                </w:rPr>
                <w:t>Equisetum fluviatile</w:t>
              </w:r>
            </w:ins>
          </w:p>
        </w:tc>
        <w:tc>
          <w:tcPr>
            <w:tcW w:w="592" w:type="dxa"/>
            <w:tcBorders>
              <w:top w:val="nil"/>
              <w:left w:val="nil"/>
              <w:bottom w:val="nil"/>
              <w:right w:val="nil"/>
            </w:tcBorders>
            <w:shd w:val="clear" w:color="auto" w:fill="auto"/>
            <w:noWrap/>
            <w:vAlign w:val="bottom"/>
            <w:hideMark/>
          </w:tcPr>
          <w:p w14:paraId="57A5D46D" w14:textId="77777777" w:rsidR="00511F46" w:rsidRPr="00511F46" w:rsidRDefault="00511F46">
            <w:pPr>
              <w:spacing w:after="0" w:line="240" w:lineRule="auto"/>
              <w:jc w:val="center"/>
              <w:rPr>
                <w:ins w:id="1589" w:author="Stefanie Lane" w:date="2022-06-23T13:18:00Z"/>
                <w:rFonts w:ascii="Calibri" w:eastAsia="Times New Roman" w:hAnsi="Calibri" w:cs="Calibri"/>
                <w:color w:val="000000"/>
                <w:sz w:val="20"/>
                <w:szCs w:val="20"/>
                <w:rPrChange w:id="1590" w:author="Stefanie Lane" w:date="2022-06-23T13:18:00Z">
                  <w:rPr>
                    <w:ins w:id="1591" w:author="Stefanie Lane" w:date="2022-06-23T13:18:00Z"/>
                  </w:rPr>
                </w:rPrChange>
              </w:rPr>
              <w:pPrChange w:id="1592" w:author="Stefanie Lane" w:date="2022-06-23T13:18:00Z">
                <w:pPr>
                  <w:jc w:val="center"/>
                </w:pPr>
              </w:pPrChange>
            </w:pPr>
            <w:ins w:id="1593" w:author="Stefanie Lane" w:date="2022-06-23T13:18:00Z">
              <w:r w:rsidRPr="00511F46">
                <w:rPr>
                  <w:rFonts w:ascii="Calibri" w:eastAsia="Times New Roman" w:hAnsi="Calibri" w:cs="Calibri"/>
                  <w:color w:val="000000"/>
                  <w:sz w:val="20"/>
                  <w:szCs w:val="20"/>
                  <w:rPrChange w:id="1594" w:author="Stefanie Lane" w:date="2022-06-23T13:18:00Z">
                    <w:rPr/>
                  </w:rPrChange>
                </w:rPr>
                <w:t>0.326</w:t>
              </w:r>
            </w:ins>
          </w:p>
        </w:tc>
        <w:tc>
          <w:tcPr>
            <w:tcW w:w="686" w:type="dxa"/>
            <w:tcBorders>
              <w:top w:val="nil"/>
              <w:left w:val="nil"/>
              <w:bottom w:val="nil"/>
              <w:right w:val="nil"/>
            </w:tcBorders>
            <w:shd w:val="clear" w:color="auto" w:fill="auto"/>
            <w:noWrap/>
            <w:vAlign w:val="bottom"/>
            <w:hideMark/>
          </w:tcPr>
          <w:p w14:paraId="0FD3390F" w14:textId="77777777" w:rsidR="00511F46" w:rsidRPr="00511F46" w:rsidRDefault="00511F46">
            <w:pPr>
              <w:spacing w:after="0" w:line="240" w:lineRule="auto"/>
              <w:jc w:val="center"/>
              <w:rPr>
                <w:ins w:id="1595" w:author="Stefanie Lane" w:date="2022-06-23T13:18:00Z"/>
                <w:rFonts w:ascii="Calibri" w:eastAsia="Times New Roman" w:hAnsi="Calibri" w:cs="Calibri"/>
                <w:color w:val="000000"/>
                <w:sz w:val="20"/>
                <w:szCs w:val="20"/>
                <w:rPrChange w:id="1596" w:author="Stefanie Lane" w:date="2022-06-23T13:18:00Z">
                  <w:rPr>
                    <w:ins w:id="1597" w:author="Stefanie Lane" w:date="2022-06-23T13:18:00Z"/>
                  </w:rPr>
                </w:rPrChange>
              </w:rPr>
              <w:pPrChange w:id="1598" w:author="Stefanie Lane" w:date="2022-06-23T13:18:00Z">
                <w:pPr>
                  <w:jc w:val="center"/>
                </w:pPr>
              </w:pPrChange>
            </w:pPr>
            <w:ins w:id="1599" w:author="Stefanie Lane" w:date="2022-06-23T13:18:00Z">
              <w:r w:rsidRPr="00511F46">
                <w:rPr>
                  <w:rFonts w:ascii="Calibri" w:eastAsia="Times New Roman" w:hAnsi="Calibri" w:cs="Calibri"/>
                  <w:color w:val="000000"/>
                  <w:sz w:val="20"/>
                  <w:szCs w:val="20"/>
                  <w:rPrChange w:id="1600" w:author="Stefanie Lane" w:date="2022-06-23T13:18:00Z">
                    <w:rPr/>
                  </w:rPrChange>
                </w:rPr>
                <w:t>0.0112</w:t>
              </w:r>
            </w:ins>
          </w:p>
        </w:tc>
        <w:tc>
          <w:tcPr>
            <w:tcW w:w="300" w:type="dxa"/>
            <w:tcBorders>
              <w:top w:val="nil"/>
              <w:left w:val="nil"/>
              <w:bottom w:val="nil"/>
              <w:right w:val="nil"/>
            </w:tcBorders>
            <w:shd w:val="clear" w:color="auto" w:fill="auto"/>
            <w:noWrap/>
            <w:vAlign w:val="bottom"/>
            <w:hideMark/>
          </w:tcPr>
          <w:p w14:paraId="3540B7A9" w14:textId="77777777" w:rsidR="00511F46" w:rsidRPr="00511F46" w:rsidRDefault="00511F46">
            <w:pPr>
              <w:spacing w:after="0" w:line="240" w:lineRule="auto"/>
              <w:jc w:val="center"/>
              <w:rPr>
                <w:ins w:id="1601" w:author="Stefanie Lane" w:date="2022-06-23T13:18:00Z"/>
                <w:rFonts w:ascii="Calibri" w:eastAsia="Times New Roman" w:hAnsi="Calibri" w:cs="Calibri"/>
                <w:color w:val="000000"/>
                <w:sz w:val="20"/>
                <w:szCs w:val="20"/>
                <w:rPrChange w:id="1602" w:author="Stefanie Lane" w:date="2022-06-23T13:18:00Z">
                  <w:rPr>
                    <w:ins w:id="1603" w:author="Stefanie Lane" w:date="2022-06-23T13:18:00Z"/>
                  </w:rPr>
                </w:rPrChange>
              </w:rPr>
              <w:pPrChange w:id="1604"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0ED2A59D" w14:textId="77777777" w:rsidR="00511F46" w:rsidRPr="00511F46" w:rsidRDefault="00511F46">
            <w:pPr>
              <w:spacing w:after="0" w:line="240" w:lineRule="auto"/>
              <w:rPr>
                <w:ins w:id="1605" w:author="Stefanie Lane" w:date="2022-06-23T13:18:00Z"/>
                <w:rFonts w:ascii="Calibri" w:eastAsia="Times New Roman" w:hAnsi="Calibri" w:cs="Calibri"/>
                <w:i/>
                <w:iCs/>
                <w:color w:val="000000"/>
                <w:sz w:val="20"/>
                <w:szCs w:val="20"/>
                <w:rPrChange w:id="1606" w:author="Stefanie Lane" w:date="2022-06-23T13:18:00Z">
                  <w:rPr>
                    <w:ins w:id="1607" w:author="Stefanie Lane" w:date="2022-06-23T13:18:00Z"/>
                  </w:rPr>
                </w:rPrChange>
              </w:rPr>
              <w:pPrChange w:id="1608" w:author="Stefanie Lane" w:date="2022-06-23T13:18:00Z">
                <w:pPr/>
              </w:pPrChange>
            </w:pPr>
            <w:ins w:id="1609" w:author="Stefanie Lane" w:date="2022-06-23T13:18:00Z">
              <w:r w:rsidRPr="00511F46">
                <w:rPr>
                  <w:rFonts w:ascii="Calibri" w:eastAsia="Times New Roman" w:hAnsi="Calibri" w:cs="Calibri"/>
                  <w:i/>
                  <w:iCs/>
                  <w:color w:val="000000"/>
                  <w:sz w:val="20"/>
                  <w:szCs w:val="20"/>
                  <w:rPrChange w:id="1610" w:author="Stefanie Lane" w:date="2022-06-23T13:18:00Z">
                    <w:rPr/>
                  </w:rPrChange>
                </w:rPr>
                <w:t>Juncus articulatus</w:t>
              </w:r>
            </w:ins>
          </w:p>
        </w:tc>
        <w:tc>
          <w:tcPr>
            <w:tcW w:w="600" w:type="dxa"/>
            <w:tcBorders>
              <w:top w:val="nil"/>
              <w:left w:val="nil"/>
              <w:bottom w:val="nil"/>
              <w:right w:val="nil"/>
            </w:tcBorders>
            <w:shd w:val="clear" w:color="auto" w:fill="auto"/>
            <w:noWrap/>
            <w:vAlign w:val="bottom"/>
            <w:hideMark/>
          </w:tcPr>
          <w:p w14:paraId="42283BFF" w14:textId="77777777" w:rsidR="00511F46" w:rsidRPr="00511F46" w:rsidRDefault="00511F46">
            <w:pPr>
              <w:spacing w:after="0" w:line="240" w:lineRule="auto"/>
              <w:jc w:val="center"/>
              <w:rPr>
                <w:ins w:id="1611" w:author="Stefanie Lane" w:date="2022-06-23T13:18:00Z"/>
                <w:rFonts w:ascii="Calibri" w:eastAsia="Times New Roman" w:hAnsi="Calibri" w:cs="Calibri"/>
                <w:color w:val="000000"/>
                <w:sz w:val="20"/>
                <w:szCs w:val="20"/>
                <w:rPrChange w:id="1612" w:author="Stefanie Lane" w:date="2022-06-23T13:18:00Z">
                  <w:rPr>
                    <w:ins w:id="1613" w:author="Stefanie Lane" w:date="2022-06-23T13:18:00Z"/>
                  </w:rPr>
                </w:rPrChange>
              </w:rPr>
              <w:pPrChange w:id="1614" w:author="Stefanie Lane" w:date="2022-06-23T13:18:00Z">
                <w:pPr>
                  <w:jc w:val="center"/>
                </w:pPr>
              </w:pPrChange>
            </w:pPr>
            <w:ins w:id="1615" w:author="Stefanie Lane" w:date="2022-06-23T13:18:00Z">
              <w:r w:rsidRPr="00511F46">
                <w:rPr>
                  <w:rFonts w:ascii="Calibri" w:eastAsia="Times New Roman" w:hAnsi="Calibri" w:cs="Calibri"/>
                  <w:color w:val="000000"/>
                  <w:sz w:val="20"/>
                  <w:szCs w:val="20"/>
                  <w:rPrChange w:id="1616" w:author="Stefanie Lane" w:date="2022-06-23T13:18:00Z">
                    <w:rPr/>
                  </w:rPrChange>
                </w:rPr>
                <w:t>0.417</w:t>
              </w:r>
            </w:ins>
          </w:p>
        </w:tc>
        <w:tc>
          <w:tcPr>
            <w:tcW w:w="695" w:type="dxa"/>
            <w:tcBorders>
              <w:top w:val="nil"/>
              <w:left w:val="nil"/>
              <w:bottom w:val="nil"/>
              <w:right w:val="nil"/>
            </w:tcBorders>
            <w:shd w:val="clear" w:color="auto" w:fill="auto"/>
            <w:noWrap/>
            <w:vAlign w:val="bottom"/>
            <w:hideMark/>
          </w:tcPr>
          <w:p w14:paraId="1C9275D0" w14:textId="77777777" w:rsidR="00511F46" w:rsidRPr="00511F46" w:rsidRDefault="00511F46">
            <w:pPr>
              <w:spacing w:after="0" w:line="240" w:lineRule="auto"/>
              <w:jc w:val="center"/>
              <w:rPr>
                <w:ins w:id="1617" w:author="Stefanie Lane" w:date="2022-06-23T13:18:00Z"/>
                <w:rFonts w:ascii="Calibri" w:eastAsia="Times New Roman" w:hAnsi="Calibri" w:cs="Calibri"/>
                <w:color w:val="000000"/>
                <w:sz w:val="20"/>
                <w:szCs w:val="20"/>
                <w:rPrChange w:id="1618" w:author="Stefanie Lane" w:date="2022-06-23T13:18:00Z">
                  <w:rPr>
                    <w:ins w:id="1619" w:author="Stefanie Lane" w:date="2022-06-23T13:18:00Z"/>
                  </w:rPr>
                </w:rPrChange>
              </w:rPr>
              <w:pPrChange w:id="1620" w:author="Stefanie Lane" w:date="2022-06-23T13:18:00Z">
                <w:pPr>
                  <w:jc w:val="center"/>
                </w:pPr>
              </w:pPrChange>
            </w:pPr>
            <w:ins w:id="1621" w:author="Stefanie Lane" w:date="2022-06-23T13:18:00Z">
              <w:r w:rsidRPr="00511F46">
                <w:rPr>
                  <w:rFonts w:ascii="Calibri" w:eastAsia="Times New Roman" w:hAnsi="Calibri" w:cs="Calibri"/>
                  <w:color w:val="000000"/>
                  <w:sz w:val="20"/>
                  <w:szCs w:val="20"/>
                  <w:rPrChange w:id="1622" w:author="Stefanie Lane" w:date="2022-06-23T13:18:00Z">
                    <w:rPr/>
                  </w:rPrChange>
                </w:rPr>
                <w:t>0.0003</w:t>
              </w:r>
            </w:ins>
          </w:p>
        </w:tc>
        <w:tc>
          <w:tcPr>
            <w:tcW w:w="300" w:type="dxa"/>
            <w:tcBorders>
              <w:top w:val="nil"/>
              <w:left w:val="nil"/>
              <w:bottom w:val="nil"/>
              <w:right w:val="nil"/>
            </w:tcBorders>
            <w:shd w:val="clear" w:color="auto" w:fill="auto"/>
            <w:noWrap/>
            <w:vAlign w:val="bottom"/>
            <w:hideMark/>
          </w:tcPr>
          <w:p w14:paraId="39BE6DAD" w14:textId="77777777" w:rsidR="00511F46" w:rsidRPr="00511F46" w:rsidRDefault="00511F46">
            <w:pPr>
              <w:spacing w:after="0" w:line="240" w:lineRule="auto"/>
              <w:jc w:val="center"/>
              <w:rPr>
                <w:ins w:id="1623" w:author="Stefanie Lane" w:date="2022-06-23T13:18:00Z"/>
                <w:rFonts w:ascii="Calibri" w:eastAsia="Times New Roman" w:hAnsi="Calibri" w:cs="Calibri"/>
                <w:color w:val="000000"/>
                <w:sz w:val="20"/>
                <w:szCs w:val="20"/>
                <w:rPrChange w:id="1624" w:author="Stefanie Lane" w:date="2022-06-23T13:18:00Z">
                  <w:rPr>
                    <w:ins w:id="1625" w:author="Stefanie Lane" w:date="2022-06-23T13:18:00Z"/>
                  </w:rPr>
                </w:rPrChange>
              </w:rPr>
              <w:pPrChange w:id="1626"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598259C4" w14:textId="77777777" w:rsidR="00511F46" w:rsidRPr="00511F46" w:rsidRDefault="00511F46">
            <w:pPr>
              <w:spacing w:after="0" w:line="240" w:lineRule="auto"/>
              <w:rPr>
                <w:ins w:id="1627" w:author="Stefanie Lane" w:date="2022-06-23T13:18:00Z"/>
                <w:rFonts w:ascii="Calibri" w:eastAsia="Times New Roman" w:hAnsi="Calibri" w:cs="Calibri"/>
                <w:i/>
                <w:iCs/>
                <w:color w:val="000000"/>
                <w:sz w:val="20"/>
                <w:szCs w:val="20"/>
                <w:rPrChange w:id="1628" w:author="Stefanie Lane" w:date="2022-06-23T13:18:00Z">
                  <w:rPr>
                    <w:ins w:id="1629" w:author="Stefanie Lane" w:date="2022-06-23T13:18:00Z"/>
                  </w:rPr>
                </w:rPrChange>
              </w:rPr>
              <w:pPrChange w:id="1630" w:author="Stefanie Lane" w:date="2022-06-23T13:18:00Z">
                <w:pPr/>
              </w:pPrChange>
            </w:pPr>
            <w:ins w:id="1631" w:author="Stefanie Lane" w:date="2022-06-23T13:18:00Z">
              <w:r w:rsidRPr="00511F46">
                <w:rPr>
                  <w:rFonts w:ascii="Calibri" w:eastAsia="Times New Roman" w:hAnsi="Calibri" w:cs="Calibri"/>
                  <w:i/>
                  <w:iCs/>
                  <w:color w:val="000000"/>
                  <w:sz w:val="20"/>
                  <w:szCs w:val="20"/>
                  <w:rPrChange w:id="1632" w:author="Stefanie Lane" w:date="2022-06-23T13:18:00Z">
                    <w:rPr/>
                  </w:rPrChange>
                </w:rPr>
                <w:t>Myosotis scorpioides</w:t>
              </w:r>
            </w:ins>
          </w:p>
        </w:tc>
        <w:tc>
          <w:tcPr>
            <w:tcW w:w="616" w:type="dxa"/>
            <w:tcBorders>
              <w:top w:val="nil"/>
              <w:left w:val="nil"/>
              <w:bottom w:val="nil"/>
              <w:right w:val="nil"/>
            </w:tcBorders>
            <w:shd w:val="clear" w:color="auto" w:fill="auto"/>
            <w:noWrap/>
            <w:vAlign w:val="bottom"/>
            <w:hideMark/>
          </w:tcPr>
          <w:p w14:paraId="78BA9ED3" w14:textId="77777777" w:rsidR="00511F46" w:rsidRPr="00511F46" w:rsidRDefault="00511F46">
            <w:pPr>
              <w:spacing w:after="0" w:line="240" w:lineRule="auto"/>
              <w:jc w:val="center"/>
              <w:rPr>
                <w:ins w:id="1633" w:author="Stefanie Lane" w:date="2022-06-23T13:18:00Z"/>
                <w:rFonts w:ascii="Calibri" w:eastAsia="Times New Roman" w:hAnsi="Calibri" w:cs="Calibri"/>
                <w:color w:val="000000"/>
                <w:sz w:val="20"/>
                <w:szCs w:val="20"/>
                <w:rPrChange w:id="1634" w:author="Stefanie Lane" w:date="2022-06-23T13:18:00Z">
                  <w:rPr>
                    <w:ins w:id="1635" w:author="Stefanie Lane" w:date="2022-06-23T13:18:00Z"/>
                  </w:rPr>
                </w:rPrChange>
              </w:rPr>
              <w:pPrChange w:id="1636" w:author="Stefanie Lane" w:date="2022-06-23T13:18:00Z">
                <w:pPr>
                  <w:jc w:val="center"/>
                </w:pPr>
              </w:pPrChange>
            </w:pPr>
            <w:ins w:id="1637" w:author="Stefanie Lane" w:date="2022-06-23T13:18:00Z">
              <w:r w:rsidRPr="00511F46">
                <w:rPr>
                  <w:rFonts w:ascii="Calibri" w:eastAsia="Times New Roman" w:hAnsi="Calibri" w:cs="Calibri"/>
                  <w:color w:val="000000"/>
                  <w:sz w:val="20"/>
                  <w:szCs w:val="20"/>
                  <w:rPrChange w:id="1638" w:author="Stefanie Lane" w:date="2022-06-23T13:18:00Z">
                    <w:rPr/>
                  </w:rPrChange>
                </w:rPr>
                <w:t>0.392</w:t>
              </w:r>
            </w:ins>
          </w:p>
        </w:tc>
        <w:tc>
          <w:tcPr>
            <w:tcW w:w="714" w:type="dxa"/>
            <w:tcBorders>
              <w:top w:val="nil"/>
              <w:left w:val="nil"/>
              <w:bottom w:val="nil"/>
              <w:right w:val="single" w:sz="8" w:space="0" w:color="auto"/>
            </w:tcBorders>
            <w:shd w:val="clear" w:color="auto" w:fill="auto"/>
            <w:noWrap/>
            <w:vAlign w:val="bottom"/>
            <w:hideMark/>
          </w:tcPr>
          <w:p w14:paraId="2A6BF0B3" w14:textId="77777777" w:rsidR="00511F46" w:rsidRPr="00511F46" w:rsidRDefault="00511F46">
            <w:pPr>
              <w:spacing w:after="0" w:line="240" w:lineRule="auto"/>
              <w:jc w:val="center"/>
              <w:rPr>
                <w:ins w:id="1639" w:author="Stefanie Lane" w:date="2022-06-23T13:18:00Z"/>
                <w:rFonts w:ascii="Calibri" w:eastAsia="Times New Roman" w:hAnsi="Calibri" w:cs="Calibri"/>
                <w:color w:val="000000"/>
                <w:sz w:val="20"/>
                <w:szCs w:val="20"/>
                <w:rPrChange w:id="1640" w:author="Stefanie Lane" w:date="2022-06-23T13:18:00Z">
                  <w:rPr>
                    <w:ins w:id="1641" w:author="Stefanie Lane" w:date="2022-06-23T13:18:00Z"/>
                  </w:rPr>
                </w:rPrChange>
              </w:rPr>
              <w:pPrChange w:id="1642" w:author="Stefanie Lane" w:date="2022-06-23T13:18:00Z">
                <w:pPr>
                  <w:jc w:val="center"/>
                </w:pPr>
              </w:pPrChange>
            </w:pPr>
            <w:ins w:id="1643" w:author="Stefanie Lane" w:date="2022-06-23T13:18:00Z">
              <w:r w:rsidRPr="00511F46">
                <w:rPr>
                  <w:rFonts w:ascii="Calibri" w:eastAsia="Times New Roman" w:hAnsi="Calibri" w:cs="Calibri"/>
                  <w:color w:val="000000"/>
                  <w:sz w:val="20"/>
                  <w:szCs w:val="20"/>
                  <w:rPrChange w:id="1644" w:author="Stefanie Lane" w:date="2022-06-23T13:18:00Z">
                    <w:rPr/>
                  </w:rPrChange>
                </w:rPr>
                <w:t>0.0062</w:t>
              </w:r>
            </w:ins>
          </w:p>
        </w:tc>
      </w:tr>
      <w:tr w:rsidR="00511F46" w:rsidRPr="00511F46" w14:paraId="018772AC" w14:textId="77777777" w:rsidTr="00511F46">
        <w:trPr>
          <w:trHeight w:val="260"/>
          <w:ins w:id="1645"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6AA786F9" w14:textId="77777777" w:rsidR="00511F46" w:rsidRPr="00511F46" w:rsidRDefault="00511F46">
            <w:pPr>
              <w:spacing w:after="0" w:line="240" w:lineRule="auto"/>
              <w:rPr>
                <w:ins w:id="1646" w:author="Stefanie Lane" w:date="2022-06-23T13:18:00Z"/>
                <w:rFonts w:ascii="Calibri" w:eastAsia="Times New Roman" w:hAnsi="Calibri" w:cs="Calibri"/>
                <w:color w:val="000000"/>
                <w:sz w:val="20"/>
                <w:szCs w:val="20"/>
                <w:rPrChange w:id="1647" w:author="Stefanie Lane" w:date="2022-06-23T13:18:00Z">
                  <w:rPr>
                    <w:ins w:id="1648" w:author="Stefanie Lane" w:date="2022-06-23T13:18:00Z"/>
                  </w:rPr>
                </w:rPrChange>
              </w:rPr>
              <w:pPrChange w:id="1649"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37F1F91E" w14:textId="77777777" w:rsidR="00511F46" w:rsidRPr="00511F46" w:rsidRDefault="00511F46">
            <w:pPr>
              <w:spacing w:after="0" w:line="240" w:lineRule="auto"/>
              <w:rPr>
                <w:ins w:id="1650" w:author="Stefanie Lane" w:date="2022-06-23T13:18:00Z"/>
                <w:rFonts w:ascii="Calibri" w:eastAsia="Times New Roman" w:hAnsi="Calibri" w:cs="Calibri"/>
                <w:i/>
                <w:iCs/>
                <w:color w:val="000000"/>
                <w:sz w:val="20"/>
                <w:szCs w:val="20"/>
                <w:rPrChange w:id="1651" w:author="Stefanie Lane" w:date="2022-06-23T13:18:00Z">
                  <w:rPr>
                    <w:ins w:id="1652" w:author="Stefanie Lane" w:date="2022-06-23T13:18:00Z"/>
                  </w:rPr>
                </w:rPrChange>
              </w:rPr>
              <w:pPrChange w:id="1653" w:author="Stefanie Lane" w:date="2022-06-23T13:18:00Z">
                <w:pPr/>
              </w:pPrChange>
            </w:pPr>
            <w:ins w:id="1654" w:author="Stefanie Lane" w:date="2022-06-23T13:18:00Z">
              <w:r w:rsidRPr="00511F46">
                <w:rPr>
                  <w:rFonts w:ascii="Calibri" w:eastAsia="Times New Roman" w:hAnsi="Calibri" w:cs="Calibri"/>
                  <w:i/>
                  <w:iCs/>
                  <w:color w:val="000000"/>
                  <w:sz w:val="20"/>
                  <w:szCs w:val="20"/>
                  <w:rPrChange w:id="1655" w:author="Stefanie Lane" w:date="2022-06-23T13:18:00Z">
                    <w:rPr/>
                  </w:rPrChange>
                </w:rPr>
                <w:t>Lysimachia thyrsiflora</w:t>
              </w:r>
            </w:ins>
          </w:p>
        </w:tc>
        <w:tc>
          <w:tcPr>
            <w:tcW w:w="592" w:type="dxa"/>
            <w:tcBorders>
              <w:top w:val="single" w:sz="4" w:space="0" w:color="auto"/>
              <w:left w:val="nil"/>
              <w:bottom w:val="single" w:sz="4" w:space="0" w:color="auto"/>
              <w:right w:val="nil"/>
            </w:tcBorders>
            <w:shd w:val="clear" w:color="auto" w:fill="auto"/>
            <w:noWrap/>
            <w:vAlign w:val="bottom"/>
            <w:hideMark/>
          </w:tcPr>
          <w:p w14:paraId="58EEB4A3" w14:textId="77777777" w:rsidR="00511F46" w:rsidRPr="00511F46" w:rsidRDefault="00511F46">
            <w:pPr>
              <w:spacing w:after="0" w:line="240" w:lineRule="auto"/>
              <w:jc w:val="center"/>
              <w:rPr>
                <w:ins w:id="1656" w:author="Stefanie Lane" w:date="2022-06-23T13:18:00Z"/>
                <w:rFonts w:ascii="Calibri" w:eastAsia="Times New Roman" w:hAnsi="Calibri" w:cs="Calibri"/>
                <w:color w:val="000000"/>
                <w:sz w:val="20"/>
                <w:szCs w:val="20"/>
                <w:rPrChange w:id="1657" w:author="Stefanie Lane" w:date="2022-06-23T13:18:00Z">
                  <w:rPr>
                    <w:ins w:id="1658" w:author="Stefanie Lane" w:date="2022-06-23T13:18:00Z"/>
                  </w:rPr>
                </w:rPrChange>
              </w:rPr>
              <w:pPrChange w:id="1659" w:author="Stefanie Lane" w:date="2022-06-23T13:18:00Z">
                <w:pPr>
                  <w:jc w:val="center"/>
                </w:pPr>
              </w:pPrChange>
            </w:pPr>
            <w:ins w:id="1660" w:author="Stefanie Lane" w:date="2022-06-23T13:18:00Z">
              <w:r w:rsidRPr="00511F46">
                <w:rPr>
                  <w:rFonts w:ascii="Calibri" w:eastAsia="Times New Roman" w:hAnsi="Calibri" w:cs="Calibri"/>
                  <w:color w:val="000000"/>
                  <w:sz w:val="20"/>
                  <w:szCs w:val="20"/>
                  <w:rPrChange w:id="1661" w:author="Stefanie Lane" w:date="2022-06-23T13:18:00Z">
                    <w:rPr/>
                  </w:rPrChange>
                </w:rPr>
                <w:t>0.321</w:t>
              </w:r>
            </w:ins>
          </w:p>
        </w:tc>
        <w:tc>
          <w:tcPr>
            <w:tcW w:w="686" w:type="dxa"/>
            <w:tcBorders>
              <w:top w:val="single" w:sz="4" w:space="0" w:color="auto"/>
              <w:left w:val="nil"/>
              <w:bottom w:val="single" w:sz="4" w:space="0" w:color="auto"/>
              <w:right w:val="nil"/>
            </w:tcBorders>
            <w:shd w:val="clear" w:color="auto" w:fill="auto"/>
            <w:noWrap/>
            <w:vAlign w:val="bottom"/>
            <w:hideMark/>
          </w:tcPr>
          <w:p w14:paraId="5894A8A8" w14:textId="77777777" w:rsidR="00511F46" w:rsidRPr="00511F46" w:rsidRDefault="00511F46">
            <w:pPr>
              <w:spacing w:after="0" w:line="240" w:lineRule="auto"/>
              <w:jc w:val="center"/>
              <w:rPr>
                <w:ins w:id="1662" w:author="Stefanie Lane" w:date="2022-06-23T13:18:00Z"/>
                <w:rFonts w:ascii="Calibri" w:eastAsia="Times New Roman" w:hAnsi="Calibri" w:cs="Calibri"/>
                <w:color w:val="000000"/>
                <w:sz w:val="20"/>
                <w:szCs w:val="20"/>
                <w:rPrChange w:id="1663" w:author="Stefanie Lane" w:date="2022-06-23T13:18:00Z">
                  <w:rPr>
                    <w:ins w:id="1664" w:author="Stefanie Lane" w:date="2022-06-23T13:18:00Z"/>
                  </w:rPr>
                </w:rPrChange>
              </w:rPr>
              <w:pPrChange w:id="1665" w:author="Stefanie Lane" w:date="2022-06-23T13:18:00Z">
                <w:pPr>
                  <w:jc w:val="center"/>
                </w:pPr>
              </w:pPrChange>
            </w:pPr>
            <w:ins w:id="1666" w:author="Stefanie Lane" w:date="2022-06-23T13:18:00Z">
              <w:r w:rsidRPr="00511F46">
                <w:rPr>
                  <w:rFonts w:ascii="Calibri" w:eastAsia="Times New Roman" w:hAnsi="Calibri" w:cs="Calibri"/>
                  <w:color w:val="000000"/>
                  <w:sz w:val="20"/>
                  <w:szCs w:val="20"/>
                  <w:rPrChange w:id="1667" w:author="Stefanie Lane" w:date="2022-06-23T13:18:00Z">
                    <w:rPr/>
                  </w:rPrChange>
                </w:rPr>
                <w:t>0.0104</w:t>
              </w:r>
            </w:ins>
          </w:p>
        </w:tc>
        <w:tc>
          <w:tcPr>
            <w:tcW w:w="300" w:type="dxa"/>
            <w:tcBorders>
              <w:top w:val="nil"/>
              <w:left w:val="nil"/>
              <w:bottom w:val="nil"/>
              <w:right w:val="nil"/>
            </w:tcBorders>
            <w:shd w:val="clear" w:color="auto" w:fill="auto"/>
            <w:noWrap/>
            <w:vAlign w:val="bottom"/>
            <w:hideMark/>
          </w:tcPr>
          <w:p w14:paraId="5A170DE5" w14:textId="77777777" w:rsidR="00511F46" w:rsidRPr="00511F46" w:rsidRDefault="00511F46">
            <w:pPr>
              <w:spacing w:after="0" w:line="240" w:lineRule="auto"/>
              <w:jc w:val="center"/>
              <w:rPr>
                <w:ins w:id="1668" w:author="Stefanie Lane" w:date="2022-06-23T13:18:00Z"/>
                <w:rFonts w:ascii="Calibri" w:eastAsia="Times New Roman" w:hAnsi="Calibri" w:cs="Calibri"/>
                <w:color w:val="000000"/>
                <w:sz w:val="20"/>
                <w:szCs w:val="20"/>
                <w:rPrChange w:id="1669" w:author="Stefanie Lane" w:date="2022-06-23T13:18:00Z">
                  <w:rPr>
                    <w:ins w:id="1670" w:author="Stefanie Lane" w:date="2022-06-23T13:18:00Z"/>
                  </w:rPr>
                </w:rPrChange>
              </w:rPr>
              <w:pPrChange w:id="1671"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417CF45D" w14:textId="77777777" w:rsidR="00511F46" w:rsidRPr="00511F46" w:rsidRDefault="00511F46">
            <w:pPr>
              <w:spacing w:after="0" w:line="240" w:lineRule="auto"/>
              <w:rPr>
                <w:ins w:id="1672" w:author="Stefanie Lane" w:date="2022-06-23T13:18:00Z"/>
                <w:rFonts w:ascii="Calibri" w:eastAsia="Times New Roman" w:hAnsi="Calibri" w:cs="Calibri"/>
                <w:i/>
                <w:iCs/>
                <w:color w:val="000000"/>
                <w:sz w:val="20"/>
                <w:szCs w:val="20"/>
                <w:rPrChange w:id="1673" w:author="Stefanie Lane" w:date="2022-06-23T13:18:00Z">
                  <w:rPr>
                    <w:ins w:id="1674" w:author="Stefanie Lane" w:date="2022-06-23T13:18:00Z"/>
                  </w:rPr>
                </w:rPrChange>
              </w:rPr>
              <w:pPrChange w:id="1675" w:author="Stefanie Lane" w:date="2022-06-23T13:18:00Z">
                <w:pPr/>
              </w:pPrChange>
            </w:pPr>
            <w:ins w:id="1676" w:author="Stefanie Lane" w:date="2022-06-23T13:18:00Z">
              <w:r w:rsidRPr="00511F46">
                <w:rPr>
                  <w:rFonts w:ascii="Calibri" w:eastAsia="Times New Roman" w:hAnsi="Calibri" w:cs="Calibri"/>
                  <w:i/>
                  <w:iCs/>
                  <w:color w:val="000000"/>
                  <w:sz w:val="20"/>
                  <w:szCs w:val="20"/>
                  <w:rPrChange w:id="1677" w:author="Stefanie Lane" w:date="2022-06-23T13:18:00Z">
                    <w:rPr/>
                  </w:rPrChange>
                </w:rPr>
                <w:t>Equisetum fluviatile</w:t>
              </w:r>
            </w:ins>
          </w:p>
        </w:tc>
        <w:tc>
          <w:tcPr>
            <w:tcW w:w="600" w:type="dxa"/>
            <w:tcBorders>
              <w:top w:val="single" w:sz="4" w:space="0" w:color="auto"/>
              <w:left w:val="nil"/>
              <w:bottom w:val="single" w:sz="4" w:space="0" w:color="auto"/>
              <w:right w:val="nil"/>
            </w:tcBorders>
            <w:shd w:val="clear" w:color="auto" w:fill="auto"/>
            <w:noWrap/>
            <w:vAlign w:val="bottom"/>
            <w:hideMark/>
          </w:tcPr>
          <w:p w14:paraId="71B77C62" w14:textId="77777777" w:rsidR="00511F46" w:rsidRPr="00511F46" w:rsidRDefault="00511F46">
            <w:pPr>
              <w:spacing w:after="0" w:line="240" w:lineRule="auto"/>
              <w:jc w:val="center"/>
              <w:rPr>
                <w:ins w:id="1678" w:author="Stefanie Lane" w:date="2022-06-23T13:18:00Z"/>
                <w:rFonts w:ascii="Calibri" w:eastAsia="Times New Roman" w:hAnsi="Calibri" w:cs="Calibri"/>
                <w:color w:val="000000"/>
                <w:sz w:val="20"/>
                <w:szCs w:val="20"/>
                <w:rPrChange w:id="1679" w:author="Stefanie Lane" w:date="2022-06-23T13:18:00Z">
                  <w:rPr>
                    <w:ins w:id="1680" w:author="Stefanie Lane" w:date="2022-06-23T13:18:00Z"/>
                  </w:rPr>
                </w:rPrChange>
              </w:rPr>
              <w:pPrChange w:id="1681" w:author="Stefanie Lane" w:date="2022-06-23T13:18:00Z">
                <w:pPr>
                  <w:jc w:val="center"/>
                </w:pPr>
              </w:pPrChange>
            </w:pPr>
            <w:ins w:id="1682" w:author="Stefanie Lane" w:date="2022-06-23T13:18:00Z">
              <w:r w:rsidRPr="00511F46">
                <w:rPr>
                  <w:rFonts w:ascii="Calibri" w:eastAsia="Times New Roman" w:hAnsi="Calibri" w:cs="Calibri"/>
                  <w:color w:val="000000"/>
                  <w:sz w:val="20"/>
                  <w:szCs w:val="20"/>
                  <w:rPrChange w:id="1683" w:author="Stefanie Lane" w:date="2022-06-23T13:18:00Z">
                    <w:rPr/>
                  </w:rPrChange>
                </w:rPr>
                <w:t>0.404</w:t>
              </w:r>
            </w:ins>
          </w:p>
        </w:tc>
        <w:tc>
          <w:tcPr>
            <w:tcW w:w="695" w:type="dxa"/>
            <w:tcBorders>
              <w:top w:val="single" w:sz="4" w:space="0" w:color="auto"/>
              <w:left w:val="nil"/>
              <w:bottom w:val="single" w:sz="4" w:space="0" w:color="auto"/>
              <w:right w:val="nil"/>
            </w:tcBorders>
            <w:shd w:val="clear" w:color="auto" w:fill="auto"/>
            <w:noWrap/>
            <w:vAlign w:val="bottom"/>
            <w:hideMark/>
          </w:tcPr>
          <w:p w14:paraId="272BAB52" w14:textId="77777777" w:rsidR="00511F46" w:rsidRPr="00511F46" w:rsidRDefault="00511F46">
            <w:pPr>
              <w:spacing w:after="0" w:line="240" w:lineRule="auto"/>
              <w:jc w:val="center"/>
              <w:rPr>
                <w:ins w:id="1684" w:author="Stefanie Lane" w:date="2022-06-23T13:18:00Z"/>
                <w:rFonts w:ascii="Calibri" w:eastAsia="Times New Roman" w:hAnsi="Calibri" w:cs="Calibri"/>
                <w:color w:val="000000"/>
                <w:sz w:val="20"/>
                <w:szCs w:val="20"/>
                <w:rPrChange w:id="1685" w:author="Stefanie Lane" w:date="2022-06-23T13:18:00Z">
                  <w:rPr>
                    <w:ins w:id="1686" w:author="Stefanie Lane" w:date="2022-06-23T13:18:00Z"/>
                  </w:rPr>
                </w:rPrChange>
              </w:rPr>
              <w:pPrChange w:id="1687" w:author="Stefanie Lane" w:date="2022-06-23T13:18:00Z">
                <w:pPr>
                  <w:jc w:val="center"/>
                </w:pPr>
              </w:pPrChange>
            </w:pPr>
            <w:ins w:id="1688" w:author="Stefanie Lane" w:date="2022-06-23T13:18:00Z">
              <w:r w:rsidRPr="00511F46">
                <w:rPr>
                  <w:rFonts w:ascii="Calibri" w:eastAsia="Times New Roman" w:hAnsi="Calibri" w:cs="Calibri"/>
                  <w:color w:val="000000"/>
                  <w:sz w:val="20"/>
                  <w:szCs w:val="20"/>
                  <w:rPrChange w:id="1689" w:author="Stefanie Lane" w:date="2022-06-23T13:18:00Z">
                    <w:rPr/>
                  </w:rPrChange>
                </w:rPr>
                <w:t>0.0010</w:t>
              </w:r>
            </w:ins>
          </w:p>
        </w:tc>
        <w:tc>
          <w:tcPr>
            <w:tcW w:w="300" w:type="dxa"/>
            <w:tcBorders>
              <w:top w:val="nil"/>
              <w:left w:val="nil"/>
              <w:bottom w:val="nil"/>
              <w:right w:val="nil"/>
            </w:tcBorders>
            <w:shd w:val="clear" w:color="auto" w:fill="auto"/>
            <w:noWrap/>
            <w:vAlign w:val="bottom"/>
            <w:hideMark/>
          </w:tcPr>
          <w:p w14:paraId="51583C09" w14:textId="77777777" w:rsidR="00511F46" w:rsidRPr="00511F46" w:rsidRDefault="00511F46">
            <w:pPr>
              <w:spacing w:after="0" w:line="240" w:lineRule="auto"/>
              <w:jc w:val="center"/>
              <w:rPr>
                <w:ins w:id="1690" w:author="Stefanie Lane" w:date="2022-06-23T13:18:00Z"/>
                <w:rFonts w:ascii="Calibri" w:eastAsia="Times New Roman" w:hAnsi="Calibri" w:cs="Calibri"/>
                <w:color w:val="000000"/>
                <w:sz w:val="20"/>
                <w:szCs w:val="20"/>
                <w:rPrChange w:id="1691" w:author="Stefanie Lane" w:date="2022-06-23T13:18:00Z">
                  <w:rPr>
                    <w:ins w:id="1692" w:author="Stefanie Lane" w:date="2022-06-23T13:18:00Z"/>
                  </w:rPr>
                </w:rPrChange>
              </w:rPr>
              <w:pPrChange w:id="1693" w:author="Stefanie Lane" w:date="2022-06-23T13:18:00Z">
                <w:pPr>
                  <w:jc w:val="center"/>
                </w:pPr>
              </w:pPrChange>
            </w:pPr>
          </w:p>
        </w:tc>
        <w:tc>
          <w:tcPr>
            <w:tcW w:w="2070" w:type="dxa"/>
            <w:tcBorders>
              <w:top w:val="single" w:sz="4" w:space="0" w:color="auto"/>
              <w:left w:val="nil"/>
              <w:bottom w:val="single" w:sz="4" w:space="0" w:color="auto"/>
              <w:right w:val="nil"/>
            </w:tcBorders>
            <w:shd w:val="clear" w:color="auto" w:fill="auto"/>
            <w:noWrap/>
            <w:vAlign w:val="bottom"/>
            <w:hideMark/>
          </w:tcPr>
          <w:p w14:paraId="4103F78B" w14:textId="77777777" w:rsidR="00511F46" w:rsidRPr="00511F46" w:rsidRDefault="00511F46">
            <w:pPr>
              <w:spacing w:after="0" w:line="240" w:lineRule="auto"/>
              <w:rPr>
                <w:ins w:id="1694" w:author="Stefanie Lane" w:date="2022-06-23T13:18:00Z"/>
                <w:rFonts w:ascii="Calibri" w:eastAsia="Times New Roman" w:hAnsi="Calibri" w:cs="Calibri"/>
                <w:i/>
                <w:iCs/>
                <w:color w:val="000000"/>
                <w:sz w:val="20"/>
                <w:szCs w:val="20"/>
                <w:rPrChange w:id="1695" w:author="Stefanie Lane" w:date="2022-06-23T13:18:00Z">
                  <w:rPr>
                    <w:ins w:id="1696" w:author="Stefanie Lane" w:date="2022-06-23T13:18:00Z"/>
                  </w:rPr>
                </w:rPrChange>
              </w:rPr>
              <w:pPrChange w:id="1697" w:author="Stefanie Lane" w:date="2022-06-23T13:18:00Z">
                <w:pPr/>
              </w:pPrChange>
            </w:pPr>
            <w:ins w:id="1698" w:author="Stefanie Lane" w:date="2022-06-23T13:18:00Z">
              <w:r w:rsidRPr="00511F46">
                <w:rPr>
                  <w:rFonts w:ascii="Calibri" w:eastAsia="Times New Roman" w:hAnsi="Calibri" w:cs="Calibri"/>
                  <w:i/>
                  <w:iCs/>
                  <w:color w:val="000000"/>
                  <w:sz w:val="20"/>
                  <w:szCs w:val="20"/>
                  <w:rPrChange w:id="1699" w:author="Stefanie Lane" w:date="2022-06-23T13:18:00Z">
                    <w:rPr/>
                  </w:rPrChange>
                </w:rPr>
                <w:t>Juncus articulatus</w:t>
              </w:r>
            </w:ins>
          </w:p>
        </w:tc>
        <w:tc>
          <w:tcPr>
            <w:tcW w:w="616" w:type="dxa"/>
            <w:tcBorders>
              <w:top w:val="single" w:sz="4" w:space="0" w:color="auto"/>
              <w:left w:val="nil"/>
              <w:bottom w:val="single" w:sz="4" w:space="0" w:color="auto"/>
              <w:right w:val="nil"/>
            </w:tcBorders>
            <w:shd w:val="clear" w:color="auto" w:fill="auto"/>
            <w:noWrap/>
            <w:vAlign w:val="bottom"/>
            <w:hideMark/>
          </w:tcPr>
          <w:p w14:paraId="503C53E8" w14:textId="77777777" w:rsidR="00511F46" w:rsidRPr="00511F46" w:rsidRDefault="00511F46">
            <w:pPr>
              <w:spacing w:after="0" w:line="240" w:lineRule="auto"/>
              <w:jc w:val="center"/>
              <w:rPr>
                <w:ins w:id="1700" w:author="Stefanie Lane" w:date="2022-06-23T13:18:00Z"/>
                <w:rFonts w:ascii="Calibri" w:eastAsia="Times New Roman" w:hAnsi="Calibri" w:cs="Calibri"/>
                <w:color w:val="000000"/>
                <w:sz w:val="20"/>
                <w:szCs w:val="20"/>
                <w:rPrChange w:id="1701" w:author="Stefanie Lane" w:date="2022-06-23T13:18:00Z">
                  <w:rPr>
                    <w:ins w:id="1702" w:author="Stefanie Lane" w:date="2022-06-23T13:18:00Z"/>
                  </w:rPr>
                </w:rPrChange>
              </w:rPr>
              <w:pPrChange w:id="1703" w:author="Stefanie Lane" w:date="2022-06-23T13:18:00Z">
                <w:pPr>
                  <w:jc w:val="center"/>
                </w:pPr>
              </w:pPrChange>
            </w:pPr>
            <w:ins w:id="1704" w:author="Stefanie Lane" w:date="2022-06-23T13:18:00Z">
              <w:r w:rsidRPr="00511F46">
                <w:rPr>
                  <w:rFonts w:ascii="Calibri" w:eastAsia="Times New Roman" w:hAnsi="Calibri" w:cs="Calibri"/>
                  <w:color w:val="000000"/>
                  <w:sz w:val="20"/>
                  <w:szCs w:val="20"/>
                  <w:rPrChange w:id="1705" w:author="Stefanie Lane" w:date="2022-06-23T13:18:00Z">
                    <w:rPr/>
                  </w:rPrChange>
                </w:rPr>
                <w:t>0.334</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356BBEE7" w14:textId="77777777" w:rsidR="00511F46" w:rsidRPr="00511F46" w:rsidRDefault="00511F46">
            <w:pPr>
              <w:spacing w:after="0" w:line="240" w:lineRule="auto"/>
              <w:jc w:val="center"/>
              <w:rPr>
                <w:ins w:id="1706" w:author="Stefanie Lane" w:date="2022-06-23T13:18:00Z"/>
                <w:rFonts w:ascii="Calibri" w:eastAsia="Times New Roman" w:hAnsi="Calibri" w:cs="Calibri"/>
                <w:color w:val="000000"/>
                <w:sz w:val="20"/>
                <w:szCs w:val="20"/>
                <w:rPrChange w:id="1707" w:author="Stefanie Lane" w:date="2022-06-23T13:18:00Z">
                  <w:rPr>
                    <w:ins w:id="1708" w:author="Stefanie Lane" w:date="2022-06-23T13:18:00Z"/>
                  </w:rPr>
                </w:rPrChange>
              </w:rPr>
              <w:pPrChange w:id="1709" w:author="Stefanie Lane" w:date="2022-06-23T13:18:00Z">
                <w:pPr>
                  <w:jc w:val="center"/>
                </w:pPr>
              </w:pPrChange>
            </w:pPr>
            <w:ins w:id="1710" w:author="Stefanie Lane" w:date="2022-06-23T13:18:00Z">
              <w:r w:rsidRPr="00511F46">
                <w:rPr>
                  <w:rFonts w:ascii="Calibri" w:eastAsia="Times New Roman" w:hAnsi="Calibri" w:cs="Calibri"/>
                  <w:color w:val="000000"/>
                  <w:sz w:val="20"/>
                  <w:szCs w:val="20"/>
                  <w:rPrChange w:id="1711" w:author="Stefanie Lane" w:date="2022-06-23T13:18:00Z">
                    <w:rPr/>
                  </w:rPrChange>
                </w:rPr>
                <w:t>0.0128</w:t>
              </w:r>
            </w:ins>
          </w:p>
        </w:tc>
      </w:tr>
      <w:tr w:rsidR="00511F46" w:rsidRPr="00511F46" w14:paraId="0CC6BB1B" w14:textId="77777777" w:rsidTr="00511F46">
        <w:trPr>
          <w:trHeight w:val="260"/>
          <w:ins w:id="1712"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4446E04A" w14:textId="77777777" w:rsidR="00511F46" w:rsidRPr="00511F46" w:rsidRDefault="00511F46">
            <w:pPr>
              <w:spacing w:after="0" w:line="240" w:lineRule="auto"/>
              <w:rPr>
                <w:ins w:id="1713" w:author="Stefanie Lane" w:date="2022-06-23T13:18:00Z"/>
                <w:rFonts w:ascii="Calibri" w:eastAsia="Times New Roman" w:hAnsi="Calibri" w:cs="Calibri"/>
                <w:color w:val="000000"/>
                <w:sz w:val="20"/>
                <w:szCs w:val="20"/>
                <w:rPrChange w:id="1714" w:author="Stefanie Lane" w:date="2022-06-23T13:18:00Z">
                  <w:rPr>
                    <w:ins w:id="1715" w:author="Stefanie Lane" w:date="2022-06-23T13:18:00Z"/>
                  </w:rPr>
                </w:rPrChange>
              </w:rPr>
              <w:pPrChange w:id="1716" w:author="Stefanie Lane" w:date="2022-06-23T13:18:00Z">
                <w:pPr/>
              </w:pPrChange>
            </w:pPr>
          </w:p>
        </w:tc>
        <w:tc>
          <w:tcPr>
            <w:tcW w:w="2982" w:type="dxa"/>
            <w:tcBorders>
              <w:top w:val="nil"/>
              <w:left w:val="nil"/>
              <w:bottom w:val="nil"/>
              <w:right w:val="nil"/>
            </w:tcBorders>
            <w:shd w:val="clear" w:color="auto" w:fill="auto"/>
            <w:noWrap/>
            <w:vAlign w:val="bottom"/>
            <w:hideMark/>
          </w:tcPr>
          <w:p w14:paraId="6E174C60" w14:textId="77777777" w:rsidR="00511F46" w:rsidRPr="00511F46" w:rsidRDefault="00511F46">
            <w:pPr>
              <w:spacing w:after="0" w:line="240" w:lineRule="auto"/>
              <w:jc w:val="center"/>
              <w:rPr>
                <w:ins w:id="1717" w:author="Stefanie Lane" w:date="2022-06-23T13:18:00Z"/>
                <w:rFonts w:ascii="Calibri" w:eastAsia="Times New Roman" w:hAnsi="Calibri" w:cs="Calibri"/>
                <w:color w:val="000000"/>
                <w:sz w:val="20"/>
                <w:szCs w:val="20"/>
                <w:rPrChange w:id="1718" w:author="Stefanie Lane" w:date="2022-06-23T13:18:00Z">
                  <w:rPr>
                    <w:ins w:id="1719" w:author="Stefanie Lane" w:date="2022-06-23T13:18:00Z"/>
                  </w:rPr>
                </w:rPrChange>
              </w:rPr>
              <w:pPrChange w:id="1720" w:author="Stefanie Lane" w:date="2022-06-23T13:18:00Z">
                <w:pPr>
                  <w:jc w:val="center"/>
                </w:pPr>
              </w:pPrChange>
            </w:pPr>
          </w:p>
        </w:tc>
        <w:tc>
          <w:tcPr>
            <w:tcW w:w="592" w:type="dxa"/>
            <w:tcBorders>
              <w:top w:val="nil"/>
              <w:left w:val="nil"/>
              <w:bottom w:val="nil"/>
              <w:right w:val="nil"/>
            </w:tcBorders>
            <w:shd w:val="clear" w:color="auto" w:fill="auto"/>
            <w:noWrap/>
            <w:vAlign w:val="bottom"/>
            <w:hideMark/>
          </w:tcPr>
          <w:p w14:paraId="0ED9EDD9" w14:textId="77777777" w:rsidR="00511F46" w:rsidRPr="00511F46" w:rsidRDefault="00511F46">
            <w:pPr>
              <w:spacing w:after="0" w:line="240" w:lineRule="auto"/>
              <w:rPr>
                <w:ins w:id="1721" w:author="Stefanie Lane" w:date="2022-06-23T13:18:00Z"/>
                <w:rFonts w:ascii="Times New Roman" w:eastAsia="Times New Roman" w:hAnsi="Times New Roman" w:cs="Times New Roman"/>
                <w:sz w:val="20"/>
                <w:szCs w:val="20"/>
                <w:rPrChange w:id="1722" w:author="Stefanie Lane" w:date="2022-06-23T13:18:00Z">
                  <w:rPr>
                    <w:ins w:id="1723" w:author="Stefanie Lane" w:date="2022-06-23T13:18:00Z"/>
                  </w:rPr>
                </w:rPrChange>
              </w:rPr>
              <w:pPrChange w:id="1724" w:author="Stefanie Lane" w:date="2022-06-23T13:18:00Z">
                <w:pPr/>
              </w:pPrChange>
            </w:pPr>
          </w:p>
        </w:tc>
        <w:tc>
          <w:tcPr>
            <w:tcW w:w="686" w:type="dxa"/>
            <w:tcBorders>
              <w:top w:val="nil"/>
              <w:left w:val="nil"/>
              <w:bottom w:val="nil"/>
              <w:right w:val="nil"/>
            </w:tcBorders>
            <w:shd w:val="clear" w:color="auto" w:fill="auto"/>
            <w:noWrap/>
            <w:vAlign w:val="bottom"/>
            <w:hideMark/>
          </w:tcPr>
          <w:p w14:paraId="598651C2" w14:textId="77777777" w:rsidR="00511F46" w:rsidRPr="00511F46" w:rsidRDefault="00511F46">
            <w:pPr>
              <w:spacing w:after="0" w:line="240" w:lineRule="auto"/>
              <w:jc w:val="center"/>
              <w:rPr>
                <w:ins w:id="1725" w:author="Stefanie Lane" w:date="2022-06-23T13:18:00Z"/>
                <w:rFonts w:ascii="Times New Roman" w:eastAsia="Times New Roman" w:hAnsi="Times New Roman" w:cs="Times New Roman"/>
                <w:sz w:val="20"/>
                <w:szCs w:val="20"/>
                <w:rPrChange w:id="1726" w:author="Stefanie Lane" w:date="2022-06-23T13:18:00Z">
                  <w:rPr>
                    <w:ins w:id="1727" w:author="Stefanie Lane" w:date="2022-06-23T13:18:00Z"/>
                  </w:rPr>
                </w:rPrChange>
              </w:rPr>
              <w:pPrChange w:id="1728"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10FB5499" w14:textId="77777777" w:rsidR="00511F46" w:rsidRPr="00511F46" w:rsidRDefault="00511F46">
            <w:pPr>
              <w:spacing w:after="0" w:line="240" w:lineRule="auto"/>
              <w:jc w:val="center"/>
              <w:rPr>
                <w:ins w:id="1729" w:author="Stefanie Lane" w:date="2022-06-23T13:18:00Z"/>
                <w:rFonts w:ascii="Times New Roman" w:eastAsia="Times New Roman" w:hAnsi="Times New Roman" w:cs="Times New Roman"/>
                <w:sz w:val="20"/>
                <w:szCs w:val="20"/>
                <w:rPrChange w:id="1730" w:author="Stefanie Lane" w:date="2022-06-23T13:18:00Z">
                  <w:rPr>
                    <w:ins w:id="1731" w:author="Stefanie Lane" w:date="2022-06-23T13:18:00Z"/>
                  </w:rPr>
                </w:rPrChange>
              </w:rPr>
              <w:pPrChange w:id="1732"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14E93240" w14:textId="77777777" w:rsidR="00511F46" w:rsidRPr="00511F46" w:rsidRDefault="00511F46">
            <w:pPr>
              <w:spacing w:after="0" w:line="240" w:lineRule="auto"/>
              <w:rPr>
                <w:ins w:id="1733" w:author="Stefanie Lane" w:date="2022-06-23T13:18:00Z"/>
                <w:rFonts w:ascii="Calibri" w:eastAsia="Times New Roman" w:hAnsi="Calibri" w:cs="Calibri"/>
                <w:i/>
                <w:iCs/>
                <w:color w:val="000000"/>
                <w:sz w:val="20"/>
                <w:szCs w:val="20"/>
                <w:rPrChange w:id="1734" w:author="Stefanie Lane" w:date="2022-06-23T13:18:00Z">
                  <w:rPr>
                    <w:ins w:id="1735" w:author="Stefanie Lane" w:date="2022-06-23T13:18:00Z"/>
                  </w:rPr>
                </w:rPrChange>
              </w:rPr>
              <w:pPrChange w:id="1736" w:author="Stefanie Lane" w:date="2022-06-23T13:18:00Z">
                <w:pPr/>
              </w:pPrChange>
            </w:pPr>
            <w:ins w:id="1737" w:author="Stefanie Lane" w:date="2022-06-23T13:18:00Z">
              <w:r w:rsidRPr="00511F46">
                <w:rPr>
                  <w:rFonts w:ascii="Calibri" w:eastAsia="Times New Roman" w:hAnsi="Calibri" w:cs="Calibri"/>
                  <w:i/>
                  <w:iCs/>
                  <w:color w:val="000000"/>
                  <w:sz w:val="20"/>
                  <w:szCs w:val="20"/>
                  <w:rPrChange w:id="1738" w:author="Stefanie Lane" w:date="2022-06-23T13:18:00Z">
                    <w:rPr/>
                  </w:rPrChange>
                </w:rPr>
                <w:t>Myosotis scorpioides</w:t>
              </w:r>
            </w:ins>
          </w:p>
        </w:tc>
        <w:tc>
          <w:tcPr>
            <w:tcW w:w="600" w:type="dxa"/>
            <w:tcBorders>
              <w:top w:val="nil"/>
              <w:left w:val="nil"/>
              <w:bottom w:val="nil"/>
              <w:right w:val="nil"/>
            </w:tcBorders>
            <w:shd w:val="clear" w:color="auto" w:fill="auto"/>
            <w:noWrap/>
            <w:vAlign w:val="bottom"/>
            <w:hideMark/>
          </w:tcPr>
          <w:p w14:paraId="51396B5C" w14:textId="77777777" w:rsidR="00511F46" w:rsidRPr="00511F46" w:rsidRDefault="00511F46">
            <w:pPr>
              <w:spacing w:after="0" w:line="240" w:lineRule="auto"/>
              <w:jc w:val="center"/>
              <w:rPr>
                <w:ins w:id="1739" w:author="Stefanie Lane" w:date="2022-06-23T13:18:00Z"/>
                <w:rFonts w:ascii="Calibri" w:eastAsia="Times New Roman" w:hAnsi="Calibri" w:cs="Calibri"/>
                <w:color w:val="000000"/>
                <w:sz w:val="20"/>
                <w:szCs w:val="20"/>
                <w:rPrChange w:id="1740" w:author="Stefanie Lane" w:date="2022-06-23T13:18:00Z">
                  <w:rPr>
                    <w:ins w:id="1741" w:author="Stefanie Lane" w:date="2022-06-23T13:18:00Z"/>
                  </w:rPr>
                </w:rPrChange>
              </w:rPr>
              <w:pPrChange w:id="1742" w:author="Stefanie Lane" w:date="2022-06-23T13:18:00Z">
                <w:pPr>
                  <w:jc w:val="center"/>
                </w:pPr>
              </w:pPrChange>
            </w:pPr>
            <w:ins w:id="1743" w:author="Stefanie Lane" w:date="2022-06-23T13:18:00Z">
              <w:r w:rsidRPr="00511F46">
                <w:rPr>
                  <w:rFonts w:ascii="Calibri" w:eastAsia="Times New Roman" w:hAnsi="Calibri" w:cs="Calibri"/>
                  <w:color w:val="000000"/>
                  <w:sz w:val="20"/>
                  <w:szCs w:val="20"/>
                  <w:rPrChange w:id="1744" w:author="Stefanie Lane" w:date="2022-06-23T13:18:00Z">
                    <w:rPr/>
                  </w:rPrChange>
                </w:rPr>
                <w:t>0.352</w:t>
              </w:r>
            </w:ins>
          </w:p>
        </w:tc>
        <w:tc>
          <w:tcPr>
            <w:tcW w:w="695" w:type="dxa"/>
            <w:tcBorders>
              <w:top w:val="nil"/>
              <w:left w:val="nil"/>
              <w:bottom w:val="nil"/>
              <w:right w:val="nil"/>
            </w:tcBorders>
            <w:shd w:val="clear" w:color="auto" w:fill="auto"/>
            <w:noWrap/>
            <w:vAlign w:val="bottom"/>
            <w:hideMark/>
          </w:tcPr>
          <w:p w14:paraId="22D88569" w14:textId="77777777" w:rsidR="00511F46" w:rsidRPr="00511F46" w:rsidRDefault="00511F46">
            <w:pPr>
              <w:spacing w:after="0" w:line="240" w:lineRule="auto"/>
              <w:jc w:val="center"/>
              <w:rPr>
                <w:ins w:id="1745" w:author="Stefanie Lane" w:date="2022-06-23T13:18:00Z"/>
                <w:rFonts w:ascii="Calibri" w:eastAsia="Times New Roman" w:hAnsi="Calibri" w:cs="Calibri"/>
                <w:color w:val="000000"/>
                <w:sz w:val="20"/>
                <w:szCs w:val="20"/>
                <w:rPrChange w:id="1746" w:author="Stefanie Lane" w:date="2022-06-23T13:18:00Z">
                  <w:rPr>
                    <w:ins w:id="1747" w:author="Stefanie Lane" w:date="2022-06-23T13:18:00Z"/>
                  </w:rPr>
                </w:rPrChange>
              </w:rPr>
              <w:pPrChange w:id="1748" w:author="Stefanie Lane" w:date="2022-06-23T13:18:00Z">
                <w:pPr>
                  <w:jc w:val="center"/>
                </w:pPr>
              </w:pPrChange>
            </w:pPr>
            <w:ins w:id="1749" w:author="Stefanie Lane" w:date="2022-06-23T13:18:00Z">
              <w:r w:rsidRPr="00511F46">
                <w:rPr>
                  <w:rFonts w:ascii="Calibri" w:eastAsia="Times New Roman" w:hAnsi="Calibri" w:cs="Calibri"/>
                  <w:color w:val="000000"/>
                  <w:sz w:val="20"/>
                  <w:szCs w:val="20"/>
                  <w:rPrChange w:id="1750" w:author="Stefanie Lane" w:date="2022-06-23T13:18:00Z">
                    <w:rPr/>
                  </w:rPrChange>
                </w:rPr>
                <w:t>0.0033</w:t>
              </w:r>
            </w:ins>
          </w:p>
        </w:tc>
        <w:tc>
          <w:tcPr>
            <w:tcW w:w="300" w:type="dxa"/>
            <w:tcBorders>
              <w:top w:val="nil"/>
              <w:left w:val="nil"/>
              <w:bottom w:val="nil"/>
              <w:right w:val="nil"/>
            </w:tcBorders>
            <w:shd w:val="clear" w:color="auto" w:fill="auto"/>
            <w:noWrap/>
            <w:vAlign w:val="bottom"/>
            <w:hideMark/>
          </w:tcPr>
          <w:p w14:paraId="6782D094" w14:textId="77777777" w:rsidR="00511F46" w:rsidRPr="00511F46" w:rsidRDefault="00511F46">
            <w:pPr>
              <w:spacing w:after="0" w:line="240" w:lineRule="auto"/>
              <w:jc w:val="center"/>
              <w:rPr>
                <w:ins w:id="1751" w:author="Stefanie Lane" w:date="2022-06-23T13:18:00Z"/>
                <w:rFonts w:ascii="Calibri" w:eastAsia="Times New Roman" w:hAnsi="Calibri" w:cs="Calibri"/>
                <w:color w:val="000000"/>
                <w:sz w:val="20"/>
                <w:szCs w:val="20"/>
                <w:rPrChange w:id="1752" w:author="Stefanie Lane" w:date="2022-06-23T13:18:00Z">
                  <w:rPr>
                    <w:ins w:id="1753" w:author="Stefanie Lane" w:date="2022-06-23T13:18:00Z"/>
                  </w:rPr>
                </w:rPrChange>
              </w:rPr>
              <w:pPrChange w:id="1754"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2088A9E4" w14:textId="77777777" w:rsidR="00511F46" w:rsidRPr="00511F46" w:rsidRDefault="00511F46">
            <w:pPr>
              <w:spacing w:after="0" w:line="240" w:lineRule="auto"/>
              <w:rPr>
                <w:ins w:id="1755" w:author="Stefanie Lane" w:date="2022-06-23T13:18:00Z"/>
                <w:rFonts w:ascii="Times New Roman" w:eastAsia="Times New Roman" w:hAnsi="Times New Roman" w:cs="Times New Roman"/>
                <w:sz w:val="20"/>
                <w:szCs w:val="20"/>
                <w:rPrChange w:id="1756" w:author="Stefanie Lane" w:date="2022-06-23T13:18:00Z">
                  <w:rPr>
                    <w:ins w:id="1757" w:author="Stefanie Lane" w:date="2022-06-23T13:18:00Z"/>
                  </w:rPr>
                </w:rPrChange>
              </w:rPr>
              <w:pPrChange w:id="1758" w:author="Stefanie Lane" w:date="2022-06-23T13:18:00Z">
                <w:pPr/>
              </w:pPrChange>
            </w:pPr>
          </w:p>
        </w:tc>
        <w:tc>
          <w:tcPr>
            <w:tcW w:w="616" w:type="dxa"/>
            <w:tcBorders>
              <w:top w:val="nil"/>
              <w:left w:val="nil"/>
              <w:bottom w:val="nil"/>
              <w:right w:val="nil"/>
            </w:tcBorders>
            <w:shd w:val="clear" w:color="auto" w:fill="auto"/>
            <w:noWrap/>
            <w:vAlign w:val="bottom"/>
            <w:hideMark/>
          </w:tcPr>
          <w:p w14:paraId="35EA476D" w14:textId="77777777" w:rsidR="00511F46" w:rsidRPr="00511F46" w:rsidRDefault="00511F46">
            <w:pPr>
              <w:spacing w:after="0" w:line="240" w:lineRule="auto"/>
              <w:rPr>
                <w:ins w:id="1759" w:author="Stefanie Lane" w:date="2022-06-23T13:18:00Z"/>
                <w:rFonts w:ascii="Times New Roman" w:eastAsia="Times New Roman" w:hAnsi="Times New Roman" w:cs="Times New Roman"/>
                <w:sz w:val="20"/>
                <w:szCs w:val="20"/>
                <w:rPrChange w:id="1760" w:author="Stefanie Lane" w:date="2022-06-23T13:18:00Z">
                  <w:rPr>
                    <w:ins w:id="1761" w:author="Stefanie Lane" w:date="2022-06-23T13:18:00Z"/>
                  </w:rPr>
                </w:rPrChange>
              </w:rPr>
              <w:pPrChange w:id="1762"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77C2F1E4" w14:textId="77777777" w:rsidR="00511F46" w:rsidRPr="00511F46" w:rsidRDefault="00511F46">
            <w:pPr>
              <w:spacing w:after="0" w:line="240" w:lineRule="auto"/>
              <w:jc w:val="center"/>
              <w:rPr>
                <w:ins w:id="1763" w:author="Stefanie Lane" w:date="2022-06-23T13:18:00Z"/>
                <w:rFonts w:ascii="Calibri" w:eastAsia="Times New Roman" w:hAnsi="Calibri" w:cs="Calibri"/>
                <w:color w:val="000000"/>
                <w:sz w:val="20"/>
                <w:szCs w:val="20"/>
                <w:rPrChange w:id="1764" w:author="Stefanie Lane" w:date="2022-06-23T13:18:00Z">
                  <w:rPr>
                    <w:ins w:id="1765" w:author="Stefanie Lane" w:date="2022-06-23T13:18:00Z"/>
                  </w:rPr>
                </w:rPrChange>
              </w:rPr>
              <w:pPrChange w:id="1766" w:author="Stefanie Lane" w:date="2022-06-23T13:18:00Z">
                <w:pPr>
                  <w:jc w:val="center"/>
                </w:pPr>
              </w:pPrChange>
            </w:pPr>
            <w:ins w:id="1767" w:author="Stefanie Lane" w:date="2022-06-23T13:18:00Z">
              <w:r w:rsidRPr="00511F46">
                <w:rPr>
                  <w:rFonts w:ascii="Calibri" w:eastAsia="Times New Roman" w:hAnsi="Calibri" w:cs="Calibri"/>
                  <w:color w:val="000000"/>
                  <w:sz w:val="20"/>
                  <w:szCs w:val="20"/>
                  <w:rPrChange w:id="1768" w:author="Stefanie Lane" w:date="2022-06-23T13:18:00Z">
                    <w:rPr/>
                  </w:rPrChange>
                </w:rPr>
                <w:t> </w:t>
              </w:r>
            </w:ins>
          </w:p>
        </w:tc>
      </w:tr>
      <w:tr w:rsidR="00511F46" w:rsidRPr="00511F46" w14:paraId="70D7D021" w14:textId="77777777" w:rsidTr="00511F46">
        <w:trPr>
          <w:trHeight w:val="260"/>
          <w:ins w:id="1769"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3F04B747" w14:textId="77777777" w:rsidR="00511F46" w:rsidRPr="00511F46" w:rsidRDefault="00511F46">
            <w:pPr>
              <w:spacing w:after="0" w:line="240" w:lineRule="auto"/>
              <w:rPr>
                <w:ins w:id="1770" w:author="Stefanie Lane" w:date="2022-06-23T13:18:00Z"/>
                <w:rFonts w:ascii="Calibri" w:eastAsia="Times New Roman" w:hAnsi="Calibri" w:cs="Calibri"/>
                <w:color w:val="000000"/>
                <w:sz w:val="20"/>
                <w:szCs w:val="20"/>
                <w:rPrChange w:id="1771" w:author="Stefanie Lane" w:date="2022-06-23T13:18:00Z">
                  <w:rPr>
                    <w:ins w:id="1772" w:author="Stefanie Lane" w:date="2022-06-23T13:18:00Z"/>
                  </w:rPr>
                </w:rPrChange>
              </w:rPr>
              <w:pPrChange w:id="1773" w:author="Stefanie Lane" w:date="2022-06-23T13:18:00Z">
                <w:pPr/>
              </w:pPrChange>
            </w:pPr>
          </w:p>
        </w:tc>
        <w:tc>
          <w:tcPr>
            <w:tcW w:w="2982" w:type="dxa"/>
            <w:tcBorders>
              <w:top w:val="nil"/>
              <w:left w:val="nil"/>
              <w:bottom w:val="nil"/>
              <w:right w:val="nil"/>
            </w:tcBorders>
            <w:shd w:val="clear" w:color="auto" w:fill="auto"/>
            <w:noWrap/>
            <w:vAlign w:val="bottom"/>
            <w:hideMark/>
          </w:tcPr>
          <w:p w14:paraId="32F7E8AC" w14:textId="77777777" w:rsidR="00511F46" w:rsidRPr="00511F46" w:rsidRDefault="00511F46">
            <w:pPr>
              <w:spacing w:after="0" w:line="240" w:lineRule="auto"/>
              <w:jc w:val="center"/>
              <w:rPr>
                <w:ins w:id="1774" w:author="Stefanie Lane" w:date="2022-06-23T13:18:00Z"/>
                <w:rFonts w:ascii="Calibri" w:eastAsia="Times New Roman" w:hAnsi="Calibri" w:cs="Calibri"/>
                <w:color w:val="000000"/>
                <w:sz w:val="20"/>
                <w:szCs w:val="20"/>
                <w:rPrChange w:id="1775" w:author="Stefanie Lane" w:date="2022-06-23T13:18:00Z">
                  <w:rPr>
                    <w:ins w:id="1776" w:author="Stefanie Lane" w:date="2022-06-23T13:18:00Z"/>
                  </w:rPr>
                </w:rPrChange>
              </w:rPr>
              <w:pPrChange w:id="1777" w:author="Stefanie Lane" w:date="2022-06-23T13:18:00Z">
                <w:pPr>
                  <w:jc w:val="center"/>
                </w:pPr>
              </w:pPrChange>
            </w:pPr>
          </w:p>
        </w:tc>
        <w:tc>
          <w:tcPr>
            <w:tcW w:w="592" w:type="dxa"/>
            <w:tcBorders>
              <w:top w:val="nil"/>
              <w:left w:val="nil"/>
              <w:bottom w:val="nil"/>
              <w:right w:val="nil"/>
            </w:tcBorders>
            <w:shd w:val="clear" w:color="auto" w:fill="auto"/>
            <w:noWrap/>
            <w:vAlign w:val="bottom"/>
            <w:hideMark/>
          </w:tcPr>
          <w:p w14:paraId="6BA5EC11" w14:textId="77777777" w:rsidR="00511F46" w:rsidRPr="00511F46" w:rsidRDefault="00511F46">
            <w:pPr>
              <w:spacing w:after="0" w:line="240" w:lineRule="auto"/>
              <w:rPr>
                <w:ins w:id="1778" w:author="Stefanie Lane" w:date="2022-06-23T13:18:00Z"/>
                <w:rFonts w:ascii="Times New Roman" w:eastAsia="Times New Roman" w:hAnsi="Times New Roman" w:cs="Times New Roman"/>
                <w:sz w:val="20"/>
                <w:szCs w:val="20"/>
                <w:rPrChange w:id="1779" w:author="Stefanie Lane" w:date="2022-06-23T13:18:00Z">
                  <w:rPr>
                    <w:ins w:id="1780" w:author="Stefanie Lane" w:date="2022-06-23T13:18:00Z"/>
                  </w:rPr>
                </w:rPrChange>
              </w:rPr>
              <w:pPrChange w:id="1781" w:author="Stefanie Lane" w:date="2022-06-23T13:18:00Z">
                <w:pPr/>
              </w:pPrChange>
            </w:pPr>
          </w:p>
        </w:tc>
        <w:tc>
          <w:tcPr>
            <w:tcW w:w="686" w:type="dxa"/>
            <w:tcBorders>
              <w:top w:val="nil"/>
              <w:left w:val="nil"/>
              <w:bottom w:val="nil"/>
              <w:right w:val="nil"/>
            </w:tcBorders>
            <w:shd w:val="clear" w:color="auto" w:fill="auto"/>
            <w:noWrap/>
            <w:vAlign w:val="bottom"/>
            <w:hideMark/>
          </w:tcPr>
          <w:p w14:paraId="575E435B" w14:textId="77777777" w:rsidR="00511F46" w:rsidRPr="00511F46" w:rsidRDefault="00511F46">
            <w:pPr>
              <w:spacing w:after="0" w:line="240" w:lineRule="auto"/>
              <w:jc w:val="center"/>
              <w:rPr>
                <w:ins w:id="1782" w:author="Stefanie Lane" w:date="2022-06-23T13:18:00Z"/>
                <w:rFonts w:ascii="Times New Roman" w:eastAsia="Times New Roman" w:hAnsi="Times New Roman" w:cs="Times New Roman"/>
                <w:sz w:val="20"/>
                <w:szCs w:val="20"/>
                <w:rPrChange w:id="1783" w:author="Stefanie Lane" w:date="2022-06-23T13:18:00Z">
                  <w:rPr>
                    <w:ins w:id="1784" w:author="Stefanie Lane" w:date="2022-06-23T13:18:00Z"/>
                  </w:rPr>
                </w:rPrChange>
              </w:rPr>
              <w:pPrChange w:id="1785"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564AEB93" w14:textId="77777777" w:rsidR="00511F46" w:rsidRPr="00511F46" w:rsidRDefault="00511F46">
            <w:pPr>
              <w:spacing w:after="0" w:line="240" w:lineRule="auto"/>
              <w:jc w:val="center"/>
              <w:rPr>
                <w:ins w:id="1786" w:author="Stefanie Lane" w:date="2022-06-23T13:18:00Z"/>
                <w:rFonts w:ascii="Times New Roman" w:eastAsia="Times New Roman" w:hAnsi="Times New Roman" w:cs="Times New Roman"/>
                <w:sz w:val="20"/>
                <w:szCs w:val="20"/>
                <w:rPrChange w:id="1787" w:author="Stefanie Lane" w:date="2022-06-23T13:18:00Z">
                  <w:rPr>
                    <w:ins w:id="1788" w:author="Stefanie Lane" w:date="2022-06-23T13:18:00Z"/>
                  </w:rPr>
                </w:rPrChange>
              </w:rPr>
              <w:pPrChange w:id="1789"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133C475D" w14:textId="77777777" w:rsidR="00511F46" w:rsidRPr="00511F46" w:rsidRDefault="00511F46">
            <w:pPr>
              <w:spacing w:after="0" w:line="240" w:lineRule="auto"/>
              <w:rPr>
                <w:ins w:id="1790" w:author="Stefanie Lane" w:date="2022-06-23T13:18:00Z"/>
                <w:rFonts w:ascii="Calibri" w:eastAsia="Times New Roman" w:hAnsi="Calibri" w:cs="Calibri"/>
                <w:i/>
                <w:iCs/>
                <w:sz w:val="20"/>
                <w:szCs w:val="20"/>
                <w:rPrChange w:id="1791" w:author="Stefanie Lane" w:date="2022-06-23T13:18:00Z">
                  <w:rPr>
                    <w:ins w:id="1792" w:author="Stefanie Lane" w:date="2022-06-23T13:18:00Z"/>
                  </w:rPr>
                </w:rPrChange>
              </w:rPr>
              <w:pPrChange w:id="1793" w:author="Stefanie Lane" w:date="2022-06-23T13:18:00Z">
                <w:pPr/>
              </w:pPrChange>
            </w:pPr>
            <w:ins w:id="1794" w:author="Stefanie Lane" w:date="2022-06-23T13:18:00Z">
              <w:r w:rsidRPr="00511F46">
                <w:rPr>
                  <w:rFonts w:ascii="Calibri" w:eastAsia="Times New Roman" w:hAnsi="Calibri" w:cs="Calibri"/>
                  <w:i/>
                  <w:iCs/>
                  <w:sz w:val="20"/>
                  <w:szCs w:val="20"/>
                  <w:rPrChange w:id="1795" w:author="Stefanie Lane" w:date="2022-06-23T13:18:00Z">
                    <w:rPr/>
                  </w:rPrChange>
                </w:rPr>
                <w:t>Eleocharis palustris</w:t>
              </w:r>
            </w:ins>
          </w:p>
        </w:tc>
        <w:tc>
          <w:tcPr>
            <w:tcW w:w="600" w:type="dxa"/>
            <w:tcBorders>
              <w:top w:val="single" w:sz="4" w:space="0" w:color="auto"/>
              <w:left w:val="nil"/>
              <w:bottom w:val="single" w:sz="4" w:space="0" w:color="auto"/>
              <w:right w:val="nil"/>
            </w:tcBorders>
            <w:shd w:val="clear" w:color="auto" w:fill="auto"/>
            <w:noWrap/>
            <w:vAlign w:val="bottom"/>
            <w:hideMark/>
          </w:tcPr>
          <w:p w14:paraId="0A8A6FEA" w14:textId="77777777" w:rsidR="00511F46" w:rsidRPr="00511F46" w:rsidRDefault="00511F46">
            <w:pPr>
              <w:spacing w:after="0" w:line="240" w:lineRule="auto"/>
              <w:jc w:val="center"/>
              <w:rPr>
                <w:ins w:id="1796" w:author="Stefanie Lane" w:date="2022-06-23T13:18:00Z"/>
                <w:rFonts w:ascii="Calibri" w:eastAsia="Times New Roman" w:hAnsi="Calibri" w:cs="Calibri"/>
                <w:color w:val="000000"/>
                <w:sz w:val="20"/>
                <w:szCs w:val="20"/>
                <w:rPrChange w:id="1797" w:author="Stefanie Lane" w:date="2022-06-23T13:18:00Z">
                  <w:rPr>
                    <w:ins w:id="1798" w:author="Stefanie Lane" w:date="2022-06-23T13:18:00Z"/>
                  </w:rPr>
                </w:rPrChange>
              </w:rPr>
              <w:pPrChange w:id="1799" w:author="Stefanie Lane" w:date="2022-06-23T13:18:00Z">
                <w:pPr>
                  <w:jc w:val="center"/>
                </w:pPr>
              </w:pPrChange>
            </w:pPr>
            <w:ins w:id="1800" w:author="Stefanie Lane" w:date="2022-06-23T13:18:00Z">
              <w:r w:rsidRPr="00511F46">
                <w:rPr>
                  <w:rFonts w:ascii="Calibri" w:eastAsia="Times New Roman" w:hAnsi="Calibri" w:cs="Calibri"/>
                  <w:color w:val="000000"/>
                  <w:sz w:val="20"/>
                  <w:szCs w:val="20"/>
                  <w:rPrChange w:id="1801" w:author="Stefanie Lane" w:date="2022-06-23T13:18:00Z">
                    <w:rPr/>
                  </w:rPrChange>
                </w:rPr>
                <w:t>0.303</w:t>
              </w:r>
            </w:ins>
          </w:p>
        </w:tc>
        <w:tc>
          <w:tcPr>
            <w:tcW w:w="695" w:type="dxa"/>
            <w:tcBorders>
              <w:top w:val="single" w:sz="4" w:space="0" w:color="auto"/>
              <w:left w:val="nil"/>
              <w:bottom w:val="single" w:sz="4" w:space="0" w:color="auto"/>
              <w:right w:val="nil"/>
            </w:tcBorders>
            <w:shd w:val="clear" w:color="auto" w:fill="auto"/>
            <w:noWrap/>
            <w:vAlign w:val="bottom"/>
            <w:hideMark/>
          </w:tcPr>
          <w:p w14:paraId="7BF40F2A" w14:textId="77777777" w:rsidR="00511F46" w:rsidRPr="00511F46" w:rsidRDefault="00511F46">
            <w:pPr>
              <w:spacing w:after="0" w:line="240" w:lineRule="auto"/>
              <w:jc w:val="center"/>
              <w:rPr>
                <w:ins w:id="1802" w:author="Stefanie Lane" w:date="2022-06-23T13:18:00Z"/>
                <w:rFonts w:ascii="Calibri" w:eastAsia="Times New Roman" w:hAnsi="Calibri" w:cs="Calibri"/>
                <w:color w:val="000000"/>
                <w:sz w:val="20"/>
                <w:szCs w:val="20"/>
                <w:rPrChange w:id="1803" w:author="Stefanie Lane" w:date="2022-06-23T13:18:00Z">
                  <w:rPr>
                    <w:ins w:id="1804" w:author="Stefanie Lane" w:date="2022-06-23T13:18:00Z"/>
                  </w:rPr>
                </w:rPrChange>
              </w:rPr>
              <w:pPrChange w:id="1805" w:author="Stefanie Lane" w:date="2022-06-23T13:18:00Z">
                <w:pPr>
                  <w:jc w:val="center"/>
                </w:pPr>
              </w:pPrChange>
            </w:pPr>
            <w:ins w:id="1806" w:author="Stefanie Lane" w:date="2022-06-23T13:18:00Z">
              <w:r w:rsidRPr="00511F46">
                <w:rPr>
                  <w:rFonts w:ascii="Calibri" w:eastAsia="Times New Roman" w:hAnsi="Calibri" w:cs="Calibri"/>
                  <w:color w:val="000000"/>
                  <w:sz w:val="20"/>
                  <w:szCs w:val="20"/>
                  <w:rPrChange w:id="1807" w:author="Stefanie Lane" w:date="2022-06-23T13:18:00Z">
                    <w:rPr/>
                  </w:rPrChange>
                </w:rPr>
                <w:t>0.0215</w:t>
              </w:r>
            </w:ins>
          </w:p>
        </w:tc>
        <w:tc>
          <w:tcPr>
            <w:tcW w:w="300" w:type="dxa"/>
            <w:tcBorders>
              <w:top w:val="nil"/>
              <w:left w:val="nil"/>
              <w:bottom w:val="nil"/>
              <w:right w:val="nil"/>
            </w:tcBorders>
            <w:shd w:val="clear" w:color="auto" w:fill="auto"/>
            <w:noWrap/>
            <w:vAlign w:val="bottom"/>
            <w:hideMark/>
          </w:tcPr>
          <w:p w14:paraId="5CF6B013" w14:textId="77777777" w:rsidR="00511F46" w:rsidRPr="00511F46" w:rsidRDefault="00511F46">
            <w:pPr>
              <w:spacing w:after="0" w:line="240" w:lineRule="auto"/>
              <w:jc w:val="center"/>
              <w:rPr>
                <w:ins w:id="1808" w:author="Stefanie Lane" w:date="2022-06-23T13:18:00Z"/>
                <w:rFonts w:ascii="Calibri" w:eastAsia="Times New Roman" w:hAnsi="Calibri" w:cs="Calibri"/>
                <w:color w:val="000000"/>
                <w:sz w:val="20"/>
                <w:szCs w:val="20"/>
                <w:rPrChange w:id="1809" w:author="Stefanie Lane" w:date="2022-06-23T13:18:00Z">
                  <w:rPr>
                    <w:ins w:id="1810" w:author="Stefanie Lane" w:date="2022-06-23T13:18:00Z"/>
                  </w:rPr>
                </w:rPrChange>
              </w:rPr>
              <w:pPrChange w:id="1811"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7ECD9F71" w14:textId="77777777" w:rsidR="00511F46" w:rsidRPr="00511F46" w:rsidRDefault="00511F46">
            <w:pPr>
              <w:spacing w:after="0" w:line="240" w:lineRule="auto"/>
              <w:rPr>
                <w:ins w:id="1812" w:author="Stefanie Lane" w:date="2022-06-23T13:18:00Z"/>
                <w:rFonts w:ascii="Times New Roman" w:eastAsia="Times New Roman" w:hAnsi="Times New Roman" w:cs="Times New Roman"/>
                <w:sz w:val="20"/>
                <w:szCs w:val="20"/>
                <w:rPrChange w:id="1813" w:author="Stefanie Lane" w:date="2022-06-23T13:18:00Z">
                  <w:rPr>
                    <w:ins w:id="1814" w:author="Stefanie Lane" w:date="2022-06-23T13:18:00Z"/>
                  </w:rPr>
                </w:rPrChange>
              </w:rPr>
              <w:pPrChange w:id="1815" w:author="Stefanie Lane" w:date="2022-06-23T13:18:00Z">
                <w:pPr/>
              </w:pPrChange>
            </w:pPr>
          </w:p>
        </w:tc>
        <w:tc>
          <w:tcPr>
            <w:tcW w:w="616" w:type="dxa"/>
            <w:tcBorders>
              <w:top w:val="nil"/>
              <w:left w:val="nil"/>
              <w:bottom w:val="nil"/>
              <w:right w:val="nil"/>
            </w:tcBorders>
            <w:shd w:val="clear" w:color="auto" w:fill="auto"/>
            <w:noWrap/>
            <w:vAlign w:val="bottom"/>
            <w:hideMark/>
          </w:tcPr>
          <w:p w14:paraId="316AAA63" w14:textId="77777777" w:rsidR="00511F46" w:rsidRPr="00511F46" w:rsidRDefault="00511F46">
            <w:pPr>
              <w:spacing w:after="0" w:line="240" w:lineRule="auto"/>
              <w:rPr>
                <w:ins w:id="1816" w:author="Stefanie Lane" w:date="2022-06-23T13:18:00Z"/>
                <w:rFonts w:ascii="Times New Roman" w:eastAsia="Times New Roman" w:hAnsi="Times New Roman" w:cs="Times New Roman"/>
                <w:sz w:val="20"/>
                <w:szCs w:val="20"/>
                <w:rPrChange w:id="1817" w:author="Stefanie Lane" w:date="2022-06-23T13:18:00Z">
                  <w:rPr>
                    <w:ins w:id="1818" w:author="Stefanie Lane" w:date="2022-06-23T13:18:00Z"/>
                  </w:rPr>
                </w:rPrChange>
              </w:rPr>
              <w:pPrChange w:id="1819"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64176703" w14:textId="77777777" w:rsidR="00511F46" w:rsidRPr="00511F46" w:rsidRDefault="00511F46">
            <w:pPr>
              <w:spacing w:after="0" w:line="240" w:lineRule="auto"/>
              <w:jc w:val="center"/>
              <w:rPr>
                <w:ins w:id="1820" w:author="Stefanie Lane" w:date="2022-06-23T13:18:00Z"/>
                <w:rFonts w:ascii="Calibri" w:eastAsia="Times New Roman" w:hAnsi="Calibri" w:cs="Calibri"/>
                <w:color w:val="000000"/>
                <w:sz w:val="20"/>
                <w:szCs w:val="20"/>
                <w:rPrChange w:id="1821" w:author="Stefanie Lane" w:date="2022-06-23T13:18:00Z">
                  <w:rPr>
                    <w:ins w:id="1822" w:author="Stefanie Lane" w:date="2022-06-23T13:18:00Z"/>
                  </w:rPr>
                </w:rPrChange>
              </w:rPr>
              <w:pPrChange w:id="1823" w:author="Stefanie Lane" w:date="2022-06-23T13:18:00Z">
                <w:pPr>
                  <w:jc w:val="center"/>
                </w:pPr>
              </w:pPrChange>
            </w:pPr>
            <w:ins w:id="1824" w:author="Stefanie Lane" w:date="2022-06-23T13:18:00Z">
              <w:r w:rsidRPr="00511F46">
                <w:rPr>
                  <w:rFonts w:ascii="Calibri" w:eastAsia="Times New Roman" w:hAnsi="Calibri" w:cs="Calibri"/>
                  <w:color w:val="000000"/>
                  <w:sz w:val="20"/>
                  <w:szCs w:val="20"/>
                  <w:rPrChange w:id="1825" w:author="Stefanie Lane" w:date="2022-06-23T13:18:00Z">
                    <w:rPr/>
                  </w:rPrChange>
                </w:rPr>
                <w:t> </w:t>
              </w:r>
            </w:ins>
          </w:p>
        </w:tc>
      </w:tr>
      <w:tr w:rsidR="00511F46" w:rsidRPr="00511F46" w14:paraId="536CA054" w14:textId="77777777" w:rsidTr="00511F46">
        <w:trPr>
          <w:trHeight w:val="260"/>
          <w:ins w:id="1826"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22586D5D" w14:textId="77777777" w:rsidR="00511F46" w:rsidRPr="00511F46" w:rsidRDefault="00511F46">
            <w:pPr>
              <w:spacing w:after="0" w:line="240" w:lineRule="auto"/>
              <w:rPr>
                <w:ins w:id="1827" w:author="Stefanie Lane" w:date="2022-06-23T13:18:00Z"/>
                <w:rFonts w:ascii="Calibri" w:eastAsia="Times New Roman" w:hAnsi="Calibri" w:cs="Calibri"/>
                <w:color w:val="000000"/>
                <w:sz w:val="20"/>
                <w:szCs w:val="20"/>
                <w:rPrChange w:id="1828" w:author="Stefanie Lane" w:date="2022-06-23T13:18:00Z">
                  <w:rPr>
                    <w:ins w:id="1829" w:author="Stefanie Lane" w:date="2022-06-23T13:18:00Z"/>
                  </w:rPr>
                </w:rPrChange>
              </w:rPr>
              <w:pPrChange w:id="1830" w:author="Stefanie Lane" w:date="2022-06-23T13:18:00Z">
                <w:pPr/>
              </w:pPrChange>
            </w:pPr>
          </w:p>
        </w:tc>
        <w:tc>
          <w:tcPr>
            <w:tcW w:w="2982" w:type="dxa"/>
            <w:tcBorders>
              <w:top w:val="nil"/>
              <w:left w:val="nil"/>
              <w:bottom w:val="nil"/>
              <w:right w:val="nil"/>
            </w:tcBorders>
            <w:shd w:val="clear" w:color="auto" w:fill="auto"/>
            <w:noWrap/>
            <w:vAlign w:val="bottom"/>
            <w:hideMark/>
          </w:tcPr>
          <w:p w14:paraId="35684780" w14:textId="77777777" w:rsidR="00511F46" w:rsidRPr="00511F46" w:rsidRDefault="00511F46">
            <w:pPr>
              <w:spacing w:after="0" w:line="240" w:lineRule="auto"/>
              <w:jc w:val="center"/>
              <w:rPr>
                <w:ins w:id="1831" w:author="Stefanie Lane" w:date="2022-06-23T13:18:00Z"/>
                <w:rFonts w:ascii="Calibri" w:eastAsia="Times New Roman" w:hAnsi="Calibri" w:cs="Calibri"/>
                <w:color w:val="000000"/>
                <w:sz w:val="20"/>
                <w:szCs w:val="20"/>
                <w:rPrChange w:id="1832" w:author="Stefanie Lane" w:date="2022-06-23T13:18:00Z">
                  <w:rPr>
                    <w:ins w:id="1833" w:author="Stefanie Lane" w:date="2022-06-23T13:18:00Z"/>
                  </w:rPr>
                </w:rPrChange>
              </w:rPr>
              <w:pPrChange w:id="1834" w:author="Stefanie Lane" w:date="2022-06-23T13:18:00Z">
                <w:pPr>
                  <w:jc w:val="center"/>
                </w:pPr>
              </w:pPrChange>
            </w:pPr>
          </w:p>
        </w:tc>
        <w:tc>
          <w:tcPr>
            <w:tcW w:w="592" w:type="dxa"/>
            <w:tcBorders>
              <w:top w:val="nil"/>
              <w:left w:val="nil"/>
              <w:bottom w:val="nil"/>
              <w:right w:val="nil"/>
            </w:tcBorders>
            <w:shd w:val="clear" w:color="auto" w:fill="auto"/>
            <w:noWrap/>
            <w:vAlign w:val="bottom"/>
            <w:hideMark/>
          </w:tcPr>
          <w:p w14:paraId="7C8BD49C" w14:textId="77777777" w:rsidR="00511F46" w:rsidRPr="00511F46" w:rsidRDefault="00511F46">
            <w:pPr>
              <w:spacing w:after="0" w:line="240" w:lineRule="auto"/>
              <w:rPr>
                <w:ins w:id="1835" w:author="Stefanie Lane" w:date="2022-06-23T13:18:00Z"/>
                <w:rFonts w:ascii="Times New Roman" w:eastAsia="Times New Roman" w:hAnsi="Times New Roman" w:cs="Times New Roman"/>
                <w:sz w:val="20"/>
                <w:szCs w:val="20"/>
                <w:rPrChange w:id="1836" w:author="Stefanie Lane" w:date="2022-06-23T13:18:00Z">
                  <w:rPr>
                    <w:ins w:id="1837" w:author="Stefanie Lane" w:date="2022-06-23T13:18:00Z"/>
                  </w:rPr>
                </w:rPrChange>
              </w:rPr>
              <w:pPrChange w:id="1838" w:author="Stefanie Lane" w:date="2022-06-23T13:18:00Z">
                <w:pPr/>
              </w:pPrChange>
            </w:pPr>
          </w:p>
        </w:tc>
        <w:tc>
          <w:tcPr>
            <w:tcW w:w="686" w:type="dxa"/>
            <w:tcBorders>
              <w:top w:val="nil"/>
              <w:left w:val="nil"/>
              <w:bottom w:val="nil"/>
              <w:right w:val="nil"/>
            </w:tcBorders>
            <w:shd w:val="clear" w:color="auto" w:fill="auto"/>
            <w:noWrap/>
            <w:vAlign w:val="bottom"/>
            <w:hideMark/>
          </w:tcPr>
          <w:p w14:paraId="1B686015" w14:textId="77777777" w:rsidR="00511F46" w:rsidRPr="00511F46" w:rsidRDefault="00511F46">
            <w:pPr>
              <w:spacing w:after="0" w:line="240" w:lineRule="auto"/>
              <w:jc w:val="center"/>
              <w:rPr>
                <w:ins w:id="1839" w:author="Stefanie Lane" w:date="2022-06-23T13:18:00Z"/>
                <w:rFonts w:ascii="Times New Roman" w:eastAsia="Times New Roman" w:hAnsi="Times New Roman" w:cs="Times New Roman"/>
                <w:sz w:val="20"/>
                <w:szCs w:val="20"/>
                <w:rPrChange w:id="1840" w:author="Stefanie Lane" w:date="2022-06-23T13:18:00Z">
                  <w:rPr>
                    <w:ins w:id="1841" w:author="Stefanie Lane" w:date="2022-06-23T13:18:00Z"/>
                  </w:rPr>
                </w:rPrChange>
              </w:rPr>
              <w:pPrChange w:id="1842"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0E3ABF67" w14:textId="77777777" w:rsidR="00511F46" w:rsidRPr="00511F46" w:rsidRDefault="00511F46">
            <w:pPr>
              <w:spacing w:after="0" w:line="240" w:lineRule="auto"/>
              <w:jc w:val="center"/>
              <w:rPr>
                <w:ins w:id="1843" w:author="Stefanie Lane" w:date="2022-06-23T13:18:00Z"/>
                <w:rFonts w:ascii="Times New Roman" w:eastAsia="Times New Roman" w:hAnsi="Times New Roman" w:cs="Times New Roman"/>
                <w:sz w:val="20"/>
                <w:szCs w:val="20"/>
                <w:rPrChange w:id="1844" w:author="Stefanie Lane" w:date="2022-06-23T13:18:00Z">
                  <w:rPr>
                    <w:ins w:id="1845" w:author="Stefanie Lane" w:date="2022-06-23T13:18:00Z"/>
                  </w:rPr>
                </w:rPrChange>
              </w:rPr>
              <w:pPrChange w:id="1846" w:author="Stefanie Lane" w:date="2022-06-23T13:18:00Z">
                <w:pPr>
                  <w:jc w:val="center"/>
                </w:pPr>
              </w:pPrChange>
            </w:pPr>
          </w:p>
        </w:tc>
        <w:tc>
          <w:tcPr>
            <w:tcW w:w="2205" w:type="dxa"/>
            <w:tcBorders>
              <w:top w:val="nil"/>
              <w:left w:val="nil"/>
              <w:bottom w:val="single" w:sz="4" w:space="0" w:color="auto"/>
              <w:right w:val="nil"/>
            </w:tcBorders>
            <w:shd w:val="clear" w:color="auto" w:fill="auto"/>
            <w:noWrap/>
            <w:vAlign w:val="bottom"/>
            <w:hideMark/>
          </w:tcPr>
          <w:p w14:paraId="7ECD879D" w14:textId="77777777" w:rsidR="00511F46" w:rsidRPr="00511F46" w:rsidRDefault="00511F46">
            <w:pPr>
              <w:spacing w:after="0" w:line="240" w:lineRule="auto"/>
              <w:rPr>
                <w:ins w:id="1847" w:author="Stefanie Lane" w:date="2022-06-23T13:18:00Z"/>
                <w:rFonts w:ascii="Calibri" w:eastAsia="Times New Roman" w:hAnsi="Calibri" w:cs="Calibri"/>
                <w:i/>
                <w:iCs/>
                <w:sz w:val="20"/>
                <w:szCs w:val="20"/>
                <w:rPrChange w:id="1848" w:author="Stefanie Lane" w:date="2022-06-23T13:18:00Z">
                  <w:rPr>
                    <w:ins w:id="1849" w:author="Stefanie Lane" w:date="2022-06-23T13:18:00Z"/>
                  </w:rPr>
                </w:rPrChange>
              </w:rPr>
              <w:pPrChange w:id="1850" w:author="Stefanie Lane" w:date="2022-06-23T13:18:00Z">
                <w:pPr/>
              </w:pPrChange>
            </w:pPr>
            <w:ins w:id="1851" w:author="Stefanie Lane" w:date="2022-06-23T13:18:00Z">
              <w:r w:rsidRPr="00511F46">
                <w:rPr>
                  <w:rFonts w:ascii="Calibri" w:eastAsia="Times New Roman" w:hAnsi="Calibri" w:cs="Calibri"/>
                  <w:i/>
                  <w:iCs/>
                  <w:sz w:val="20"/>
                  <w:szCs w:val="20"/>
                  <w:rPrChange w:id="1852" w:author="Stefanie Lane" w:date="2022-06-23T13:18:00Z">
                    <w:rPr/>
                  </w:rPrChange>
                </w:rPr>
                <w:t>Equisetum variegatum</w:t>
              </w:r>
            </w:ins>
          </w:p>
        </w:tc>
        <w:tc>
          <w:tcPr>
            <w:tcW w:w="600" w:type="dxa"/>
            <w:tcBorders>
              <w:top w:val="nil"/>
              <w:left w:val="nil"/>
              <w:bottom w:val="single" w:sz="4" w:space="0" w:color="auto"/>
              <w:right w:val="nil"/>
            </w:tcBorders>
            <w:shd w:val="clear" w:color="auto" w:fill="auto"/>
            <w:noWrap/>
            <w:vAlign w:val="bottom"/>
            <w:hideMark/>
          </w:tcPr>
          <w:p w14:paraId="2DD890E4" w14:textId="77777777" w:rsidR="00511F46" w:rsidRPr="00511F46" w:rsidRDefault="00511F46">
            <w:pPr>
              <w:spacing w:after="0" w:line="240" w:lineRule="auto"/>
              <w:jc w:val="center"/>
              <w:rPr>
                <w:ins w:id="1853" w:author="Stefanie Lane" w:date="2022-06-23T13:18:00Z"/>
                <w:rFonts w:ascii="Calibri" w:eastAsia="Times New Roman" w:hAnsi="Calibri" w:cs="Calibri"/>
                <w:color w:val="000000"/>
                <w:sz w:val="20"/>
                <w:szCs w:val="20"/>
                <w:rPrChange w:id="1854" w:author="Stefanie Lane" w:date="2022-06-23T13:18:00Z">
                  <w:rPr>
                    <w:ins w:id="1855" w:author="Stefanie Lane" w:date="2022-06-23T13:18:00Z"/>
                  </w:rPr>
                </w:rPrChange>
              </w:rPr>
              <w:pPrChange w:id="1856" w:author="Stefanie Lane" w:date="2022-06-23T13:18:00Z">
                <w:pPr>
                  <w:jc w:val="center"/>
                </w:pPr>
              </w:pPrChange>
            </w:pPr>
            <w:ins w:id="1857" w:author="Stefanie Lane" w:date="2022-06-23T13:18:00Z">
              <w:r w:rsidRPr="00511F46">
                <w:rPr>
                  <w:rFonts w:ascii="Calibri" w:eastAsia="Times New Roman" w:hAnsi="Calibri" w:cs="Calibri"/>
                  <w:color w:val="000000"/>
                  <w:sz w:val="20"/>
                  <w:szCs w:val="20"/>
                  <w:rPrChange w:id="1858" w:author="Stefanie Lane" w:date="2022-06-23T13:18:00Z">
                    <w:rPr/>
                  </w:rPrChange>
                </w:rPr>
                <w:t>0.277</w:t>
              </w:r>
            </w:ins>
          </w:p>
        </w:tc>
        <w:tc>
          <w:tcPr>
            <w:tcW w:w="695" w:type="dxa"/>
            <w:tcBorders>
              <w:top w:val="nil"/>
              <w:left w:val="nil"/>
              <w:bottom w:val="single" w:sz="4" w:space="0" w:color="auto"/>
              <w:right w:val="nil"/>
            </w:tcBorders>
            <w:shd w:val="clear" w:color="auto" w:fill="auto"/>
            <w:noWrap/>
            <w:vAlign w:val="bottom"/>
            <w:hideMark/>
          </w:tcPr>
          <w:p w14:paraId="683B423C" w14:textId="77777777" w:rsidR="00511F46" w:rsidRPr="00511F46" w:rsidRDefault="00511F46">
            <w:pPr>
              <w:spacing w:after="0" w:line="240" w:lineRule="auto"/>
              <w:jc w:val="center"/>
              <w:rPr>
                <w:ins w:id="1859" w:author="Stefanie Lane" w:date="2022-06-23T13:18:00Z"/>
                <w:rFonts w:ascii="Calibri" w:eastAsia="Times New Roman" w:hAnsi="Calibri" w:cs="Calibri"/>
                <w:color w:val="000000"/>
                <w:sz w:val="20"/>
                <w:szCs w:val="20"/>
                <w:rPrChange w:id="1860" w:author="Stefanie Lane" w:date="2022-06-23T13:18:00Z">
                  <w:rPr>
                    <w:ins w:id="1861" w:author="Stefanie Lane" w:date="2022-06-23T13:18:00Z"/>
                  </w:rPr>
                </w:rPrChange>
              </w:rPr>
              <w:pPrChange w:id="1862" w:author="Stefanie Lane" w:date="2022-06-23T13:18:00Z">
                <w:pPr>
                  <w:jc w:val="center"/>
                </w:pPr>
              </w:pPrChange>
            </w:pPr>
            <w:ins w:id="1863" w:author="Stefanie Lane" w:date="2022-06-23T13:18:00Z">
              <w:r w:rsidRPr="00511F46">
                <w:rPr>
                  <w:rFonts w:ascii="Calibri" w:eastAsia="Times New Roman" w:hAnsi="Calibri" w:cs="Calibri"/>
                  <w:color w:val="000000"/>
                  <w:sz w:val="20"/>
                  <w:szCs w:val="20"/>
                  <w:rPrChange w:id="1864" w:author="Stefanie Lane" w:date="2022-06-23T13:18:00Z">
                    <w:rPr/>
                  </w:rPrChange>
                </w:rPr>
                <w:t>0.0485</w:t>
              </w:r>
            </w:ins>
          </w:p>
        </w:tc>
        <w:tc>
          <w:tcPr>
            <w:tcW w:w="300" w:type="dxa"/>
            <w:tcBorders>
              <w:top w:val="nil"/>
              <w:left w:val="nil"/>
              <w:bottom w:val="nil"/>
              <w:right w:val="nil"/>
            </w:tcBorders>
            <w:shd w:val="clear" w:color="auto" w:fill="auto"/>
            <w:noWrap/>
            <w:vAlign w:val="bottom"/>
            <w:hideMark/>
          </w:tcPr>
          <w:p w14:paraId="4468D59B" w14:textId="77777777" w:rsidR="00511F46" w:rsidRPr="00511F46" w:rsidRDefault="00511F46">
            <w:pPr>
              <w:spacing w:after="0" w:line="240" w:lineRule="auto"/>
              <w:jc w:val="center"/>
              <w:rPr>
                <w:ins w:id="1865" w:author="Stefanie Lane" w:date="2022-06-23T13:18:00Z"/>
                <w:rFonts w:ascii="Calibri" w:eastAsia="Times New Roman" w:hAnsi="Calibri" w:cs="Calibri"/>
                <w:color w:val="000000"/>
                <w:sz w:val="20"/>
                <w:szCs w:val="20"/>
                <w:rPrChange w:id="1866" w:author="Stefanie Lane" w:date="2022-06-23T13:18:00Z">
                  <w:rPr>
                    <w:ins w:id="1867" w:author="Stefanie Lane" w:date="2022-06-23T13:18:00Z"/>
                  </w:rPr>
                </w:rPrChange>
              </w:rPr>
              <w:pPrChange w:id="1868"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04D78509" w14:textId="77777777" w:rsidR="00511F46" w:rsidRPr="00511F46" w:rsidRDefault="00511F46">
            <w:pPr>
              <w:spacing w:after="0" w:line="240" w:lineRule="auto"/>
              <w:rPr>
                <w:ins w:id="1869" w:author="Stefanie Lane" w:date="2022-06-23T13:18:00Z"/>
                <w:rFonts w:ascii="Times New Roman" w:eastAsia="Times New Roman" w:hAnsi="Times New Roman" w:cs="Times New Roman"/>
                <w:sz w:val="20"/>
                <w:szCs w:val="20"/>
                <w:rPrChange w:id="1870" w:author="Stefanie Lane" w:date="2022-06-23T13:18:00Z">
                  <w:rPr>
                    <w:ins w:id="1871" w:author="Stefanie Lane" w:date="2022-06-23T13:18:00Z"/>
                  </w:rPr>
                </w:rPrChange>
              </w:rPr>
              <w:pPrChange w:id="1872" w:author="Stefanie Lane" w:date="2022-06-23T13:18:00Z">
                <w:pPr/>
              </w:pPrChange>
            </w:pPr>
          </w:p>
        </w:tc>
        <w:tc>
          <w:tcPr>
            <w:tcW w:w="616" w:type="dxa"/>
            <w:tcBorders>
              <w:top w:val="nil"/>
              <w:left w:val="nil"/>
              <w:bottom w:val="nil"/>
              <w:right w:val="nil"/>
            </w:tcBorders>
            <w:shd w:val="clear" w:color="auto" w:fill="auto"/>
            <w:noWrap/>
            <w:vAlign w:val="bottom"/>
            <w:hideMark/>
          </w:tcPr>
          <w:p w14:paraId="5B17690F" w14:textId="77777777" w:rsidR="00511F46" w:rsidRPr="00511F46" w:rsidRDefault="00511F46">
            <w:pPr>
              <w:spacing w:after="0" w:line="240" w:lineRule="auto"/>
              <w:rPr>
                <w:ins w:id="1873" w:author="Stefanie Lane" w:date="2022-06-23T13:18:00Z"/>
                <w:rFonts w:ascii="Times New Roman" w:eastAsia="Times New Roman" w:hAnsi="Times New Roman" w:cs="Times New Roman"/>
                <w:sz w:val="20"/>
                <w:szCs w:val="20"/>
                <w:rPrChange w:id="1874" w:author="Stefanie Lane" w:date="2022-06-23T13:18:00Z">
                  <w:rPr>
                    <w:ins w:id="1875" w:author="Stefanie Lane" w:date="2022-06-23T13:18:00Z"/>
                  </w:rPr>
                </w:rPrChange>
              </w:rPr>
              <w:pPrChange w:id="1876"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2C264688" w14:textId="77777777" w:rsidR="00511F46" w:rsidRPr="00511F46" w:rsidRDefault="00511F46">
            <w:pPr>
              <w:spacing w:after="0" w:line="240" w:lineRule="auto"/>
              <w:jc w:val="center"/>
              <w:rPr>
                <w:ins w:id="1877" w:author="Stefanie Lane" w:date="2022-06-23T13:18:00Z"/>
                <w:rFonts w:ascii="Calibri" w:eastAsia="Times New Roman" w:hAnsi="Calibri" w:cs="Calibri"/>
                <w:color w:val="000000"/>
                <w:sz w:val="20"/>
                <w:szCs w:val="20"/>
                <w:rPrChange w:id="1878" w:author="Stefanie Lane" w:date="2022-06-23T13:18:00Z">
                  <w:rPr>
                    <w:ins w:id="1879" w:author="Stefanie Lane" w:date="2022-06-23T13:18:00Z"/>
                  </w:rPr>
                </w:rPrChange>
              </w:rPr>
              <w:pPrChange w:id="1880" w:author="Stefanie Lane" w:date="2022-06-23T13:18:00Z">
                <w:pPr>
                  <w:jc w:val="center"/>
                </w:pPr>
              </w:pPrChange>
            </w:pPr>
            <w:ins w:id="1881" w:author="Stefanie Lane" w:date="2022-06-23T13:18:00Z">
              <w:r w:rsidRPr="00511F46">
                <w:rPr>
                  <w:rFonts w:ascii="Calibri" w:eastAsia="Times New Roman" w:hAnsi="Calibri" w:cs="Calibri"/>
                  <w:color w:val="000000"/>
                  <w:sz w:val="20"/>
                  <w:szCs w:val="20"/>
                  <w:rPrChange w:id="1882" w:author="Stefanie Lane" w:date="2022-06-23T13:18:00Z">
                    <w:rPr/>
                  </w:rPrChange>
                </w:rPr>
                <w:t> </w:t>
              </w:r>
            </w:ins>
          </w:p>
        </w:tc>
      </w:tr>
      <w:tr w:rsidR="00511F46" w:rsidRPr="00511F46" w14:paraId="2298A580" w14:textId="77777777" w:rsidTr="00511F46">
        <w:trPr>
          <w:trHeight w:val="270"/>
          <w:ins w:id="1883"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094F96F4" w14:textId="77777777" w:rsidR="00511F46" w:rsidRPr="00511F46" w:rsidRDefault="00511F46">
            <w:pPr>
              <w:spacing w:after="0" w:line="240" w:lineRule="auto"/>
              <w:rPr>
                <w:ins w:id="1884" w:author="Stefanie Lane" w:date="2022-06-23T13:18:00Z"/>
                <w:rFonts w:ascii="Calibri" w:eastAsia="Times New Roman" w:hAnsi="Calibri" w:cs="Calibri"/>
                <w:color w:val="000000"/>
                <w:sz w:val="20"/>
                <w:szCs w:val="20"/>
                <w:rPrChange w:id="1885" w:author="Stefanie Lane" w:date="2022-06-23T13:18:00Z">
                  <w:rPr>
                    <w:ins w:id="1886" w:author="Stefanie Lane" w:date="2022-06-23T13:18:00Z"/>
                  </w:rPr>
                </w:rPrChange>
              </w:rPr>
              <w:pPrChange w:id="1887" w:author="Stefanie Lane" w:date="2022-06-23T13:18:00Z">
                <w:pPr/>
              </w:pPrChange>
            </w:pPr>
          </w:p>
        </w:tc>
        <w:tc>
          <w:tcPr>
            <w:tcW w:w="2982" w:type="dxa"/>
            <w:tcBorders>
              <w:top w:val="nil"/>
              <w:left w:val="nil"/>
              <w:bottom w:val="single" w:sz="8" w:space="0" w:color="auto"/>
              <w:right w:val="nil"/>
            </w:tcBorders>
            <w:shd w:val="clear" w:color="auto" w:fill="auto"/>
            <w:noWrap/>
            <w:vAlign w:val="bottom"/>
            <w:hideMark/>
          </w:tcPr>
          <w:p w14:paraId="4D5EB959" w14:textId="77777777" w:rsidR="00511F46" w:rsidRPr="00511F46" w:rsidRDefault="00511F46">
            <w:pPr>
              <w:spacing w:after="0" w:line="240" w:lineRule="auto"/>
              <w:rPr>
                <w:ins w:id="1888" w:author="Stefanie Lane" w:date="2022-06-23T13:18:00Z"/>
                <w:rFonts w:ascii="Calibri" w:eastAsia="Times New Roman" w:hAnsi="Calibri" w:cs="Calibri"/>
                <w:color w:val="000000"/>
                <w:sz w:val="20"/>
                <w:szCs w:val="20"/>
                <w:rPrChange w:id="1889" w:author="Stefanie Lane" w:date="2022-06-23T13:18:00Z">
                  <w:rPr>
                    <w:ins w:id="1890" w:author="Stefanie Lane" w:date="2022-06-23T13:18:00Z"/>
                  </w:rPr>
                </w:rPrChange>
              </w:rPr>
              <w:pPrChange w:id="1891" w:author="Stefanie Lane" w:date="2022-06-23T13:18:00Z">
                <w:pPr/>
              </w:pPrChange>
            </w:pPr>
            <w:ins w:id="1892" w:author="Stefanie Lane" w:date="2022-06-23T13:18:00Z">
              <w:r w:rsidRPr="00511F46">
                <w:rPr>
                  <w:rFonts w:ascii="Calibri" w:eastAsia="Times New Roman" w:hAnsi="Calibri" w:cs="Calibri"/>
                  <w:color w:val="000000"/>
                  <w:sz w:val="20"/>
                  <w:szCs w:val="20"/>
                  <w:rPrChange w:id="1893" w:author="Stefanie Lane" w:date="2022-06-23T13:18:00Z">
                    <w:rPr/>
                  </w:rPrChange>
                </w:rPr>
                <w:t> </w:t>
              </w:r>
            </w:ins>
          </w:p>
        </w:tc>
        <w:tc>
          <w:tcPr>
            <w:tcW w:w="592" w:type="dxa"/>
            <w:tcBorders>
              <w:top w:val="nil"/>
              <w:left w:val="nil"/>
              <w:bottom w:val="single" w:sz="8" w:space="0" w:color="auto"/>
              <w:right w:val="nil"/>
            </w:tcBorders>
            <w:shd w:val="clear" w:color="auto" w:fill="auto"/>
            <w:noWrap/>
            <w:vAlign w:val="bottom"/>
            <w:hideMark/>
          </w:tcPr>
          <w:p w14:paraId="45F979B4" w14:textId="77777777" w:rsidR="00511F46" w:rsidRPr="00511F46" w:rsidRDefault="00511F46">
            <w:pPr>
              <w:spacing w:after="0" w:line="240" w:lineRule="auto"/>
              <w:jc w:val="center"/>
              <w:rPr>
                <w:ins w:id="1894" w:author="Stefanie Lane" w:date="2022-06-23T13:18:00Z"/>
                <w:rFonts w:ascii="Calibri" w:eastAsia="Times New Roman" w:hAnsi="Calibri" w:cs="Calibri"/>
                <w:color w:val="000000"/>
                <w:sz w:val="20"/>
                <w:szCs w:val="20"/>
                <w:rPrChange w:id="1895" w:author="Stefanie Lane" w:date="2022-06-23T13:18:00Z">
                  <w:rPr>
                    <w:ins w:id="1896" w:author="Stefanie Lane" w:date="2022-06-23T13:18:00Z"/>
                  </w:rPr>
                </w:rPrChange>
              </w:rPr>
              <w:pPrChange w:id="1897" w:author="Stefanie Lane" w:date="2022-06-23T13:18:00Z">
                <w:pPr>
                  <w:jc w:val="center"/>
                </w:pPr>
              </w:pPrChange>
            </w:pPr>
            <w:ins w:id="1898" w:author="Stefanie Lane" w:date="2022-06-23T13:18:00Z">
              <w:r w:rsidRPr="00511F46">
                <w:rPr>
                  <w:rFonts w:ascii="Calibri" w:eastAsia="Times New Roman" w:hAnsi="Calibri" w:cs="Calibri"/>
                  <w:color w:val="000000"/>
                  <w:sz w:val="20"/>
                  <w:szCs w:val="20"/>
                  <w:rPrChange w:id="1899" w:author="Stefanie Lane" w:date="2022-06-23T13:18:00Z">
                    <w:rPr/>
                  </w:rPrChange>
                </w:rPr>
                <w:t> </w:t>
              </w:r>
            </w:ins>
          </w:p>
        </w:tc>
        <w:tc>
          <w:tcPr>
            <w:tcW w:w="686" w:type="dxa"/>
            <w:tcBorders>
              <w:top w:val="nil"/>
              <w:left w:val="nil"/>
              <w:bottom w:val="single" w:sz="8" w:space="0" w:color="auto"/>
              <w:right w:val="nil"/>
            </w:tcBorders>
            <w:shd w:val="clear" w:color="auto" w:fill="auto"/>
            <w:noWrap/>
            <w:vAlign w:val="bottom"/>
            <w:hideMark/>
          </w:tcPr>
          <w:p w14:paraId="0EBEB739" w14:textId="77777777" w:rsidR="00511F46" w:rsidRPr="00511F46" w:rsidRDefault="00511F46">
            <w:pPr>
              <w:spacing w:after="0" w:line="240" w:lineRule="auto"/>
              <w:jc w:val="center"/>
              <w:rPr>
                <w:ins w:id="1900" w:author="Stefanie Lane" w:date="2022-06-23T13:18:00Z"/>
                <w:rFonts w:ascii="Calibri" w:eastAsia="Times New Roman" w:hAnsi="Calibri" w:cs="Calibri"/>
                <w:color w:val="000000"/>
                <w:sz w:val="20"/>
                <w:szCs w:val="20"/>
                <w:rPrChange w:id="1901" w:author="Stefanie Lane" w:date="2022-06-23T13:18:00Z">
                  <w:rPr>
                    <w:ins w:id="1902" w:author="Stefanie Lane" w:date="2022-06-23T13:18:00Z"/>
                  </w:rPr>
                </w:rPrChange>
              </w:rPr>
              <w:pPrChange w:id="1903" w:author="Stefanie Lane" w:date="2022-06-23T13:18:00Z">
                <w:pPr>
                  <w:jc w:val="center"/>
                </w:pPr>
              </w:pPrChange>
            </w:pPr>
            <w:ins w:id="1904" w:author="Stefanie Lane" w:date="2022-06-23T13:18:00Z">
              <w:r w:rsidRPr="00511F46">
                <w:rPr>
                  <w:rFonts w:ascii="Calibri" w:eastAsia="Times New Roman" w:hAnsi="Calibri" w:cs="Calibri"/>
                  <w:color w:val="000000"/>
                  <w:sz w:val="20"/>
                  <w:szCs w:val="20"/>
                  <w:rPrChange w:id="1905" w:author="Stefanie Lane" w:date="2022-06-23T13:18:00Z">
                    <w:rPr/>
                  </w:rPrChange>
                </w:rPr>
                <w:t> </w:t>
              </w:r>
            </w:ins>
          </w:p>
        </w:tc>
        <w:tc>
          <w:tcPr>
            <w:tcW w:w="300" w:type="dxa"/>
            <w:tcBorders>
              <w:top w:val="nil"/>
              <w:left w:val="nil"/>
              <w:bottom w:val="single" w:sz="8" w:space="0" w:color="auto"/>
              <w:right w:val="nil"/>
            </w:tcBorders>
            <w:shd w:val="clear" w:color="auto" w:fill="auto"/>
            <w:noWrap/>
            <w:vAlign w:val="bottom"/>
            <w:hideMark/>
          </w:tcPr>
          <w:p w14:paraId="4587CE76" w14:textId="77777777" w:rsidR="00511F46" w:rsidRPr="00511F46" w:rsidRDefault="00511F46">
            <w:pPr>
              <w:spacing w:after="0" w:line="240" w:lineRule="auto"/>
              <w:rPr>
                <w:ins w:id="1906" w:author="Stefanie Lane" w:date="2022-06-23T13:18:00Z"/>
                <w:rFonts w:ascii="Calibri" w:eastAsia="Times New Roman" w:hAnsi="Calibri" w:cs="Calibri"/>
                <w:color w:val="000000"/>
                <w:sz w:val="20"/>
                <w:szCs w:val="20"/>
                <w:rPrChange w:id="1907" w:author="Stefanie Lane" w:date="2022-06-23T13:18:00Z">
                  <w:rPr>
                    <w:ins w:id="1908" w:author="Stefanie Lane" w:date="2022-06-23T13:18:00Z"/>
                  </w:rPr>
                </w:rPrChange>
              </w:rPr>
              <w:pPrChange w:id="1909" w:author="Stefanie Lane" w:date="2022-06-23T13:18:00Z">
                <w:pPr/>
              </w:pPrChange>
            </w:pPr>
            <w:ins w:id="1910" w:author="Stefanie Lane" w:date="2022-06-23T13:18:00Z">
              <w:r w:rsidRPr="00511F46">
                <w:rPr>
                  <w:rFonts w:ascii="Calibri" w:eastAsia="Times New Roman" w:hAnsi="Calibri" w:cs="Calibri"/>
                  <w:color w:val="000000"/>
                  <w:sz w:val="20"/>
                  <w:szCs w:val="20"/>
                  <w:rPrChange w:id="1911" w:author="Stefanie Lane" w:date="2022-06-23T13:18:00Z">
                    <w:rPr/>
                  </w:rPrChange>
                </w:rPr>
                <w:t> </w:t>
              </w:r>
            </w:ins>
          </w:p>
        </w:tc>
        <w:tc>
          <w:tcPr>
            <w:tcW w:w="2205" w:type="dxa"/>
            <w:tcBorders>
              <w:top w:val="nil"/>
              <w:left w:val="nil"/>
              <w:bottom w:val="single" w:sz="8" w:space="0" w:color="auto"/>
              <w:right w:val="nil"/>
            </w:tcBorders>
            <w:shd w:val="clear" w:color="auto" w:fill="auto"/>
            <w:noWrap/>
            <w:vAlign w:val="bottom"/>
            <w:hideMark/>
          </w:tcPr>
          <w:p w14:paraId="06086D05" w14:textId="77777777" w:rsidR="00511F46" w:rsidRPr="00511F46" w:rsidRDefault="00511F46">
            <w:pPr>
              <w:spacing w:after="0" w:line="240" w:lineRule="auto"/>
              <w:rPr>
                <w:ins w:id="1912" w:author="Stefanie Lane" w:date="2022-06-23T13:18:00Z"/>
                <w:rFonts w:ascii="Calibri" w:eastAsia="Times New Roman" w:hAnsi="Calibri" w:cs="Calibri"/>
                <w:i/>
                <w:iCs/>
                <w:sz w:val="20"/>
                <w:szCs w:val="20"/>
                <w:rPrChange w:id="1913" w:author="Stefanie Lane" w:date="2022-06-23T13:18:00Z">
                  <w:rPr>
                    <w:ins w:id="1914" w:author="Stefanie Lane" w:date="2022-06-23T13:18:00Z"/>
                  </w:rPr>
                </w:rPrChange>
              </w:rPr>
              <w:pPrChange w:id="1915" w:author="Stefanie Lane" w:date="2022-06-23T13:18:00Z">
                <w:pPr/>
              </w:pPrChange>
            </w:pPr>
            <w:ins w:id="1916" w:author="Stefanie Lane" w:date="2022-06-23T13:18:00Z">
              <w:r w:rsidRPr="00511F46">
                <w:rPr>
                  <w:rFonts w:ascii="Calibri" w:eastAsia="Times New Roman" w:hAnsi="Calibri" w:cs="Calibri"/>
                  <w:i/>
                  <w:iCs/>
                  <w:sz w:val="20"/>
                  <w:szCs w:val="20"/>
                  <w:rPrChange w:id="1917" w:author="Stefanie Lane" w:date="2022-06-23T13:18:00Z">
                    <w:rPr/>
                  </w:rPrChange>
                </w:rPr>
                <w:t>Deschampsia caespitosa</w:t>
              </w:r>
            </w:ins>
          </w:p>
        </w:tc>
        <w:tc>
          <w:tcPr>
            <w:tcW w:w="600" w:type="dxa"/>
            <w:tcBorders>
              <w:top w:val="nil"/>
              <w:left w:val="nil"/>
              <w:bottom w:val="single" w:sz="8" w:space="0" w:color="auto"/>
              <w:right w:val="nil"/>
            </w:tcBorders>
            <w:shd w:val="clear" w:color="auto" w:fill="auto"/>
            <w:noWrap/>
            <w:vAlign w:val="bottom"/>
            <w:hideMark/>
          </w:tcPr>
          <w:p w14:paraId="0C4B1EBA" w14:textId="77777777" w:rsidR="00511F46" w:rsidRPr="00511F46" w:rsidRDefault="00511F46">
            <w:pPr>
              <w:spacing w:after="0" w:line="240" w:lineRule="auto"/>
              <w:jc w:val="center"/>
              <w:rPr>
                <w:ins w:id="1918" w:author="Stefanie Lane" w:date="2022-06-23T13:18:00Z"/>
                <w:rFonts w:ascii="Calibri" w:eastAsia="Times New Roman" w:hAnsi="Calibri" w:cs="Calibri"/>
                <w:color w:val="000000"/>
                <w:sz w:val="20"/>
                <w:szCs w:val="20"/>
                <w:rPrChange w:id="1919" w:author="Stefanie Lane" w:date="2022-06-23T13:18:00Z">
                  <w:rPr>
                    <w:ins w:id="1920" w:author="Stefanie Lane" w:date="2022-06-23T13:18:00Z"/>
                  </w:rPr>
                </w:rPrChange>
              </w:rPr>
              <w:pPrChange w:id="1921" w:author="Stefanie Lane" w:date="2022-06-23T13:18:00Z">
                <w:pPr>
                  <w:jc w:val="center"/>
                </w:pPr>
              </w:pPrChange>
            </w:pPr>
            <w:ins w:id="1922" w:author="Stefanie Lane" w:date="2022-06-23T13:18:00Z">
              <w:r w:rsidRPr="00511F46">
                <w:rPr>
                  <w:rFonts w:ascii="Calibri" w:eastAsia="Times New Roman" w:hAnsi="Calibri" w:cs="Calibri"/>
                  <w:color w:val="000000"/>
                  <w:sz w:val="20"/>
                  <w:szCs w:val="20"/>
                  <w:rPrChange w:id="1923" w:author="Stefanie Lane" w:date="2022-06-23T13:18:00Z">
                    <w:rPr/>
                  </w:rPrChange>
                </w:rPr>
                <w:t>0.273</w:t>
              </w:r>
            </w:ins>
          </w:p>
        </w:tc>
        <w:tc>
          <w:tcPr>
            <w:tcW w:w="695" w:type="dxa"/>
            <w:tcBorders>
              <w:top w:val="nil"/>
              <w:left w:val="nil"/>
              <w:bottom w:val="single" w:sz="8" w:space="0" w:color="auto"/>
              <w:right w:val="nil"/>
            </w:tcBorders>
            <w:shd w:val="clear" w:color="auto" w:fill="auto"/>
            <w:noWrap/>
            <w:vAlign w:val="bottom"/>
            <w:hideMark/>
          </w:tcPr>
          <w:p w14:paraId="38E68B1B" w14:textId="77777777" w:rsidR="00511F46" w:rsidRPr="00511F46" w:rsidRDefault="00511F46">
            <w:pPr>
              <w:spacing w:after="0" w:line="240" w:lineRule="auto"/>
              <w:jc w:val="center"/>
              <w:rPr>
                <w:ins w:id="1924" w:author="Stefanie Lane" w:date="2022-06-23T13:18:00Z"/>
                <w:rFonts w:ascii="Calibri" w:eastAsia="Times New Roman" w:hAnsi="Calibri" w:cs="Calibri"/>
                <w:color w:val="000000"/>
                <w:sz w:val="20"/>
                <w:szCs w:val="20"/>
                <w:rPrChange w:id="1925" w:author="Stefanie Lane" w:date="2022-06-23T13:18:00Z">
                  <w:rPr>
                    <w:ins w:id="1926" w:author="Stefanie Lane" w:date="2022-06-23T13:18:00Z"/>
                  </w:rPr>
                </w:rPrChange>
              </w:rPr>
              <w:pPrChange w:id="1927" w:author="Stefanie Lane" w:date="2022-06-23T13:18:00Z">
                <w:pPr>
                  <w:jc w:val="center"/>
                </w:pPr>
              </w:pPrChange>
            </w:pPr>
            <w:ins w:id="1928" w:author="Stefanie Lane" w:date="2022-06-23T13:18:00Z">
              <w:r w:rsidRPr="00511F46">
                <w:rPr>
                  <w:rFonts w:ascii="Calibri" w:eastAsia="Times New Roman" w:hAnsi="Calibri" w:cs="Calibri"/>
                  <w:color w:val="000000"/>
                  <w:sz w:val="20"/>
                  <w:szCs w:val="20"/>
                  <w:rPrChange w:id="1929" w:author="Stefanie Lane" w:date="2022-06-23T13:18:00Z">
                    <w:rPr/>
                  </w:rPrChange>
                </w:rPr>
                <w:t>0.0292</w:t>
              </w:r>
            </w:ins>
          </w:p>
        </w:tc>
        <w:tc>
          <w:tcPr>
            <w:tcW w:w="300" w:type="dxa"/>
            <w:tcBorders>
              <w:top w:val="nil"/>
              <w:left w:val="nil"/>
              <w:bottom w:val="single" w:sz="8" w:space="0" w:color="auto"/>
              <w:right w:val="nil"/>
            </w:tcBorders>
            <w:shd w:val="clear" w:color="auto" w:fill="auto"/>
            <w:noWrap/>
            <w:vAlign w:val="bottom"/>
            <w:hideMark/>
          </w:tcPr>
          <w:p w14:paraId="7F7353DC" w14:textId="77777777" w:rsidR="00511F46" w:rsidRPr="00511F46" w:rsidRDefault="00511F46">
            <w:pPr>
              <w:spacing w:after="0" w:line="240" w:lineRule="auto"/>
              <w:rPr>
                <w:ins w:id="1930" w:author="Stefanie Lane" w:date="2022-06-23T13:18:00Z"/>
                <w:rFonts w:ascii="Calibri" w:eastAsia="Times New Roman" w:hAnsi="Calibri" w:cs="Calibri"/>
                <w:color w:val="000000"/>
                <w:sz w:val="20"/>
                <w:szCs w:val="20"/>
                <w:rPrChange w:id="1931" w:author="Stefanie Lane" w:date="2022-06-23T13:18:00Z">
                  <w:rPr>
                    <w:ins w:id="1932" w:author="Stefanie Lane" w:date="2022-06-23T13:18:00Z"/>
                  </w:rPr>
                </w:rPrChange>
              </w:rPr>
              <w:pPrChange w:id="1933" w:author="Stefanie Lane" w:date="2022-06-23T13:18:00Z">
                <w:pPr/>
              </w:pPrChange>
            </w:pPr>
            <w:ins w:id="1934" w:author="Stefanie Lane" w:date="2022-06-23T13:18:00Z">
              <w:r w:rsidRPr="00511F46">
                <w:rPr>
                  <w:rFonts w:ascii="Calibri" w:eastAsia="Times New Roman" w:hAnsi="Calibri" w:cs="Calibri"/>
                  <w:color w:val="000000"/>
                  <w:sz w:val="20"/>
                  <w:szCs w:val="20"/>
                  <w:rPrChange w:id="1935" w:author="Stefanie Lane" w:date="2022-06-23T13:18:00Z">
                    <w:rPr/>
                  </w:rPrChange>
                </w:rPr>
                <w:t> </w:t>
              </w:r>
            </w:ins>
          </w:p>
        </w:tc>
        <w:tc>
          <w:tcPr>
            <w:tcW w:w="2070" w:type="dxa"/>
            <w:tcBorders>
              <w:top w:val="nil"/>
              <w:left w:val="nil"/>
              <w:bottom w:val="single" w:sz="8" w:space="0" w:color="auto"/>
              <w:right w:val="nil"/>
            </w:tcBorders>
            <w:shd w:val="clear" w:color="auto" w:fill="auto"/>
            <w:noWrap/>
            <w:vAlign w:val="bottom"/>
            <w:hideMark/>
          </w:tcPr>
          <w:p w14:paraId="066522F3" w14:textId="77777777" w:rsidR="00511F46" w:rsidRPr="00511F46" w:rsidRDefault="00511F46">
            <w:pPr>
              <w:spacing w:after="0" w:line="240" w:lineRule="auto"/>
              <w:rPr>
                <w:ins w:id="1936" w:author="Stefanie Lane" w:date="2022-06-23T13:18:00Z"/>
                <w:rFonts w:ascii="Calibri" w:eastAsia="Times New Roman" w:hAnsi="Calibri" w:cs="Calibri"/>
                <w:color w:val="000000"/>
                <w:sz w:val="20"/>
                <w:szCs w:val="20"/>
                <w:rPrChange w:id="1937" w:author="Stefanie Lane" w:date="2022-06-23T13:18:00Z">
                  <w:rPr>
                    <w:ins w:id="1938" w:author="Stefanie Lane" w:date="2022-06-23T13:18:00Z"/>
                  </w:rPr>
                </w:rPrChange>
              </w:rPr>
              <w:pPrChange w:id="1939" w:author="Stefanie Lane" w:date="2022-06-23T13:18:00Z">
                <w:pPr/>
              </w:pPrChange>
            </w:pPr>
            <w:ins w:id="1940" w:author="Stefanie Lane" w:date="2022-06-23T13:18:00Z">
              <w:r w:rsidRPr="00511F46">
                <w:rPr>
                  <w:rFonts w:ascii="Calibri" w:eastAsia="Times New Roman" w:hAnsi="Calibri" w:cs="Calibri"/>
                  <w:color w:val="000000"/>
                  <w:sz w:val="20"/>
                  <w:szCs w:val="20"/>
                  <w:rPrChange w:id="1941" w:author="Stefanie Lane" w:date="2022-06-23T13:18:00Z">
                    <w:rPr/>
                  </w:rPrChange>
                </w:rPr>
                <w:t> </w:t>
              </w:r>
            </w:ins>
          </w:p>
        </w:tc>
        <w:tc>
          <w:tcPr>
            <w:tcW w:w="616" w:type="dxa"/>
            <w:tcBorders>
              <w:top w:val="nil"/>
              <w:left w:val="nil"/>
              <w:bottom w:val="single" w:sz="8" w:space="0" w:color="auto"/>
              <w:right w:val="nil"/>
            </w:tcBorders>
            <w:shd w:val="clear" w:color="auto" w:fill="auto"/>
            <w:noWrap/>
            <w:vAlign w:val="bottom"/>
            <w:hideMark/>
          </w:tcPr>
          <w:p w14:paraId="70FA79D9" w14:textId="77777777" w:rsidR="00511F46" w:rsidRPr="00511F46" w:rsidRDefault="00511F46">
            <w:pPr>
              <w:spacing w:after="0" w:line="240" w:lineRule="auto"/>
              <w:jc w:val="center"/>
              <w:rPr>
                <w:ins w:id="1942" w:author="Stefanie Lane" w:date="2022-06-23T13:18:00Z"/>
                <w:rFonts w:ascii="Calibri" w:eastAsia="Times New Roman" w:hAnsi="Calibri" w:cs="Calibri"/>
                <w:color w:val="000000"/>
                <w:sz w:val="20"/>
                <w:szCs w:val="20"/>
                <w:rPrChange w:id="1943" w:author="Stefanie Lane" w:date="2022-06-23T13:18:00Z">
                  <w:rPr>
                    <w:ins w:id="1944" w:author="Stefanie Lane" w:date="2022-06-23T13:18:00Z"/>
                  </w:rPr>
                </w:rPrChange>
              </w:rPr>
              <w:pPrChange w:id="1945" w:author="Stefanie Lane" w:date="2022-06-23T13:18:00Z">
                <w:pPr>
                  <w:jc w:val="center"/>
                </w:pPr>
              </w:pPrChange>
            </w:pPr>
            <w:ins w:id="1946" w:author="Stefanie Lane" w:date="2022-06-23T13:18:00Z">
              <w:r w:rsidRPr="00511F46">
                <w:rPr>
                  <w:rFonts w:ascii="Calibri" w:eastAsia="Times New Roman" w:hAnsi="Calibri" w:cs="Calibri"/>
                  <w:color w:val="000000"/>
                  <w:sz w:val="20"/>
                  <w:szCs w:val="20"/>
                  <w:rPrChange w:id="1947" w:author="Stefanie Lane" w:date="2022-06-23T13:18:00Z">
                    <w:rPr/>
                  </w:rPrChange>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5421752A" w14:textId="77777777" w:rsidR="00511F46" w:rsidRPr="00511F46" w:rsidRDefault="00511F46">
            <w:pPr>
              <w:spacing w:after="0" w:line="240" w:lineRule="auto"/>
              <w:jc w:val="center"/>
              <w:rPr>
                <w:ins w:id="1948" w:author="Stefanie Lane" w:date="2022-06-23T13:18:00Z"/>
                <w:rFonts w:ascii="Calibri" w:eastAsia="Times New Roman" w:hAnsi="Calibri" w:cs="Calibri"/>
                <w:color w:val="000000"/>
                <w:sz w:val="20"/>
                <w:szCs w:val="20"/>
                <w:rPrChange w:id="1949" w:author="Stefanie Lane" w:date="2022-06-23T13:18:00Z">
                  <w:rPr>
                    <w:ins w:id="1950" w:author="Stefanie Lane" w:date="2022-06-23T13:18:00Z"/>
                  </w:rPr>
                </w:rPrChange>
              </w:rPr>
              <w:pPrChange w:id="1951" w:author="Stefanie Lane" w:date="2022-06-23T13:18:00Z">
                <w:pPr>
                  <w:jc w:val="center"/>
                </w:pPr>
              </w:pPrChange>
            </w:pPr>
            <w:ins w:id="1952" w:author="Stefanie Lane" w:date="2022-06-23T13:18:00Z">
              <w:r w:rsidRPr="00511F46">
                <w:rPr>
                  <w:rFonts w:ascii="Calibri" w:eastAsia="Times New Roman" w:hAnsi="Calibri" w:cs="Calibri"/>
                  <w:color w:val="000000"/>
                  <w:sz w:val="20"/>
                  <w:szCs w:val="20"/>
                  <w:rPrChange w:id="1953" w:author="Stefanie Lane" w:date="2022-06-23T13:18:00Z">
                    <w:rPr/>
                  </w:rPrChange>
                </w:rPr>
                <w:t> </w:t>
              </w:r>
            </w:ins>
          </w:p>
        </w:tc>
      </w:tr>
    </w:tbl>
    <w:p w14:paraId="6DD777E0" w14:textId="25D9062A" w:rsidR="00AD4549" w:rsidRDefault="00511F46" w:rsidP="00AD4549">
      <w:pPr>
        <w:rPr>
          <w:ins w:id="1954" w:author="Stefanie Lane" w:date="2022-05-30T13:57:00Z"/>
        </w:rPr>
      </w:pPr>
      <w:ins w:id="1955" w:author="Stefanie Lane" w:date="2022-06-23T13:18:00Z">
        <w:r>
          <w:fldChar w:fldCharType="end"/>
        </w:r>
      </w:ins>
    </w:p>
    <w:p w14:paraId="69F2EA2C" w14:textId="6927A35E" w:rsidR="00AD4549" w:rsidRDefault="00AD4549" w:rsidP="00AD4549">
      <w:pPr>
        <w:rPr>
          <w:ins w:id="1956" w:author="Stefanie Lane" w:date="2022-05-30T13:57:00Z"/>
        </w:rPr>
      </w:pPr>
    </w:p>
    <w:p w14:paraId="5C70E60F" w14:textId="77777777" w:rsidR="00AD4549" w:rsidRDefault="00AD4549" w:rsidP="00AD4549">
      <w:pPr>
        <w:rPr>
          <w:ins w:id="1957" w:author="Stefanie Lane" w:date="2022-05-30T13:58:00Z"/>
        </w:rPr>
        <w:sectPr w:rsidR="00AD4549" w:rsidSect="00AD4549">
          <w:pgSz w:w="15840" w:h="12240" w:orient="landscape"/>
          <w:pgMar w:top="1080" w:right="1080" w:bottom="1080" w:left="1080" w:header="720" w:footer="720" w:gutter="0"/>
          <w:lnNumType w:countBy="1" w:restart="continuous"/>
          <w:cols w:space="720"/>
          <w:docGrid w:linePitch="360"/>
        </w:sectPr>
      </w:pPr>
    </w:p>
    <w:p w14:paraId="300E20F0" w14:textId="23389769" w:rsidR="00AD4549" w:rsidRPr="00046624" w:rsidDel="00DD0C1B" w:rsidRDefault="00AD4549">
      <w:pPr>
        <w:rPr>
          <w:del w:id="1958" w:author="Stefanie Lane" w:date="2022-05-30T14:32:00Z"/>
        </w:rPr>
        <w:pPrChange w:id="1959" w:author="Stefanie Lane" w:date="2022-05-30T13:57:00Z">
          <w:pPr>
            <w:pStyle w:val="Caption"/>
          </w:pPr>
        </w:pPrChange>
      </w:pPr>
    </w:p>
    <w:p w14:paraId="0EE18C2D" w14:textId="77777777" w:rsidR="001646E3" w:rsidRDefault="007D14DA" w:rsidP="007D52A9">
      <w:pPr>
        <w:keepNext/>
      </w:pPr>
      <w:r>
        <w:rPr>
          <w:noProof/>
        </w:rPr>
        <w:drawing>
          <wp:inline distT="0" distB="0" distL="0" distR="0" wp14:anchorId="561A21B6" wp14:editId="28B95618">
            <wp:extent cx="5186627" cy="69155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186627" cy="6915502"/>
                    </a:xfrm>
                    <a:prstGeom prst="rect">
                      <a:avLst/>
                    </a:prstGeom>
                    <a:noFill/>
                    <a:ln>
                      <a:noFill/>
                    </a:ln>
                  </pic:spPr>
                </pic:pic>
              </a:graphicData>
            </a:graphic>
          </wp:inline>
        </w:drawing>
      </w:r>
    </w:p>
    <w:p w14:paraId="41572129" w14:textId="32F135F5" w:rsidR="0089145E" w:rsidRDefault="001646E3" w:rsidP="007D52A9">
      <w:pPr>
        <w:pStyle w:val="Caption"/>
      </w:pPr>
      <w:bookmarkStart w:id="1960" w:name="_Ref103862754"/>
      <w:r>
        <w:t xml:space="preserve">Figure </w:t>
      </w:r>
      <w:fldSimple w:instr=" SEQ Figure \* ARABIC ">
        <w:r w:rsidR="00173A95">
          <w:rPr>
            <w:noProof/>
          </w:rPr>
          <w:t>3</w:t>
        </w:r>
      </w:fldSimple>
      <w:bookmarkEnd w:id="1960"/>
      <w:r>
        <w:t xml:space="preserve">. </w:t>
      </w:r>
      <w:ins w:id="1961" w:author="Stefanie Lane" w:date="2022-06-22T13:12:00Z">
        <w:r w:rsidR="00F03A3F">
          <w:t>Changes in m</w:t>
        </w:r>
      </w:ins>
      <w:ins w:id="1962" w:author="Stefanie Lane" w:date="2022-06-22T13:08:00Z">
        <w:r w:rsidR="00014D08">
          <w:t>ean cover abundance of indi</w:t>
        </w:r>
      </w:ins>
      <w:ins w:id="1963" w:author="Stefanie Lane" w:date="2022-06-22T13:09:00Z">
        <w:r w:rsidR="00014D08">
          <w:t xml:space="preserve">cator species </w:t>
        </w:r>
      </w:ins>
      <w:ins w:id="1964" w:author="Stefanie Lane" w:date="2022-06-22T13:12:00Z">
        <w:r w:rsidR="00614FDC">
          <w:t xml:space="preserve">most </w:t>
        </w:r>
      </w:ins>
      <w:ins w:id="1965" w:author="Stefanie Lane" w:date="2022-06-22T13:09:00Z">
        <w:r w:rsidR="00014D08">
          <w:t xml:space="preserve">significantly driving assemblage </w:t>
        </w:r>
        <w:r w:rsidR="00192CAF">
          <w:t xml:space="preserve">associations over time. </w:t>
        </w:r>
      </w:ins>
      <w:ins w:id="1966" w:author="Stefanie Lane" w:date="2022-06-22T14:40:00Z">
        <w:r w:rsidR="00513926">
          <w:t>Species names followed by (*)</w:t>
        </w:r>
      </w:ins>
      <w:ins w:id="1967" w:author="Stefanie Lane" w:date="2022-06-22T14:41:00Z">
        <w:r w:rsidR="001F1D23">
          <w:t xml:space="preserve"> </w:t>
        </w:r>
      </w:ins>
      <w:ins w:id="1968" w:author="Stefanie Lane" w:date="2022-06-22T14:44:00Z">
        <w:r w:rsidR="007079F9">
          <w:t>are non-native introductions from</w:t>
        </w:r>
      </w:ins>
      <w:ins w:id="1969" w:author="Stefanie Lane" w:date="2022-06-22T14:41:00Z">
        <w:r w:rsidR="001F1D23">
          <w:t xml:space="preserve"> Eurasia</w:t>
        </w:r>
        <w:r w:rsidR="00513926">
          <w:t xml:space="preserve">. </w:t>
        </w:r>
      </w:ins>
      <w:ins w:id="1970" w:author="Stefanie Lane" w:date="2022-06-22T13:09:00Z">
        <w:r w:rsidR="00192CAF">
          <w:t xml:space="preserve">Notably, </w:t>
        </w:r>
      </w:ins>
      <w:ins w:id="1971" w:author="Stefanie Lane" w:date="2022-06-22T13:10:00Z">
        <w:r w:rsidR="00192CAF">
          <w:t>each of the assemblage-defining species (</w:t>
        </w:r>
        <w:r w:rsidR="00192CAF" w:rsidRPr="00F8031D">
          <w:rPr>
            <w:i w:val="0"/>
            <w:rPrChange w:id="1972" w:author="Stefanie Lane" w:date="2022-06-22T13:11:00Z">
              <w:rPr/>
            </w:rPrChange>
          </w:rPr>
          <w:t>C. lyngbyei, F. arundinaceae, and M. trifoliata</w:t>
        </w:r>
        <w:r w:rsidR="00192CAF">
          <w:t xml:space="preserve">) </w:t>
        </w:r>
        <w:r w:rsidR="00933E4A">
          <w:t>decrease in mean abundance in 201</w:t>
        </w:r>
      </w:ins>
      <w:ins w:id="1973" w:author="Stefanie Lane" w:date="2022-06-22T13:11:00Z">
        <w:r w:rsidR="00933E4A">
          <w:t xml:space="preserve">0. </w:t>
        </w:r>
        <w:r w:rsidR="00F8031D">
          <w:t>By 2019, i</w:t>
        </w:r>
        <w:r w:rsidR="00933E4A">
          <w:t xml:space="preserve">nvasive species </w:t>
        </w:r>
        <w:r w:rsidR="00933E4A" w:rsidRPr="00F8031D">
          <w:rPr>
            <w:i w:val="0"/>
            <w:rPrChange w:id="1974" w:author="Stefanie Lane" w:date="2022-06-22T13:11:00Z">
              <w:rPr/>
            </w:rPrChange>
          </w:rPr>
          <w:t>P. arundinaceae</w:t>
        </w:r>
        <w:r w:rsidR="00933E4A">
          <w:t xml:space="preserve"> more than triples its </w:t>
        </w:r>
        <w:r w:rsidR="00F8031D">
          <w:t xml:space="preserve">abundance in the Fescue assemblage. </w:t>
        </w:r>
      </w:ins>
      <w:ins w:id="1975" w:author="Stefanie Lane" w:date="2022-06-22T13:09:00Z">
        <w:r w:rsidR="00192CAF">
          <w:t xml:space="preserve"> </w:t>
        </w:r>
      </w:ins>
      <w:del w:id="1976" w:author="Stefanie Lane" w:date="2022-06-22T12:58:00Z">
        <w:r w:rsidRPr="006D50AD" w:rsidDel="00661313">
          <w:delText>Rank abundance clocks</w:delText>
        </w:r>
        <w:r w:rsidDel="00661313">
          <w:delText xml:space="preserve"> visualize the changing </w:delText>
        </w:r>
        <w:r w:rsidR="002C4FFA" w:rsidDel="00661313">
          <w:delText xml:space="preserve">cover class </w:delText>
        </w:r>
        <w:r w:rsidDel="00661313">
          <w:delText>abundance</w:delText>
        </w:r>
        <w:r w:rsidR="00ED2AAF" w:rsidDel="00661313">
          <w:delText xml:space="preserve"> </w:delText>
        </w:r>
        <w:r w:rsidDel="00661313">
          <w:delText xml:space="preserve">(y-axis values) of </w:delText>
        </w:r>
        <w:r w:rsidR="00ED2AAF" w:rsidDel="00661313">
          <w:delText xml:space="preserve">the three most significant indicator </w:delText>
        </w:r>
        <w:r w:rsidDel="00661313">
          <w:delText>species</w:delText>
        </w:r>
        <w:r w:rsidR="00ED2AAF" w:rsidDel="00661313">
          <w:delText xml:space="preserve"> in each observation year. Cover class value is read </w:delText>
        </w:r>
        <w:r w:rsidDel="00661313">
          <w:delText xml:space="preserve">from center of the plot (0) along a radius extending </w:delText>
        </w:r>
        <w:r w:rsidR="00F309EA" w:rsidDel="00661313">
          <w:delText>along y-axis.</w:delText>
        </w:r>
        <w:r w:rsidDel="00661313">
          <w:delText xml:space="preserve"> Oldest timepoints are in the 12 o’clock position, and observation timepoints proceed clockwise, ending at the 11:59 position. (Top) </w:delText>
        </w:r>
        <w:r w:rsidRPr="006D50AD" w:rsidDel="00661313">
          <w:delText xml:space="preserve">In the </w:delText>
        </w:r>
        <w:r w:rsidDel="00661313">
          <w:delText>Sedge</w:delText>
        </w:r>
        <w:r w:rsidRPr="006D50AD" w:rsidDel="00661313">
          <w:delText xml:space="preserve"> assemblage, </w:delText>
        </w:r>
        <w:r w:rsidRPr="00330735" w:rsidDel="00661313">
          <w:rPr>
            <w:i w:val="0"/>
          </w:rPr>
          <w:delText>Carex lyngbyei</w:delText>
        </w:r>
        <w:r w:rsidRPr="006D50AD" w:rsidDel="00661313">
          <w:delText xml:space="preserve"> becomes less dominant over time, while dominance of non-native species </w:delText>
        </w:r>
        <w:r w:rsidRPr="002B346B" w:rsidDel="00661313">
          <w:rPr>
            <w:i w:val="0"/>
          </w:rPr>
          <w:delText>Agrostis stolonifera</w:delText>
        </w:r>
        <w:r w:rsidRPr="006D50AD" w:rsidDel="00661313">
          <w:delText xml:space="preserve"> </w:delText>
        </w:r>
        <w:r w:rsidR="004951EF" w:rsidDel="00661313">
          <w:delText>declines at a slower rate</w:delText>
        </w:r>
        <w:r w:rsidRPr="006D50AD" w:rsidDel="00661313">
          <w:delText xml:space="preserve">. </w:delText>
        </w:r>
        <w:r w:rsidDel="00661313">
          <w:delText xml:space="preserve">(Middle) </w:delText>
        </w:r>
        <w:r w:rsidRPr="006D50AD" w:rsidDel="00661313">
          <w:delText xml:space="preserve">Fescue assemblage is consistently occupied by </w:delText>
        </w:r>
        <w:r w:rsidRPr="00330735" w:rsidDel="00661313">
          <w:rPr>
            <w:i w:val="0"/>
          </w:rPr>
          <w:delText>Agrostis stolonifera</w:delText>
        </w:r>
        <w:r w:rsidDel="00661313">
          <w:rPr>
            <w:i w:val="0"/>
          </w:rPr>
          <w:delText xml:space="preserve">, </w:delText>
        </w:r>
        <w:r w:rsidDel="00661313">
          <w:delText xml:space="preserve">while </w:delText>
        </w:r>
        <w:r w:rsidDel="00661313">
          <w:rPr>
            <w:i w:val="0"/>
          </w:rPr>
          <w:delText xml:space="preserve">Festuca arundinaceae </w:delText>
        </w:r>
        <w:r w:rsidDel="00661313">
          <w:delText xml:space="preserve">is gradually replaced by </w:delText>
        </w:r>
        <w:r w:rsidDel="00661313">
          <w:rPr>
            <w:i w:val="0"/>
          </w:rPr>
          <w:delText>Phalaris arundinaceae</w:delText>
        </w:r>
        <w:r w:rsidDel="00661313">
          <w:delText xml:space="preserve"> in overall dominance</w:delText>
        </w:r>
        <w:r w:rsidRPr="006D50AD" w:rsidDel="00661313">
          <w:delText xml:space="preserve">; apparent </w:delText>
        </w:r>
        <w:r w:rsidR="00F309EA" w:rsidDel="00661313">
          <w:delText>dominance</w:delText>
        </w:r>
        <w:r w:rsidRPr="006D50AD" w:rsidDel="00661313">
          <w:delText xml:space="preserve"> of </w:delText>
        </w:r>
        <w:r w:rsidRPr="00330735" w:rsidDel="00661313">
          <w:rPr>
            <w:i w:val="0"/>
          </w:rPr>
          <w:delText>Poa palustris</w:delText>
        </w:r>
        <w:r w:rsidRPr="006D50AD" w:rsidDel="00661313">
          <w:delText xml:space="preserve"> </w:delText>
        </w:r>
        <w:r w:rsidR="00F309EA" w:rsidDel="00661313">
          <w:delText xml:space="preserve">in 1999 </w:delText>
        </w:r>
        <w:r w:rsidRPr="006D50AD" w:rsidDel="00661313">
          <w:delText xml:space="preserve">may be due to </w:delText>
        </w:r>
        <w:r w:rsidR="00F309EA" w:rsidDel="00661313">
          <w:delText>misidentification of</w:delText>
        </w:r>
        <w:r w:rsidRPr="006D50AD" w:rsidDel="00661313">
          <w:delText xml:space="preserve"> </w:delText>
        </w:r>
        <w:r w:rsidRPr="002B346B" w:rsidDel="00661313">
          <w:rPr>
            <w:i w:val="0"/>
          </w:rPr>
          <w:delText>Agrostis stolonifera</w:delText>
        </w:r>
        <w:r w:rsidDel="00661313">
          <w:rPr>
            <w:i w:val="0"/>
          </w:rPr>
          <w:delText>.</w:delText>
        </w:r>
        <w:r w:rsidDel="00661313">
          <w:delText xml:space="preserve"> (Bottom)</w:delText>
        </w:r>
        <w:r w:rsidR="004951EF" w:rsidDel="00661313">
          <w:delText xml:space="preserve"> </w:delText>
        </w:r>
        <w:r w:rsidR="004951EF" w:rsidRPr="006D50AD" w:rsidDel="00661313">
          <w:delText xml:space="preserve">Bogbean assemblage is consistently dominated by </w:delText>
        </w:r>
        <w:r w:rsidR="004951EF" w:rsidRPr="002B346B" w:rsidDel="00661313">
          <w:rPr>
            <w:i w:val="0"/>
          </w:rPr>
          <w:delText>Menyanthes trifoliata</w:delText>
        </w:r>
        <w:r w:rsidR="004951EF" w:rsidRPr="006D50AD" w:rsidDel="00661313">
          <w:delText xml:space="preserve">, however non-native </w:delText>
        </w:r>
        <w:r w:rsidR="004951EF" w:rsidRPr="002B346B" w:rsidDel="00661313">
          <w:rPr>
            <w:i w:val="0"/>
          </w:rPr>
          <w:delText>Mentha aquatica</w:delText>
        </w:r>
        <w:r w:rsidR="004951EF" w:rsidRPr="006D50AD" w:rsidDel="00661313">
          <w:delText xml:space="preserve"> becomes dominant</w:delText>
        </w:r>
        <w:r w:rsidR="00564330" w:rsidDel="00661313">
          <w:delText xml:space="preserve">. </w:delText>
        </w:r>
      </w:del>
      <w:bookmarkStart w:id="1977" w:name="_Ref103083520"/>
      <w:r w:rsidR="0089145E">
        <w:br w:type="page"/>
      </w:r>
    </w:p>
    <w:bookmarkEnd w:id="1977"/>
    <w:p w14:paraId="7E6DBC46" w14:textId="344E2315" w:rsidR="00E01451" w:rsidRPr="00E01451" w:rsidDel="00631EE5" w:rsidRDefault="00E01451">
      <w:pPr>
        <w:pStyle w:val="Caption"/>
        <w:rPr>
          <w:del w:id="1978" w:author="Stefanie Lane" w:date="2022-05-30T14:33:00Z"/>
          <w:rFonts w:ascii="Calibri" w:eastAsia="Calibri" w:hAnsi="Calibri" w:cs="Calibri"/>
          <w:color w:val="44546A"/>
        </w:rPr>
        <w:pPrChange w:id="1979" w:author="Stefanie Lane" w:date="2022-05-30T14:33:00Z">
          <w:pPr>
            <w:keepNext/>
            <w:spacing w:after="200" w:line="240" w:lineRule="auto"/>
          </w:pPr>
        </w:pPrChange>
      </w:pPr>
      <w:del w:id="1980" w:author="Stefanie Lane" w:date="2022-05-30T14:32:00Z">
        <w:r w:rsidRPr="00E01451" w:rsidDel="00DD0C1B">
          <w:rPr>
            <w:rFonts w:ascii="Calibri" w:eastAsia="Calibri" w:hAnsi="Calibri" w:cs="Calibri"/>
            <w:i w:val="0"/>
            <w:iCs w:val="0"/>
            <w:color w:val="44546A"/>
          </w:rPr>
          <w:delText xml:space="preserve">Table 1. </w:delText>
        </w:r>
      </w:del>
      <w:moveFromRangeStart w:id="1981" w:author="Stefanie Lane" w:date="2022-05-30T14:33:00Z" w:name="move104813605"/>
      <w:commentRangeStart w:id="1982"/>
      <w:moveFrom w:id="1983" w:author="Stefanie Lane" w:date="2022-05-30T14:33:00Z">
        <w:del w:id="1984" w:author="Stefanie Lane" w:date="2022-05-30T14:33:00Z">
          <w:r w:rsidRPr="00E01451" w:rsidDel="00631EE5">
            <w:rPr>
              <w:rFonts w:ascii="Calibri" w:eastAsia="Calibri" w:hAnsi="Calibri" w:cs="Calibri"/>
              <w:i w:val="0"/>
              <w:iCs w:val="0"/>
              <w:color w:val="44546A"/>
            </w:rPr>
            <w:delText>Between 1979 and 2019, 8 fewer plots and 5 fewer species were observed</w:delText>
          </w:r>
          <w:commentRangeEnd w:id="1982"/>
          <w:r w:rsidDel="00631EE5">
            <w:rPr>
              <w:rStyle w:val="CommentReference"/>
            </w:rPr>
            <w:commentReference w:id="1982"/>
          </w:r>
          <w:r w:rsidRPr="00E01451" w:rsidDel="00631EE5">
            <w:rPr>
              <w:rFonts w:ascii="Calibri" w:eastAsia="Calibri" w:hAnsi="Calibri" w:cs="Calibri"/>
              <w:i w:val="0"/>
              <w:iCs w:val="0"/>
              <w:color w:val="44546A"/>
            </w:rPr>
            <w:delText>, resulting in slightly lower α-diversity and greater β-diversity. For each assemblage type, Bogbean is the only assemblage to proportionally gain plots between 1979 and 2019, while the Fescue and Sedge assemblages lost plots.</w:delText>
          </w:r>
        </w:del>
      </w:moveFrom>
      <w:moveFromRangeEnd w:id="1981"/>
      <w:moveToRangeStart w:id="1985" w:author="Stefanie Lane" w:date="2022-05-30T14:33:00Z" w:name="move104813605"/>
      <w:commentRangeStart w:id="1986"/>
      <w:moveTo w:id="1987" w:author="Stefanie Lane" w:date="2022-05-30T14:33:00Z">
        <w:del w:id="1988" w:author="Stefanie Lane" w:date="2022-05-30T14:33:00Z">
          <w:r w:rsidR="00DD0C1B" w:rsidRPr="00DD0C1B" w:rsidDel="00631EE5">
            <w:rPr>
              <w:rFonts w:ascii="Calibri" w:eastAsia="Calibri" w:hAnsi="Calibri" w:cs="Calibri"/>
              <w:i w:val="0"/>
              <w:iCs w:val="0"/>
              <w:color w:val="44546A"/>
              <w:rPrChange w:id="1989" w:author="Stefanie Lane" w:date="2022-05-30T14:33:00Z">
                <w:rPr>
                  <w:rFonts w:ascii="Calibri" w:eastAsia="Calibri" w:hAnsi="Calibri" w:cs="Calibri"/>
                  <w:i/>
                  <w:iCs/>
                  <w:color w:val="44546A"/>
                  <w:sz w:val="18"/>
                  <w:szCs w:val="18"/>
                </w:rPr>
              </w:rPrChange>
            </w:rPr>
            <w:delText>Between 1979 and 2019, 8 fewer plots and 5 fewer species were observed</w:delText>
          </w:r>
          <w:commentRangeEnd w:id="1986"/>
          <w:r w:rsidR="00DD0C1B" w:rsidRPr="00791A3B" w:rsidDel="00631EE5">
            <w:rPr>
              <w:rStyle w:val="CommentReference"/>
            </w:rPr>
            <w:commentReference w:id="1986"/>
          </w:r>
          <w:r w:rsidR="00DD0C1B" w:rsidRPr="00DD0C1B" w:rsidDel="00631EE5">
            <w:rPr>
              <w:rFonts w:ascii="Calibri" w:eastAsia="Calibri" w:hAnsi="Calibri" w:cs="Calibri"/>
              <w:i w:val="0"/>
              <w:iCs w:val="0"/>
              <w:color w:val="44546A"/>
              <w:rPrChange w:id="1990" w:author="Stefanie Lane" w:date="2022-05-30T14:33:00Z">
                <w:rPr>
                  <w:rFonts w:ascii="Calibri" w:eastAsia="Calibri" w:hAnsi="Calibri" w:cs="Calibri"/>
                  <w:i/>
                  <w:iCs/>
                  <w:color w:val="44546A"/>
                  <w:sz w:val="18"/>
                  <w:szCs w:val="18"/>
                </w:rPr>
              </w:rPrChange>
            </w:rPr>
            <w:delText>, resulting in slightly lower α-diversity and greater β-diversity. For each assemblage type, Bogbean is the only assemblage to proportionally gain plots between 1979 and 2019, while the Fescue and Sedge assemblages lost plots.</w:delText>
          </w:r>
        </w:del>
      </w:moveTo>
      <w:moveToRangeEnd w:id="1985"/>
    </w:p>
    <w:tbl>
      <w:tblPr>
        <w:tblW w:w="6620" w:type="dxa"/>
        <w:jc w:val="center"/>
        <w:tblCellMar>
          <w:left w:w="0" w:type="dxa"/>
          <w:right w:w="0" w:type="dxa"/>
        </w:tblCellMar>
        <w:tblLook w:val="04A0" w:firstRow="1" w:lastRow="0" w:firstColumn="1" w:lastColumn="0" w:noHBand="0" w:noVBand="1"/>
        <w:tblPrChange w:id="1991" w:author="Stefanie Lane" w:date="2022-05-30T14:32:00Z">
          <w:tblPr>
            <w:tblW w:w="6620" w:type="dxa"/>
            <w:tblCellMar>
              <w:left w:w="0" w:type="dxa"/>
              <w:right w:w="0" w:type="dxa"/>
            </w:tblCellMar>
            <w:tblLook w:val="04A0" w:firstRow="1" w:lastRow="0" w:firstColumn="1" w:lastColumn="0" w:noHBand="0" w:noVBand="1"/>
          </w:tblPr>
        </w:tblPrChange>
      </w:tblPr>
      <w:tblGrid>
        <w:gridCol w:w="1313"/>
        <w:gridCol w:w="1032"/>
        <w:gridCol w:w="960"/>
        <w:gridCol w:w="300"/>
        <w:gridCol w:w="1005"/>
        <w:gridCol w:w="1005"/>
        <w:gridCol w:w="1005"/>
        <w:tblGridChange w:id="1992">
          <w:tblGrid>
            <w:gridCol w:w="1313"/>
            <w:gridCol w:w="1032"/>
            <w:gridCol w:w="960"/>
            <w:gridCol w:w="300"/>
            <w:gridCol w:w="1005"/>
            <w:gridCol w:w="1005"/>
            <w:gridCol w:w="1005"/>
          </w:tblGrid>
        </w:tblGridChange>
      </w:tblGrid>
      <w:tr w:rsidR="00E01451" w:rsidRPr="00E01451" w:rsidDel="00631EE5" w14:paraId="0CCCE362" w14:textId="593AE5CB" w:rsidTr="00DD0C1B">
        <w:trPr>
          <w:trHeight w:val="870"/>
          <w:jc w:val="center"/>
          <w:del w:id="1993" w:author="Stefanie Lane" w:date="2022-05-30T14:33:00Z"/>
          <w:trPrChange w:id="1994" w:author="Stefanie Lane" w:date="2022-05-30T14:32:00Z">
            <w:trPr>
              <w:trHeight w:val="870"/>
            </w:trPr>
          </w:trPrChange>
        </w:trPr>
        <w:tc>
          <w:tcPr>
            <w:tcW w:w="1313"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1995" w:author="Stefanie Lane" w:date="2022-05-30T14:32:00Z">
              <w:tcPr>
                <w:tcW w:w="1313"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52DCB699" w14:textId="34A4AC21" w:rsidR="00E01451" w:rsidRPr="00E01451" w:rsidDel="00631EE5" w:rsidRDefault="00E01451" w:rsidP="00E01451">
            <w:pPr>
              <w:spacing w:after="0" w:line="240" w:lineRule="auto"/>
              <w:jc w:val="center"/>
              <w:rPr>
                <w:del w:id="1996" w:author="Stefanie Lane" w:date="2022-05-30T14:33:00Z"/>
                <w:rFonts w:ascii="Calibri" w:eastAsia="Calibri" w:hAnsi="Calibri" w:cs="Calibri"/>
                <w:b/>
                <w:bCs/>
                <w:color w:val="000000"/>
              </w:rPr>
            </w:pPr>
            <w:del w:id="1997" w:author="Stefanie Lane" w:date="2022-05-30T14:33:00Z">
              <w:r w:rsidRPr="00E01451" w:rsidDel="00631EE5">
                <w:rPr>
                  <w:rFonts w:ascii="Calibri" w:eastAsia="Calibri" w:hAnsi="Calibri" w:cs="Calibri"/>
                  <w:b/>
                  <w:bCs/>
                  <w:color w:val="000000"/>
                </w:rPr>
                <w:delText>Assemblage</w:delText>
              </w:r>
            </w:del>
          </w:p>
        </w:tc>
        <w:tc>
          <w:tcPr>
            <w:tcW w:w="1032"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1998" w:author="Stefanie Lane" w:date="2022-05-30T14:32:00Z">
              <w:tcPr>
                <w:tcW w:w="1032"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7855FE72" w14:textId="2C6C3D1D" w:rsidR="00E01451" w:rsidRPr="00E01451" w:rsidDel="00631EE5" w:rsidRDefault="00E01451" w:rsidP="00E01451">
            <w:pPr>
              <w:spacing w:after="0" w:line="240" w:lineRule="auto"/>
              <w:jc w:val="center"/>
              <w:rPr>
                <w:del w:id="1999" w:author="Stefanie Lane" w:date="2022-05-30T14:33:00Z"/>
                <w:rFonts w:ascii="Calibri" w:eastAsia="Calibri" w:hAnsi="Calibri" w:cs="Calibri"/>
                <w:b/>
                <w:bCs/>
                <w:color w:val="000000"/>
              </w:rPr>
            </w:pPr>
            <w:del w:id="2000" w:author="Stefanie Lane" w:date="2022-05-30T14:33:00Z">
              <w:r w:rsidRPr="00E01451" w:rsidDel="00631EE5">
                <w:rPr>
                  <w:rFonts w:ascii="Calibri" w:eastAsia="Calibri" w:hAnsi="Calibri" w:cs="Calibri"/>
                  <w:b/>
                  <w:bCs/>
                  <w:color w:val="000000"/>
                </w:rPr>
                <w:delText>No. quadrats</w:delText>
              </w:r>
            </w:del>
          </w:p>
        </w:tc>
        <w:tc>
          <w:tcPr>
            <w:tcW w:w="960"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2001" w:author="Stefanie Lane" w:date="2022-05-30T14:32:00Z">
              <w:tcPr>
                <w:tcW w:w="960"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160F46B7" w14:textId="4F71542E" w:rsidR="00E01451" w:rsidRPr="00E01451" w:rsidDel="00631EE5" w:rsidRDefault="00E01451" w:rsidP="00E01451">
            <w:pPr>
              <w:spacing w:after="0" w:line="240" w:lineRule="auto"/>
              <w:jc w:val="center"/>
              <w:rPr>
                <w:del w:id="2002" w:author="Stefanie Lane" w:date="2022-05-30T14:33:00Z"/>
                <w:rFonts w:ascii="Calibri" w:eastAsia="Calibri" w:hAnsi="Calibri" w:cs="Calibri"/>
                <w:b/>
                <w:bCs/>
                <w:color w:val="000000"/>
              </w:rPr>
            </w:pPr>
            <w:del w:id="2003" w:author="Stefanie Lane" w:date="2022-05-30T14:33:00Z">
              <w:r w:rsidRPr="00E01451" w:rsidDel="00631EE5">
                <w:rPr>
                  <w:rFonts w:ascii="Calibri" w:eastAsia="Calibri" w:hAnsi="Calibri" w:cs="Calibri"/>
                  <w:b/>
                  <w:bCs/>
                  <w:color w:val="000000"/>
                </w:rPr>
                <w:delText>No. species</w:delText>
              </w:r>
            </w:del>
          </w:p>
        </w:tc>
        <w:tc>
          <w:tcPr>
            <w:tcW w:w="300" w:type="dxa"/>
            <w:tcMar>
              <w:top w:w="0" w:type="dxa"/>
              <w:left w:w="108" w:type="dxa"/>
              <w:bottom w:w="0" w:type="dxa"/>
              <w:right w:w="108" w:type="dxa"/>
            </w:tcMar>
            <w:vAlign w:val="center"/>
            <w:hideMark/>
            <w:tcPrChange w:id="2004" w:author="Stefanie Lane" w:date="2022-05-30T14:32:00Z">
              <w:tcPr>
                <w:tcW w:w="300" w:type="dxa"/>
                <w:tcMar>
                  <w:top w:w="0" w:type="dxa"/>
                  <w:left w:w="108" w:type="dxa"/>
                  <w:bottom w:w="0" w:type="dxa"/>
                  <w:right w:w="108" w:type="dxa"/>
                </w:tcMar>
                <w:vAlign w:val="center"/>
                <w:hideMark/>
              </w:tcPr>
            </w:tcPrChange>
          </w:tcPr>
          <w:p w14:paraId="63189226" w14:textId="49B74FF6" w:rsidR="00E01451" w:rsidRPr="00E01451" w:rsidDel="00631EE5" w:rsidRDefault="00E01451" w:rsidP="00E01451">
            <w:pPr>
              <w:spacing w:after="0" w:line="240" w:lineRule="auto"/>
              <w:rPr>
                <w:del w:id="2005" w:author="Stefanie Lane" w:date="2022-05-30T14:33:00Z"/>
                <w:rFonts w:ascii="Calibri" w:eastAsia="Calibri" w:hAnsi="Calibri" w:cs="Calibri"/>
                <w:b/>
                <w:bCs/>
                <w:color w:val="000000"/>
              </w:rPr>
            </w:pPr>
          </w:p>
        </w:tc>
        <w:tc>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2006" w:author="Stefanie Lane" w:date="2022-05-30T14:32:00Z">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40ABBA6F" w14:textId="0648F103" w:rsidR="00E01451" w:rsidRPr="00E01451" w:rsidDel="00631EE5" w:rsidRDefault="00E01451" w:rsidP="00E01451">
            <w:pPr>
              <w:spacing w:after="0" w:line="240" w:lineRule="auto"/>
              <w:jc w:val="center"/>
              <w:rPr>
                <w:del w:id="2007" w:author="Stefanie Lane" w:date="2022-05-30T14:33:00Z"/>
                <w:rFonts w:ascii="Calibri" w:eastAsia="Calibri" w:hAnsi="Calibri" w:cs="Calibri"/>
                <w:b/>
                <w:bCs/>
                <w:color w:val="000000"/>
              </w:rPr>
            </w:pPr>
            <w:del w:id="2008" w:author="Stefanie Lane" w:date="2022-05-30T14:33:00Z">
              <w:r w:rsidRPr="00E01451" w:rsidDel="00631EE5">
                <w:rPr>
                  <w:rFonts w:ascii="Calibri" w:eastAsia="Calibri" w:hAnsi="Calibri" w:cs="Calibri"/>
                  <w:b/>
                  <w:bCs/>
                  <w:color w:val="000000"/>
                </w:rPr>
                <w:delText>α diversity</w:delText>
              </w:r>
            </w:del>
          </w:p>
        </w:tc>
        <w:tc>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2009" w:author="Stefanie Lane" w:date="2022-05-30T14:32:00Z">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171C0D1E" w14:textId="3752C4A6" w:rsidR="00E01451" w:rsidRPr="00E01451" w:rsidDel="00631EE5" w:rsidRDefault="00E01451" w:rsidP="00E01451">
            <w:pPr>
              <w:spacing w:after="0" w:line="240" w:lineRule="auto"/>
              <w:jc w:val="center"/>
              <w:rPr>
                <w:del w:id="2010" w:author="Stefanie Lane" w:date="2022-05-30T14:33:00Z"/>
                <w:rFonts w:ascii="Calibri" w:eastAsia="Calibri" w:hAnsi="Calibri" w:cs="Calibri"/>
                <w:b/>
                <w:bCs/>
                <w:color w:val="000000"/>
              </w:rPr>
            </w:pPr>
            <w:del w:id="2011" w:author="Stefanie Lane" w:date="2022-05-30T14:33:00Z">
              <w:r w:rsidRPr="00E01451" w:rsidDel="00631EE5">
                <w:rPr>
                  <w:rFonts w:ascii="Calibri" w:eastAsia="Calibri" w:hAnsi="Calibri" w:cs="Calibri"/>
                  <w:b/>
                  <w:bCs/>
                  <w:color w:val="000000"/>
                </w:rPr>
                <w:delText>α diversity sd</w:delText>
              </w:r>
            </w:del>
          </w:p>
        </w:tc>
        <w:tc>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2012" w:author="Stefanie Lane" w:date="2022-05-30T14:32:00Z">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2A2FF4BE" w14:textId="7D4EF5DC" w:rsidR="00E01451" w:rsidRPr="00E01451" w:rsidDel="00631EE5" w:rsidRDefault="00E01451" w:rsidP="00E01451">
            <w:pPr>
              <w:spacing w:after="0" w:line="240" w:lineRule="auto"/>
              <w:jc w:val="center"/>
              <w:rPr>
                <w:del w:id="2013" w:author="Stefanie Lane" w:date="2022-05-30T14:33:00Z"/>
                <w:rFonts w:ascii="Calibri" w:eastAsia="Calibri" w:hAnsi="Calibri" w:cs="Calibri"/>
                <w:b/>
                <w:bCs/>
                <w:color w:val="000000"/>
              </w:rPr>
            </w:pPr>
            <w:del w:id="2014" w:author="Stefanie Lane" w:date="2022-05-30T14:33:00Z">
              <w:r w:rsidRPr="00E01451" w:rsidDel="00631EE5">
                <w:rPr>
                  <w:rFonts w:ascii="Calibri" w:eastAsia="Calibri" w:hAnsi="Calibri" w:cs="Calibri"/>
                  <w:b/>
                  <w:bCs/>
                  <w:color w:val="000000"/>
                </w:rPr>
                <w:delText>β diversity</w:delText>
              </w:r>
            </w:del>
          </w:p>
        </w:tc>
      </w:tr>
      <w:tr w:rsidR="00E01451" w:rsidRPr="00E01451" w:rsidDel="00631EE5" w14:paraId="42B819FA" w14:textId="07E486B6" w:rsidTr="00DD0C1B">
        <w:trPr>
          <w:trHeight w:val="290"/>
          <w:jc w:val="center"/>
          <w:del w:id="2015" w:author="Stefanie Lane" w:date="2022-05-30T14:33:00Z"/>
          <w:trPrChange w:id="2016" w:author="Stefanie Lane" w:date="2022-05-30T14:32:00Z">
            <w:trPr>
              <w:trHeight w:val="290"/>
            </w:trPr>
          </w:trPrChange>
        </w:trPr>
        <w:tc>
          <w:tcPr>
            <w:tcW w:w="1313" w:type="dxa"/>
            <w:tcMar>
              <w:top w:w="0" w:type="dxa"/>
              <w:left w:w="108" w:type="dxa"/>
              <w:bottom w:w="0" w:type="dxa"/>
              <w:right w:w="108" w:type="dxa"/>
            </w:tcMar>
            <w:vAlign w:val="bottom"/>
            <w:hideMark/>
            <w:tcPrChange w:id="2017" w:author="Stefanie Lane" w:date="2022-05-30T14:32:00Z">
              <w:tcPr>
                <w:tcW w:w="1313" w:type="dxa"/>
                <w:tcMar>
                  <w:top w:w="0" w:type="dxa"/>
                  <w:left w:w="108" w:type="dxa"/>
                  <w:bottom w:w="0" w:type="dxa"/>
                  <w:right w:w="108" w:type="dxa"/>
                </w:tcMar>
                <w:vAlign w:val="bottom"/>
                <w:hideMark/>
              </w:tcPr>
            </w:tcPrChange>
          </w:tcPr>
          <w:p w14:paraId="2B3BEF95" w14:textId="438E73BD" w:rsidR="00E01451" w:rsidRPr="00E01451" w:rsidDel="00631EE5" w:rsidRDefault="00E01451" w:rsidP="00E01451">
            <w:pPr>
              <w:spacing w:after="0" w:line="240" w:lineRule="auto"/>
              <w:rPr>
                <w:del w:id="2018" w:author="Stefanie Lane" w:date="2022-05-30T14:33:00Z"/>
                <w:rFonts w:ascii="Calibri" w:eastAsia="Calibri" w:hAnsi="Calibri" w:cs="Calibri"/>
                <w:b/>
                <w:bCs/>
                <w:color w:val="000000"/>
              </w:rPr>
            </w:pPr>
            <w:del w:id="2019" w:author="Stefanie Lane" w:date="2022-05-30T14:33:00Z">
              <w:r w:rsidRPr="00E01451" w:rsidDel="00631EE5">
                <w:rPr>
                  <w:rFonts w:ascii="Calibri" w:eastAsia="Calibri" w:hAnsi="Calibri" w:cs="Calibri"/>
                  <w:b/>
                  <w:bCs/>
                  <w:color w:val="000000"/>
                </w:rPr>
                <w:delText>Sedge</w:delText>
              </w:r>
            </w:del>
          </w:p>
        </w:tc>
        <w:tc>
          <w:tcPr>
            <w:tcW w:w="1032" w:type="dxa"/>
            <w:noWrap/>
            <w:tcMar>
              <w:top w:w="0" w:type="dxa"/>
              <w:left w:w="108" w:type="dxa"/>
              <w:bottom w:w="0" w:type="dxa"/>
              <w:right w:w="108" w:type="dxa"/>
            </w:tcMar>
            <w:vAlign w:val="bottom"/>
            <w:hideMark/>
            <w:tcPrChange w:id="2020" w:author="Stefanie Lane" w:date="2022-05-30T14:32:00Z">
              <w:tcPr>
                <w:tcW w:w="1032" w:type="dxa"/>
                <w:noWrap/>
                <w:tcMar>
                  <w:top w:w="0" w:type="dxa"/>
                  <w:left w:w="108" w:type="dxa"/>
                  <w:bottom w:w="0" w:type="dxa"/>
                  <w:right w:w="108" w:type="dxa"/>
                </w:tcMar>
                <w:vAlign w:val="bottom"/>
                <w:hideMark/>
              </w:tcPr>
            </w:tcPrChange>
          </w:tcPr>
          <w:p w14:paraId="3562FDD2" w14:textId="4AFAEF14" w:rsidR="00E01451" w:rsidRPr="00E01451" w:rsidDel="00631EE5" w:rsidRDefault="00E01451" w:rsidP="00E01451">
            <w:pPr>
              <w:spacing w:after="0" w:line="240" w:lineRule="auto"/>
              <w:rPr>
                <w:del w:id="2021" w:author="Stefanie Lane" w:date="2022-05-30T14:33:00Z"/>
                <w:rFonts w:ascii="Calibri" w:eastAsia="Calibri" w:hAnsi="Calibri" w:cs="Calibri"/>
                <w:b/>
                <w:bCs/>
                <w:color w:val="000000"/>
              </w:rPr>
            </w:pPr>
          </w:p>
        </w:tc>
        <w:tc>
          <w:tcPr>
            <w:tcW w:w="960" w:type="dxa"/>
            <w:noWrap/>
            <w:tcMar>
              <w:top w:w="0" w:type="dxa"/>
              <w:left w:w="108" w:type="dxa"/>
              <w:bottom w:w="0" w:type="dxa"/>
              <w:right w:w="108" w:type="dxa"/>
            </w:tcMar>
            <w:vAlign w:val="bottom"/>
            <w:hideMark/>
            <w:tcPrChange w:id="2022" w:author="Stefanie Lane" w:date="2022-05-30T14:32:00Z">
              <w:tcPr>
                <w:tcW w:w="960" w:type="dxa"/>
                <w:noWrap/>
                <w:tcMar>
                  <w:top w:w="0" w:type="dxa"/>
                  <w:left w:w="108" w:type="dxa"/>
                  <w:bottom w:w="0" w:type="dxa"/>
                  <w:right w:w="108" w:type="dxa"/>
                </w:tcMar>
                <w:vAlign w:val="bottom"/>
                <w:hideMark/>
              </w:tcPr>
            </w:tcPrChange>
          </w:tcPr>
          <w:p w14:paraId="31B04133" w14:textId="17B2AECE" w:rsidR="00E01451" w:rsidRPr="00E01451" w:rsidDel="00631EE5" w:rsidRDefault="00E01451" w:rsidP="00E01451">
            <w:pPr>
              <w:spacing w:after="0" w:line="240" w:lineRule="auto"/>
              <w:rPr>
                <w:del w:id="2023"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024" w:author="Stefanie Lane" w:date="2022-05-30T14:32:00Z">
              <w:tcPr>
                <w:tcW w:w="300" w:type="dxa"/>
                <w:noWrap/>
                <w:tcMar>
                  <w:top w:w="0" w:type="dxa"/>
                  <w:left w:w="108" w:type="dxa"/>
                  <w:bottom w:w="0" w:type="dxa"/>
                  <w:right w:w="108" w:type="dxa"/>
                </w:tcMar>
                <w:vAlign w:val="bottom"/>
                <w:hideMark/>
              </w:tcPr>
            </w:tcPrChange>
          </w:tcPr>
          <w:p w14:paraId="51C2082F" w14:textId="3CE8D4D3" w:rsidR="00E01451" w:rsidRPr="00E01451" w:rsidDel="00631EE5" w:rsidRDefault="00E01451" w:rsidP="00E01451">
            <w:pPr>
              <w:spacing w:after="0" w:line="240" w:lineRule="auto"/>
              <w:rPr>
                <w:del w:id="2025"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026" w:author="Stefanie Lane" w:date="2022-05-30T14:32:00Z">
              <w:tcPr>
                <w:tcW w:w="1005" w:type="dxa"/>
                <w:noWrap/>
                <w:tcMar>
                  <w:top w:w="0" w:type="dxa"/>
                  <w:left w:w="108" w:type="dxa"/>
                  <w:bottom w:w="0" w:type="dxa"/>
                  <w:right w:w="108" w:type="dxa"/>
                </w:tcMar>
                <w:vAlign w:val="bottom"/>
                <w:hideMark/>
              </w:tcPr>
            </w:tcPrChange>
          </w:tcPr>
          <w:p w14:paraId="1BC0D7EE" w14:textId="4B398123" w:rsidR="00E01451" w:rsidRPr="00E01451" w:rsidDel="00631EE5" w:rsidRDefault="00E01451" w:rsidP="00E01451">
            <w:pPr>
              <w:spacing w:after="0" w:line="240" w:lineRule="auto"/>
              <w:rPr>
                <w:del w:id="2027"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028" w:author="Stefanie Lane" w:date="2022-05-30T14:32:00Z">
              <w:tcPr>
                <w:tcW w:w="1005" w:type="dxa"/>
                <w:noWrap/>
                <w:tcMar>
                  <w:top w:w="0" w:type="dxa"/>
                  <w:left w:w="108" w:type="dxa"/>
                  <w:bottom w:w="0" w:type="dxa"/>
                  <w:right w:w="108" w:type="dxa"/>
                </w:tcMar>
                <w:vAlign w:val="bottom"/>
                <w:hideMark/>
              </w:tcPr>
            </w:tcPrChange>
          </w:tcPr>
          <w:p w14:paraId="50288BAB" w14:textId="781BF76D" w:rsidR="00E01451" w:rsidRPr="00E01451" w:rsidDel="00631EE5" w:rsidRDefault="00E01451" w:rsidP="00E01451">
            <w:pPr>
              <w:spacing w:after="0" w:line="240" w:lineRule="auto"/>
              <w:rPr>
                <w:del w:id="2029"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030" w:author="Stefanie Lane" w:date="2022-05-30T14:32:00Z">
              <w:tcPr>
                <w:tcW w:w="1005" w:type="dxa"/>
                <w:noWrap/>
                <w:tcMar>
                  <w:top w:w="0" w:type="dxa"/>
                  <w:left w:w="108" w:type="dxa"/>
                  <w:bottom w:w="0" w:type="dxa"/>
                  <w:right w:w="108" w:type="dxa"/>
                </w:tcMar>
                <w:vAlign w:val="bottom"/>
                <w:hideMark/>
              </w:tcPr>
            </w:tcPrChange>
          </w:tcPr>
          <w:p w14:paraId="3E830087" w14:textId="63EFF706" w:rsidR="00E01451" w:rsidRPr="00E01451" w:rsidDel="00631EE5" w:rsidRDefault="00E01451" w:rsidP="00E01451">
            <w:pPr>
              <w:spacing w:after="0" w:line="240" w:lineRule="auto"/>
              <w:rPr>
                <w:del w:id="2031" w:author="Stefanie Lane" w:date="2022-05-30T14:33:00Z"/>
                <w:rFonts w:ascii="Times New Roman" w:eastAsia="Times New Roman" w:hAnsi="Times New Roman" w:cs="Times New Roman"/>
                <w:sz w:val="20"/>
                <w:szCs w:val="20"/>
              </w:rPr>
            </w:pPr>
          </w:p>
        </w:tc>
      </w:tr>
      <w:tr w:rsidR="00E01451" w:rsidRPr="00E01451" w:rsidDel="00631EE5" w14:paraId="4EADA0CF" w14:textId="64E442F9" w:rsidTr="00DD0C1B">
        <w:trPr>
          <w:trHeight w:val="290"/>
          <w:jc w:val="center"/>
          <w:del w:id="2032" w:author="Stefanie Lane" w:date="2022-05-30T14:33:00Z"/>
          <w:trPrChange w:id="2033"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34"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BC96AFB" w14:textId="6510AC50" w:rsidR="00E01451" w:rsidRPr="00E01451" w:rsidDel="00631EE5" w:rsidRDefault="00E01451" w:rsidP="00E01451">
            <w:pPr>
              <w:spacing w:after="0" w:line="240" w:lineRule="auto"/>
              <w:jc w:val="right"/>
              <w:rPr>
                <w:del w:id="2035" w:author="Stefanie Lane" w:date="2022-05-30T14:33:00Z"/>
                <w:rFonts w:ascii="Calibri" w:eastAsia="Calibri" w:hAnsi="Calibri" w:cs="Calibri"/>
                <w:color w:val="000000"/>
              </w:rPr>
            </w:pPr>
            <w:del w:id="2036" w:author="Stefanie Lane" w:date="2022-05-30T14:33:00Z">
              <w:r w:rsidRPr="00E01451" w:rsidDel="00631EE5">
                <w:rPr>
                  <w:rFonts w:ascii="Calibri" w:eastAsia="Calibri" w:hAnsi="Calibri" w:cs="Calibri"/>
                  <w:color w:val="000000"/>
                </w:rPr>
                <w:delText>1979</w:delText>
              </w:r>
            </w:del>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37" w:author="Stefanie Lane" w:date="2022-05-30T14:32:00Z">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919ECE2" w14:textId="4BAF5BBE" w:rsidR="00E01451" w:rsidRPr="00E01451" w:rsidDel="00631EE5" w:rsidRDefault="00E01451" w:rsidP="00E01451">
            <w:pPr>
              <w:spacing w:after="0" w:line="240" w:lineRule="auto"/>
              <w:jc w:val="center"/>
              <w:rPr>
                <w:del w:id="2038" w:author="Stefanie Lane" w:date="2022-05-30T14:33:00Z"/>
                <w:rFonts w:ascii="Calibri" w:eastAsia="Calibri" w:hAnsi="Calibri" w:cs="Calibri"/>
                <w:color w:val="000000"/>
              </w:rPr>
            </w:pPr>
            <w:del w:id="2039" w:author="Stefanie Lane" w:date="2022-05-30T14:33:00Z">
              <w:r w:rsidRPr="00E01451" w:rsidDel="00631EE5">
                <w:rPr>
                  <w:rFonts w:ascii="Calibri" w:eastAsia="Calibri" w:hAnsi="Calibri" w:cs="Calibri"/>
                  <w:color w:val="000000"/>
                </w:rPr>
                <w:delText>34</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40"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2A181CE" w14:textId="215F6A55" w:rsidR="00E01451" w:rsidRPr="00E01451" w:rsidDel="00631EE5" w:rsidRDefault="00E01451" w:rsidP="00E01451">
            <w:pPr>
              <w:spacing w:after="0" w:line="240" w:lineRule="auto"/>
              <w:jc w:val="center"/>
              <w:rPr>
                <w:del w:id="2041" w:author="Stefanie Lane" w:date="2022-05-30T14:33:00Z"/>
                <w:rFonts w:ascii="Calibri" w:eastAsia="Calibri" w:hAnsi="Calibri" w:cs="Calibri"/>
                <w:color w:val="000000"/>
              </w:rPr>
            </w:pPr>
            <w:del w:id="2042" w:author="Stefanie Lane" w:date="2022-05-30T14:33:00Z">
              <w:r w:rsidRPr="00E01451" w:rsidDel="00631EE5">
                <w:rPr>
                  <w:rFonts w:ascii="Calibri" w:eastAsia="Calibri" w:hAnsi="Calibri" w:cs="Calibri"/>
                  <w:color w:val="000000"/>
                </w:rPr>
                <w:delText>36</w:delText>
              </w:r>
            </w:del>
          </w:p>
        </w:tc>
        <w:tc>
          <w:tcPr>
            <w:tcW w:w="300" w:type="dxa"/>
            <w:noWrap/>
            <w:tcMar>
              <w:top w:w="0" w:type="dxa"/>
              <w:left w:w="108" w:type="dxa"/>
              <w:bottom w:w="0" w:type="dxa"/>
              <w:right w:w="108" w:type="dxa"/>
            </w:tcMar>
            <w:vAlign w:val="bottom"/>
            <w:hideMark/>
            <w:tcPrChange w:id="2043" w:author="Stefanie Lane" w:date="2022-05-30T14:32:00Z">
              <w:tcPr>
                <w:tcW w:w="300" w:type="dxa"/>
                <w:noWrap/>
                <w:tcMar>
                  <w:top w:w="0" w:type="dxa"/>
                  <w:left w:w="108" w:type="dxa"/>
                  <w:bottom w:w="0" w:type="dxa"/>
                  <w:right w:w="108" w:type="dxa"/>
                </w:tcMar>
                <w:vAlign w:val="bottom"/>
                <w:hideMark/>
              </w:tcPr>
            </w:tcPrChange>
          </w:tcPr>
          <w:p w14:paraId="28FD7E4D" w14:textId="647EFE57" w:rsidR="00E01451" w:rsidRPr="00E01451" w:rsidDel="00631EE5" w:rsidRDefault="00E01451" w:rsidP="00E01451">
            <w:pPr>
              <w:spacing w:after="0" w:line="240" w:lineRule="auto"/>
              <w:rPr>
                <w:del w:id="2044"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45"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FE307DF" w14:textId="76F04A09" w:rsidR="00E01451" w:rsidRPr="00E01451" w:rsidDel="00631EE5" w:rsidRDefault="00E01451" w:rsidP="00E01451">
            <w:pPr>
              <w:spacing w:after="0" w:line="240" w:lineRule="auto"/>
              <w:jc w:val="center"/>
              <w:rPr>
                <w:del w:id="2046" w:author="Stefanie Lane" w:date="2022-05-30T14:33:00Z"/>
                <w:rFonts w:ascii="Calibri" w:eastAsia="Calibri" w:hAnsi="Calibri" w:cs="Calibri"/>
                <w:color w:val="000000"/>
              </w:rPr>
            </w:pPr>
            <w:del w:id="2047" w:author="Stefanie Lane" w:date="2022-05-30T14:33:00Z">
              <w:r w:rsidRPr="00E01451" w:rsidDel="00631EE5">
                <w:rPr>
                  <w:rFonts w:ascii="Calibri" w:eastAsia="Calibri" w:hAnsi="Calibri" w:cs="Calibri"/>
                  <w:color w:val="000000"/>
                </w:rPr>
                <w:delText>8.74</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48"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3B1BCD1" w14:textId="7B5533D3" w:rsidR="00E01451" w:rsidRPr="00E01451" w:rsidDel="00631EE5" w:rsidRDefault="00E01451" w:rsidP="00E01451">
            <w:pPr>
              <w:spacing w:after="0" w:line="240" w:lineRule="auto"/>
              <w:jc w:val="center"/>
              <w:rPr>
                <w:del w:id="2049" w:author="Stefanie Lane" w:date="2022-05-30T14:33:00Z"/>
                <w:rFonts w:ascii="Calibri" w:eastAsia="Calibri" w:hAnsi="Calibri" w:cs="Calibri"/>
                <w:color w:val="000000"/>
              </w:rPr>
            </w:pPr>
            <w:del w:id="2050" w:author="Stefanie Lane" w:date="2022-05-30T14:33:00Z">
              <w:r w:rsidRPr="00E01451" w:rsidDel="00631EE5">
                <w:rPr>
                  <w:rFonts w:ascii="Calibri" w:eastAsia="Calibri" w:hAnsi="Calibri" w:cs="Calibri"/>
                  <w:color w:val="000000"/>
                </w:rPr>
                <w:delText>2.45</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51"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4A590B8" w14:textId="0EB22FE6" w:rsidR="00E01451" w:rsidRPr="00E01451" w:rsidDel="00631EE5" w:rsidRDefault="00E01451" w:rsidP="00E01451">
            <w:pPr>
              <w:spacing w:after="0" w:line="240" w:lineRule="auto"/>
              <w:jc w:val="center"/>
              <w:rPr>
                <w:del w:id="2052" w:author="Stefanie Lane" w:date="2022-05-30T14:33:00Z"/>
                <w:rFonts w:ascii="Calibri" w:eastAsia="Calibri" w:hAnsi="Calibri" w:cs="Calibri"/>
                <w:color w:val="000000"/>
              </w:rPr>
            </w:pPr>
            <w:del w:id="2053" w:author="Stefanie Lane" w:date="2022-05-30T14:33:00Z">
              <w:r w:rsidRPr="00E01451" w:rsidDel="00631EE5">
                <w:rPr>
                  <w:rFonts w:ascii="Calibri" w:eastAsia="Calibri" w:hAnsi="Calibri" w:cs="Calibri"/>
                  <w:color w:val="000000"/>
                </w:rPr>
                <w:delText>3.89</w:delText>
              </w:r>
            </w:del>
          </w:p>
        </w:tc>
      </w:tr>
      <w:tr w:rsidR="00E01451" w:rsidRPr="00E01451" w:rsidDel="00631EE5" w14:paraId="1A07D67E" w14:textId="5735C50D" w:rsidTr="00DD0C1B">
        <w:trPr>
          <w:trHeight w:val="290"/>
          <w:jc w:val="center"/>
          <w:del w:id="2054" w:author="Stefanie Lane" w:date="2022-05-30T14:33:00Z"/>
          <w:trPrChange w:id="2055" w:author="Stefanie Lane" w:date="2022-05-30T14:32:00Z">
            <w:trPr>
              <w:trHeight w:val="290"/>
            </w:trPr>
          </w:trPrChange>
        </w:trPr>
        <w:tc>
          <w:tcPr>
            <w:tcW w:w="1313" w:type="dxa"/>
            <w:noWrap/>
            <w:tcMar>
              <w:top w:w="0" w:type="dxa"/>
              <w:left w:w="108" w:type="dxa"/>
              <w:bottom w:w="0" w:type="dxa"/>
              <w:right w:w="108" w:type="dxa"/>
            </w:tcMar>
            <w:vAlign w:val="bottom"/>
            <w:hideMark/>
            <w:tcPrChange w:id="2056" w:author="Stefanie Lane" w:date="2022-05-30T14:32:00Z">
              <w:tcPr>
                <w:tcW w:w="1313" w:type="dxa"/>
                <w:noWrap/>
                <w:tcMar>
                  <w:top w:w="0" w:type="dxa"/>
                  <w:left w:w="108" w:type="dxa"/>
                  <w:bottom w:w="0" w:type="dxa"/>
                  <w:right w:w="108" w:type="dxa"/>
                </w:tcMar>
                <w:vAlign w:val="bottom"/>
                <w:hideMark/>
              </w:tcPr>
            </w:tcPrChange>
          </w:tcPr>
          <w:p w14:paraId="75FF075A" w14:textId="23EA420B" w:rsidR="00E01451" w:rsidRPr="00E01451" w:rsidDel="00631EE5" w:rsidRDefault="00E01451" w:rsidP="00E01451">
            <w:pPr>
              <w:spacing w:after="0" w:line="240" w:lineRule="auto"/>
              <w:jc w:val="right"/>
              <w:rPr>
                <w:del w:id="2057" w:author="Stefanie Lane" w:date="2022-05-30T14:33:00Z"/>
                <w:rFonts w:ascii="Calibri" w:eastAsia="Calibri" w:hAnsi="Calibri" w:cs="Calibri"/>
                <w:color w:val="000000"/>
              </w:rPr>
            </w:pPr>
            <w:del w:id="2058" w:author="Stefanie Lane" w:date="2022-05-30T14:33:00Z">
              <w:r w:rsidRPr="00E01451" w:rsidDel="00631EE5">
                <w:rPr>
                  <w:rFonts w:ascii="Calibri" w:eastAsia="Calibri" w:hAnsi="Calibri" w:cs="Calibri"/>
                  <w:color w:val="000000"/>
                </w:rPr>
                <w:delText>1999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059"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53CA05F3" w14:textId="6CF475F0" w:rsidR="00E01451" w:rsidRPr="00E01451" w:rsidDel="00631EE5" w:rsidRDefault="00E01451" w:rsidP="00E01451">
            <w:pPr>
              <w:spacing w:after="0" w:line="240" w:lineRule="auto"/>
              <w:jc w:val="center"/>
              <w:rPr>
                <w:del w:id="2060" w:author="Stefanie Lane" w:date="2022-05-30T14:33:00Z"/>
                <w:rFonts w:ascii="Calibri" w:eastAsia="Calibri" w:hAnsi="Calibri" w:cs="Calibri"/>
                <w:color w:val="000000"/>
              </w:rPr>
            </w:pPr>
            <w:del w:id="2061" w:author="Stefanie Lane" w:date="2022-05-30T14:33:00Z">
              <w:r w:rsidRPr="00E01451" w:rsidDel="00631EE5">
                <w:rPr>
                  <w:rFonts w:ascii="Calibri" w:eastAsia="Calibri" w:hAnsi="Calibri" w:cs="Calibri"/>
                  <w:color w:val="000000"/>
                </w:rPr>
                <w:delText>31</w:delText>
              </w:r>
            </w:del>
          </w:p>
        </w:tc>
        <w:tc>
          <w:tcPr>
            <w:tcW w:w="960" w:type="dxa"/>
            <w:noWrap/>
            <w:tcMar>
              <w:top w:w="0" w:type="dxa"/>
              <w:left w:w="108" w:type="dxa"/>
              <w:bottom w:w="0" w:type="dxa"/>
              <w:right w:w="108" w:type="dxa"/>
            </w:tcMar>
            <w:vAlign w:val="bottom"/>
            <w:hideMark/>
            <w:tcPrChange w:id="2062" w:author="Stefanie Lane" w:date="2022-05-30T14:32:00Z">
              <w:tcPr>
                <w:tcW w:w="960" w:type="dxa"/>
                <w:noWrap/>
                <w:tcMar>
                  <w:top w:w="0" w:type="dxa"/>
                  <w:left w:w="108" w:type="dxa"/>
                  <w:bottom w:w="0" w:type="dxa"/>
                  <w:right w:w="108" w:type="dxa"/>
                </w:tcMar>
                <w:vAlign w:val="bottom"/>
                <w:hideMark/>
              </w:tcPr>
            </w:tcPrChange>
          </w:tcPr>
          <w:p w14:paraId="085317AB" w14:textId="795D5F23" w:rsidR="00E01451" w:rsidRPr="00E01451" w:rsidDel="00631EE5" w:rsidRDefault="00E01451" w:rsidP="00E01451">
            <w:pPr>
              <w:spacing w:after="0" w:line="240" w:lineRule="auto"/>
              <w:jc w:val="center"/>
              <w:rPr>
                <w:del w:id="2063" w:author="Stefanie Lane" w:date="2022-05-30T14:33:00Z"/>
                <w:rFonts w:ascii="Calibri" w:eastAsia="Calibri" w:hAnsi="Calibri" w:cs="Calibri"/>
                <w:color w:val="000000"/>
              </w:rPr>
            </w:pPr>
            <w:del w:id="2064" w:author="Stefanie Lane" w:date="2022-05-30T14:33:00Z">
              <w:r w:rsidRPr="00E01451" w:rsidDel="00631EE5">
                <w:rPr>
                  <w:rFonts w:ascii="Calibri" w:eastAsia="Calibri" w:hAnsi="Calibri" w:cs="Calibri"/>
                  <w:color w:val="000000"/>
                </w:rPr>
                <w:delText>35</w:delText>
              </w:r>
            </w:del>
          </w:p>
        </w:tc>
        <w:tc>
          <w:tcPr>
            <w:tcW w:w="300" w:type="dxa"/>
            <w:noWrap/>
            <w:tcMar>
              <w:top w:w="0" w:type="dxa"/>
              <w:left w:w="108" w:type="dxa"/>
              <w:bottom w:w="0" w:type="dxa"/>
              <w:right w:w="108" w:type="dxa"/>
            </w:tcMar>
            <w:vAlign w:val="bottom"/>
            <w:hideMark/>
            <w:tcPrChange w:id="2065" w:author="Stefanie Lane" w:date="2022-05-30T14:32:00Z">
              <w:tcPr>
                <w:tcW w:w="300" w:type="dxa"/>
                <w:noWrap/>
                <w:tcMar>
                  <w:top w:w="0" w:type="dxa"/>
                  <w:left w:w="108" w:type="dxa"/>
                  <w:bottom w:w="0" w:type="dxa"/>
                  <w:right w:w="108" w:type="dxa"/>
                </w:tcMar>
                <w:vAlign w:val="bottom"/>
                <w:hideMark/>
              </w:tcPr>
            </w:tcPrChange>
          </w:tcPr>
          <w:p w14:paraId="76BFAD2C" w14:textId="0E17B1BC" w:rsidR="00E01451" w:rsidRPr="00E01451" w:rsidDel="00631EE5" w:rsidRDefault="00E01451" w:rsidP="00E01451">
            <w:pPr>
              <w:spacing w:after="0" w:line="240" w:lineRule="auto"/>
              <w:rPr>
                <w:del w:id="2066"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067"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26357B6" w14:textId="3E0A420D" w:rsidR="00E01451" w:rsidRPr="00E01451" w:rsidDel="00631EE5" w:rsidRDefault="00E01451" w:rsidP="00E01451">
            <w:pPr>
              <w:spacing w:after="0" w:line="240" w:lineRule="auto"/>
              <w:jc w:val="center"/>
              <w:rPr>
                <w:del w:id="2068" w:author="Stefanie Lane" w:date="2022-05-30T14:33:00Z"/>
                <w:rFonts w:ascii="Calibri" w:eastAsia="Calibri" w:hAnsi="Calibri" w:cs="Calibri"/>
                <w:color w:val="000000"/>
              </w:rPr>
            </w:pPr>
            <w:del w:id="2069" w:author="Stefanie Lane" w:date="2022-05-30T14:33:00Z">
              <w:r w:rsidRPr="00E01451" w:rsidDel="00631EE5">
                <w:rPr>
                  <w:rFonts w:ascii="Calibri" w:eastAsia="Calibri" w:hAnsi="Calibri" w:cs="Calibri"/>
                  <w:color w:val="000000"/>
                </w:rPr>
                <w:delText>8.26</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070"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2828BC28" w14:textId="2A94D4E0" w:rsidR="00E01451" w:rsidRPr="00E01451" w:rsidDel="00631EE5" w:rsidRDefault="00E01451" w:rsidP="00E01451">
            <w:pPr>
              <w:spacing w:after="0" w:line="240" w:lineRule="auto"/>
              <w:jc w:val="center"/>
              <w:rPr>
                <w:del w:id="2071" w:author="Stefanie Lane" w:date="2022-05-30T14:33:00Z"/>
                <w:rFonts w:ascii="Calibri" w:eastAsia="Calibri" w:hAnsi="Calibri" w:cs="Calibri"/>
                <w:color w:val="000000"/>
              </w:rPr>
            </w:pPr>
            <w:del w:id="2072" w:author="Stefanie Lane" w:date="2022-05-30T14:33:00Z">
              <w:r w:rsidRPr="00E01451" w:rsidDel="00631EE5">
                <w:rPr>
                  <w:rFonts w:ascii="Calibri" w:eastAsia="Calibri" w:hAnsi="Calibri" w:cs="Calibri"/>
                  <w:color w:val="000000"/>
                </w:rPr>
                <w:delText>1.98</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073"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DC7189B" w14:textId="2AB75B49" w:rsidR="00E01451" w:rsidRPr="00E01451" w:rsidDel="00631EE5" w:rsidRDefault="00E01451" w:rsidP="00E01451">
            <w:pPr>
              <w:spacing w:after="0" w:line="240" w:lineRule="auto"/>
              <w:jc w:val="center"/>
              <w:rPr>
                <w:del w:id="2074" w:author="Stefanie Lane" w:date="2022-05-30T14:33:00Z"/>
                <w:rFonts w:ascii="Calibri" w:eastAsia="Calibri" w:hAnsi="Calibri" w:cs="Calibri"/>
                <w:color w:val="000000"/>
              </w:rPr>
            </w:pPr>
            <w:del w:id="2075" w:author="Stefanie Lane" w:date="2022-05-30T14:33:00Z">
              <w:r w:rsidRPr="00E01451" w:rsidDel="00631EE5">
                <w:rPr>
                  <w:rFonts w:ascii="Calibri" w:eastAsia="Calibri" w:hAnsi="Calibri" w:cs="Calibri"/>
                  <w:color w:val="000000"/>
                </w:rPr>
                <w:delText>4.24</w:delText>
              </w:r>
            </w:del>
          </w:p>
        </w:tc>
      </w:tr>
      <w:tr w:rsidR="00E01451" w:rsidRPr="00E01451" w:rsidDel="00631EE5" w14:paraId="167C186D" w14:textId="0F393DF7" w:rsidTr="00DD0C1B">
        <w:trPr>
          <w:trHeight w:val="290"/>
          <w:jc w:val="center"/>
          <w:del w:id="2076" w:author="Stefanie Lane" w:date="2022-05-30T14:33:00Z"/>
          <w:trPrChange w:id="2077"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78"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9BC4DA1" w14:textId="44D57324" w:rsidR="00E01451" w:rsidRPr="00E01451" w:rsidDel="00631EE5" w:rsidRDefault="00E01451" w:rsidP="00E01451">
            <w:pPr>
              <w:spacing w:after="0" w:line="240" w:lineRule="auto"/>
              <w:jc w:val="right"/>
              <w:rPr>
                <w:del w:id="2079" w:author="Stefanie Lane" w:date="2022-05-30T14:33:00Z"/>
                <w:rFonts w:ascii="Calibri" w:eastAsia="Calibri" w:hAnsi="Calibri" w:cs="Calibri"/>
                <w:color w:val="000000"/>
              </w:rPr>
            </w:pPr>
            <w:del w:id="2080" w:author="Stefanie Lane" w:date="2022-05-30T14:33:00Z">
              <w:r w:rsidRPr="00E01451" w:rsidDel="00631EE5">
                <w:rPr>
                  <w:rFonts w:ascii="Calibri" w:eastAsia="Calibri" w:hAnsi="Calibri" w:cs="Calibri"/>
                  <w:color w:val="000000"/>
                </w:rPr>
                <w:delText>2019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081"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7FAF9A0" w14:textId="4BAF09BD" w:rsidR="00E01451" w:rsidRPr="00E01451" w:rsidDel="00631EE5" w:rsidRDefault="00E01451" w:rsidP="00E01451">
            <w:pPr>
              <w:spacing w:after="0" w:line="240" w:lineRule="auto"/>
              <w:jc w:val="center"/>
              <w:rPr>
                <w:del w:id="2082" w:author="Stefanie Lane" w:date="2022-05-30T14:33:00Z"/>
                <w:rFonts w:ascii="Calibri" w:eastAsia="Calibri" w:hAnsi="Calibri" w:cs="Calibri"/>
                <w:color w:val="000000"/>
              </w:rPr>
            </w:pPr>
            <w:del w:id="2083" w:author="Stefanie Lane" w:date="2022-05-30T14:33:00Z">
              <w:r w:rsidRPr="00E01451" w:rsidDel="00631EE5">
                <w:rPr>
                  <w:rFonts w:ascii="Calibri" w:eastAsia="Calibri" w:hAnsi="Calibri" w:cs="Calibri"/>
                  <w:color w:val="000000"/>
                </w:rPr>
                <w:delText>28</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84"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42472453" w14:textId="15157373" w:rsidR="00E01451" w:rsidRPr="00E01451" w:rsidDel="00631EE5" w:rsidRDefault="00E01451" w:rsidP="00E01451">
            <w:pPr>
              <w:spacing w:after="0" w:line="240" w:lineRule="auto"/>
              <w:jc w:val="center"/>
              <w:rPr>
                <w:del w:id="2085" w:author="Stefanie Lane" w:date="2022-05-30T14:33:00Z"/>
                <w:rFonts w:ascii="Calibri" w:eastAsia="Calibri" w:hAnsi="Calibri" w:cs="Calibri"/>
                <w:color w:val="000000"/>
              </w:rPr>
            </w:pPr>
            <w:del w:id="2086" w:author="Stefanie Lane" w:date="2022-05-30T14:33:00Z">
              <w:r w:rsidRPr="00E01451" w:rsidDel="00631EE5">
                <w:rPr>
                  <w:rFonts w:ascii="Calibri" w:eastAsia="Calibri" w:hAnsi="Calibri" w:cs="Calibri"/>
                  <w:color w:val="000000"/>
                </w:rPr>
                <w:delText>34</w:delText>
              </w:r>
            </w:del>
          </w:p>
        </w:tc>
        <w:tc>
          <w:tcPr>
            <w:tcW w:w="300" w:type="dxa"/>
            <w:noWrap/>
            <w:tcMar>
              <w:top w:w="0" w:type="dxa"/>
              <w:left w:w="108" w:type="dxa"/>
              <w:bottom w:w="0" w:type="dxa"/>
              <w:right w:w="108" w:type="dxa"/>
            </w:tcMar>
            <w:vAlign w:val="bottom"/>
            <w:hideMark/>
            <w:tcPrChange w:id="2087" w:author="Stefanie Lane" w:date="2022-05-30T14:32:00Z">
              <w:tcPr>
                <w:tcW w:w="300" w:type="dxa"/>
                <w:noWrap/>
                <w:tcMar>
                  <w:top w:w="0" w:type="dxa"/>
                  <w:left w:w="108" w:type="dxa"/>
                  <w:bottom w:w="0" w:type="dxa"/>
                  <w:right w:w="108" w:type="dxa"/>
                </w:tcMar>
                <w:vAlign w:val="bottom"/>
                <w:hideMark/>
              </w:tcPr>
            </w:tcPrChange>
          </w:tcPr>
          <w:p w14:paraId="3E495CA5" w14:textId="72FAC9CE" w:rsidR="00E01451" w:rsidRPr="00E01451" w:rsidDel="00631EE5" w:rsidRDefault="00E01451" w:rsidP="00E01451">
            <w:pPr>
              <w:spacing w:after="0" w:line="240" w:lineRule="auto"/>
              <w:rPr>
                <w:del w:id="2088"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089"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F73ED47" w14:textId="1A1CEB89" w:rsidR="00E01451" w:rsidRPr="00E01451" w:rsidDel="00631EE5" w:rsidRDefault="00E01451" w:rsidP="00E01451">
            <w:pPr>
              <w:spacing w:after="0" w:line="240" w:lineRule="auto"/>
              <w:jc w:val="center"/>
              <w:rPr>
                <w:del w:id="2090" w:author="Stefanie Lane" w:date="2022-05-30T14:33:00Z"/>
                <w:rFonts w:ascii="Calibri" w:eastAsia="Calibri" w:hAnsi="Calibri" w:cs="Calibri"/>
                <w:color w:val="000000"/>
              </w:rPr>
            </w:pPr>
            <w:del w:id="2091" w:author="Stefanie Lane" w:date="2022-05-30T14:33:00Z">
              <w:r w:rsidRPr="00E01451" w:rsidDel="00631EE5">
                <w:rPr>
                  <w:rFonts w:ascii="Calibri" w:eastAsia="Calibri" w:hAnsi="Calibri" w:cs="Calibri"/>
                  <w:color w:val="000000"/>
                </w:rPr>
                <w:delText>7.89</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092"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D626D46" w14:textId="62849872" w:rsidR="00E01451" w:rsidRPr="00E01451" w:rsidDel="00631EE5" w:rsidRDefault="00E01451" w:rsidP="00E01451">
            <w:pPr>
              <w:spacing w:after="0" w:line="240" w:lineRule="auto"/>
              <w:jc w:val="center"/>
              <w:rPr>
                <w:del w:id="2093" w:author="Stefanie Lane" w:date="2022-05-30T14:33:00Z"/>
                <w:rFonts w:ascii="Calibri" w:eastAsia="Calibri" w:hAnsi="Calibri" w:cs="Calibri"/>
                <w:color w:val="000000"/>
              </w:rPr>
            </w:pPr>
            <w:del w:id="2094" w:author="Stefanie Lane" w:date="2022-05-30T14:33:00Z">
              <w:r w:rsidRPr="00E01451" w:rsidDel="00631EE5">
                <w:rPr>
                  <w:rFonts w:ascii="Calibri" w:eastAsia="Calibri" w:hAnsi="Calibri" w:cs="Calibri"/>
                  <w:color w:val="000000"/>
                </w:rPr>
                <w:delText>2.69</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095"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406DDEA" w14:textId="13D937AA" w:rsidR="00E01451" w:rsidRPr="00E01451" w:rsidDel="00631EE5" w:rsidRDefault="00E01451" w:rsidP="00E01451">
            <w:pPr>
              <w:spacing w:after="0" w:line="240" w:lineRule="auto"/>
              <w:jc w:val="center"/>
              <w:rPr>
                <w:del w:id="2096" w:author="Stefanie Lane" w:date="2022-05-30T14:33:00Z"/>
                <w:rFonts w:ascii="Calibri" w:eastAsia="Calibri" w:hAnsi="Calibri" w:cs="Calibri"/>
                <w:color w:val="000000"/>
              </w:rPr>
            </w:pPr>
            <w:del w:id="2097" w:author="Stefanie Lane" w:date="2022-05-30T14:33:00Z">
              <w:r w:rsidRPr="00E01451" w:rsidDel="00631EE5">
                <w:rPr>
                  <w:rFonts w:ascii="Calibri" w:eastAsia="Calibri" w:hAnsi="Calibri" w:cs="Calibri"/>
                  <w:color w:val="000000"/>
                </w:rPr>
                <w:delText>4.31</w:delText>
              </w:r>
            </w:del>
          </w:p>
        </w:tc>
      </w:tr>
      <w:tr w:rsidR="00E01451" w:rsidRPr="00E01451" w:rsidDel="00631EE5" w14:paraId="6714ECD5" w14:textId="185453BC" w:rsidTr="00DD0C1B">
        <w:trPr>
          <w:trHeight w:val="290"/>
          <w:jc w:val="center"/>
          <w:del w:id="2098" w:author="Stefanie Lane" w:date="2022-05-30T14:33:00Z"/>
          <w:trPrChange w:id="2099" w:author="Stefanie Lane" w:date="2022-05-30T14:32:00Z">
            <w:trPr>
              <w:trHeight w:val="290"/>
            </w:trPr>
          </w:trPrChange>
        </w:trPr>
        <w:tc>
          <w:tcPr>
            <w:tcW w:w="1313" w:type="dxa"/>
            <w:noWrap/>
            <w:tcMar>
              <w:top w:w="0" w:type="dxa"/>
              <w:left w:w="108" w:type="dxa"/>
              <w:bottom w:w="0" w:type="dxa"/>
              <w:right w:w="108" w:type="dxa"/>
            </w:tcMar>
            <w:vAlign w:val="bottom"/>
            <w:hideMark/>
            <w:tcPrChange w:id="2100" w:author="Stefanie Lane" w:date="2022-05-30T14:32:00Z">
              <w:tcPr>
                <w:tcW w:w="1313" w:type="dxa"/>
                <w:noWrap/>
                <w:tcMar>
                  <w:top w:w="0" w:type="dxa"/>
                  <w:left w:w="108" w:type="dxa"/>
                  <w:bottom w:w="0" w:type="dxa"/>
                  <w:right w:w="108" w:type="dxa"/>
                </w:tcMar>
                <w:vAlign w:val="bottom"/>
                <w:hideMark/>
              </w:tcPr>
            </w:tcPrChange>
          </w:tcPr>
          <w:p w14:paraId="31C1CCD7" w14:textId="220AF1F7" w:rsidR="00E01451" w:rsidRPr="00E01451" w:rsidDel="00631EE5" w:rsidRDefault="00E01451" w:rsidP="00E01451">
            <w:pPr>
              <w:spacing w:after="0" w:line="240" w:lineRule="auto"/>
              <w:rPr>
                <w:del w:id="2101" w:author="Stefanie Lane" w:date="2022-05-30T14:33:00Z"/>
                <w:rFonts w:ascii="Calibri" w:eastAsia="Calibri" w:hAnsi="Calibri" w:cs="Calibri"/>
                <w:color w:val="000000"/>
              </w:rPr>
            </w:pPr>
          </w:p>
        </w:tc>
        <w:tc>
          <w:tcPr>
            <w:tcW w:w="1032" w:type="dxa"/>
            <w:noWrap/>
            <w:tcMar>
              <w:top w:w="0" w:type="dxa"/>
              <w:left w:w="108" w:type="dxa"/>
              <w:bottom w:w="0" w:type="dxa"/>
              <w:right w:w="108" w:type="dxa"/>
            </w:tcMar>
            <w:vAlign w:val="bottom"/>
            <w:hideMark/>
            <w:tcPrChange w:id="2102" w:author="Stefanie Lane" w:date="2022-05-30T14:32:00Z">
              <w:tcPr>
                <w:tcW w:w="1032" w:type="dxa"/>
                <w:noWrap/>
                <w:tcMar>
                  <w:top w:w="0" w:type="dxa"/>
                  <w:left w:w="108" w:type="dxa"/>
                  <w:bottom w:w="0" w:type="dxa"/>
                  <w:right w:w="108" w:type="dxa"/>
                </w:tcMar>
                <w:vAlign w:val="bottom"/>
                <w:hideMark/>
              </w:tcPr>
            </w:tcPrChange>
          </w:tcPr>
          <w:p w14:paraId="72DC1344" w14:textId="18F16447" w:rsidR="00E01451" w:rsidRPr="00E01451" w:rsidDel="00631EE5" w:rsidRDefault="00E01451" w:rsidP="00E01451">
            <w:pPr>
              <w:spacing w:after="0" w:line="240" w:lineRule="auto"/>
              <w:rPr>
                <w:del w:id="2103" w:author="Stefanie Lane" w:date="2022-05-30T14:33:00Z"/>
                <w:rFonts w:ascii="Times New Roman" w:eastAsia="Times New Roman" w:hAnsi="Times New Roman" w:cs="Times New Roman"/>
                <w:sz w:val="20"/>
                <w:szCs w:val="20"/>
              </w:rPr>
            </w:pPr>
          </w:p>
        </w:tc>
        <w:tc>
          <w:tcPr>
            <w:tcW w:w="960" w:type="dxa"/>
            <w:noWrap/>
            <w:tcMar>
              <w:top w:w="0" w:type="dxa"/>
              <w:left w:w="108" w:type="dxa"/>
              <w:bottom w:w="0" w:type="dxa"/>
              <w:right w:w="108" w:type="dxa"/>
            </w:tcMar>
            <w:vAlign w:val="bottom"/>
            <w:hideMark/>
            <w:tcPrChange w:id="2104" w:author="Stefanie Lane" w:date="2022-05-30T14:32:00Z">
              <w:tcPr>
                <w:tcW w:w="960" w:type="dxa"/>
                <w:noWrap/>
                <w:tcMar>
                  <w:top w:w="0" w:type="dxa"/>
                  <w:left w:w="108" w:type="dxa"/>
                  <w:bottom w:w="0" w:type="dxa"/>
                  <w:right w:w="108" w:type="dxa"/>
                </w:tcMar>
                <w:vAlign w:val="bottom"/>
                <w:hideMark/>
              </w:tcPr>
            </w:tcPrChange>
          </w:tcPr>
          <w:p w14:paraId="7FDC1C9F" w14:textId="7FA0BF92" w:rsidR="00E01451" w:rsidRPr="00E01451" w:rsidDel="00631EE5" w:rsidRDefault="00E01451" w:rsidP="00E01451">
            <w:pPr>
              <w:spacing w:after="0" w:line="240" w:lineRule="auto"/>
              <w:rPr>
                <w:del w:id="2105"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106" w:author="Stefanie Lane" w:date="2022-05-30T14:32:00Z">
              <w:tcPr>
                <w:tcW w:w="300" w:type="dxa"/>
                <w:noWrap/>
                <w:tcMar>
                  <w:top w:w="0" w:type="dxa"/>
                  <w:left w:w="108" w:type="dxa"/>
                  <w:bottom w:w="0" w:type="dxa"/>
                  <w:right w:w="108" w:type="dxa"/>
                </w:tcMar>
                <w:vAlign w:val="bottom"/>
                <w:hideMark/>
              </w:tcPr>
            </w:tcPrChange>
          </w:tcPr>
          <w:p w14:paraId="3A4308F5" w14:textId="54E244B1" w:rsidR="00E01451" w:rsidRPr="00E01451" w:rsidDel="00631EE5" w:rsidRDefault="00E01451" w:rsidP="00E01451">
            <w:pPr>
              <w:spacing w:after="0" w:line="240" w:lineRule="auto"/>
              <w:rPr>
                <w:del w:id="2107"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08" w:author="Stefanie Lane" w:date="2022-05-30T14:32:00Z">
              <w:tcPr>
                <w:tcW w:w="1005" w:type="dxa"/>
                <w:noWrap/>
                <w:tcMar>
                  <w:top w:w="0" w:type="dxa"/>
                  <w:left w:w="108" w:type="dxa"/>
                  <w:bottom w:w="0" w:type="dxa"/>
                  <w:right w:w="108" w:type="dxa"/>
                </w:tcMar>
                <w:vAlign w:val="bottom"/>
                <w:hideMark/>
              </w:tcPr>
            </w:tcPrChange>
          </w:tcPr>
          <w:p w14:paraId="38BB68F5" w14:textId="07720F7F" w:rsidR="00E01451" w:rsidRPr="00E01451" w:rsidDel="00631EE5" w:rsidRDefault="00E01451" w:rsidP="00E01451">
            <w:pPr>
              <w:spacing w:after="0" w:line="240" w:lineRule="auto"/>
              <w:rPr>
                <w:del w:id="2109"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10" w:author="Stefanie Lane" w:date="2022-05-30T14:32:00Z">
              <w:tcPr>
                <w:tcW w:w="1005" w:type="dxa"/>
                <w:noWrap/>
                <w:tcMar>
                  <w:top w:w="0" w:type="dxa"/>
                  <w:left w:w="108" w:type="dxa"/>
                  <w:bottom w:w="0" w:type="dxa"/>
                  <w:right w:w="108" w:type="dxa"/>
                </w:tcMar>
                <w:vAlign w:val="bottom"/>
                <w:hideMark/>
              </w:tcPr>
            </w:tcPrChange>
          </w:tcPr>
          <w:p w14:paraId="08B66390" w14:textId="3DC942C5" w:rsidR="00E01451" w:rsidRPr="00E01451" w:rsidDel="00631EE5" w:rsidRDefault="00E01451" w:rsidP="00E01451">
            <w:pPr>
              <w:spacing w:after="0" w:line="240" w:lineRule="auto"/>
              <w:rPr>
                <w:del w:id="2111"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12" w:author="Stefanie Lane" w:date="2022-05-30T14:32:00Z">
              <w:tcPr>
                <w:tcW w:w="1005" w:type="dxa"/>
                <w:noWrap/>
                <w:tcMar>
                  <w:top w:w="0" w:type="dxa"/>
                  <w:left w:w="108" w:type="dxa"/>
                  <w:bottom w:w="0" w:type="dxa"/>
                  <w:right w:w="108" w:type="dxa"/>
                </w:tcMar>
                <w:vAlign w:val="bottom"/>
                <w:hideMark/>
              </w:tcPr>
            </w:tcPrChange>
          </w:tcPr>
          <w:p w14:paraId="581635A5" w14:textId="6D134BEA" w:rsidR="00E01451" w:rsidRPr="00E01451" w:rsidDel="00631EE5" w:rsidRDefault="00E01451" w:rsidP="00E01451">
            <w:pPr>
              <w:spacing w:after="0" w:line="240" w:lineRule="auto"/>
              <w:rPr>
                <w:del w:id="2113" w:author="Stefanie Lane" w:date="2022-05-30T14:33:00Z"/>
                <w:rFonts w:ascii="Times New Roman" w:eastAsia="Times New Roman" w:hAnsi="Times New Roman" w:cs="Times New Roman"/>
                <w:sz w:val="20"/>
                <w:szCs w:val="20"/>
              </w:rPr>
            </w:pPr>
          </w:p>
        </w:tc>
      </w:tr>
      <w:tr w:rsidR="00E01451" w:rsidRPr="00E01451" w:rsidDel="00631EE5" w14:paraId="13B17B50" w14:textId="6B7ED69D" w:rsidTr="00DD0C1B">
        <w:trPr>
          <w:trHeight w:val="290"/>
          <w:jc w:val="center"/>
          <w:del w:id="2114" w:author="Stefanie Lane" w:date="2022-05-30T14:33:00Z"/>
          <w:trPrChange w:id="2115" w:author="Stefanie Lane" w:date="2022-05-30T14:32:00Z">
            <w:trPr>
              <w:trHeight w:val="290"/>
            </w:trPr>
          </w:trPrChange>
        </w:trPr>
        <w:tc>
          <w:tcPr>
            <w:tcW w:w="1313" w:type="dxa"/>
            <w:noWrap/>
            <w:tcMar>
              <w:top w:w="0" w:type="dxa"/>
              <w:left w:w="108" w:type="dxa"/>
              <w:bottom w:w="0" w:type="dxa"/>
              <w:right w:w="108" w:type="dxa"/>
            </w:tcMar>
            <w:vAlign w:val="bottom"/>
            <w:hideMark/>
            <w:tcPrChange w:id="2116" w:author="Stefanie Lane" w:date="2022-05-30T14:32:00Z">
              <w:tcPr>
                <w:tcW w:w="1313" w:type="dxa"/>
                <w:noWrap/>
                <w:tcMar>
                  <w:top w:w="0" w:type="dxa"/>
                  <w:left w:w="108" w:type="dxa"/>
                  <w:bottom w:w="0" w:type="dxa"/>
                  <w:right w:w="108" w:type="dxa"/>
                </w:tcMar>
                <w:vAlign w:val="bottom"/>
                <w:hideMark/>
              </w:tcPr>
            </w:tcPrChange>
          </w:tcPr>
          <w:p w14:paraId="28CE84D1" w14:textId="761D135C" w:rsidR="00E01451" w:rsidRPr="00E01451" w:rsidDel="00631EE5" w:rsidRDefault="00E01451" w:rsidP="00E01451">
            <w:pPr>
              <w:spacing w:after="0" w:line="240" w:lineRule="auto"/>
              <w:rPr>
                <w:del w:id="2117" w:author="Stefanie Lane" w:date="2022-05-30T14:33:00Z"/>
                <w:rFonts w:ascii="Calibri" w:eastAsia="Calibri" w:hAnsi="Calibri" w:cs="Calibri"/>
                <w:b/>
                <w:bCs/>
                <w:color w:val="000000"/>
              </w:rPr>
            </w:pPr>
            <w:del w:id="2118" w:author="Stefanie Lane" w:date="2022-05-30T14:33:00Z">
              <w:r w:rsidRPr="00E01451" w:rsidDel="00631EE5">
                <w:rPr>
                  <w:rFonts w:ascii="Calibri" w:eastAsia="Calibri" w:hAnsi="Calibri" w:cs="Calibri"/>
                  <w:b/>
                  <w:bCs/>
                  <w:color w:val="000000"/>
                </w:rPr>
                <w:delText>Fescue</w:delText>
              </w:r>
            </w:del>
          </w:p>
        </w:tc>
        <w:tc>
          <w:tcPr>
            <w:tcW w:w="1032" w:type="dxa"/>
            <w:noWrap/>
            <w:tcMar>
              <w:top w:w="0" w:type="dxa"/>
              <w:left w:w="108" w:type="dxa"/>
              <w:bottom w:w="0" w:type="dxa"/>
              <w:right w:w="108" w:type="dxa"/>
            </w:tcMar>
            <w:vAlign w:val="bottom"/>
            <w:hideMark/>
            <w:tcPrChange w:id="2119" w:author="Stefanie Lane" w:date="2022-05-30T14:32:00Z">
              <w:tcPr>
                <w:tcW w:w="1032" w:type="dxa"/>
                <w:noWrap/>
                <w:tcMar>
                  <w:top w:w="0" w:type="dxa"/>
                  <w:left w:w="108" w:type="dxa"/>
                  <w:bottom w:w="0" w:type="dxa"/>
                  <w:right w:w="108" w:type="dxa"/>
                </w:tcMar>
                <w:vAlign w:val="bottom"/>
                <w:hideMark/>
              </w:tcPr>
            </w:tcPrChange>
          </w:tcPr>
          <w:p w14:paraId="15CA0CD0" w14:textId="547C95E0" w:rsidR="00E01451" w:rsidRPr="00E01451" w:rsidDel="00631EE5" w:rsidRDefault="00E01451" w:rsidP="00E01451">
            <w:pPr>
              <w:spacing w:after="0" w:line="240" w:lineRule="auto"/>
              <w:rPr>
                <w:del w:id="2120" w:author="Stefanie Lane" w:date="2022-05-30T14:33:00Z"/>
                <w:rFonts w:ascii="Calibri" w:eastAsia="Calibri" w:hAnsi="Calibri" w:cs="Calibri"/>
                <w:b/>
                <w:bCs/>
                <w:color w:val="000000"/>
              </w:rPr>
            </w:pPr>
          </w:p>
        </w:tc>
        <w:tc>
          <w:tcPr>
            <w:tcW w:w="960" w:type="dxa"/>
            <w:noWrap/>
            <w:tcMar>
              <w:top w:w="0" w:type="dxa"/>
              <w:left w:w="108" w:type="dxa"/>
              <w:bottom w:w="0" w:type="dxa"/>
              <w:right w:w="108" w:type="dxa"/>
            </w:tcMar>
            <w:vAlign w:val="bottom"/>
            <w:hideMark/>
            <w:tcPrChange w:id="2121" w:author="Stefanie Lane" w:date="2022-05-30T14:32:00Z">
              <w:tcPr>
                <w:tcW w:w="960" w:type="dxa"/>
                <w:noWrap/>
                <w:tcMar>
                  <w:top w:w="0" w:type="dxa"/>
                  <w:left w:w="108" w:type="dxa"/>
                  <w:bottom w:w="0" w:type="dxa"/>
                  <w:right w:w="108" w:type="dxa"/>
                </w:tcMar>
                <w:vAlign w:val="bottom"/>
                <w:hideMark/>
              </w:tcPr>
            </w:tcPrChange>
          </w:tcPr>
          <w:p w14:paraId="035A3499" w14:textId="4A8E8A1E" w:rsidR="00E01451" w:rsidRPr="00E01451" w:rsidDel="00631EE5" w:rsidRDefault="00E01451" w:rsidP="00E01451">
            <w:pPr>
              <w:spacing w:after="0" w:line="240" w:lineRule="auto"/>
              <w:rPr>
                <w:del w:id="2122"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123" w:author="Stefanie Lane" w:date="2022-05-30T14:32:00Z">
              <w:tcPr>
                <w:tcW w:w="300" w:type="dxa"/>
                <w:noWrap/>
                <w:tcMar>
                  <w:top w:w="0" w:type="dxa"/>
                  <w:left w:w="108" w:type="dxa"/>
                  <w:bottom w:w="0" w:type="dxa"/>
                  <w:right w:w="108" w:type="dxa"/>
                </w:tcMar>
                <w:vAlign w:val="bottom"/>
                <w:hideMark/>
              </w:tcPr>
            </w:tcPrChange>
          </w:tcPr>
          <w:p w14:paraId="36A08B6D" w14:textId="59556F46" w:rsidR="00E01451" w:rsidRPr="00E01451" w:rsidDel="00631EE5" w:rsidRDefault="00E01451" w:rsidP="00E01451">
            <w:pPr>
              <w:spacing w:after="0" w:line="240" w:lineRule="auto"/>
              <w:rPr>
                <w:del w:id="2124"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25" w:author="Stefanie Lane" w:date="2022-05-30T14:32:00Z">
              <w:tcPr>
                <w:tcW w:w="1005" w:type="dxa"/>
                <w:noWrap/>
                <w:tcMar>
                  <w:top w:w="0" w:type="dxa"/>
                  <w:left w:w="108" w:type="dxa"/>
                  <w:bottom w:w="0" w:type="dxa"/>
                  <w:right w:w="108" w:type="dxa"/>
                </w:tcMar>
                <w:vAlign w:val="bottom"/>
                <w:hideMark/>
              </w:tcPr>
            </w:tcPrChange>
          </w:tcPr>
          <w:p w14:paraId="4811B721" w14:textId="3D9AAA1F" w:rsidR="00E01451" w:rsidRPr="00E01451" w:rsidDel="00631EE5" w:rsidRDefault="00E01451" w:rsidP="00E01451">
            <w:pPr>
              <w:spacing w:after="0" w:line="240" w:lineRule="auto"/>
              <w:rPr>
                <w:del w:id="2126"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27" w:author="Stefanie Lane" w:date="2022-05-30T14:32:00Z">
              <w:tcPr>
                <w:tcW w:w="1005" w:type="dxa"/>
                <w:noWrap/>
                <w:tcMar>
                  <w:top w:w="0" w:type="dxa"/>
                  <w:left w:w="108" w:type="dxa"/>
                  <w:bottom w:w="0" w:type="dxa"/>
                  <w:right w:w="108" w:type="dxa"/>
                </w:tcMar>
                <w:vAlign w:val="bottom"/>
                <w:hideMark/>
              </w:tcPr>
            </w:tcPrChange>
          </w:tcPr>
          <w:p w14:paraId="6AAB415B" w14:textId="717D2AFF" w:rsidR="00E01451" w:rsidRPr="00E01451" w:rsidDel="00631EE5" w:rsidRDefault="00E01451" w:rsidP="00E01451">
            <w:pPr>
              <w:spacing w:after="0" w:line="240" w:lineRule="auto"/>
              <w:rPr>
                <w:del w:id="2128"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29" w:author="Stefanie Lane" w:date="2022-05-30T14:32:00Z">
              <w:tcPr>
                <w:tcW w:w="1005" w:type="dxa"/>
                <w:noWrap/>
                <w:tcMar>
                  <w:top w:w="0" w:type="dxa"/>
                  <w:left w:w="108" w:type="dxa"/>
                  <w:bottom w:w="0" w:type="dxa"/>
                  <w:right w:w="108" w:type="dxa"/>
                </w:tcMar>
                <w:vAlign w:val="bottom"/>
                <w:hideMark/>
              </w:tcPr>
            </w:tcPrChange>
          </w:tcPr>
          <w:p w14:paraId="46F72E21" w14:textId="69E75A44" w:rsidR="00E01451" w:rsidRPr="00E01451" w:rsidDel="00631EE5" w:rsidRDefault="00E01451" w:rsidP="00E01451">
            <w:pPr>
              <w:spacing w:after="0" w:line="240" w:lineRule="auto"/>
              <w:rPr>
                <w:del w:id="2130" w:author="Stefanie Lane" w:date="2022-05-30T14:33:00Z"/>
                <w:rFonts w:ascii="Times New Roman" w:eastAsia="Times New Roman" w:hAnsi="Times New Roman" w:cs="Times New Roman"/>
                <w:sz w:val="20"/>
                <w:szCs w:val="20"/>
              </w:rPr>
            </w:pPr>
          </w:p>
        </w:tc>
      </w:tr>
      <w:tr w:rsidR="00E01451" w:rsidRPr="00E01451" w:rsidDel="00631EE5" w14:paraId="1D5FF216" w14:textId="35FFC4B4" w:rsidTr="00DD0C1B">
        <w:trPr>
          <w:trHeight w:val="290"/>
          <w:jc w:val="center"/>
          <w:del w:id="2131" w:author="Stefanie Lane" w:date="2022-05-30T14:33:00Z"/>
          <w:trPrChange w:id="2132"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33"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AD45EF1" w14:textId="7BFC4529" w:rsidR="00E01451" w:rsidRPr="00E01451" w:rsidDel="00631EE5" w:rsidRDefault="00E01451" w:rsidP="00E01451">
            <w:pPr>
              <w:spacing w:after="0" w:line="240" w:lineRule="auto"/>
              <w:jc w:val="right"/>
              <w:rPr>
                <w:del w:id="2134" w:author="Stefanie Lane" w:date="2022-05-30T14:33:00Z"/>
                <w:rFonts w:ascii="Calibri" w:eastAsia="Calibri" w:hAnsi="Calibri" w:cs="Calibri"/>
                <w:color w:val="000000"/>
              </w:rPr>
            </w:pPr>
            <w:del w:id="2135" w:author="Stefanie Lane" w:date="2022-05-30T14:33:00Z">
              <w:r w:rsidRPr="00E01451" w:rsidDel="00631EE5">
                <w:rPr>
                  <w:rFonts w:ascii="Calibri" w:eastAsia="Calibri" w:hAnsi="Calibri" w:cs="Calibri"/>
                  <w:color w:val="000000"/>
                </w:rPr>
                <w:delText>1979</w:delText>
              </w:r>
            </w:del>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36" w:author="Stefanie Lane" w:date="2022-05-30T14:32:00Z">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04B03D6" w14:textId="17F6271D" w:rsidR="00E01451" w:rsidRPr="00E01451" w:rsidDel="00631EE5" w:rsidRDefault="00E01451" w:rsidP="00E01451">
            <w:pPr>
              <w:spacing w:after="0" w:line="240" w:lineRule="auto"/>
              <w:jc w:val="center"/>
              <w:rPr>
                <w:del w:id="2137" w:author="Stefanie Lane" w:date="2022-05-30T14:33:00Z"/>
                <w:rFonts w:ascii="Calibri" w:eastAsia="Calibri" w:hAnsi="Calibri" w:cs="Calibri"/>
                <w:color w:val="000000"/>
              </w:rPr>
            </w:pPr>
            <w:del w:id="2138" w:author="Stefanie Lane" w:date="2022-05-30T14:33:00Z">
              <w:r w:rsidRPr="00E01451" w:rsidDel="00631EE5">
                <w:rPr>
                  <w:rFonts w:ascii="Calibri" w:eastAsia="Calibri" w:hAnsi="Calibri" w:cs="Calibri"/>
                  <w:color w:val="000000"/>
                </w:rPr>
                <w:delText>29</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39"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8DF231A" w14:textId="594748B1" w:rsidR="00E01451" w:rsidRPr="00E01451" w:rsidDel="00631EE5" w:rsidRDefault="00E01451" w:rsidP="00E01451">
            <w:pPr>
              <w:spacing w:after="0" w:line="240" w:lineRule="auto"/>
              <w:jc w:val="center"/>
              <w:rPr>
                <w:del w:id="2140" w:author="Stefanie Lane" w:date="2022-05-30T14:33:00Z"/>
                <w:rFonts w:ascii="Calibri" w:eastAsia="Calibri" w:hAnsi="Calibri" w:cs="Calibri"/>
                <w:color w:val="000000"/>
              </w:rPr>
            </w:pPr>
            <w:del w:id="2141" w:author="Stefanie Lane" w:date="2022-05-30T14:33:00Z">
              <w:r w:rsidRPr="00E01451" w:rsidDel="00631EE5">
                <w:rPr>
                  <w:rFonts w:ascii="Calibri" w:eastAsia="Calibri" w:hAnsi="Calibri" w:cs="Calibri"/>
                  <w:color w:val="000000"/>
                </w:rPr>
                <w:delText>47</w:delText>
              </w:r>
            </w:del>
          </w:p>
        </w:tc>
        <w:tc>
          <w:tcPr>
            <w:tcW w:w="300" w:type="dxa"/>
            <w:noWrap/>
            <w:tcMar>
              <w:top w:w="0" w:type="dxa"/>
              <w:left w:w="108" w:type="dxa"/>
              <w:bottom w:w="0" w:type="dxa"/>
              <w:right w:w="108" w:type="dxa"/>
            </w:tcMar>
            <w:vAlign w:val="bottom"/>
            <w:hideMark/>
            <w:tcPrChange w:id="2142" w:author="Stefanie Lane" w:date="2022-05-30T14:32:00Z">
              <w:tcPr>
                <w:tcW w:w="300" w:type="dxa"/>
                <w:noWrap/>
                <w:tcMar>
                  <w:top w:w="0" w:type="dxa"/>
                  <w:left w:w="108" w:type="dxa"/>
                  <w:bottom w:w="0" w:type="dxa"/>
                  <w:right w:w="108" w:type="dxa"/>
                </w:tcMar>
                <w:vAlign w:val="bottom"/>
                <w:hideMark/>
              </w:tcPr>
            </w:tcPrChange>
          </w:tcPr>
          <w:p w14:paraId="635267AC" w14:textId="1EBCA13E" w:rsidR="00E01451" w:rsidRPr="00E01451" w:rsidDel="00631EE5" w:rsidRDefault="00E01451" w:rsidP="00E01451">
            <w:pPr>
              <w:spacing w:after="0" w:line="240" w:lineRule="auto"/>
              <w:rPr>
                <w:del w:id="2143"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44"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B601968" w14:textId="4582936D" w:rsidR="00E01451" w:rsidRPr="00E01451" w:rsidDel="00631EE5" w:rsidRDefault="00E01451" w:rsidP="00E01451">
            <w:pPr>
              <w:spacing w:after="0" w:line="240" w:lineRule="auto"/>
              <w:jc w:val="center"/>
              <w:rPr>
                <w:del w:id="2145" w:author="Stefanie Lane" w:date="2022-05-30T14:33:00Z"/>
                <w:rFonts w:ascii="Calibri" w:eastAsia="Calibri" w:hAnsi="Calibri" w:cs="Calibri"/>
                <w:color w:val="000000"/>
              </w:rPr>
            </w:pPr>
            <w:del w:id="2146" w:author="Stefanie Lane" w:date="2022-05-30T14:33:00Z">
              <w:r w:rsidRPr="00E01451" w:rsidDel="00631EE5">
                <w:rPr>
                  <w:rFonts w:ascii="Calibri" w:eastAsia="Calibri" w:hAnsi="Calibri" w:cs="Calibri"/>
                  <w:color w:val="000000"/>
                </w:rPr>
                <w:delText>12.83</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47"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0BBA882" w14:textId="3D5E9683" w:rsidR="00E01451" w:rsidRPr="00E01451" w:rsidDel="00631EE5" w:rsidRDefault="00E01451" w:rsidP="00E01451">
            <w:pPr>
              <w:spacing w:after="0" w:line="240" w:lineRule="auto"/>
              <w:jc w:val="center"/>
              <w:rPr>
                <w:del w:id="2148" w:author="Stefanie Lane" w:date="2022-05-30T14:33:00Z"/>
                <w:rFonts w:ascii="Calibri" w:eastAsia="Calibri" w:hAnsi="Calibri" w:cs="Calibri"/>
                <w:color w:val="000000"/>
              </w:rPr>
            </w:pPr>
            <w:del w:id="2149" w:author="Stefanie Lane" w:date="2022-05-30T14:33:00Z">
              <w:r w:rsidRPr="00E01451" w:rsidDel="00631EE5">
                <w:rPr>
                  <w:rFonts w:ascii="Calibri" w:eastAsia="Calibri" w:hAnsi="Calibri" w:cs="Calibri"/>
                  <w:color w:val="000000"/>
                </w:rPr>
                <w:delText>3.87</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50"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A3C7BA4" w14:textId="70C0F83A" w:rsidR="00E01451" w:rsidRPr="00E01451" w:rsidDel="00631EE5" w:rsidRDefault="00E01451" w:rsidP="00E01451">
            <w:pPr>
              <w:spacing w:after="0" w:line="240" w:lineRule="auto"/>
              <w:jc w:val="center"/>
              <w:rPr>
                <w:del w:id="2151" w:author="Stefanie Lane" w:date="2022-05-30T14:33:00Z"/>
                <w:rFonts w:ascii="Calibri" w:eastAsia="Calibri" w:hAnsi="Calibri" w:cs="Calibri"/>
                <w:color w:val="000000"/>
              </w:rPr>
            </w:pPr>
            <w:del w:id="2152" w:author="Stefanie Lane" w:date="2022-05-30T14:33:00Z">
              <w:r w:rsidRPr="00E01451" w:rsidDel="00631EE5">
                <w:rPr>
                  <w:rFonts w:ascii="Calibri" w:eastAsia="Calibri" w:hAnsi="Calibri" w:cs="Calibri"/>
                  <w:color w:val="000000"/>
                </w:rPr>
                <w:delText>3.66</w:delText>
              </w:r>
            </w:del>
          </w:p>
        </w:tc>
      </w:tr>
      <w:tr w:rsidR="00E01451" w:rsidRPr="00E01451" w:rsidDel="00631EE5" w14:paraId="7EE929D5" w14:textId="5F546B84" w:rsidTr="00DD0C1B">
        <w:trPr>
          <w:trHeight w:val="290"/>
          <w:jc w:val="center"/>
          <w:del w:id="2153" w:author="Stefanie Lane" w:date="2022-05-30T14:33:00Z"/>
          <w:trPrChange w:id="2154" w:author="Stefanie Lane" w:date="2022-05-30T14:32:00Z">
            <w:trPr>
              <w:trHeight w:val="290"/>
            </w:trPr>
          </w:trPrChange>
        </w:trPr>
        <w:tc>
          <w:tcPr>
            <w:tcW w:w="1313" w:type="dxa"/>
            <w:noWrap/>
            <w:tcMar>
              <w:top w:w="0" w:type="dxa"/>
              <w:left w:w="108" w:type="dxa"/>
              <w:bottom w:w="0" w:type="dxa"/>
              <w:right w:w="108" w:type="dxa"/>
            </w:tcMar>
            <w:vAlign w:val="bottom"/>
            <w:hideMark/>
            <w:tcPrChange w:id="2155" w:author="Stefanie Lane" w:date="2022-05-30T14:32:00Z">
              <w:tcPr>
                <w:tcW w:w="1313" w:type="dxa"/>
                <w:noWrap/>
                <w:tcMar>
                  <w:top w:w="0" w:type="dxa"/>
                  <w:left w:w="108" w:type="dxa"/>
                  <w:bottom w:w="0" w:type="dxa"/>
                  <w:right w:w="108" w:type="dxa"/>
                </w:tcMar>
                <w:vAlign w:val="bottom"/>
                <w:hideMark/>
              </w:tcPr>
            </w:tcPrChange>
          </w:tcPr>
          <w:p w14:paraId="04D6EF9E" w14:textId="3029FC24" w:rsidR="00E01451" w:rsidRPr="00E01451" w:rsidDel="00631EE5" w:rsidRDefault="00E01451" w:rsidP="00E01451">
            <w:pPr>
              <w:spacing w:after="0" w:line="240" w:lineRule="auto"/>
              <w:jc w:val="right"/>
              <w:rPr>
                <w:del w:id="2156" w:author="Stefanie Lane" w:date="2022-05-30T14:33:00Z"/>
                <w:rFonts w:ascii="Calibri" w:eastAsia="Calibri" w:hAnsi="Calibri" w:cs="Calibri"/>
                <w:color w:val="000000"/>
              </w:rPr>
            </w:pPr>
            <w:del w:id="2157" w:author="Stefanie Lane" w:date="2022-05-30T14:33:00Z">
              <w:r w:rsidRPr="00E01451" w:rsidDel="00631EE5">
                <w:rPr>
                  <w:rFonts w:ascii="Calibri" w:eastAsia="Calibri" w:hAnsi="Calibri" w:cs="Calibri"/>
                  <w:color w:val="000000"/>
                </w:rPr>
                <w:delText>1999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158"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44B327A9" w14:textId="55BAC73F" w:rsidR="00E01451" w:rsidRPr="00E01451" w:rsidDel="00631EE5" w:rsidRDefault="00E01451" w:rsidP="00E01451">
            <w:pPr>
              <w:spacing w:after="0" w:line="240" w:lineRule="auto"/>
              <w:jc w:val="center"/>
              <w:rPr>
                <w:del w:id="2159" w:author="Stefanie Lane" w:date="2022-05-30T14:33:00Z"/>
                <w:rFonts w:ascii="Calibri" w:eastAsia="Calibri" w:hAnsi="Calibri" w:cs="Calibri"/>
                <w:color w:val="000000"/>
              </w:rPr>
            </w:pPr>
            <w:del w:id="2160" w:author="Stefanie Lane" w:date="2022-05-30T14:33:00Z">
              <w:r w:rsidRPr="00E01451" w:rsidDel="00631EE5">
                <w:rPr>
                  <w:rFonts w:ascii="Calibri" w:eastAsia="Calibri" w:hAnsi="Calibri" w:cs="Calibri"/>
                  <w:color w:val="000000"/>
                </w:rPr>
                <w:delText>33</w:delText>
              </w:r>
            </w:del>
          </w:p>
        </w:tc>
        <w:tc>
          <w:tcPr>
            <w:tcW w:w="960" w:type="dxa"/>
            <w:noWrap/>
            <w:tcMar>
              <w:top w:w="0" w:type="dxa"/>
              <w:left w:w="108" w:type="dxa"/>
              <w:bottom w:w="0" w:type="dxa"/>
              <w:right w:w="108" w:type="dxa"/>
            </w:tcMar>
            <w:vAlign w:val="bottom"/>
            <w:hideMark/>
            <w:tcPrChange w:id="2161" w:author="Stefanie Lane" w:date="2022-05-30T14:32:00Z">
              <w:tcPr>
                <w:tcW w:w="960" w:type="dxa"/>
                <w:noWrap/>
                <w:tcMar>
                  <w:top w:w="0" w:type="dxa"/>
                  <w:left w:w="108" w:type="dxa"/>
                  <w:bottom w:w="0" w:type="dxa"/>
                  <w:right w:w="108" w:type="dxa"/>
                </w:tcMar>
                <w:vAlign w:val="bottom"/>
                <w:hideMark/>
              </w:tcPr>
            </w:tcPrChange>
          </w:tcPr>
          <w:p w14:paraId="28055F21" w14:textId="797A9160" w:rsidR="00E01451" w:rsidRPr="00E01451" w:rsidDel="00631EE5" w:rsidRDefault="00E01451" w:rsidP="00E01451">
            <w:pPr>
              <w:spacing w:after="0" w:line="240" w:lineRule="auto"/>
              <w:jc w:val="center"/>
              <w:rPr>
                <w:del w:id="2162" w:author="Stefanie Lane" w:date="2022-05-30T14:33:00Z"/>
                <w:rFonts w:ascii="Calibri" w:eastAsia="Calibri" w:hAnsi="Calibri" w:cs="Calibri"/>
                <w:color w:val="000000"/>
              </w:rPr>
            </w:pPr>
            <w:del w:id="2163" w:author="Stefanie Lane" w:date="2022-05-30T14:33:00Z">
              <w:r w:rsidRPr="00E01451" w:rsidDel="00631EE5">
                <w:rPr>
                  <w:rFonts w:ascii="Calibri" w:eastAsia="Calibri" w:hAnsi="Calibri" w:cs="Calibri"/>
                  <w:color w:val="000000"/>
                </w:rPr>
                <w:delText>41</w:delText>
              </w:r>
            </w:del>
          </w:p>
        </w:tc>
        <w:tc>
          <w:tcPr>
            <w:tcW w:w="300" w:type="dxa"/>
            <w:noWrap/>
            <w:tcMar>
              <w:top w:w="0" w:type="dxa"/>
              <w:left w:w="108" w:type="dxa"/>
              <w:bottom w:w="0" w:type="dxa"/>
              <w:right w:w="108" w:type="dxa"/>
            </w:tcMar>
            <w:vAlign w:val="bottom"/>
            <w:hideMark/>
            <w:tcPrChange w:id="2164" w:author="Stefanie Lane" w:date="2022-05-30T14:32:00Z">
              <w:tcPr>
                <w:tcW w:w="300" w:type="dxa"/>
                <w:noWrap/>
                <w:tcMar>
                  <w:top w:w="0" w:type="dxa"/>
                  <w:left w:w="108" w:type="dxa"/>
                  <w:bottom w:w="0" w:type="dxa"/>
                  <w:right w:w="108" w:type="dxa"/>
                </w:tcMar>
                <w:vAlign w:val="bottom"/>
                <w:hideMark/>
              </w:tcPr>
            </w:tcPrChange>
          </w:tcPr>
          <w:p w14:paraId="711F3B91" w14:textId="6E2819BE" w:rsidR="00E01451" w:rsidRPr="00E01451" w:rsidDel="00631EE5" w:rsidRDefault="00E01451" w:rsidP="00E01451">
            <w:pPr>
              <w:spacing w:after="0" w:line="240" w:lineRule="auto"/>
              <w:rPr>
                <w:del w:id="2165"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66"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563D2DEC" w14:textId="13707042" w:rsidR="00E01451" w:rsidRPr="00E01451" w:rsidDel="00631EE5" w:rsidRDefault="00E01451" w:rsidP="00E01451">
            <w:pPr>
              <w:spacing w:after="0" w:line="240" w:lineRule="auto"/>
              <w:jc w:val="center"/>
              <w:rPr>
                <w:del w:id="2167" w:author="Stefanie Lane" w:date="2022-05-30T14:33:00Z"/>
                <w:rFonts w:ascii="Calibri" w:eastAsia="Calibri" w:hAnsi="Calibri" w:cs="Calibri"/>
                <w:color w:val="000000"/>
              </w:rPr>
            </w:pPr>
            <w:del w:id="2168" w:author="Stefanie Lane" w:date="2022-05-30T14:33:00Z">
              <w:r w:rsidRPr="00E01451" w:rsidDel="00631EE5">
                <w:rPr>
                  <w:rFonts w:ascii="Calibri" w:eastAsia="Calibri" w:hAnsi="Calibri" w:cs="Calibri"/>
                  <w:color w:val="000000"/>
                </w:rPr>
                <w:delText>9.69</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69"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417A781" w14:textId="5B8F4C8C" w:rsidR="00E01451" w:rsidRPr="00E01451" w:rsidDel="00631EE5" w:rsidRDefault="00E01451" w:rsidP="00E01451">
            <w:pPr>
              <w:spacing w:after="0" w:line="240" w:lineRule="auto"/>
              <w:jc w:val="center"/>
              <w:rPr>
                <w:del w:id="2170" w:author="Stefanie Lane" w:date="2022-05-30T14:33:00Z"/>
                <w:rFonts w:ascii="Calibri" w:eastAsia="Calibri" w:hAnsi="Calibri" w:cs="Calibri"/>
                <w:color w:val="000000"/>
              </w:rPr>
            </w:pPr>
            <w:del w:id="2171" w:author="Stefanie Lane" w:date="2022-05-30T14:33:00Z">
              <w:r w:rsidRPr="00E01451" w:rsidDel="00631EE5">
                <w:rPr>
                  <w:rFonts w:ascii="Calibri" w:eastAsia="Calibri" w:hAnsi="Calibri" w:cs="Calibri"/>
                  <w:color w:val="000000"/>
                </w:rPr>
                <w:delText>3.96</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72"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A81C181" w14:textId="23787605" w:rsidR="00E01451" w:rsidRPr="00E01451" w:rsidDel="00631EE5" w:rsidRDefault="00E01451" w:rsidP="00E01451">
            <w:pPr>
              <w:spacing w:after="0" w:line="240" w:lineRule="auto"/>
              <w:jc w:val="center"/>
              <w:rPr>
                <w:del w:id="2173" w:author="Stefanie Lane" w:date="2022-05-30T14:33:00Z"/>
                <w:rFonts w:ascii="Calibri" w:eastAsia="Calibri" w:hAnsi="Calibri" w:cs="Calibri"/>
                <w:color w:val="000000"/>
              </w:rPr>
            </w:pPr>
            <w:del w:id="2174" w:author="Stefanie Lane" w:date="2022-05-30T14:33:00Z">
              <w:r w:rsidRPr="00E01451" w:rsidDel="00631EE5">
                <w:rPr>
                  <w:rFonts w:ascii="Calibri" w:eastAsia="Calibri" w:hAnsi="Calibri" w:cs="Calibri"/>
                  <w:color w:val="000000"/>
                </w:rPr>
                <w:delText>4.23</w:delText>
              </w:r>
            </w:del>
          </w:p>
        </w:tc>
      </w:tr>
      <w:tr w:rsidR="00E01451" w:rsidRPr="00E01451" w:rsidDel="00631EE5" w14:paraId="09259C76" w14:textId="2DBE59D5" w:rsidTr="00DD0C1B">
        <w:trPr>
          <w:trHeight w:val="290"/>
          <w:jc w:val="center"/>
          <w:del w:id="2175" w:author="Stefanie Lane" w:date="2022-05-30T14:33:00Z"/>
          <w:trPrChange w:id="2176"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77"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51F6C484" w14:textId="44AD8EA7" w:rsidR="00E01451" w:rsidRPr="00E01451" w:rsidDel="00631EE5" w:rsidRDefault="00E01451" w:rsidP="00E01451">
            <w:pPr>
              <w:spacing w:after="0" w:line="240" w:lineRule="auto"/>
              <w:jc w:val="right"/>
              <w:rPr>
                <w:del w:id="2178" w:author="Stefanie Lane" w:date="2022-05-30T14:33:00Z"/>
                <w:rFonts w:ascii="Calibri" w:eastAsia="Calibri" w:hAnsi="Calibri" w:cs="Calibri"/>
                <w:color w:val="000000"/>
              </w:rPr>
            </w:pPr>
            <w:del w:id="2179" w:author="Stefanie Lane" w:date="2022-05-30T14:33:00Z">
              <w:r w:rsidRPr="00E01451" w:rsidDel="00631EE5">
                <w:rPr>
                  <w:rFonts w:ascii="Calibri" w:eastAsia="Calibri" w:hAnsi="Calibri" w:cs="Calibri"/>
                  <w:color w:val="000000"/>
                </w:rPr>
                <w:delText>2019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180"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2DDEAC7" w14:textId="5146857E" w:rsidR="00E01451" w:rsidRPr="00E01451" w:rsidDel="00631EE5" w:rsidRDefault="00E01451" w:rsidP="00E01451">
            <w:pPr>
              <w:spacing w:after="0" w:line="240" w:lineRule="auto"/>
              <w:jc w:val="center"/>
              <w:rPr>
                <w:del w:id="2181" w:author="Stefanie Lane" w:date="2022-05-30T14:33:00Z"/>
                <w:rFonts w:ascii="Calibri" w:eastAsia="Calibri" w:hAnsi="Calibri" w:cs="Calibri"/>
                <w:color w:val="000000"/>
              </w:rPr>
            </w:pPr>
            <w:del w:id="2182" w:author="Stefanie Lane" w:date="2022-05-30T14:33:00Z">
              <w:r w:rsidRPr="00E01451" w:rsidDel="00631EE5">
                <w:rPr>
                  <w:rFonts w:ascii="Calibri" w:eastAsia="Calibri" w:hAnsi="Calibri" w:cs="Calibri"/>
                  <w:color w:val="000000"/>
                </w:rPr>
                <w:delText>18</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83"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6847A36" w14:textId="197C1109" w:rsidR="00E01451" w:rsidRPr="00E01451" w:rsidDel="00631EE5" w:rsidRDefault="00E01451" w:rsidP="00E01451">
            <w:pPr>
              <w:spacing w:after="0" w:line="240" w:lineRule="auto"/>
              <w:jc w:val="center"/>
              <w:rPr>
                <w:del w:id="2184" w:author="Stefanie Lane" w:date="2022-05-30T14:33:00Z"/>
                <w:rFonts w:ascii="Calibri" w:eastAsia="Calibri" w:hAnsi="Calibri" w:cs="Calibri"/>
                <w:color w:val="000000"/>
              </w:rPr>
            </w:pPr>
            <w:del w:id="2185" w:author="Stefanie Lane" w:date="2022-05-30T14:33:00Z">
              <w:r w:rsidRPr="00E01451" w:rsidDel="00631EE5">
                <w:rPr>
                  <w:rFonts w:ascii="Calibri" w:eastAsia="Calibri" w:hAnsi="Calibri" w:cs="Calibri"/>
                  <w:color w:val="000000"/>
                </w:rPr>
                <w:delText>27</w:delText>
              </w:r>
            </w:del>
          </w:p>
        </w:tc>
        <w:tc>
          <w:tcPr>
            <w:tcW w:w="300" w:type="dxa"/>
            <w:noWrap/>
            <w:tcMar>
              <w:top w:w="0" w:type="dxa"/>
              <w:left w:w="108" w:type="dxa"/>
              <w:bottom w:w="0" w:type="dxa"/>
              <w:right w:w="108" w:type="dxa"/>
            </w:tcMar>
            <w:vAlign w:val="bottom"/>
            <w:hideMark/>
            <w:tcPrChange w:id="2186" w:author="Stefanie Lane" w:date="2022-05-30T14:32:00Z">
              <w:tcPr>
                <w:tcW w:w="300" w:type="dxa"/>
                <w:noWrap/>
                <w:tcMar>
                  <w:top w:w="0" w:type="dxa"/>
                  <w:left w:w="108" w:type="dxa"/>
                  <w:bottom w:w="0" w:type="dxa"/>
                  <w:right w:w="108" w:type="dxa"/>
                </w:tcMar>
                <w:vAlign w:val="bottom"/>
                <w:hideMark/>
              </w:tcPr>
            </w:tcPrChange>
          </w:tcPr>
          <w:p w14:paraId="735119A5" w14:textId="47A64D14" w:rsidR="00E01451" w:rsidRPr="00E01451" w:rsidDel="00631EE5" w:rsidRDefault="00E01451" w:rsidP="00E01451">
            <w:pPr>
              <w:spacing w:after="0" w:line="240" w:lineRule="auto"/>
              <w:rPr>
                <w:del w:id="2187"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88"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951D059" w14:textId="51E7C4B1" w:rsidR="00E01451" w:rsidRPr="00E01451" w:rsidDel="00631EE5" w:rsidRDefault="00E01451" w:rsidP="00E01451">
            <w:pPr>
              <w:spacing w:after="0" w:line="240" w:lineRule="auto"/>
              <w:jc w:val="center"/>
              <w:rPr>
                <w:del w:id="2189" w:author="Stefanie Lane" w:date="2022-05-30T14:33:00Z"/>
                <w:rFonts w:ascii="Calibri" w:eastAsia="Calibri" w:hAnsi="Calibri" w:cs="Calibri"/>
                <w:color w:val="000000"/>
              </w:rPr>
            </w:pPr>
            <w:del w:id="2190" w:author="Stefanie Lane" w:date="2022-05-30T14:33:00Z">
              <w:r w:rsidRPr="00E01451" w:rsidDel="00631EE5">
                <w:rPr>
                  <w:rFonts w:ascii="Calibri" w:eastAsia="Calibri" w:hAnsi="Calibri" w:cs="Calibri"/>
                  <w:color w:val="000000"/>
                </w:rPr>
                <w:delText>5.83</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91"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22B28E1F" w14:textId="43719EA1" w:rsidR="00E01451" w:rsidRPr="00E01451" w:rsidDel="00631EE5" w:rsidRDefault="00E01451" w:rsidP="00E01451">
            <w:pPr>
              <w:spacing w:after="0" w:line="240" w:lineRule="auto"/>
              <w:jc w:val="center"/>
              <w:rPr>
                <w:del w:id="2192" w:author="Stefanie Lane" w:date="2022-05-30T14:33:00Z"/>
                <w:rFonts w:ascii="Calibri" w:eastAsia="Calibri" w:hAnsi="Calibri" w:cs="Calibri"/>
                <w:color w:val="000000"/>
              </w:rPr>
            </w:pPr>
            <w:del w:id="2193" w:author="Stefanie Lane" w:date="2022-05-30T14:33:00Z">
              <w:r w:rsidRPr="00E01451" w:rsidDel="00631EE5">
                <w:rPr>
                  <w:rFonts w:ascii="Calibri" w:eastAsia="Calibri" w:hAnsi="Calibri" w:cs="Calibri"/>
                  <w:color w:val="000000"/>
                </w:rPr>
                <w:delText>2.79</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94"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703000C" w14:textId="78DF68A4" w:rsidR="00E01451" w:rsidRPr="00E01451" w:rsidDel="00631EE5" w:rsidRDefault="00E01451" w:rsidP="00E01451">
            <w:pPr>
              <w:spacing w:after="0" w:line="240" w:lineRule="auto"/>
              <w:jc w:val="center"/>
              <w:rPr>
                <w:del w:id="2195" w:author="Stefanie Lane" w:date="2022-05-30T14:33:00Z"/>
                <w:rFonts w:ascii="Calibri" w:eastAsia="Calibri" w:hAnsi="Calibri" w:cs="Calibri"/>
                <w:color w:val="000000"/>
              </w:rPr>
            </w:pPr>
            <w:del w:id="2196" w:author="Stefanie Lane" w:date="2022-05-30T14:33:00Z">
              <w:r w:rsidRPr="00E01451" w:rsidDel="00631EE5">
                <w:rPr>
                  <w:rFonts w:ascii="Calibri" w:eastAsia="Calibri" w:hAnsi="Calibri" w:cs="Calibri"/>
                  <w:color w:val="000000"/>
                </w:rPr>
                <w:delText>4.63</w:delText>
              </w:r>
            </w:del>
          </w:p>
        </w:tc>
      </w:tr>
      <w:tr w:rsidR="00E01451" w:rsidRPr="00E01451" w:rsidDel="00631EE5" w14:paraId="7B63E70F" w14:textId="48FC6AC1" w:rsidTr="00DD0C1B">
        <w:trPr>
          <w:trHeight w:val="290"/>
          <w:jc w:val="center"/>
          <w:del w:id="2197" w:author="Stefanie Lane" w:date="2022-05-30T14:33:00Z"/>
          <w:trPrChange w:id="2198" w:author="Stefanie Lane" w:date="2022-05-30T14:32:00Z">
            <w:trPr>
              <w:trHeight w:val="290"/>
            </w:trPr>
          </w:trPrChange>
        </w:trPr>
        <w:tc>
          <w:tcPr>
            <w:tcW w:w="1313" w:type="dxa"/>
            <w:noWrap/>
            <w:tcMar>
              <w:top w:w="0" w:type="dxa"/>
              <w:left w:w="108" w:type="dxa"/>
              <w:bottom w:w="0" w:type="dxa"/>
              <w:right w:w="108" w:type="dxa"/>
            </w:tcMar>
            <w:vAlign w:val="bottom"/>
            <w:hideMark/>
            <w:tcPrChange w:id="2199" w:author="Stefanie Lane" w:date="2022-05-30T14:32:00Z">
              <w:tcPr>
                <w:tcW w:w="1313" w:type="dxa"/>
                <w:noWrap/>
                <w:tcMar>
                  <w:top w:w="0" w:type="dxa"/>
                  <w:left w:w="108" w:type="dxa"/>
                  <w:bottom w:w="0" w:type="dxa"/>
                  <w:right w:w="108" w:type="dxa"/>
                </w:tcMar>
                <w:vAlign w:val="bottom"/>
                <w:hideMark/>
              </w:tcPr>
            </w:tcPrChange>
          </w:tcPr>
          <w:p w14:paraId="02F01504" w14:textId="7A891CC3" w:rsidR="00E01451" w:rsidRPr="00E01451" w:rsidDel="00631EE5" w:rsidRDefault="00E01451" w:rsidP="00E01451">
            <w:pPr>
              <w:spacing w:after="0" w:line="240" w:lineRule="auto"/>
              <w:rPr>
                <w:del w:id="2200" w:author="Stefanie Lane" w:date="2022-05-30T14:33:00Z"/>
                <w:rFonts w:ascii="Calibri" w:eastAsia="Calibri" w:hAnsi="Calibri" w:cs="Calibri"/>
                <w:color w:val="000000"/>
              </w:rPr>
            </w:pPr>
          </w:p>
        </w:tc>
        <w:tc>
          <w:tcPr>
            <w:tcW w:w="1032" w:type="dxa"/>
            <w:noWrap/>
            <w:tcMar>
              <w:top w:w="0" w:type="dxa"/>
              <w:left w:w="108" w:type="dxa"/>
              <w:bottom w:w="0" w:type="dxa"/>
              <w:right w:w="108" w:type="dxa"/>
            </w:tcMar>
            <w:vAlign w:val="bottom"/>
            <w:hideMark/>
            <w:tcPrChange w:id="2201" w:author="Stefanie Lane" w:date="2022-05-30T14:32:00Z">
              <w:tcPr>
                <w:tcW w:w="1032" w:type="dxa"/>
                <w:noWrap/>
                <w:tcMar>
                  <w:top w:w="0" w:type="dxa"/>
                  <w:left w:w="108" w:type="dxa"/>
                  <w:bottom w:w="0" w:type="dxa"/>
                  <w:right w:w="108" w:type="dxa"/>
                </w:tcMar>
                <w:vAlign w:val="bottom"/>
                <w:hideMark/>
              </w:tcPr>
            </w:tcPrChange>
          </w:tcPr>
          <w:p w14:paraId="4F62EC21" w14:textId="7921639E" w:rsidR="00E01451" w:rsidRPr="00E01451" w:rsidDel="00631EE5" w:rsidRDefault="00E01451" w:rsidP="00E01451">
            <w:pPr>
              <w:spacing w:after="0" w:line="240" w:lineRule="auto"/>
              <w:rPr>
                <w:del w:id="2202" w:author="Stefanie Lane" w:date="2022-05-30T14:33:00Z"/>
                <w:rFonts w:ascii="Times New Roman" w:eastAsia="Times New Roman" w:hAnsi="Times New Roman" w:cs="Times New Roman"/>
                <w:sz w:val="20"/>
                <w:szCs w:val="20"/>
              </w:rPr>
            </w:pPr>
          </w:p>
        </w:tc>
        <w:tc>
          <w:tcPr>
            <w:tcW w:w="960" w:type="dxa"/>
            <w:noWrap/>
            <w:tcMar>
              <w:top w:w="0" w:type="dxa"/>
              <w:left w:w="108" w:type="dxa"/>
              <w:bottom w:w="0" w:type="dxa"/>
              <w:right w:w="108" w:type="dxa"/>
            </w:tcMar>
            <w:vAlign w:val="bottom"/>
            <w:hideMark/>
            <w:tcPrChange w:id="2203" w:author="Stefanie Lane" w:date="2022-05-30T14:32:00Z">
              <w:tcPr>
                <w:tcW w:w="960" w:type="dxa"/>
                <w:noWrap/>
                <w:tcMar>
                  <w:top w:w="0" w:type="dxa"/>
                  <w:left w:w="108" w:type="dxa"/>
                  <w:bottom w:w="0" w:type="dxa"/>
                  <w:right w:w="108" w:type="dxa"/>
                </w:tcMar>
                <w:vAlign w:val="bottom"/>
                <w:hideMark/>
              </w:tcPr>
            </w:tcPrChange>
          </w:tcPr>
          <w:p w14:paraId="2109983E" w14:textId="10F78B21" w:rsidR="00E01451" w:rsidRPr="00E01451" w:rsidDel="00631EE5" w:rsidRDefault="00E01451" w:rsidP="00E01451">
            <w:pPr>
              <w:spacing w:after="0" w:line="240" w:lineRule="auto"/>
              <w:rPr>
                <w:del w:id="2204"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205" w:author="Stefanie Lane" w:date="2022-05-30T14:32:00Z">
              <w:tcPr>
                <w:tcW w:w="300" w:type="dxa"/>
                <w:noWrap/>
                <w:tcMar>
                  <w:top w:w="0" w:type="dxa"/>
                  <w:left w:w="108" w:type="dxa"/>
                  <w:bottom w:w="0" w:type="dxa"/>
                  <w:right w:w="108" w:type="dxa"/>
                </w:tcMar>
                <w:vAlign w:val="bottom"/>
                <w:hideMark/>
              </w:tcPr>
            </w:tcPrChange>
          </w:tcPr>
          <w:p w14:paraId="08223C5F" w14:textId="03A125AB" w:rsidR="00E01451" w:rsidRPr="00E01451" w:rsidDel="00631EE5" w:rsidRDefault="00E01451" w:rsidP="00E01451">
            <w:pPr>
              <w:spacing w:after="0" w:line="240" w:lineRule="auto"/>
              <w:rPr>
                <w:del w:id="2206"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07" w:author="Stefanie Lane" w:date="2022-05-30T14:32:00Z">
              <w:tcPr>
                <w:tcW w:w="1005" w:type="dxa"/>
                <w:noWrap/>
                <w:tcMar>
                  <w:top w:w="0" w:type="dxa"/>
                  <w:left w:w="108" w:type="dxa"/>
                  <w:bottom w:w="0" w:type="dxa"/>
                  <w:right w:w="108" w:type="dxa"/>
                </w:tcMar>
                <w:vAlign w:val="bottom"/>
                <w:hideMark/>
              </w:tcPr>
            </w:tcPrChange>
          </w:tcPr>
          <w:p w14:paraId="2472C4AE" w14:textId="582EB8D5" w:rsidR="00E01451" w:rsidRPr="00E01451" w:rsidDel="00631EE5" w:rsidRDefault="00E01451" w:rsidP="00E01451">
            <w:pPr>
              <w:spacing w:after="0" w:line="240" w:lineRule="auto"/>
              <w:rPr>
                <w:del w:id="2208"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09" w:author="Stefanie Lane" w:date="2022-05-30T14:32:00Z">
              <w:tcPr>
                <w:tcW w:w="1005" w:type="dxa"/>
                <w:noWrap/>
                <w:tcMar>
                  <w:top w:w="0" w:type="dxa"/>
                  <w:left w:w="108" w:type="dxa"/>
                  <w:bottom w:w="0" w:type="dxa"/>
                  <w:right w:w="108" w:type="dxa"/>
                </w:tcMar>
                <w:vAlign w:val="bottom"/>
                <w:hideMark/>
              </w:tcPr>
            </w:tcPrChange>
          </w:tcPr>
          <w:p w14:paraId="61F01B94" w14:textId="1375A790" w:rsidR="00E01451" w:rsidRPr="00E01451" w:rsidDel="00631EE5" w:rsidRDefault="00E01451" w:rsidP="00E01451">
            <w:pPr>
              <w:spacing w:after="0" w:line="240" w:lineRule="auto"/>
              <w:rPr>
                <w:del w:id="2210"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11" w:author="Stefanie Lane" w:date="2022-05-30T14:32:00Z">
              <w:tcPr>
                <w:tcW w:w="1005" w:type="dxa"/>
                <w:noWrap/>
                <w:tcMar>
                  <w:top w:w="0" w:type="dxa"/>
                  <w:left w:w="108" w:type="dxa"/>
                  <w:bottom w:w="0" w:type="dxa"/>
                  <w:right w:w="108" w:type="dxa"/>
                </w:tcMar>
                <w:vAlign w:val="bottom"/>
                <w:hideMark/>
              </w:tcPr>
            </w:tcPrChange>
          </w:tcPr>
          <w:p w14:paraId="535EEAD6" w14:textId="23A9ED2C" w:rsidR="00E01451" w:rsidRPr="00E01451" w:rsidDel="00631EE5" w:rsidRDefault="00E01451" w:rsidP="00E01451">
            <w:pPr>
              <w:spacing w:after="0" w:line="240" w:lineRule="auto"/>
              <w:rPr>
                <w:del w:id="2212" w:author="Stefanie Lane" w:date="2022-05-30T14:33:00Z"/>
                <w:rFonts w:ascii="Times New Roman" w:eastAsia="Times New Roman" w:hAnsi="Times New Roman" w:cs="Times New Roman"/>
                <w:sz w:val="20"/>
                <w:szCs w:val="20"/>
              </w:rPr>
            </w:pPr>
          </w:p>
        </w:tc>
      </w:tr>
      <w:tr w:rsidR="00E01451" w:rsidRPr="00E01451" w:rsidDel="00631EE5" w14:paraId="32F4DF14" w14:textId="60B28A4D" w:rsidTr="00DD0C1B">
        <w:trPr>
          <w:trHeight w:val="290"/>
          <w:jc w:val="center"/>
          <w:del w:id="2213" w:author="Stefanie Lane" w:date="2022-05-30T14:33:00Z"/>
          <w:trPrChange w:id="2214" w:author="Stefanie Lane" w:date="2022-05-30T14:32:00Z">
            <w:trPr>
              <w:trHeight w:val="290"/>
            </w:trPr>
          </w:trPrChange>
        </w:trPr>
        <w:tc>
          <w:tcPr>
            <w:tcW w:w="1313" w:type="dxa"/>
            <w:noWrap/>
            <w:tcMar>
              <w:top w:w="0" w:type="dxa"/>
              <w:left w:w="108" w:type="dxa"/>
              <w:bottom w:w="0" w:type="dxa"/>
              <w:right w:w="108" w:type="dxa"/>
            </w:tcMar>
            <w:vAlign w:val="bottom"/>
            <w:hideMark/>
            <w:tcPrChange w:id="2215" w:author="Stefanie Lane" w:date="2022-05-30T14:32:00Z">
              <w:tcPr>
                <w:tcW w:w="1313" w:type="dxa"/>
                <w:noWrap/>
                <w:tcMar>
                  <w:top w:w="0" w:type="dxa"/>
                  <w:left w:w="108" w:type="dxa"/>
                  <w:bottom w:w="0" w:type="dxa"/>
                  <w:right w:w="108" w:type="dxa"/>
                </w:tcMar>
                <w:vAlign w:val="bottom"/>
                <w:hideMark/>
              </w:tcPr>
            </w:tcPrChange>
          </w:tcPr>
          <w:p w14:paraId="42A42A0D" w14:textId="6B4F4A56" w:rsidR="00E01451" w:rsidRPr="00E01451" w:rsidDel="00631EE5" w:rsidRDefault="00E01451" w:rsidP="00E01451">
            <w:pPr>
              <w:spacing w:after="0" w:line="240" w:lineRule="auto"/>
              <w:rPr>
                <w:del w:id="2216" w:author="Stefanie Lane" w:date="2022-05-30T14:33:00Z"/>
                <w:rFonts w:ascii="Calibri" w:eastAsia="Calibri" w:hAnsi="Calibri" w:cs="Calibri"/>
                <w:b/>
                <w:bCs/>
                <w:color w:val="000000"/>
              </w:rPr>
            </w:pPr>
            <w:del w:id="2217" w:author="Stefanie Lane" w:date="2022-05-30T14:33:00Z">
              <w:r w:rsidRPr="00E01451" w:rsidDel="00631EE5">
                <w:rPr>
                  <w:rFonts w:ascii="Calibri" w:eastAsia="Calibri" w:hAnsi="Calibri" w:cs="Calibri"/>
                  <w:b/>
                  <w:bCs/>
                  <w:color w:val="000000"/>
                </w:rPr>
                <w:delText>Bogbean</w:delText>
              </w:r>
            </w:del>
          </w:p>
        </w:tc>
        <w:tc>
          <w:tcPr>
            <w:tcW w:w="1032" w:type="dxa"/>
            <w:noWrap/>
            <w:tcMar>
              <w:top w:w="0" w:type="dxa"/>
              <w:left w:w="108" w:type="dxa"/>
              <w:bottom w:w="0" w:type="dxa"/>
              <w:right w:w="108" w:type="dxa"/>
            </w:tcMar>
            <w:vAlign w:val="bottom"/>
            <w:hideMark/>
            <w:tcPrChange w:id="2218" w:author="Stefanie Lane" w:date="2022-05-30T14:32:00Z">
              <w:tcPr>
                <w:tcW w:w="1032" w:type="dxa"/>
                <w:noWrap/>
                <w:tcMar>
                  <w:top w:w="0" w:type="dxa"/>
                  <w:left w:w="108" w:type="dxa"/>
                  <w:bottom w:w="0" w:type="dxa"/>
                  <w:right w:w="108" w:type="dxa"/>
                </w:tcMar>
                <w:vAlign w:val="bottom"/>
                <w:hideMark/>
              </w:tcPr>
            </w:tcPrChange>
          </w:tcPr>
          <w:p w14:paraId="2EEE1B73" w14:textId="5BE3B2F0" w:rsidR="00E01451" w:rsidRPr="00E01451" w:rsidDel="00631EE5" w:rsidRDefault="00E01451" w:rsidP="00E01451">
            <w:pPr>
              <w:spacing w:after="0" w:line="240" w:lineRule="auto"/>
              <w:rPr>
                <w:del w:id="2219" w:author="Stefanie Lane" w:date="2022-05-30T14:33:00Z"/>
                <w:rFonts w:ascii="Calibri" w:eastAsia="Calibri" w:hAnsi="Calibri" w:cs="Calibri"/>
                <w:b/>
                <w:bCs/>
                <w:color w:val="000000"/>
              </w:rPr>
            </w:pPr>
          </w:p>
        </w:tc>
        <w:tc>
          <w:tcPr>
            <w:tcW w:w="960" w:type="dxa"/>
            <w:noWrap/>
            <w:tcMar>
              <w:top w:w="0" w:type="dxa"/>
              <w:left w:w="108" w:type="dxa"/>
              <w:bottom w:w="0" w:type="dxa"/>
              <w:right w:w="108" w:type="dxa"/>
            </w:tcMar>
            <w:vAlign w:val="bottom"/>
            <w:hideMark/>
            <w:tcPrChange w:id="2220" w:author="Stefanie Lane" w:date="2022-05-30T14:32:00Z">
              <w:tcPr>
                <w:tcW w:w="960" w:type="dxa"/>
                <w:noWrap/>
                <w:tcMar>
                  <w:top w:w="0" w:type="dxa"/>
                  <w:left w:w="108" w:type="dxa"/>
                  <w:bottom w:w="0" w:type="dxa"/>
                  <w:right w:w="108" w:type="dxa"/>
                </w:tcMar>
                <w:vAlign w:val="bottom"/>
                <w:hideMark/>
              </w:tcPr>
            </w:tcPrChange>
          </w:tcPr>
          <w:p w14:paraId="7F9FE5BD" w14:textId="49547807" w:rsidR="00E01451" w:rsidRPr="00E01451" w:rsidDel="00631EE5" w:rsidRDefault="00E01451" w:rsidP="00E01451">
            <w:pPr>
              <w:spacing w:after="0" w:line="240" w:lineRule="auto"/>
              <w:rPr>
                <w:del w:id="2221"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222" w:author="Stefanie Lane" w:date="2022-05-30T14:32:00Z">
              <w:tcPr>
                <w:tcW w:w="300" w:type="dxa"/>
                <w:noWrap/>
                <w:tcMar>
                  <w:top w:w="0" w:type="dxa"/>
                  <w:left w:w="108" w:type="dxa"/>
                  <w:bottom w:w="0" w:type="dxa"/>
                  <w:right w:w="108" w:type="dxa"/>
                </w:tcMar>
                <w:vAlign w:val="bottom"/>
                <w:hideMark/>
              </w:tcPr>
            </w:tcPrChange>
          </w:tcPr>
          <w:p w14:paraId="343D7122" w14:textId="488D9263" w:rsidR="00E01451" w:rsidRPr="00E01451" w:rsidDel="00631EE5" w:rsidRDefault="00E01451" w:rsidP="00E01451">
            <w:pPr>
              <w:spacing w:after="0" w:line="240" w:lineRule="auto"/>
              <w:rPr>
                <w:del w:id="2223"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24" w:author="Stefanie Lane" w:date="2022-05-30T14:32:00Z">
              <w:tcPr>
                <w:tcW w:w="1005" w:type="dxa"/>
                <w:noWrap/>
                <w:tcMar>
                  <w:top w:w="0" w:type="dxa"/>
                  <w:left w:w="108" w:type="dxa"/>
                  <w:bottom w:w="0" w:type="dxa"/>
                  <w:right w:w="108" w:type="dxa"/>
                </w:tcMar>
                <w:vAlign w:val="bottom"/>
                <w:hideMark/>
              </w:tcPr>
            </w:tcPrChange>
          </w:tcPr>
          <w:p w14:paraId="3429E75D" w14:textId="7A35C4BD" w:rsidR="00E01451" w:rsidRPr="00E01451" w:rsidDel="00631EE5" w:rsidRDefault="00E01451" w:rsidP="00E01451">
            <w:pPr>
              <w:spacing w:after="0" w:line="240" w:lineRule="auto"/>
              <w:rPr>
                <w:del w:id="2225"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26" w:author="Stefanie Lane" w:date="2022-05-30T14:32:00Z">
              <w:tcPr>
                <w:tcW w:w="1005" w:type="dxa"/>
                <w:noWrap/>
                <w:tcMar>
                  <w:top w:w="0" w:type="dxa"/>
                  <w:left w:w="108" w:type="dxa"/>
                  <w:bottom w:w="0" w:type="dxa"/>
                  <w:right w:w="108" w:type="dxa"/>
                </w:tcMar>
                <w:vAlign w:val="bottom"/>
                <w:hideMark/>
              </w:tcPr>
            </w:tcPrChange>
          </w:tcPr>
          <w:p w14:paraId="469DB599" w14:textId="7BC9929F" w:rsidR="00E01451" w:rsidRPr="00E01451" w:rsidDel="00631EE5" w:rsidRDefault="00E01451" w:rsidP="00E01451">
            <w:pPr>
              <w:spacing w:after="0" w:line="240" w:lineRule="auto"/>
              <w:rPr>
                <w:del w:id="2227"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28" w:author="Stefanie Lane" w:date="2022-05-30T14:32:00Z">
              <w:tcPr>
                <w:tcW w:w="1005" w:type="dxa"/>
                <w:noWrap/>
                <w:tcMar>
                  <w:top w:w="0" w:type="dxa"/>
                  <w:left w:w="108" w:type="dxa"/>
                  <w:bottom w:w="0" w:type="dxa"/>
                  <w:right w:w="108" w:type="dxa"/>
                </w:tcMar>
                <w:vAlign w:val="bottom"/>
                <w:hideMark/>
              </w:tcPr>
            </w:tcPrChange>
          </w:tcPr>
          <w:p w14:paraId="2B4C8E1E" w14:textId="7F0AE9A6" w:rsidR="00E01451" w:rsidRPr="00E01451" w:rsidDel="00631EE5" w:rsidRDefault="00E01451" w:rsidP="00E01451">
            <w:pPr>
              <w:spacing w:after="0" w:line="240" w:lineRule="auto"/>
              <w:rPr>
                <w:del w:id="2229" w:author="Stefanie Lane" w:date="2022-05-30T14:33:00Z"/>
                <w:rFonts w:ascii="Times New Roman" w:eastAsia="Times New Roman" w:hAnsi="Times New Roman" w:cs="Times New Roman"/>
                <w:sz w:val="20"/>
                <w:szCs w:val="20"/>
              </w:rPr>
            </w:pPr>
          </w:p>
        </w:tc>
      </w:tr>
      <w:tr w:rsidR="00E01451" w:rsidRPr="00E01451" w:rsidDel="00631EE5" w14:paraId="29029CE9" w14:textId="69718B2A" w:rsidTr="00DD0C1B">
        <w:trPr>
          <w:trHeight w:val="290"/>
          <w:jc w:val="center"/>
          <w:del w:id="2230" w:author="Stefanie Lane" w:date="2022-05-30T14:33:00Z"/>
          <w:trPrChange w:id="2231"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32"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71ED55C" w14:textId="3C7095B2" w:rsidR="00E01451" w:rsidRPr="00E01451" w:rsidDel="00631EE5" w:rsidRDefault="00E01451" w:rsidP="00E01451">
            <w:pPr>
              <w:spacing w:after="0" w:line="240" w:lineRule="auto"/>
              <w:jc w:val="right"/>
              <w:rPr>
                <w:del w:id="2233" w:author="Stefanie Lane" w:date="2022-05-30T14:33:00Z"/>
                <w:rFonts w:ascii="Calibri" w:eastAsia="Calibri" w:hAnsi="Calibri" w:cs="Calibri"/>
                <w:color w:val="000000"/>
              </w:rPr>
            </w:pPr>
            <w:del w:id="2234" w:author="Stefanie Lane" w:date="2022-05-30T14:33:00Z">
              <w:r w:rsidRPr="00E01451" w:rsidDel="00631EE5">
                <w:rPr>
                  <w:rFonts w:ascii="Calibri" w:eastAsia="Calibri" w:hAnsi="Calibri" w:cs="Calibri"/>
                  <w:color w:val="000000"/>
                </w:rPr>
                <w:delText>1979</w:delText>
              </w:r>
            </w:del>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35" w:author="Stefanie Lane" w:date="2022-05-30T14:32:00Z">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4EC151E" w14:textId="462BB2D1" w:rsidR="00E01451" w:rsidRPr="00E01451" w:rsidDel="00631EE5" w:rsidRDefault="00E01451" w:rsidP="00E01451">
            <w:pPr>
              <w:spacing w:after="0" w:line="240" w:lineRule="auto"/>
              <w:jc w:val="center"/>
              <w:rPr>
                <w:del w:id="2236" w:author="Stefanie Lane" w:date="2022-05-30T14:33:00Z"/>
                <w:rFonts w:ascii="Calibri" w:eastAsia="Calibri" w:hAnsi="Calibri" w:cs="Calibri"/>
                <w:color w:val="000000"/>
              </w:rPr>
            </w:pPr>
            <w:del w:id="2237" w:author="Stefanie Lane" w:date="2022-05-30T14:33:00Z">
              <w:r w:rsidRPr="00E01451" w:rsidDel="00631EE5">
                <w:rPr>
                  <w:rFonts w:ascii="Calibri" w:eastAsia="Calibri" w:hAnsi="Calibri" w:cs="Calibri"/>
                  <w:color w:val="000000"/>
                </w:rPr>
                <w:delText>19</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38"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FF312EA" w14:textId="1577DE03" w:rsidR="00E01451" w:rsidRPr="00E01451" w:rsidDel="00631EE5" w:rsidRDefault="00E01451" w:rsidP="00E01451">
            <w:pPr>
              <w:spacing w:after="0" w:line="240" w:lineRule="auto"/>
              <w:jc w:val="center"/>
              <w:rPr>
                <w:del w:id="2239" w:author="Stefanie Lane" w:date="2022-05-30T14:33:00Z"/>
                <w:rFonts w:ascii="Calibri" w:eastAsia="Calibri" w:hAnsi="Calibri" w:cs="Calibri"/>
                <w:color w:val="000000"/>
              </w:rPr>
            </w:pPr>
            <w:del w:id="2240" w:author="Stefanie Lane" w:date="2022-05-30T14:33:00Z">
              <w:r w:rsidRPr="00E01451" w:rsidDel="00631EE5">
                <w:rPr>
                  <w:rFonts w:ascii="Calibri" w:eastAsia="Calibri" w:hAnsi="Calibri" w:cs="Calibri"/>
                  <w:color w:val="000000"/>
                </w:rPr>
                <w:delText>32</w:delText>
              </w:r>
            </w:del>
          </w:p>
        </w:tc>
        <w:tc>
          <w:tcPr>
            <w:tcW w:w="300" w:type="dxa"/>
            <w:noWrap/>
            <w:tcMar>
              <w:top w:w="0" w:type="dxa"/>
              <w:left w:w="108" w:type="dxa"/>
              <w:bottom w:w="0" w:type="dxa"/>
              <w:right w:w="108" w:type="dxa"/>
            </w:tcMar>
            <w:vAlign w:val="bottom"/>
            <w:hideMark/>
            <w:tcPrChange w:id="2241" w:author="Stefanie Lane" w:date="2022-05-30T14:32:00Z">
              <w:tcPr>
                <w:tcW w:w="300" w:type="dxa"/>
                <w:noWrap/>
                <w:tcMar>
                  <w:top w:w="0" w:type="dxa"/>
                  <w:left w:w="108" w:type="dxa"/>
                  <w:bottom w:w="0" w:type="dxa"/>
                  <w:right w:w="108" w:type="dxa"/>
                </w:tcMar>
                <w:vAlign w:val="bottom"/>
                <w:hideMark/>
              </w:tcPr>
            </w:tcPrChange>
          </w:tcPr>
          <w:p w14:paraId="4B296DF4" w14:textId="328CC3A6" w:rsidR="00E01451" w:rsidRPr="00E01451" w:rsidDel="00631EE5" w:rsidRDefault="00E01451" w:rsidP="00E01451">
            <w:pPr>
              <w:spacing w:after="0" w:line="240" w:lineRule="auto"/>
              <w:rPr>
                <w:del w:id="2242"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43"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0F6C0668" w14:textId="5D3A97BC" w:rsidR="00E01451" w:rsidRPr="00E01451" w:rsidDel="00631EE5" w:rsidRDefault="00E01451" w:rsidP="00E01451">
            <w:pPr>
              <w:spacing w:after="0" w:line="240" w:lineRule="auto"/>
              <w:jc w:val="center"/>
              <w:rPr>
                <w:del w:id="2244" w:author="Stefanie Lane" w:date="2022-05-30T14:33:00Z"/>
                <w:rFonts w:ascii="Calibri" w:eastAsia="Calibri" w:hAnsi="Calibri" w:cs="Calibri"/>
                <w:color w:val="000000"/>
              </w:rPr>
            </w:pPr>
            <w:del w:id="2245" w:author="Stefanie Lane" w:date="2022-05-30T14:33:00Z">
              <w:r w:rsidRPr="00E01451" w:rsidDel="00631EE5">
                <w:rPr>
                  <w:rFonts w:ascii="Calibri" w:eastAsia="Calibri" w:hAnsi="Calibri" w:cs="Calibri"/>
                  <w:color w:val="000000"/>
                </w:rPr>
                <w:delText>12.84</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46"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E3E7250" w14:textId="2BDBFEBC" w:rsidR="00E01451" w:rsidRPr="00E01451" w:rsidDel="00631EE5" w:rsidRDefault="00E01451" w:rsidP="00E01451">
            <w:pPr>
              <w:spacing w:after="0" w:line="240" w:lineRule="auto"/>
              <w:jc w:val="center"/>
              <w:rPr>
                <w:del w:id="2247" w:author="Stefanie Lane" w:date="2022-05-30T14:33:00Z"/>
                <w:rFonts w:ascii="Calibri" w:eastAsia="Calibri" w:hAnsi="Calibri" w:cs="Calibri"/>
                <w:color w:val="000000"/>
              </w:rPr>
            </w:pPr>
            <w:del w:id="2248" w:author="Stefanie Lane" w:date="2022-05-30T14:33:00Z">
              <w:r w:rsidRPr="00E01451" w:rsidDel="00631EE5">
                <w:rPr>
                  <w:rFonts w:ascii="Calibri" w:eastAsia="Calibri" w:hAnsi="Calibri" w:cs="Calibri"/>
                  <w:color w:val="000000"/>
                </w:rPr>
                <w:delText>3.61</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49"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CB4392E" w14:textId="31C83A4E" w:rsidR="00E01451" w:rsidRPr="00E01451" w:rsidDel="00631EE5" w:rsidRDefault="00E01451" w:rsidP="00E01451">
            <w:pPr>
              <w:spacing w:after="0" w:line="240" w:lineRule="auto"/>
              <w:jc w:val="center"/>
              <w:rPr>
                <w:del w:id="2250" w:author="Stefanie Lane" w:date="2022-05-30T14:33:00Z"/>
                <w:rFonts w:ascii="Calibri" w:eastAsia="Calibri" w:hAnsi="Calibri" w:cs="Calibri"/>
                <w:color w:val="000000"/>
              </w:rPr>
            </w:pPr>
            <w:del w:id="2251" w:author="Stefanie Lane" w:date="2022-05-30T14:33:00Z">
              <w:r w:rsidRPr="00E01451" w:rsidDel="00631EE5">
                <w:rPr>
                  <w:rFonts w:ascii="Calibri" w:eastAsia="Calibri" w:hAnsi="Calibri" w:cs="Calibri"/>
                  <w:color w:val="000000"/>
                </w:rPr>
                <w:delText>2.49</w:delText>
              </w:r>
            </w:del>
          </w:p>
        </w:tc>
      </w:tr>
      <w:tr w:rsidR="00E01451" w:rsidRPr="00E01451" w:rsidDel="00631EE5" w14:paraId="5C78956C" w14:textId="3E89309E" w:rsidTr="00DD0C1B">
        <w:trPr>
          <w:trHeight w:val="290"/>
          <w:jc w:val="center"/>
          <w:del w:id="2252" w:author="Stefanie Lane" w:date="2022-05-30T14:33:00Z"/>
          <w:trPrChange w:id="2253" w:author="Stefanie Lane" w:date="2022-05-30T14:32:00Z">
            <w:trPr>
              <w:trHeight w:val="290"/>
            </w:trPr>
          </w:trPrChange>
        </w:trPr>
        <w:tc>
          <w:tcPr>
            <w:tcW w:w="1313" w:type="dxa"/>
            <w:noWrap/>
            <w:tcMar>
              <w:top w:w="0" w:type="dxa"/>
              <w:left w:w="108" w:type="dxa"/>
              <w:bottom w:w="0" w:type="dxa"/>
              <w:right w:w="108" w:type="dxa"/>
            </w:tcMar>
            <w:vAlign w:val="bottom"/>
            <w:hideMark/>
            <w:tcPrChange w:id="2254" w:author="Stefanie Lane" w:date="2022-05-30T14:32:00Z">
              <w:tcPr>
                <w:tcW w:w="1313" w:type="dxa"/>
                <w:noWrap/>
                <w:tcMar>
                  <w:top w:w="0" w:type="dxa"/>
                  <w:left w:w="108" w:type="dxa"/>
                  <w:bottom w:w="0" w:type="dxa"/>
                  <w:right w:w="108" w:type="dxa"/>
                </w:tcMar>
                <w:vAlign w:val="bottom"/>
                <w:hideMark/>
              </w:tcPr>
            </w:tcPrChange>
          </w:tcPr>
          <w:p w14:paraId="644A7294" w14:textId="43F4B960" w:rsidR="00E01451" w:rsidRPr="00E01451" w:rsidDel="00631EE5" w:rsidRDefault="00E01451" w:rsidP="00E01451">
            <w:pPr>
              <w:spacing w:after="0" w:line="240" w:lineRule="auto"/>
              <w:jc w:val="right"/>
              <w:rPr>
                <w:del w:id="2255" w:author="Stefanie Lane" w:date="2022-05-30T14:33:00Z"/>
                <w:rFonts w:ascii="Calibri" w:eastAsia="Calibri" w:hAnsi="Calibri" w:cs="Calibri"/>
                <w:color w:val="000000"/>
              </w:rPr>
            </w:pPr>
            <w:del w:id="2256" w:author="Stefanie Lane" w:date="2022-05-30T14:33:00Z">
              <w:r w:rsidRPr="00E01451" w:rsidDel="00631EE5">
                <w:rPr>
                  <w:rFonts w:ascii="Calibri" w:eastAsia="Calibri" w:hAnsi="Calibri" w:cs="Calibri"/>
                  <w:color w:val="000000"/>
                </w:rPr>
                <w:delText>1999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257"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71A931A" w14:textId="1E788007" w:rsidR="00E01451" w:rsidRPr="00E01451" w:rsidDel="00631EE5" w:rsidRDefault="00E01451" w:rsidP="00E01451">
            <w:pPr>
              <w:spacing w:after="0" w:line="240" w:lineRule="auto"/>
              <w:jc w:val="center"/>
              <w:rPr>
                <w:del w:id="2258" w:author="Stefanie Lane" w:date="2022-05-30T14:33:00Z"/>
                <w:rFonts w:ascii="Calibri" w:eastAsia="Calibri" w:hAnsi="Calibri" w:cs="Calibri"/>
                <w:color w:val="000000"/>
              </w:rPr>
            </w:pPr>
            <w:del w:id="2259" w:author="Stefanie Lane" w:date="2022-05-30T14:33:00Z">
              <w:r w:rsidRPr="00E01451" w:rsidDel="00631EE5">
                <w:rPr>
                  <w:rFonts w:ascii="Calibri" w:eastAsia="Calibri" w:hAnsi="Calibri" w:cs="Calibri"/>
                  <w:color w:val="000000"/>
                </w:rPr>
                <w:delText>18</w:delText>
              </w:r>
            </w:del>
          </w:p>
        </w:tc>
        <w:tc>
          <w:tcPr>
            <w:tcW w:w="960" w:type="dxa"/>
            <w:noWrap/>
            <w:tcMar>
              <w:top w:w="0" w:type="dxa"/>
              <w:left w:w="108" w:type="dxa"/>
              <w:bottom w:w="0" w:type="dxa"/>
              <w:right w:w="108" w:type="dxa"/>
            </w:tcMar>
            <w:vAlign w:val="bottom"/>
            <w:hideMark/>
            <w:tcPrChange w:id="2260" w:author="Stefanie Lane" w:date="2022-05-30T14:32:00Z">
              <w:tcPr>
                <w:tcW w:w="960" w:type="dxa"/>
                <w:noWrap/>
                <w:tcMar>
                  <w:top w:w="0" w:type="dxa"/>
                  <w:left w:w="108" w:type="dxa"/>
                  <w:bottom w:w="0" w:type="dxa"/>
                  <w:right w:w="108" w:type="dxa"/>
                </w:tcMar>
                <w:vAlign w:val="bottom"/>
                <w:hideMark/>
              </w:tcPr>
            </w:tcPrChange>
          </w:tcPr>
          <w:p w14:paraId="7189FF2B" w14:textId="0FD45274" w:rsidR="00E01451" w:rsidRPr="00E01451" w:rsidDel="00631EE5" w:rsidRDefault="00E01451" w:rsidP="00E01451">
            <w:pPr>
              <w:spacing w:after="0" w:line="240" w:lineRule="auto"/>
              <w:jc w:val="center"/>
              <w:rPr>
                <w:del w:id="2261" w:author="Stefanie Lane" w:date="2022-05-30T14:33:00Z"/>
                <w:rFonts w:ascii="Calibri" w:eastAsia="Calibri" w:hAnsi="Calibri" w:cs="Calibri"/>
                <w:color w:val="000000"/>
              </w:rPr>
            </w:pPr>
            <w:del w:id="2262" w:author="Stefanie Lane" w:date="2022-05-30T14:33:00Z">
              <w:r w:rsidRPr="00E01451" w:rsidDel="00631EE5">
                <w:rPr>
                  <w:rFonts w:ascii="Calibri" w:eastAsia="Calibri" w:hAnsi="Calibri" w:cs="Calibri"/>
                  <w:color w:val="000000"/>
                </w:rPr>
                <w:delText>36</w:delText>
              </w:r>
            </w:del>
          </w:p>
        </w:tc>
        <w:tc>
          <w:tcPr>
            <w:tcW w:w="300" w:type="dxa"/>
            <w:noWrap/>
            <w:tcMar>
              <w:top w:w="0" w:type="dxa"/>
              <w:left w:w="108" w:type="dxa"/>
              <w:bottom w:w="0" w:type="dxa"/>
              <w:right w:w="108" w:type="dxa"/>
            </w:tcMar>
            <w:vAlign w:val="bottom"/>
            <w:hideMark/>
            <w:tcPrChange w:id="2263" w:author="Stefanie Lane" w:date="2022-05-30T14:32:00Z">
              <w:tcPr>
                <w:tcW w:w="300" w:type="dxa"/>
                <w:noWrap/>
                <w:tcMar>
                  <w:top w:w="0" w:type="dxa"/>
                  <w:left w:w="108" w:type="dxa"/>
                  <w:bottom w:w="0" w:type="dxa"/>
                  <w:right w:w="108" w:type="dxa"/>
                </w:tcMar>
                <w:vAlign w:val="bottom"/>
                <w:hideMark/>
              </w:tcPr>
            </w:tcPrChange>
          </w:tcPr>
          <w:p w14:paraId="560F13B3" w14:textId="5F6BF1AC" w:rsidR="00E01451" w:rsidRPr="00E01451" w:rsidDel="00631EE5" w:rsidRDefault="00E01451" w:rsidP="00E01451">
            <w:pPr>
              <w:spacing w:after="0" w:line="240" w:lineRule="auto"/>
              <w:rPr>
                <w:del w:id="2264"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65"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B739644" w14:textId="4B2342E7" w:rsidR="00E01451" w:rsidRPr="00E01451" w:rsidDel="00631EE5" w:rsidRDefault="00E01451" w:rsidP="00E01451">
            <w:pPr>
              <w:spacing w:after="0" w:line="240" w:lineRule="auto"/>
              <w:jc w:val="center"/>
              <w:rPr>
                <w:del w:id="2266" w:author="Stefanie Lane" w:date="2022-05-30T14:33:00Z"/>
                <w:rFonts w:ascii="Calibri" w:eastAsia="Calibri" w:hAnsi="Calibri" w:cs="Calibri"/>
                <w:color w:val="000000"/>
              </w:rPr>
            </w:pPr>
            <w:del w:id="2267" w:author="Stefanie Lane" w:date="2022-05-30T14:33:00Z">
              <w:r w:rsidRPr="00E01451" w:rsidDel="00631EE5">
                <w:rPr>
                  <w:rFonts w:ascii="Calibri" w:eastAsia="Calibri" w:hAnsi="Calibri" w:cs="Calibri"/>
                  <w:color w:val="000000"/>
                </w:rPr>
                <w:delText>11.50</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68"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C58792F" w14:textId="22CA7595" w:rsidR="00E01451" w:rsidRPr="00E01451" w:rsidDel="00631EE5" w:rsidRDefault="00E01451" w:rsidP="00E01451">
            <w:pPr>
              <w:spacing w:after="0" w:line="240" w:lineRule="auto"/>
              <w:jc w:val="center"/>
              <w:rPr>
                <w:del w:id="2269" w:author="Stefanie Lane" w:date="2022-05-30T14:33:00Z"/>
                <w:rFonts w:ascii="Calibri" w:eastAsia="Calibri" w:hAnsi="Calibri" w:cs="Calibri"/>
                <w:color w:val="000000"/>
              </w:rPr>
            </w:pPr>
            <w:del w:id="2270" w:author="Stefanie Lane" w:date="2022-05-30T14:33:00Z">
              <w:r w:rsidRPr="00E01451" w:rsidDel="00631EE5">
                <w:rPr>
                  <w:rFonts w:ascii="Calibri" w:eastAsia="Calibri" w:hAnsi="Calibri" w:cs="Calibri"/>
                  <w:color w:val="000000"/>
                </w:rPr>
                <w:delText>2.92</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71"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292DC8AE" w14:textId="4C0D8A8D" w:rsidR="00E01451" w:rsidRPr="00E01451" w:rsidDel="00631EE5" w:rsidRDefault="00E01451" w:rsidP="00E01451">
            <w:pPr>
              <w:spacing w:after="0" w:line="240" w:lineRule="auto"/>
              <w:jc w:val="center"/>
              <w:rPr>
                <w:del w:id="2272" w:author="Stefanie Lane" w:date="2022-05-30T14:33:00Z"/>
                <w:rFonts w:ascii="Calibri" w:eastAsia="Calibri" w:hAnsi="Calibri" w:cs="Calibri"/>
                <w:color w:val="000000"/>
              </w:rPr>
            </w:pPr>
            <w:del w:id="2273" w:author="Stefanie Lane" w:date="2022-05-30T14:33:00Z">
              <w:r w:rsidRPr="00E01451" w:rsidDel="00631EE5">
                <w:rPr>
                  <w:rFonts w:ascii="Calibri" w:eastAsia="Calibri" w:hAnsi="Calibri" w:cs="Calibri"/>
                  <w:color w:val="000000"/>
                </w:rPr>
                <w:delText>3.13</w:delText>
              </w:r>
            </w:del>
          </w:p>
        </w:tc>
      </w:tr>
      <w:tr w:rsidR="00E01451" w:rsidRPr="00E01451" w:rsidDel="00631EE5" w14:paraId="31F8F697" w14:textId="5411D4B8" w:rsidTr="00DD0C1B">
        <w:trPr>
          <w:trHeight w:val="290"/>
          <w:jc w:val="center"/>
          <w:del w:id="2274" w:author="Stefanie Lane" w:date="2022-05-30T14:33:00Z"/>
          <w:trPrChange w:id="2275"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76"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90944C0" w14:textId="301AFEBB" w:rsidR="00E01451" w:rsidRPr="00E01451" w:rsidDel="00631EE5" w:rsidRDefault="00E01451" w:rsidP="00E01451">
            <w:pPr>
              <w:spacing w:after="0" w:line="240" w:lineRule="auto"/>
              <w:jc w:val="right"/>
              <w:rPr>
                <w:del w:id="2277" w:author="Stefanie Lane" w:date="2022-05-30T14:33:00Z"/>
                <w:rFonts w:ascii="Calibri" w:eastAsia="Calibri" w:hAnsi="Calibri" w:cs="Calibri"/>
                <w:color w:val="000000"/>
              </w:rPr>
            </w:pPr>
            <w:del w:id="2278" w:author="Stefanie Lane" w:date="2022-05-30T14:33:00Z">
              <w:r w:rsidRPr="00E01451" w:rsidDel="00631EE5">
                <w:rPr>
                  <w:rFonts w:ascii="Calibri" w:eastAsia="Calibri" w:hAnsi="Calibri" w:cs="Calibri"/>
                  <w:color w:val="000000"/>
                </w:rPr>
                <w:delText>2019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279"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39F3E8A" w14:textId="16AB23E7" w:rsidR="00E01451" w:rsidRPr="00E01451" w:rsidDel="00631EE5" w:rsidRDefault="00E01451" w:rsidP="00E01451">
            <w:pPr>
              <w:spacing w:after="0" w:line="240" w:lineRule="auto"/>
              <w:jc w:val="center"/>
              <w:rPr>
                <w:del w:id="2280" w:author="Stefanie Lane" w:date="2022-05-30T14:33:00Z"/>
                <w:rFonts w:ascii="Calibri" w:eastAsia="Calibri" w:hAnsi="Calibri" w:cs="Calibri"/>
                <w:color w:val="000000"/>
              </w:rPr>
            </w:pPr>
            <w:del w:id="2281" w:author="Stefanie Lane" w:date="2022-05-30T14:33:00Z">
              <w:r w:rsidRPr="00E01451" w:rsidDel="00631EE5">
                <w:rPr>
                  <w:rFonts w:ascii="Calibri" w:eastAsia="Calibri" w:hAnsi="Calibri" w:cs="Calibri"/>
                  <w:color w:val="000000"/>
                </w:rPr>
                <w:delText>28</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82"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5F2EDDDE" w14:textId="3E8D11D6" w:rsidR="00E01451" w:rsidRPr="00E01451" w:rsidDel="00631EE5" w:rsidRDefault="00E01451" w:rsidP="00E01451">
            <w:pPr>
              <w:spacing w:after="0" w:line="240" w:lineRule="auto"/>
              <w:jc w:val="center"/>
              <w:rPr>
                <w:del w:id="2283" w:author="Stefanie Lane" w:date="2022-05-30T14:33:00Z"/>
                <w:rFonts w:ascii="Calibri" w:eastAsia="Calibri" w:hAnsi="Calibri" w:cs="Calibri"/>
                <w:color w:val="000000"/>
              </w:rPr>
            </w:pPr>
            <w:del w:id="2284" w:author="Stefanie Lane" w:date="2022-05-30T14:33:00Z">
              <w:r w:rsidRPr="00E01451" w:rsidDel="00631EE5">
                <w:rPr>
                  <w:rFonts w:ascii="Calibri" w:eastAsia="Calibri" w:hAnsi="Calibri" w:cs="Calibri"/>
                  <w:color w:val="000000"/>
                </w:rPr>
                <w:delText>34</w:delText>
              </w:r>
            </w:del>
          </w:p>
        </w:tc>
        <w:tc>
          <w:tcPr>
            <w:tcW w:w="300" w:type="dxa"/>
            <w:noWrap/>
            <w:tcMar>
              <w:top w:w="0" w:type="dxa"/>
              <w:left w:w="108" w:type="dxa"/>
              <w:bottom w:w="0" w:type="dxa"/>
              <w:right w:w="108" w:type="dxa"/>
            </w:tcMar>
            <w:vAlign w:val="bottom"/>
            <w:hideMark/>
            <w:tcPrChange w:id="2285" w:author="Stefanie Lane" w:date="2022-05-30T14:32:00Z">
              <w:tcPr>
                <w:tcW w:w="300" w:type="dxa"/>
                <w:noWrap/>
                <w:tcMar>
                  <w:top w:w="0" w:type="dxa"/>
                  <w:left w:w="108" w:type="dxa"/>
                  <w:bottom w:w="0" w:type="dxa"/>
                  <w:right w:w="108" w:type="dxa"/>
                </w:tcMar>
                <w:vAlign w:val="bottom"/>
                <w:hideMark/>
              </w:tcPr>
            </w:tcPrChange>
          </w:tcPr>
          <w:p w14:paraId="24026E28" w14:textId="44F20C11" w:rsidR="00E01451" w:rsidRPr="00E01451" w:rsidDel="00631EE5" w:rsidRDefault="00E01451" w:rsidP="00E01451">
            <w:pPr>
              <w:spacing w:after="0" w:line="240" w:lineRule="auto"/>
              <w:rPr>
                <w:del w:id="2286"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87"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C48CC93" w14:textId="14C5D367" w:rsidR="00E01451" w:rsidRPr="00E01451" w:rsidDel="00631EE5" w:rsidRDefault="00E01451" w:rsidP="00E01451">
            <w:pPr>
              <w:spacing w:after="0" w:line="240" w:lineRule="auto"/>
              <w:jc w:val="center"/>
              <w:rPr>
                <w:del w:id="2288" w:author="Stefanie Lane" w:date="2022-05-30T14:33:00Z"/>
                <w:rFonts w:ascii="Calibri" w:eastAsia="Calibri" w:hAnsi="Calibri" w:cs="Calibri"/>
                <w:color w:val="000000"/>
              </w:rPr>
            </w:pPr>
            <w:del w:id="2289" w:author="Stefanie Lane" w:date="2022-05-30T14:33:00Z">
              <w:r w:rsidRPr="00E01451" w:rsidDel="00631EE5">
                <w:rPr>
                  <w:rFonts w:ascii="Calibri" w:eastAsia="Calibri" w:hAnsi="Calibri" w:cs="Calibri"/>
                  <w:color w:val="000000"/>
                </w:rPr>
                <w:delText>10.46</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90"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5FDCE749" w14:textId="044BC720" w:rsidR="00E01451" w:rsidRPr="00E01451" w:rsidDel="00631EE5" w:rsidRDefault="00E01451" w:rsidP="00E01451">
            <w:pPr>
              <w:spacing w:after="0" w:line="240" w:lineRule="auto"/>
              <w:jc w:val="center"/>
              <w:rPr>
                <w:del w:id="2291" w:author="Stefanie Lane" w:date="2022-05-30T14:33:00Z"/>
                <w:rFonts w:ascii="Calibri" w:eastAsia="Calibri" w:hAnsi="Calibri" w:cs="Calibri"/>
                <w:color w:val="000000"/>
              </w:rPr>
            </w:pPr>
            <w:del w:id="2292" w:author="Stefanie Lane" w:date="2022-05-30T14:33:00Z">
              <w:r w:rsidRPr="00E01451" w:rsidDel="00631EE5">
                <w:rPr>
                  <w:rFonts w:ascii="Calibri" w:eastAsia="Calibri" w:hAnsi="Calibri" w:cs="Calibri"/>
                  <w:color w:val="000000"/>
                </w:rPr>
                <w:delText>1.90</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93"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8A1CB17" w14:textId="6A22CCA5" w:rsidR="00E01451" w:rsidRPr="00E01451" w:rsidDel="00631EE5" w:rsidRDefault="00E01451" w:rsidP="00E01451">
            <w:pPr>
              <w:spacing w:after="0" w:line="240" w:lineRule="auto"/>
              <w:jc w:val="center"/>
              <w:rPr>
                <w:del w:id="2294" w:author="Stefanie Lane" w:date="2022-05-30T14:33:00Z"/>
                <w:rFonts w:ascii="Calibri" w:eastAsia="Calibri" w:hAnsi="Calibri" w:cs="Calibri"/>
                <w:color w:val="000000"/>
              </w:rPr>
            </w:pPr>
            <w:del w:id="2295" w:author="Stefanie Lane" w:date="2022-05-30T14:33:00Z">
              <w:r w:rsidRPr="00E01451" w:rsidDel="00631EE5">
                <w:rPr>
                  <w:rFonts w:ascii="Calibri" w:eastAsia="Calibri" w:hAnsi="Calibri" w:cs="Calibri"/>
                  <w:color w:val="000000"/>
                </w:rPr>
                <w:delText>3.25</w:delText>
              </w:r>
            </w:del>
          </w:p>
        </w:tc>
      </w:tr>
      <w:tr w:rsidR="00E01451" w:rsidRPr="00E01451" w:rsidDel="00631EE5" w14:paraId="43B42478" w14:textId="78E99B9B" w:rsidTr="00DD0C1B">
        <w:trPr>
          <w:trHeight w:val="290"/>
          <w:jc w:val="center"/>
          <w:del w:id="2296" w:author="Stefanie Lane" w:date="2022-05-30T14:33:00Z"/>
          <w:trPrChange w:id="2297" w:author="Stefanie Lane" w:date="2022-05-30T14:32:00Z">
            <w:trPr>
              <w:trHeight w:val="290"/>
            </w:trPr>
          </w:trPrChange>
        </w:trPr>
        <w:tc>
          <w:tcPr>
            <w:tcW w:w="1313" w:type="dxa"/>
            <w:noWrap/>
            <w:tcMar>
              <w:top w:w="0" w:type="dxa"/>
              <w:left w:w="108" w:type="dxa"/>
              <w:bottom w:w="0" w:type="dxa"/>
              <w:right w:w="108" w:type="dxa"/>
            </w:tcMar>
            <w:vAlign w:val="bottom"/>
            <w:hideMark/>
            <w:tcPrChange w:id="2298" w:author="Stefanie Lane" w:date="2022-05-30T14:32:00Z">
              <w:tcPr>
                <w:tcW w:w="1313" w:type="dxa"/>
                <w:noWrap/>
                <w:tcMar>
                  <w:top w:w="0" w:type="dxa"/>
                  <w:left w:w="108" w:type="dxa"/>
                  <w:bottom w:w="0" w:type="dxa"/>
                  <w:right w:w="108" w:type="dxa"/>
                </w:tcMar>
                <w:vAlign w:val="bottom"/>
                <w:hideMark/>
              </w:tcPr>
            </w:tcPrChange>
          </w:tcPr>
          <w:p w14:paraId="3718D267" w14:textId="4B1A7D92" w:rsidR="00E01451" w:rsidRPr="00E01451" w:rsidDel="00631EE5" w:rsidRDefault="00E01451" w:rsidP="00E01451">
            <w:pPr>
              <w:spacing w:after="0" w:line="240" w:lineRule="auto"/>
              <w:rPr>
                <w:del w:id="2299" w:author="Stefanie Lane" w:date="2022-05-30T14:33:00Z"/>
                <w:rFonts w:ascii="Calibri" w:eastAsia="Calibri" w:hAnsi="Calibri" w:cs="Calibri"/>
                <w:color w:val="000000"/>
              </w:rPr>
            </w:pPr>
          </w:p>
        </w:tc>
        <w:tc>
          <w:tcPr>
            <w:tcW w:w="1032" w:type="dxa"/>
            <w:noWrap/>
            <w:tcMar>
              <w:top w:w="0" w:type="dxa"/>
              <w:left w:w="108" w:type="dxa"/>
              <w:bottom w:w="0" w:type="dxa"/>
              <w:right w:w="108" w:type="dxa"/>
            </w:tcMar>
            <w:vAlign w:val="bottom"/>
            <w:hideMark/>
            <w:tcPrChange w:id="2300" w:author="Stefanie Lane" w:date="2022-05-30T14:32:00Z">
              <w:tcPr>
                <w:tcW w:w="1032" w:type="dxa"/>
                <w:noWrap/>
                <w:tcMar>
                  <w:top w:w="0" w:type="dxa"/>
                  <w:left w:w="108" w:type="dxa"/>
                  <w:bottom w:w="0" w:type="dxa"/>
                  <w:right w:w="108" w:type="dxa"/>
                </w:tcMar>
                <w:vAlign w:val="bottom"/>
                <w:hideMark/>
              </w:tcPr>
            </w:tcPrChange>
          </w:tcPr>
          <w:p w14:paraId="4E4C8133" w14:textId="52502500" w:rsidR="00E01451" w:rsidRPr="00E01451" w:rsidDel="00631EE5" w:rsidRDefault="00E01451" w:rsidP="00E01451">
            <w:pPr>
              <w:spacing w:after="0" w:line="240" w:lineRule="auto"/>
              <w:rPr>
                <w:del w:id="2301" w:author="Stefanie Lane" w:date="2022-05-30T14:33:00Z"/>
                <w:rFonts w:ascii="Times New Roman" w:eastAsia="Times New Roman" w:hAnsi="Times New Roman" w:cs="Times New Roman"/>
                <w:sz w:val="20"/>
                <w:szCs w:val="20"/>
              </w:rPr>
            </w:pPr>
          </w:p>
        </w:tc>
        <w:tc>
          <w:tcPr>
            <w:tcW w:w="960" w:type="dxa"/>
            <w:noWrap/>
            <w:tcMar>
              <w:top w:w="0" w:type="dxa"/>
              <w:left w:w="108" w:type="dxa"/>
              <w:bottom w:w="0" w:type="dxa"/>
              <w:right w:w="108" w:type="dxa"/>
            </w:tcMar>
            <w:vAlign w:val="bottom"/>
            <w:hideMark/>
            <w:tcPrChange w:id="2302" w:author="Stefanie Lane" w:date="2022-05-30T14:32:00Z">
              <w:tcPr>
                <w:tcW w:w="960" w:type="dxa"/>
                <w:noWrap/>
                <w:tcMar>
                  <w:top w:w="0" w:type="dxa"/>
                  <w:left w:w="108" w:type="dxa"/>
                  <w:bottom w:w="0" w:type="dxa"/>
                  <w:right w:w="108" w:type="dxa"/>
                </w:tcMar>
                <w:vAlign w:val="bottom"/>
                <w:hideMark/>
              </w:tcPr>
            </w:tcPrChange>
          </w:tcPr>
          <w:p w14:paraId="68055BD0" w14:textId="67A85E78" w:rsidR="00E01451" w:rsidRPr="00E01451" w:rsidDel="00631EE5" w:rsidRDefault="00E01451" w:rsidP="00E01451">
            <w:pPr>
              <w:spacing w:after="0" w:line="240" w:lineRule="auto"/>
              <w:rPr>
                <w:del w:id="2303"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304" w:author="Stefanie Lane" w:date="2022-05-30T14:32:00Z">
              <w:tcPr>
                <w:tcW w:w="300" w:type="dxa"/>
                <w:noWrap/>
                <w:tcMar>
                  <w:top w:w="0" w:type="dxa"/>
                  <w:left w:w="108" w:type="dxa"/>
                  <w:bottom w:w="0" w:type="dxa"/>
                  <w:right w:w="108" w:type="dxa"/>
                </w:tcMar>
                <w:vAlign w:val="bottom"/>
                <w:hideMark/>
              </w:tcPr>
            </w:tcPrChange>
          </w:tcPr>
          <w:p w14:paraId="30A0360C" w14:textId="413D09E5" w:rsidR="00E01451" w:rsidRPr="00E01451" w:rsidDel="00631EE5" w:rsidRDefault="00E01451" w:rsidP="00E01451">
            <w:pPr>
              <w:spacing w:after="0" w:line="240" w:lineRule="auto"/>
              <w:rPr>
                <w:del w:id="2305"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06" w:author="Stefanie Lane" w:date="2022-05-30T14:32:00Z">
              <w:tcPr>
                <w:tcW w:w="1005" w:type="dxa"/>
                <w:noWrap/>
                <w:tcMar>
                  <w:top w:w="0" w:type="dxa"/>
                  <w:left w:w="108" w:type="dxa"/>
                  <w:bottom w:w="0" w:type="dxa"/>
                  <w:right w:w="108" w:type="dxa"/>
                </w:tcMar>
                <w:vAlign w:val="bottom"/>
                <w:hideMark/>
              </w:tcPr>
            </w:tcPrChange>
          </w:tcPr>
          <w:p w14:paraId="0D462B07" w14:textId="5DB16A09" w:rsidR="00E01451" w:rsidRPr="00E01451" w:rsidDel="00631EE5" w:rsidRDefault="00E01451" w:rsidP="00E01451">
            <w:pPr>
              <w:spacing w:after="0" w:line="240" w:lineRule="auto"/>
              <w:rPr>
                <w:del w:id="2307"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08" w:author="Stefanie Lane" w:date="2022-05-30T14:32:00Z">
              <w:tcPr>
                <w:tcW w:w="1005" w:type="dxa"/>
                <w:noWrap/>
                <w:tcMar>
                  <w:top w:w="0" w:type="dxa"/>
                  <w:left w:w="108" w:type="dxa"/>
                  <w:bottom w:w="0" w:type="dxa"/>
                  <w:right w:w="108" w:type="dxa"/>
                </w:tcMar>
                <w:vAlign w:val="bottom"/>
                <w:hideMark/>
              </w:tcPr>
            </w:tcPrChange>
          </w:tcPr>
          <w:p w14:paraId="57ED55A7" w14:textId="7A3DBEEC" w:rsidR="00E01451" w:rsidRPr="00E01451" w:rsidDel="00631EE5" w:rsidRDefault="00E01451" w:rsidP="00E01451">
            <w:pPr>
              <w:spacing w:after="0" w:line="240" w:lineRule="auto"/>
              <w:rPr>
                <w:del w:id="2309"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10" w:author="Stefanie Lane" w:date="2022-05-30T14:32:00Z">
              <w:tcPr>
                <w:tcW w:w="1005" w:type="dxa"/>
                <w:noWrap/>
                <w:tcMar>
                  <w:top w:w="0" w:type="dxa"/>
                  <w:left w:w="108" w:type="dxa"/>
                  <w:bottom w:w="0" w:type="dxa"/>
                  <w:right w:w="108" w:type="dxa"/>
                </w:tcMar>
                <w:vAlign w:val="bottom"/>
                <w:hideMark/>
              </w:tcPr>
            </w:tcPrChange>
          </w:tcPr>
          <w:p w14:paraId="46FBC4A7" w14:textId="2DD253E7" w:rsidR="00E01451" w:rsidRPr="00E01451" w:rsidDel="00631EE5" w:rsidRDefault="00E01451" w:rsidP="00E01451">
            <w:pPr>
              <w:spacing w:after="0" w:line="240" w:lineRule="auto"/>
              <w:rPr>
                <w:del w:id="2311" w:author="Stefanie Lane" w:date="2022-05-30T14:33:00Z"/>
                <w:rFonts w:ascii="Times New Roman" w:eastAsia="Times New Roman" w:hAnsi="Times New Roman" w:cs="Times New Roman"/>
                <w:sz w:val="20"/>
                <w:szCs w:val="20"/>
              </w:rPr>
            </w:pPr>
          </w:p>
        </w:tc>
      </w:tr>
      <w:tr w:rsidR="00E01451" w:rsidRPr="00E01451" w:rsidDel="00631EE5" w14:paraId="28E312EF" w14:textId="471F98EC" w:rsidTr="00DD0C1B">
        <w:trPr>
          <w:trHeight w:val="290"/>
          <w:jc w:val="center"/>
          <w:del w:id="2312" w:author="Stefanie Lane" w:date="2022-05-30T14:33:00Z"/>
          <w:trPrChange w:id="2313" w:author="Stefanie Lane" w:date="2022-05-30T14:32:00Z">
            <w:trPr>
              <w:trHeight w:val="290"/>
            </w:trPr>
          </w:trPrChange>
        </w:trPr>
        <w:tc>
          <w:tcPr>
            <w:tcW w:w="1313" w:type="dxa"/>
            <w:noWrap/>
            <w:tcMar>
              <w:top w:w="0" w:type="dxa"/>
              <w:left w:w="108" w:type="dxa"/>
              <w:bottom w:w="0" w:type="dxa"/>
              <w:right w:w="108" w:type="dxa"/>
            </w:tcMar>
            <w:vAlign w:val="bottom"/>
            <w:hideMark/>
            <w:tcPrChange w:id="2314" w:author="Stefanie Lane" w:date="2022-05-30T14:32:00Z">
              <w:tcPr>
                <w:tcW w:w="1313" w:type="dxa"/>
                <w:noWrap/>
                <w:tcMar>
                  <w:top w:w="0" w:type="dxa"/>
                  <w:left w:w="108" w:type="dxa"/>
                  <w:bottom w:w="0" w:type="dxa"/>
                  <w:right w:w="108" w:type="dxa"/>
                </w:tcMar>
                <w:vAlign w:val="bottom"/>
                <w:hideMark/>
              </w:tcPr>
            </w:tcPrChange>
          </w:tcPr>
          <w:p w14:paraId="70E7D559" w14:textId="35038F95" w:rsidR="00E01451" w:rsidRPr="00E01451" w:rsidDel="00631EE5" w:rsidRDefault="00E01451" w:rsidP="00E01451">
            <w:pPr>
              <w:spacing w:after="0" w:line="240" w:lineRule="auto"/>
              <w:rPr>
                <w:del w:id="2315" w:author="Stefanie Lane" w:date="2022-05-30T14:33:00Z"/>
                <w:rFonts w:ascii="Calibri" w:eastAsia="Calibri" w:hAnsi="Calibri" w:cs="Calibri"/>
                <w:b/>
                <w:bCs/>
                <w:color w:val="000000"/>
              </w:rPr>
            </w:pPr>
            <w:del w:id="2316" w:author="Stefanie Lane" w:date="2022-05-30T14:33:00Z">
              <w:r w:rsidRPr="00E01451" w:rsidDel="00631EE5">
                <w:rPr>
                  <w:rFonts w:ascii="Calibri" w:eastAsia="Calibri" w:hAnsi="Calibri" w:cs="Calibri"/>
                  <w:b/>
                  <w:bCs/>
                  <w:color w:val="000000"/>
                </w:rPr>
                <w:delText>Total</w:delText>
              </w:r>
            </w:del>
          </w:p>
        </w:tc>
        <w:tc>
          <w:tcPr>
            <w:tcW w:w="1032" w:type="dxa"/>
            <w:noWrap/>
            <w:tcMar>
              <w:top w:w="0" w:type="dxa"/>
              <w:left w:w="108" w:type="dxa"/>
              <w:bottom w:w="0" w:type="dxa"/>
              <w:right w:w="108" w:type="dxa"/>
            </w:tcMar>
            <w:vAlign w:val="bottom"/>
            <w:hideMark/>
            <w:tcPrChange w:id="2317" w:author="Stefanie Lane" w:date="2022-05-30T14:32:00Z">
              <w:tcPr>
                <w:tcW w:w="1032" w:type="dxa"/>
                <w:noWrap/>
                <w:tcMar>
                  <w:top w:w="0" w:type="dxa"/>
                  <w:left w:w="108" w:type="dxa"/>
                  <w:bottom w:w="0" w:type="dxa"/>
                  <w:right w:w="108" w:type="dxa"/>
                </w:tcMar>
                <w:vAlign w:val="bottom"/>
                <w:hideMark/>
              </w:tcPr>
            </w:tcPrChange>
          </w:tcPr>
          <w:p w14:paraId="08F0BBA9" w14:textId="64A80DC9" w:rsidR="00E01451" w:rsidRPr="00E01451" w:rsidDel="00631EE5" w:rsidRDefault="00E01451" w:rsidP="00E01451">
            <w:pPr>
              <w:spacing w:after="0" w:line="240" w:lineRule="auto"/>
              <w:rPr>
                <w:del w:id="2318" w:author="Stefanie Lane" w:date="2022-05-30T14:33:00Z"/>
                <w:rFonts w:ascii="Calibri" w:eastAsia="Calibri" w:hAnsi="Calibri" w:cs="Calibri"/>
                <w:b/>
                <w:bCs/>
                <w:color w:val="000000"/>
              </w:rPr>
            </w:pPr>
          </w:p>
        </w:tc>
        <w:tc>
          <w:tcPr>
            <w:tcW w:w="960" w:type="dxa"/>
            <w:noWrap/>
            <w:tcMar>
              <w:top w:w="0" w:type="dxa"/>
              <w:left w:w="108" w:type="dxa"/>
              <w:bottom w:w="0" w:type="dxa"/>
              <w:right w:w="108" w:type="dxa"/>
            </w:tcMar>
            <w:vAlign w:val="bottom"/>
            <w:hideMark/>
            <w:tcPrChange w:id="2319" w:author="Stefanie Lane" w:date="2022-05-30T14:32:00Z">
              <w:tcPr>
                <w:tcW w:w="960" w:type="dxa"/>
                <w:noWrap/>
                <w:tcMar>
                  <w:top w:w="0" w:type="dxa"/>
                  <w:left w:w="108" w:type="dxa"/>
                  <w:bottom w:w="0" w:type="dxa"/>
                  <w:right w:w="108" w:type="dxa"/>
                </w:tcMar>
                <w:vAlign w:val="bottom"/>
                <w:hideMark/>
              </w:tcPr>
            </w:tcPrChange>
          </w:tcPr>
          <w:p w14:paraId="165BED7B" w14:textId="1E25BCE0" w:rsidR="00E01451" w:rsidRPr="00E01451" w:rsidDel="00631EE5" w:rsidRDefault="00E01451" w:rsidP="00E01451">
            <w:pPr>
              <w:spacing w:after="0" w:line="240" w:lineRule="auto"/>
              <w:rPr>
                <w:del w:id="2320"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321" w:author="Stefanie Lane" w:date="2022-05-30T14:32:00Z">
              <w:tcPr>
                <w:tcW w:w="300" w:type="dxa"/>
                <w:noWrap/>
                <w:tcMar>
                  <w:top w:w="0" w:type="dxa"/>
                  <w:left w:w="108" w:type="dxa"/>
                  <w:bottom w:w="0" w:type="dxa"/>
                  <w:right w:w="108" w:type="dxa"/>
                </w:tcMar>
                <w:vAlign w:val="bottom"/>
                <w:hideMark/>
              </w:tcPr>
            </w:tcPrChange>
          </w:tcPr>
          <w:p w14:paraId="5FB24C2B" w14:textId="28CBA396" w:rsidR="00E01451" w:rsidRPr="00E01451" w:rsidDel="00631EE5" w:rsidRDefault="00E01451" w:rsidP="00E01451">
            <w:pPr>
              <w:spacing w:after="0" w:line="240" w:lineRule="auto"/>
              <w:rPr>
                <w:del w:id="2322"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23" w:author="Stefanie Lane" w:date="2022-05-30T14:32:00Z">
              <w:tcPr>
                <w:tcW w:w="1005" w:type="dxa"/>
                <w:noWrap/>
                <w:tcMar>
                  <w:top w:w="0" w:type="dxa"/>
                  <w:left w:w="108" w:type="dxa"/>
                  <w:bottom w:w="0" w:type="dxa"/>
                  <w:right w:w="108" w:type="dxa"/>
                </w:tcMar>
                <w:vAlign w:val="bottom"/>
                <w:hideMark/>
              </w:tcPr>
            </w:tcPrChange>
          </w:tcPr>
          <w:p w14:paraId="5620E835" w14:textId="274F6C8A" w:rsidR="00E01451" w:rsidRPr="00E01451" w:rsidDel="00631EE5" w:rsidRDefault="00E01451" w:rsidP="00E01451">
            <w:pPr>
              <w:spacing w:after="0" w:line="240" w:lineRule="auto"/>
              <w:rPr>
                <w:del w:id="2324"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25" w:author="Stefanie Lane" w:date="2022-05-30T14:32:00Z">
              <w:tcPr>
                <w:tcW w:w="1005" w:type="dxa"/>
                <w:noWrap/>
                <w:tcMar>
                  <w:top w:w="0" w:type="dxa"/>
                  <w:left w:w="108" w:type="dxa"/>
                  <w:bottom w:w="0" w:type="dxa"/>
                  <w:right w:w="108" w:type="dxa"/>
                </w:tcMar>
                <w:vAlign w:val="bottom"/>
                <w:hideMark/>
              </w:tcPr>
            </w:tcPrChange>
          </w:tcPr>
          <w:p w14:paraId="47792A3F" w14:textId="2D03A2B5" w:rsidR="00E01451" w:rsidRPr="00E01451" w:rsidDel="00631EE5" w:rsidRDefault="00E01451" w:rsidP="00E01451">
            <w:pPr>
              <w:spacing w:after="0" w:line="240" w:lineRule="auto"/>
              <w:rPr>
                <w:del w:id="2326"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27" w:author="Stefanie Lane" w:date="2022-05-30T14:32:00Z">
              <w:tcPr>
                <w:tcW w:w="1005" w:type="dxa"/>
                <w:noWrap/>
                <w:tcMar>
                  <w:top w:w="0" w:type="dxa"/>
                  <w:left w:w="108" w:type="dxa"/>
                  <w:bottom w:w="0" w:type="dxa"/>
                  <w:right w:w="108" w:type="dxa"/>
                </w:tcMar>
                <w:vAlign w:val="bottom"/>
                <w:hideMark/>
              </w:tcPr>
            </w:tcPrChange>
          </w:tcPr>
          <w:p w14:paraId="0E56896F" w14:textId="7F85B28C" w:rsidR="00E01451" w:rsidRPr="00E01451" w:rsidDel="00631EE5" w:rsidRDefault="00E01451" w:rsidP="00E01451">
            <w:pPr>
              <w:spacing w:after="0" w:line="240" w:lineRule="auto"/>
              <w:rPr>
                <w:del w:id="2328" w:author="Stefanie Lane" w:date="2022-05-30T14:33:00Z"/>
                <w:rFonts w:ascii="Times New Roman" w:eastAsia="Times New Roman" w:hAnsi="Times New Roman" w:cs="Times New Roman"/>
                <w:sz w:val="20"/>
                <w:szCs w:val="20"/>
              </w:rPr>
            </w:pPr>
          </w:p>
        </w:tc>
      </w:tr>
      <w:tr w:rsidR="00E01451" w:rsidRPr="00E01451" w:rsidDel="00631EE5" w14:paraId="69A656A7" w14:textId="0F0D552A" w:rsidTr="00DD0C1B">
        <w:trPr>
          <w:trHeight w:val="290"/>
          <w:jc w:val="center"/>
          <w:del w:id="2329" w:author="Stefanie Lane" w:date="2022-05-30T14:33:00Z"/>
          <w:trPrChange w:id="2330"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31"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A5A29BA" w14:textId="223A7D83" w:rsidR="00E01451" w:rsidRPr="00E01451" w:rsidDel="00631EE5" w:rsidRDefault="00E01451" w:rsidP="00E01451">
            <w:pPr>
              <w:spacing w:after="0" w:line="240" w:lineRule="auto"/>
              <w:jc w:val="right"/>
              <w:rPr>
                <w:del w:id="2332" w:author="Stefanie Lane" w:date="2022-05-30T14:33:00Z"/>
                <w:rFonts w:ascii="Calibri" w:eastAsia="Calibri" w:hAnsi="Calibri" w:cs="Calibri"/>
                <w:color w:val="000000"/>
              </w:rPr>
            </w:pPr>
            <w:del w:id="2333" w:author="Stefanie Lane" w:date="2022-05-30T14:33:00Z">
              <w:r w:rsidRPr="00E01451" w:rsidDel="00631EE5">
                <w:rPr>
                  <w:rFonts w:ascii="Calibri" w:eastAsia="Calibri" w:hAnsi="Calibri" w:cs="Calibri"/>
                  <w:color w:val="000000"/>
                </w:rPr>
                <w:delText>1979</w:delText>
              </w:r>
            </w:del>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34" w:author="Stefanie Lane" w:date="2022-05-30T14:32:00Z">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5FFF824F" w14:textId="38EDD405" w:rsidR="00E01451" w:rsidRPr="00E01451" w:rsidDel="00631EE5" w:rsidRDefault="00E01451" w:rsidP="00E01451">
            <w:pPr>
              <w:spacing w:after="0" w:line="240" w:lineRule="auto"/>
              <w:jc w:val="center"/>
              <w:rPr>
                <w:del w:id="2335" w:author="Stefanie Lane" w:date="2022-05-30T14:33:00Z"/>
                <w:rFonts w:ascii="Calibri" w:eastAsia="Calibri" w:hAnsi="Calibri" w:cs="Calibri"/>
                <w:color w:val="000000"/>
              </w:rPr>
            </w:pPr>
            <w:del w:id="2336" w:author="Stefanie Lane" w:date="2022-05-30T14:33:00Z">
              <w:r w:rsidRPr="00E01451" w:rsidDel="00631EE5">
                <w:rPr>
                  <w:rFonts w:ascii="Calibri" w:eastAsia="Calibri" w:hAnsi="Calibri" w:cs="Calibri"/>
                  <w:color w:val="000000"/>
                </w:rPr>
                <w:delText>82</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37"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8370450" w14:textId="16EB9DF5" w:rsidR="00E01451" w:rsidRPr="00E01451" w:rsidDel="00631EE5" w:rsidRDefault="00E01451" w:rsidP="00E01451">
            <w:pPr>
              <w:spacing w:after="0" w:line="240" w:lineRule="auto"/>
              <w:jc w:val="center"/>
              <w:rPr>
                <w:del w:id="2338" w:author="Stefanie Lane" w:date="2022-05-30T14:33:00Z"/>
                <w:rFonts w:ascii="Calibri" w:eastAsia="Calibri" w:hAnsi="Calibri" w:cs="Calibri"/>
                <w:color w:val="000000"/>
              </w:rPr>
            </w:pPr>
            <w:del w:id="2339" w:author="Stefanie Lane" w:date="2022-05-30T14:33:00Z">
              <w:r w:rsidRPr="00E01451" w:rsidDel="00631EE5">
                <w:rPr>
                  <w:rFonts w:ascii="Calibri" w:eastAsia="Calibri" w:hAnsi="Calibri" w:cs="Calibri"/>
                  <w:color w:val="000000"/>
                </w:rPr>
                <w:delText>48</w:delText>
              </w:r>
            </w:del>
          </w:p>
        </w:tc>
        <w:tc>
          <w:tcPr>
            <w:tcW w:w="300" w:type="dxa"/>
            <w:noWrap/>
            <w:tcMar>
              <w:top w:w="0" w:type="dxa"/>
              <w:left w:w="108" w:type="dxa"/>
              <w:bottom w:w="0" w:type="dxa"/>
              <w:right w:w="108" w:type="dxa"/>
            </w:tcMar>
            <w:vAlign w:val="bottom"/>
            <w:hideMark/>
            <w:tcPrChange w:id="2340" w:author="Stefanie Lane" w:date="2022-05-30T14:32:00Z">
              <w:tcPr>
                <w:tcW w:w="300" w:type="dxa"/>
                <w:noWrap/>
                <w:tcMar>
                  <w:top w:w="0" w:type="dxa"/>
                  <w:left w:w="108" w:type="dxa"/>
                  <w:bottom w:w="0" w:type="dxa"/>
                  <w:right w:w="108" w:type="dxa"/>
                </w:tcMar>
                <w:vAlign w:val="bottom"/>
                <w:hideMark/>
              </w:tcPr>
            </w:tcPrChange>
          </w:tcPr>
          <w:p w14:paraId="21AD5552" w14:textId="6817872F" w:rsidR="00E01451" w:rsidRPr="00E01451" w:rsidDel="00631EE5" w:rsidRDefault="00E01451" w:rsidP="00E01451">
            <w:pPr>
              <w:spacing w:after="0" w:line="240" w:lineRule="auto"/>
              <w:rPr>
                <w:del w:id="2341"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42"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1AEDF9E" w14:textId="69AA0557" w:rsidR="00E01451" w:rsidRPr="00E01451" w:rsidDel="00631EE5" w:rsidRDefault="00E01451" w:rsidP="00E01451">
            <w:pPr>
              <w:spacing w:after="0" w:line="240" w:lineRule="auto"/>
              <w:jc w:val="center"/>
              <w:rPr>
                <w:del w:id="2343" w:author="Stefanie Lane" w:date="2022-05-30T14:33:00Z"/>
                <w:rFonts w:ascii="Calibri" w:eastAsia="Calibri" w:hAnsi="Calibri" w:cs="Calibri"/>
                <w:color w:val="000000"/>
              </w:rPr>
            </w:pPr>
            <w:del w:id="2344" w:author="Stefanie Lane" w:date="2022-05-30T14:33:00Z">
              <w:r w:rsidRPr="00E01451" w:rsidDel="00631EE5">
                <w:rPr>
                  <w:rFonts w:ascii="Calibri" w:eastAsia="Calibri" w:hAnsi="Calibri" w:cs="Calibri"/>
                  <w:color w:val="000000"/>
                </w:rPr>
                <w:delText>9.96</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45"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CC5660B" w14:textId="3A9BD0B1" w:rsidR="00E01451" w:rsidRPr="00E01451" w:rsidDel="00631EE5" w:rsidRDefault="00E01451" w:rsidP="00E01451">
            <w:pPr>
              <w:spacing w:after="0" w:line="240" w:lineRule="auto"/>
              <w:jc w:val="center"/>
              <w:rPr>
                <w:del w:id="2346" w:author="Stefanie Lane" w:date="2022-05-30T14:33:00Z"/>
                <w:rFonts w:ascii="Calibri" w:eastAsia="Calibri" w:hAnsi="Calibri" w:cs="Calibri"/>
                <w:color w:val="000000"/>
              </w:rPr>
            </w:pPr>
            <w:del w:id="2347" w:author="Stefanie Lane" w:date="2022-05-30T14:33:00Z">
              <w:r w:rsidRPr="00E01451" w:rsidDel="00631EE5">
                <w:rPr>
                  <w:rFonts w:ascii="Calibri" w:eastAsia="Calibri" w:hAnsi="Calibri" w:cs="Calibri"/>
                  <w:color w:val="000000"/>
                </w:rPr>
                <w:delText>3.41</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48"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BE8B64C" w14:textId="06A1FA55" w:rsidR="00E01451" w:rsidRPr="00E01451" w:rsidDel="00631EE5" w:rsidRDefault="00E01451" w:rsidP="00E01451">
            <w:pPr>
              <w:spacing w:after="0" w:line="240" w:lineRule="auto"/>
              <w:jc w:val="center"/>
              <w:rPr>
                <w:del w:id="2349" w:author="Stefanie Lane" w:date="2022-05-30T14:33:00Z"/>
                <w:rFonts w:ascii="Calibri" w:eastAsia="Calibri" w:hAnsi="Calibri" w:cs="Calibri"/>
                <w:color w:val="000000"/>
              </w:rPr>
            </w:pPr>
            <w:del w:id="2350" w:author="Stefanie Lane" w:date="2022-05-30T14:33:00Z">
              <w:r w:rsidRPr="00E01451" w:rsidDel="00631EE5">
                <w:rPr>
                  <w:rFonts w:ascii="Calibri" w:eastAsia="Calibri" w:hAnsi="Calibri" w:cs="Calibri"/>
                  <w:color w:val="000000"/>
                </w:rPr>
                <w:delText>4.82</w:delText>
              </w:r>
            </w:del>
          </w:p>
        </w:tc>
      </w:tr>
      <w:tr w:rsidR="00E01451" w:rsidRPr="00E01451" w:rsidDel="00631EE5" w14:paraId="52190AF0" w14:textId="0F1696EA" w:rsidTr="00DD0C1B">
        <w:trPr>
          <w:trHeight w:val="290"/>
          <w:jc w:val="center"/>
          <w:del w:id="2351" w:author="Stefanie Lane" w:date="2022-05-30T14:33:00Z"/>
          <w:trPrChange w:id="2352" w:author="Stefanie Lane" w:date="2022-05-30T14:32:00Z">
            <w:trPr>
              <w:trHeight w:val="290"/>
            </w:trPr>
          </w:trPrChange>
        </w:trPr>
        <w:tc>
          <w:tcPr>
            <w:tcW w:w="1313" w:type="dxa"/>
            <w:noWrap/>
            <w:tcMar>
              <w:top w:w="0" w:type="dxa"/>
              <w:left w:w="108" w:type="dxa"/>
              <w:bottom w:w="0" w:type="dxa"/>
              <w:right w:w="108" w:type="dxa"/>
            </w:tcMar>
            <w:vAlign w:val="bottom"/>
            <w:hideMark/>
            <w:tcPrChange w:id="2353" w:author="Stefanie Lane" w:date="2022-05-30T14:32:00Z">
              <w:tcPr>
                <w:tcW w:w="1313" w:type="dxa"/>
                <w:noWrap/>
                <w:tcMar>
                  <w:top w:w="0" w:type="dxa"/>
                  <w:left w:w="108" w:type="dxa"/>
                  <w:bottom w:w="0" w:type="dxa"/>
                  <w:right w:w="108" w:type="dxa"/>
                </w:tcMar>
                <w:vAlign w:val="bottom"/>
                <w:hideMark/>
              </w:tcPr>
            </w:tcPrChange>
          </w:tcPr>
          <w:p w14:paraId="2D5724BA" w14:textId="0D88EE46" w:rsidR="00E01451" w:rsidRPr="00E01451" w:rsidDel="00631EE5" w:rsidRDefault="00E01451" w:rsidP="00E01451">
            <w:pPr>
              <w:spacing w:after="0" w:line="240" w:lineRule="auto"/>
              <w:jc w:val="right"/>
              <w:rPr>
                <w:del w:id="2354" w:author="Stefanie Lane" w:date="2022-05-30T14:33:00Z"/>
                <w:rFonts w:ascii="Calibri" w:eastAsia="Calibri" w:hAnsi="Calibri" w:cs="Calibri"/>
                <w:color w:val="000000"/>
              </w:rPr>
            </w:pPr>
            <w:del w:id="2355" w:author="Stefanie Lane" w:date="2022-05-30T14:33:00Z">
              <w:r w:rsidRPr="00E01451" w:rsidDel="00631EE5">
                <w:rPr>
                  <w:rFonts w:ascii="Calibri" w:eastAsia="Calibri" w:hAnsi="Calibri" w:cs="Calibri"/>
                  <w:color w:val="000000"/>
                </w:rPr>
                <w:delText>1999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356"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328C82B" w14:textId="5929A7E1" w:rsidR="00E01451" w:rsidRPr="00E01451" w:rsidDel="00631EE5" w:rsidRDefault="00E01451" w:rsidP="00E01451">
            <w:pPr>
              <w:spacing w:after="0" w:line="240" w:lineRule="auto"/>
              <w:jc w:val="center"/>
              <w:rPr>
                <w:del w:id="2357" w:author="Stefanie Lane" w:date="2022-05-30T14:33:00Z"/>
                <w:rFonts w:ascii="Calibri" w:eastAsia="Calibri" w:hAnsi="Calibri" w:cs="Calibri"/>
                <w:color w:val="000000"/>
              </w:rPr>
            </w:pPr>
            <w:del w:id="2358" w:author="Stefanie Lane" w:date="2022-05-30T14:33:00Z">
              <w:r w:rsidRPr="00E01451" w:rsidDel="00631EE5">
                <w:rPr>
                  <w:rFonts w:ascii="Calibri" w:eastAsia="Calibri" w:hAnsi="Calibri" w:cs="Calibri"/>
                  <w:color w:val="000000"/>
                </w:rPr>
                <w:delText>82</w:delText>
              </w:r>
            </w:del>
          </w:p>
        </w:tc>
        <w:tc>
          <w:tcPr>
            <w:tcW w:w="960" w:type="dxa"/>
            <w:noWrap/>
            <w:tcMar>
              <w:top w:w="0" w:type="dxa"/>
              <w:left w:w="108" w:type="dxa"/>
              <w:bottom w:w="0" w:type="dxa"/>
              <w:right w:w="108" w:type="dxa"/>
            </w:tcMar>
            <w:vAlign w:val="bottom"/>
            <w:hideMark/>
            <w:tcPrChange w:id="2359" w:author="Stefanie Lane" w:date="2022-05-30T14:32:00Z">
              <w:tcPr>
                <w:tcW w:w="960" w:type="dxa"/>
                <w:noWrap/>
                <w:tcMar>
                  <w:top w:w="0" w:type="dxa"/>
                  <w:left w:w="108" w:type="dxa"/>
                  <w:bottom w:w="0" w:type="dxa"/>
                  <w:right w:w="108" w:type="dxa"/>
                </w:tcMar>
                <w:vAlign w:val="bottom"/>
                <w:hideMark/>
              </w:tcPr>
            </w:tcPrChange>
          </w:tcPr>
          <w:p w14:paraId="4E93CFDE" w14:textId="2E1A4246" w:rsidR="00E01451" w:rsidRPr="00E01451" w:rsidDel="00631EE5" w:rsidRDefault="00E01451" w:rsidP="00E01451">
            <w:pPr>
              <w:spacing w:after="0" w:line="240" w:lineRule="auto"/>
              <w:jc w:val="center"/>
              <w:rPr>
                <w:del w:id="2360" w:author="Stefanie Lane" w:date="2022-05-30T14:33:00Z"/>
                <w:rFonts w:ascii="Calibri" w:eastAsia="Calibri" w:hAnsi="Calibri" w:cs="Calibri"/>
                <w:color w:val="000000"/>
              </w:rPr>
            </w:pPr>
            <w:del w:id="2361" w:author="Stefanie Lane" w:date="2022-05-30T14:33:00Z">
              <w:r w:rsidRPr="00E01451" w:rsidDel="00631EE5">
                <w:rPr>
                  <w:rFonts w:ascii="Calibri" w:eastAsia="Calibri" w:hAnsi="Calibri" w:cs="Calibri"/>
                  <w:color w:val="000000"/>
                </w:rPr>
                <w:delText>45</w:delText>
              </w:r>
            </w:del>
          </w:p>
        </w:tc>
        <w:tc>
          <w:tcPr>
            <w:tcW w:w="300" w:type="dxa"/>
            <w:noWrap/>
            <w:tcMar>
              <w:top w:w="0" w:type="dxa"/>
              <w:left w:w="108" w:type="dxa"/>
              <w:bottom w:w="0" w:type="dxa"/>
              <w:right w:w="108" w:type="dxa"/>
            </w:tcMar>
            <w:vAlign w:val="bottom"/>
            <w:hideMark/>
            <w:tcPrChange w:id="2362" w:author="Stefanie Lane" w:date="2022-05-30T14:32:00Z">
              <w:tcPr>
                <w:tcW w:w="300" w:type="dxa"/>
                <w:noWrap/>
                <w:tcMar>
                  <w:top w:w="0" w:type="dxa"/>
                  <w:left w:w="108" w:type="dxa"/>
                  <w:bottom w:w="0" w:type="dxa"/>
                  <w:right w:w="108" w:type="dxa"/>
                </w:tcMar>
                <w:vAlign w:val="bottom"/>
                <w:hideMark/>
              </w:tcPr>
            </w:tcPrChange>
          </w:tcPr>
          <w:p w14:paraId="179A64F9" w14:textId="406D419C" w:rsidR="00E01451" w:rsidRPr="00E01451" w:rsidDel="00631EE5" w:rsidRDefault="00E01451" w:rsidP="00E01451">
            <w:pPr>
              <w:spacing w:after="0" w:line="240" w:lineRule="auto"/>
              <w:rPr>
                <w:del w:id="2363" w:author="Stefanie Lane" w:date="2022-05-30T14:33:00Z"/>
                <w:rFonts w:ascii="Calibri" w:eastAsia="Calibri" w:hAnsi="Calibri" w:cs="Calibri"/>
                <w:color w:val="000000"/>
              </w:rPr>
            </w:pPr>
          </w:p>
        </w:tc>
        <w:tc>
          <w:tcPr>
            <w:tcW w:w="1005" w:type="dxa"/>
            <w:noWrap/>
            <w:tcMar>
              <w:top w:w="0" w:type="dxa"/>
              <w:left w:w="108" w:type="dxa"/>
              <w:bottom w:w="0" w:type="dxa"/>
              <w:right w:w="108" w:type="dxa"/>
            </w:tcMar>
            <w:vAlign w:val="bottom"/>
            <w:hideMark/>
            <w:tcPrChange w:id="2364" w:author="Stefanie Lane" w:date="2022-05-30T14:32:00Z">
              <w:tcPr>
                <w:tcW w:w="1005" w:type="dxa"/>
                <w:noWrap/>
                <w:tcMar>
                  <w:top w:w="0" w:type="dxa"/>
                  <w:left w:w="108" w:type="dxa"/>
                  <w:bottom w:w="0" w:type="dxa"/>
                  <w:right w:w="108" w:type="dxa"/>
                </w:tcMar>
                <w:vAlign w:val="bottom"/>
                <w:hideMark/>
              </w:tcPr>
            </w:tcPrChange>
          </w:tcPr>
          <w:p w14:paraId="19206F77" w14:textId="3A7AD0C5" w:rsidR="00E01451" w:rsidRPr="00E01451" w:rsidDel="00631EE5" w:rsidRDefault="00E01451" w:rsidP="00E01451">
            <w:pPr>
              <w:spacing w:after="0" w:line="240" w:lineRule="auto"/>
              <w:jc w:val="center"/>
              <w:rPr>
                <w:del w:id="2365" w:author="Stefanie Lane" w:date="2022-05-30T14:33:00Z"/>
                <w:rFonts w:ascii="Calibri" w:eastAsia="Calibri" w:hAnsi="Calibri" w:cs="Calibri"/>
                <w:color w:val="000000"/>
              </w:rPr>
            </w:pPr>
            <w:del w:id="2366" w:author="Stefanie Lane" w:date="2022-05-30T14:33:00Z">
              <w:r w:rsidRPr="00E01451" w:rsidDel="00631EE5">
                <w:rPr>
                  <w:rFonts w:ascii="Calibri" w:eastAsia="Calibri" w:hAnsi="Calibri" w:cs="Calibri"/>
                  <w:color w:val="000000"/>
                </w:rPr>
                <w:delText>9.55</w:delText>
              </w:r>
            </w:del>
          </w:p>
        </w:tc>
        <w:tc>
          <w:tcPr>
            <w:tcW w:w="1005" w:type="dxa"/>
            <w:noWrap/>
            <w:tcMar>
              <w:top w:w="0" w:type="dxa"/>
              <w:left w:w="108" w:type="dxa"/>
              <w:bottom w:w="0" w:type="dxa"/>
              <w:right w:w="108" w:type="dxa"/>
            </w:tcMar>
            <w:vAlign w:val="bottom"/>
            <w:hideMark/>
            <w:tcPrChange w:id="2367" w:author="Stefanie Lane" w:date="2022-05-30T14:32:00Z">
              <w:tcPr>
                <w:tcW w:w="1005" w:type="dxa"/>
                <w:noWrap/>
                <w:tcMar>
                  <w:top w:w="0" w:type="dxa"/>
                  <w:left w:w="108" w:type="dxa"/>
                  <w:bottom w:w="0" w:type="dxa"/>
                  <w:right w:w="108" w:type="dxa"/>
                </w:tcMar>
                <w:vAlign w:val="bottom"/>
                <w:hideMark/>
              </w:tcPr>
            </w:tcPrChange>
          </w:tcPr>
          <w:p w14:paraId="0C60D4E4" w14:textId="14A7D9E7" w:rsidR="00E01451" w:rsidRPr="00E01451" w:rsidDel="00631EE5" w:rsidRDefault="00E01451" w:rsidP="00E01451">
            <w:pPr>
              <w:spacing w:after="0" w:line="240" w:lineRule="auto"/>
              <w:jc w:val="center"/>
              <w:rPr>
                <w:del w:id="2368" w:author="Stefanie Lane" w:date="2022-05-30T14:33:00Z"/>
                <w:rFonts w:ascii="Calibri" w:eastAsia="Calibri" w:hAnsi="Calibri" w:cs="Calibri"/>
                <w:color w:val="000000"/>
              </w:rPr>
            </w:pPr>
            <w:del w:id="2369" w:author="Stefanie Lane" w:date="2022-05-30T14:33:00Z">
              <w:r w:rsidRPr="00E01451" w:rsidDel="00631EE5">
                <w:rPr>
                  <w:rFonts w:ascii="Calibri" w:eastAsia="Calibri" w:hAnsi="Calibri" w:cs="Calibri"/>
                  <w:color w:val="000000"/>
                </w:rPr>
                <w:delText>3.30</w:delText>
              </w:r>
            </w:del>
          </w:p>
        </w:tc>
        <w:tc>
          <w:tcPr>
            <w:tcW w:w="1005" w:type="dxa"/>
            <w:noWrap/>
            <w:tcMar>
              <w:top w:w="0" w:type="dxa"/>
              <w:left w:w="108" w:type="dxa"/>
              <w:bottom w:w="0" w:type="dxa"/>
              <w:right w:w="108" w:type="dxa"/>
            </w:tcMar>
            <w:vAlign w:val="bottom"/>
            <w:hideMark/>
            <w:tcPrChange w:id="2370" w:author="Stefanie Lane" w:date="2022-05-30T14:32:00Z">
              <w:tcPr>
                <w:tcW w:w="1005" w:type="dxa"/>
                <w:noWrap/>
                <w:tcMar>
                  <w:top w:w="0" w:type="dxa"/>
                  <w:left w:w="108" w:type="dxa"/>
                  <w:bottom w:w="0" w:type="dxa"/>
                  <w:right w:w="108" w:type="dxa"/>
                </w:tcMar>
                <w:vAlign w:val="bottom"/>
                <w:hideMark/>
              </w:tcPr>
            </w:tcPrChange>
          </w:tcPr>
          <w:p w14:paraId="79D3EC31" w14:textId="065F3F93" w:rsidR="00E01451" w:rsidRPr="00E01451" w:rsidDel="00631EE5" w:rsidRDefault="00E01451" w:rsidP="00E01451">
            <w:pPr>
              <w:spacing w:after="0" w:line="240" w:lineRule="auto"/>
              <w:jc w:val="center"/>
              <w:rPr>
                <w:del w:id="2371" w:author="Stefanie Lane" w:date="2022-05-30T14:33:00Z"/>
                <w:rFonts w:ascii="Calibri" w:eastAsia="Calibri" w:hAnsi="Calibri" w:cs="Calibri"/>
                <w:color w:val="000000"/>
              </w:rPr>
            </w:pPr>
            <w:del w:id="2372" w:author="Stefanie Lane" w:date="2022-05-30T14:33:00Z">
              <w:r w:rsidRPr="00E01451" w:rsidDel="00631EE5">
                <w:rPr>
                  <w:rFonts w:ascii="Calibri" w:eastAsia="Calibri" w:hAnsi="Calibri" w:cs="Calibri"/>
                  <w:color w:val="000000"/>
                </w:rPr>
                <w:delText>4.71</w:delText>
              </w:r>
            </w:del>
          </w:p>
        </w:tc>
      </w:tr>
      <w:tr w:rsidR="00E01451" w:rsidRPr="00E01451" w:rsidDel="00631EE5" w14:paraId="5E46AD1A" w14:textId="418F5AC1" w:rsidTr="00DD0C1B">
        <w:trPr>
          <w:trHeight w:val="290"/>
          <w:jc w:val="center"/>
          <w:del w:id="2373" w:author="Stefanie Lane" w:date="2022-05-30T14:33:00Z"/>
          <w:trPrChange w:id="2374"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75"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5C56BD6" w14:textId="70A83E6F" w:rsidR="00E01451" w:rsidRPr="00E01451" w:rsidDel="00631EE5" w:rsidRDefault="00E01451" w:rsidP="00E01451">
            <w:pPr>
              <w:spacing w:after="0" w:line="240" w:lineRule="auto"/>
              <w:jc w:val="right"/>
              <w:rPr>
                <w:del w:id="2376" w:author="Stefanie Lane" w:date="2022-05-30T14:33:00Z"/>
                <w:rFonts w:ascii="Calibri" w:eastAsia="Calibri" w:hAnsi="Calibri" w:cs="Calibri"/>
                <w:color w:val="000000"/>
              </w:rPr>
            </w:pPr>
            <w:del w:id="2377" w:author="Stefanie Lane" w:date="2022-05-30T14:33:00Z">
              <w:r w:rsidRPr="00E01451" w:rsidDel="00631EE5">
                <w:rPr>
                  <w:rFonts w:ascii="Calibri" w:eastAsia="Calibri" w:hAnsi="Calibri" w:cs="Calibri"/>
                  <w:color w:val="000000"/>
                </w:rPr>
                <w:delText>2019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378"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21C6B1A2" w14:textId="017027B5" w:rsidR="00E01451" w:rsidRPr="00E01451" w:rsidDel="00631EE5" w:rsidRDefault="00E01451" w:rsidP="00E01451">
            <w:pPr>
              <w:spacing w:after="0" w:line="240" w:lineRule="auto"/>
              <w:jc w:val="center"/>
              <w:rPr>
                <w:del w:id="2379" w:author="Stefanie Lane" w:date="2022-05-30T14:33:00Z"/>
                <w:rFonts w:ascii="Calibri" w:eastAsia="Calibri" w:hAnsi="Calibri" w:cs="Calibri"/>
                <w:color w:val="000000"/>
              </w:rPr>
            </w:pPr>
            <w:del w:id="2380" w:author="Stefanie Lane" w:date="2022-05-30T14:33:00Z">
              <w:r w:rsidRPr="00E01451" w:rsidDel="00631EE5">
                <w:rPr>
                  <w:rFonts w:ascii="Calibri" w:eastAsia="Calibri" w:hAnsi="Calibri" w:cs="Calibri"/>
                  <w:color w:val="000000"/>
                </w:rPr>
                <w:delText>74</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81"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5E9952DD" w14:textId="46AFF623" w:rsidR="00E01451" w:rsidRPr="00E01451" w:rsidDel="00631EE5" w:rsidRDefault="00E01451" w:rsidP="00E01451">
            <w:pPr>
              <w:spacing w:after="0" w:line="240" w:lineRule="auto"/>
              <w:jc w:val="center"/>
              <w:rPr>
                <w:del w:id="2382" w:author="Stefanie Lane" w:date="2022-05-30T14:33:00Z"/>
                <w:rFonts w:ascii="Calibri" w:eastAsia="Calibri" w:hAnsi="Calibri" w:cs="Calibri"/>
                <w:color w:val="000000"/>
              </w:rPr>
            </w:pPr>
            <w:del w:id="2383" w:author="Stefanie Lane" w:date="2022-05-30T14:33:00Z">
              <w:r w:rsidRPr="00E01451" w:rsidDel="00631EE5">
                <w:rPr>
                  <w:rFonts w:ascii="Calibri" w:eastAsia="Calibri" w:hAnsi="Calibri" w:cs="Calibri"/>
                  <w:color w:val="000000"/>
                </w:rPr>
                <w:delText>43</w:delText>
              </w:r>
            </w:del>
          </w:p>
        </w:tc>
        <w:tc>
          <w:tcPr>
            <w:tcW w:w="300" w:type="dxa"/>
            <w:noWrap/>
            <w:tcMar>
              <w:top w:w="0" w:type="dxa"/>
              <w:left w:w="108" w:type="dxa"/>
              <w:bottom w:w="0" w:type="dxa"/>
              <w:right w:w="108" w:type="dxa"/>
            </w:tcMar>
            <w:vAlign w:val="bottom"/>
            <w:hideMark/>
            <w:tcPrChange w:id="2384" w:author="Stefanie Lane" w:date="2022-05-30T14:32:00Z">
              <w:tcPr>
                <w:tcW w:w="300" w:type="dxa"/>
                <w:noWrap/>
                <w:tcMar>
                  <w:top w:w="0" w:type="dxa"/>
                  <w:left w:w="108" w:type="dxa"/>
                  <w:bottom w:w="0" w:type="dxa"/>
                  <w:right w:w="108" w:type="dxa"/>
                </w:tcMar>
                <w:vAlign w:val="bottom"/>
                <w:hideMark/>
              </w:tcPr>
            </w:tcPrChange>
          </w:tcPr>
          <w:p w14:paraId="3B0CDF46" w14:textId="67827D12" w:rsidR="00E01451" w:rsidRPr="00E01451" w:rsidDel="00631EE5" w:rsidRDefault="00E01451" w:rsidP="00E01451">
            <w:pPr>
              <w:spacing w:after="0" w:line="240" w:lineRule="auto"/>
              <w:rPr>
                <w:del w:id="2385"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86"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7DE44FC" w14:textId="14051779" w:rsidR="00E01451" w:rsidRPr="00E01451" w:rsidDel="00631EE5" w:rsidRDefault="00E01451" w:rsidP="00E01451">
            <w:pPr>
              <w:spacing w:after="0" w:line="240" w:lineRule="auto"/>
              <w:jc w:val="center"/>
              <w:rPr>
                <w:del w:id="2387" w:author="Stefanie Lane" w:date="2022-05-30T14:33:00Z"/>
                <w:rFonts w:ascii="Calibri" w:eastAsia="Calibri" w:hAnsi="Calibri" w:cs="Calibri"/>
                <w:color w:val="000000"/>
              </w:rPr>
            </w:pPr>
            <w:del w:id="2388" w:author="Stefanie Lane" w:date="2022-05-30T14:33:00Z">
              <w:r w:rsidRPr="00E01451" w:rsidDel="00631EE5">
                <w:rPr>
                  <w:rFonts w:ascii="Calibri" w:eastAsia="Calibri" w:hAnsi="Calibri" w:cs="Calibri"/>
                  <w:color w:val="000000"/>
                </w:rPr>
                <w:delText>8.36</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89"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5097F78" w14:textId="22624112" w:rsidR="00E01451" w:rsidRPr="00E01451" w:rsidDel="00631EE5" w:rsidRDefault="00E01451" w:rsidP="00E01451">
            <w:pPr>
              <w:spacing w:after="0" w:line="240" w:lineRule="auto"/>
              <w:jc w:val="center"/>
              <w:rPr>
                <w:del w:id="2390" w:author="Stefanie Lane" w:date="2022-05-30T14:33:00Z"/>
                <w:rFonts w:ascii="Calibri" w:eastAsia="Calibri" w:hAnsi="Calibri" w:cs="Calibri"/>
                <w:color w:val="000000"/>
              </w:rPr>
            </w:pPr>
            <w:del w:id="2391" w:author="Stefanie Lane" w:date="2022-05-30T14:33:00Z">
              <w:r w:rsidRPr="00E01451" w:rsidDel="00631EE5">
                <w:rPr>
                  <w:rFonts w:ascii="Calibri" w:eastAsia="Calibri" w:hAnsi="Calibri" w:cs="Calibri"/>
                  <w:color w:val="000000"/>
                </w:rPr>
                <w:delText>3.03</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92"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86BE53F" w14:textId="2E67074A" w:rsidR="00E01451" w:rsidRPr="00E01451" w:rsidDel="00631EE5" w:rsidRDefault="00E01451" w:rsidP="00E01451">
            <w:pPr>
              <w:spacing w:after="0" w:line="240" w:lineRule="auto"/>
              <w:jc w:val="center"/>
              <w:rPr>
                <w:del w:id="2393" w:author="Stefanie Lane" w:date="2022-05-30T14:33:00Z"/>
                <w:rFonts w:ascii="Calibri" w:eastAsia="Calibri" w:hAnsi="Calibri" w:cs="Calibri"/>
                <w:color w:val="000000"/>
              </w:rPr>
            </w:pPr>
            <w:del w:id="2394" w:author="Stefanie Lane" w:date="2022-05-30T14:33:00Z">
              <w:r w:rsidRPr="00E01451" w:rsidDel="00631EE5">
                <w:rPr>
                  <w:rFonts w:ascii="Calibri" w:eastAsia="Calibri" w:hAnsi="Calibri" w:cs="Calibri"/>
                  <w:color w:val="000000"/>
                </w:rPr>
                <w:delText>5.14</w:delText>
              </w:r>
            </w:del>
          </w:p>
        </w:tc>
      </w:tr>
    </w:tbl>
    <w:p w14:paraId="728AB9E1" w14:textId="2D507356" w:rsidR="00023622" w:rsidRPr="00E01451" w:rsidRDefault="00023622" w:rsidP="00023622">
      <w:pPr>
        <w:pStyle w:val="Caption"/>
        <w:rPr>
          <w:ins w:id="2395" w:author="Stefanie Lane" w:date="2022-05-30T14:40:00Z"/>
          <w:rFonts w:ascii="Calibri" w:eastAsia="Calibri" w:hAnsi="Calibri" w:cs="Calibri"/>
          <w:i w:val="0"/>
          <w:iCs w:val="0"/>
          <w:color w:val="44546A"/>
        </w:rPr>
      </w:pPr>
      <w:bookmarkStart w:id="2396" w:name="_Ref104813833"/>
      <w:bookmarkStart w:id="2397" w:name="_Hlk106053533"/>
      <w:ins w:id="2398" w:author="Stefanie Lane" w:date="2022-05-30T14:40:00Z">
        <w:r>
          <w:t xml:space="preserve">Table </w:t>
        </w:r>
        <w:r>
          <w:fldChar w:fldCharType="begin"/>
        </w:r>
        <w:r>
          <w:instrText xml:space="preserve"> SEQ Table \* ARABIC </w:instrText>
        </w:r>
        <w:r>
          <w:fldChar w:fldCharType="separate"/>
        </w:r>
      </w:ins>
      <w:ins w:id="2399" w:author="Stefanie Lane" w:date="2022-06-03T14:47:00Z">
        <w:r w:rsidR="00173A95">
          <w:rPr>
            <w:noProof/>
          </w:rPr>
          <w:t>2</w:t>
        </w:r>
      </w:ins>
      <w:ins w:id="2400" w:author="Stefanie Lane" w:date="2022-05-30T14:40:00Z">
        <w:r>
          <w:fldChar w:fldCharType="end"/>
        </w:r>
        <w:bookmarkEnd w:id="2396"/>
        <w:r w:rsidRPr="00C2460B">
          <w:t xml:space="preserve">. </w:t>
        </w:r>
        <w:r w:rsidRPr="00C2460B">
          <w:rPr>
            <w:rFonts w:ascii="Calibri" w:eastAsia="Calibri" w:hAnsi="Calibri" w:cs="Calibri"/>
            <w:iCs w:val="0"/>
            <w:color w:val="44546A"/>
          </w:rPr>
          <w:t>Between 1979 and 2019, 8 fewer plots and 5 fewer species were observed, resulting in slightly lower α-diversity and greater β-diversity. For each assemblage type, Bogbean is the only assemblage to proportionally gain plots between 1979 and 2019, while the Fescue and Sedge assemblages lost plots.</w:t>
        </w:r>
      </w:ins>
      <w:ins w:id="2401" w:author="Stefanie Lane" w:date="2022-06-13T12:15:00Z">
        <w:r w:rsidR="00F7211B">
          <w:rPr>
            <w:rFonts w:ascii="Calibri" w:eastAsia="Calibri" w:hAnsi="Calibri" w:cs="Calibri"/>
            <w:iCs w:val="0"/>
            <w:color w:val="44546A"/>
          </w:rPr>
          <w:t xml:space="preserve"> </w:t>
        </w:r>
      </w:ins>
      <w:ins w:id="2402" w:author="Stefanie Lane" w:date="2022-06-13T12:16:00Z">
        <w:r w:rsidR="00F7211B">
          <w:rPr>
            <w:rFonts w:ascii="Calibri" w:eastAsia="Calibri" w:hAnsi="Calibri" w:cs="Calibri"/>
            <w:iCs w:val="0"/>
            <w:color w:val="44546A"/>
          </w:rPr>
          <w:t>P</w:t>
        </w:r>
      </w:ins>
      <w:ins w:id="2403" w:author="Stefanie Lane" w:date="2022-06-13T12:15:00Z">
        <w:r w:rsidR="00F7211B">
          <w:rPr>
            <w:rFonts w:ascii="Calibri" w:eastAsia="Calibri" w:hAnsi="Calibri" w:cs="Calibri"/>
            <w:iCs w:val="0"/>
            <w:color w:val="44546A"/>
          </w:rPr>
          <w:t xml:space="preserve">lot loss </w:t>
        </w:r>
      </w:ins>
      <w:ins w:id="2404" w:author="Stefanie Lane" w:date="2022-06-13T12:16:00Z">
        <w:r w:rsidR="00F7211B">
          <w:rPr>
            <w:rFonts w:ascii="Calibri" w:eastAsia="Calibri" w:hAnsi="Calibri" w:cs="Calibri"/>
            <w:iCs w:val="0"/>
            <w:color w:val="44546A"/>
          </w:rPr>
          <w:t xml:space="preserve">did not appear to have an effect </w:t>
        </w:r>
      </w:ins>
      <w:ins w:id="2405" w:author="Stefanie Lane" w:date="2022-06-13T12:15:00Z">
        <w:r w:rsidR="00F7211B">
          <w:rPr>
            <w:rFonts w:ascii="Calibri" w:eastAsia="Calibri" w:hAnsi="Calibri" w:cs="Calibri"/>
            <w:iCs w:val="0"/>
            <w:color w:val="44546A"/>
          </w:rPr>
          <w:t>on diversity components</w:t>
        </w:r>
      </w:ins>
      <w:ins w:id="2406" w:author="Stefanie Lane" w:date="2022-06-13T12:16:00Z">
        <w:r w:rsidR="00F7211B">
          <w:rPr>
            <w:rFonts w:ascii="Calibri" w:eastAsia="Calibri" w:hAnsi="Calibri" w:cs="Calibri"/>
            <w:iCs w:val="0"/>
            <w:color w:val="44546A"/>
          </w:rPr>
          <w:t>, as</w:t>
        </w:r>
      </w:ins>
      <w:ins w:id="2407" w:author="Stefanie Lane" w:date="2022-06-13T12:15:00Z">
        <w:r w:rsidR="00F7211B">
          <w:rPr>
            <w:rFonts w:ascii="Calibri" w:eastAsia="Calibri" w:hAnsi="Calibri" w:cs="Calibri"/>
            <w:iCs w:val="0"/>
            <w:color w:val="44546A"/>
          </w:rPr>
          <w:t xml:space="preserve"> tested by bootstrapping a minimum of 1</w:t>
        </w:r>
      </w:ins>
      <w:ins w:id="2408" w:author="Stefanie Lane" w:date="2022-06-13T22:57:00Z">
        <w:r w:rsidR="006E0F29">
          <w:rPr>
            <w:rFonts w:ascii="Calibri" w:eastAsia="Calibri" w:hAnsi="Calibri" w:cs="Calibri"/>
            <w:iCs w:val="0"/>
            <w:color w:val="44546A"/>
          </w:rPr>
          <w:t>8</w:t>
        </w:r>
      </w:ins>
      <w:ins w:id="2409" w:author="Stefanie Lane" w:date="2022-06-13T12:15:00Z">
        <w:r w:rsidR="00F7211B">
          <w:rPr>
            <w:rFonts w:ascii="Calibri" w:eastAsia="Calibri" w:hAnsi="Calibri" w:cs="Calibri"/>
            <w:iCs w:val="0"/>
            <w:color w:val="44546A"/>
          </w:rPr>
          <w:t xml:space="preserve"> plots per assemblage </w:t>
        </w:r>
      </w:ins>
      <w:ins w:id="2410" w:author="Stefanie Lane" w:date="2022-06-13T12:16:00Z">
        <w:r w:rsidR="00F7211B">
          <w:rPr>
            <w:rFonts w:ascii="Calibri" w:eastAsia="Calibri" w:hAnsi="Calibri" w:cs="Calibri"/>
            <w:iCs w:val="0"/>
            <w:color w:val="44546A"/>
          </w:rPr>
          <w:t xml:space="preserve">each year </w:t>
        </w:r>
        <w:r w:rsidR="00631E68">
          <w:rPr>
            <w:rFonts w:ascii="Calibri" w:eastAsia="Calibri" w:hAnsi="Calibri" w:cs="Calibri"/>
            <w:iCs w:val="0"/>
            <w:color w:val="44546A"/>
          </w:rPr>
          <w:t>(</w:t>
        </w:r>
        <w:r w:rsidR="00F7211B">
          <w:rPr>
            <w:rFonts w:ascii="Calibri" w:eastAsia="Calibri" w:hAnsi="Calibri" w:cs="Calibri"/>
            <w:iCs w:val="0"/>
            <w:color w:val="44546A"/>
          </w:rPr>
          <w:fldChar w:fldCharType="begin"/>
        </w:r>
        <w:r w:rsidR="00F7211B">
          <w:rPr>
            <w:rFonts w:ascii="Calibri" w:eastAsia="Calibri" w:hAnsi="Calibri" w:cs="Calibri"/>
            <w:iCs w:val="0"/>
            <w:color w:val="44546A"/>
          </w:rPr>
          <w:instrText xml:space="preserve"> REF _Ref105160032 \h </w:instrText>
        </w:r>
      </w:ins>
      <w:r w:rsidR="00F7211B">
        <w:rPr>
          <w:rFonts w:ascii="Calibri" w:eastAsia="Calibri" w:hAnsi="Calibri" w:cs="Calibri"/>
          <w:iCs w:val="0"/>
          <w:color w:val="44546A"/>
        </w:rPr>
      </w:r>
      <w:r w:rsidR="00F7211B">
        <w:rPr>
          <w:rFonts w:ascii="Calibri" w:eastAsia="Calibri" w:hAnsi="Calibri" w:cs="Calibri"/>
          <w:iCs w:val="0"/>
          <w:color w:val="44546A"/>
        </w:rPr>
        <w:fldChar w:fldCharType="separate"/>
      </w:r>
      <w:ins w:id="2411" w:author="Stefanie Lane" w:date="2022-06-13T12:16:00Z">
        <w:r w:rsidR="00F7211B">
          <w:t xml:space="preserve">Table </w:t>
        </w:r>
        <w:r w:rsidR="00631E68">
          <w:t>S</w:t>
        </w:r>
        <w:r w:rsidR="00F7211B">
          <w:rPr>
            <w:noProof/>
          </w:rPr>
          <w:t>6</w:t>
        </w:r>
        <w:r w:rsidR="00F7211B">
          <w:rPr>
            <w:rFonts w:ascii="Calibri" w:eastAsia="Calibri" w:hAnsi="Calibri" w:cs="Calibri"/>
            <w:iCs w:val="0"/>
            <w:color w:val="44546A"/>
          </w:rPr>
          <w:fldChar w:fldCharType="end"/>
        </w:r>
        <w:r w:rsidR="00631E68">
          <w:rPr>
            <w:rFonts w:ascii="Calibri" w:eastAsia="Calibri" w:hAnsi="Calibri" w:cs="Calibri"/>
            <w:iCs w:val="0"/>
            <w:color w:val="44546A"/>
          </w:rPr>
          <w:t>).</w:t>
        </w:r>
        <w:r w:rsidR="00F7211B">
          <w:rPr>
            <w:rFonts w:ascii="Calibri" w:eastAsia="Calibri" w:hAnsi="Calibri" w:cs="Calibri"/>
            <w:iCs w:val="0"/>
            <w:color w:val="44546A"/>
          </w:rPr>
          <w:t xml:space="preserve"> </w:t>
        </w:r>
      </w:ins>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023622" w:rsidRPr="00823843" w14:paraId="7DB1E542" w14:textId="77777777" w:rsidTr="00446B55">
        <w:trPr>
          <w:trHeight w:val="470"/>
          <w:jc w:val="center"/>
          <w:ins w:id="2412" w:author="Stefanie Lane" w:date="2022-05-30T14:40:00Z"/>
        </w:trPr>
        <w:tc>
          <w:tcPr>
            <w:tcW w:w="1080" w:type="dxa"/>
            <w:tcBorders>
              <w:top w:val="nil"/>
              <w:left w:val="nil"/>
              <w:bottom w:val="nil"/>
              <w:right w:val="nil"/>
            </w:tcBorders>
            <w:shd w:val="clear" w:color="auto" w:fill="auto"/>
            <w:noWrap/>
            <w:vAlign w:val="bottom"/>
            <w:hideMark/>
          </w:tcPr>
          <w:p w14:paraId="4F09DC02" w14:textId="77777777" w:rsidR="00023622" w:rsidRPr="00823843" w:rsidRDefault="00023622" w:rsidP="00446B55">
            <w:pPr>
              <w:spacing w:after="0" w:line="240" w:lineRule="auto"/>
              <w:rPr>
                <w:ins w:id="2413" w:author="Stefanie Lane" w:date="2022-05-30T14:40:00Z"/>
                <w:rFonts w:ascii="Times New Roman" w:eastAsia="Times New Roman" w:hAnsi="Times New Roman" w:cs="Times New Roman"/>
                <w:sz w:val="24"/>
                <w:szCs w:val="24"/>
              </w:rPr>
            </w:pPr>
            <w:bookmarkStart w:id="2414" w:name="_Hlk106053541"/>
            <w:bookmarkEnd w:id="2397"/>
          </w:p>
        </w:tc>
        <w:tc>
          <w:tcPr>
            <w:tcW w:w="1540" w:type="dxa"/>
            <w:gridSpan w:val="2"/>
            <w:tcBorders>
              <w:top w:val="nil"/>
              <w:left w:val="nil"/>
              <w:bottom w:val="nil"/>
              <w:right w:val="nil"/>
            </w:tcBorders>
            <w:shd w:val="clear" w:color="auto" w:fill="auto"/>
            <w:vAlign w:val="center"/>
            <w:hideMark/>
          </w:tcPr>
          <w:p w14:paraId="484A0886" w14:textId="77777777" w:rsidR="00023622" w:rsidRPr="00823843" w:rsidRDefault="00023622" w:rsidP="00446B55">
            <w:pPr>
              <w:spacing w:after="0" w:line="240" w:lineRule="auto"/>
              <w:jc w:val="center"/>
              <w:rPr>
                <w:ins w:id="2415" w:author="Stefanie Lane" w:date="2022-05-30T14:40:00Z"/>
                <w:rFonts w:ascii="Calibri" w:eastAsia="Times New Roman" w:hAnsi="Calibri" w:cs="Calibri"/>
                <w:b/>
                <w:bCs/>
                <w:color w:val="000000"/>
                <w:sz w:val="20"/>
                <w:szCs w:val="20"/>
              </w:rPr>
            </w:pPr>
            <w:ins w:id="2416" w:author="Stefanie Lane" w:date="2022-05-30T14:40:00Z">
              <w:r w:rsidRPr="00823843">
                <w:rPr>
                  <w:rFonts w:ascii="Calibri" w:eastAsia="Times New Roman" w:hAnsi="Calibri" w:cs="Calibri"/>
                  <w:b/>
                  <w:bCs/>
                  <w:color w:val="000000"/>
                  <w:sz w:val="20"/>
                  <w:szCs w:val="20"/>
                </w:rPr>
                <w:t>Plot-level components</w:t>
              </w:r>
            </w:ins>
          </w:p>
        </w:tc>
        <w:tc>
          <w:tcPr>
            <w:tcW w:w="300" w:type="dxa"/>
            <w:tcBorders>
              <w:top w:val="nil"/>
              <w:left w:val="nil"/>
              <w:bottom w:val="nil"/>
              <w:right w:val="nil"/>
            </w:tcBorders>
            <w:shd w:val="clear" w:color="auto" w:fill="auto"/>
            <w:vAlign w:val="center"/>
            <w:hideMark/>
          </w:tcPr>
          <w:p w14:paraId="5B35E7AD" w14:textId="77777777" w:rsidR="00023622" w:rsidRPr="00823843" w:rsidRDefault="00023622" w:rsidP="00446B55">
            <w:pPr>
              <w:spacing w:after="0" w:line="240" w:lineRule="auto"/>
              <w:jc w:val="center"/>
              <w:rPr>
                <w:ins w:id="2417" w:author="Stefanie Lane" w:date="2022-05-30T14:40:00Z"/>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3E05C060" w14:textId="77777777" w:rsidR="00023622" w:rsidRPr="00823843" w:rsidRDefault="00023622" w:rsidP="00446B55">
            <w:pPr>
              <w:spacing w:after="0" w:line="240" w:lineRule="auto"/>
              <w:jc w:val="center"/>
              <w:rPr>
                <w:ins w:id="2418" w:author="Stefanie Lane" w:date="2022-05-30T14:40:00Z"/>
                <w:rFonts w:ascii="Calibri" w:eastAsia="Times New Roman" w:hAnsi="Calibri" w:cs="Calibri"/>
                <w:b/>
                <w:bCs/>
                <w:color w:val="000000"/>
                <w:sz w:val="20"/>
                <w:szCs w:val="20"/>
              </w:rPr>
            </w:pPr>
            <w:ins w:id="2419" w:author="Stefanie Lane" w:date="2022-05-30T14:40:00Z">
              <w:r w:rsidRPr="00823843">
                <w:rPr>
                  <w:rFonts w:ascii="Calibri" w:eastAsia="Times New Roman" w:hAnsi="Calibri" w:cs="Calibri"/>
                  <w:b/>
                  <w:bCs/>
                  <w:color w:val="000000"/>
                  <w:sz w:val="20"/>
                  <w:szCs w:val="20"/>
                </w:rPr>
                <w:t>Diversity components</w:t>
              </w:r>
            </w:ins>
          </w:p>
        </w:tc>
      </w:tr>
      <w:tr w:rsidR="00023622" w:rsidRPr="00823843" w14:paraId="5E53E4F2" w14:textId="77777777" w:rsidTr="00446B55">
        <w:trPr>
          <w:trHeight w:val="780"/>
          <w:jc w:val="center"/>
          <w:ins w:id="2420" w:author="Stefanie Lane" w:date="2022-05-30T14:40:00Z"/>
        </w:trPr>
        <w:tc>
          <w:tcPr>
            <w:tcW w:w="1080" w:type="dxa"/>
            <w:tcBorders>
              <w:top w:val="single" w:sz="4" w:space="0" w:color="auto"/>
              <w:left w:val="nil"/>
              <w:bottom w:val="single" w:sz="4" w:space="0" w:color="auto"/>
              <w:right w:val="nil"/>
            </w:tcBorders>
            <w:shd w:val="clear" w:color="auto" w:fill="auto"/>
            <w:vAlign w:val="center"/>
            <w:hideMark/>
          </w:tcPr>
          <w:p w14:paraId="2CB512A2" w14:textId="77777777" w:rsidR="00023622" w:rsidRPr="00823843" w:rsidRDefault="00023622" w:rsidP="00446B55">
            <w:pPr>
              <w:spacing w:after="0" w:line="240" w:lineRule="auto"/>
              <w:jc w:val="center"/>
              <w:rPr>
                <w:ins w:id="2421" w:author="Stefanie Lane" w:date="2022-05-30T14:40:00Z"/>
                <w:rFonts w:ascii="Calibri" w:eastAsia="Times New Roman" w:hAnsi="Calibri" w:cs="Calibri"/>
                <w:b/>
                <w:bCs/>
                <w:color w:val="000000"/>
                <w:sz w:val="20"/>
                <w:szCs w:val="20"/>
              </w:rPr>
            </w:pPr>
            <w:ins w:id="2422" w:author="Stefanie Lane" w:date="2022-05-30T14:40:00Z">
              <w:r w:rsidRPr="00823843">
                <w:rPr>
                  <w:rFonts w:ascii="Calibri" w:eastAsia="Times New Roman" w:hAnsi="Calibri" w:cs="Calibri"/>
                  <w:b/>
                  <w:bCs/>
                  <w:color w:val="000000"/>
                  <w:sz w:val="20"/>
                  <w:szCs w:val="20"/>
                </w:rPr>
                <w:t>Assemblage</w:t>
              </w:r>
            </w:ins>
          </w:p>
        </w:tc>
        <w:tc>
          <w:tcPr>
            <w:tcW w:w="840" w:type="dxa"/>
            <w:tcBorders>
              <w:top w:val="single" w:sz="4" w:space="0" w:color="auto"/>
              <w:left w:val="nil"/>
              <w:bottom w:val="single" w:sz="4" w:space="0" w:color="auto"/>
              <w:right w:val="nil"/>
            </w:tcBorders>
            <w:shd w:val="clear" w:color="auto" w:fill="auto"/>
            <w:vAlign w:val="center"/>
            <w:hideMark/>
          </w:tcPr>
          <w:p w14:paraId="39989BDB" w14:textId="77777777" w:rsidR="00023622" w:rsidRPr="00823843" w:rsidRDefault="00023622" w:rsidP="00446B55">
            <w:pPr>
              <w:spacing w:after="0" w:line="240" w:lineRule="auto"/>
              <w:jc w:val="center"/>
              <w:rPr>
                <w:ins w:id="2423" w:author="Stefanie Lane" w:date="2022-05-30T14:40:00Z"/>
                <w:rFonts w:ascii="Calibri" w:eastAsia="Times New Roman" w:hAnsi="Calibri" w:cs="Calibri"/>
                <w:b/>
                <w:bCs/>
                <w:color w:val="000000"/>
                <w:sz w:val="20"/>
                <w:szCs w:val="20"/>
              </w:rPr>
            </w:pPr>
            <w:ins w:id="2424" w:author="Stefanie Lane" w:date="2022-05-30T14:40:00Z">
              <w:r w:rsidRPr="00823843">
                <w:rPr>
                  <w:rFonts w:ascii="Calibri" w:eastAsia="Times New Roman" w:hAnsi="Calibri" w:cs="Calibri"/>
                  <w:b/>
                  <w:bCs/>
                  <w:color w:val="000000"/>
                  <w:sz w:val="20"/>
                  <w:szCs w:val="20"/>
                </w:rPr>
                <w:t>No. quadrats</w:t>
              </w:r>
            </w:ins>
          </w:p>
        </w:tc>
        <w:tc>
          <w:tcPr>
            <w:tcW w:w="700" w:type="dxa"/>
            <w:tcBorders>
              <w:top w:val="single" w:sz="4" w:space="0" w:color="auto"/>
              <w:left w:val="nil"/>
              <w:bottom w:val="single" w:sz="4" w:space="0" w:color="auto"/>
              <w:right w:val="nil"/>
            </w:tcBorders>
            <w:shd w:val="clear" w:color="auto" w:fill="auto"/>
            <w:vAlign w:val="center"/>
            <w:hideMark/>
          </w:tcPr>
          <w:p w14:paraId="2E9FF395" w14:textId="77777777" w:rsidR="00023622" w:rsidRPr="00823843" w:rsidRDefault="00023622" w:rsidP="00446B55">
            <w:pPr>
              <w:spacing w:after="0" w:line="240" w:lineRule="auto"/>
              <w:jc w:val="center"/>
              <w:rPr>
                <w:ins w:id="2425" w:author="Stefanie Lane" w:date="2022-05-30T14:40:00Z"/>
                <w:rFonts w:ascii="Calibri" w:eastAsia="Times New Roman" w:hAnsi="Calibri" w:cs="Calibri"/>
                <w:b/>
                <w:bCs/>
                <w:color w:val="000000"/>
                <w:sz w:val="20"/>
                <w:szCs w:val="20"/>
              </w:rPr>
            </w:pPr>
            <w:ins w:id="2426" w:author="Stefanie Lane" w:date="2022-05-30T14:40:00Z">
              <w:r w:rsidRPr="00823843">
                <w:rPr>
                  <w:rFonts w:ascii="Calibri" w:eastAsia="Times New Roman" w:hAnsi="Calibri" w:cs="Calibri"/>
                  <w:b/>
                  <w:bCs/>
                  <w:color w:val="000000"/>
                  <w:sz w:val="20"/>
                  <w:szCs w:val="20"/>
                </w:rPr>
                <w:t>No. species</w:t>
              </w:r>
            </w:ins>
          </w:p>
        </w:tc>
        <w:tc>
          <w:tcPr>
            <w:tcW w:w="300" w:type="dxa"/>
            <w:tcBorders>
              <w:top w:val="nil"/>
              <w:left w:val="nil"/>
              <w:bottom w:val="nil"/>
              <w:right w:val="nil"/>
            </w:tcBorders>
            <w:shd w:val="clear" w:color="auto" w:fill="auto"/>
            <w:vAlign w:val="center"/>
            <w:hideMark/>
          </w:tcPr>
          <w:p w14:paraId="4950587F" w14:textId="77777777" w:rsidR="00023622" w:rsidRPr="00823843" w:rsidRDefault="00023622" w:rsidP="00446B55">
            <w:pPr>
              <w:spacing w:after="0" w:line="240" w:lineRule="auto"/>
              <w:jc w:val="center"/>
              <w:rPr>
                <w:ins w:id="2427" w:author="Stefanie Lane" w:date="2022-05-30T14:40:00Z"/>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2A5FD0E9" w14:textId="77777777" w:rsidR="00023622" w:rsidRPr="00823843" w:rsidRDefault="00023622" w:rsidP="00446B55">
            <w:pPr>
              <w:spacing w:after="0" w:line="240" w:lineRule="auto"/>
              <w:jc w:val="center"/>
              <w:rPr>
                <w:ins w:id="2428" w:author="Stefanie Lane" w:date="2022-05-30T14:40:00Z"/>
                <w:rFonts w:ascii="Calibri" w:eastAsia="Times New Roman" w:hAnsi="Calibri" w:cs="Calibri"/>
                <w:b/>
                <w:bCs/>
                <w:color w:val="000000"/>
                <w:sz w:val="20"/>
                <w:szCs w:val="20"/>
              </w:rPr>
            </w:pPr>
            <w:ins w:id="2429" w:author="Stefanie Lane" w:date="2022-05-30T14:40:00Z">
              <w:r w:rsidRPr="00823843">
                <w:rPr>
                  <w:rFonts w:ascii="Calibri" w:eastAsia="Times New Roman" w:hAnsi="Calibri" w:cs="Calibri"/>
                  <w:b/>
                  <w:bCs/>
                  <w:color w:val="000000"/>
                  <w:sz w:val="20"/>
                  <w:szCs w:val="20"/>
                </w:rPr>
                <w:t>α diversity</w:t>
              </w:r>
            </w:ins>
          </w:p>
        </w:tc>
        <w:tc>
          <w:tcPr>
            <w:tcW w:w="800" w:type="dxa"/>
            <w:tcBorders>
              <w:top w:val="single" w:sz="4" w:space="0" w:color="auto"/>
              <w:left w:val="nil"/>
              <w:bottom w:val="single" w:sz="4" w:space="0" w:color="auto"/>
              <w:right w:val="nil"/>
            </w:tcBorders>
            <w:shd w:val="clear" w:color="auto" w:fill="auto"/>
            <w:vAlign w:val="center"/>
            <w:hideMark/>
          </w:tcPr>
          <w:p w14:paraId="38DE4D24" w14:textId="77777777" w:rsidR="00023622" w:rsidRPr="00823843" w:rsidRDefault="00023622" w:rsidP="00446B55">
            <w:pPr>
              <w:spacing w:after="0" w:line="240" w:lineRule="auto"/>
              <w:jc w:val="center"/>
              <w:rPr>
                <w:ins w:id="2430" w:author="Stefanie Lane" w:date="2022-05-30T14:40:00Z"/>
                <w:rFonts w:ascii="Calibri" w:eastAsia="Times New Roman" w:hAnsi="Calibri" w:cs="Calibri"/>
                <w:b/>
                <w:bCs/>
                <w:color w:val="000000"/>
                <w:sz w:val="20"/>
                <w:szCs w:val="20"/>
              </w:rPr>
            </w:pPr>
            <w:ins w:id="2431" w:author="Stefanie Lane" w:date="2022-05-30T14:40:00Z">
              <w:r w:rsidRPr="00823843">
                <w:rPr>
                  <w:rFonts w:ascii="Calibri" w:eastAsia="Times New Roman" w:hAnsi="Calibri" w:cs="Calibri"/>
                  <w:b/>
                  <w:bCs/>
                  <w:color w:val="000000"/>
                  <w:sz w:val="20"/>
                  <w:szCs w:val="20"/>
                </w:rPr>
                <w:t>α diversity sd</w:t>
              </w:r>
            </w:ins>
          </w:p>
        </w:tc>
        <w:tc>
          <w:tcPr>
            <w:tcW w:w="800" w:type="dxa"/>
            <w:tcBorders>
              <w:top w:val="single" w:sz="4" w:space="0" w:color="auto"/>
              <w:left w:val="nil"/>
              <w:bottom w:val="single" w:sz="4" w:space="0" w:color="auto"/>
              <w:right w:val="nil"/>
            </w:tcBorders>
            <w:shd w:val="clear" w:color="auto" w:fill="auto"/>
            <w:vAlign w:val="center"/>
            <w:hideMark/>
          </w:tcPr>
          <w:p w14:paraId="43423765" w14:textId="77777777" w:rsidR="00023622" w:rsidRPr="00823843" w:rsidRDefault="00023622" w:rsidP="00446B55">
            <w:pPr>
              <w:spacing w:after="0" w:line="240" w:lineRule="auto"/>
              <w:jc w:val="center"/>
              <w:rPr>
                <w:ins w:id="2432" w:author="Stefanie Lane" w:date="2022-05-30T14:40:00Z"/>
                <w:rFonts w:ascii="Calibri" w:eastAsia="Times New Roman" w:hAnsi="Calibri" w:cs="Calibri"/>
                <w:b/>
                <w:bCs/>
                <w:color w:val="000000"/>
                <w:sz w:val="20"/>
                <w:szCs w:val="20"/>
              </w:rPr>
            </w:pPr>
            <w:ins w:id="2433" w:author="Stefanie Lane" w:date="2022-05-30T14:40:00Z">
              <w:r w:rsidRPr="00823843">
                <w:rPr>
                  <w:rFonts w:ascii="Calibri" w:eastAsia="Times New Roman" w:hAnsi="Calibri" w:cs="Calibri"/>
                  <w:b/>
                  <w:bCs/>
                  <w:color w:val="000000"/>
                  <w:sz w:val="20"/>
                  <w:szCs w:val="20"/>
                </w:rPr>
                <w:t>β diversity</w:t>
              </w:r>
            </w:ins>
          </w:p>
        </w:tc>
      </w:tr>
      <w:tr w:rsidR="00023622" w:rsidRPr="00823843" w14:paraId="77932D0E" w14:textId="77777777" w:rsidTr="00446B55">
        <w:trPr>
          <w:trHeight w:val="290"/>
          <w:jc w:val="center"/>
          <w:ins w:id="2434" w:author="Stefanie Lane" w:date="2022-05-30T14:40:00Z"/>
        </w:trPr>
        <w:tc>
          <w:tcPr>
            <w:tcW w:w="1080" w:type="dxa"/>
            <w:tcBorders>
              <w:top w:val="nil"/>
              <w:left w:val="nil"/>
              <w:bottom w:val="nil"/>
              <w:right w:val="nil"/>
            </w:tcBorders>
            <w:shd w:val="clear" w:color="auto" w:fill="auto"/>
            <w:vAlign w:val="bottom"/>
            <w:hideMark/>
          </w:tcPr>
          <w:p w14:paraId="53830E26" w14:textId="77777777" w:rsidR="00023622" w:rsidRPr="00823843" w:rsidRDefault="00023622" w:rsidP="00446B55">
            <w:pPr>
              <w:spacing w:after="0" w:line="240" w:lineRule="auto"/>
              <w:rPr>
                <w:ins w:id="2435" w:author="Stefanie Lane" w:date="2022-05-30T14:40:00Z"/>
                <w:rFonts w:ascii="Calibri" w:eastAsia="Times New Roman" w:hAnsi="Calibri" w:cs="Calibri"/>
                <w:b/>
                <w:bCs/>
                <w:color w:val="000000"/>
                <w:sz w:val="20"/>
                <w:szCs w:val="20"/>
              </w:rPr>
            </w:pPr>
            <w:ins w:id="2436" w:author="Stefanie Lane" w:date="2022-05-30T14:40:00Z">
              <w:r w:rsidRPr="00823843">
                <w:rPr>
                  <w:rFonts w:ascii="Calibri" w:eastAsia="Times New Roman" w:hAnsi="Calibri" w:cs="Calibri"/>
                  <w:b/>
                  <w:bCs/>
                  <w:color w:val="000000"/>
                  <w:sz w:val="20"/>
                  <w:szCs w:val="20"/>
                </w:rPr>
                <w:t>Sedge</w:t>
              </w:r>
            </w:ins>
          </w:p>
        </w:tc>
        <w:tc>
          <w:tcPr>
            <w:tcW w:w="840" w:type="dxa"/>
            <w:tcBorders>
              <w:top w:val="nil"/>
              <w:left w:val="nil"/>
              <w:bottom w:val="nil"/>
              <w:right w:val="nil"/>
            </w:tcBorders>
            <w:shd w:val="clear" w:color="auto" w:fill="auto"/>
            <w:noWrap/>
            <w:vAlign w:val="bottom"/>
            <w:hideMark/>
          </w:tcPr>
          <w:p w14:paraId="65C2B9C5" w14:textId="77777777" w:rsidR="00023622" w:rsidRPr="00823843" w:rsidRDefault="00023622" w:rsidP="00446B55">
            <w:pPr>
              <w:spacing w:after="0" w:line="240" w:lineRule="auto"/>
              <w:rPr>
                <w:ins w:id="2437" w:author="Stefanie Lane" w:date="2022-05-30T14:40: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5D9EF8" w14:textId="77777777" w:rsidR="00023622" w:rsidRPr="00823843" w:rsidRDefault="00023622" w:rsidP="00446B55">
            <w:pPr>
              <w:spacing w:after="0" w:line="240" w:lineRule="auto"/>
              <w:rPr>
                <w:ins w:id="2438"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4A87937" w14:textId="77777777" w:rsidR="00023622" w:rsidRPr="00823843" w:rsidRDefault="00023622" w:rsidP="00446B55">
            <w:pPr>
              <w:spacing w:after="0" w:line="240" w:lineRule="auto"/>
              <w:rPr>
                <w:ins w:id="2439"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3F2D2F" w14:textId="77777777" w:rsidR="00023622" w:rsidRPr="00823843" w:rsidRDefault="00023622" w:rsidP="00446B55">
            <w:pPr>
              <w:spacing w:after="0" w:line="240" w:lineRule="auto"/>
              <w:rPr>
                <w:ins w:id="2440"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B56E2A" w14:textId="77777777" w:rsidR="00023622" w:rsidRPr="00823843" w:rsidRDefault="00023622" w:rsidP="00446B55">
            <w:pPr>
              <w:spacing w:after="0" w:line="240" w:lineRule="auto"/>
              <w:rPr>
                <w:ins w:id="2441"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3503878" w14:textId="77777777" w:rsidR="00023622" w:rsidRPr="00823843" w:rsidRDefault="00023622" w:rsidP="00446B55">
            <w:pPr>
              <w:spacing w:after="0" w:line="240" w:lineRule="auto"/>
              <w:rPr>
                <w:ins w:id="2442" w:author="Stefanie Lane" w:date="2022-05-30T14:40:00Z"/>
                <w:rFonts w:ascii="Times New Roman" w:eastAsia="Times New Roman" w:hAnsi="Times New Roman" w:cs="Times New Roman"/>
                <w:sz w:val="20"/>
                <w:szCs w:val="20"/>
              </w:rPr>
            </w:pPr>
          </w:p>
        </w:tc>
      </w:tr>
      <w:tr w:rsidR="00023622" w:rsidRPr="00823843" w14:paraId="0DCB4267" w14:textId="77777777" w:rsidTr="00446B55">
        <w:trPr>
          <w:trHeight w:val="290"/>
          <w:jc w:val="center"/>
          <w:ins w:id="2443"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64346DA4" w14:textId="77777777" w:rsidR="00023622" w:rsidRPr="00823843" w:rsidRDefault="00023622" w:rsidP="00446B55">
            <w:pPr>
              <w:spacing w:after="0" w:line="240" w:lineRule="auto"/>
              <w:jc w:val="right"/>
              <w:rPr>
                <w:ins w:id="2444" w:author="Stefanie Lane" w:date="2022-05-30T14:40:00Z"/>
                <w:rFonts w:ascii="Calibri" w:eastAsia="Times New Roman" w:hAnsi="Calibri" w:cs="Calibri"/>
                <w:color w:val="000000"/>
                <w:sz w:val="20"/>
                <w:szCs w:val="20"/>
              </w:rPr>
            </w:pPr>
            <w:ins w:id="2445" w:author="Stefanie Lane" w:date="2022-05-30T14:40: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4A5F1AA6" w14:textId="77777777" w:rsidR="00023622" w:rsidRPr="00823843" w:rsidRDefault="00023622" w:rsidP="00446B55">
            <w:pPr>
              <w:spacing w:after="0" w:line="240" w:lineRule="auto"/>
              <w:jc w:val="center"/>
              <w:rPr>
                <w:ins w:id="2446" w:author="Stefanie Lane" w:date="2022-05-30T14:40:00Z"/>
                <w:rFonts w:ascii="Calibri" w:eastAsia="Times New Roman" w:hAnsi="Calibri" w:cs="Calibri"/>
                <w:color w:val="000000"/>
                <w:sz w:val="20"/>
                <w:szCs w:val="20"/>
              </w:rPr>
            </w:pPr>
            <w:ins w:id="2447" w:author="Stefanie Lane" w:date="2022-05-30T14:40:00Z">
              <w:r w:rsidRPr="00823843">
                <w:rPr>
                  <w:rFonts w:ascii="Calibri" w:eastAsia="Times New Roman" w:hAnsi="Calibri" w:cs="Calibri"/>
                  <w:color w:val="000000"/>
                  <w:sz w:val="20"/>
                  <w:szCs w:val="20"/>
                </w:rPr>
                <w:t>34</w:t>
              </w:r>
            </w:ins>
          </w:p>
        </w:tc>
        <w:tc>
          <w:tcPr>
            <w:tcW w:w="700" w:type="dxa"/>
            <w:tcBorders>
              <w:top w:val="single" w:sz="4" w:space="0" w:color="auto"/>
              <w:left w:val="nil"/>
              <w:bottom w:val="single" w:sz="4" w:space="0" w:color="auto"/>
              <w:right w:val="nil"/>
            </w:tcBorders>
            <w:shd w:val="clear" w:color="auto" w:fill="auto"/>
            <w:noWrap/>
            <w:vAlign w:val="bottom"/>
            <w:hideMark/>
          </w:tcPr>
          <w:p w14:paraId="3D8E25A0" w14:textId="77777777" w:rsidR="00023622" w:rsidRPr="00823843" w:rsidRDefault="00023622" w:rsidP="00446B55">
            <w:pPr>
              <w:spacing w:after="0" w:line="240" w:lineRule="auto"/>
              <w:jc w:val="center"/>
              <w:rPr>
                <w:ins w:id="2448" w:author="Stefanie Lane" w:date="2022-05-30T14:40:00Z"/>
                <w:rFonts w:ascii="Calibri" w:eastAsia="Times New Roman" w:hAnsi="Calibri" w:cs="Calibri"/>
                <w:color w:val="000000"/>
                <w:sz w:val="20"/>
                <w:szCs w:val="20"/>
              </w:rPr>
            </w:pPr>
            <w:ins w:id="2449" w:author="Stefanie Lane" w:date="2022-05-30T14:40:00Z">
              <w:r w:rsidRPr="00823843">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
          <w:p w14:paraId="1146445E" w14:textId="77777777" w:rsidR="00023622" w:rsidRPr="00823843" w:rsidRDefault="00023622" w:rsidP="00446B55">
            <w:pPr>
              <w:spacing w:after="0" w:line="240" w:lineRule="auto"/>
              <w:jc w:val="center"/>
              <w:rPr>
                <w:ins w:id="2450"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B98A70" w14:textId="77777777" w:rsidR="00023622" w:rsidRPr="00823843" w:rsidRDefault="00023622" w:rsidP="00446B55">
            <w:pPr>
              <w:spacing w:after="0" w:line="240" w:lineRule="auto"/>
              <w:jc w:val="center"/>
              <w:rPr>
                <w:ins w:id="2451" w:author="Stefanie Lane" w:date="2022-05-30T14:40:00Z"/>
                <w:rFonts w:ascii="Calibri" w:eastAsia="Times New Roman" w:hAnsi="Calibri" w:cs="Calibri"/>
                <w:color w:val="000000"/>
                <w:sz w:val="20"/>
                <w:szCs w:val="20"/>
              </w:rPr>
            </w:pPr>
            <w:ins w:id="2452" w:author="Stefanie Lane" w:date="2022-05-30T14:40:00Z">
              <w:r w:rsidRPr="00823843">
                <w:rPr>
                  <w:rFonts w:ascii="Calibri" w:eastAsia="Times New Roman" w:hAnsi="Calibri" w:cs="Calibri"/>
                  <w:color w:val="000000"/>
                  <w:sz w:val="20"/>
                  <w:szCs w:val="20"/>
                </w:rPr>
                <w:t>8.74</w:t>
              </w:r>
            </w:ins>
          </w:p>
        </w:tc>
        <w:tc>
          <w:tcPr>
            <w:tcW w:w="800" w:type="dxa"/>
            <w:tcBorders>
              <w:top w:val="single" w:sz="4" w:space="0" w:color="auto"/>
              <w:left w:val="nil"/>
              <w:bottom w:val="single" w:sz="4" w:space="0" w:color="auto"/>
              <w:right w:val="nil"/>
            </w:tcBorders>
            <w:shd w:val="clear" w:color="auto" w:fill="auto"/>
            <w:noWrap/>
            <w:vAlign w:val="bottom"/>
            <w:hideMark/>
          </w:tcPr>
          <w:p w14:paraId="1C00BEAF" w14:textId="77777777" w:rsidR="00023622" w:rsidRPr="00823843" w:rsidRDefault="00023622" w:rsidP="00446B55">
            <w:pPr>
              <w:spacing w:after="0" w:line="240" w:lineRule="auto"/>
              <w:jc w:val="center"/>
              <w:rPr>
                <w:ins w:id="2453" w:author="Stefanie Lane" w:date="2022-05-30T14:40:00Z"/>
                <w:rFonts w:ascii="Calibri" w:eastAsia="Times New Roman" w:hAnsi="Calibri" w:cs="Calibri"/>
                <w:color w:val="000000"/>
                <w:sz w:val="20"/>
                <w:szCs w:val="20"/>
              </w:rPr>
            </w:pPr>
            <w:ins w:id="2454" w:author="Stefanie Lane" w:date="2022-05-30T14:40:00Z">
              <w:r w:rsidRPr="00823843">
                <w:rPr>
                  <w:rFonts w:ascii="Calibri" w:eastAsia="Times New Roman" w:hAnsi="Calibri" w:cs="Calibri"/>
                  <w:color w:val="000000"/>
                  <w:sz w:val="20"/>
                  <w:szCs w:val="20"/>
                </w:rPr>
                <w:t>2.45</w:t>
              </w:r>
            </w:ins>
          </w:p>
        </w:tc>
        <w:tc>
          <w:tcPr>
            <w:tcW w:w="800" w:type="dxa"/>
            <w:tcBorders>
              <w:top w:val="single" w:sz="4" w:space="0" w:color="auto"/>
              <w:left w:val="nil"/>
              <w:bottom w:val="single" w:sz="4" w:space="0" w:color="auto"/>
              <w:right w:val="nil"/>
            </w:tcBorders>
            <w:shd w:val="clear" w:color="auto" w:fill="auto"/>
            <w:noWrap/>
            <w:vAlign w:val="bottom"/>
            <w:hideMark/>
          </w:tcPr>
          <w:p w14:paraId="63A00ACD" w14:textId="77777777" w:rsidR="00023622" w:rsidRPr="00823843" w:rsidRDefault="00023622" w:rsidP="00446B55">
            <w:pPr>
              <w:spacing w:after="0" w:line="240" w:lineRule="auto"/>
              <w:jc w:val="center"/>
              <w:rPr>
                <w:ins w:id="2455" w:author="Stefanie Lane" w:date="2022-05-30T14:40:00Z"/>
                <w:rFonts w:ascii="Calibri" w:eastAsia="Times New Roman" w:hAnsi="Calibri" w:cs="Calibri"/>
                <w:color w:val="000000"/>
                <w:sz w:val="20"/>
                <w:szCs w:val="20"/>
              </w:rPr>
            </w:pPr>
            <w:ins w:id="2456" w:author="Stefanie Lane" w:date="2022-05-30T14:40:00Z">
              <w:r w:rsidRPr="00823843">
                <w:rPr>
                  <w:rFonts w:ascii="Calibri" w:eastAsia="Times New Roman" w:hAnsi="Calibri" w:cs="Calibri"/>
                  <w:color w:val="000000"/>
                  <w:sz w:val="20"/>
                  <w:szCs w:val="20"/>
                </w:rPr>
                <w:t>3.89</w:t>
              </w:r>
            </w:ins>
          </w:p>
        </w:tc>
      </w:tr>
      <w:tr w:rsidR="00023622" w:rsidRPr="00823843" w14:paraId="5302ECBA" w14:textId="77777777" w:rsidTr="00446B55">
        <w:trPr>
          <w:trHeight w:val="290"/>
          <w:jc w:val="center"/>
          <w:ins w:id="2457" w:author="Stefanie Lane" w:date="2022-05-30T14:40:00Z"/>
        </w:trPr>
        <w:tc>
          <w:tcPr>
            <w:tcW w:w="1080" w:type="dxa"/>
            <w:tcBorders>
              <w:top w:val="nil"/>
              <w:left w:val="nil"/>
              <w:bottom w:val="nil"/>
              <w:right w:val="nil"/>
            </w:tcBorders>
            <w:shd w:val="clear" w:color="auto" w:fill="auto"/>
            <w:noWrap/>
            <w:vAlign w:val="bottom"/>
            <w:hideMark/>
          </w:tcPr>
          <w:p w14:paraId="49BF1A6C" w14:textId="77777777" w:rsidR="00023622" w:rsidRPr="00823843" w:rsidRDefault="00023622" w:rsidP="00446B55">
            <w:pPr>
              <w:spacing w:after="0" w:line="240" w:lineRule="auto"/>
              <w:jc w:val="right"/>
              <w:rPr>
                <w:ins w:id="2458" w:author="Stefanie Lane" w:date="2022-05-30T14:40:00Z"/>
                <w:rFonts w:ascii="Calibri" w:eastAsia="Times New Roman" w:hAnsi="Calibri" w:cs="Calibri"/>
                <w:color w:val="000000"/>
                <w:sz w:val="20"/>
                <w:szCs w:val="20"/>
              </w:rPr>
            </w:pPr>
            <w:ins w:id="2459" w:author="Stefanie Lane" w:date="2022-05-30T14:40: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43657322" w14:textId="77777777" w:rsidR="00023622" w:rsidRPr="00823843" w:rsidRDefault="00023622" w:rsidP="00446B55">
            <w:pPr>
              <w:spacing w:after="0" w:line="240" w:lineRule="auto"/>
              <w:jc w:val="center"/>
              <w:rPr>
                <w:ins w:id="2460" w:author="Stefanie Lane" w:date="2022-05-30T14:40:00Z"/>
                <w:rFonts w:ascii="Calibri" w:eastAsia="Times New Roman" w:hAnsi="Calibri" w:cs="Calibri"/>
                <w:color w:val="000000"/>
                <w:sz w:val="20"/>
                <w:szCs w:val="20"/>
              </w:rPr>
            </w:pPr>
            <w:ins w:id="2461" w:author="Stefanie Lane" w:date="2022-05-30T14:40:00Z">
              <w:r w:rsidRPr="00823843">
                <w:rPr>
                  <w:rFonts w:ascii="Calibri" w:eastAsia="Times New Roman" w:hAnsi="Calibri" w:cs="Calibri"/>
                  <w:color w:val="000000"/>
                  <w:sz w:val="20"/>
                  <w:szCs w:val="20"/>
                </w:rPr>
                <w:t>31</w:t>
              </w:r>
            </w:ins>
          </w:p>
        </w:tc>
        <w:tc>
          <w:tcPr>
            <w:tcW w:w="700" w:type="dxa"/>
            <w:tcBorders>
              <w:top w:val="nil"/>
              <w:left w:val="nil"/>
              <w:bottom w:val="nil"/>
              <w:right w:val="nil"/>
            </w:tcBorders>
            <w:shd w:val="clear" w:color="auto" w:fill="auto"/>
            <w:noWrap/>
            <w:vAlign w:val="bottom"/>
            <w:hideMark/>
          </w:tcPr>
          <w:p w14:paraId="25FEA749" w14:textId="77777777" w:rsidR="00023622" w:rsidRPr="00823843" w:rsidRDefault="00023622" w:rsidP="00446B55">
            <w:pPr>
              <w:spacing w:after="0" w:line="240" w:lineRule="auto"/>
              <w:jc w:val="center"/>
              <w:rPr>
                <w:ins w:id="2462" w:author="Stefanie Lane" w:date="2022-05-30T14:40:00Z"/>
                <w:rFonts w:ascii="Calibri" w:eastAsia="Times New Roman" w:hAnsi="Calibri" w:cs="Calibri"/>
                <w:color w:val="000000"/>
                <w:sz w:val="20"/>
                <w:szCs w:val="20"/>
              </w:rPr>
            </w:pPr>
            <w:ins w:id="2463" w:author="Stefanie Lane" w:date="2022-05-30T14:40:00Z">
              <w:r w:rsidRPr="00823843">
                <w:rPr>
                  <w:rFonts w:ascii="Calibri" w:eastAsia="Times New Roman" w:hAnsi="Calibri" w:cs="Calibri"/>
                  <w:color w:val="000000"/>
                  <w:sz w:val="20"/>
                  <w:szCs w:val="20"/>
                </w:rPr>
                <w:t>35</w:t>
              </w:r>
            </w:ins>
          </w:p>
        </w:tc>
        <w:tc>
          <w:tcPr>
            <w:tcW w:w="300" w:type="dxa"/>
            <w:tcBorders>
              <w:top w:val="nil"/>
              <w:left w:val="nil"/>
              <w:bottom w:val="nil"/>
              <w:right w:val="nil"/>
            </w:tcBorders>
            <w:shd w:val="clear" w:color="auto" w:fill="auto"/>
            <w:noWrap/>
            <w:vAlign w:val="bottom"/>
            <w:hideMark/>
          </w:tcPr>
          <w:p w14:paraId="35645D62" w14:textId="77777777" w:rsidR="00023622" w:rsidRPr="00823843" w:rsidRDefault="00023622" w:rsidP="00446B55">
            <w:pPr>
              <w:spacing w:after="0" w:line="240" w:lineRule="auto"/>
              <w:jc w:val="center"/>
              <w:rPr>
                <w:ins w:id="2464"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65F457A" w14:textId="77777777" w:rsidR="00023622" w:rsidRPr="00823843" w:rsidRDefault="00023622" w:rsidP="00446B55">
            <w:pPr>
              <w:spacing w:after="0" w:line="240" w:lineRule="auto"/>
              <w:jc w:val="center"/>
              <w:rPr>
                <w:ins w:id="2465" w:author="Stefanie Lane" w:date="2022-05-30T14:40:00Z"/>
                <w:rFonts w:ascii="Calibri" w:eastAsia="Times New Roman" w:hAnsi="Calibri" w:cs="Calibri"/>
                <w:color w:val="000000"/>
                <w:sz w:val="20"/>
                <w:szCs w:val="20"/>
              </w:rPr>
            </w:pPr>
            <w:ins w:id="2466" w:author="Stefanie Lane" w:date="2022-05-30T14:40:00Z">
              <w:r w:rsidRPr="00823843">
                <w:rPr>
                  <w:rFonts w:ascii="Calibri" w:eastAsia="Times New Roman" w:hAnsi="Calibri" w:cs="Calibri"/>
                  <w:color w:val="000000"/>
                  <w:sz w:val="20"/>
                  <w:szCs w:val="20"/>
                </w:rPr>
                <w:t>8.26</w:t>
              </w:r>
            </w:ins>
          </w:p>
        </w:tc>
        <w:tc>
          <w:tcPr>
            <w:tcW w:w="800" w:type="dxa"/>
            <w:tcBorders>
              <w:top w:val="nil"/>
              <w:left w:val="nil"/>
              <w:bottom w:val="single" w:sz="4" w:space="0" w:color="auto"/>
              <w:right w:val="nil"/>
            </w:tcBorders>
            <w:shd w:val="clear" w:color="auto" w:fill="auto"/>
            <w:noWrap/>
            <w:vAlign w:val="bottom"/>
            <w:hideMark/>
          </w:tcPr>
          <w:p w14:paraId="6FF94118" w14:textId="77777777" w:rsidR="00023622" w:rsidRPr="00823843" w:rsidRDefault="00023622" w:rsidP="00446B55">
            <w:pPr>
              <w:spacing w:after="0" w:line="240" w:lineRule="auto"/>
              <w:jc w:val="center"/>
              <w:rPr>
                <w:ins w:id="2467" w:author="Stefanie Lane" w:date="2022-05-30T14:40:00Z"/>
                <w:rFonts w:ascii="Calibri" w:eastAsia="Times New Roman" w:hAnsi="Calibri" w:cs="Calibri"/>
                <w:color w:val="000000"/>
                <w:sz w:val="20"/>
                <w:szCs w:val="20"/>
              </w:rPr>
            </w:pPr>
            <w:ins w:id="2468" w:author="Stefanie Lane" w:date="2022-05-30T14:40:00Z">
              <w:r w:rsidRPr="00823843">
                <w:rPr>
                  <w:rFonts w:ascii="Calibri" w:eastAsia="Times New Roman" w:hAnsi="Calibri" w:cs="Calibri"/>
                  <w:color w:val="000000"/>
                  <w:sz w:val="20"/>
                  <w:szCs w:val="20"/>
                </w:rPr>
                <w:t>1.98</w:t>
              </w:r>
            </w:ins>
          </w:p>
        </w:tc>
        <w:tc>
          <w:tcPr>
            <w:tcW w:w="800" w:type="dxa"/>
            <w:tcBorders>
              <w:top w:val="nil"/>
              <w:left w:val="nil"/>
              <w:bottom w:val="single" w:sz="4" w:space="0" w:color="auto"/>
              <w:right w:val="nil"/>
            </w:tcBorders>
            <w:shd w:val="clear" w:color="auto" w:fill="auto"/>
            <w:noWrap/>
            <w:vAlign w:val="bottom"/>
            <w:hideMark/>
          </w:tcPr>
          <w:p w14:paraId="48432583" w14:textId="77777777" w:rsidR="00023622" w:rsidRPr="00823843" w:rsidRDefault="00023622" w:rsidP="00446B55">
            <w:pPr>
              <w:spacing w:after="0" w:line="240" w:lineRule="auto"/>
              <w:jc w:val="center"/>
              <w:rPr>
                <w:ins w:id="2469" w:author="Stefanie Lane" w:date="2022-05-30T14:40:00Z"/>
                <w:rFonts w:ascii="Calibri" w:eastAsia="Times New Roman" w:hAnsi="Calibri" w:cs="Calibri"/>
                <w:color w:val="000000"/>
                <w:sz w:val="20"/>
                <w:szCs w:val="20"/>
              </w:rPr>
            </w:pPr>
            <w:ins w:id="2470" w:author="Stefanie Lane" w:date="2022-05-30T14:40:00Z">
              <w:r w:rsidRPr="00823843">
                <w:rPr>
                  <w:rFonts w:ascii="Calibri" w:eastAsia="Times New Roman" w:hAnsi="Calibri" w:cs="Calibri"/>
                  <w:color w:val="000000"/>
                  <w:sz w:val="20"/>
                  <w:szCs w:val="20"/>
                </w:rPr>
                <w:t>4.24</w:t>
              </w:r>
            </w:ins>
          </w:p>
        </w:tc>
      </w:tr>
      <w:tr w:rsidR="00023622" w:rsidRPr="00823843" w14:paraId="000FDCCD" w14:textId="77777777" w:rsidTr="00446B55">
        <w:trPr>
          <w:trHeight w:val="290"/>
          <w:jc w:val="center"/>
          <w:ins w:id="2471"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3240891E" w14:textId="77777777" w:rsidR="00023622" w:rsidRPr="00823843" w:rsidRDefault="00023622" w:rsidP="00446B55">
            <w:pPr>
              <w:spacing w:after="0" w:line="240" w:lineRule="auto"/>
              <w:jc w:val="right"/>
              <w:rPr>
                <w:ins w:id="2472" w:author="Stefanie Lane" w:date="2022-05-30T14:40:00Z"/>
                <w:rFonts w:ascii="Calibri" w:eastAsia="Times New Roman" w:hAnsi="Calibri" w:cs="Calibri"/>
                <w:color w:val="000000"/>
                <w:sz w:val="20"/>
                <w:szCs w:val="20"/>
              </w:rPr>
            </w:pPr>
            <w:ins w:id="2473" w:author="Stefanie Lane" w:date="2022-05-30T14:40: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70D90CCD" w14:textId="77777777" w:rsidR="00023622" w:rsidRPr="00823843" w:rsidRDefault="00023622" w:rsidP="00446B55">
            <w:pPr>
              <w:spacing w:after="0" w:line="240" w:lineRule="auto"/>
              <w:jc w:val="center"/>
              <w:rPr>
                <w:ins w:id="2474" w:author="Stefanie Lane" w:date="2022-05-30T14:40:00Z"/>
                <w:rFonts w:ascii="Calibri" w:eastAsia="Times New Roman" w:hAnsi="Calibri" w:cs="Calibri"/>
                <w:color w:val="000000"/>
                <w:sz w:val="20"/>
                <w:szCs w:val="20"/>
              </w:rPr>
            </w:pPr>
            <w:ins w:id="2475" w:author="Stefanie Lane" w:date="2022-05-30T14:40:00Z">
              <w:r w:rsidRPr="00823843">
                <w:rPr>
                  <w:rFonts w:ascii="Calibri" w:eastAsia="Times New Roman" w:hAnsi="Calibri" w:cs="Calibri"/>
                  <w:color w:val="000000"/>
                  <w:sz w:val="20"/>
                  <w:szCs w:val="20"/>
                </w:rPr>
                <w:t>28</w:t>
              </w:r>
            </w:ins>
          </w:p>
        </w:tc>
        <w:tc>
          <w:tcPr>
            <w:tcW w:w="700" w:type="dxa"/>
            <w:tcBorders>
              <w:top w:val="single" w:sz="4" w:space="0" w:color="auto"/>
              <w:left w:val="nil"/>
              <w:bottom w:val="single" w:sz="4" w:space="0" w:color="auto"/>
              <w:right w:val="nil"/>
            </w:tcBorders>
            <w:shd w:val="clear" w:color="auto" w:fill="auto"/>
            <w:noWrap/>
            <w:vAlign w:val="bottom"/>
            <w:hideMark/>
          </w:tcPr>
          <w:p w14:paraId="51CD0A8F" w14:textId="77777777" w:rsidR="00023622" w:rsidRPr="00823843" w:rsidRDefault="00023622" w:rsidP="00446B55">
            <w:pPr>
              <w:spacing w:after="0" w:line="240" w:lineRule="auto"/>
              <w:jc w:val="center"/>
              <w:rPr>
                <w:ins w:id="2476" w:author="Stefanie Lane" w:date="2022-05-30T14:40:00Z"/>
                <w:rFonts w:ascii="Calibri" w:eastAsia="Times New Roman" w:hAnsi="Calibri" w:cs="Calibri"/>
                <w:color w:val="000000"/>
                <w:sz w:val="20"/>
                <w:szCs w:val="20"/>
              </w:rPr>
            </w:pPr>
            <w:ins w:id="2477" w:author="Stefanie Lane" w:date="2022-05-30T14:40:00Z">
              <w:r w:rsidRPr="00823843">
                <w:rPr>
                  <w:rFonts w:ascii="Calibri" w:eastAsia="Times New Roman" w:hAnsi="Calibri" w:cs="Calibri"/>
                  <w:color w:val="000000"/>
                  <w:sz w:val="20"/>
                  <w:szCs w:val="20"/>
                </w:rPr>
                <w:t>34</w:t>
              </w:r>
            </w:ins>
          </w:p>
        </w:tc>
        <w:tc>
          <w:tcPr>
            <w:tcW w:w="300" w:type="dxa"/>
            <w:tcBorders>
              <w:top w:val="nil"/>
              <w:left w:val="nil"/>
              <w:bottom w:val="nil"/>
              <w:right w:val="nil"/>
            </w:tcBorders>
            <w:shd w:val="clear" w:color="auto" w:fill="auto"/>
            <w:noWrap/>
            <w:vAlign w:val="bottom"/>
            <w:hideMark/>
          </w:tcPr>
          <w:p w14:paraId="421AF3FB" w14:textId="77777777" w:rsidR="00023622" w:rsidRPr="00823843" w:rsidRDefault="00023622" w:rsidP="00446B55">
            <w:pPr>
              <w:spacing w:after="0" w:line="240" w:lineRule="auto"/>
              <w:jc w:val="center"/>
              <w:rPr>
                <w:ins w:id="2478"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F0EAA78" w14:textId="77777777" w:rsidR="00023622" w:rsidRPr="00823843" w:rsidRDefault="00023622" w:rsidP="00446B55">
            <w:pPr>
              <w:spacing w:after="0" w:line="240" w:lineRule="auto"/>
              <w:jc w:val="center"/>
              <w:rPr>
                <w:ins w:id="2479" w:author="Stefanie Lane" w:date="2022-05-30T14:40:00Z"/>
                <w:rFonts w:ascii="Calibri" w:eastAsia="Times New Roman" w:hAnsi="Calibri" w:cs="Calibri"/>
                <w:color w:val="000000"/>
                <w:sz w:val="20"/>
                <w:szCs w:val="20"/>
              </w:rPr>
            </w:pPr>
            <w:ins w:id="2480" w:author="Stefanie Lane" w:date="2022-05-30T14:40:00Z">
              <w:r w:rsidRPr="00823843">
                <w:rPr>
                  <w:rFonts w:ascii="Calibri" w:eastAsia="Times New Roman" w:hAnsi="Calibri" w:cs="Calibri"/>
                  <w:color w:val="000000"/>
                  <w:sz w:val="20"/>
                  <w:szCs w:val="20"/>
                </w:rPr>
                <w:t>7.89</w:t>
              </w:r>
            </w:ins>
          </w:p>
        </w:tc>
        <w:tc>
          <w:tcPr>
            <w:tcW w:w="800" w:type="dxa"/>
            <w:tcBorders>
              <w:top w:val="nil"/>
              <w:left w:val="nil"/>
              <w:bottom w:val="single" w:sz="4" w:space="0" w:color="auto"/>
              <w:right w:val="nil"/>
            </w:tcBorders>
            <w:shd w:val="clear" w:color="auto" w:fill="auto"/>
            <w:noWrap/>
            <w:vAlign w:val="bottom"/>
            <w:hideMark/>
          </w:tcPr>
          <w:p w14:paraId="10AE7F9C" w14:textId="77777777" w:rsidR="00023622" w:rsidRPr="00823843" w:rsidRDefault="00023622" w:rsidP="00446B55">
            <w:pPr>
              <w:spacing w:after="0" w:line="240" w:lineRule="auto"/>
              <w:jc w:val="center"/>
              <w:rPr>
                <w:ins w:id="2481" w:author="Stefanie Lane" w:date="2022-05-30T14:40:00Z"/>
                <w:rFonts w:ascii="Calibri" w:eastAsia="Times New Roman" w:hAnsi="Calibri" w:cs="Calibri"/>
                <w:color w:val="000000"/>
                <w:sz w:val="20"/>
                <w:szCs w:val="20"/>
              </w:rPr>
            </w:pPr>
            <w:ins w:id="2482" w:author="Stefanie Lane" w:date="2022-05-30T14:40:00Z">
              <w:r w:rsidRPr="00823843">
                <w:rPr>
                  <w:rFonts w:ascii="Calibri" w:eastAsia="Times New Roman" w:hAnsi="Calibri" w:cs="Calibri"/>
                  <w:color w:val="000000"/>
                  <w:sz w:val="20"/>
                  <w:szCs w:val="20"/>
                </w:rPr>
                <w:t>2.69</w:t>
              </w:r>
            </w:ins>
          </w:p>
        </w:tc>
        <w:tc>
          <w:tcPr>
            <w:tcW w:w="800" w:type="dxa"/>
            <w:tcBorders>
              <w:top w:val="nil"/>
              <w:left w:val="nil"/>
              <w:bottom w:val="single" w:sz="4" w:space="0" w:color="auto"/>
              <w:right w:val="nil"/>
            </w:tcBorders>
            <w:shd w:val="clear" w:color="auto" w:fill="auto"/>
            <w:noWrap/>
            <w:vAlign w:val="bottom"/>
            <w:hideMark/>
          </w:tcPr>
          <w:p w14:paraId="11623820" w14:textId="77777777" w:rsidR="00023622" w:rsidRPr="00823843" w:rsidRDefault="00023622" w:rsidP="00446B55">
            <w:pPr>
              <w:spacing w:after="0" w:line="240" w:lineRule="auto"/>
              <w:jc w:val="center"/>
              <w:rPr>
                <w:ins w:id="2483" w:author="Stefanie Lane" w:date="2022-05-30T14:40:00Z"/>
                <w:rFonts w:ascii="Calibri" w:eastAsia="Times New Roman" w:hAnsi="Calibri" w:cs="Calibri"/>
                <w:color w:val="000000"/>
                <w:sz w:val="20"/>
                <w:szCs w:val="20"/>
              </w:rPr>
            </w:pPr>
            <w:ins w:id="2484" w:author="Stefanie Lane" w:date="2022-05-30T14:40:00Z">
              <w:r w:rsidRPr="00823843">
                <w:rPr>
                  <w:rFonts w:ascii="Calibri" w:eastAsia="Times New Roman" w:hAnsi="Calibri" w:cs="Calibri"/>
                  <w:color w:val="000000"/>
                  <w:sz w:val="20"/>
                  <w:szCs w:val="20"/>
                </w:rPr>
                <w:t>4.31</w:t>
              </w:r>
            </w:ins>
          </w:p>
        </w:tc>
      </w:tr>
      <w:tr w:rsidR="00023622" w:rsidRPr="00823843" w14:paraId="4037084A" w14:textId="77777777" w:rsidTr="00446B55">
        <w:trPr>
          <w:trHeight w:val="200"/>
          <w:jc w:val="center"/>
          <w:ins w:id="2485" w:author="Stefanie Lane" w:date="2022-05-30T14:40:00Z"/>
        </w:trPr>
        <w:tc>
          <w:tcPr>
            <w:tcW w:w="1080" w:type="dxa"/>
            <w:tcBorders>
              <w:top w:val="nil"/>
              <w:left w:val="nil"/>
              <w:bottom w:val="nil"/>
              <w:right w:val="nil"/>
            </w:tcBorders>
            <w:shd w:val="clear" w:color="auto" w:fill="auto"/>
            <w:noWrap/>
            <w:vAlign w:val="bottom"/>
            <w:hideMark/>
          </w:tcPr>
          <w:p w14:paraId="7B964849" w14:textId="77777777" w:rsidR="00023622" w:rsidRPr="00823843" w:rsidRDefault="00023622" w:rsidP="00446B55">
            <w:pPr>
              <w:spacing w:after="0" w:line="240" w:lineRule="auto"/>
              <w:jc w:val="center"/>
              <w:rPr>
                <w:ins w:id="2486" w:author="Stefanie Lane" w:date="2022-05-30T14:40: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F6011FB" w14:textId="77777777" w:rsidR="00023622" w:rsidRPr="00823843" w:rsidRDefault="00023622" w:rsidP="00446B55">
            <w:pPr>
              <w:spacing w:after="0" w:line="240" w:lineRule="auto"/>
              <w:rPr>
                <w:ins w:id="2487" w:author="Stefanie Lane" w:date="2022-05-30T14:40: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39E9C3B" w14:textId="77777777" w:rsidR="00023622" w:rsidRPr="00823843" w:rsidRDefault="00023622" w:rsidP="00446B55">
            <w:pPr>
              <w:spacing w:after="0" w:line="240" w:lineRule="auto"/>
              <w:rPr>
                <w:ins w:id="2488"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DC594D" w14:textId="77777777" w:rsidR="00023622" w:rsidRPr="00823843" w:rsidRDefault="00023622" w:rsidP="00446B55">
            <w:pPr>
              <w:spacing w:after="0" w:line="240" w:lineRule="auto"/>
              <w:rPr>
                <w:ins w:id="2489"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E5ABEF5" w14:textId="77777777" w:rsidR="00023622" w:rsidRPr="00823843" w:rsidRDefault="00023622" w:rsidP="00446B55">
            <w:pPr>
              <w:spacing w:after="0" w:line="240" w:lineRule="auto"/>
              <w:rPr>
                <w:ins w:id="2490"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A5C8AA1" w14:textId="77777777" w:rsidR="00023622" w:rsidRPr="00823843" w:rsidRDefault="00023622" w:rsidP="00446B55">
            <w:pPr>
              <w:spacing w:after="0" w:line="240" w:lineRule="auto"/>
              <w:rPr>
                <w:ins w:id="2491"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3F2338" w14:textId="77777777" w:rsidR="00023622" w:rsidRPr="00823843" w:rsidRDefault="00023622" w:rsidP="00446B55">
            <w:pPr>
              <w:spacing w:after="0" w:line="240" w:lineRule="auto"/>
              <w:rPr>
                <w:ins w:id="2492" w:author="Stefanie Lane" w:date="2022-05-30T14:40:00Z"/>
                <w:rFonts w:ascii="Times New Roman" w:eastAsia="Times New Roman" w:hAnsi="Times New Roman" w:cs="Times New Roman"/>
                <w:sz w:val="20"/>
                <w:szCs w:val="20"/>
              </w:rPr>
            </w:pPr>
          </w:p>
        </w:tc>
      </w:tr>
      <w:tr w:rsidR="00023622" w:rsidRPr="00823843" w14:paraId="66C32909" w14:textId="77777777" w:rsidTr="00446B55">
        <w:trPr>
          <w:trHeight w:val="290"/>
          <w:jc w:val="center"/>
          <w:ins w:id="2493" w:author="Stefanie Lane" w:date="2022-05-30T14:40:00Z"/>
        </w:trPr>
        <w:tc>
          <w:tcPr>
            <w:tcW w:w="1080" w:type="dxa"/>
            <w:tcBorders>
              <w:top w:val="nil"/>
              <w:left w:val="nil"/>
              <w:bottom w:val="nil"/>
              <w:right w:val="nil"/>
            </w:tcBorders>
            <w:shd w:val="clear" w:color="auto" w:fill="auto"/>
            <w:noWrap/>
            <w:vAlign w:val="bottom"/>
            <w:hideMark/>
          </w:tcPr>
          <w:p w14:paraId="1A45DCEC" w14:textId="77777777" w:rsidR="00023622" w:rsidRPr="00823843" w:rsidRDefault="00023622" w:rsidP="00446B55">
            <w:pPr>
              <w:spacing w:after="0" w:line="240" w:lineRule="auto"/>
              <w:rPr>
                <w:ins w:id="2494" w:author="Stefanie Lane" w:date="2022-05-30T14:40:00Z"/>
                <w:rFonts w:ascii="Calibri" w:eastAsia="Times New Roman" w:hAnsi="Calibri" w:cs="Calibri"/>
                <w:b/>
                <w:bCs/>
                <w:color w:val="000000"/>
                <w:sz w:val="20"/>
                <w:szCs w:val="20"/>
              </w:rPr>
            </w:pPr>
            <w:ins w:id="2495" w:author="Stefanie Lane" w:date="2022-05-30T14:40:00Z">
              <w:r w:rsidRPr="00823843">
                <w:rPr>
                  <w:rFonts w:ascii="Calibri" w:eastAsia="Times New Roman" w:hAnsi="Calibri" w:cs="Calibri"/>
                  <w:b/>
                  <w:bCs/>
                  <w:color w:val="000000"/>
                  <w:sz w:val="20"/>
                  <w:szCs w:val="20"/>
                </w:rPr>
                <w:t>Fescue</w:t>
              </w:r>
            </w:ins>
          </w:p>
        </w:tc>
        <w:tc>
          <w:tcPr>
            <w:tcW w:w="840" w:type="dxa"/>
            <w:tcBorders>
              <w:top w:val="nil"/>
              <w:left w:val="nil"/>
              <w:bottom w:val="nil"/>
              <w:right w:val="nil"/>
            </w:tcBorders>
            <w:shd w:val="clear" w:color="auto" w:fill="auto"/>
            <w:noWrap/>
            <w:vAlign w:val="bottom"/>
            <w:hideMark/>
          </w:tcPr>
          <w:p w14:paraId="0538FBA4" w14:textId="77777777" w:rsidR="00023622" w:rsidRPr="00823843" w:rsidRDefault="00023622" w:rsidP="00446B55">
            <w:pPr>
              <w:spacing w:after="0" w:line="240" w:lineRule="auto"/>
              <w:rPr>
                <w:ins w:id="2496" w:author="Stefanie Lane" w:date="2022-05-30T14:40: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1A7500" w14:textId="77777777" w:rsidR="00023622" w:rsidRPr="00823843" w:rsidRDefault="00023622" w:rsidP="00446B55">
            <w:pPr>
              <w:spacing w:after="0" w:line="240" w:lineRule="auto"/>
              <w:rPr>
                <w:ins w:id="2497"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078A91" w14:textId="77777777" w:rsidR="00023622" w:rsidRPr="00823843" w:rsidRDefault="00023622" w:rsidP="00446B55">
            <w:pPr>
              <w:spacing w:after="0" w:line="240" w:lineRule="auto"/>
              <w:rPr>
                <w:ins w:id="2498"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C5BC965" w14:textId="77777777" w:rsidR="00023622" w:rsidRPr="00823843" w:rsidRDefault="00023622" w:rsidP="00446B55">
            <w:pPr>
              <w:spacing w:after="0" w:line="240" w:lineRule="auto"/>
              <w:rPr>
                <w:ins w:id="2499"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84A171D" w14:textId="77777777" w:rsidR="00023622" w:rsidRPr="00823843" w:rsidRDefault="00023622" w:rsidP="00446B55">
            <w:pPr>
              <w:spacing w:after="0" w:line="240" w:lineRule="auto"/>
              <w:rPr>
                <w:ins w:id="2500"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656AE8" w14:textId="77777777" w:rsidR="00023622" w:rsidRPr="00823843" w:rsidRDefault="00023622" w:rsidP="00446B55">
            <w:pPr>
              <w:spacing w:after="0" w:line="240" w:lineRule="auto"/>
              <w:rPr>
                <w:ins w:id="2501" w:author="Stefanie Lane" w:date="2022-05-30T14:40:00Z"/>
                <w:rFonts w:ascii="Times New Roman" w:eastAsia="Times New Roman" w:hAnsi="Times New Roman" w:cs="Times New Roman"/>
                <w:sz w:val="20"/>
                <w:szCs w:val="20"/>
              </w:rPr>
            </w:pPr>
          </w:p>
        </w:tc>
      </w:tr>
      <w:tr w:rsidR="00023622" w:rsidRPr="00823843" w14:paraId="06F14BB6" w14:textId="77777777" w:rsidTr="00446B55">
        <w:trPr>
          <w:trHeight w:val="290"/>
          <w:jc w:val="center"/>
          <w:ins w:id="2502"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680A27B1" w14:textId="77777777" w:rsidR="00023622" w:rsidRPr="00823843" w:rsidRDefault="00023622" w:rsidP="00446B55">
            <w:pPr>
              <w:spacing w:after="0" w:line="240" w:lineRule="auto"/>
              <w:jc w:val="right"/>
              <w:rPr>
                <w:ins w:id="2503" w:author="Stefanie Lane" w:date="2022-05-30T14:40:00Z"/>
                <w:rFonts w:ascii="Calibri" w:eastAsia="Times New Roman" w:hAnsi="Calibri" w:cs="Calibri"/>
                <w:color w:val="000000"/>
                <w:sz w:val="20"/>
                <w:szCs w:val="20"/>
              </w:rPr>
            </w:pPr>
            <w:ins w:id="2504" w:author="Stefanie Lane" w:date="2022-05-30T14:40: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68A1A0F1" w14:textId="77777777" w:rsidR="00023622" w:rsidRPr="00823843" w:rsidRDefault="00023622" w:rsidP="00446B55">
            <w:pPr>
              <w:spacing w:after="0" w:line="240" w:lineRule="auto"/>
              <w:jc w:val="center"/>
              <w:rPr>
                <w:ins w:id="2505" w:author="Stefanie Lane" w:date="2022-05-30T14:40:00Z"/>
                <w:rFonts w:ascii="Calibri" w:eastAsia="Times New Roman" w:hAnsi="Calibri" w:cs="Calibri"/>
                <w:color w:val="000000"/>
                <w:sz w:val="20"/>
                <w:szCs w:val="20"/>
              </w:rPr>
            </w:pPr>
            <w:ins w:id="2506" w:author="Stefanie Lane" w:date="2022-05-30T14:40:00Z">
              <w:r w:rsidRPr="00823843">
                <w:rPr>
                  <w:rFonts w:ascii="Calibri" w:eastAsia="Times New Roman" w:hAnsi="Calibri" w:cs="Calibri"/>
                  <w:color w:val="000000"/>
                  <w:sz w:val="20"/>
                  <w:szCs w:val="20"/>
                </w:rPr>
                <w:t>29</w:t>
              </w:r>
            </w:ins>
          </w:p>
        </w:tc>
        <w:tc>
          <w:tcPr>
            <w:tcW w:w="700" w:type="dxa"/>
            <w:tcBorders>
              <w:top w:val="single" w:sz="4" w:space="0" w:color="auto"/>
              <w:left w:val="nil"/>
              <w:bottom w:val="single" w:sz="4" w:space="0" w:color="auto"/>
              <w:right w:val="nil"/>
            </w:tcBorders>
            <w:shd w:val="clear" w:color="auto" w:fill="auto"/>
            <w:noWrap/>
            <w:vAlign w:val="bottom"/>
            <w:hideMark/>
          </w:tcPr>
          <w:p w14:paraId="1BA8301E" w14:textId="77777777" w:rsidR="00023622" w:rsidRPr="00823843" w:rsidRDefault="00023622" w:rsidP="00446B55">
            <w:pPr>
              <w:spacing w:after="0" w:line="240" w:lineRule="auto"/>
              <w:jc w:val="center"/>
              <w:rPr>
                <w:ins w:id="2507" w:author="Stefanie Lane" w:date="2022-05-30T14:40:00Z"/>
                <w:rFonts w:ascii="Calibri" w:eastAsia="Times New Roman" w:hAnsi="Calibri" w:cs="Calibri"/>
                <w:color w:val="000000"/>
                <w:sz w:val="20"/>
                <w:szCs w:val="20"/>
              </w:rPr>
            </w:pPr>
            <w:ins w:id="2508" w:author="Stefanie Lane" w:date="2022-05-30T14:40:00Z">
              <w:r w:rsidRPr="00823843">
                <w:rPr>
                  <w:rFonts w:ascii="Calibri" w:eastAsia="Times New Roman" w:hAnsi="Calibri" w:cs="Calibri"/>
                  <w:color w:val="000000"/>
                  <w:sz w:val="20"/>
                  <w:szCs w:val="20"/>
                </w:rPr>
                <w:t>47</w:t>
              </w:r>
            </w:ins>
          </w:p>
        </w:tc>
        <w:tc>
          <w:tcPr>
            <w:tcW w:w="300" w:type="dxa"/>
            <w:tcBorders>
              <w:top w:val="nil"/>
              <w:left w:val="nil"/>
              <w:bottom w:val="nil"/>
              <w:right w:val="nil"/>
            </w:tcBorders>
            <w:shd w:val="clear" w:color="auto" w:fill="auto"/>
            <w:noWrap/>
            <w:vAlign w:val="bottom"/>
            <w:hideMark/>
          </w:tcPr>
          <w:p w14:paraId="1E4ABE53" w14:textId="77777777" w:rsidR="00023622" w:rsidRPr="00823843" w:rsidRDefault="00023622" w:rsidP="00446B55">
            <w:pPr>
              <w:spacing w:after="0" w:line="240" w:lineRule="auto"/>
              <w:jc w:val="center"/>
              <w:rPr>
                <w:ins w:id="2509"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4743E4F" w14:textId="77777777" w:rsidR="00023622" w:rsidRPr="00823843" w:rsidRDefault="00023622" w:rsidP="00446B55">
            <w:pPr>
              <w:spacing w:after="0" w:line="240" w:lineRule="auto"/>
              <w:jc w:val="center"/>
              <w:rPr>
                <w:ins w:id="2510" w:author="Stefanie Lane" w:date="2022-05-30T14:40:00Z"/>
                <w:rFonts w:ascii="Calibri" w:eastAsia="Times New Roman" w:hAnsi="Calibri" w:cs="Calibri"/>
                <w:color w:val="000000"/>
                <w:sz w:val="20"/>
                <w:szCs w:val="20"/>
              </w:rPr>
            </w:pPr>
            <w:ins w:id="2511" w:author="Stefanie Lane" w:date="2022-05-30T14:40:00Z">
              <w:r w:rsidRPr="00823843">
                <w:rPr>
                  <w:rFonts w:ascii="Calibri" w:eastAsia="Times New Roman" w:hAnsi="Calibri" w:cs="Calibri"/>
                  <w:color w:val="000000"/>
                  <w:sz w:val="20"/>
                  <w:szCs w:val="20"/>
                </w:rPr>
                <w:t>12.83</w:t>
              </w:r>
            </w:ins>
          </w:p>
        </w:tc>
        <w:tc>
          <w:tcPr>
            <w:tcW w:w="800" w:type="dxa"/>
            <w:tcBorders>
              <w:top w:val="single" w:sz="4" w:space="0" w:color="auto"/>
              <w:left w:val="nil"/>
              <w:bottom w:val="single" w:sz="4" w:space="0" w:color="auto"/>
              <w:right w:val="nil"/>
            </w:tcBorders>
            <w:shd w:val="clear" w:color="auto" w:fill="auto"/>
            <w:noWrap/>
            <w:vAlign w:val="bottom"/>
            <w:hideMark/>
          </w:tcPr>
          <w:p w14:paraId="6A873377" w14:textId="77777777" w:rsidR="00023622" w:rsidRPr="00823843" w:rsidRDefault="00023622" w:rsidP="00446B55">
            <w:pPr>
              <w:spacing w:after="0" w:line="240" w:lineRule="auto"/>
              <w:jc w:val="center"/>
              <w:rPr>
                <w:ins w:id="2512" w:author="Stefanie Lane" w:date="2022-05-30T14:40:00Z"/>
                <w:rFonts w:ascii="Calibri" w:eastAsia="Times New Roman" w:hAnsi="Calibri" w:cs="Calibri"/>
                <w:color w:val="000000"/>
                <w:sz w:val="20"/>
                <w:szCs w:val="20"/>
              </w:rPr>
            </w:pPr>
            <w:ins w:id="2513" w:author="Stefanie Lane" w:date="2022-05-30T14:40:00Z">
              <w:r w:rsidRPr="00823843">
                <w:rPr>
                  <w:rFonts w:ascii="Calibri" w:eastAsia="Times New Roman" w:hAnsi="Calibri" w:cs="Calibri"/>
                  <w:color w:val="000000"/>
                  <w:sz w:val="20"/>
                  <w:szCs w:val="20"/>
                </w:rPr>
                <w:t>3.87</w:t>
              </w:r>
            </w:ins>
          </w:p>
        </w:tc>
        <w:tc>
          <w:tcPr>
            <w:tcW w:w="800" w:type="dxa"/>
            <w:tcBorders>
              <w:top w:val="single" w:sz="4" w:space="0" w:color="auto"/>
              <w:left w:val="nil"/>
              <w:bottom w:val="single" w:sz="4" w:space="0" w:color="auto"/>
              <w:right w:val="nil"/>
            </w:tcBorders>
            <w:shd w:val="clear" w:color="auto" w:fill="auto"/>
            <w:noWrap/>
            <w:vAlign w:val="bottom"/>
            <w:hideMark/>
          </w:tcPr>
          <w:p w14:paraId="5FCE431B" w14:textId="77777777" w:rsidR="00023622" w:rsidRPr="00823843" w:rsidRDefault="00023622" w:rsidP="00446B55">
            <w:pPr>
              <w:spacing w:after="0" w:line="240" w:lineRule="auto"/>
              <w:jc w:val="center"/>
              <w:rPr>
                <w:ins w:id="2514" w:author="Stefanie Lane" w:date="2022-05-30T14:40:00Z"/>
                <w:rFonts w:ascii="Calibri" w:eastAsia="Times New Roman" w:hAnsi="Calibri" w:cs="Calibri"/>
                <w:color w:val="000000"/>
                <w:sz w:val="20"/>
                <w:szCs w:val="20"/>
              </w:rPr>
            </w:pPr>
            <w:ins w:id="2515" w:author="Stefanie Lane" w:date="2022-05-30T14:40:00Z">
              <w:r w:rsidRPr="00823843">
                <w:rPr>
                  <w:rFonts w:ascii="Calibri" w:eastAsia="Times New Roman" w:hAnsi="Calibri" w:cs="Calibri"/>
                  <w:color w:val="000000"/>
                  <w:sz w:val="20"/>
                  <w:szCs w:val="20"/>
                </w:rPr>
                <w:t>3.66</w:t>
              </w:r>
            </w:ins>
          </w:p>
        </w:tc>
      </w:tr>
      <w:tr w:rsidR="00023622" w:rsidRPr="00823843" w14:paraId="3F01C35E" w14:textId="77777777" w:rsidTr="00446B55">
        <w:trPr>
          <w:trHeight w:val="290"/>
          <w:jc w:val="center"/>
          <w:ins w:id="2516" w:author="Stefanie Lane" w:date="2022-05-30T14:40:00Z"/>
        </w:trPr>
        <w:tc>
          <w:tcPr>
            <w:tcW w:w="1080" w:type="dxa"/>
            <w:tcBorders>
              <w:top w:val="nil"/>
              <w:left w:val="nil"/>
              <w:bottom w:val="nil"/>
              <w:right w:val="nil"/>
            </w:tcBorders>
            <w:shd w:val="clear" w:color="auto" w:fill="auto"/>
            <w:noWrap/>
            <w:vAlign w:val="bottom"/>
            <w:hideMark/>
          </w:tcPr>
          <w:p w14:paraId="71F243FB" w14:textId="77777777" w:rsidR="00023622" w:rsidRPr="00823843" w:rsidRDefault="00023622" w:rsidP="00446B55">
            <w:pPr>
              <w:spacing w:after="0" w:line="240" w:lineRule="auto"/>
              <w:jc w:val="right"/>
              <w:rPr>
                <w:ins w:id="2517" w:author="Stefanie Lane" w:date="2022-05-30T14:40:00Z"/>
                <w:rFonts w:ascii="Calibri" w:eastAsia="Times New Roman" w:hAnsi="Calibri" w:cs="Calibri"/>
                <w:color w:val="000000"/>
                <w:sz w:val="20"/>
                <w:szCs w:val="20"/>
              </w:rPr>
            </w:pPr>
            <w:ins w:id="2518" w:author="Stefanie Lane" w:date="2022-05-30T14:40: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7626DD3B" w14:textId="77777777" w:rsidR="00023622" w:rsidRPr="00823843" w:rsidRDefault="00023622" w:rsidP="00446B55">
            <w:pPr>
              <w:spacing w:after="0" w:line="240" w:lineRule="auto"/>
              <w:jc w:val="center"/>
              <w:rPr>
                <w:ins w:id="2519" w:author="Stefanie Lane" w:date="2022-05-30T14:40:00Z"/>
                <w:rFonts w:ascii="Calibri" w:eastAsia="Times New Roman" w:hAnsi="Calibri" w:cs="Calibri"/>
                <w:color w:val="000000"/>
                <w:sz w:val="20"/>
                <w:szCs w:val="20"/>
              </w:rPr>
            </w:pPr>
            <w:ins w:id="2520" w:author="Stefanie Lane" w:date="2022-05-30T14:40:00Z">
              <w:r w:rsidRPr="00823843">
                <w:rPr>
                  <w:rFonts w:ascii="Calibri" w:eastAsia="Times New Roman" w:hAnsi="Calibri" w:cs="Calibri"/>
                  <w:color w:val="000000"/>
                  <w:sz w:val="20"/>
                  <w:szCs w:val="20"/>
                </w:rPr>
                <w:t>33</w:t>
              </w:r>
            </w:ins>
          </w:p>
        </w:tc>
        <w:tc>
          <w:tcPr>
            <w:tcW w:w="700" w:type="dxa"/>
            <w:tcBorders>
              <w:top w:val="nil"/>
              <w:left w:val="nil"/>
              <w:bottom w:val="nil"/>
              <w:right w:val="nil"/>
            </w:tcBorders>
            <w:shd w:val="clear" w:color="auto" w:fill="auto"/>
            <w:noWrap/>
            <w:vAlign w:val="bottom"/>
            <w:hideMark/>
          </w:tcPr>
          <w:p w14:paraId="4C0213BF" w14:textId="77777777" w:rsidR="00023622" w:rsidRPr="00823843" w:rsidRDefault="00023622" w:rsidP="00446B55">
            <w:pPr>
              <w:spacing w:after="0" w:line="240" w:lineRule="auto"/>
              <w:jc w:val="center"/>
              <w:rPr>
                <w:ins w:id="2521" w:author="Stefanie Lane" w:date="2022-05-30T14:40:00Z"/>
                <w:rFonts w:ascii="Calibri" w:eastAsia="Times New Roman" w:hAnsi="Calibri" w:cs="Calibri"/>
                <w:color w:val="000000"/>
                <w:sz w:val="20"/>
                <w:szCs w:val="20"/>
              </w:rPr>
            </w:pPr>
            <w:ins w:id="2522" w:author="Stefanie Lane" w:date="2022-05-30T14:40:00Z">
              <w:r w:rsidRPr="00823843">
                <w:rPr>
                  <w:rFonts w:ascii="Calibri" w:eastAsia="Times New Roman" w:hAnsi="Calibri" w:cs="Calibri"/>
                  <w:color w:val="000000"/>
                  <w:sz w:val="20"/>
                  <w:szCs w:val="20"/>
                </w:rPr>
                <w:t>41</w:t>
              </w:r>
            </w:ins>
          </w:p>
        </w:tc>
        <w:tc>
          <w:tcPr>
            <w:tcW w:w="300" w:type="dxa"/>
            <w:tcBorders>
              <w:top w:val="nil"/>
              <w:left w:val="nil"/>
              <w:bottom w:val="nil"/>
              <w:right w:val="nil"/>
            </w:tcBorders>
            <w:shd w:val="clear" w:color="auto" w:fill="auto"/>
            <w:noWrap/>
            <w:vAlign w:val="bottom"/>
            <w:hideMark/>
          </w:tcPr>
          <w:p w14:paraId="06BC7536" w14:textId="77777777" w:rsidR="00023622" w:rsidRPr="00823843" w:rsidRDefault="00023622" w:rsidP="00446B55">
            <w:pPr>
              <w:spacing w:after="0" w:line="240" w:lineRule="auto"/>
              <w:jc w:val="center"/>
              <w:rPr>
                <w:ins w:id="2523"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6E93E89" w14:textId="77777777" w:rsidR="00023622" w:rsidRPr="00823843" w:rsidRDefault="00023622" w:rsidP="00446B55">
            <w:pPr>
              <w:spacing w:after="0" w:line="240" w:lineRule="auto"/>
              <w:jc w:val="center"/>
              <w:rPr>
                <w:ins w:id="2524" w:author="Stefanie Lane" w:date="2022-05-30T14:40:00Z"/>
                <w:rFonts w:ascii="Calibri" w:eastAsia="Times New Roman" w:hAnsi="Calibri" w:cs="Calibri"/>
                <w:color w:val="000000"/>
                <w:sz w:val="20"/>
                <w:szCs w:val="20"/>
              </w:rPr>
            </w:pPr>
            <w:ins w:id="2525" w:author="Stefanie Lane" w:date="2022-05-30T14:40:00Z">
              <w:r w:rsidRPr="00823843">
                <w:rPr>
                  <w:rFonts w:ascii="Calibri" w:eastAsia="Times New Roman" w:hAnsi="Calibri" w:cs="Calibri"/>
                  <w:color w:val="000000"/>
                  <w:sz w:val="20"/>
                  <w:szCs w:val="20"/>
                </w:rPr>
                <w:t>9.69</w:t>
              </w:r>
            </w:ins>
          </w:p>
        </w:tc>
        <w:tc>
          <w:tcPr>
            <w:tcW w:w="800" w:type="dxa"/>
            <w:tcBorders>
              <w:top w:val="nil"/>
              <w:left w:val="nil"/>
              <w:bottom w:val="single" w:sz="4" w:space="0" w:color="auto"/>
              <w:right w:val="nil"/>
            </w:tcBorders>
            <w:shd w:val="clear" w:color="auto" w:fill="auto"/>
            <w:noWrap/>
            <w:vAlign w:val="bottom"/>
            <w:hideMark/>
          </w:tcPr>
          <w:p w14:paraId="3D10BDCD" w14:textId="77777777" w:rsidR="00023622" w:rsidRPr="00823843" w:rsidRDefault="00023622" w:rsidP="00446B55">
            <w:pPr>
              <w:spacing w:after="0" w:line="240" w:lineRule="auto"/>
              <w:jc w:val="center"/>
              <w:rPr>
                <w:ins w:id="2526" w:author="Stefanie Lane" w:date="2022-05-30T14:40:00Z"/>
                <w:rFonts w:ascii="Calibri" w:eastAsia="Times New Roman" w:hAnsi="Calibri" w:cs="Calibri"/>
                <w:color w:val="000000"/>
                <w:sz w:val="20"/>
                <w:szCs w:val="20"/>
              </w:rPr>
            </w:pPr>
            <w:ins w:id="2527" w:author="Stefanie Lane" w:date="2022-05-30T14:40:00Z">
              <w:r w:rsidRPr="00823843">
                <w:rPr>
                  <w:rFonts w:ascii="Calibri" w:eastAsia="Times New Roman" w:hAnsi="Calibri" w:cs="Calibri"/>
                  <w:color w:val="000000"/>
                  <w:sz w:val="20"/>
                  <w:szCs w:val="20"/>
                </w:rPr>
                <w:t>3.96</w:t>
              </w:r>
            </w:ins>
          </w:p>
        </w:tc>
        <w:tc>
          <w:tcPr>
            <w:tcW w:w="800" w:type="dxa"/>
            <w:tcBorders>
              <w:top w:val="nil"/>
              <w:left w:val="nil"/>
              <w:bottom w:val="single" w:sz="4" w:space="0" w:color="auto"/>
              <w:right w:val="nil"/>
            </w:tcBorders>
            <w:shd w:val="clear" w:color="auto" w:fill="auto"/>
            <w:noWrap/>
            <w:vAlign w:val="bottom"/>
            <w:hideMark/>
          </w:tcPr>
          <w:p w14:paraId="464E2582" w14:textId="77777777" w:rsidR="00023622" w:rsidRPr="00823843" w:rsidRDefault="00023622" w:rsidP="00446B55">
            <w:pPr>
              <w:spacing w:after="0" w:line="240" w:lineRule="auto"/>
              <w:jc w:val="center"/>
              <w:rPr>
                <w:ins w:id="2528" w:author="Stefanie Lane" w:date="2022-05-30T14:40:00Z"/>
                <w:rFonts w:ascii="Calibri" w:eastAsia="Times New Roman" w:hAnsi="Calibri" w:cs="Calibri"/>
                <w:color w:val="000000"/>
                <w:sz w:val="20"/>
                <w:szCs w:val="20"/>
              </w:rPr>
            </w:pPr>
            <w:ins w:id="2529" w:author="Stefanie Lane" w:date="2022-05-30T14:40:00Z">
              <w:r w:rsidRPr="00823843">
                <w:rPr>
                  <w:rFonts w:ascii="Calibri" w:eastAsia="Times New Roman" w:hAnsi="Calibri" w:cs="Calibri"/>
                  <w:color w:val="000000"/>
                  <w:sz w:val="20"/>
                  <w:szCs w:val="20"/>
                </w:rPr>
                <w:t>4.23</w:t>
              </w:r>
            </w:ins>
          </w:p>
        </w:tc>
      </w:tr>
      <w:tr w:rsidR="00023622" w:rsidRPr="00823843" w14:paraId="0B1F5C66" w14:textId="77777777" w:rsidTr="00446B55">
        <w:trPr>
          <w:trHeight w:val="290"/>
          <w:jc w:val="center"/>
          <w:ins w:id="2530"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41B0D081" w14:textId="77777777" w:rsidR="00023622" w:rsidRPr="00823843" w:rsidRDefault="00023622" w:rsidP="00446B55">
            <w:pPr>
              <w:spacing w:after="0" w:line="240" w:lineRule="auto"/>
              <w:jc w:val="right"/>
              <w:rPr>
                <w:ins w:id="2531" w:author="Stefanie Lane" w:date="2022-05-30T14:40:00Z"/>
                <w:rFonts w:ascii="Calibri" w:eastAsia="Times New Roman" w:hAnsi="Calibri" w:cs="Calibri"/>
                <w:color w:val="000000"/>
                <w:sz w:val="20"/>
                <w:szCs w:val="20"/>
              </w:rPr>
            </w:pPr>
            <w:ins w:id="2532" w:author="Stefanie Lane" w:date="2022-05-30T14:40: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373BB929" w14:textId="77777777" w:rsidR="00023622" w:rsidRPr="00823843" w:rsidRDefault="00023622" w:rsidP="00446B55">
            <w:pPr>
              <w:spacing w:after="0" w:line="240" w:lineRule="auto"/>
              <w:jc w:val="center"/>
              <w:rPr>
                <w:ins w:id="2533" w:author="Stefanie Lane" w:date="2022-05-30T14:40:00Z"/>
                <w:rFonts w:ascii="Calibri" w:eastAsia="Times New Roman" w:hAnsi="Calibri" w:cs="Calibri"/>
                <w:color w:val="000000"/>
                <w:sz w:val="20"/>
                <w:szCs w:val="20"/>
              </w:rPr>
            </w:pPr>
            <w:ins w:id="2534" w:author="Stefanie Lane" w:date="2022-05-30T14:40:00Z">
              <w:r w:rsidRPr="00823843">
                <w:rPr>
                  <w:rFonts w:ascii="Calibri" w:eastAsia="Times New Roman" w:hAnsi="Calibri" w:cs="Calibri"/>
                  <w:color w:val="000000"/>
                  <w:sz w:val="20"/>
                  <w:szCs w:val="20"/>
                </w:rPr>
                <w:t>18</w:t>
              </w:r>
            </w:ins>
          </w:p>
        </w:tc>
        <w:tc>
          <w:tcPr>
            <w:tcW w:w="700" w:type="dxa"/>
            <w:tcBorders>
              <w:top w:val="single" w:sz="4" w:space="0" w:color="auto"/>
              <w:left w:val="nil"/>
              <w:bottom w:val="single" w:sz="4" w:space="0" w:color="auto"/>
              <w:right w:val="nil"/>
            </w:tcBorders>
            <w:shd w:val="clear" w:color="auto" w:fill="auto"/>
            <w:noWrap/>
            <w:vAlign w:val="bottom"/>
            <w:hideMark/>
          </w:tcPr>
          <w:p w14:paraId="093B1AA3" w14:textId="77777777" w:rsidR="00023622" w:rsidRPr="00823843" w:rsidRDefault="00023622" w:rsidP="00446B55">
            <w:pPr>
              <w:spacing w:after="0" w:line="240" w:lineRule="auto"/>
              <w:jc w:val="center"/>
              <w:rPr>
                <w:ins w:id="2535" w:author="Stefanie Lane" w:date="2022-05-30T14:40:00Z"/>
                <w:rFonts w:ascii="Calibri" w:eastAsia="Times New Roman" w:hAnsi="Calibri" w:cs="Calibri"/>
                <w:color w:val="000000"/>
                <w:sz w:val="20"/>
                <w:szCs w:val="20"/>
              </w:rPr>
            </w:pPr>
            <w:ins w:id="2536" w:author="Stefanie Lane" w:date="2022-05-30T14:40:00Z">
              <w:r w:rsidRPr="00823843">
                <w:rPr>
                  <w:rFonts w:ascii="Calibri" w:eastAsia="Times New Roman" w:hAnsi="Calibri" w:cs="Calibri"/>
                  <w:color w:val="000000"/>
                  <w:sz w:val="20"/>
                  <w:szCs w:val="20"/>
                </w:rPr>
                <w:t>27</w:t>
              </w:r>
            </w:ins>
          </w:p>
        </w:tc>
        <w:tc>
          <w:tcPr>
            <w:tcW w:w="300" w:type="dxa"/>
            <w:tcBorders>
              <w:top w:val="nil"/>
              <w:left w:val="nil"/>
              <w:bottom w:val="nil"/>
              <w:right w:val="nil"/>
            </w:tcBorders>
            <w:shd w:val="clear" w:color="auto" w:fill="auto"/>
            <w:noWrap/>
            <w:vAlign w:val="bottom"/>
            <w:hideMark/>
          </w:tcPr>
          <w:p w14:paraId="3B79904B" w14:textId="77777777" w:rsidR="00023622" w:rsidRPr="00823843" w:rsidRDefault="00023622" w:rsidP="00446B55">
            <w:pPr>
              <w:spacing w:after="0" w:line="240" w:lineRule="auto"/>
              <w:jc w:val="center"/>
              <w:rPr>
                <w:ins w:id="2537"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1A1661C" w14:textId="77777777" w:rsidR="00023622" w:rsidRPr="00823843" w:rsidRDefault="00023622" w:rsidP="00446B55">
            <w:pPr>
              <w:spacing w:after="0" w:line="240" w:lineRule="auto"/>
              <w:jc w:val="center"/>
              <w:rPr>
                <w:ins w:id="2538" w:author="Stefanie Lane" w:date="2022-05-30T14:40:00Z"/>
                <w:rFonts w:ascii="Calibri" w:eastAsia="Times New Roman" w:hAnsi="Calibri" w:cs="Calibri"/>
                <w:color w:val="000000"/>
                <w:sz w:val="20"/>
                <w:szCs w:val="20"/>
              </w:rPr>
            </w:pPr>
            <w:ins w:id="2539" w:author="Stefanie Lane" w:date="2022-05-30T14:40:00Z">
              <w:r w:rsidRPr="00823843">
                <w:rPr>
                  <w:rFonts w:ascii="Calibri" w:eastAsia="Times New Roman" w:hAnsi="Calibri" w:cs="Calibri"/>
                  <w:color w:val="000000"/>
                  <w:sz w:val="20"/>
                  <w:szCs w:val="20"/>
                </w:rPr>
                <w:t>5.83</w:t>
              </w:r>
            </w:ins>
          </w:p>
        </w:tc>
        <w:tc>
          <w:tcPr>
            <w:tcW w:w="800" w:type="dxa"/>
            <w:tcBorders>
              <w:top w:val="nil"/>
              <w:left w:val="nil"/>
              <w:bottom w:val="single" w:sz="4" w:space="0" w:color="auto"/>
              <w:right w:val="nil"/>
            </w:tcBorders>
            <w:shd w:val="clear" w:color="auto" w:fill="auto"/>
            <w:noWrap/>
            <w:vAlign w:val="bottom"/>
            <w:hideMark/>
          </w:tcPr>
          <w:p w14:paraId="67D72A58" w14:textId="77777777" w:rsidR="00023622" w:rsidRPr="00823843" w:rsidRDefault="00023622" w:rsidP="00446B55">
            <w:pPr>
              <w:spacing w:after="0" w:line="240" w:lineRule="auto"/>
              <w:jc w:val="center"/>
              <w:rPr>
                <w:ins w:id="2540" w:author="Stefanie Lane" w:date="2022-05-30T14:40:00Z"/>
                <w:rFonts w:ascii="Calibri" w:eastAsia="Times New Roman" w:hAnsi="Calibri" w:cs="Calibri"/>
                <w:color w:val="000000"/>
                <w:sz w:val="20"/>
                <w:szCs w:val="20"/>
              </w:rPr>
            </w:pPr>
            <w:ins w:id="2541" w:author="Stefanie Lane" w:date="2022-05-30T14:40:00Z">
              <w:r w:rsidRPr="00823843">
                <w:rPr>
                  <w:rFonts w:ascii="Calibri" w:eastAsia="Times New Roman" w:hAnsi="Calibri" w:cs="Calibri"/>
                  <w:color w:val="000000"/>
                  <w:sz w:val="20"/>
                  <w:szCs w:val="20"/>
                </w:rPr>
                <w:t>2.79</w:t>
              </w:r>
            </w:ins>
          </w:p>
        </w:tc>
        <w:tc>
          <w:tcPr>
            <w:tcW w:w="800" w:type="dxa"/>
            <w:tcBorders>
              <w:top w:val="nil"/>
              <w:left w:val="nil"/>
              <w:bottom w:val="single" w:sz="4" w:space="0" w:color="auto"/>
              <w:right w:val="nil"/>
            </w:tcBorders>
            <w:shd w:val="clear" w:color="auto" w:fill="auto"/>
            <w:noWrap/>
            <w:vAlign w:val="bottom"/>
            <w:hideMark/>
          </w:tcPr>
          <w:p w14:paraId="44805A92" w14:textId="77777777" w:rsidR="00023622" w:rsidRPr="00823843" w:rsidRDefault="00023622" w:rsidP="00446B55">
            <w:pPr>
              <w:spacing w:after="0" w:line="240" w:lineRule="auto"/>
              <w:jc w:val="center"/>
              <w:rPr>
                <w:ins w:id="2542" w:author="Stefanie Lane" w:date="2022-05-30T14:40:00Z"/>
                <w:rFonts w:ascii="Calibri" w:eastAsia="Times New Roman" w:hAnsi="Calibri" w:cs="Calibri"/>
                <w:color w:val="000000"/>
                <w:sz w:val="20"/>
                <w:szCs w:val="20"/>
              </w:rPr>
            </w:pPr>
            <w:ins w:id="2543" w:author="Stefanie Lane" w:date="2022-05-30T14:40:00Z">
              <w:r w:rsidRPr="00823843">
                <w:rPr>
                  <w:rFonts w:ascii="Calibri" w:eastAsia="Times New Roman" w:hAnsi="Calibri" w:cs="Calibri"/>
                  <w:color w:val="000000"/>
                  <w:sz w:val="20"/>
                  <w:szCs w:val="20"/>
                </w:rPr>
                <w:t>4.63</w:t>
              </w:r>
            </w:ins>
          </w:p>
        </w:tc>
      </w:tr>
      <w:tr w:rsidR="00023622" w:rsidRPr="00823843" w14:paraId="1A0F9A69" w14:textId="77777777" w:rsidTr="00446B55">
        <w:trPr>
          <w:trHeight w:val="200"/>
          <w:jc w:val="center"/>
          <w:ins w:id="2544" w:author="Stefanie Lane" w:date="2022-05-30T14:40:00Z"/>
        </w:trPr>
        <w:tc>
          <w:tcPr>
            <w:tcW w:w="1080" w:type="dxa"/>
            <w:tcBorders>
              <w:top w:val="nil"/>
              <w:left w:val="nil"/>
              <w:bottom w:val="nil"/>
              <w:right w:val="nil"/>
            </w:tcBorders>
            <w:shd w:val="clear" w:color="auto" w:fill="auto"/>
            <w:noWrap/>
            <w:vAlign w:val="bottom"/>
            <w:hideMark/>
          </w:tcPr>
          <w:p w14:paraId="4D2861DD" w14:textId="77777777" w:rsidR="00023622" w:rsidRPr="00823843" w:rsidRDefault="00023622" w:rsidP="00446B55">
            <w:pPr>
              <w:spacing w:after="0" w:line="240" w:lineRule="auto"/>
              <w:jc w:val="center"/>
              <w:rPr>
                <w:ins w:id="2545" w:author="Stefanie Lane" w:date="2022-05-30T14:40: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3F2697" w14:textId="77777777" w:rsidR="00023622" w:rsidRPr="00823843" w:rsidRDefault="00023622" w:rsidP="00446B55">
            <w:pPr>
              <w:spacing w:after="0" w:line="240" w:lineRule="auto"/>
              <w:rPr>
                <w:ins w:id="2546" w:author="Stefanie Lane" w:date="2022-05-30T14:40: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EB83764" w14:textId="77777777" w:rsidR="00023622" w:rsidRPr="00823843" w:rsidRDefault="00023622" w:rsidP="00446B55">
            <w:pPr>
              <w:spacing w:after="0" w:line="240" w:lineRule="auto"/>
              <w:rPr>
                <w:ins w:id="2547"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31A436" w14:textId="77777777" w:rsidR="00023622" w:rsidRPr="00823843" w:rsidRDefault="00023622" w:rsidP="00446B55">
            <w:pPr>
              <w:spacing w:after="0" w:line="240" w:lineRule="auto"/>
              <w:rPr>
                <w:ins w:id="2548"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757DE4" w14:textId="77777777" w:rsidR="00023622" w:rsidRPr="00823843" w:rsidRDefault="00023622" w:rsidP="00446B55">
            <w:pPr>
              <w:spacing w:after="0" w:line="240" w:lineRule="auto"/>
              <w:rPr>
                <w:ins w:id="2549"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16B583C" w14:textId="77777777" w:rsidR="00023622" w:rsidRPr="00823843" w:rsidRDefault="00023622" w:rsidP="00446B55">
            <w:pPr>
              <w:spacing w:after="0" w:line="240" w:lineRule="auto"/>
              <w:rPr>
                <w:ins w:id="2550"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E24EFC7" w14:textId="77777777" w:rsidR="00023622" w:rsidRPr="00823843" w:rsidRDefault="00023622" w:rsidP="00446B55">
            <w:pPr>
              <w:spacing w:after="0" w:line="240" w:lineRule="auto"/>
              <w:rPr>
                <w:ins w:id="2551" w:author="Stefanie Lane" w:date="2022-05-30T14:40:00Z"/>
                <w:rFonts w:ascii="Times New Roman" w:eastAsia="Times New Roman" w:hAnsi="Times New Roman" w:cs="Times New Roman"/>
                <w:sz w:val="20"/>
                <w:szCs w:val="20"/>
              </w:rPr>
            </w:pPr>
          </w:p>
        </w:tc>
      </w:tr>
      <w:tr w:rsidR="00023622" w:rsidRPr="00823843" w14:paraId="2506D424" w14:textId="77777777" w:rsidTr="00446B55">
        <w:trPr>
          <w:trHeight w:val="290"/>
          <w:jc w:val="center"/>
          <w:ins w:id="2552" w:author="Stefanie Lane" w:date="2022-05-30T14:40:00Z"/>
        </w:trPr>
        <w:tc>
          <w:tcPr>
            <w:tcW w:w="1080" w:type="dxa"/>
            <w:tcBorders>
              <w:top w:val="nil"/>
              <w:left w:val="nil"/>
              <w:bottom w:val="nil"/>
              <w:right w:val="nil"/>
            </w:tcBorders>
            <w:shd w:val="clear" w:color="auto" w:fill="auto"/>
            <w:noWrap/>
            <w:vAlign w:val="bottom"/>
            <w:hideMark/>
          </w:tcPr>
          <w:p w14:paraId="63A35E06" w14:textId="77777777" w:rsidR="00023622" w:rsidRPr="00823843" w:rsidRDefault="00023622" w:rsidP="00446B55">
            <w:pPr>
              <w:spacing w:after="0" w:line="240" w:lineRule="auto"/>
              <w:rPr>
                <w:ins w:id="2553" w:author="Stefanie Lane" w:date="2022-05-30T14:40:00Z"/>
                <w:rFonts w:ascii="Calibri" w:eastAsia="Times New Roman" w:hAnsi="Calibri" w:cs="Calibri"/>
                <w:b/>
                <w:bCs/>
                <w:color w:val="000000"/>
                <w:sz w:val="20"/>
                <w:szCs w:val="20"/>
              </w:rPr>
            </w:pPr>
            <w:ins w:id="2554" w:author="Stefanie Lane" w:date="2022-05-30T14:40:00Z">
              <w:r w:rsidRPr="00823843">
                <w:rPr>
                  <w:rFonts w:ascii="Calibri" w:eastAsia="Times New Roman" w:hAnsi="Calibri" w:cs="Calibri"/>
                  <w:b/>
                  <w:bCs/>
                  <w:color w:val="000000"/>
                  <w:sz w:val="20"/>
                  <w:szCs w:val="20"/>
                </w:rPr>
                <w:t>Bogbean</w:t>
              </w:r>
            </w:ins>
          </w:p>
        </w:tc>
        <w:tc>
          <w:tcPr>
            <w:tcW w:w="840" w:type="dxa"/>
            <w:tcBorders>
              <w:top w:val="nil"/>
              <w:left w:val="nil"/>
              <w:bottom w:val="nil"/>
              <w:right w:val="nil"/>
            </w:tcBorders>
            <w:shd w:val="clear" w:color="auto" w:fill="auto"/>
            <w:noWrap/>
            <w:vAlign w:val="bottom"/>
            <w:hideMark/>
          </w:tcPr>
          <w:p w14:paraId="0D5AE8A5" w14:textId="77777777" w:rsidR="00023622" w:rsidRPr="00823843" w:rsidRDefault="00023622" w:rsidP="00446B55">
            <w:pPr>
              <w:spacing w:after="0" w:line="240" w:lineRule="auto"/>
              <w:rPr>
                <w:ins w:id="2555" w:author="Stefanie Lane" w:date="2022-05-30T14:40: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39BBAF6" w14:textId="77777777" w:rsidR="00023622" w:rsidRPr="00823843" w:rsidRDefault="00023622" w:rsidP="00446B55">
            <w:pPr>
              <w:spacing w:after="0" w:line="240" w:lineRule="auto"/>
              <w:rPr>
                <w:ins w:id="2556"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86051F9" w14:textId="77777777" w:rsidR="00023622" w:rsidRPr="00823843" w:rsidRDefault="00023622" w:rsidP="00446B55">
            <w:pPr>
              <w:spacing w:after="0" w:line="240" w:lineRule="auto"/>
              <w:rPr>
                <w:ins w:id="2557"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23598CB" w14:textId="77777777" w:rsidR="00023622" w:rsidRPr="00823843" w:rsidRDefault="00023622" w:rsidP="00446B55">
            <w:pPr>
              <w:spacing w:after="0" w:line="240" w:lineRule="auto"/>
              <w:rPr>
                <w:ins w:id="2558"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D338DB2" w14:textId="77777777" w:rsidR="00023622" w:rsidRPr="00823843" w:rsidRDefault="00023622" w:rsidP="00446B55">
            <w:pPr>
              <w:spacing w:after="0" w:line="240" w:lineRule="auto"/>
              <w:rPr>
                <w:ins w:id="2559"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DCFB95B" w14:textId="77777777" w:rsidR="00023622" w:rsidRPr="00823843" w:rsidRDefault="00023622" w:rsidP="00446B55">
            <w:pPr>
              <w:spacing w:after="0" w:line="240" w:lineRule="auto"/>
              <w:rPr>
                <w:ins w:id="2560" w:author="Stefanie Lane" w:date="2022-05-30T14:40:00Z"/>
                <w:rFonts w:ascii="Times New Roman" w:eastAsia="Times New Roman" w:hAnsi="Times New Roman" w:cs="Times New Roman"/>
                <w:sz w:val="20"/>
                <w:szCs w:val="20"/>
              </w:rPr>
            </w:pPr>
          </w:p>
        </w:tc>
      </w:tr>
      <w:tr w:rsidR="00023622" w:rsidRPr="00823843" w14:paraId="14C7C70D" w14:textId="77777777" w:rsidTr="00446B55">
        <w:trPr>
          <w:trHeight w:val="290"/>
          <w:jc w:val="center"/>
          <w:ins w:id="2561"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12053B21" w14:textId="77777777" w:rsidR="00023622" w:rsidRPr="00823843" w:rsidRDefault="00023622" w:rsidP="00446B55">
            <w:pPr>
              <w:spacing w:after="0" w:line="240" w:lineRule="auto"/>
              <w:jc w:val="right"/>
              <w:rPr>
                <w:ins w:id="2562" w:author="Stefanie Lane" w:date="2022-05-30T14:40:00Z"/>
                <w:rFonts w:ascii="Calibri" w:eastAsia="Times New Roman" w:hAnsi="Calibri" w:cs="Calibri"/>
                <w:color w:val="000000"/>
                <w:sz w:val="20"/>
                <w:szCs w:val="20"/>
              </w:rPr>
            </w:pPr>
            <w:ins w:id="2563" w:author="Stefanie Lane" w:date="2022-05-30T14:40: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6DBA107E" w14:textId="77777777" w:rsidR="00023622" w:rsidRPr="00823843" w:rsidRDefault="00023622" w:rsidP="00446B55">
            <w:pPr>
              <w:spacing w:after="0" w:line="240" w:lineRule="auto"/>
              <w:jc w:val="center"/>
              <w:rPr>
                <w:ins w:id="2564" w:author="Stefanie Lane" w:date="2022-05-30T14:40:00Z"/>
                <w:rFonts w:ascii="Calibri" w:eastAsia="Times New Roman" w:hAnsi="Calibri" w:cs="Calibri"/>
                <w:color w:val="000000"/>
                <w:sz w:val="20"/>
                <w:szCs w:val="20"/>
              </w:rPr>
            </w:pPr>
            <w:ins w:id="2565" w:author="Stefanie Lane" w:date="2022-05-30T14:40:00Z">
              <w:r w:rsidRPr="00823843">
                <w:rPr>
                  <w:rFonts w:ascii="Calibri" w:eastAsia="Times New Roman" w:hAnsi="Calibri" w:cs="Calibri"/>
                  <w:color w:val="000000"/>
                  <w:sz w:val="20"/>
                  <w:szCs w:val="20"/>
                </w:rPr>
                <w:t>19</w:t>
              </w:r>
            </w:ins>
          </w:p>
        </w:tc>
        <w:tc>
          <w:tcPr>
            <w:tcW w:w="700" w:type="dxa"/>
            <w:tcBorders>
              <w:top w:val="single" w:sz="4" w:space="0" w:color="auto"/>
              <w:left w:val="nil"/>
              <w:bottom w:val="single" w:sz="4" w:space="0" w:color="auto"/>
              <w:right w:val="nil"/>
            </w:tcBorders>
            <w:shd w:val="clear" w:color="auto" w:fill="auto"/>
            <w:noWrap/>
            <w:vAlign w:val="bottom"/>
            <w:hideMark/>
          </w:tcPr>
          <w:p w14:paraId="161791C2" w14:textId="77777777" w:rsidR="00023622" w:rsidRPr="00823843" w:rsidRDefault="00023622" w:rsidP="00446B55">
            <w:pPr>
              <w:spacing w:after="0" w:line="240" w:lineRule="auto"/>
              <w:jc w:val="center"/>
              <w:rPr>
                <w:ins w:id="2566" w:author="Stefanie Lane" w:date="2022-05-30T14:40:00Z"/>
                <w:rFonts w:ascii="Calibri" w:eastAsia="Times New Roman" w:hAnsi="Calibri" w:cs="Calibri"/>
                <w:color w:val="000000"/>
                <w:sz w:val="20"/>
                <w:szCs w:val="20"/>
              </w:rPr>
            </w:pPr>
            <w:ins w:id="2567" w:author="Stefanie Lane" w:date="2022-05-30T14:40:00Z">
              <w:r w:rsidRPr="00823843">
                <w:rPr>
                  <w:rFonts w:ascii="Calibri" w:eastAsia="Times New Roman" w:hAnsi="Calibri" w:cs="Calibri"/>
                  <w:color w:val="000000"/>
                  <w:sz w:val="20"/>
                  <w:szCs w:val="20"/>
                </w:rPr>
                <w:t>32</w:t>
              </w:r>
            </w:ins>
          </w:p>
        </w:tc>
        <w:tc>
          <w:tcPr>
            <w:tcW w:w="300" w:type="dxa"/>
            <w:tcBorders>
              <w:top w:val="nil"/>
              <w:left w:val="nil"/>
              <w:bottom w:val="nil"/>
              <w:right w:val="nil"/>
            </w:tcBorders>
            <w:shd w:val="clear" w:color="auto" w:fill="auto"/>
            <w:noWrap/>
            <w:vAlign w:val="bottom"/>
            <w:hideMark/>
          </w:tcPr>
          <w:p w14:paraId="213F8D2E" w14:textId="77777777" w:rsidR="00023622" w:rsidRPr="00823843" w:rsidRDefault="00023622" w:rsidP="00446B55">
            <w:pPr>
              <w:spacing w:after="0" w:line="240" w:lineRule="auto"/>
              <w:jc w:val="center"/>
              <w:rPr>
                <w:ins w:id="2568"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17DF0D" w14:textId="77777777" w:rsidR="00023622" w:rsidRPr="00823843" w:rsidRDefault="00023622" w:rsidP="00446B55">
            <w:pPr>
              <w:spacing w:after="0" w:line="240" w:lineRule="auto"/>
              <w:jc w:val="center"/>
              <w:rPr>
                <w:ins w:id="2569" w:author="Stefanie Lane" w:date="2022-05-30T14:40:00Z"/>
                <w:rFonts w:ascii="Calibri" w:eastAsia="Times New Roman" w:hAnsi="Calibri" w:cs="Calibri"/>
                <w:color w:val="000000"/>
                <w:sz w:val="20"/>
                <w:szCs w:val="20"/>
              </w:rPr>
            </w:pPr>
            <w:ins w:id="2570" w:author="Stefanie Lane" w:date="2022-05-30T14:40:00Z">
              <w:r w:rsidRPr="00823843">
                <w:rPr>
                  <w:rFonts w:ascii="Calibri" w:eastAsia="Times New Roman" w:hAnsi="Calibri" w:cs="Calibri"/>
                  <w:color w:val="000000"/>
                  <w:sz w:val="20"/>
                  <w:szCs w:val="20"/>
                </w:rPr>
                <w:t>12.84</w:t>
              </w:r>
            </w:ins>
          </w:p>
        </w:tc>
        <w:tc>
          <w:tcPr>
            <w:tcW w:w="800" w:type="dxa"/>
            <w:tcBorders>
              <w:top w:val="single" w:sz="4" w:space="0" w:color="auto"/>
              <w:left w:val="nil"/>
              <w:bottom w:val="single" w:sz="4" w:space="0" w:color="auto"/>
              <w:right w:val="nil"/>
            </w:tcBorders>
            <w:shd w:val="clear" w:color="auto" w:fill="auto"/>
            <w:noWrap/>
            <w:vAlign w:val="bottom"/>
            <w:hideMark/>
          </w:tcPr>
          <w:p w14:paraId="14D4B830" w14:textId="77777777" w:rsidR="00023622" w:rsidRPr="00823843" w:rsidRDefault="00023622" w:rsidP="00446B55">
            <w:pPr>
              <w:spacing w:after="0" w:line="240" w:lineRule="auto"/>
              <w:jc w:val="center"/>
              <w:rPr>
                <w:ins w:id="2571" w:author="Stefanie Lane" w:date="2022-05-30T14:40:00Z"/>
                <w:rFonts w:ascii="Calibri" w:eastAsia="Times New Roman" w:hAnsi="Calibri" w:cs="Calibri"/>
                <w:color w:val="000000"/>
                <w:sz w:val="20"/>
                <w:szCs w:val="20"/>
              </w:rPr>
            </w:pPr>
            <w:ins w:id="2572" w:author="Stefanie Lane" w:date="2022-05-30T14:40:00Z">
              <w:r w:rsidRPr="00823843">
                <w:rPr>
                  <w:rFonts w:ascii="Calibri" w:eastAsia="Times New Roman" w:hAnsi="Calibri" w:cs="Calibri"/>
                  <w:color w:val="000000"/>
                  <w:sz w:val="20"/>
                  <w:szCs w:val="20"/>
                </w:rPr>
                <w:t>3.61</w:t>
              </w:r>
            </w:ins>
          </w:p>
        </w:tc>
        <w:tc>
          <w:tcPr>
            <w:tcW w:w="800" w:type="dxa"/>
            <w:tcBorders>
              <w:top w:val="single" w:sz="4" w:space="0" w:color="auto"/>
              <w:left w:val="nil"/>
              <w:bottom w:val="single" w:sz="4" w:space="0" w:color="auto"/>
              <w:right w:val="nil"/>
            </w:tcBorders>
            <w:shd w:val="clear" w:color="auto" w:fill="auto"/>
            <w:noWrap/>
            <w:vAlign w:val="bottom"/>
            <w:hideMark/>
          </w:tcPr>
          <w:p w14:paraId="3FAAC156" w14:textId="77777777" w:rsidR="00023622" w:rsidRPr="00823843" w:rsidRDefault="00023622" w:rsidP="00446B55">
            <w:pPr>
              <w:spacing w:after="0" w:line="240" w:lineRule="auto"/>
              <w:jc w:val="center"/>
              <w:rPr>
                <w:ins w:id="2573" w:author="Stefanie Lane" w:date="2022-05-30T14:40:00Z"/>
                <w:rFonts w:ascii="Calibri" w:eastAsia="Times New Roman" w:hAnsi="Calibri" w:cs="Calibri"/>
                <w:color w:val="000000"/>
                <w:sz w:val="20"/>
                <w:szCs w:val="20"/>
              </w:rPr>
            </w:pPr>
            <w:ins w:id="2574" w:author="Stefanie Lane" w:date="2022-05-30T14:40:00Z">
              <w:r w:rsidRPr="00823843">
                <w:rPr>
                  <w:rFonts w:ascii="Calibri" w:eastAsia="Times New Roman" w:hAnsi="Calibri" w:cs="Calibri"/>
                  <w:color w:val="000000"/>
                  <w:sz w:val="20"/>
                  <w:szCs w:val="20"/>
                </w:rPr>
                <w:t>2.49</w:t>
              </w:r>
            </w:ins>
          </w:p>
        </w:tc>
      </w:tr>
      <w:tr w:rsidR="00023622" w:rsidRPr="00823843" w14:paraId="4FDDA322" w14:textId="77777777" w:rsidTr="00446B55">
        <w:trPr>
          <w:trHeight w:val="290"/>
          <w:jc w:val="center"/>
          <w:ins w:id="2575" w:author="Stefanie Lane" w:date="2022-05-30T14:40:00Z"/>
        </w:trPr>
        <w:tc>
          <w:tcPr>
            <w:tcW w:w="1080" w:type="dxa"/>
            <w:tcBorders>
              <w:top w:val="nil"/>
              <w:left w:val="nil"/>
              <w:bottom w:val="nil"/>
              <w:right w:val="nil"/>
            </w:tcBorders>
            <w:shd w:val="clear" w:color="auto" w:fill="auto"/>
            <w:noWrap/>
            <w:vAlign w:val="bottom"/>
            <w:hideMark/>
          </w:tcPr>
          <w:p w14:paraId="4F2C0A26" w14:textId="77777777" w:rsidR="00023622" w:rsidRPr="00823843" w:rsidRDefault="00023622" w:rsidP="00446B55">
            <w:pPr>
              <w:spacing w:after="0" w:line="240" w:lineRule="auto"/>
              <w:jc w:val="right"/>
              <w:rPr>
                <w:ins w:id="2576" w:author="Stefanie Lane" w:date="2022-05-30T14:40:00Z"/>
                <w:rFonts w:ascii="Calibri" w:eastAsia="Times New Roman" w:hAnsi="Calibri" w:cs="Calibri"/>
                <w:color w:val="000000"/>
                <w:sz w:val="20"/>
                <w:szCs w:val="20"/>
              </w:rPr>
            </w:pPr>
            <w:ins w:id="2577" w:author="Stefanie Lane" w:date="2022-05-30T14:40: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678E3822" w14:textId="77777777" w:rsidR="00023622" w:rsidRPr="00823843" w:rsidRDefault="00023622" w:rsidP="00446B55">
            <w:pPr>
              <w:spacing w:after="0" w:line="240" w:lineRule="auto"/>
              <w:jc w:val="center"/>
              <w:rPr>
                <w:ins w:id="2578" w:author="Stefanie Lane" w:date="2022-05-30T14:40:00Z"/>
                <w:rFonts w:ascii="Calibri" w:eastAsia="Times New Roman" w:hAnsi="Calibri" w:cs="Calibri"/>
                <w:color w:val="000000"/>
                <w:sz w:val="20"/>
                <w:szCs w:val="20"/>
              </w:rPr>
            </w:pPr>
            <w:ins w:id="2579" w:author="Stefanie Lane" w:date="2022-05-30T14:40:00Z">
              <w:r w:rsidRPr="00823843">
                <w:rPr>
                  <w:rFonts w:ascii="Calibri" w:eastAsia="Times New Roman" w:hAnsi="Calibri" w:cs="Calibri"/>
                  <w:color w:val="000000"/>
                  <w:sz w:val="20"/>
                  <w:szCs w:val="20"/>
                </w:rPr>
                <w:t>18</w:t>
              </w:r>
            </w:ins>
          </w:p>
        </w:tc>
        <w:tc>
          <w:tcPr>
            <w:tcW w:w="700" w:type="dxa"/>
            <w:tcBorders>
              <w:top w:val="nil"/>
              <w:left w:val="nil"/>
              <w:bottom w:val="nil"/>
              <w:right w:val="nil"/>
            </w:tcBorders>
            <w:shd w:val="clear" w:color="auto" w:fill="auto"/>
            <w:noWrap/>
            <w:vAlign w:val="bottom"/>
            <w:hideMark/>
          </w:tcPr>
          <w:p w14:paraId="560C5282" w14:textId="77777777" w:rsidR="00023622" w:rsidRPr="00823843" w:rsidRDefault="00023622" w:rsidP="00446B55">
            <w:pPr>
              <w:spacing w:after="0" w:line="240" w:lineRule="auto"/>
              <w:jc w:val="center"/>
              <w:rPr>
                <w:ins w:id="2580" w:author="Stefanie Lane" w:date="2022-05-30T14:40:00Z"/>
                <w:rFonts w:ascii="Calibri" w:eastAsia="Times New Roman" w:hAnsi="Calibri" w:cs="Calibri"/>
                <w:color w:val="000000"/>
                <w:sz w:val="20"/>
                <w:szCs w:val="20"/>
              </w:rPr>
            </w:pPr>
            <w:ins w:id="2581" w:author="Stefanie Lane" w:date="2022-05-30T14:40:00Z">
              <w:r w:rsidRPr="00823843">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
          <w:p w14:paraId="31C61D1E" w14:textId="77777777" w:rsidR="00023622" w:rsidRPr="00823843" w:rsidRDefault="00023622" w:rsidP="00446B55">
            <w:pPr>
              <w:spacing w:after="0" w:line="240" w:lineRule="auto"/>
              <w:jc w:val="center"/>
              <w:rPr>
                <w:ins w:id="2582"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857E436" w14:textId="77777777" w:rsidR="00023622" w:rsidRPr="00823843" w:rsidRDefault="00023622" w:rsidP="00446B55">
            <w:pPr>
              <w:spacing w:after="0" w:line="240" w:lineRule="auto"/>
              <w:jc w:val="center"/>
              <w:rPr>
                <w:ins w:id="2583" w:author="Stefanie Lane" w:date="2022-05-30T14:40:00Z"/>
                <w:rFonts w:ascii="Calibri" w:eastAsia="Times New Roman" w:hAnsi="Calibri" w:cs="Calibri"/>
                <w:color w:val="000000"/>
                <w:sz w:val="20"/>
                <w:szCs w:val="20"/>
              </w:rPr>
            </w:pPr>
            <w:ins w:id="2584" w:author="Stefanie Lane" w:date="2022-05-30T14:40:00Z">
              <w:r w:rsidRPr="00823843">
                <w:rPr>
                  <w:rFonts w:ascii="Calibri" w:eastAsia="Times New Roman" w:hAnsi="Calibri" w:cs="Calibri"/>
                  <w:color w:val="000000"/>
                  <w:sz w:val="20"/>
                  <w:szCs w:val="20"/>
                </w:rPr>
                <w:t>11.50</w:t>
              </w:r>
            </w:ins>
          </w:p>
        </w:tc>
        <w:tc>
          <w:tcPr>
            <w:tcW w:w="800" w:type="dxa"/>
            <w:tcBorders>
              <w:top w:val="nil"/>
              <w:left w:val="nil"/>
              <w:bottom w:val="single" w:sz="4" w:space="0" w:color="auto"/>
              <w:right w:val="nil"/>
            </w:tcBorders>
            <w:shd w:val="clear" w:color="auto" w:fill="auto"/>
            <w:noWrap/>
            <w:vAlign w:val="bottom"/>
            <w:hideMark/>
          </w:tcPr>
          <w:p w14:paraId="7EDABD10" w14:textId="77777777" w:rsidR="00023622" w:rsidRPr="00823843" w:rsidRDefault="00023622" w:rsidP="00446B55">
            <w:pPr>
              <w:spacing w:after="0" w:line="240" w:lineRule="auto"/>
              <w:jc w:val="center"/>
              <w:rPr>
                <w:ins w:id="2585" w:author="Stefanie Lane" w:date="2022-05-30T14:40:00Z"/>
                <w:rFonts w:ascii="Calibri" w:eastAsia="Times New Roman" w:hAnsi="Calibri" w:cs="Calibri"/>
                <w:color w:val="000000"/>
                <w:sz w:val="20"/>
                <w:szCs w:val="20"/>
              </w:rPr>
            </w:pPr>
            <w:ins w:id="2586" w:author="Stefanie Lane" w:date="2022-05-30T14:40:00Z">
              <w:r w:rsidRPr="00823843">
                <w:rPr>
                  <w:rFonts w:ascii="Calibri" w:eastAsia="Times New Roman" w:hAnsi="Calibri" w:cs="Calibri"/>
                  <w:color w:val="000000"/>
                  <w:sz w:val="20"/>
                  <w:szCs w:val="20"/>
                </w:rPr>
                <w:t>2.92</w:t>
              </w:r>
            </w:ins>
          </w:p>
        </w:tc>
        <w:tc>
          <w:tcPr>
            <w:tcW w:w="800" w:type="dxa"/>
            <w:tcBorders>
              <w:top w:val="nil"/>
              <w:left w:val="nil"/>
              <w:bottom w:val="single" w:sz="4" w:space="0" w:color="auto"/>
              <w:right w:val="nil"/>
            </w:tcBorders>
            <w:shd w:val="clear" w:color="auto" w:fill="auto"/>
            <w:noWrap/>
            <w:vAlign w:val="bottom"/>
            <w:hideMark/>
          </w:tcPr>
          <w:p w14:paraId="2893F9A9" w14:textId="77777777" w:rsidR="00023622" w:rsidRPr="00823843" w:rsidRDefault="00023622" w:rsidP="00446B55">
            <w:pPr>
              <w:spacing w:after="0" w:line="240" w:lineRule="auto"/>
              <w:jc w:val="center"/>
              <w:rPr>
                <w:ins w:id="2587" w:author="Stefanie Lane" w:date="2022-05-30T14:40:00Z"/>
                <w:rFonts w:ascii="Calibri" w:eastAsia="Times New Roman" w:hAnsi="Calibri" w:cs="Calibri"/>
                <w:color w:val="000000"/>
                <w:sz w:val="20"/>
                <w:szCs w:val="20"/>
              </w:rPr>
            </w:pPr>
            <w:ins w:id="2588" w:author="Stefanie Lane" w:date="2022-05-30T14:40:00Z">
              <w:r w:rsidRPr="00823843">
                <w:rPr>
                  <w:rFonts w:ascii="Calibri" w:eastAsia="Times New Roman" w:hAnsi="Calibri" w:cs="Calibri"/>
                  <w:color w:val="000000"/>
                  <w:sz w:val="20"/>
                  <w:szCs w:val="20"/>
                </w:rPr>
                <w:t>3.13</w:t>
              </w:r>
            </w:ins>
          </w:p>
        </w:tc>
      </w:tr>
      <w:tr w:rsidR="00023622" w:rsidRPr="00823843" w14:paraId="788A119A" w14:textId="77777777" w:rsidTr="00446B55">
        <w:trPr>
          <w:trHeight w:val="290"/>
          <w:jc w:val="center"/>
          <w:ins w:id="2589"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04C827EC" w14:textId="77777777" w:rsidR="00023622" w:rsidRPr="00823843" w:rsidRDefault="00023622" w:rsidP="00446B55">
            <w:pPr>
              <w:spacing w:after="0" w:line="240" w:lineRule="auto"/>
              <w:jc w:val="right"/>
              <w:rPr>
                <w:ins w:id="2590" w:author="Stefanie Lane" w:date="2022-05-30T14:40:00Z"/>
                <w:rFonts w:ascii="Calibri" w:eastAsia="Times New Roman" w:hAnsi="Calibri" w:cs="Calibri"/>
                <w:color w:val="000000"/>
                <w:sz w:val="20"/>
                <w:szCs w:val="20"/>
              </w:rPr>
            </w:pPr>
            <w:ins w:id="2591" w:author="Stefanie Lane" w:date="2022-05-30T14:40: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0DB030AD" w14:textId="77777777" w:rsidR="00023622" w:rsidRPr="00823843" w:rsidRDefault="00023622" w:rsidP="00446B55">
            <w:pPr>
              <w:spacing w:after="0" w:line="240" w:lineRule="auto"/>
              <w:jc w:val="center"/>
              <w:rPr>
                <w:ins w:id="2592" w:author="Stefanie Lane" w:date="2022-05-30T14:40:00Z"/>
                <w:rFonts w:ascii="Calibri" w:eastAsia="Times New Roman" w:hAnsi="Calibri" w:cs="Calibri"/>
                <w:color w:val="000000"/>
                <w:sz w:val="20"/>
                <w:szCs w:val="20"/>
              </w:rPr>
            </w:pPr>
            <w:ins w:id="2593" w:author="Stefanie Lane" w:date="2022-05-30T14:40:00Z">
              <w:r w:rsidRPr="00823843">
                <w:rPr>
                  <w:rFonts w:ascii="Calibri" w:eastAsia="Times New Roman" w:hAnsi="Calibri" w:cs="Calibri"/>
                  <w:color w:val="000000"/>
                  <w:sz w:val="20"/>
                  <w:szCs w:val="20"/>
                </w:rPr>
                <w:t>28</w:t>
              </w:r>
            </w:ins>
          </w:p>
        </w:tc>
        <w:tc>
          <w:tcPr>
            <w:tcW w:w="700" w:type="dxa"/>
            <w:tcBorders>
              <w:top w:val="single" w:sz="4" w:space="0" w:color="auto"/>
              <w:left w:val="nil"/>
              <w:bottom w:val="single" w:sz="4" w:space="0" w:color="auto"/>
              <w:right w:val="nil"/>
            </w:tcBorders>
            <w:shd w:val="clear" w:color="auto" w:fill="auto"/>
            <w:noWrap/>
            <w:vAlign w:val="bottom"/>
            <w:hideMark/>
          </w:tcPr>
          <w:p w14:paraId="3B480935" w14:textId="77777777" w:rsidR="00023622" w:rsidRPr="00823843" w:rsidRDefault="00023622" w:rsidP="00446B55">
            <w:pPr>
              <w:spacing w:after="0" w:line="240" w:lineRule="auto"/>
              <w:jc w:val="center"/>
              <w:rPr>
                <w:ins w:id="2594" w:author="Stefanie Lane" w:date="2022-05-30T14:40:00Z"/>
                <w:rFonts w:ascii="Calibri" w:eastAsia="Times New Roman" w:hAnsi="Calibri" w:cs="Calibri"/>
                <w:color w:val="000000"/>
                <w:sz w:val="20"/>
                <w:szCs w:val="20"/>
              </w:rPr>
            </w:pPr>
            <w:ins w:id="2595" w:author="Stefanie Lane" w:date="2022-05-30T14:40:00Z">
              <w:r w:rsidRPr="00823843">
                <w:rPr>
                  <w:rFonts w:ascii="Calibri" w:eastAsia="Times New Roman" w:hAnsi="Calibri" w:cs="Calibri"/>
                  <w:color w:val="000000"/>
                  <w:sz w:val="20"/>
                  <w:szCs w:val="20"/>
                </w:rPr>
                <w:t>34</w:t>
              </w:r>
            </w:ins>
          </w:p>
        </w:tc>
        <w:tc>
          <w:tcPr>
            <w:tcW w:w="300" w:type="dxa"/>
            <w:tcBorders>
              <w:top w:val="nil"/>
              <w:left w:val="nil"/>
              <w:bottom w:val="nil"/>
              <w:right w:val="nil"/>
            </w:tcBorders>
            <w:shd w:val="clear" w:color="auto" w:fill="auto"/>
            <w:noWrap/>
            <w:vAlign w:val="bottom"/>
            <w:hideMark/>
          </w:tcPr>
          <w:p w14:paraId="5595FE1C" w14:textId="77777777" w:rsidR="00023622" w:rsidRPr="00823843" w:rsidRDefault="00023622" w:rsidP="00446B55">
            <w:pPr>
              <w:spacing w:after="0" w:line="240" w:lineRule="auto"/>
              <w:jc w:val="center"/>
              <w:rPr>
                <w:ins w:id="2596"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642596D" w14:textId="77777777" w:rsidR="00023622" w:rsidRPr="00823843" w:rsidRDefault="00023622" w:rsidP="00446B55">
            <w:pPr>
              <w:spacing w:after="0" w:line="240" w:lineRule="auto"/>
              <w:jc w:val="center"/>
              <w:rPr>
                <w:ins w:id="2597" w:author="Stefanie Lane" w:date="2022-05-30T14:40:00Z"/>
                <w:rFonts w:ascii="Calibri" w:eastAsia="Times New Roman" w:hAnsi="Calibri" w:cs="Calibri"/>
                <w:color w:val="000000"/>
                <w:sz w:val="20"/>
                <w:szCs w:val="20"/>
              </w:rPr>
            </w:pPr>
            <w:ins w:id="2598" w:author="Stefanie Lane" w:date="2022-05-30T14:40:00Z">
              <w:r w:rsidRPr="00823843">
                <w:rPr>
                  <w:rFonts w:ascii="Calibri" w:eastAsia="Times New Roman" w:hAnsi="Calibri" w:cs="Calibri"/>
                  <w:color w:val="000000"/>
                  <w:sz w:val="20"/>
                  <w:szCs w:val="20"/>
                </w:rPr>
                <w:t>10.46</w:t>
              </w:r>
            </w:ins>
          </w:p>
        </w:tc>
        <w:tc>
          <w:tcPr>
            <w:tcW w:w="800" w:type="dxa"/>
            <w:tcBorders>
              <w:top w:val="nil"/>
              <w:left w:val="nil"/>
              <w:bottom w:val="single" w:sz="4" w:space="0" w:color="auto"/>
              <w:right w:val="nil"/>
            </w:tcBorders>
            <w:shd w:val="clear" w:color="auto" w:fill="auto"/>
            <w:noWrap/>
            <w:vAlign w:val="bottom"/>
            <w:hideMark/>
          </w:tcPr>
          <w:p w14:paraId="6A6DA1F5" w14:textId="77777777" w:rsidR="00023622" w:rsidRPr="00823843" w:rsidRDefault="00023622" w:rsidP="00446B55">
            <w:pPr>
              <w:spacing w:after="0" w:line="240" w:lineRule="auto"/>
              <w:jc w:val="center"/>
              <w:rPr>
                <w:ins w:id="2599" w:author="Stefanie Lane" w:date="2022-05-30T14:40:00Z"/>
                <w:rFonts w:ascii="Calibri" w:eastAsia="Times New Roman" w:hAnsi="Calibri" w:cs="Calibri"/>
                <w:color w:val="000000"/>
                <w:sz w:val="20"/>
                <w:szCs w:val="20"/>
              </w:rPr>
            </w:pPr>
            <w:ins w:id="2600" w:author="Stefanie Lane" w:date="2022-05-30T14:40:00Z">
              <w:r w:rsidRPr="00823843">
                <w:rPr>
                  <w:rFonts w:ascii="Calibri" w:eastAsia="Times New Roman" w:hAnsi="Calibri" w:cs="Calibri"/>
                  <w:color w:val="000000"/>
                  <w:sz w:val="20"/>
                  <w:szCs w:val="20"/>
                </w:rPr>
                <w:t>1.90</w:t>
              </w:r>
            </w:ins>
          </w:p>
        </w:tc>
        <w:tc>
          <w:tcPr>
            <w:tcW w:w="800" w:type="dxa"/>
            <w:tcBorders>
              <w:top w:val="nil"/>
              <w:left w:val="nil"/>
              <w:bottom w:val="single" w:sz="4" w:space="0" w:color="auto"/>
              <w:right w:val="nil"/>
            </w:tcBorders>
            <w:shd w:val="clear" w:color="auto" w:fill="auto"/>
            <w:noWrap/>
            <w:vAlign w:val="bottom"/>
            <w:hideMark/>
          </w:tcPr>
          <w:p w14:paraId="0AEB1B7C" w14:textId="77777777" w:rsidR="00023622" w:rsidRPr="00823843" w:rsidRDefault="00023622" w:rsidP="00446B55">
            <w:pPr>
              <w:spacing w:after="0" w:line="240" w:lineRule="auto"/>
              <w:jc w:val="center"/>
              <w:rPr>
                <w:ins w:id="2601" w:author="Stefanie Lane" w:date="2022-05-30T14:40:00Z"/>
                <w:rFonts w:ascii="Calibri" w:eastAsia="Times New Roman" w:hAnsi="Calibri" w:cs="Calibri"/>
                <w:color w:val="000000"/>
                <w:sz w:val="20"/>
                <w:szCs w:val="20"/>
              </w:rPr>
            </w:pPr>
            <w:ins w:id="2602" w:author="Stefanie Lane" w:date="2022-05-30T14:40:00Z">
              <w:r w:rsidRPr="00823843">
                <w:rPr>
                  <w:rFonts w:ascii="Calibri" w:eastAsia="Times New Roman" w:hAnsi="Calibri" w:cs="Calibri"/>
                  <w:color w:val="000000"/>
                  <w:sz w:val="20"/>
                  <w:szCs w:val="20"/>
                </w:rPr>
                <w:t>3.25</w:t>
              </w:r>
            </w:ins>
          </w:p>
        </w:tc>
      </w:tr>
      <w:tr w:rsidR="00023622" w:rsidRPr="00823843" w14:paraId="1EBC75D3" w14:textId="77777777" w:rsidTr="00446B55">
        <w:trPr>
          <w:trHeight w:val="200"/>
          <w:jc w:val="center"/>
          <w:ins w:id="2603" w:author="Stefanie Lane" w:date="2022-05-30T14:40:00Z"/>
        </w:trPr>
        <w:tc>
          <w:tcPr>
            <w:tcW w:w="1080" w:type="dxa"/>
            <w:tcBorders>
              <w:top w:val="nil"/>
              <w:left w:val="nil"/>
              <w:bottom w:val="nil"/>
              <w:right w:val="nil"/>
            </w:tcBorders>
            <w:shd w:val="clear" w:color="auto" w:fill="auto"/>
            <w:noWrap/>
            <w:vAlign w:val="bottom"/>
            <w:hideMark/>
          </w:tcPr>
          <w:p w14:paraId="63D22B91" w14:textId="77777777" w:rsidR="00023622" w:rsidRPr="00823843" w:rsidRDefault="00023622" w:rsidP="00446B55">
            <w:pPr>
              <w:spacing w:after="0" w:line="240" w:lineRule="auto"/>
              <w:jc w:val="center"/>
              <w:rPr>
                <w:ins w:id="2604" w:author="Stefanie Lane" w:date="2022-05-30T14:40: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0DE45CD" w14:textId="77777777" w:rsidR="00023622" w:rsidRPr="00823843" w:rsidRDefault="00023622" w:rsidP="00446B55">
            <w:pPr>
              <w:spacing w:after="0" w:line="240" w:lineRule="auto"/>
              <w:rPr>
                <w:ins w:id="2605" w:author="Stefanie Lane" w:date="2022-05-30T14:40: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A288112" w14:textId="77777777" w:rsidR="00023622" w:rsidRPr="00823843" w:rsidRDefault="00023622" w:rsidP="00446B55">
            <w:pPr>
              <w:spacing w:after="0" w:line="240" w:lineRule="auto"/>
              <w:rPr>
                <w:ins w:id="2606"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EEC60D6" w14:textId="77777777" w:rsidR="00023622" w:rsidRPr="00823843" w:rsidRDefault="00023622" w:rsidP="00446B55">
            <w:pPr>
              <w:spacing w:after="0" w:line="240" w:lineRule="auto"/>
              <w:rPr>
                <w:ins w:id="2607"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D4BCEA8" w14:textId="77777777" w:rsidR="00023622" w:rsidRPr="00823843" w:rsidRDefault="00023622" w:rsidP="00446B55">
            <w:pPr>
              <w:spacing w:after="0" w:line="240" w:lineRule="auto"/>
              <w:rPr>
                <w:ins w:id="2608"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43BF80" w14:textId="77777777" w:rsidR="00023622" w:rsidRPr="00823843" w:rsidRDefault="00023622" w:rsidP="00446B55">
            <w:pPr>
              <w:spacing w:after="0" w:line="240" w:lineRule="auto"/>
              <w:rPr>
                <w:ins w:id="2609"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165B61" w14:textId="77777777" w:rsidR="00023622" w:rsidRPr="00823843" w:rsidRDefault="00023622" w:rsidP="00446B55">
            <w:pPr>
              <w:spacing w:after="0" w:line="240" w:lineRule="auto"/>
              <w:rPr>
                <w:ins w:id="2610" w:author="Stefanie Lane" w:date="2022-05-30T14:40:00Z"/>
                <w:rFonts w:ascii="Times New Roman" w:eastAsia="Times New Roman" w:hAnsi="Times New Roman" w:cs="Times New Roman"/>
                <w:sz w:val="20"/>
                <w:szCs w:val="20"/>
              </w:rPr>
            </w:pPr>
          </w:p>
        </w:tc>
      </w:tr>
      <w:tr w:rsidR="00023622" w:rsidRPr="00823843" w14:paraId="1D5ABD31" w14:textId="77777777" w:rsidTr="00446B55">
        <w:trPr>
          <w:trHeight w:val="290"/>
          <w:jc w:val="center"/>
          <w:ins w:id="2611" w:author="Stefanie Lane" w:date="2022-05-30T14:40:00Z"/>
        </w:trPr>
        <w:tc>
          <w:tcPr>
            <w:tcW w:w="1080" w:type="dxa"/>
            <w:tcBorders>
              <w:top w:val="nil"/>
              <w:left w:val="nil"/>
              <w:bottom w:val="nil"/>
              <w:right w:val="nil"/>
            </w:tcBorders>
            <w:shd w:val="clear" w:color="auto" w:fill="auto"/>
            <w:noWrap/>
            <w:vAlign w:val="bottom"/>
            <w:hideMark/>
          </w:tcPr>
          <w:p w14:paraId="3F00F479" w14:textId="77777777" w:rsidR="00023622" w:rsidRPr="00823843" w:rsidRDefault="00023622" w:rsidP="00446B55">
            <w:pPr>
              <w:spacing w:after="0" w:line="240" w:lineRule="auto"/>
              <w:rPr>
                <w:ins w:id="2612" w:author="Stefanie Lane" w:date="2022-05-30T14:40:00Z"/>
                <w:rFonts w:ascii="Calibri" w:eastAsia="Times New Roman" w:hAnsi="Calibri" w:cs="Calibri"/>
                <w:b/>
                <w:bCs/>
                <w:color w:val="000000"/>
                <w:sz w:val="20"/>
                <w:szCs w:val="20"/>
              </w:rPr>
            </w:pPr>
            <w:ins w:id="2613" w:author="Stefanie Lane" w:date="2022-05-30T14:40:00Z">
              <w:r w:rsidRPr="00823843">
                <w:rPr>
                  <w:rFonts w:ascii="Calibri" w:eastAsia="Times New Roman" w:hAnsi="Calibri" w:cs="Calibri"/>
                  <w:b/>
                  <w:bCs/>
                  <w:color w:val="000000"/>
                  <w:sz w:val="20"/>
                  <w:szCs w:val="20"/>
                </w:rPr>
                <w:t>Total</w:t>
              </w:r>
            </w:ins>
          </w:p>
        </w:tc>
        <w:tc>
          <w:tcPr>
            <w:tcW w:w="840" w:type="dxa"/>
            <w:tcBorders>
              <w:top w:val="nil"/>
              <w:left w:val="nil"/>
              <w:bottom w:val="nil"/>
              <w:right w:val="nil"/>
            </w:tcBorders>
            <w:shd w:val="clear" w:color="auto" w:fill="auto"/>
            <w:noWrap/>
            <w:vAlign w:val="bottom"/>
            <w:hideMark/>
          </w:tcPr>
          <w:p w14:paraId="22AF911D" w14:textId="77777777" w:rsidR="00023622" w:rsidRPr="00823843" w:rsidRDefault="00023622" w:rsidP="00446B55">
            <w:pPr>
              <w:spacing w:after="0" w:line="240" w:lineRule="auto"/>
              <w:rPr>
                <w:ins w:id="2614" w:author="Stefanie Lane" w:date="2022-05-30T14:40: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45EC021" w14:textId="77777777" w:rsidR="00023622" w:rsidRPr="00823843" w:rsidRDefault="00023622" w:rsidP="00446B55">
            <w:pPr>
              <w:spacing w:after="0" w:line="240" w:lineRule="auto"/>
              <w:rPr>
                <w:ins w:id="2615"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1FD8D7B" w14:textId="77777777" w:rsidR="00023622" w:rsidRPr="00823843" w:rsidRDefault="00023622" w:rsidP="00446B55">
            <w:pPr>
              <w:spacing w:after="0" w:line="240" w:lineRule="auto"/>
              <w:rPr>
                <w:ins w:id="2616"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72952D7" w14:textId="77777777" w:rsidR="00023622" w:rsidRPr="00823843" w:rsidRDefault="00023622" w:rsidP="00446B55">
            <w:pPr>
              <w:spacing w:after="0" w:line="240" w:lineRule="auto"/>
              <w:rPr>
                <w:ins w:id="2617"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75BF3ED" w14:textId="77777777" w:rsidR="00023622" w:rsidRPr="00823843" w:rsidRDefault="00023622" w:rsidP="00446B55">
            <w:pPr>
              <w:spacing w:after="0" w:line="240" w:lineRule="auto"/>
              <w:rPr>
                <w:ins w:id="2618"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A99234" w14:textId="77777777" w:rsidR="00023622" w:rsidRPr="00823843" w:rsidRDefault="00023622" w:rsidP="00446B55">
            <w:pPr>
              <w:spacing w:after="0" w:line="240" w:lineRule="auto"/>
              <w:rPr>
                <w:ins w:id="2619" w:author="Stefanie Lane" w:date="2022-05-30T14:40:00Z"/>
                <w:rFonts w:ascii="Times New Roman" w:eastAsia="Times New Roman" w:hAnsi="Times New Roman" w:cs="Times New Roman"/>
                <w:sz w:val="20"/>
                <w:szCs w:val="20"/>
              </w:rPr>
            </w:pPr>
          </w:p>
        </w:tc>
      </w:tr>
      <w:tr w:rsidR="00023622" w:rsidRPr="00823843" w14:paraId="30306640" w14:textId="77777777" w:rsidTr="00446B55">
        <w:trPr>
          <w:trHeight w:val="290"/>
          <w:jc w:val="center"/>
          <w:ins w:id="2620"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3D18D4A5" w14:textId="77777777" w:rsidR="00023622" w:rsidRPr="00823843" w:rsidRDefault="00023622" w:rsidP="00446B55">
            <w:pPr>
              <w:spacing w:after="0" w:line="240" w:lineRule="auto"/>
              <w:jc w:val="right"/>
              <w:rPr>
                <w:ins w:id="2621" w:author="Stefanie Lane" w:date="2022-05-30T14:40:00Z"/>
                <w:rFonts w:ascii="Calibri" w:eastAsia="Times New Roman" w:hAnsi="Calibri" w:cs="Calibri"/>
                <w:color w:val="000000"/>
                <w:sz w:val="20"/>
                <w:szCs w:val="20"/>
              </w:rPr>
            </w:pPr>
            <w:ins w:id="2622" w:author="Stefanie Lane" w:date="2022-05-30T14:40: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7CA2A198" w14:textId="77777777" w:rsidR="00023622" w:rsidRPr="00823843" w:rsidRDefault="00023622" w:rsidP="00446B55">
            <w:pPr>
              <w:spacing w:after="0" w:line="240" w:lineRule="auto"/>
              <w:jc w:val="center"/>
              <w:rPr>
                <w:ins w:id="2623" w:author="Stefanie Lane" w:date="2022-05-30T14:40:00Z"/>
                <w:rFonts w:ascii="Calibri" w:eastAsia="Times New Roman" w:hAnsi="Calibri" w:cs="Calibri"/>
                <w:color w:val="000000"/>
                <w:sz w:val="20"/>
                <w:szCs w:val="20"/>
              </w:rPr>
            </w:pPr>
            <w:ins w:id="2624" w:author="Stefanie Lane" w:date="2022-05-30T14:40:00Z">
              <w:r w:rsidRPr="00823843">
                <w:rPr>
                  <w:rFonts w:ascii="Calibri" w:eastAsia="Times New Roman" w:hAnsi="Calibri" w:cs="Calibri"/>
                  <w:color w:val="000000"/>
                  <w:sz w:val="20"/>
                  <w:szCs w:val="20"/>
                </w:rPr>
                <w:t>82</w:t>
              </w:r>
            </w:ins>
          </w:p>
        </w:tc>
        <w:tc>
          <w:tcPr>
            <w:tcW w:w="700" w:type="dxa"/>
            <w:tcBorders>
              <w:top w:val="single" w:sz="4" w:space="0" w:color="auto"/>
              <w:left w:val="nil"/>
              <w:bottom w:val="single" w:sz="4" w:space="0" w:color="auto"/>
              <w:right w:val="nil"/>
            </w:tcBorders>
            <w:shd w:val="clear" w:color="auto" w:fill="auto"/>
            <w:noWrap/>
            <w:vAlign w:val="bottom"/>
            <w:hideMark/>
          </w:tcPr>
          <w:p w14:paraId="061E3464" w14:textId="77777777" w:rsidR="00023622" w:rsidRPr="00823843" w:rsidRDefault="00023622" w:rsidP="00446B55">
            <w:pPr>
              <w:spacing w:after="0" w:line="240" w:lineRule="auto"/>
              <w:jc w:val="center"/>
              <w:rPr>
                <w:ins w:id="2625" w:author="Stefanie Lane" w:date="2022-05-30T14:40:00Z"/>
                <w:rFonts w:ascii="Calibri" w:eastAsia="Times New Roman" w:hAnsi="Calibri" w:cs="Calibri"/>
                <w:color w:val="000000"/>
                <w:sz w:val="20"/>
                <w:szCs w:val="20"/>
              </w:rPr>
            </w:pPr>
            <w:ins w:id="2626" w:author="Stefanie Lane" w:date="2022-05-30T14:40:00Z">
              <w:r w:rsidRPr="00823843">
                <w:rPr>
                  <w:rFonts w:ascii="Calibri" w:eastAsia="Times New Roman" w:hAnsi="Calibri" w:cs="Calibri"/>
                  <w:color w:val="000000"/>
                  <w:sz w:val="20"/>
                  <w:szCs w:val="20"/>
                </w:rPr>
                <w:t>48</w:t>
              </w:r>
            </w:ins>
          </w:p>
        </w:tc>
        <w:tc>
          <w:tcPr>
            <w:tcW w:w="300" w:type="dxa"/>
            <w:tcBorders>
              <w:top w:val="nil"/>
              <w:left w:val="nil"/>
              <w:bottom w:val="nil"/>
              <w:right w:val="nil"/>
            </w:tcBorders>
            <w:shd w:val="clear" w:color="auto" w:fill="auto"/>
            <w:noWrap/>
            <w:vAlign w:val="bottom"/>
            <w:hideMark/>
          </w:tcPr>
          <w:p w14:paraId="4FCC90A8" w14:textId="77777777" w:rsidR="00023622" w:rsidRPr="00823843" w:rsidRDefault="00023622" w:rsidP="00446B55">
            <w:pPr>
              <w:spacing w:after="0" w:line="240" w:lineRule="auto"/>
              <w:jc w:val="center"/>
              <w:rPr>
                <w:ins w:id="2627"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5D65CF0" w14:textId="77777777" w:rsidR="00023622" w:rsidRPr="00823843" w:rsidRDefault="00023622" w:rsidP="00446B55">
            <w:pPr>
              <w:spacing w:after="0" w:line="240" w:lineRule="auto"/>
              <w:jc w:val="center"/>
              <w:rPr>
                <w:ins w:id="2628" w:author="Stefanie Lane" w:date="2022-05-30T14:40:00Z"/>
                <w:rFonts w:ascii="Calibri" w:eastAsia="Times New Roman" w:hAnsi="Calibri" w:cs="Calibri"/>
                <w:color w:val="000000"/>
                <w:sz w:val="20"/>
                <w:szCs w:val="20"/>
              </w:rPr>
            </w:pPr>
            <w:ins w:id="2629" w:author="Stefanie Lane" w:date="2022-05-30T14:40:00Z">
              <w:r w:rsidRPr="00823843">
                <w:rPr>
                  <w:rFonts w:ascii="Calibri" w:eastAsia="Times New Roman" w:hAnsi="Calibri" w:cs="Calibri"/>
                  <w:color w:val="000000"/>
                  <w:sz w:val="20"/>
                  <w:szCs w:val="20"/>
                </w:rPr>
                <w:t>9.96</w:t>
              </w:r>
            </w:ins>
          </w:p>
        </w:tc>
        <w:tc>
          <w:tcPr>
            <w:tcW w:w="800" w:type="dxa"/>
            <w:tcBorders>
              <w:top w:val="single" w:sz="4" w:space="0" w:color="auto"/>
              <w:left w:val="nil"/>
              <w:bottom w:val="single" w:sz="4" w:space="0" w:color="auto"/>
              <w:right w:val="nil"/>
            </w:tcBorders>
            <w:shd w:val="clear" w:color="auto" w:fill="auto"/>
            <w:noWrap/>
            <w:vAlign w:val="bottom"/>
            <w:hideMark/>
          </w:tcPr>
          <w:p w14:paraId="3BB85035" w14:textId="77777777" w:rsidR="00023622" w:rsidRPr="00823843" w:rsidRDefault="00023622" w:rsidP="00446B55">
            <w:pPr>
              <w:spacing w:after="0" w:line="240" w:lineRule="auto"/>
              <w:jc w:val="center"/>
              <w:rPr>
                <w:ins w:id="2630" w:author="Stefanie Lane" w:date="2022-05-30T14:40:00Z"/>
                <w:rFonts w:ascii="Calibri" w:eastAsia="Times New Roman" w:hAnsi="Calibri" w:cs="Calibri"/>
                <w:color w:val="000000"/>
                <w:sz w:val="20"/>
                <w:szCs w:val="20"/>
              </w:rPr>
            </w:pPr>
            <w:ins w:id="2631" w:author="Stefanie Lane" w:date="2022-05-30T14:40:00Z">
              <w:r w:rsidRPr="00823843">
                <w:rPr>
                  <w:rFonts w:ascii="Calibri" w:eastAsia="Times New Roman" w:hAnsi="Calibri" w:cs="Calibri"/>
                  <w:color w:val="000000"/>
                  <w:sz w:val="20"/>
                  <w:szCs w:val="20"/>
                </w:rPr>
                <w:t>3.41</w:t>
              </w:r>
            </w:ins>
          </w:p>
        </w:tc>
        <w:tc>
          <w:tcPr>
            <w:tcW w:w="800" w:type="dxa"/>
            <w:tcBorders>
              <w:top w:val="single" w:sz="4" w:space="0" w:color="auto"/>
              <w:left w:val="nil"/>
              <w:bottom w:val="single" w:sz="4" w:space="0" w:color="auto"/>
              <w:right w:val="nil"/>
            </w:tcBorders>
            <w:shd w:val="clear" w:color="auto" w:fill="auto"/>
            <w:noWrap/>
            <w:vAlign w:val="bottom"/>
            <w:hideMark/>
          </w:tcPr>
          <w:p w14:paraId="28E9E62F" w14:textId="77777777" w:rsidR="00023622" w:rsidRPr="00823843" w:rsidRDefault="00023622" w:rsidP="00446B55">
            <w:pPr>
              <w:spacing w:after="0" w:line="240" w:lineRule="auto"/>
              <w:jc w:val="center"/>
              <w:rPr>
                <w:ins w:id="2632" w:author="Stefanie Lane" w:date="2022-05-30T14:40:00Z"/>
                <w:rFonts w:ascii="Calibri" w:eastAsia="Times New Roman" w:hAnsi="Calibri" w:cs="Calibri"/>
                <w:color w:val="000000"/>
                <w:sz w:val="20"/>
                <w:szCs w:val="20"/>
              </w:rPr>
            </w:pPr>
            <w:ins w:id="2633" w:author="Stefanie Lane" w:date="2022-05-30T14:40:00Z">
              <w:r w:rsidRPr="00823843">
                <w:rPr>
                  <w:rFonts w:ascii="Calibri" w:eastAsia="Times New Roman" w:hAnsi="Calibri" w:cs="Calibri"/>
                  <w:color w:val="000000"/>
                  <w:sz w:val="20"/>
                  <w:szCs w:val="20"/>
                </w:rPr>
                <w:t>4.82</w:t>
              </w:r>
            </w:ins>
          </w:p>
        </w:tc>
      </w:tr>
      <w:tr w:rsidR="00023622" w:rsidRPr="00823843" w14:paraId="581F9D20" w14:textId="77777777" w:rsidTr="00446B55">
        <w:trPr>
          <w:trHeight w:val="290"/>
          <w:jc w:val="center"/>
          <w:ins w:id="2634" w:author="Stefanie Lane" w:date="2022-05-30T14:40:00Z"/>
        </w:trPr>
        <w:tc>
          <w:tcPr>
            <w:tcW w:w="1080" w:type="dxa"/>
            <w:tcBorders>
              <w:top w:val="nil"/>
              <w:left w:val="nil"/>
              <w:bottom w:val="nil"/>
              <w:right w:val="nil"/>
            </w:tcBorders>
            <w:shd w:val="clear" w:color="auto" w:fill="auto"/>
            <w:noWrap/>
            <w:vAlign w:val="bottom"/>
            <w:hideMark/>
          </w:tcPr>
          <w:p w14:paraId="4BCF8289" w14:textId="77777777" w:rsidR="00023622" w:rsidRPr="00823843" w:rsidRDefault="00023622" w:rsidP="00446B55">
            <w:pPr>
              <w:spacing w:after="0" w:line="240" w:lineRule="auto"/>
              <w:jc w:val="right"/>
              <w:rPr>
                <w:ins w:id="2635" w:author="Stefanie Lane" w:date="2022-05-30T14:40:00Z"/>
                <w:rFonts w:ascii="Calibri" w:eastAsia="Times New Roman" w:hAnsi="Calibri" w:cs="Calibri"/>
                <w:color w:val="000000"/>
                <w:sz w:val="20"/>
                <w:szCs w:val="20"/>
              </w:rPr>
            </w:pPr>
            <w:ins w:id="2636" w:author="Stefanie Lane" w:date="2022-05-30T14:40: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72CFA113" w14:textId="77777777" w:rsidR="00023622" w:rsidRPr="00823843" w:rsidRDefault="00023622" w:rsidP="00446B55">
            <w:pPr>
              <w:spacing w:after="0" w:line="240" w:lineRule="auto"/>
              <w:jc w:val="center"/>
              <w:rPr>
                <w:ins w:id="2637" w:author="Stefanie Lane" w:date="2022-05-30T14:40:00Z"/>
                <w:rFonts w:ascii="Calibri" w:eastAsia="Times New Roman" w:hAnsi="Calibri" w:cs="Calibri"/>
                <w:color w:val="000000"/>
                <w:sz w:val="20"/>
                <w:szCs w:val="20"/>
              </w:rPr>
            </w:pPr>
            <w:ins w:id="2638" w:author="Stefanie Lane" w:date="2022-05-30T14:40:00Z">
              <w:r w:rsidRPr="00823843">
                <w:rPr>
                  <w:rFonts w:ascii="Calibri" w:eastAsia="Times New Roman" w:hAnsi="Calibri" w:cs="Calibri"/>
                  <w:color w:val="000000"/>
                  <w:sz w:val="20"/>
                  <w:szCs w:val="20"/>
                </w:rPr>
                <w:t>82</w:t>
              </w:r>
            </w:ins>
          </w:p>
        </w:tc>
        <w:tc>
          <w:tcPr>
            <w:tcW w:w="700" w:type="dxa"/>
            <w:tcBorders>
              <w:top w:val="nil"/>
              <w:left w:val="nil"/>
              <w:bottom w:val="nil"/>
              <w:right w:val="nil"/>
            </w:tcBorders>
            <w:shd w:val="clear" w:color="auto" w:fill="auto"/>
            <w:noWrap/>
            <w:vAlign w:val="bottom"/>
            <w:hideMark/>
          </w:tcPr>
          <w:p w14:paraId="226357E8" w14:textId="77777777" w:rsidR="00023622" w:rsidRPr="00823843" w:rsidRDefault="00023622" w:rsidP="00446B55">
            <w:pPr>
              <w:spacing w:after="0" w:line="240" w:lineRule="auto"/>
              <w:jc w:val="center"/>
              <w:rPr>
                <w:ins w:id="2639" w:author="Stefanie Lane" w:date="2022-05-30T14:40:00Z"/>
                <w:rFonts w:ascii="Calibri" w:eastAsia="Times New Roman" w:hAnsi="Calibri" w:cs="Calibri"/>
                <w:color w:val="000000"/>
                <w:sz w:val="20"/>
                <w:szCs w:val="20"/>
              </w:rPr>
            </w:pPr>
            <w:ins w:id="2640" w:author="Stefanie Lane" w:date="2022-05-30T14:40:00Z">
              <w:r w:rsidRPr="00823843">
                <w:rPr>
                  <w:rFonts w:ascii="Calibri" w:eastAsia="Times New Roman" w:hAnsi="Calibri" w:cs="Calibri"/>
                  <w:color w:val="000000"/>
                  <w:sz w:val="20"/>
                  <w:szCs w:val="20"/>
                </w:rPr>
                <w:t>45</w:t>
              </w:r>
            </w:ins>
          </w:p>
        </w:tc>
        <w:tc>
          <w:tcPr>
            <w:tcW w:w="300" w:type="dxa"/>
            <w:tcBorders>
              <w:top w:val="nil"/>
              <w:left w:val="nil"/>
              <w:bottom w:val="nil"/>
              <w:right w:val="nil"/>
            </w:tcBorders>
            <w:shd w:val="clear" w:color="auto" w:fill="auto"/>
            <w:noWrap/>
            <w:vAlign w:val="bottom"/>
            <w:hideMark/>
          </w:tcPr>
          <w:p w14:paraId="58301873" w14:textId="77777777" w:rsidR="00023622" w:rsidRPr="00823843" w:rsidRDefault="00023622" w:rsidP="00446B55">
            <w:pPr>
              <w:spacing w:after="0" w:line="240" w:lineRule="auto"/>
              <w:jc w:val="center"/>
              <w:rPr>
                <w:ins w:id="2641" w:author="Stefanie Lane" w:date="2022-05-30T14:40:00Z"/>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4826E452" w14:textId="77777777" w:rsidR="00023622" w:rsidRPr="00823843" w:rsidRDefault="00023622" w:rsidP="00446B55">
            <w:pPr>
              <w:spacing w:after="0" w:line="240" w:lineRule="auto"/>
              <w:jc w:val="center"/>
              <w:rPr>
                <w:ins w:id="2642" w:author="Stefanie Lane" w:date="2022-05-30T14:40:00Z"/>
                <w:rFonts w:ascii="Calibri" w:eastAsia="Times New Roman" w:hAnsi="Calibri" w:cs="Calibri"/>
                <w:color w:val="000000"/>
                <w:sz w:val="20"/>
                <w:szCs w:val="20"/>
              </w:rPr>
            </w:pPr>
            <w:ins w:id="2643" w:author="Stefanie Lane" w:date="2022-05-30T14:40:00Z">
              <w:r w:rsidRPr="00823843">
                <w:rPr>
                  <w:rFonts w:ascii="Calibri" w:eastAsia="Times New Roman" w:hAnsi="Calibri" w:cs="Calibri"/>
                  <w:color w:val="000000"/>
                  <w:sz w:val="20"/>
                  <w:szCs w:val="20"/>
                </w:rPr>
                <w:t>9.55</w:t>
              </w:r>
            </w:ins>
          </w:p>
        </w:tc>
        <w:tc>
          <w:tcPr>
            <w:tcW w:w="800" w:type="dxa"/>
            <w:tcBorders>
              <w:top w:val="nil"/>
              <w:left w:val="nil"/>
              <w:bottom w:val="nil"/>
              <w:right w:val="nil"/>
            </w:tcBorders>
            <w:shd w:val="clear" w:color="auto" w:fill="auto"/>
            <w:noWrap/>
            <w:vAlign w:val="bottom"/>
            <w:hideMark/>
          </w:tcPr>
          <w:p w14:paraId="1711F0E3" w14:textId="77777777" w:rsidR="00023622" w:rsidRPr="00823843" w:rsidRDefault="00023622" w:rsidP="00446B55">
            <w:pPr>
              <w:spacing w:after="0" w:line="240" w:lineRule="auto"/>
              <w:jc w:val="center"/>
              <w:rPr>
                <w:ins w:id="2644" w:author="Stefanie Lane" w:date="2022-05-30T14:40:00Z"/>
                <w:rFonts w:ascii="Calibri" w:eastAsia="Times New Roman" w:hAnsi="Calibri" w:cs="Calibri"/>
                <w:color w:val="000000"/>
                <w:sz w:val="20"/>
                <w:szCs w:val="20"/>
              </w:rPr>
            </w:pPr>
            <w:ins w:id="2645" w:author="Stefanie Lane" w:date="2022-05-30T14:40:00Z">
              <w:r w:rsidRPr="00823843">
                <w:rPr>
                  <w:rFonts w:ascii="Calibri" w:eastAsia="Times New Roman" w:hAnsi="Calibri" w:cs="Calibri"/>
                  <w:color w:val="000000"/>
                  <w:sz w:val="20"/>
                  <w:szCs w:val="20"/>
                </w:rPr>
                <w:t>3.30</w:t>
              </w:r>
            </w:ins>
          </w:p>
        </w:tc>
        <w:tc>
          <w:tcPr>
            <w:tcW w:w="800" w:type="dxa"/>
            <w:tcBorders>
              <w:top w:val="nil"/>
              <w:left w:val="nil"/>
              <w:bottom w:val="nil"/>
              <w:right w:val="nil"/>
            </w:tcBorders>
            <w:shd w:val="clear" w:color="auto" w:fill="auto"/>
            <w:noWrap/>
            <w:vAlign w:val="bottom"/>
            <w:hideMark/>
          </w:tcPr>
          <w:p w14:paraId="2652F8CD" w14:textId="77777777" w:rsidR="00023622" w:rsidRPr="00823843" w:rsidRDefault="00023622" w:rsidP="00446B55">
            <w:pPr>
              <w:spacing w:after="0" w:line="240" w:lineRule="auto"/>
              <w:jc w:val="center"/>
              <w:rPr>
                <w:ins w:id="2646" w:author="Stefanie Lane" w:date="2022-05-30T14:40:00Z"/>
                <w:rFonts w:ascii="Calibri" w:eastAsia="Times New Roman" w:hAnsi="Calibri" w:cs="Calibri"/>
                <w:color w:val="000000"/>
                <w:sz w:val="20"/>
                <w:szCs w:val="20"/>
              </w:rPr>
            </w:pPr>
            <w:ins w:id="2647" w:author="Stefanie Lane" w:date="2022-05-30T14:40:00Z">
              <w:r w:rsidRPr="00823843">
                <w:rPr>
                  <w:rFonts w:ascii="Calibri" w:eastAsia="Times New Roman" w:hAnsi="Calibri" w:cs="Calibri"/>
                  <w:color w:val="000000"/>
                  <w:sz w:val="20"/>
                  <w:szCs w:val="20"/>
                </w:rPr>
                <w:t>4.71</w:t>
              </w:r>
            </w:ins>
          </w:p>
        </w:tc>
      </w:tr>
      <w:tr w:rsidR="00023622" w:rsidRPr="00823843" w14:paraId="379D4431" w14:textId="77777777" w:rsidTr="00446B55">
        <w:trPr>
          <w:trHeight w:val="290"/>
          <w:jc w:val="center"/>
          <w:ins w:id="2648"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4FDBA77F" w14:textId="77777777" w:rsidR="00023622" w:rsidRPr="00823843" w:rsidRDefault="00023622" w:rsidP="00446B55">
            <w:pPr>
              <w:spacing w:after="0" w:line="240" w:lineRule="auto"/>
              <w:jc w:val="right"/>
              <w:rPr>
                <w:ins w:id="2649" w:author="Stefanie Lane" w:date="2022-05-30T14:40:00Z"/>
                <w:rFonts w:ascii="Calibri" w:eastAsia="Times New Roman" w:hAnsi="Calibri" w:cs="Calibri"/>
                <w:color w:val="000000"/>
                <w:sz w:val="20"/>
                <w:szCs w:val="20"/>
              </w:rPr>
            </w:pPr>
            <w:ins w:id="2650" w:author="Stefanie Lane" w:date="2022-05-30T14:40: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38B588EE" w14:textId="77777777" w:rsidR="00023622" w:rsidRPr="00823843" w:rsidRDefault="00023622" w:rsidP="00446B55">
            <w:pPr>
              <w:spacing w:after="0" w:line="240" w:lineRule="auto"/>
              <w:jc w:val="center"/>
              <w:rPr>
                <w:ins w:id="2651" w:author="Stefanie Lane" w:date="2022-05-30T14:40:00Z"/>
                <w:rFonts w:ascii="Calibri" w:eastAsia="Times New Roman" w:hAnsi="Calibri" w:cs="Calibri"/>
                <w:color w:val="000000"/>
                <w:sz w:val="20"/>
                <w:szCs w:val="20"/>
              </w:rPr>
            </w:pPr>
            <w:ins w:id="2652" w:author="Stefanie Lane" w:date="2022-05-30T14:40:00Z">
              <w:r w:rsidRPr="00823843">
                <w:rPr>
                  <w:rFonts w:ascii="Calibri" w:eastAsia="Times New Roman" w:hAnsi="Calibri" w:cs="Calibri"/>
                  <w:color w:val="000000"/>
                  <w:sz w:val="20"/>
                  <w:szCs w:val="20"/>
                </w:rPr>
                <w:t>74</w:t>
              </w:r>
            </w:ins>
          </w:p>
        </w:tc>
        <w:tc>
          <w:tcPr>
            <w:tcW w:w="700" w:type="dxa"/>
            <w:tcBorders>
              <w:top w:val="single" w:sz="4" w:space="0" w:color="auto"/>
              <w:left w:val="nil"/>
              <w:bottom w:val="single" w:sz="4" w:space="0" w:color="auto"/>
              <w:right w:val="nil"/>
            </w:tcBorders>
            <w:shd w:val="clear" w:color="auto" w:fill="auto"/>
            <w:noWrap/>
            <w:vAlign w:val="bottom"/>
            <w:hideMark/>
          </w:tcPr>
          <w:p w14:paraId="2752EB7A" w14:textId="77777777" w:rsidR="00023622" w:rsidRPr="00823843" w:rsidRDefault="00023622" w:rsidP="00446B55">
            <w:pPr>
              <w:spacing w:after="0" w:line="240" w:lineRule="auto"/>
              <w:jc w:val="center"/>
              <w:rPr>
                <w:ins w:id="2653" w:author="Stefanie Lane" w:date="2022-05-30T14:40:00Z"/>
                <w:rFonts w:ascii="Calibri" w:eastAsia="Times New Roman" w:hAnsi="Calibri" w:cs="Calibri"/>
                <w:color w:val="000000"/>
                <w:sz w:val="20"/>
                <w:szCs w:val="20"/>
              </w:rPr>
            </w:pPr>
            <w:ins w:id="2654" w:author="Stefanie Lane" w:date="2022-05-30T14:40:00Z">
              <w:r w:rsidRPr="00823843">
                <w:rPr>
                  <w:rFonts w:ascii="Calibri" w:eastAsia="Times New Roman" w:hAnsi="Calibri" w:cs="Calibri"/>
                  <w:color w:val="000000"/>
                  <w:sz w:val="20"/>
                  <w:szCs w:val="20"/>
                </w:rPr>
                <w:t>43</w:t>
              </w:r>
            </w:ins>
          </w:p>
        </w:tc>
        <w:tc>
          <w:tcPr>
            <w:tcW w:w="300" w:type="dxa"/>
            <w:tcBorders>
              <w:top w:val="nil"/>
              <w:left w:val="nil"/>
              <w:bottom w:val="nil"/>
              <w:right w:val="nil"/>
            </w:tcBorders>
            <w:shd w:val="clear" w:color="auto" w:fill="auto"/>
            <w:noWrap/>
            <w:vAlign w:val="bottom"/>
            <w:hideMark/>
          </w:tcPr>
          <w:p w14:paraId="33207911" w14:textId="77777777" w:rsidR="00023622" w:rsidRPr="00823843" w:rsidRDefault="00023622" w:rsidP="00446B55">
            <w:pPr>
              <w:spacing w:after="0" w:line="240" w:lineRule="auto"/>
              <w:jc w:val="center"/>
              <w:rPr>
                <w:ins w:id="2655"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FD16188" w14:textId="77777777" w:rsidR="00023622" w:rsidRPr="00823843" w:rsidRDefault="00023622" w:rsidP="00446B55">
            <w:pPr>
              <w:spacing w:after="0" w:line="240" w:lineRule="auto"/>
              <w:jc w:val="center"/>
              <w:rPr>
                <w:ins w:id="2656" w:author="Stefanie Lane" w:date="2022-05-30T14:40:00Z"/>
                <w:rFonts w:ascii="Calibri" w:eastAsia="Times New Roman" w:hAnsi="Calibri" w:cs="Calibri"/>
                <w:color w:val="000000"/>
                <w:sz w:val="20"/>
                <w:szCs w:val="20"/>
              </w:rPr>
            </w:pPr>
            <w:ins w:id="2657" w:author="Stefanie Lane" w:date="2022-05-30T14:40:00Z">
              <w:r w:rsidRPr="00823843">
                <w:rPr>
                  <w:rFonts w:ascii="Calibri" w:eastAsia="Times New Roman" w:hAnsi="Calibri" w:cs="Calibri"/>
                  <w:color w:val="000000"/>
                  <w:sz w:val="20"/>
                  <w:szCs w:val="20"/>
                </w:rPr>
                <w:t>8.36</w:t>
              </w:r>
            </w:ins>
          </w:p>
        </w:tc>
        <w:tc>
          <w:tcPr>
            <w:tcW w:w="800" w:type="dxa"/>
            <w:tcBorders>
              <w:top w:val="single" w:sz="4" w:space="0" w:color="auto"/>
              <w:left w:val="nil"/>
              <w:bottom w:val="single" w:sz="4" w:space="0" w:color="auto"/>
              <w:right w:val="nil"/>
            </w:tcBorders>
            <w:shd w:val="clear" w:color="auto" w:fill="auto"/>
            <w:noWrap/>
            <w:vAlign w:val="bottom"/>
            <w:hideMark/>
          </w:tcPr>
          <w:p w14:paraId="1E978EE0" w14:textId="77777777" w:rsidR="00023622" w:rsidRPr="00823843" w:rsidRDefault="00023622" w:rsidP="00446B55">
            <w:pPr>
              <w:spacing w:after="0" w:line="240" w:lineRule="auto"/>
              <w:jc w:val="center"/>
              <w:rPr>
                <w:ins w:id="2658" w:author="Stefanie Lane" w:date="2022-05-30T14:40:00Z"/>
                <w:rFonts w:ascii="Calibri" w:eastAsia="Times New Roman" w:hAnsi="Calibri" w:cs="Calibri"/>
                <w:color w:val="000000"/>
                <w:sz w:val="20"/>
                <w:szCs w:val="20"/>
              </w:rPr>
            </w:pPr>
            <w:ins w:id="2659" w:author="Stefanie Lane" w:date="2022-05-30T14:40:00Z">
              <w:r w:rsidRPr="00823843">
                <w:rPr>
                  <w:rFonts w:ascii="Calibri" w:eastAsia="Times New Roman" w:hAnsi="Calibri" w:cs="Calibri"/>
                  <w:color w:val="000000"/>
                  <w:sz w:val="20"/>
                  <w:szCs w:val="20"/>
                </w:rPr>
                <w:t>3.03</w:t>
              </w:r>
            </w:ins>
          </w:p>
        </w:tc>
        <w:tc>
          <w:tcPr>
            <w:tcW w:w="800" w:type="dxa"/>
            <w:tcBorders>
              <w:top w:val="single" w:sz="4" w:space="0" w:color="auto"/>
              <w:left w:val="nil"/>
              <w:bottom w:val="single" w:sz="4" w:space="0" w:color="auto"/>
              <w:right w:val="nil"/>
            </w:tcBorders>
            <w:shd w:val="clear" w:color="auto" w:fill="auto"/>
            <w:noWrap/>
            <w:vAlign w:val="bottom"/>
            <w:hideMark/>
          </w:tcPr>
          <w:p w14:paraId="3750F394" w14:textId="77777777" w:rsidR="00023622" w:rsidRPr="00823843" w:rsidRDefault="00023622" w:rsidP="00446B55">
            <w:pPr>
              <w:spacing w:after="0" w:line="240" w:lineRule="auto"/>
              <w:jc w:val="center"/>
              <w:rPr>
                <w:ins w:id="2660" w:author="Stefanie Lane" w:date="2022-05-30T14:40:00Z"/>
                <w:rFonts w:ascii="Calibri" w:eastAsia="Times New Roman" w:hAnsi="Calibri" w:cs="Calibri"/>
                <w:color w:val="000000"/>
                <w:sz w:val="20"/>
                <w:szCs w:val="20"/>
              </w:rPr>
            </w:pPr>
            <w:ins w:id="2661" w:author="Stefanie Lane" w:date="2022-05-30T14:40:00Z">
              <w:r w:rsidRPr="00823843">
                <w:rPr>
                  <w:rFonts w:ascii="Calibri" w:eastAsia="Times New Roman" w:hAnsi="Calibri" w:cs="Calibri"/>
                  <w:color w:val="000000"/>
                  <w:sz w:val="20"/>
                  <w:szCs w:val="20"/>
                </w:rPr>
                <w:t>5.14</w:t>
              </w:r>
            </w:ins>
          </w:p>
        </w:tc>
      </w:tr>
      <w:bookmarkEnd w:id="2414"/>
    </w:tbl>
    <w:p w14:paraId="0BF4DB13" w14:textId="3D8198F8" w:rsidR="00023622" w:rsidRDefault="00023622" w:rsidP="00D81CB7">
      <w:pPr>
        <w:rPr>
          <w:ins w:id="2662" w:author="Stefanie Lane" w:date="2022-05-30T14:40:00Z"/>
        </w:rPr>
      </w:pPr>
    </w:p>
    <w:p w14:paraId="28E3FFEE" w14:textId="415F80E7" w:rsidR="00023622" w:rsidDel="00023622" w:rsidRDefault="00023622" w:rsidP="00D81CB7">
      <w:pPr>
        <w:rPr>
          <w:del w:id="2663" w:author="Stefanie Lane" w:date="2022-05-30T14:40:00Z"/>
        </w:rPr>
      </w:pPr>
    </w:p>
    <w:p w14:paraId="6886E8B1" w14:textId="4E970FA8" w:rsidR="00673842" w:rsidDel="00EF307A" w:rsidRDefault="00CE544C" w:rsidP="00673842">
      <w:pPr>
        <w:pStyle w:val="Caption"/>
        <w:keepNext/>
        <w:rPr>
          <w:del w:id="2664" w:author="Stefanie Lane" w:date="2022-06-23T13:09:00Z"/>
        </w:rPr>
      </w:pPr>
      <w:bookmarkStart w:id="2665" w:name="_Ref94197100"/>
      <w:bookmarkStart w:id="2666" w:name="_Ref94197081"/>
      <w:commentRangeStart w:id="2667"/>
      <w:del w:id="2668" w:author="Stefanie Lane" w:date="2022-06-21T12:04:00Z">
        <w:r w:rsidDel="000475FF">
          <w:rPr>
            <w:i w:val="0"/>
            <w:iCs w:val="0"/>
            <w:noProof/>
          </w:rPr>
          <w:drawing>
            <wp:anchor distT="0" distB="0" distL="114300" distR="114300" simplePos="0" relativeHeight="251658240" behindDoc="0" locked="0" layoutInCell="1" allowOverlap="1" wp14:anchorId="67501CB9" wp14:editId="4273644F">
              <wp:simplePos x="0" y="0"/>
              <wp:positionH relativeFrom="margin">
                <wp:align>center</wp:align>
              </wp:positionH>
              <wp:positionV relativeFrom="paragraph">
                <wp:posOffset>297180</wp:posOffset>
              </wp:positionV>
              <wp:extent cx="5800090" cy="17113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00090" cy="1711325"/>
                      </a:xfrm>
                      <a:prstGeom prst="rect">
                        <a:avLst/>
                      </a:prstGeom>
                    </pic:spPr>
                  </pic:pic>
                </a:graphicData>
              </a:graphic>
            </wp:anchor>
          </w:drawing>
        </w:r>
      </w:del>
      <w:commentRangeEnd w:id="2667"/>
      <w:r w:rsidR="00E01451">
        <w:rPr>
          <w:rStyle w:val="CommentReference"/>
          <w:i w:val="0"/>
          <w:iCs w:val="0"/>
          <w:color w:val="auto"/>
        </w:rPr>
        <w:commentReference w:id="2667"/>
      </w:r>
      <w:r w:rsidR="00673842">
        <w:t xml:space="preserve">Table </w:t>
      </w:r>
      <w:r w:rsidR="00FA0A43">
        <w:fldChar w:fldCharType="begin"/>
      </w:r>
      <w:r w:rsidR="00FA0A43">
        <w:rPr>
          <w:i w:val="0"/>
          <w:iCs w:val="0"/>
        </w:rPr>
        <w:instrText xml:space="preserve"> SEQ Table \* ARABIC </w:instrText>
      </w:r>
      <w:r w:rsidR="00FA0A43">
        <w:fldChar w:fldCharType="separate"/>
      </w:r>
      <w:ins w:id="2669" w:author="Stefanie Lane" w:date="2022-06-03T14:47:00Z">
        <w:r w:rsidR="00173A95">
          <w:rPr>
            <w:noProof/>
          </w:rPr>
          <w:t>3</w:t>
        </w:r>
      </w:ins>
      <w:del w:id="2670" w:author="Stefanie Lane" w:date="2022-05-30T14:33:00Z">
        <w:r w:rsidR="00B71811" w:rsidDel="00DD0C1B">
          <w:rPr>
            <w:noProof/>
          </w:rPr>
          <w:delText>2</w:delText>
        </w:r>
      </w:del>
      <w:r w:rsidR="00FA0A43">
        <w:rPr>
          <w:noProof/>
        </w:rPr>
        <w:fldChar w:fldCharType="end"/>
      </w:r>
      <w:bookmarkEnd w:id="2665"/>
      <w:r w:rsidR="00673842">
        <w:t xml:space="preserve">. </w:t>
      </w:r>
      <w:ins w:id="2671" w:author="Stefanie Lane" w:date="2022-06-21T12:04:00Z">
        <w:r w:rsidR="000475FF">
          <w:t>Total turnover</w:t>
        </w:r>
      </w:ins>
      <w:ins w:id="2672" w:author="Stefanie Lane" w:date="2022-06-21T12:06:00Z">
        <w:r w:rsidR="00815308">
          <w:t xml:space="preserve"> and rates of species disappearance (loss)</w:t>
        </w:r>
      </w:ins>
      <w:ins w:id="2673" w:author="Stefanie Lane" w:date="2022-06-21T12:04:00Z">
        <w:r w:rsidR="00382938">
          <w:t xml:space="preserve"> was always greater b</w:t>
        </w:r>
      </w:ins>
      <w:ins w:id="2674" w:author="Stefanie Lane" w:date="2022-06-21T12:05:00Z">
        <w:r w:rsidR="00382938">
          <w:t>etween 19</w:t>
        </w:r>
      </w:ins>
      <w:ins w:id="2675" w:author="Stefanie Lane" w:date="2022-06-21T13:45:00Z">
        <w:r w:rsidR="00CC01C2">
          <w:t>9</w:t>
        </w:r>
      </w:ins>
      <w:ins w:id="2676" w:author="Stefanie Lane" w:date="2022-06-21T12:05:00Z">
        <w:r w:rsidR="00382938">
          <w:t>9 and 2019 than between 1979 and 1999. However, fewer species were gained in the Bogbean assemblage 19</w:t>
        </w:r>
      </w:ins>
      <w:ins w:id="2677" w:author="Stefanie Lane" w:date="2022-06-21T13:45:00Z">
        <w:r w:rsidR="00CC01C2">
          <w:t>9</w:t>
        </w:r>
      </w:ins>
      <w:ins w:id="2678" w:author="Stefanie Lane" w:date="2022-06-21T12:05:00Z">
        <w:r w:rsidR="00382938">
          <w:t>9-2019 than 1979-1999.</w:t>
        </w:r>
      </w:ins>
      <w:del w:id="2679" w:author="Stefanie Lane" w:date="2022-06-21T12:06:00Z">
        <w:r w:rsidR="00516504" w:rsidDel="00C31F17">
          <w:delText xml:space="preserve">Greater </w:delText>
        </w:r>
        <w:r w:rsidR="00A04088" w:rsidDel="00C31F17">
          <w:delText>proportions</w:delText>
        </w:r>
        <w:r w:rsidR="00516504" w:rsidDel="00C31F17">
          <w:delText xml:space="preserve"> of species </w:delText>
        </w:r>
        <w:r w:rsidR="00350D7F" w:rsidDel="00C31F17">
          <w:delText xml:space="preserve">were </w:delText>
        </w:r>
        <w:r w:rsidR="00516504" w:rsidDel="00C31F17">
          <w:delText xml:space="preserve">lost </w:delText>
        </w:r>
        <w:r w:rsidR="00832709" w:rsidDel="00C31F17">
          <w:delText>from</w:delText>
        </w:r>
        <w:r w:rsidR="00516504" w:rsidDel="00C31F17">
          <w:delText xml:space="preserve"> </w:delText>
        </w:r>
        <w:r w:rsidR="00350D7F" w:rsidDel="00C31F17">
          <w:delText>all three assemblages in 2019, however more specie</w:delText>
        </w:r>
        <w:r w:rsidR="00832709" w:rsidDel="00C31F17">
          <w:delText xml:space="preserve">s were gained in 2019 than in 1999 in the </w:delText>
        </w:r>
        <w:r w:rsidR="00FD7BB5" w:rsidDel="00C31F17">
          <w:delText>Sedge</w:delText>
        </w:r>
        <w:r w:rsidR="00832709" w:rsidDel="00C31F17">
          <w:delText xml:space="preserve"> assemblage</w:delText>
        </w:r>
        <w:r w:rsidR="00A057AC" w:rsidDel="00C31F17">
          <w:delText>.</w:delText>
        </w:r>
      </w:del>
      <w:bookmarkEnd w:id="2666"/>
      <w:r w:rsidR="00A057AC">
        <w:t xml:space="preserve"> </w:t>
      </w:r>
    </w:p>
    <w:p w14:paraId="061B4A80" w14:textId="4619D29C" w:rsidR="009560F5" w:rsidRDefault="009560F5">
      <w:pPr>
        <w:pStyle w:val="Caption"/>
        <w:keepNext/>
        <w:pPrChange w:id="2680" w:author="Stefanie Lane" w:date="2022-06-23T13:09:00Z">
          <w:pPr/>
        </w:pPrChange>
      </w:pPr>
      <w:ins w:id="2681" w:author="Stefanie Lane" w:date="2022-06-23T13:09:00Z">
        <w:r>
          <w:fldChar w:fldCharType="begin"/>
        </w:r>
        <w:r>
          <w:instrText xml:space="preserve"> LINK </w:instrText>
        </w:r>
      </w:ins>
      <w:r w:rsidR="00632450">
        <w:instrText xml:space="preserve">Excel.Sheet.12 "C:\\Users\\slane84\\OneDrive - The University Of British Columbia\\Documents\\Dissertation\\CommunityStability\\tables.xlsx" Turnover!R3C3:R9C7 </w:instrText>
      </w:r>
      <w:ins w:id="2682" w:author="Stefanie Lane" w:date="2022-06-23T13:09:00Z">
        <w:r>
          <w:instrText xml:space="preserve">\a \f 4 \h </w:instrText>
        </w:r>
      </w:ins>
      <w:r w:rsidR="00EF307A">
        <w:instrText xml:space="preserve"> \* MERGEFORMAT </w:instrText>
      </w:r>
      <w:ins w:id="2683" w:author="Stefanie Lane" w:date="2022-06-23T13:09:00Z">
        <w:r>
          <w:fldChar w:fldCharType="separate"/>
        </w:r>
      </w:ins>
    </w:p>
    <w:tbl>
      <w:tblPr>
        <w:tblW w:w="6660" w:type="dxa"/>
        <w:jc w:val="center"/>
        <w:tblLayout w:type="fixed"/>
        <w:tblLook w:val="04A0" w:firstRow="1" w:lastRow="0" w:firstColumn="1" w:lastColumn="0" w:noHBand="0" w:noVBand="1"/>
        <w:tblPrChange w:id="2684" w:author="Stefanie Lane" w:date="2022-06-23T13:10:00Z">
          <w:tblPr>
            <w:tblW w:w="5840" w:type="dxa"/>
            <w:tblLook w:val="04A0" w:firstRow="1" w:lastRow="0" w:firstColumn="1" w:lastColumn="0" w:noHBand="0" w:noVBand="1"/>
          </w:tblPr>
        </w:tblPrChange>
      </w:tblPr>
      <w:tblGrid>
        <w:gridCol w:w="1311"/>
        <w:gridCol w:w="1209"/>
        <w:gridCol w:w="1080"/>
        <w:gridCol w:w="1350"/>
        <w:gridCol w:w="1710"/>
        <w:tblGridChange w:id="2685">
          <w:tblGrid>
            <w:gridCol w:w="1311"/>
            <w:gridCol w:w="1040"/>
            <w:gridCol w:w="1018"/>
            <w:gridCol w:w="1313"/>
            <w:gridCol w:w="1569"/>
          </w:tblGrid>
        </w:tblGridChange>
      </w:tblGrid>
      <w:tr w:rsidR="009560F5" w:rsidRPr="009560F5" w14:paraId="1EABF8EE" w14:textId="77777777" w:rsidTr="00EF307A">
        <w:trPr>
          <w:trHeight w:val="580"/>
          <w:jc w:val="center"/>
          <w:ins w:id="2686" w:author="Stefanie Lane" w:date="2022-06-23T13:09:00Z"/>
          <w:trPrChange w:id="2687" w:author="Stefanie Lane" w:date="2022-06-23T13:10:00Z">
            <w:trPr>
              <w:trHeight w:val="580"/>
            </w:trPr>
          </w:trPrChange>
        </w:trPr>
        <w:tc>
          <w:tcPr>
            <w:tcW w:w="1311" w:type="dxa"/>
            <w:tcBorders>
              <w:top w:val="nil"/>
              <w:left w:val="nil"/>
              <w:bottom w:val="nil"/>
              <w:right w:val="nil"/>
            </w:tcBorders>
            <w:shd w:val="clear" w:color="auto" w:fill="auto"/>
            <w:vAlign w:val="center"/>
            <w:hideMark/>
            <w:tcPrChange w:id="2688" w:author="Stefanie Lane" w:date="2022-06-23T13:10:00Z">
              <w:tcPr>
                <w:tcW w:w="1160" w:type="dxa"/>
                <w:tcBorders>
                  <w:top w:val="nil"/>
                  <w:left w:val="nil"/>
                  <w:bottom w:val="nil"/>
                  <w:right w:val="nil"/>
                </w:tcBorders>
                <w:shd w:val="clear" w:color="auto" w:fill="auto"/>
                <w:vAlign w:val="center"/>
                <w:hideMark/>
              </w:tcPr>
            </w:tcPrChange>
          </w:tcPr>
          <w:p w14:paraId="10078A07" w14:textId="2B58BB6F" w:rsidR="009560F5" w:rsidRPr="009560F5" w:rsidRDefault="009560F5">
            <w:pPr>
              <w:spacing w:after="0" w:line="240" w:lineRule="auto"/>
              <w:jc w:val="center"/>
              <w:rPr>
                <w:ins w:id="2689" w:author="Stefanie Lane" w:date="2022-06-23T13:09:00Z"/>
                <w:rFonts w:ascii="Calibri" w:eastAsia="Times New Roman" w:hAnsi="Calibri" w:cs="Calibri"/>
                <w:b/>
                <w:bCs/>
                <w:color w:val="000000"/>
                <w:rPrChange w:id="2690" w:author="Stefanie Lane" w:date="2022-06-23T13:09:00Z">
                  <w:rPr>
                    <w:ins w:id="2691" w:author="Stefanie Lane" w:date="2022-06-23T13:09:00Z"/>
                    <w:rFonts w:ascii="Calibri" w:hAnsi="Calibri" w:cs="Calibri"/>
                    <w:b/>
                    <w:bCs/>
                    <w:color w:val="000000"/>
                  </w:rPr>
                </w:rPrChange>
              </w:rPr>
              <w:pPrChange w:id="2692" w:author="Stefanie Lane" w:date="2022-06-23T13:09:00Z">
                <w:pPr>
                  <w:jc w:val="center"/>
                </w:pPr>
              </w:pPrChange>
            </w:pPr>
            <w:ins w:id="2693" w:author="Stefanie Lane" w:date="2022-06-23T13:09:00Z">
              <w:r w:rsidRPr="009560F5">
                <w:rPr>
                  <w:rFonts w:ascii="Calibri" w:eastAsia="Times New Roman" w:hAnsi="Calibri" w:cs="Calibri"/>
                  <w:b/>
                  <w:bCs/>
                  <w:color w:val="000000"/>
                  <w:rPrChange w:id="2694" w:author="Stefanie Lane" w:date="2022-06-23T13:09:00Z">
                    <w:rPr>
                      <w:rFonts w:ascii="Calibri" w:hAnsi="Calibri" w:cs="Calibri"/>
                      <w:b/>
                      <w:bCs/>
                      <w:color w:val="000000"/>
                    </w:rPr>
                  </w:rPrChange>
                </w:rPr>
                <w:t>Assemblage</w:t>
              </w:r>
            </w:ins>
          </w:p>
        </w:tc>
        <w:tc>
          <w:tcPr>
            <w:tcW w:w="1209" w:type="dxa"/>
            <w:tcBorders>
              <w:top w:val="nil"/>
              <w:left w:val="nil"/>
              <w:bottom w:val="nil"/>
              <w:right w:val="nil"/>
            </w:tcBorders>
            <w:shd w:val="clear" w:color="auto" w:fill="auto"/>
            <w:vAlign w:val="center"/>
            <w:hideMark/>
            <w:tcPrChange w:id="2695" w:author="Stefanie Lane" w:date="2022-06-23T13:10:00Z">
              <w:tcPr>
                <w:tcW w:w="1040" w:type="dxa"/>
                <w:tcBorders>
                  <w:top w:val="nil"/>
                  <w:left w:val="nil"/>
                  <w:bottom w:val="nil"/>
                  <w:right w:val="nil"/>
                </w:tcBorders>
                <w:shd w:val="clear" w:color="auto" w:fill="auto"/>
                <w:vAlign w:val="center"/>
                <w:hideMark/>
              </w:tcPr>
            </w:tcPrChange>
          </w:tcPr>
          <w:p w14:paraId="0C46EE3C" w14:textId="77777777" w:rsidR="009560F5" w:rsidRPr="009560F5" w:rsidRDefault="009560F5">
            <w:pPr>
              <w:spacing w:after="0" w:line="240" w:lineRule="auto"/>
              <w:jc w:val="center"/>
              <w:rPr>
                <w:ins w:id="2696" w:author="Stefanie Lane" w:date="2022-06-23T13:09:00Z"/>
                <w:rFonts w:ascii="Calibri" w:eastAsia="Times New Roman" w:hAnsi="Calibri" w:cs="Calibri"/>
                <w:b/>
                <w:bCs/>
                <w:color w:val="000000"/>
                <w:rPrChange w:id="2697" w:author="Stefanie Lane" w:date="2022-06-23T13:09:00Z">
                  <w:rPr>
                    <w:ins w:id="2698" w:author="Stefanie Lane" w:date="2022-06-23T13:09:00Z"/>
                  </w:rPr>
                </w:rPrChange>
              </w:rPr>
              <w:pPrChange w:id="2699" w:author="Stefanie Lane" w:date="2022-06-23T13:09:00Z">
                <w:pPr>
                  <w:jc w:val="center"/>
                </w:pPr>
              </w:pPrChange>
            </w:pPr>
            <w:ins w:id="2700" w:author="Stefanie Lane" w:date="2022-06-23T13:09:00Z">
              <w:r w:rsidRPr="009560F5">
                <w:rPr>
                  <w:rFonts w:ascii="Calibri" w:eastAsia="Times New Roman" w:hAnsi="Calibri" w:cs="Calibri"/>
                  <w:b/>
                  <w:bCs/>
                  <w:color w:val="000000"/>
                  <w:rPrChange w:id="2701" w:author="Stefanie Lane" w:date="2022-06-23T13:09:00Z">
                    <w:rPr/>
                  </w:rPrChange>
                </w:rPr>
                <w:t>Year</w:t>
              </w:r>
            </w:ins>
          </w:p>
        </w:tc>
        <w:tc>
          <w:tcPr>
            <w:tcW w:w="1080" w:type="dxa"/>
            <w:tcBorders>
              <w:top w:val="nil"/>
              <w:left w:val="nil"/>
              <w:bottom w:val="nil"/>
              <w:right w:val="nil"/>
            </w:tcBorders>
            <w:shd w:val="clear" w:color="auto" w:fill="auto"/>
            <w:vAlign w:val="center"/>
            <w:hideMark/>
            <w:tcPrChange w:id="2702" w:author="Stefanie Lane" w:date="2022-06-23T13:10:00Z">
              <w:tcPr>
                <w:tcW w:w="960" w:type="dxa"/>
                <w:tcBorders>
                  <w:top w:val="nil"/>
                  <w:left w:val="nil"/>
                  <w:bottom w:val="nil"/>
                  <w:right w:val="nil"/>
                </w:tcBorders>
                <w:shd w:val="clear" w:color="auto" w:fill="auto"/>
                <w:vAlign w:val="center"/>
                <w:hideMark/>
              </w:tcPr>
            </w:tcPrChange>
          </w:tcPr>
          <w:p w14:paraId="182E3669" w14:textId="77777777" w:rsidR="009560F5" w:rsidRPr="009560F5" w:rsidRDefault="009560F5">
            <w:pPr>
              <w:spacing w:after="0" w:line="240" w:lineRule="auto"/>
              <w:jc w:val="center"/>
              <w:rPr>
                <w:ins w:id="2703" w:author="Stefanie Lane" w:date="2022-06-23T13:09:00Z"/>
                <w:rFonts w:ascii="Calibri" w:eastAsia="Times New Roman" w:hAnsi="Calibri" w:cs="Calibri"/>
                <w:b/>
                <w:bCs/>
                <w:color w:val="000000"/>
                <w:rPrChange w:id="2704" w:author="Stefanie Lane" w:date="2022-06-23T13:09:00Z">
                  <w:rPr>
                    <w:ins w:id="2705" w:author="Stefanie Lane" w:date="2022-06-23T13:09:00Z"/>
                  </w:rPr>
                </w:rPrChange>
              </w:rPr>
              <w:pPrChange w:id="2706" w:author="Stefanie Lane" w:date="2022-06-23T13:09:00Z">
                <w:pPr>
                  <w:jc w:val="center"/>
                </w:pPr>
              </w:pPrChange>
            </w:pPr>
            <w:ins w:id="2707" w:author="Stefanie Lane" w:date="2022-06-23T13:09:00Z">
              <w:r w:rsidRPr="009560F5">
                <w:rPr>
                  <w:rFonts w:ascii="Calibri" w:eastAsia="Times New Roman" w:hAnsi="Calibri" w:cs="Calibri"/>
                  <w:b/>
                  <w:bCs/>
                  <w:color w:val="000000"/>
                  <w:rPrChange w:id="2708" w:author="Stefanie Lane" w:date="2022-06-23T13:09:00Z">
                    <w:rPr/>
                  </w:rPrChange>
                </w:rPr>
                <w:t>Total turnover</w:t>
              </w:r>
            </w:ins>
          </w:p>
        </w:tc>
        <w:tc>
          <w:tcPr>
            <w:tcW w:w="1350" w:type="dxa"/>
            <w:tcBorders>
              <w:top w:val="nil"/>
              <w:left w:val="nil"/>
              <w:bottom w:val="nil"/>
              <w:right w:val="nil"/>
            </w:tcBorders>
            <w:shd w:val="clear" w:color="auto" w:fill="auto"/>
            <w:vAlign w:val="center"/>
            <w:hideMark/>
            <w:tcPrChange w:id="2709" w:author="Stefanie Lane" w:date="2022-06-23T13:10:00Z">
              <w:tcPr>
                <w:tcW w:w="1220" w:type="dxa"/>
                <w:tcBorders>
                  <w:top w:val="nil"/>
                  <w:left w:val="nil"/>
                  <w:bottom w:val="nil"/>
                  <w:right w:val="nil"/>
                </w:tcBorders>
                <w:shd w:val="clear" w:color="auto" w:fill="auto"/>
                <w:vAlign w:val="center"/>
                <w:hideMark/>
              </w:tcPr>
            </w:tcPrChange>
          </w:tcPr>
          <w:p w14:paraId="3FEA1FFA" w14:textId="77777777" w:rsidR="009560F5" w:rsidRPr="009560F5" w:rsidRDefault="009560F5">
            <w:pPr>
              <w:spacing w:after="0" w:line="240" w:lineRule="auto"/>
              <w:jc w:val="center"/>
              <w:rPr>
                <w:ins w:id="2710" w:author="Stefanie Lane" w:date="2022-06-23T13:09:00Z"/>
                <w:rFonts w:ascii="Calibri" w:eastAsia="Times New Roman" w:hAnsi="Calibri" w:cs="Calibri"/>
                <w:b/>
                <w:bCs/>
                <w:color w:val="000000"/>
                <w:rPrChange w:id="2711" w:author="Stefanie Lane" w:date="2022-06-23T13:09:00Z">
                  <w:rPr>
                    <w:ins w:id="2712" w:author="Stefanie Lane" w:date="2022-06-23T13:09:00Z"/>
                  </w:rPr>
                </w:rPrChange>
              </w:rPr>
              <w:pPrChange w:id="2713" w:author="Stefanie Lane" w:date="2022-06-23T13:09:00Z">
                <w:pPr>
                  <w:jc w:val="center"/>
                </w:pPr>
              </w:pPrChange>
            </w:pPr>
            <w:ins w:id="2714" w:author="Stefanie Lane" w:date="2022-06-23T13:09:00Z">
              <w:r w:rsidRPr="009560F5">
                <w:rPr>
                  <w:rFonts w:ascii="Calibri" w:eastAsia="Times New Roman" w:hAnsi="Calibri" w:cs="Calibri"/>
                  <w:b/>
                  <w:bCs/>
                  <w:color w:val="000000"/>
                  <w:rPrChange w:id="2715" w:author="Stefanie Lane" w:date="2022-06-23T13:09:00Z">
                    <w:rPr/>
                  </w:rPrChange>
                </w:rPr>
                <w:t>Species Appearance</w:t>
              </w:r>
            </w:ins>
          </w:p>
        </w:tc>
        <w:tc>
          <w:tcPr>
            <w:tcW w:w="1710" w:type="dxa"/>
            <w:tcBorders>
              <w:top w:val="nil"/>
              <w:left w:val="nil"/>
              <w:bottom w:val="nil"/>
              <w:right w:val="nil"/>
            </w:tcBorders>
            <w:shd w:val="clear" w:color="auto" w:fill="auto"/>
            <w:vAlign w:val="center"/>
            <w:hideMark/>
            <w:tcPrChange w:id="2716" w:author="Stefanie Lane" w:date="2022-06-23T13:10:00Z">
              <w:tcPr>
                <w:tcW w:w="1460" w:type="dxa"/>
                <w:tcBorders>
                  <w:top w:val="nil"/>
                  <w:left w:val="nil"/>
                  <w:bottom w:val="nil"/>
                  <w:right w:val="nil"/>
                </w:tcBorders>
                <w:shd w:val="clear" w:color="auto" w:fill="auto"/>
                <w:vAlign w:val="center"/>
                <w:hideMark/>
              </w:tcPr>
            </w:tcPrChange>
          </w:tcPr>
          <w:p w14:paraId="13D99EC0" w14:textId="77777777" w:rsidR="009560F5" w:rsidRPr="009560F5" w:rsidRDefault="009560F5">
            <w:pPr>
              <w:spacing w:after="0" w:line="240" w:lineRule="auto"/>
              <w:jc w:val="center"/>
              <w:rPr>
                <w:ins w:id="2717" w:author="Stefanie Lane" w:date="2022-06-23T13:09:00Z"/>
                <w:rFonts w:ascii="Calibri" w:eastAsia="Times New Roman" w:hAnsi="Calibri" w:cs="Calibri"/>
                <w:b/>
                <w:bCs/>
                <w:color w:val="000000"/>
                <w:rPrChange w:id="2718" w:author="Stefanie Lane" w:date="2022-06-23T13:09:00Z">
                  <w:rPr>
                    <w:ins w:id="2719" w:author="Stefanie Lane" w:date="2022-06-23T13:09:00Z"/>
                  </w:rPr>
                </w:rPrChange>
              </w:rPr>
              <w:pPrChange w:id="2720" w:author="Stefanie Lane" w:date="2022-06-23T13:09:00Z">
                <w:pPr>
                  <w:jc w:val="center"/>
                </w:pPr>
              </w:pPrChange>
            </w:pPr>
            <w:ins w:id="2721" w:author="Stefanie Lane" w:date="2022-06-23T13:09:00Z">
              <w:r w:rsidRPr="009560F5">
                <w:rPr>
                  <w:rFonts w:ascii="Calibri" w:eastAsia="Times New Roman" w:hAnsi="Calibri" w:cs="Calibri"/>
                  <w:b/>
                  <w:bCs/>
                  <w:color w:val="000000"/>
                  <w:rPrChange w:id="2722" w:author="Stefanie Lane" w:date="2022-06-23T13:09:00Z">
                    <w:rPr/>
                  </w:rPrChange>
                </w:rPr>
                <w:t>Species Disappearance</w:t>
              </w:r>
            </w:ins>
          </w:p>
        </w:tc>
      </w:tr>
      <w:tr w:rsidR="009560F5" w:rsidRPr="009560F5" w14:paraId="69EA69E3" w14:textId="77777777" w:rsidTr="00EF307A">
        <w:trPr>
          <w:trHeight w:val="290"/>
          <w:jc w:val="center"/>
          <w:ins w:id="2723" w:author="Stefanie Lane" w:date="2022-06-23T13:09:00Z"/>
          <w:trPrChange w:id="2724" w:author="Stefanie Lane" w:date="2022-06-23T13:10:00Z">
            <w:trPr>
              <w:trHeight w:val="290"/>
            </w:trPr>
          </w:trPrChange>
        </w:trPr>
        <w:tc>
          <w:tcPr>
            <w:tcW w:w="1311" w:type="dxa"/>
            <w:vMerge w:val="restart"/>
            <w:tcBorders>
              <w:top w:val="single" w:sz="4" w:space="0" w:color="auto"/>
              <w:left w:val="nil"/>
              <w:bottom w:val="single" w:sz="4" w:space="0" w:color="000000"/>
              <w:right w:val="nil"/>
            </w:tcBorders>
            <w:shd w:val="clear" w:color="auto" w:fill="auto"/>
            <w:noWrap/>
            <w:vAlign w:val="center"/>
            <w:hideMark/>
            <w:tcPrChange w:id="2725" w:author="Stefanie Lane" w:date="2022-06-23T13:10:00Z">
              <w:tcPr>
                <w:tcW w:w="1160" w:type="dxa"/>
                <w:vMerge w:val="restart"/>
                <w:tcBorders>
                  <w:top w:val="single" w:sz="4" w:space="0" w:color="auto"/>
                  <w:left w:val="nil"/>
                  <w:bottom w:val="single" w:sz="4" w:space="0" w:color="000000"/>
                  <w:right w:val="nil"/>
                </w:tcBorders>
                <w:shd w:val="clear" w:color="auto" w:fill="auto"/>
                <w:noWrap/>
                <w:vAlign w:val="center"/>
                <w:hideMark/>
              </w:tcPr>
            </w:tcPrChange>
          </w:tcPr>
          <w:p w14:paraId="46797962" w14:textId="77777777" w:rsidR="009560F5" w:rsidRPr="009560F5" w:rsidRDefault="009560F5">
            <w:pPr>
              <w:spacing w:after="0" w:line="240" w:lineRule="auto"/>
              <w:jc w:val="center"/>
              <w:rPr>
                <w:ins w:id="2726" w:author="Stefanie Lane" w:date="2022-06-23T13:09:00Z"/>
                <w:rFonts w:ascii="Calibri" w:eastAsia="Times New Roman" w:hAnsi="Calibri" w:cs="Calibri"/>
                <w:color w:val="000000"/>
                <w:rPrChange w:id="2727" w:author="Stefanie Lane" w:date="2022-06-23T13:09:00Z">
                  <w:rPr>
                    <w:ins w:id="2728" w:author="Stefanie Lane" w:date="2022-06-23T13:09:00Z"/>
                  </w:rPr>
                </w:rPrChange>
              </w:rPr>
              <w:pPrChange w:id="2729" w:author="Stefanie Lane" w:date="2022-06-23T13:09:00Z">
                <w:pPr>
                  <w:jc w:val="center"/>
                </w:pPr>
              </w:pPrChange>
            </w:pPr>
            <w:ins w:id="2730" w:author="Stefanie Lane" w:date="2022-06-23T13:09:00Z">
              <w:r w:rsidRPr="009560F5">
                <w:rPr>
                  <w:rFonts w:ascii="Calibri" w:eastAsia="Times New Roman" w:hAnsi="Calibri" w:cs="Calibri"/>
                  <w:color w:val="000000"/>
                  <w:rPrChange w:id="2731" w:author="Stefanie Lane" w:date="2022-06-23T13:09:00Z">
                    <w:rPr/>
                  </w:rPrChange>
                </w:rPr>
                <w:t>Bogbean</w:t>
              </w:r>
            </w:ins>
          </w:p>
        </w:tc>
        <w:tc>
          <w:tcPr>
            <w:tcW w:w="1209" w:type="dxa"/>
            <w:tcBorders>
              <w:top w:val="single" w:sz="4" w:space="0" w:color="auto"/>
              <w:left w:val="nil"/>
              <w:bottom w:val="nil"/>
              <w:right w:val="nil"/>
            </w:tcBorders>
            <w:shd w:val="clear" w:color="auto" w:fill="auto"/>
            <w:noWrap/>
            <w:vAlign w:val="center"/>
            <w:hideMark/>
            <w:tcPrChange w:id="2732" w:author="Stefanie Lane" w:date="2022-06-23T13:10:00Z">
              <w:tcPr>
                <w:tcW w:w="1040" w:type="dxa"/>
                <w:tcBorders>
                  <w:top w:val="single" w:sz="4" w:space="0" w:color="auto"/>
                  <w:left w:val="nil"/>
                  <w:bottom w:val="nil"/>
                  <w:right w:val="nil"/>
                </w:tcBorders>
                <w:shd w:val="clear" w:color="auto" w:fill="auto"/>
                <w:noWrap/>
                <w:vAlign w:val="center"/>
                <w:hideMark/>
              </w:tcPr>
            </w:tcPrChange>
          </w:tcPr>
          <w:p w14:paraId="3D3283E9" w14:textId="77777777" w:rsidR="009560F5" w:rsidRPr="009560F5" w:rsidRDefault="009560F5">
            <w:pPr>
              <w:spacing w:after="0" w:line="240" w:lineRule="auto"/>
              <w:jc w:val="center"/>
              <w:rPr>
                <w:ins w:id="2733" w:author="Stefanie Lane" w:date="2022-06-23T13:09:00Z"/>
                <w:rFonts w:ascii="Calibri" w:eastAsia="Times New Roman" w:hAnsi="Calibri" w:cs="Calibri"/>
                <w:color w:val="000000"/>
                <w:rPrChange w:id="2734" w:author="Stefanie Lane" w:date="2022-06-23T13:09:00Z">
                  <w:rPr>
                    <w:ins w:id="2735" w:author="Stefanie Lane" w:date="2022-06-23T13:09:00Z"/>
                  </w:rPr>
                </w:rPrChange>
              </w:rPr>
              <w:pPrChange w:id="2736" w:author="Stefanie Lane" w:date="2022-06-23T13:09:00Z">
                <w:pPr>
                  <w:jc w:val="center"/>
                </w:pPr>
              </w:pPrChange>
            </w:pPr>
            <w:ins w:id="2737" w:author="Stefanie Lane" w:date="2022-06-23T13:09:00Z">
              <w:r w:rsidRPr="009560F5">
                <w:rPr>
                  <w:rFonts w:ascii="Calibri" w:eastAsia="Times New Roman" w:hAnsi="Calibri" w:cs="Calibri"/>
                  <w:color w:val="000000"/>
                  <w:rPrChange w:id="2738" w:author="Stefanie Lane" w:date="2022-06-23T13:09:00Z">
                    <w:rPr/>
                  </w:rPrChange>
                </w:rPr>
                <w:t>1979-1999</w:t>
              </w:r>
            </w:ins>
          </w:p>
        </w:tc>
        <w:tc>
          <w:tcPr>
            <w:tcW w:w="1080" w:type="dxa"/>
            <w:tcBorders>
              <w:top w:val="single" w:sz="4" w:space="0" w:color="auto"/>
              <w:left w:val="nil"/>
              <w:bottom w:val="nil"/>
              <w:right w:val="nil"/>
            </w:tcBorders>
            <w:shd w:val="clear" w:color="auto" w:fill="auto"/>
            <w:noWrap/>
            <w:vAlign w:val="center"/>
            <w:hideMark/>
            <w:tcPrChange w:id="2739" w:author="Stefanie Lane" w:date="2022-06-23T13:10:00Z">
              <w:tcPr>
                <w:tcW w:w="960" w:type="dxa"/>
                <w:tcBorders>
                  <w:top w:val="single" w:sz="4" w:space="0" w:color="auto"/>
                  <w:left w:val="nil"/>
                  <w:bottom w:val="nil"/>
                  <w:right w:val="nil"/>
                </w:tcBorders>
                <w:shd w:val="clear" w:color="auto" w:fill="auto"/>
                <w:noWrap/>
                <w:vAlign w:val="center"/>
                <w:hideMark/>
              </w:tcPr>
            </w:tcPrChange>
          </w:tcPr>
          <w:p w14:paraId="55FB5D48" w14:textId="77777777" w:rsidR="009560F5" w:rsidRPr="009560F5" w:rsidRDefault="009560F5">
            <w:pPr>
              <w:spacing w:after="0" w:line="240" w:lineRule="auto"/>
              <w:jc w:val="center"/>
              <w:rPr>
                <w:ins w:id="2740" w:author="Stefanie Lane" w:date="2022-06-23T13:09:00Z"/>
                <w:rFonts w:ascii="Calibri" w:eastAsia="Times New Roman" w:hAnsi="Calibri" w:cs="Calibri"/>
                <w:color w:val="000000"/>
                <w:rPrChange w:id="2741" w:author="Stefanie Lane" w:date="2022-06-23T13:09:00Z">
                  <w:rPr>
                    <w:ins w:id="2742" w:author="Stefanie Lane" w:date="2022-06-23T13:09:00Z"/>
                  </w:rPr>
                </w:rPrChange>
              </w:rPr>
              <w:pPrChange w:id="2743" w:author="Stefanie Lane" w:date="2022-06-23T13:09:00Z">
                <w:pPr>
                  <w:jc w:val="center"/>
                </w:pPr>
              </w:pPrChange>
            </w:pPr>
            <w:ins w:id="2744" w:author="Stefanie Lane" w:date="2022-06-23T13:09:00Z">
              <w:r w:rsidRPr="009560F5">
                <w:rPr>
                  <w:rFonts w:ascii="Calibri" w:eastAsia="Times New Roman" w:hAnsi="Calibri" w:cs="Calibri"/>
                  <w:color w:val="000000"/>
                  <w:rPrChange w:id="2745" w:author="Stefanie Lane" w:date="2022-06-23T13:09:00Z">
                    <w:rPr/>
                  </w:rPrChange>
                </w:rPr>
                <w:t>0.47</w:t>
              </w:r>
            </w:ins>
          </w:p>
        </w:tc>
        <w:tc>
          <w:tcPr>
            <w:tcW w:w="1350" w:type="dxa"/>
            <w:tcBorders>
              <w:top w:val="single" w:sz="4" w:space="0" w:color="auto"/>
              <w:left w:val="nil"/>
              <w:bottom w:val="nil"/>
              <w:right w:val="nil"/>
            </w:tcBorders>
            <w:shd w:val="clear" w:color="auto" w:fill="auto"/>
            <w:noWrap/>
            <w:vAlign w:val="bottom"/>
            <w:hideMark/>
            <w:tcPrChange w:id="2746" w:author="Stefanie Lane" w:date="2022-06-23T13:10:00Z">
              <w:tcPr>
                <w:tcW w:w="1220" w:type="dxa"/>
                <w:tcBorders>
                  <w:top w:val="single" w:sz="4" w:space="0" w:color="auto"/>
                  <w:left w:val="nil"/>
                  <w:bottom w:val="nil"/>
                  <w:right w:val="nil"/>
                </w:tcBorders>
                <w:shd w:val="clear" w:color="auto" w:fill="auto"/>
                <w:noWrap/>
                <w:vAlign w:val="bottom"/>
                <w:hideMark/>
              </w:tcPr>
            </w:tcPrChange>
          </w:tcPr>
          <w:p w14:paraId="2736729E" w14:textId="77777777" w:rsidR="009560F5" w:rsidRPr="009560F5" w:rsidRDefault="009560F5">
            <w:pPr>
              <w:spacing w:after="0" w:line="240" w:lineRule="auto"/>
              <w:jc w:val="center"/>
              <w:rPr>
                <w:ins w:id="2747" w:author="Stefanie Lane" w:date="2022-06-23T13:09:00Z"/>
                <w:rFonts w:ascii="Calibri" w:eastAsia="Times New Roman" w:hAnsi="Calibri" w:cs="Calibri"/>
                <w:color w:val="000000"/>
                <w:rPrChange w:id="2748" w:author="Stefanie Lane" w:date="2022-06-23T13:09:00Z">
                  <w:rPr>
                    <w:ins w:id="2749" w:author="Stefanie Lane" w:date="2022-06-23T13:09:00Z"/>
                  </w:rPr>
                </w:rPrChange>
              </w:rPr>
              <w:pPrChange w:id="2750" w:author="Stefanie Lane" w:date="2022-06-23T13:09:00Z">
                <w:pPr>
                  <w:jc w:val="center"/>
                </w:pPr>
              </w:pPrChange>
            </w:pPr>
            <w:ins w:id="2751" w:author="Stefanie Lane" w:date="2022-06-23T13:09:00Z">
              <w:r w:rsidRPr="009560F5">
                <w:rPr>
                  <w:rFonts w:ascii="Calibri" w:eastAsia="Times New Roman" w:hAnsi="Calibri" w:cs="Calibri"/>
                  <w:color w:val="000000"/>
                  <w:rPrChange w:id="2752" w:author="Stefanie Lane" w:date="2022-06-23T13:09:00Z">
                    <w:rPr/>
                  </w:rPrChange>
                </w:rPr>
                <w:t>0.30</w:t>
              </w:r>
            </w:ins>
          </w:p>
        </w:tc>
        <w:tc>
          <w:tcPr>
            <w:tcW w:w="1710" w:type="dxa"/>
            <w:tcBorders>
              <w:top w:val="single" w:sz="4" w:space="0" w:color="auto"/>
              <w:left w:val="nil"/>
              <w:bottom w:val="nil"/>
              <w:right w:val="nil"/>
            </w:tcBorders>
            <w:shd w:val="clear" w:color="auto" w:fill="auto"/>
            <w:noWrap/>
            <w:vAlign w:val="bottom"/>
            <w:hideMark/>
            <w:tcPrChange w:id="2753" w:author="Stefanie Lane" w:date="2022-06-23T13:10:00Z">
              <w:tcPr>
                <w:tcW w:w="1460" w:type="dxa"/>
                <w:tcBorders>
                  <w:top w:val="single" w:sz="4" w:space="0" w:color="auto"/>
                  <w:left w:val="nil"/>
                  <w:bottom w:val="nil"/>
                  <w:right w:val="nil"/>
                </w:tcBorders>
                <w:shd w:val="clear" w:color="auto" w:fill="auto"/>
                <w:noWrap/>
                <w:vAlign w:val="bottom"/>
                <w:hideMark/>
              </w:tcPr>
            </w:tcPrChange>
          </w:tcPr>
          <w:p w14:paraId="6ED7DA9B" w14:textId="77777777" w:rsidR="009560F5" w:rsidRPr="009560F5" w:rsidRDefault="009560F5">
            <w:pPr>
              <w:spacing w:after="0" w:line="240" w:lineRule="auto"/>
              <w:jc w:val="center"/>
              <w:rPr>
                <w:ins w:id="2754" w:author="Stefanie Lane" w:date="2022-06-23T13:09:00Z"/>
                <w:rFonts w:ascii="Calibri" w:eastAsia="Times New Roman" w:hAnsi="Calibri" w:cs="Calibri"/>
                <w:color w:val="000000"/>
                <w:rPrChange w:id="2755" w:author="Stefanie Lane" w:date="2022-06-23T13:09:00Z">
                  <w:rPr>
                    <w:ins w:id="2756" w:author="Stefanie Lane" w:date="2022-06-23T13:09:00Z"/>
                  </w:rPr>
                </w:rPrChange>
              </w:rPr>
              <w:pPrChange w:id="2757" w:author="Stefanie Lane" w:date="2022-06-23T13:09:00Z">
                <w:pPr>
                  <w:jc w:val="center"/>
                </w:pPr>
              </w:pPrChange>
            </w:pPr>
            <w:ins w:id="2758" w:author="Stefanie Lane" w:date="2022-06-23T13:09:00Z">
              <w:r w:rsidRPr="009560F5">
                <w:rPr>
                  <w:rFonts w:ascii="Calibri" w:eastAsia="Times New Roman" w:hAnsi="Calibri" w:cs="Calibri"/>
                  <w:color w:val="000000"/>
                  <w:rPrChange w:id="2759" w:author="Stefanie Lane" w:date="2022-06-23T13:09:00Z">
                    <w:rPr/>
                  </w:rPrChange>
                </w:rPr>
                <w:t>0.16</w:t>
              </w:r>
            </w:ins>
          </w:p>
        </w:tc>
      </w:tr>
      <w:tr w:rsidR="009560F5" w:rsidRPr="009560F5" w14:paraId="6F8D43ED" w14:textId="77777777" w:rsidTr="00EF307A">
        <w:trPr>
          <w:trHeight w:val="290"/>
          <w:jc w:val="center"/>
          <w:ins w:id="2760" w:author="Stefanie Lane" w:date="2022-06-23T13:09:00Z"/>
          <w:trPrChange w:id="2761" w:author="Stefanie Lane" w:date="2022-06-23T13:10:00Z">
            <w:trPr>
              <w:trHeight w:val="290"/>
            </w:trPr>
          </w:trPrChange>
        </w:trPr>
        <w:tc>
          <w:tcPr>
            <w:tcW w:w="1311" w:type="dxa"/>
            <w:vMerge/>
            <w:tcBorders>
              <w:top w:val="single" w:sz="4" w:space="0" w:color="auto"/>
              <w:left w:val="nil"/>
              <w:bottom w:val="single" w:sz="4" w:space="0" w:color="000000"/>
              <w:right w:val="nil"/>
            </w:tcBorders>
            <w:vAlign w:val="center"/>
            <w:hideMark/>
            <w:tcPrChange w:id="2762" w:author="Stefanie Lane" w:date="2022-06-23T13:10:00Z">
              <w:tcPr>
                <w:tcW w:w="1160" w:type="dxa"/>
                <w:vMerge/>
                <w:tcBorders>
                  <w:top w:val="single" w:sz="4" w:space="0" w:color="auto"/>
                  <w:left w:val="nil"/>
                  <w:bottom w:val="single" w:sz="4" w:space="0" w:color="000000"/>
                  <w:right w:val="nil"/>
                </w:tcBorders>
                <w:vAlign w:val="center"/>
                <w:hideMark/>
              </w:tcPr>
            </w:tcPrChange>
          </w:tcPr>
          <w:p w14:paraId="60ED13C9" w14:textId="77777777" w:rsidR="009560F5" w:rsidRPr="009560F5" w:rsidRDefault="009560F5">
            <w:pPr>
              <w:spacing w:after="0" w:line="240" w:lineRule="auto"/>
              <w:rPr>
                <w:ins w:id="2763" w:author="Stefanie Lane" w:date="2022-06-23T13:09:00Z"/>
                <w:rFonts w:ascii="Calibri" w:eastAsia="Times New Roman" w:hAnsi="Calibri" w:cs="Calibri"/>
                <w:color w:val="000000"/>
                <w:rPrChange w:id="2764" w:author="Stefanie Lane" w:date="2022-06-23T13:09:00Z">
                  <w:rPr>
                    <w:ins w:id="2765" w:author="Stefanie Lane" w:date="2022-06-23T13:09:00Z"/>
                  </w:rPr>
                </w:rPrChange>
              </w:rPr>
              <w:pPrChange w:id="2766" w:author="Stefanie Lane" w:date="2022-06-23T13:09:00Z">
                <w:pPr/>
              </w:pPrChange>
            </w:pPr>
          </w:p>
        </w:tc>
        <w:tc>
          <w:tcPr>
            <w:tcW w:w="1209" w:type="dxa"/>
            <w:tcBorders>
              <w:top w:val="nil"/>
              <w:left w:val="nil"/>
              <w:bottom w:val="single" w:sz="4" w:space="0" w:color="auto"/>
              <w:right w:val="nil"/>
            </w:tcBorders>
            <w:shd w:val="clear" w:color="auto" w:fill="auto"/>
            <w:noWrap/>
            <w:vAlign w:val="center"/>
            <w:hideMark/>
            <w:tcPrChange w:id="2767" w:author="Stefanie Lane" w:date="2022-06-23T13:10:00Z">
              <w:tcPr>
                <w:tcW w:w="1040" w:type="dxa"/>
                <w:tcBorders>
                  <w:top w:val="nil"/>
                  <w:left w:val="nil"/>
                  <w:bottom w:val="single" w:sz="4" w:space="0" w:color="auto"/>
                  <w:right w:val="nil"/>
                </w:tcBorders>
                <w:shd w:val="clear" w:color="auto" w:fill="auto"/>
                <w:noWrap/>
                <w:vAlign w:val="center"/>
                <w:hideMark/>
              </w:tcPr>
            </w:tcPrChange>
          </w:tcPr>
          <w:p w14:paraId="021CFC8F" w14:textId="77777777" w:rsidR="009560F5" w:rsidRPr="009560F5" w:rsidRDefault="009560F5">
            <w:pPr>
              <w:spacing w:after="0" w:line="240" w:lineRule="auto"/>
              <w:jc w:val="center"/>
              <w:rPr>
                <w:ins w:id="2768" w:author="Stefanie Lane" w:date="2022-06-23T13:09:00Z"/>
                <w:rFonts w:ascii="Calibri" w:eastAsia="Times New Roman" w:hAnsi="Calibri" w:cs="Calibri"/>
                <w:color w:val="000000"/>
                <w:rPrChange w:id="2769" w:author="Stefanie Lane" w:date="2022-06-23T13:09:00Z">
                  <w:rPr>
                    <w:ins w:id="2770" w:author="Stefanie Lane" w:date="2022-06-23T13:09:00Z"/>
                  </w:rPr>
                </w:rPrChange>
              </w:rPr>
              <w:pPrChange w:id="2771" w:author="Stefanie Lane" w:date="2022-06-23T13:09:00Z">
                <w:pPr>
                  <w:jc w:val="center"/>
                </w:pPr>
              </w:pPrChange>
            </w:pPr>
            <w:ins w:id="2772" w:author="Stefanie Lane" w:date="2022-06-23T13:09:00Z">
              <w:r w:rsidRPr="009560F5">
                <w:rPr>
                  <w:rFonts w:ascii="Calibri" w:eastAsia="Times New Roman" w:hAnsi="Calibri" w:cs="Calibri"/>
                  <w:color w:val="000000"/>
                  <w:rPrChange w:id="2773" w:author="Stefanie Lane" w:date="2022-06-23T13:09:00Z">
                    <w:rPr/>
                  </w:rPrChange>
                </w:rPr>
                <w:t>1999-2019</w:t>
              </w:r>
            </w:ins>
          </w:p>
        </w:tc>
        <w:tc>
          <w:tcPr>
            <w:tcW w:w="1080" w:type="dxa"/>
            <w:tcBorders>
              <w:top w:val="nil"/>
              <w:left w:val="nil"/>
              <w:bottom w:val="single" w:sz="4" w:space="0" w:color="auto"/>
              <w:right w:val="nil"/>
            </w:tcBorders>
            <w:shd w:val="clear" w:color="auto" w:fill="auto"/>
            <w:noWrap/>
            <w:vAlign w:val="center"/>
            <w:hideMark/>
            <w:tcPrChange w:id="2774" w:author="Stefanie Lane" w:date="2022-06-23T13:10:00Z">
              <w:tcPr>
                <w:tcW w:w="960" w:type="dxa"/>
                <w:tcBorders>
                  <w:top w:val="nil"/>
                  <w:left w:val="nil"/>
                  <w:bottom w:val="single" w:sz="4" w:space="0" w:color="auto"/>
                  <w:right w:val="nil"/>
                </w:tcBorders>
                <w:shd w:val="clear" w:color="auto" w:fill="auto"/>
                <w:noWrap/>
                <w:vAlign w:val="center"/>
                <w:hideMark/>
              </w:tcPr>
            </w:tcPrChange>
          </w:tcPr>
          <w:p w14:paraId="2D11BB10" w14:textId="77777777" w:rsidR="009560F5" w:rsidRPr="009560F5" w:rsidRDefault="009560F5">
            <w:pPr>
              <w:spacing w:after="0" w:line="240" w:lineRule="auto"/>
              <w:jc w:val="center"/>
              <w:rPr>
                <w:ins w:id="2775" w:author="Stefanie Lane" w:date="2022-06-23T13:09:00Z"/>
                <w:rFonts w:ascii="Calibri" w:eastAsia="Times New Roman" w:hAnsi="Calibri" w:cs="Calibri"/>
                <w:color w:val="000000"/>
                <w:rPrChange w:id="2776" w:author="Stefanie Lane" w:date="2022-06-23T13:09:00Z">
                  <w:rPr>
                    <w:ins w:id="2777" w:author="Stefanie Lane" w:date="2022-06-23T13:09:00Z"/>
                  </w:rPr>
                </w:rPrChange>
              </w:rPr>
              <w:pPrChange w:id="2778" w:author="Stefanie Lane" w:date="2022-06-23T13:09:00Z">
                <w:pPr>
                  <w:jc w:val="center"/>
                </w:pPr>
              </w:pPrChange>
            </w:pPr>
            <w:ins w:id="2779" w:author="Stefanie Lane" w:date="2022-06-23T13:09:00Z">
              <w:r w:rsidRPr="009560F5">
                <w:rPr>
                  <w:rFonts w:ascii="Calibri" w:eastAsia="Times New Roman" w:hAnsi="Calibri" w:cs="Calibri"/>
                  <w:color w:val="000000"/>
                  <w:rPrChange w:id="2780" w:author="Stefanie Lane" w:date="2022-06-23T13:09:00Z">
                    <w:rPr/>
                  </w:rPrChange>
                </w:rPr>
                <w:t>0.51</w:t>
              </w:r>
            </w:ins>
          </w:p>
        </w:tc>
        <w:tc>
          <w:tcPr>
            <w:tcW w:w="1350" w:type="dxa"/>
            <w:tcBorders>
              <w:top w:val="nil"/>
              <w:left w:val="nil"/>
              <w:bottom w:val="single" w:sz="4" w:space="0" w:color="auto"/>
              <w:right w:val="nil"/>
            </w:tcBorders>
            <w:shd w:val="clear" w:color="auto" w:fill="auto"/>
            <w:noWrap/>
            <w:vAlign w:val="bottom"/>
            <w:hideMark/>
            <w:tcPrChange w:id="2781" w:author="Stefanie Lane" w:date="2022-06-23T13:10:00Z">
              <w:tcPr>
                <w:tcW w:w="1220" w:type="dxa"/>
                <w:tcBorders>
                  <w:top w:val="nil"/>
                  <w:left w:val="nil"/>
                  <w:bottom w:val="single" w:sz="4" w:space="0" w:color="auto"/>
                  <w:right w:val="nil"/>
                </w:tcBorders>
                <w:shd w:val="clear" w:color="auto" w:fill="auto"/>
                <w:noWrap/>
                <w:vAlign w:val="bottom"/>
                <w:hideMark/>
              </w:tcPr>
            </w:tcPrChange>
          </w:tcPr>
          <w:p w14:paraId="1C4228BD" w14:textId="77777777" w:rsidR="009560F5" w:rsidRPr="009560F5" w:rsidRDefault="009560F5">
            <w:pPr>
              <w:spacing w:after="0" w:line="240" w:lineRule="auto"/>
              <w:jc w:val="center"/>
              <w:rPr>
                <w:ins w:id="2782" w:author="Stefanie Lane" w:date="2022-06-23T13:09:00Z"/>
                <w:rFonts w:ascii="Calibri" w:eastAsia="Times New Roman" w:hAnsi="Calibri" w:cs="Calibri"/>
                <w:color w:val="000000"/>
                <w:rPrChange w:id="2783" w:author="Stefanie Lane" w:date="2022-06-23T13:09:00Z">
                  <w:rPr>
                    <w:ins w:id="2784" w:author="Stefanie Lane" w:date="2022-06-23T13:09:00Z"/>
                  </w:rPr>
                </w:rPrChange>
              </w:rPr>
              <w:pPrChange w:id="2785" w:author="Stefanie Lane" w:date="2022-06-23T13:09:00Z">
                <w:pPr>
                  <w:jc w:val="center"/>
                </w:pPr>
              </w:pPrChange>
            </w:pPr>
            <w:ins w:id="2786" w:author="Stefanie Lane" w:date="2022-06-23T13:09:00Z">
              <w:r w:rsidRPr="009560F5">
                <w:rPr>
                  <w:rFonts w:ascii="Calibri" w:eastAsia="Times New Roman" w:hAnsi="Calibri" w:cs="Calibri"/>
                  <w:color w:val="000000"/>
                  <w:rPrChange w:id="2787" w:author="Stefanie Lane" w:date="2022-06-23T13:09:00Z">
                    <w:rPr/>
                  </w:rPrChange>
                </w:rPr>
                <w:t>0.23</w:t>
              </w:r>
            </w:ins>
          </w:p>
        </w:tc>
        <w:tc>
          <w:tcPr>
            <w:tcW w:w="1710" w:type="dxa"/>
            <w:tcBorders>
              <w:top w:val="nil"/>
              <w:left w:val="nil"/>
              <w:bottom w:val="single" w:sz="4" w:space="0" w:color="auto"/>
              <w:right w:val="nil"/>
            </w:tcBorders>
            <w:shd w:val="clear" w:color="auto" w:fill="auto"/>
            <w:noWrap/>
            <w:vAlign w:val="bottom"/>
            <w:hideMark/>
            <w:tcPrChange w:id="2788" w:author="Stefanie Lane" w:date="2022-06-23T13:10:00Z">
              <w:tcPr>
                <w:tcW w:w="1460" w:type="dxa"/>
                <w:tcBorders>
                  <w:top w:val="nil"/>
                  <w:left w:val="nil"/>
                  <w:bottom w:val="single" w:sz="4" w:space="0" w:color="auto"/>
                  <w:right w:val="nil"/>
                </w:tcBorders>
                <w:shd w:val="clear" w:color="auto" w:fill="auto"/>
                <w:noWrap/>
                <w:vAlign w:val="bottom"/>
                <w:hideMark/>
              </w:tcPr>
            </w:tcPrChange>
          </w:tcPr>
          <w:p w14:paraId="31218F90" w14:textId="77777777" w:rsidR="009560F5" w:rsidRPr="009560F5" w:rsidRDefault="009560F5">
            <w:pPr>
              <w:spacing w:after="0" w:line="240" w:lineRule="auto"/>
              <w:jc w:val="center"/>
              <w:rPr>
                <w:ins w:id="2789" w:author="Stefanie Lane" w:date="2022-06-23T13:09:00Z"/>
                <w:rFonts w:ascii="Calibri" w:eastAsia="Times New Roman" w:hAnsi="Calibri" w:cs="Calibri"/>
                <w:color w:val="000000"/>
                <w:rPrChange w:id="2790" w:author="Stefanie Lane" w:date="2022-06-23T13:09:00Z">
                  <w:rPr>
                    <w:ins w:id="2791" w:author="Stefanie Lane" w:date="2022-06-23T13:09:00Z"/>
                  </w:rPr>
                </w:rPrChange>
              </w:rPr>
              <w:pPrChange w:id="2792" w:author="Stefanie Lane" w:date="2022-06-23T13:09:00Z">
                <w:pPr>
                  <w:jc w:val="center"/>
                </w:pPr>
              </w:pPrChange>
            </w:pPr>
            <w:ins w:id="2793" w:author="Stefanie Lane" w:date="2022-06-23T13:09:00Z">
              <w:r w:rsidRPr="009560F5">
                <w:rPr>
                  <w:rFonts w:ascii="Calibri" w:eastAsia="Times New Roman" w:hAnsi="Calibri" w:cs="Calibri"/>
                  <w:color w:val="000000"/>
                  <w:rPrChange w:id="2794" w:author="Stefanie Lane" w:date="2022-06-23T13:09:00Z">
                    <w:rPr/>
                  </w:rPrChange>
                </w:rPr>
                <w:t>0.28</w:t>
              </w:r>
            </w:ins>
          </w:p>
        </w:tc>
      </w:tr>
      <w:tr w:rsidR="009560F5" w:rsidRPr="009560F5" w14:paraId="7B3778D0" w14:textId="77777777" w:rsidTr="00EF307A">
        <w:trPr>
          <w:trHeight w:val="290"/>
          <w:jc w:val="center"/>
          <w:ins w:id="2795" w:author="Stefanie Lane" w:date="2022-06-23T13:09:00Z"/>
          <w:trPrChange w:id="2796" w:author="Stefanie Lane" w:date="2022-06-23T13:10:00Z">
            <w:trPr>
              <w:trHeight w:val="290"/>
            </w:trPr>
          </w:trPrChange>
        </w:trPr>
        <w:tc>
          <w:tcPr>
            <w:tcW w:w="1311" w:type="dxa"/>
            <w:vMerge w:val="restart"/>
            <w:tcBorders>
              <w:top w:val="nil"/>
              <w:left w:val="nil"/>
              <w:bottom w:val="single" w:sz="4" w:space="0" w:color="000000"/>
              <w:right w:val="nil"/>
            </w:tcBorders>
            <w:shd w:val="clear" w:color="auto" w:fill="auto"/>
            <w:noWrap/>
            <w:vAlign w:val="center"/>
            <w:hideMark/>
            <w:tcPrChange w:id="2797" w:author="Stefanie Lane" w:date="2022-06-23T13:10:00Z">
              <w:tcPr>
                <w:tcW w:w="1160" w:type="dxa"/>
                <w:vMerge w:val="restart"/>
                <w:tcBorders>
                  <w:top w:val="nil"/>
                  <w:left w:val="nil"/>
                  <w:bottom w:val="single" w:sz="4" w:space="0" w:color="000000"/>
                  <w:right w:val="nil"/>
                </w:tcBorders>
                <w:shd w:val="clear" w:color="auto" w:fill="auto"/>
                <w:noWrap/>
                <w:vAlign w:val="center"/>
                <w:hideMark/>
              </w:tcPr>
            </w:tcPrChange>
          </w:tcPr>
          <w:p w14:paraId="1973D948" w14:textId="77777777" w:rsidR="009560F5" w:rsidRPr="009560F5" w:rsidRDefault="009560F5">
            <w:pPr>
              <w:spacing w:after="0" w:line="240" w:lineRule="auto"/>
              <w:jc w:val="center"/>
              <w:rPr>
                <w:ins w:id="2798" w:author="Stefanie Lane" w:date="2022-06-23T13:09:00Z"/>
                <w:rFonts w:ascii="Calibri" w:eastAsia="Times New Roman" w:hAnsi="Calibri" w:cs="Calibri"/>
                <w:color w:val="000000"/>
                <w:rPrChange w:id="2799" w:author="Stefanie Lane" w:date="2022-06-23T13:09:00Z">
                  <w:rPr>
                    <w:ins w:id="2800" w:author="Stefanie Lane" w:date="2022-06-23T13:09:00Z"/>
                  </w:rPr>
                </w:rPrChange>
              </w:rPr>
              <w:pPrChange w:id="2801" w:author="Stefanie Lane" w:date="2022-06-23T13:09:00Z">
                <w:pPr>
                  <w:jc w:val="center"/>
                </w:pPr>
              </w:pPrChange>
            </w:pPr>
            <w:ins w:id="2802" w:author="Stefanie Lane" w:date="2022-06-23T13:09:00Z">
              <w:r w:rsidRPr="009560F5">
                <w:rPr>
                  <w:rFonts w:ascii="Calibri" w:eastAsia="Times New Roman" w:hAnsi="Calibri" w:cs="Calibri"/>
                  <w:color w:val="000000"/>
                  <w:rPrChange w:id="2803" w:author="Stefanie Lane" w:date="2022-06-23T13:09:00Z">
                    <w:rPr/>
                  </w:rPrChange>
                </w:rPr>
                <w:t>Fescue</w:t>
              </w:r>
            </w:ins>
          </w:p>
        </w:tc>
        <w:tc>
          <w:tcPr>
            <w:tcW w:w="1209" w:type="dxa"/>
            <w:tcBorders>
              <w:top w:val="nil"/>
              <w:left w:val="nil"/>
              <w:bottom w:val="nil"/>
              <w:right w:val="nil"/>
            </w:tcBorders>
            <w:shd w:val="clear" w:color="auto" w:fill="auto"/>
            <w:noWrap/>
            <w:vAlign w:val="center"/>
            <w:hideMark/>
            <w:tcPrChange w:id="2804" w:author="Stefanie Lane" w:date="2022-06-23T13:10:00Z">
              <w:tcPr>
                <w:tcW w:w="1040" w:type="dxa"/>
                <w:tcBorders>
                  <w:top w:val="nil"/>
                  <w:left w:val="nil"/>
                  <w:bottom w:val="nil"/>
                  <w:right w:val="nil"/>
                </w:tcBorders>
                <w:shd w:val="clear" w:color="auto" w:fill="auto"/>
                <w:noWrap/>
                <w:vAlign w:val="center"/>
                <w:hideMark/>
              </w:tcPr>
            </w:tcPrChange>
          </w:tcPr>
          <w:p w14:paraId="0C634E24" w14:textId="77777777" w:rsidR="009560F5" w:rsidRPr="009560F5" w:rsidRDefault="009560F5">
            <w:pPr>
              <w:spacing w:after="0" w:line="240" w:lineRule="auto"/>
              <w:jc w:val="center"/>
              <w:rPr>
                <w:ins w:id="2805" w:author="Stefanie Lane" w:date="2022-06-23T13:09:00Z"/>
                <w:rFonts w:ascii="Calibri" w:eastAsia="Times New Roman" w:hAnsi="Calibri" w:cs="Calibri"/>
                <w:color w:val="000000"/>
                <w:rPrChange w:id="2806" w:author="Stefanie Lane" w:date="2022-06-23T13:09:00Z">
                  <w:rPr>
                    <w:ins w:id="2807" w:author="Stefanie Lane" w:date="2022-06-23T13:09:00Z"/>
                  </w:rPr>
                </w:rPrChange>
              </w:rPr>
              <w:pPrChange w:id="2808" w:author="Stefanie Lane" w:date="2022-06-23T13:09:00Z">
                <w:pPr>
                  <w:jc w:val="center"/>
                </w:pPr>
              </w:pPrChange>
            </w:pPr>
            <w:ins w:id="2809" w:author="Stefanie Lane" w:date="2022-06-23T13:09:00Z">
              <w:r w:rsidRPr="009560F5">
                <w:rPr>
                  <w:rFonts w:ascii="Calibri" w:eastAsia="Times New Roman" w:hAnsi="Calibri" w:cs="Calibri"/>
                  <w:color w:val="000000"/>
                  <w:rPrChange w:id="2810" w:author="Stefanie Lane" w:date="2022-06-23T13:09:00Z">
                    <w:rPr/>
                  </w:rPrChange>
                </w:rPr>
                <w:t>1979-1999</w:t>
              </w:r>
            </w:ins>
          </w:p>
        </w:tc>
        <w:tc>
          <w:tcPr>
            <w:tcW w:w="1080" w:type="dxa"/>
            <w:tcBorders>
              <w:top w:val="nil"/>
              <w:left w:val="nil"/>
              <w:bottom w:val="nil"/>
              <w:right w:val="nil"/>
            </w:tcBorders>
            <w:shd w:val="clear" w:color="auto" w:fill="auto"/>
            <w:noWrap/>
            <w:vAlign w:val="center"/>
            <w:hideMark/>
            <w:tcPrChange w:id="2811" w:author="Stefanie Lane" w:date="2022-06-23T13:10:00Z">
              <w:tcPr>
                <w:tcW w:w="960" w:type="dxa"/>
                <w:tcBorders>
                  <w:top w:val="nil"/>
                  <w:left w:val="nil"/>
                  <w:bottom w:val="nil"/>
                  <w:right w:val="nil"/>
                </w:tcBorders>
                <w:shd w:val="clear" w:color="auto" w:fill="auto"/>
                <w:noWrap/>
                <w:vAlign w:val="center"/>
                <w:hideMark/>
              </w:tcPr>
            </w:tcPrChange>
          </w:tcPr>
          <w:p w14:paraId="58B96A48" w14:textId="77777777" w:rsidR="009560F5" w:rsidRPr="009560F5" w:rsidRDefault="009560F5">
            <w:pPr>
              <w:spacing w:after="0" w:line="240" w:lineRule="auto"/>
              <w:jc w:val="center"/>
              <w:rPr>
                <w:ins w:id="2812" w:author="Stefanie Lane" w:date="2022-06-23T13:09:00Z"/>
                <w:rFonts w:ascii="Calibri" w:eastAsia="Times New Roman" w:hAnsi="Calibri" w:cs="Calibri"/>
                <w:color w:val="000000"/>
                <w:rPrChange w:id="2813" w:author="Stefanie Lane" w:date="2022-06-23T13:09:00Z">
                  <w:rPr>
                    <w:ins w:id="2814" w:author="Stefanie Lane" w:date="2022-06-23T13:09:00Z"/>
                  </w:rPr>
                </w:rPrChange>
              </w:rPr>
              <w:pPrChange w:id="2815" w:author="Stefanie Lane" w:date="2022-06-23T13:09:00Z">
                <w:pPr>
                  <w:jc w:val="center"/>
                </w:pPr>
              </w:pPrChange>
            </w:pPr>
            <w:ins w:id="2816" w:author="Stefanie Lane" w:date="2022-06-23T13:09:00Z">
              <w:r w:rsidRPr="009560F5">
                <w:rPr>
                  <w:rFonts w:ascii="Calibri" w:eastAsia="Times New Roman" w:hAnsi="Calibri" w:cs="Calibri"/>
                  <w:color w:val="000000"/>
                  <w:rPrChange w:id="2817" w:author="Stefanie Lane" w:date="2022-06-23T13:09:00Z">
                    <w:rPr/>
                  </w:rPrChange>
                </w:rPr>
                <w:t>0.35</w:t>
              </w:r>
            </w:ins>
          </w:p>
        </w:tc>
        <w:tc>
          <w:tcPr>
            <w:tcW w:w="1350" w:type="dxa"/>
            <w:tcBorders>
              <w:top w:val="nil"/>
              <w:left w:val="nil"/>
              <w:bottom w:val="nil"/>
              <w:right w:val="nil"/>
            </w:tcBorders>
            <w:shd w:val="clear" w:color="auto" w:fill="auto"/>
            <w:noWrap/>
            <w:vAlign w:val="bottom"/>
            <w:hideMark/>
            <w:tcPrChange w:id="2818" w:author="Stefanie Lane" w:date="2022-06-23T13:10:00Z">
              <w:tcPr>
                <w:tcW w:w="1220" w:type="dxa"/>
                <w:tcBorders>
                  <w:top w:val="nil"/>
                  <w:left w:val="nil"/>
                  <w:bottom w:val="nil"/>
                  <w:right w:val="nil"/>
                </w:tcBorders>
                <w:shd w:val="clear" w:color="auto" w:fill="auto"/>
                <w:noWrap/>
                <w:vAlign w:val="bottom"/>
                <w:hideMark/>
              </w:tcPr>
            </w:tcPrChange>
          </w:tcPr>
          <w:p w14:paraId="5C2F36A1" w14:textId="77777777" w:rsidR="009560F5" w:rsidRPr="009560F5" w:rsidRDefault="009560F5">
            <w:pPr>
              <w:spacing w:after="0" w:line="240" w:lineRule="auto"/>
              <w:jc w:val="center"/>
              <w:rPr>
                <w:ins w:id="2819" w:author="Stefanie Lane" w:date="2022-06-23T13:09:00Z"/>
                <w:rFonts w:ascii="Calibri" w:eastAsia="Times New Roman" w:hAnsi="Calibri" w:cs="Calibri"/>
                <w:color w:val="000000"/>
                <w:rPrChange w:id="2820" w:author="Stefanie Lane" w:date="2022-06-23T13:09:00Z">
                  <w:rPr>
                    <w:ins w:id="2821" w:author="Stefanie Lane" w:date="2022-06-23T13:09:00Z"/>
                  </w:rPr>
                </w:rPrChange>
              </w:rPr>
              <w:pPrChange w:id="2822" w:author="Stefanie Lane" w:date="2022-06-23T13:09:00Z">
                <w:pPr>
                  <w:jc w:val="center"/>
                </w:pPr>
              </w:pPrChange>
            </w:pPr>
            <w:ins w:id="2823" w:author="Stefanie Lane" w:date="2022-06-23T13:09:00Z">
              <w:r w:rsidRPr="009560F5">
                <w:rPr>
                  <w:rFonts w:ascii="Calibri" w:eastAsia="Times New Roman" w:hAnsi="Calibri" w:cs="Calibri"/>
                  <w:color w:val="000000"/>
                  <w:rPrChange w:id="2824" w:author="Stefanie Lane" w:date="2022-06-23T13:09:00Z">
                    <w:rPr/>
                  </w:rPrChange>
                </w:rPr>
                <w:t>0.13</w:t>
              </w:r>
            </w:ins>
          </w:p>
        </w:tc>
        <w:tc>
          <w:tcPr>
            <w:tcW w:w="1710" w:type="dxa"/>
            <w:tcBorders>
              <w:top w:val="nil"/>
              <w:left w:val="nil"/>
              <w:bottom w:val="nil"/>
              <w:right w:val="nil"/>
            </w:tcBorders>
            <w:shd w:val="clear" w:color="auto" w:fill="auto"/>
            <w:noWrap/>
            <w:vAlign w:val="bottom"/>
            <w:hideMark/>
            <w:tcPrChange w:id="2825" w:author="Stefanie Lane" w:date="2022-06-23T13:10:00Z">
              <w:tcPr>
                <w:tcW w:w="1460" w:type="dxa"/>
                <w:tcBorders>
                  <w:top w:val="nil"/>
                  <w:left w:val="nil"/>
                  <w:bottom w:val="nil"/>
                  <w:right w:val="nil"/>
                </w:tcBorders>
                <w:shd w:val="clear" w:color="auto" w:fill="auto"/>
                <w:noWrap/>
                <w:vAlign w:val="bottom"/>
                <w:hideMark/>
              </w:tcPr>
            </w:tcPrChange>
          </w:tcPr>
          <w:p w14:paraId="1A4F9C9A" w14:textId="77777777" w:rsidR="009560F5" w:rsidRPr="009560F5" w:rsidRDefault="009560F5">
            <w:pPr>
              <w:spacing w:after="0" w:line="240" w:lineRule="auto"/>
              <w:jc w:val="center"/>
              <w:rPr>
                <w:ins w:id="2826" w:author="Stefanie Lane" w:date="2022-06-23T13:09:00Z"/>
                <w:rFonts w:ascii="Calibri" w:eastAsia="Times New Roman" w:hAnsi="Calibri" w:cs="Calibri"/>
                <w:color w:val="000000"/>
                <w:rPrChange w:id="2827" w:author="Stefanie Lane" w:date="2022-06-23T13:09:00Z">
                  <w:rPr>
                    <w:ins w:id="2828" w:author="Stefanie Lane" w:date="2022-06-23T13:09:00Z"/>
                  </w:rPr>
                </w:rPrChange>
              </w:rPr>
              <w:pPrChange w:id="2829" w:author="Stefanie Lane" w:date="2022-06-23T13:09:00Z">
                <w:pPr>
                  <w:jc w:val="center"/>
                </w:pPr>
              </w:pPrChange>
            </w:pPr>
            <w:ins w:id="2830" w:author="Stefanie Lane" w:date="2022-06-23T13:09:00Z">
              <w:r w:rsidRPr="009560F5">
                <w:rPr>
                  <w:rFonts w:ascii="Calibri" w:eastAsia="Times New Roman" w:hAnsi="Calibri" w:cs="Calibri"/>
                  <w:color w:val="000000"/>
                  <w:rPrChange w:id="2831" w:author="Stefanie Lane" w:date="2022-06-23T13:09:00Z">
                    <w:rPr/>
                  </w:rPrChange>
                </w:rPr>
                <w:t>0.21</w:t>
              </w:r>
            </w:ins>
          </w:p>
        </w:tc>
      </w:tr>
      <w:tr w:rsidR="009560F5" w:rsidRPr="009560F5" w14:paraId="7438C7A6" w14:textId="77777777" w:rsidTr="00EF307A">
        <w:trPr>
          <w:trHeight w:val="290"/>
          <w:jc w:val="center"/>
          <w:ins w:id="2832" w:author="Stefanie Lane" w:date="2022-06-23T13:09:00Z"/>
          <w:trPrChange w:id="2833" w:author="Stefanie Lane" w:date="2022-06-23T13:10:00Z">
            <w:trPr>
              <w:trHeight w:val="290"/>
            </w:trPr>
          </w:trPrChange>
        </w:trPr>
        <w:tc>
          <w:tcPr>
            <w:tcW w:w="1311" w:type="dxa"/>
            <w:vMerge/>
            <w:tcBorders>
              <w:top w:val="nil"/>
              <w:left w:val="nil"/>
              <w:bottom w:val="single" w:sz="4" w:space="0" w:color="000000"/>
              <w:right w:val="nil"/>
            </w:tcBorders>
            <w:vAlign w:val="center"/>
            <w:hideMark/>
            <w:tcPrChange w:id="2834" w:author="Stefanie Lane" w:date="2022-06-23T13:10:00Z">
              <w:tcPr>
                <w:tcW w:w="1160" w:type="dxa"/>
                <w:vMerge/>
                <w:tcBorders>
                  <w:top w:val="nil"/>
                  <w:left w:val="nil"/>
                  <w:bottom w:val="single" w:sz="4" w:space="0" w:color="000000"/>
                  <w:right w:val="nil"/>
                </w:tcBorders>
                <w:vAlign w:val="center"/>
                <w:hideMark/>
              </w:tcPr>
            </w:tcPrChange>
          </w:tcPr>
          <w:p w14:paraId="1A22BE99" w14:textId="77777777" w:rsidR="009560F5" w:rsidRPr="009560F5" w:rsidRDefault="009560F5">
            <w:pPr>
              <w:spacing w:after="0" w:line="240" w:lineRule="auto"/>
              <w:rPr>
                <w:ins w:id="2835" w:author="Stefanie Lane" w:date="2022-06-23T13:09:00Z"/>
                <w:rFonts w:ascii="Calibri" w:eastAsia="Times New Roman" w:hAnsi="Calibri" w:cs="Calibri"/>
                <w:color w:val="000000"/>
                <w:rPrChange w:id="2836" w:author="Stefanie Lane" w:date="2022-06-23T13:09:00Z">
                  <w:rPr>
                    <w:ins w:id="2837" w:author="Stefanie Lane" w:date="2022-06-23T13:09:00Z"/>
                  </w:rPr>
                </w:rPrChange>
              </w:rPr>
              <w:pPrChange w:id="2838" w:author="Stefanie Lane" w:date="2022-06-23T13:09:00Z">
                <w:pPr/>
              </w:pPrChange>
            </w:pPr>
          </w:p>
        </w:tc>
        <w:tc>
          <w:tcPr>
            <w:tcW w:w="1209" w:type="dxa"/>
            <w:tcBorders>
              <w:top w:val="nil"/>
              <w:left w:val="nil"/>
              <w:bottom w:val="single" w:sz="4" w:space="0" w:color="auto"/>
              <w:right w:val="nil"/>
            </w:tcBorders>
            <w:shd w:val="clear" w:color="auto" w:fill="auto"/>
            <w:noWrap/>
            <w:vAlign w:val="center"/>
            <w:hideMark/>
            <w:tcPrChange w:id="2839" w:author="Stefanie Lane" w:date="2022-06-23T13:10:00Z">
              <w:tcPr>
                <w:tcW w:w="1040" w:type="dxa"/>
                <w:tcBorders>
                  <w:top w:val="nil"/>
                  <w:left w:val="nil"/>
                  <w:bottom w:val="single" w:sz="4" w:space="0" w:color="auto"/>
                  <w:right w:val="nil"/>
                </w:tcBorders>
                <w:shd w:val="clear" w:color="auto" w:fill="auto"/>
                <w:noWrap/>
                <w:vAlign w:val="center"/>
                <w:hideMark/>
              </w:tcPr>
            </w:tcPrChange>
          </w:tcPr>
          <w:p w14:paraId="41F6B0F3" w14:textId="77777777" w:rsidR="009560F5" w:rsidRPr="009560F5" w:rsidRDefault="009560F5">
            <w:pPr>
              <w:spacing w:after="0" w:line="240" w:lineRule="auto"/>
              <w:jc w:val="center"/>
              <w:rPr>
                <w:ins w:id="2840" w:author="Stefanie Lane" w:date="2022-06-23T13:09:00Z"/>
                <w:rFonts w:ascii="Calibri" w:eastAsia="Times New Roman" w:hAnsi="Calibri" w:cs="Calibri"/>
                <w:color w:val="000000"/>
                <w:rPrChange w:id="2841" w:author="Stefanie Lane" w:date="2022-06-23T13:09:00Z">
                  <w:rPr>
                    <w:ins w:id="2842" w:author="Stefanie Lane" w:date="2022-06-23T13:09:00Z"/>
                  </w:rPr>
                </w:rPrChange>
              </w:rPr>
              <w:pPrChange w:id="2843" w:author="Stefanie Lane" w:date="2022-06-23T13:09:00Z">
                <w:pPr>
                  <w:jc w:val="center"/>
                </w:pPr>
              </w:pPrChange>
            </w:pPr>
            <w:ins w:id="2844" w:author="Stefanie Lane" w:date="2022-06-23T13:09:00Z">
              <w:r w:rsidRPr="009560F5">
                <w:rPr>
                  <w:rFonts w:ascii="Calibri" w:eastAsia="Times New Roman" w:hAnsi="Calibri" w:cs="Calibri"/>
                  <w:color w:val="000000"/>
                  <w:rPrChange w:id="2845" w:author="Stefanie Lane" w:date="2022-06-23T13:09:00Z">
                    <w:rPr/>
                  </w:rPrChange>
                </w:rPr>
                <w:t>1999-2019</w:t>
              </w:r>
            </w:ins>
          </w:p>
        </w:tc>
        <w:tc>
          <w:tcPr>
            <w:tcW w:w="1080" w:type="dxa"/>
            <w:tcBorders>
              <w:top w:val="nil"/>
              <w:left w:val="nil"/>
              <w:bottom w:val="nil"/>
              <w:right w:val="nil"/>
            </w:tcBorders>
            <w:shd w:val="clear" w:color="auto" w:fill="auto"/>
            <w:noWrap/>
            <w:vAlign w:val="center"/>
            <w:hideMark/>
            <w:tcPrChange w:id="2846" w:author="Stefanie Lane" w:date="2022-06-23T13:10:00Z">
              <w:tcPr>
                <w:tcW w:w="960" w:type="dxa"/>
                <w:tcBorders>
                  <w:top w:val="nil"/>
                  <w:left w:val="nil"/>
                  <w:bottom w:val="nil"/>
                  <w:right w:val="nil"/>
                </w:tcBorders>
                <w:shd w:val="clear" w:color="auto" w:fill="auto"/>
                <w:noWrap/>
                <w:vAlign w:val="center"/>
                <w:hideMark/>
              </w:tcPr>
            </w:tcPrChange>
          </w:tcPr>
          <w:p w14:paraId="2FEF2B0D" w14:textId="77777777" w:rsidR="009560F5" w:rsidRPr="009560F5" w:rsidRDefault="009560F5">
            <w:pPr>
              <w:spacing w:after="0" w:line="240" w:lineRule="auto"/>
              <w:jc w:val="center"/>
              <w:rPr>
                <w:ins w:id="2847" w:author="Stefanie Lane" w:date="2022-06-23T13:09:00Z"/>
                <w:rFonts w:ascii="Calibri" w:eastAsia="Times New Roman" w:hAnsi="Calibri" w:cs="Calibri"/>
                <w:color w:val="000000"/>
                <w:rPrChange w:id="2848" w:author="Stefanie Lane" w:date="2022-06-23T13:09:00Z">
                  <w:rPr>
                    <w:ins w:id="2849" w:author="Stefanie Lane" w:date="2022-06-23T13:09:00Z"/>
                  </w:rPr>
                </w:rPrChange>
              </w:rPr>
              <w:pPrChange w:id="2850" w:author="Stefanie Lane" w:date="2022-06-23T13:09:00Z">
                <w:pPr>
                  <w:jc w:val="center"/>
                </w:pPr>
              </w:pPrChange>
            </w:pPr>
            <w:ins w:id="2851" w:author="Stefanie Lane" w:date="2022-06-23T13:09:00Z">
              <w:r w:rsidRPr="009560F5">
                <w:rPr>
                  <w:rFonts w:ascii="Calibri" w:eastAsia="Times New Roman" w:hAnsi="Calibri" w:cs="Calibri"/>
                  <w:color w:val="000000"/>
                  <w:rPrChange w:id="2852" w:author="Stefanie Lane" w:date="2022-06-23T13:09:00Z">
                    <w:rPr/>
                  </w:rPrChange>
                </w:rPr>
                <w:t>0.58</w:t>
              </w:r>
            </w:ins>
          </w:p>
        </w:tc>
        <w:tc>
          <w:tcPr>
            <w:tcW w:w="1350" w:type="dxa"/>
            <w:tcBorders>
              <w:top w:val="nil"/>
              <w:left w:val="nil"/>
              <w:bottom w:val="nil"/>
              <w:right w:val="nil"/>
            </w:tcBorders>
            <w:shd w:val="clear" w:color="auto" w:fill="auto"/>
            <w:noWrap/>
            <w:vAlign w:val="bottom"/>
            <w:hideMark/>
            <w:tcPrChange w:id="2853" w:author="Stefanie Lane" w:date="2022-06-23T13:10:00Z">
              <w:tcPr>
                <w:tcW w:w="1220" w:type="dxa"/>
                <w:tcBorders>
                  <w:top w:val="nil"/>
                  <w:left w:val="nil"/>
                  <w:bottom w:val="nil"/>
                  <w:right w:val="nil"/>
                </w:tcBorders>
                <w:shd w:val="clear" w:color="auto" w:fill="auto"/>
                <w:noWrap/>
                <w:vAlign w:val="bottom"/>
                <w:hideMark/>
              </w:tcPr>
            </w:tcPrChange>
          </w:tcPr>
          <w:p w14:paraId="05536439" w14:textId="77777777" w:rsidR="009560F5" w:rsidRPr="009560F5" w:rsidRDefault="009560F5">
            <w:pPr>
              <w:spacing w:after="0" w:line="240" w:lineRule="auto"/>
              <w:jc w:val="center"/>
              <w:rPr>
                <w:ins w:id="2854" w:author="Stefanie Lane" w:date="2022-06-23T13:09:00Z"/>
                <w:rFonts w:ascii="Calibri" w:eastAsia="Times New Roman" w:hAnsi="Calibri" w:cs="Calibri"/>
                <w:color w:val="000000"/>
                <w:rPrChange w:id="2855" w:author="Stefanie Lane" w:date="2022-06-23T13:09:00Z">
                  <w:rPr>
                    <w:ins w:id="2856" w:author="Stefanie Lane" w:date="2022-06-23T13:09:00Z"/>
                  </w:rPr>
                </w:rPrChange>
              </w:rPr>
              <w:pPrChange w:id="2857" w:author="Stefanie Lane" w:date="2022-06-23T13:09:00Z">
                <w:pPr>
                  <w:jc w:val="center"/>
                </w:pPr>
              </w:pPrChange>
            </w:pPr>
            <w:ins w:id="2858" w:author="Stefanie Lane" w:date="2022-06-23T13:09:00Z">
              <w:r w:rsidRPr="009560F5">
                <w:rPr>
                  <w:rFonts w:ascii="Calibri" w:eastAsia="Times New Roman" w:hAnsi="Calibri" w:cs="Calibri"/>
                  <w:color w:val="000000"/>
                  <w:rPrChange w:id="2859" w:author="Stefanie Lane" w:date="2022-06-23T13:09:00Z">
                    <w:rPr/>
                  </w:rPrChange>
                </w:rPr>
                <w:t>0.15</w:t>
              </w:r>
            </w:ins>
          </w:p>
        </w:tc>
        <w:tc>
          <w:tcPr>
            <w:tcW w:w="1710" w:type="dxa"/>
            <w:tcBorders>
              <w:top w:val="nil"/>
              <w:left w:val="nil"/>
              <w:bottom w:val="nil"/>
              <w:right w:val="nil"/>
            </w:tcBorders>
            <w:shd w:val="clear" w:color="auto" w:fill="auto"/>
            <w:noWrap/>
            <w:vAlign w:val="bottom"/>
            <w:hideMark/>
            <w:tcPrChange w:id="2860" w:author="Stefanie Lane" w:date="2022-06-23T13:10:00Z">
              <w:tcPr>
                <w:tcW w:w="1460" w:type="dxa"/>
                <w:tcBorders>
                  <w:top w:val="nil"/>
                  <w:left w:val="nil"/>
                  <w:bottom w:val="nil"/>
                  <w:right w:val="nil"/>
                </w:tcBorders>
                <w:shd w:val="clear" w:color="auto" w:fill="auto"/>
                <w:noWrap/>
                <w:vAlign w:val="bottom"/>
                <w:hideMark/>
              </w:tcPr>
            </w:tcPrChange>
          </w:tcPr>
          <w:p w14:paraId="6B3891A8" w14:textId="77777777" w:rsidR="009560F5" w:rsidRPr="009560F5" w:rsidRDefault="009560F5">
            <w:pPr>
              <w:spacing w:after="0" w:line="240" w:lineRule="auto"/>
              <w:jc w:val="center"/>
              <w:rPr>
                <w:ins w:id="2861" w:author="Stefanie Lane" w:date="2022-06-23T13:09:00Z"/>
                <w:rFonts w:ascii="Calibri" w:eastAsia="Times New Roman" w:hAnsi="Calibri" w:cs="Calibri"/>
                <w:color w:val="000000"/>
                <w:rPrChange w:id="2862" w:author="Stefanie Lane" w:date="2022-06-23T13:09:00Z">
                  <w:rPr>
                    <w:ins w:id="2863" w:author="Stefanie Lane" w:date="2022-06-23T13:09:00Z"/>
                  </w:rPr>
                </w:rPrChange>
              </w:rPr>
              <w:pPrChange w:id="2864" w:author="Stefanie Lane" w:date="2022-06-23T13:09:00Z">
                <w:pPr>
                  <w:jc w:val="center"/>
                </w:pPr>
              </w:pPrChange>
            </w:pPr>
            <w:ins w:id="2865" w:author="Stefanie Lane" w:date="2022-06-23T13:09:00Z">
              <w:r w:rsidRPr="009560F5">
                <w:rPr>
                  <w:rFonts w:ascii="Calibri" w:eastAsia="Times New Roman" w:hAnsi="Calibri" w:cs="Calibri"/>
                  <w:color w:val="000000"/>
                  <w:rPrChange w:id="2866" w:author="Stefanie Lane" w:date="2022-06-23T13:09:00Z">
                    <w:rPr/>
                  </w:rPrChange>
                </w:rPr>
                <w:t>0.44</w:t>
              </w:r>
            </w:ins>
          </w:p>
        </w:tc>
      </w:tr>
      <w:tr w:rsidR="009560F5" w:rsidRPr="009560F5" w14:paraId="7ACCEC04" w14:textId="77777777" w:rsidTr="00EF307A">
        <w:trPr>
          <w:trHeight w:val="290"/>
          <w:jc w:val="center"/>
          <w:ins w:id="2867" w:author="Stefanie Lane" w:date="2022-06-23T13:09:00Z"/>
          <w:trPrChange w:id="2868" w:author="Stefanie Lane" w:date="2022-06-23T13:10:00Z">
            <w:trPr>
              <w:trHeight w:val="290"/>
            </w:trPr>
          </w:trPrChange>
        </w:trPr>
        <w:tc>
          <w:tcPr>
            <w:tcW w:w="1311" w:type="dxa"/>
            <w:vMerge w:val="restart"/>
            <w:tcBorders>
              <w:top w:val="nil"/>
              <w:left w:val="nil"/>
              <w:bottom w:val="single" w:sz="4" w:space="0" w:color="000000"/>
              <w:right w:val="nil"/>
            </w:tcBorders>
            <w:shd w:val="clear" w:color="auto" w:fill="auto"/>
            <w:noWrap/>
            <w:vAlign w:val="center"/>
            <w:hideMark/>
            <w:tcPrChange w:id="2869" w:author="Stefanie Lane" w:date="2022-06-23T13:10:00Z">
              <w:tcPr>
                <w:tcW w:w="1160" w:type="dxa"/>
                <w:vMerge w:val="restart"/>
                <w:tcBorders>
                  <w:top w:val="nil"/>
                  <w:left w:val="nil"/>
                  <w:bottom w:val="single" w:sz="4" w:space="0" w:color="000000"/>
                  <w:right w:val="nil"/>
                </w:tcBorders>
                <w:shd w:val="clear" w:color="auto" w:fill="auto"/>
                <w:noWrap/>
                <w:vAlign w:val="center"/>
                <w:hideMark/>
              </w:tcPr>
            </w:tcPrChange>
          </w:tcPr>
          <w:p w14:paraId="4150219E" w14:textId="77777777" w:rsidR="009560F5" w:rsidRPr="009560F5" w:rsidRDefault="009560F5">
            <w:pPr>
              <w:spacing w:after="0" w:line="240" w:lineRule="auto"/>
              <w:jc w:val="center"/>
              <w:rPr>
                <w:ins w:id="2870" w:author="Stefanie Lane" w:date="2022-06-23T13:09:00Z"/>
                <w:rFonts w:ascii="Calibri" w:eastAsia="Times New Roman" w:hAnsi="Calibri" w:cs="Calibri"/>
                <w:color w:val="000000"/>
                <w:rPrChange w:id="2871" w:author="Stefanie Lane" w:date="2022-06-23T13:09:00Z">
                  <w:rPr>
                    <w:ins w:id="2872" w:author="Stefanie Lane" w:date="2022-06-23T13:09:00Z"/>
                  </w:rPr>
                </w:rPrChange>
              </w:rPr>
              <w:pPrChange w:id="2873" w:author="Stefanie Lane" w:date="2022-06-23T13:09:00Z">
                <w:pPr>
                  <w:jc w:val="center"/>
                </w:pPr>
              </w:pPrChange>
            </w:pPr>
            <w:ins w:id="2874" w:author="Stefanie Lane" w:date="2022-06-23T13:09:00Z">
              <w:r w:rsidRPr="009560F5">
                <w:rPr>
                  <w:rFonts w:ascii="Calibri" w:eastAsia="Times New Roman" w:hAnsi="Calibri" w:cs="Calibri"/>
                  <w:color w:val="000000"/>
                  <w:rPrChange w:id="2875" w:author="Stefanie Lane" w:date="2022-06-23T13:09:00Z">
                    <w:rPr/>
                  </w:rPrChange>
                </w:rPr>
                <w:t>Sedge</w:t>
              </w:r>
            </w:ins>
          </w:p>
        </w:tc>
        <w:tc>
          <w:tcPr>
            <w:tcW w:w="1209" w:type="dxa"/>
            <w:tcBorders>
              <w:top w:val="nil"/>
              <w:left w:val="nil"/>
              <w:bottom w:val="nil"/>
              <w:right w:val="nil"/>
            </w:tcBorders>
            <w:shd w:val="clear" w:color="auto" w:fill="auto"/>
            <w:noWrap/>
            <w:vAlign w:val="center"/>
            <w:hideMark/>
            <w:tcPrChange w:id="2876" w:author="Stefanie Lane" w:date="2022-06-23T13:10:00Z">
              <w:tcPr>
                <w:tcW w:w="1040" w:type="dxa"/>
                <w:tcBorders>
                  <w:top w:val="nil"/>
                  <w:left w:val="nil"/>
                  <w:bottom w:val="nil"/>
                  <w:right w:val="nil"/>
                </w:tcBorders>
                <w:shd w:val="clear" w:color="auto" w:fill="auto"/>
                <w:noWrap/>
                <w:vAlign w:val="center"/>
                <w:hideMark/>
              </w:tcPr>
            </w:tcPrChange>
          </w:tcPr>
          <w:p w14:paraId="3A267D0C" w14:textId="77777777" w:rsidR="009560F5" w:rsidRPr="009560F5" w:rsidRDefault="009560F5">
            <w:pPr>
              <w:spacing w:after="0" w:line="240" w:lineRule="auto"/>
              <w:jc w:val="center"/>
              <w:rPr>
                <w:ins w:id="2877" w:author="Stefanie Lane" w:date="2022-06-23T13:09:00Z"/>
                <w:rFonts w:ascii="Calibri" w:eastAsia="Times New Roman" w:hAnsi="Calibri" w:cs="Calibri"/>
                <w:color w:val="000000"/>
                <w:rPrChange w:id="2878" w:author="Stefanie Lane" w:date="2022-06-23T13:09:00Z">
                  <w:rPr>
                    <w:ins w:id="2879" w:author="Stefanie Lane" w:date="2022-06-23T13:09:00Z"/>
                  </w:rPr>
                </w:rPrChange>
              </w:rPr>
              <w:pPrChange w:id="2880" w:author="Stefanie Lane" w:date="2022-06-23T13:09:00Z">
                <w:pPr>
                  <w:jc w:val="center"/>
                </w:pPr>
              </w:pPrChange>
            </w:pPr>
            <w:ins w:id="2881" w:author="Stefanie Lane" w:date="2022-06-23T13:09:00Z">
              <w:r w:rsidRPr="009560F5">
                <w:rPr>
                  <w:rFonts w:ascii="Calibri" w:eastAsia="Times New Roman" w:hAnsi="Calibri" w:cs="Calibri"/>
                  <w:color w:val="000000"/>
                  <w:rPrChange w:id="2882" w:author="Stefanie Lane" w:date="2022-06-23T13:09:00Z">
                    <w:rPr/>
                  </w:rPrChange>
                </w:rPr>
                <w:t>1979-1999</w:t>
              </w:r>
            </w:ins>
          </w:p>
        </w:tc>
        <w:tc>
          <w:tcPr>
            <w:tcW w:w="1080" w:type="dxa"/>
            <w:tcBorders>
              <w:top w:val="single" w:sz="4" w:space="0" w:color="auto"/>
              <w:left w:val="nil"/>
              <w:bottom w:val="nil"/>
              <w:right w:val="nil"/>
            </w:tcBorders>
            <w:shd w:val="clear" w:color="auto" w:fill="auto"/>
            <w:noWrap/>
            <w:vAlign w:val="center"/>
            <w:hideMark/>
            <w:tcPrChange w:id="2883" w:author="Stefanie Lane" w:date="2022-06-23T13:10:00Z">
              <w:tcPr>
                <w:tcW w:w="960" w:type="dxa"/>
                <w:tcBorders>
                  <w:top w:val="single" w:sz="4" w:space="0" w:color="auto"/>
                  <w:left w:val="nil"/>
                  <w:bottom w:val="nil"/>
                  <w:right w:val="nil"/>
                </w:tcBorders>
                <w:shd w:val="clear" w:color="auto" w:fill="auto"/>
                <w:noWrap/>
                <w:vAlign w:val="center"/>
                <w:hideMark/>
              </w:tcPr>
            </w:tcPrChange>
          </w:tcPr>
          <w:p w14:paraId="7197F63F" w14:textId="77777777" w:rsidR="009560F5" w:rsidRPr="009560F5" w:rsidRDefault="009560F5">
            <w:pPr>
              <w:spacing w:after="0" w:line="240" w:lineRule="auto"/>
              <w:jc w:val="center"/>
              <w:rPr>
                <w:ins w:id="2884" w:author="Stefanie Lane" w:date="2022-06-23T13:09:00Z"/>
                <w:rFonts w:ascii="Calibri" w:eastAsia="Times New Roman" w:hAnsi="Calibri" w:cs="Calibri"/>
                <w:color w:val="000000"/>
                <w:rPrChange w:id="2885" w:author="Stefanie Lane" w:date="2022-06-23T13:09:00Z">
                  <w:rPr>
                    <w:ins w:id="2886" w:author="Stefanie Lane" w:date="2022-06-23T13:09:00Z"/>
                  </w:rPr>
                </w:rPrChange>
              </w:rPr>
              <w:pPrChange w:id="2887" w:author="Stefanie Lane" w:date="2022-06-23T13:09:00Z">
                <w:pPr>
                  <w:jc w:val="center"/>
                </w:pPr>
              </w:pPrChange>
            </w:pPr>
            <w:ins w:id="2888" w:author="Stefanie Lane" w:date="2022-06-23T13:09:00Z">
              <w:r w:rsidRPr="009560F5">
                <w:rPr>
                  <w:rFonts w:ascii="Calibri" w:eastAsia="Times New Roman" w:hAnsi="Calibri" w:cs="Calibri"/>
                  <w:color w:val="000000"/>
                  <w:rPrChange w:id="2889" w:author="Stefanie Lane" w:date="2022-06-23T13:09:00Z">
                    <w:rPr/>
                  </w:rPrChange>
                </w:rPr>
                <w:t>0.32</w:t>
              </w:r>
            </w:ins>
          </w:p>
        </w:tc>
        <w:tc>
          <w:tcPr>
            <w:tcW w:w="1350" w:type="dxa"/>
            <w:tcBorders>
              <w:top w:val="single" w:sz="4" w:space="0" w:color="auto"/>
              <w:left w:val="nil"/>
              <w:bottom w:val="nil"/>
              <w:right w:val="nil"/>
            </w:tcBorders>
            <w:shd w:val="clear" w:color="auto" w:fill="auto"/>
            <w:noWrap/>
            <w:vAlign w:val="bottom"/>
            <w:hideMark/>
            <w:tcPrChange w:id="2890" w:author="Stefanie Lane" w:date="2022-06-23T13:10:00Z">
              <w:tcPr>
                <w:tcW w:w="1220" w:type="dxa"/>
                <w:tcBorders>
                  <w:top w:val="single" w:sz="4" w:space="0" w:color="auto"/>
                  <w:left w:val="nil"/>
                  <w:bottom w:val="nil"/>
                  <w:right w:val="nil"/>
                </w:tcBorders>
                <w:shd w:val="clear" w:color="auto" w:fill="auto"/>
                <w:noWrap/>
                <w:vAlign w:val="bottom"/>
                <w:hideMark/>
              </w:tcPr>
            </w:tcPrChange>
          </w:tcPr>
          <w:p w14:paraId="6DCEB443" w14:textId="77777777" w:rsidR="009560F5" w:rsidRPr="009560F5" w:rsidRDefault="009560F5">
            <w:pPr>
              <w:spacing w:after="0" w:line="240" w:lineRule="auto"/>
              <w:jc w:val="center"/>
              <w:rPr>
                <w:ins w:id="2891" w:author="Stefanie Lane" w:date="2022-06-23T13:09:00Z"/>
                <w:rFonts w:ascii="Calibri" w:eastAsia="Times New Roman" w:hAnsi="Calibri" w:cs="Calibri"/>
                <w:color w:val="000000"/>
                <w:rPrChange w:id="2892" w:author="Stefanie Lane" w:date="2022-06-23T13:09:00Z">
                  <w:rPr>
                    <w:ins w:id="2893" w:author="Stefanie Lane" w:date="2022-06-23T13:09:00Z"/>
                  </w:rPr>
                </w:rPrChange>
              </w:rPr>
              <w:pPrChange w:id="2894" w:author="Stefanie Lane" w:date="2022-06-23T13:09:00Z">
                <w:pPr>
                  <w:jc w:val="center"/>
                </w:pPr>
              </w:pPrChange>
            </w:pPr>
            <w:ins w:id="2895" w:author="Stefanie Lane" w:date="2022-06-23T13:09:00Z">
              <w:r w:rsidRPr="009560F5">
                <w:rPr>
                  <w:rFonts w:ascii="Calibri" w:eastAsia="Times New Roman" w:hAnsi="Calibri" w:cs="Calibri"/>
                  <w:color w:val="000000"/>
                  <w:rPrChange w:id="2896" w:author="Stefanie Lane" w:date="2022-06-23T13:09:00Z">
                    <w:rPr/>
                  </w:rPrChange>
                </w:rPr>
                <w:t>0.17</w:t>
              </w:r>
            </w:ins>
          </w:p>
        </w:tc>
        <w:tc>
          <w:tcPr>
            <w:tcW w:w="1710" w:type="dxa"/>
            <w:tcBorders>
              <w:top w:val="single" w:sz="4" w:space="0" w:color="auto"/>
              <w:left w:val="nil"/>
              <w:bottom w:val="nil"/>
              <w:right w:val="nil"/>
            </w:tcBorders>
            <w:shd w:val="clear" w:color="auto" w:fill="auto"/>
            <w:noWrap/>
            <w:vAlign w:val="bottom"/>
            <w:hideMark/>
            <w:tcPrChange w:id="2897" w:author="Stefanie Lane" w:date="2022-06-23T13:10:00Z">
              <w:tcPr>
                <w:tcW w:w="1460" w:type="dxa"/>
                <w:tcBorders>
                  <w:top w:val="single" w:sz="4" w:space="0" w:color="auto"/>
                  <w:left w:val="nil"/>
                  <w:bottom w:val="nil"/>
                  <w:right w:val="nil"/>
                </w:tcBorders>
                <w:shd w:val="clear" w:color="auto" w:fill="auto"/>
                <w:noWrap/>
                <w:vAlign w:val="bottom"/>
                <w:hideMark/>
              </w:tcPr>
            </w:tcPrChange>
          </w:tcPr>
          <w:p w14:paraId="2DE66567" w14:textId="77777777" w:rsidR="009560F5" w:rsidRPr="009560F5" w:rsidRDefault="009560F5">
            <w:pPr>
              <w:spacing w:after="0" w:line="240" w:lineRule="auto"/>
              <w:jc w:val="center"/>
              <w:rPr>
                <w:ins w:id="2898" w:author="Stefanie Lane" w:date="2022-06-23T13:09:00Z"/>
                <w:rFonts w:ascii="Calibri" w:eastAsia="Times New Roman" w:hAnsi="Calibri" w:cs="Calibri"/>
                <w:color w:val="000000"/>
                <w:rPrChange w:id="2899" w:author="Stefanie Lane" w:date="2022-06-23T13:09:00Z">
                  <w:rPr>
                    <w:ins w:id="2900" w:author="Stefanie Lane" w:date="2022-06-23T13:09:00Z"/>
                  </w:rPr>
                </w:rPrChange>
              </w:rPr>
              <w:pPrChange w:id="2901" w:author="Stefanie Lane" w:date="2022-06-23T13:09:00Z">
                <w:pPr>
                  <w:jc w:val="center"/>
                </w:pPr>
              </w:pPrChange>
            </w:pPr>
            <w:ins w:id="2902" w:author="Stefanie Lane" w:date="2022-06-23T13:09:00Z">
              <w:r w:rsidRPr="009560F5">
                <w:rPr>
                  <w:rFonts w:ascii="Calibri" w:eastAsia="Times New Roman" w:hAnsi="Calibri" w:cs="Calibri"/>
                  <w:color w:val="000000"/>
                  <w:rPrChange w:id="2903" w:author="Stefanie Lane" w:date="2022-06-23T13:09:00Z">
                    <w:rPr/>
                  </w:rPrChange>
                </w:rPr>
                <w:t>0.15</w:t>
              </w:r>
            </w:ins>
          </w:p>
        </w:tc>
      </w:tr>
      <w:tr w:rsidR="009560F5" w:rsidRPr="009560F5" w14:paraId="78107B57" w14:textId="77777777" w:rsidTr="00EF307A">
        <w:trPr>
          <w:trHeight w:val="290"/>
          <w:jc w:val="center"/>
          <w:ins w:id="2904" w:author="Stefanie Lane" w:date="2022-06-23T13:09:00Z"/>
          <w:trPrChange w:id="2905" w:author="Stefanie Lane" w:date="2022-06-23T13:10:00Z">
            <w:trPr>
              <w:trHeight w:val="290"/>
            </w:trPr>
          </w:trPrChange>
        </w:trPr>
        <w:tc>
          <w:tcPr>
            <w:tcW w:w="1311" w:type="dxa"/>
            <w:vMerge/>
            <w:tcBorders>
              <w:top w:val="nil"/>
              <w:left w:val="nil"/>
              <w:bottom w:val="single" w:sz="4" w:space="0" w:color="000000"/>
              <w:right w:val="nil"/>
            </w:tcBorders>
            <w:vAlign w:val="center"/>
            <w:hideMark/>
            <w:tcPrChange w:id="2906" w:author="Stefanie Lane" w:date="2022-06-23T13:10:00Z">
              <w:tcPr>
                <w:tcW w:w="1160" w:type="dxa"/>
                <w:vMerge/>
                <w:tcBorders>
                  <w:top w:val="nil"/>
                  <w:left w:val="nil"/>
                  <w:bottom w:val="single" w:sz="4" w:space="0" w:color="000000"/>
                  <w:right w:val="nil"/>
                </w:tcBorders>
                <w:vAlign w:val="center"/>
                <w:hideMark/>
              </w:tcPr>
            </w:tcPrChange>
          </w:tcPr>
          <w:p w14:paraId="22876039" w14:textId="77777777" w:rsidR="009560F5" w:rsidRPr="009560F5" w:rsidRDefault="009560F5">
            <w:pPr>
              <w:spacing w:after="0" w:line="240" w:lineRule="auto"/>
              <w:rPr>
                <w:ins w:id="2907" w:author="Stefanie Lane" w:date="2022-06-23T13:09:00Z"/>
                <w:rFonts w:ascii="Calibri" w:eastAsia="Times New Roman" w:hAnsi="Calibri" w:cs="Calibri"/>
                <w:color w:val="000000"/>
                <w:rPrChange w:id="2908" w:author="Stefanie Lane" w:date="2022-06-23T13:09:00Z">
                  <w:rPr>
                    <w:ins w:id="2909" w:author="Stefanie Lane" w:date="2022-06-23T13:09:00Z"/>
                  </w:rPr>
                </w:rPrChange>
              </w:rPr>
              <w:pPrChange w:id="2910" w:author="Stefanie Lane" w:date="2022-06-23T13:09:00Z">
                <w:pPr/>
              </w:pPrChange>
            </w:pPr>
          </w:p>
        </w:tc>
        <w:tc>
          <w:tcPr>
            <w:tcW w:w="1209" w:type="dxa"/>
            <w:tcBorders>
              <w:top w:val="nil"/>
              <w:left w:val="nil"/>
              <w:bottom w:val="single" w:sz="4" w:space="0" w:color="auto"/>
              <w:right w:val="nil"/>
            </w:tcBorders>
            <w:shd w:val="clear" w:color="auto" w:fill="auto"/>
            <w:noWrap/>
            <w:vAlign w:val="center"/>
            <w:hideMark/>
            <w:tcPrChange w:id="2911" w:author="Stefanie Lane" w:date="2022-06-23T13:10:00Z">
              <w:tcPr>
                <w:tcW w:w="1040" w:type="dxa"/>
                <w:tcBorders>
                  <w:top w:val="nil"/>
                  <w:left w:val="nil"/>
                  <w:bottom w:val="single" w:sz="4" w:space="0" w:color="auto"/>
                  <w:right w:val="nil"/>
                </w:tcBorders>
                <w:shd w:val="clear" w:color="auto" w:fill="auto"/>
                <w:noWrap/>
                <w:vAlign w:val="center"/>
                <w:hideMark/>
              </w:tcPr>
            </w:tcPrChange>
          </w:tcPr>
          <w:p w14:paraId="3E832D78" w14:textId="77777777" w:rsidR="009560F5" w:rsidRPr="009560F5" w:rsidRDefault="009560F5">
            <w:pPr>
              <w:spacing w:after="0" w:line="240" w:lineRule="auto"/>
              <w:jc w:val="center"/>
              <w:rPr>
                <w:ins w:id="2912" w:author="Stefanie Lane" w:date="2022-06-23T13:09:00Z"/>
                <w:rFonts w:ascii="Calibri" w:eastAsia="Times New Roman" w:hAnsi="Calibri" w:cs="Calibri"/>
                <w:color w:val="000000"/>
                <w:rPrChange w:id="2913" w:author="Stefanie Lane" w:date="2022-06-23T13:09:00Z">
                  <w:rPr>
                    <w:ins w:id="2914" w:author="Stefanie Lane" w:date="2022-06-23T13:09:00Z"/>
                  </w:rPr>
                </w:rPrChange>
              </w:rPr>
              <w:pPrChange w:id="2915" w:author="Stefanie Lane" w:date="2022-06-23T13:09:00Z">
                <w:pPr>
                  <w:jc w:val="center"/>
                </w:pPr>
              </w:pPrChange>
            </w:pPr>
            <w:ins w:id="2916" w:author="Stefanie Lane" w:date="2022-06-23T13:09:00Z">
              <w:r w:rsidRPr="009560F5">
                <w:rPr>
                  <w:rFonts w:ascii="Calibri" w:eastAsia="Times New Roman" w:hAnsi="Calibri" w:cs="Calibri"/>
                  <w:color w:val="000000"/>
                  <w:rPrChange w:id="2917" w:author="Stefanie Lane" w:date="2022-06-23T13:09:00Z">
                    <w:rPr/>
                  </w:rPrChange>
                </w:rPr>
                <w:t>1999-2019</w:t>
              </w:r>
            </w:ins>
          </w:p>
        </w:tc>
        <w:tc>
          <w:tcPr>
            <w:tcW w:w="1080" w:type="dxa"/>
            <w:tcBorders>
              <w:top w:val="nil"/>
              <w:left w:val="nil"/>
              <w:bottom w:val="single" w:sz="4" w:space="0" w:color="auto"/>
              <w:right w:val="nil"/>
            </w:tcBorders>
            <w:shd w:val="clear" w:color="auto" w:fill="auto"/>
            <w:noWrap/>
            <w:vAlign w:val="center"/>
            <w:hideMark/>
            <w:tcPrChange w:id="2918" w:author="Stefanie Lane" w:date="2022-06-23T13:10:00Z">
              <w:tcPr>
                <w:tcW w:w="960" w:type="dxa"/>
                <w:tcBorders>
                  <w:top w:val="nil"/>
                  <w:left w:val="nil"/>
                  <w:bottom w:val="single" w:sz="4" w:space="0" w:color="auto"/>
                  <w:right w:val="nil"/>
                </w:tcBorders>
                <w:shd w:val="clear" w:color="auto" w:fill="auto"/>
                <w:noWrap/>
                <w:vAlign w:val="center"/>
                <w:hideMark/>
              </w:tcPr>
            </w:tcPrChange>
          </w:tcPr>
          <w:p w14:paraId="4974285D" w14:textId="77777777" w:rsidR="009560F5" w:rsidRPr="009560F5" w:rsidRDefault="009560F5">
            <w:pPr>
              <w:spacing w:after="0" w:line="240" w:lineRule="auto"/>
              <w:jc w:val="center"/>
              <w:rPr>
                <w:ins w:id="2919" w:author="Stefanie Lane" w:date="2022-06-23T13:09:00Z"/>
                <w:rFonts w:ascii="Calibri" w:eastAsia="Times New Roman" w:hAnsi="Calibri" w:cs="Calibri"/>
                <w:color w:val="000000"/>
                <w:rPrChange w:id="2920" w:author="Stefanie Lane" w:date="2022-06-23T13:09:00Z">
                  <w:rPr>
                    <w:ins w:id="2921" w:author="Stefanie Lane" w:date="2022-06-23T13:09:00Z"/>
                  </w:rPr>
                </w:rPrChange>
              </w:rPr>
              <w:pPrChange w:id="2922" w:author="Stefanie Lane" w:date="2022-06-23T13:09:00Z">
                <w:pPr>
                  <w:jc w:val="center"/>
                </w:pPr>
              </w:pPrChange>
            </w:pPr>
            <w:ins w:id="2923" w:author="Stefanie Lane" w:date="2022-06-23T13:09:00Z">
              <w:r w:rsidRPr="009560F5">
                <w:rPr>
                  <w:rFonts w:ascii="Calibri" w:eastAsia="Times New Roman" w:hAnsi="Calibri" w:cs="Calibri"/>
                  <w:color w:val="000000"/>
                  <w:rPrChange w:id="2924" w:author="Stefanie Lane" w:date="2022-06-23T13:09:00Z">
                    <w:rPr/>
                  </w:rPrChange>
                </w:rPr>
                <w:t>0.50</w:t>
              </w:r>
            </w:ins>
          </w:p>
        </w:tc>
        <w:tc>
          <w:tcPr>
            <w:tcW w:w="1350" w:type="dxa"/>
            <w:tcBorders>
              <w:top w:val="nil"/>
              <w:left w:val="nil"/>
              <w:bottom w:val="single" w:sz="4" w:space="0" w:color="auto"/>
              <w:right w:val="nil"/>
            </w:tcBorders>
            <w:shd w:val="clear" w:color="auto" w:fill="auto"/>
            <w:noWrap/>
            <w:vAlign w:val="bottom"/>
            <w:hideMark/>
            <w:tcPrChange w:id="2925" w:author="Stefanie Lane" w:date="2022-06-23T13:10:00Z">
              <w:tcPr>
                <w:tcW w:w="1220" w:type="dxa"/>
                <w:tcBorders>
                  <w:top w:val="nil"/>
                  <w:left w:val="nil"/>
                  <w:bottom w:val="single" w:sz="4" w:space="0" w:color="auto"/>
                  <w:right w:val="nil"/>
                </w:tcBorders>
                <w:shd w:val="clear" w:color="auto" w:fill="auto"/>
                <w:noWrap/>
                <w:vAlign w:val="bottom"/>
                <w:hideMark/>
              </w:tcPr>
            </w:tcPrChange>
          </w:tcPr>
          <w:p w14:paraId="083D547A" w14:textId="77777777" w:rsidR="009560F5" w:rsidRPr="009560F5" w:rsidRDefault="009560F5">
            <w:pPr>
              <w:spacing w:after="0" w:line="240" w:lineRule="auto"/>
              <w:jc w:val="center"/>
              <w:rPr>
                <w:ins w:id="2926" w:author="Stefanie Lane" w:date="2022-06-23T13:09:00Z"/>
                <w:rFonts w:ascii="Calibri" w:eastAsia="Times New Roman" w:hAnsi="Calibri" w:cs="Calibri"/>
                <w:color w:val="000000"/>
                <w:rPrChange w:id="2927" w:author="Stefanie Lane" w:date="2022-06-23T13:09:00Z">
                  <w:rPr>
                    <w:ins w:id="2928" w:author="Stefanie Lane" w:date="2022-06-23T13:09:00Z"/>
                  </w:rPr>
                </w:rPrChange>
              </w:rPr>
              <w:pPrChange w:id="2929" w:author="Stefanie Lane" w:date="2022-06-23T13:09:00Z">
                <w:pPr>
                  <w:jc w:val="center"/>
                </w:pPr>
              </w:pPrChange>
            </w:pPr>
            <w:ins w:id="2930" w:author="Stefanie Lane" w:date="2022-06-23T13:09:00Z">
              <w:r w:rsidRPr="009560F5">
                <w:rPr>
                  <w:rFonts w:ascii="Calibri" w:eastAsia="Times New Roman" w:hAnsi="Calibri" w:cs="Calibri"/>
                  <w:color w:val="000000"/>
                  <w:rPrChange w:id="2931" w:author="Stefanie Lane" w:date="2022-06-23T13:09:00Z">
                    <w:rPr/>
                  </w:rPrChange>
                </w:rPr>
                <w:t>0.24</w:t>
              </w:r>
            </w:ins>
          </w:p>
        </w:tc>
        <w:tc>
          <w:tcPr>
            <w:tcW w:w="1710" w:type="dxa"/>
            <w:tcBorders>
              <w:top w:val="nil"/>
              <w:left w:val="nil"/>
              <w:bottom w:val="single" w:sz="4" w:space="0" w:color="auto"/>
              <w:right w:val="nil"/>
            </w:tcBorders>
            <w:shd w:val="clear" w:color="auto" w:fill="auto"/>
            <w:noWrap/>
            <w:vAlign w:val="bottom"/>
            <w:hideMark/>
            <w:tcPrChange w:id="2932" w:author="Stefanie Lane" w:date="2022-06-23T13:10:00Z">
              <w:tcPr>
                <w:tcW w:w="1460" w:type="dxa"/>
                <w:tcBorders>
                  <w:top w:val="nil"/>
                  <w:left w:val="nil"/>
                  <w:bottom w:val="single" w:sz="4" w:space="0" w:color="auto"/>
                  <w:right w:val="nil"/>
                </w:tcBorders>
                <w:shd w:val="clear" w:color="auto" w:fill="auto"/>
                <w:noWrap/>
                <w:vAlign w:val="bottom"/>
                <w:hideMark/>
              </w:tcPr>
            </w:tcPrChange>
          </w:tcPr>
          <w:p w14:paraId="33DE73E2" w14:textId="77777777" w:rsidR="009560F5" w:rsidRPr="009560F5" w:rsidRDefault="009560F5">
            <w:pPr>
              <w:spacing w:after="0" w:line="240" w:lineRule="auto"/>
              <w:jc w:val="center"/>
              <w:rPr>
                <w:ins w:id="2933" w:author="Stefanie Lane" w:date="2022-06-23T13:09:00Z"/>
                <w:rFonts w:ascii="Calibri" w:eastAsia="Times New Roman" w:hAnsi="Calibri" w:cs="Calibri"/>
                <w:color w:val="000000"/>
                <w:rPrChange w:id="2934" w:author="Stefanie Lane" w:date="2022-06-23T13:09:00Z">
                  <w:rPr>
                    <w:ins w:id="2935" w:author="Stefanie Lane" w:date="2022-06-23T13:09:00Z"/>
                  </w:rPr>
                </w:rPrChange>
              </w:rPr>
              <w:pPrChange w:id="2936" w:author="Stefanie Lane" w:date="2022-06-23T13:09:00Z">
                <w:pPr>
                  <w:jc w:val="center"/>
                </w:pPr>
              </w:pPrChange>
            </w:pPr>
            <w:ins w:id="2937" w:author="Stefanie Lane" w:date="2022-06-23T13:09:00Z">
              <w:r w:rsidRPr="009560F5">
                <w:rPr>
                  <w:rFonts w:ascii="Calibri" w:eastAsia="Times New Roman" w:hAnsi="Calibri" w:cs="Calibri"/>
                  <w:color w:val="000000"/>
                  <w:rPrChange w:id="2938" w:author="Stefanie Lane" w:date="2022-06-23T13:09:00Z">
                    <w:rPr/>
                  </w:rPrChange>
                </w:rPr>
                <w:t>0.26</w:t>
              </w:r>
            </w:ins>
          </w:p>
        </w:tc>
      </w:tr>
    </w:tbl>
    <w:p w14:paraId="389C3AD9" w14:textId="12706ED5" w:rsidR="00B112D7" w:rsidRDefault="009560F5" w:rsidP="00D81CB7">
      <w:ins w:id="2939" w:author="Stefanie Lane" w:date="2022-06-23T13:09:00Z">
        <w:r>
          <w:fldChar w:fldCharType="end"/>
        </w:r>
      </w:ins>
    </w:p>
    <w:p w14:paraId="4C29746C" w14:textId="1D9434BE" w:rsidR="00B112D7" w:rsidRDefault="00B112D7" w:rsidP="00D81CB7"/>
    <w:p w14:paraId="13DD43C5" w14:textId="6E771163" w:rsidR="00B112D7" w:rsidDel="000C4EEC" w:rsidRDefault="00B112D7" w:rsidP="00D81CB7">
      <w:pPr>
        <w:rPr>
          <w:del w:id="2940" w:author="Stefanie Lane" w:date="2022-06-21T13:13:00Z"/>
        </w:rPr>
      </w:pPr>
    </w:p>
    <w:p w14:paraId="0896A70D" w14:textId="77777777" w:rsidR="00183E18" w:rsidRDefault="00183E18">
      <w:pPr>
        <w:rPr>
          <w:rFonts w:asciiTheme="majorHAnsi" w:eastAsiaTheme="majorEastAsia" w:hAnsiTheme="majorHAnsi" w:cstheme="majorBidi"/>
          <w:color w:val="2F5496" w:themeColor="accent1" w:themeShade="BF"/>
          <w:sz w:val="32"/>
          <w:szCs w:val="32"/>
        </w:rPr>
      </w:pPr>
      <w:del w:id="2941" w:author="Stefanie Lane" w:date="2022-06-21T13:13:00Z">
        <w:r w:rsidDel="000C4EEC">
          <w:br w:type="page"/>
        </w:r>
      </w:del>
    </w:p>
    <w:p w14:paraId="36087870" w14:textId="25855EE8" w:rsidR="00D81CB7" w:rsidRDefault="00D81CB7" w:rsidP="00D81CB7">
      <w:pPr>
        <w:pStyle w:val="Heading1"/>
      </w:pPr>
      <w:r>
        <w:t>Discussion</w:t>
      </w:r>
    </w:p>
    <w:p w14:paraId="4065CD53" w14:textId="35233FAC" w:rsidR="00050B97" w:rsidDel="00412BC8" w:rsidRDefault="003A3518" w:rsidP="00933EF5">
      <w:pPr>
        <w:rPr>
          <w:del w:id="2942" w:author="Stefanie Lane" w:date="2022-06-21T14:00:00Z"/>
        </w:rPr>
      </w:pPr>
      <w:r>
        <w:tab/>
      </w:r>
      <w:r w:rsidR="00750723">
        <w:t xml:space="preserve">Repeat sampling of vegetation communities over long time frames can inform responses to global change along with appropriate </w:t>
      </w:r>
      <w:r w:rsidR="00D67027">
        <w:t xml:space="preserve">conservation management. </w:t>
      </w:r>
      <w:del w:id="2943" w:author="Stefanie Lane" w:date="2022-06-21T13:58:00Z">
        <w:r w:rsidR="005A45E0" w:rsidDel="004D7A19">
          <w:delText>In t</w:delText>
        </w:r>
      </w:del>
      <w:ins w:id="2944" w:author="Stefanie Lane" w:date="2022-06-21T13:58:00Z">
        <w:r w:rsidR="004D7A19">
          <w:t>T</w:t>
        </w:r>
      </w:ins>
      <w:r w:rsidR="005A45E0">
        <w:t xml:space="preserve">his study </w:t>
      </w:r>
      <w:r w:rsidR="00750723">
        <w:t>examined</w:t>
      </w:r>
      <w:r w:rsidR="00C03394">
        <w:t xml:space="preserve"> whether </w:t>
      </w:r>
      <w:r w:rsidR="00750723">
        <w:t xml:space="preserve">plant species </w:t>
      </w:r>
      <w:r w:rsidR="00C03394">
        <w:t xml:space="preserve">assemblages </w:t>
      </w:r>
      <w:r w:rsidR="00336FE4">
        <w:t xml:space="preserve">within a protected area in the Fraser River </w:t>
      </w:r>
      <w:ins w:id="2945" w:author="Stefanie Lane" w:date="2022-06-22T13:49:00Z">
        <w:r w:rsidR="00EE42AD">
          <w:t>E</w:t>
        </w:r>
      </w:ins>
      <w:del w:id="2946" w:author="Stefanie Lane" w:date="2022-06-22T13:49:00Z">
        <w:r w:rsidR="00336FE4" w:rsidDel="00EE42AD">
          <w:delText>e</w:delText>
        </w:r>
      </w:del>
      <w:r w:rsidR="00336FE4">
        <w:t xml:space="preserve">stuary </w:t>
      </w:r>
      <w:r w:rsidR="00750723">
        <w:t>are</w:t>
      </w:r>
      <w:r w:rsidR="00C03394">
        <w:t xml:space="preserve"> characterized by the same dominant species over time, whether </w:t>
      </w:r>
      <w:r w:rsidR="006146EA">
        <w:t xml:space="preserve">measures of species diversity were </w:t>
      </w:r>
      <w:r w:rsidR="00C03394">
        <w:t xml:space="preserve">stable within </w:t>
      </w:r>
      <w:del w:id="2947" w:author="Stefanie Lane" w:date="2022-06-22T13:49:00Z">
        <w:r w:rsidR="00C03394" w:rsidDel="00EE42AD">
          <w:delText xml:space="preserve">and between </w:delText>
        </w:r>
      </w:del>
      <w:r w:rsidR="00C03394">
        <w:t xml:space="preserve">assemblage types, and </w:t>
      </w:r>
      <w:r w:rsidR="00F22952">
        <w:t>whether turnover may be driven by increasing invasive species abundance</w:t>
      </w:r>
      <w:r w:rsidR="002C3C8D">
        <w:t>.</w:t>
      </w:r>
      <w:r>
        <w:t xml:space="preserve"> </w:t>
      </w:r>
      <w:r w:rsidR="005B1812">
        <w:t>We</w:t>
      </w:r>
      <w:r w:rsidR="00F22952">
        <w:t xml:space="preserve"> f</w:t>
      </w:r>
      <w:r w:rsidR="00336FE4">
        <w:t>ind</w:t>
      </w:r>
      <w:r w:rsidR="00F22952">
        <w:t xml:space="preserve"> t</w:t>
      </w:r>
      <w:r w:rsidR="005A45E0">
        <w:t xml:space="preserve">he three main </w:t>
      </w:r>
      <w:r w:rsidR="00336FE4">
        <w:t xml:space="preserve">plant </w:t>
      </w:r>
      <w:r w:rsidR="005A45E0">
        <w:t>assemblages</w:t>
      </w:r>
      <w:r w:rsidR="00750723">
        <w:t xml:space="preserve">, </w:t>
      </w:r>
      <w:r w:rsidR="00336FE4">
        <w:t>S</w:t>
      </w:r>
      <w:r w:rsidR="00750723">
        <w:t xml:space="preserve">edge, </w:t>
      </w:r>
      <w:r w:rsidR="00336FE4">
        <w:t>F</w:t>
      </w:r>
      <w:r w:rsidR="00750723">
        <w:t xml:space="preserve">escue and </w:t>
      </w:r>
      <w:r w:rsidR="00336FE4">
        <w:t>B</w:t>
      </w:r>
      <w:r w:rsidR="00750723">
        <w:t>ogbean</w:t>
      </w:r>
      <w:r w:rsidR="005A45E0">
        <w:t xml:space="preserve"> have consistently been defined by the same </w:t>
      </w:r>
      <w:r w:rsidR="00750723">
        <w:t xml:space="preserve">most dominant </w:t>
      </w:r>
      <w:r w:rsidR="005A45E0">
        <w:t xml:space="preserve">species over the past 40 years, supporting </w:t>
      </w:r>
      <w:r w:rsidR="005B1812">
        <w:t xml:space="preserve">our </w:t>
      </w:r>
      <w:r w:rsidR="005A45E0">
        <w:t xml:space="preserve">expectation that </w:t>
      </w:r>
      <w:r w:rsidR="004215E5">
        <w:t>these characteristic</w:t>
      </w:r>
      <w:r w:rsidR="005A45E0">
        <w:t xml:space="preserve"> species should not change in the absence of significant environmental disturbance.</w:t>
      </w:r>
      <w:r w:rsidR="0020057A">
        <w:t xml:space="preserve"> </w:t>
      </w:r>
      <w:r w:rsidR="00750723">
        <w:t>However</w:t>
      </w:r>
      <w:r w:rsidR="00336FE4">
        <w:t>,</w:t>
      </w:r>
      <w:r w:rsidR="00750723">
        <w:t xml:space="preserve"> we also find that there </w:t>
      </w:r>
      <w:del w:id="2948" w:author="Stefanie Lane" w:date="2022-06-21T13:58:00Z">
        <w:r w:rsidR="00750723" w:rsidDel="004D7A19">
          <w:delText>has</w:delText>
        </w:r>
      </w:del>
      <w:ins w:id="2949" w:author="Stefanie Lane" w:date="2022-06-21T13:58:00Z">
        <w:r w:rsidR="004D7A19">
          <w:t>have</w:t>
        </w:r>
      </w:ins>
      <w:r w:rsidR="00750723">
        <w:t xml:space="preserve"> been substantive changes in the species composition over time, indicating </w:t>
      </w:r>
      <w:r w:rsidR="00336FE4">
        <w:t>that despite conservation status</w:t>
      </w:r>
      <w:ins w:id="2950" w:author="Stefanie Lane" w:date="2022-06-21T13:59:00Z">
        <w:r w:rsidR="004D7A19">
          <w:t xml:space="preserve"> and broad resilience</w:t>
        </w:r>
      </w:ins>
      <w:r w:rsidR="00336FE4">
        <w:t xml:space="preserve"> of our study region, regional pressures are influencing </w:t>
      </w:r>
      <w:ins w:id="2951" w:author="Stefanie Lane" w:date="2022-06-21T13:59:00Z">
        <w:r w:rsidR="00412BC8">
          <w:t xml:space="preserve">considerable shifts in </w:t>
        </w:r>
      </w:ins>
      <w:r w:rsidR="00336FE4">
        <w:t xml:space="preserve">the species composition </w:t>
      </w:r>
      <w:ins w:id="2952" w:author="Stefanie Lane" w:date="2022-06-21T13:59:00Z">
        <w:r w:rsidR="00412BC8">
          <w:t xml:space="preserve">within </w:t>
        </w:r>
      </w:ins>
      <w:del w:id="2953" w:author="Stefanie Lane" w:date="2022-06-21T13:59:00Z">
        <w:r w:rsidR="00336FE4" w:rsidDel="00412BC8">
          <w:delText xml:space="preserve">of </w:delText>
        </w:r>
      </w:del>
      <w:r w:rsidR="00336FE4">
        <w:t xml:space="preserve">this </w:t>
      </w:r>
      <w:del w:id="2954" w:author="Stefanie Lane" w:date="2022-06-21T13:59:00Z">
        <w:r w:rsidR="00336FE4" w:rsidDel="00412BC8">
          <w:delText>area</w:delText>
        </w:r>
      </w:del>
      <w:ins w:id="2955" w:author="Stefanie Lane" w:date="2022-06-21T13:59:00Z">
        <w:r w:rsidR="00412BC8">
          <w:t>habitat</w:t>
        </w:r>
      </w:ins>
      <w:r w:rsidR="00336FE4">
        <w:t xml:space="preserve">.  </w:t>
      </w:r>
      <w:ins w:id="2956" w:author="Stefanie Lane" w:date="2022-06-22T13:50:00Z">
        <w:r w:rsidR="00EE42AD">
          <w:t>Moreover, c</w:t>
        </w:r>
      </w:ins>
      <w:ins w:id="2957" w:author="Stefanie Lane" w:date="2022-06-21T13:56:00Z">
        <w:r w:rsidR="00684212">
          <w:t xml:space="preserve">luster analysis shows </w:t>
        </w:r>
      </w:ins>
      <w:ins w:id="2958" w:author="Stefanie Lane" w:date="2022-06-03T16:05:00Z">
        <w:r w:rsidR="009837A5" w:rsidRPr="009837A5">
          <w:rPr>
            <w:rPrChange w:id="2959" w:author="Stefanie Lane" w:date="2022-06-03T16:05:00Z">
              <w:rPr>
                <w:i/>
                <w:iCs/>
              </w:rPr>
            </w:rPrChange>
          </w:rPr>
          <w:t xml:space="preserve">there </w:t>
        </w:r>
      </w:ins>
      <w:ins w:id="2960" w:author="Stefanie Lane" w:date="2022-06-22T13:50:00Z">
        <w:r w:rsidR="00EE42AD">
          <w:t xml:space="preserve">was </w:t>
        </w:r>
      </w:ins>
      <w:ins w:id="2961" w:author="Stefanie Lane" w:date="2022-06-03T16:05:00Z">
        <w:r w:rsidR="009837A5" w:rsidRPr="009837A5">
          <w:rPr>
            <w:rPrChange w:id="2962" w:author="Stefanie Lane" w:date="2022-06-03T16:05:00Z">
              <w:rPr>
                <w:i/>
                <w:iCs/>
              </w:rPr>
            </w:rPrChange>
          </w:rPr>
          <w:t xml:space="preserve">increasing heterogeneity of species </w:t>
        </w:r>
      </w:ins>
      <w:ins w:id="2963" w:author="Stefanie Lane" w:date="2022-06-21T13:56:00Z">
        <w:r w:rsidR="00684212">
          <w:t>compositional abundance</w:t>
        </w:r>
      </w:ins>
      <w:ins w:id="2964" w:author="Stefanie Lane" w:date="2022-06-03T16:05:00Z">
        <w:r w:rsidR="009837A5" w:rsidRPr="009837A5">
          <w:rPr>
            <w:rPrChange w:id="2965" w:author="Stefanie Lane" w:date="2022-06-03T16:05:00Z">
              <w:rPr>
                <w:i/>
                <w:iCs/>
              </w:rPr>
            </w:rPrChange>
          </w:rPr>
          <w:t xml:space="preserve"> </w:t>
        </w:r>
      </w:ins>
      <w:ins w:id="2966" w:author="Stefanie Lane" w:date="2022-06-21T13:56:00Z">
        <w:r w:rsidR="00684212">
          <w:t>between</w:t>
        </w:r>
      </w:ins>
      <w:ins w:id="2967" w:author="Stefanie Lane" w:date="2022-06-03T16:05:00Z">
        <w:r w:rsidR="009837A5" w:rsidRPr="009837A5">
          <w:rPr>
            <w:rPrChange w:id="2968" w:author="Stefanie Lane" w:date="2022-06-03T16:05:00Z">
              <w:rPr>
                <w:i/>
                <w:iCs/>
              </w:rPr>
            </w:rPrChange>
          </w:rPr>
          <w:t xml:space="preserve"> assemblage</w:t>
        </w:r>
      </w:ins>
      <w:ins w:id="2969" w:author="Stefanie Lane" w:date="2022-06-21T13:56:00Z">
        <w:r w:rsidR="00684212">
          <w:t>s</w:t>
        </w:r>
      </w:ins>
      <w:ins w:id="2970" w:author="Stefanie Lane" w:date="2022-06-03T16:05:00Z">
        <w:r w:rsidR="009837A5" w:rsidRPr="009837A5">
          <w:rPr>
            <w:rPrChange w:id="2971" w:author="Stefanie Lane" w:date="2022-06-03T16:05:00Z">
              <w:rPr>
                <w:i/>
                <w:iCs/>
              </w:rPr>
            </w:rPrChange>
          </w:rPr>
          <w:t xml:space="preserve">, </w:t>
        </w:r>
      </w:ins>
      <w:ins w:id="2972" w:author="Stefanie Lane" w:date="2022-06-22T13:50:00Z">
        <w:r w:rsidR="00EE42AD">
          <w:t xml:space="preserve">but </w:t>
        </w:r>
      </w:ins>
      <w:ins w:id="2973" w:author="Stefanie Lane" w:date="2022-06-03T16:05:00Z">
        <w:r w:rsidR="009837A5" w:rsidRPr="009837A5">
          <w:rPr>
            <w:rPrChange w:id="2974" w:author="Stefanie Lane" w:date="2022-06-03T16:05:00Z">
              <w:rPr>
                <w:i/>
                <w:iCs/>
              </w:rPr>
            </w:rPrChange>
          </w:rPr>
          <w:t>greater similarity of species cover abundance</w:t>
        </w:r>
      </w:ins>
      <w:ins w:id="2975" w:author="Stefanie Lane" w:date="2022-06-21T13:57:00Z">
        <w:r w:rsidR="00E061A8">
          <w:t xml:space="preserve"> within each assemblage </w:t>
        </w:r>
        <w:r w:rsidR="00E061A8" w:rsidRPr="001967CF">
          <w:t>(</w:t>
        </w:r>
        <w:r w:rsidR="00E061A8" w:rsidRPr="001967CF">
          <w:fldChar w:fldCharType="begin"/>
        </w:r>
        <w:r w:rsidR="00E061A8" w:rsidRPr="001967CF">
          <w:instrText xml:space="preserve"> REF _Ref94197029 \h  \* MERGEFORMAT </w:instrText>
        </w:r>
      </w:ins>
      <w:ins w:id="2976" w:author="Stefanie Lane" w:date="2022-06-21T13:57:00Z">
        <w:r w:rsidR="00E061A8" w:rsidRPr="001967CF">
          <w:fldChar w:fldCharType="separate"/>
        </w:r>
        <w:r w:rsidR="00E061A8" w:rsidRPr="00C535E6">
          <w:t>Figure 2</w:t>
        </w:r>
        <w:r w:rsidR="00E061A8" w:rsidRPr="001967CF">
          <w:fldChar w:fldCharType="end"/>
        </w:r>
        <w:r w:rsidR="00E061A8" w:rsidRPr="001967CF">
          <w:t>)</w:t>
        </w:r>
      </w:ins>
      <w:ins w:id="2977" w:author="Stefanie Lane" w:date="2022-06-22T13:50:00Z">
        <w:r w:rsidR="0099445A">
          <w:t>. Overall, these findings indica</w:t>
        </w:r>
      </w:ins>
      <w:ins w:id="2978" w:author="Stefanie Lane" w:date="2022-06-22T13:51:00Z">
        <w:r w:rsidR="0099445A">
          <w:t xml:space="preserve">te </w:t>
        </w:r>
      </w:ins>
      <w:ins w:id="2979" w:author="Stefanie Lane" w:date="2022-06-24T14:45:00Z">
        <w:r w:rsidR="0082558B">
          <w:t>decreased</w:t>
        </w:r>
      </w:ins>
      <w:ins w:id="2980" w:author="Stefanie Lane" w:date="2022-06-21T13:55:00Z">
        <w:r w:rsidR="007D6E8A">
          <w:t xml:space="preserve"> cover abundance </w:t>
        </w:r>
      </w:ins>
      <w:ins w:id="2981" w:author="Stefanie Lane" w:date="2022-06-03T16:05:00Z">
        <w:r w:rsidR="009837A5" w:rsidRPr="009837A5">
          <w:rPr>
            <w:rPrChange w:id="2982" w:author="Stefanie Lane" w:date="2022-06-03T16:05:00Z">
              <w:rPr>
                <w:i/>
                <w:iCs/>
              </w:rPr>
            </w:rPrChange>
          </w:rPr>
          <w:t>by fewer species</w:t>
        </w:r>
      </w:ins>
      <w:ins w:id="2983" w:author="Stefanie Lane" w:date="2022-06-22T14:31:00Z">
        <w:r w:rsidR="008E629E">
          <w:t xml:space="preserve"> within each assemblage type</w:t>
        </w:r>
        <w:r w:rsidR="00EF4ED1">
          <w:t>, creating</w:t>
        </w:r>
      </w:ins>
      <w:ins w:id="2984" w:author="Stefanie Lane" w:date="2022-06-24T14:45:00Z">
        <w:r w:rsidR="0082558B">
          <w:t xml:space="preserve"> patchy but sparse assemblages wit</w:t>
        </w:r>
      </w:ins>
      <w:ins w:id="2985" w:author="Stefanie Lane" w:date="2022-06-24T14:46:00Z">
        <w:r w:rsidR="0082558B">
          <w:t>hin</w:t>
        </w:r>
      </w:ins>
      <w:ins w:id="2986" w:author="Stefanie Lane" w:date="2022-06-22T14:32:00Z">
        <w:r w:rsidR="00EF4ED1">
          <w:t xml:space="preserve"> in the community</w:t>
        </w:r>
      </w:ins>
      <w:ins w:id="2987" w:author="Stefanie Lane" w:date="2022-06-03T16:05:00Z">
        <w:r w:rsidR="009837A5" w:rsidRPr="009837A5">
          <w:rPr>
            <w:rPrChange w:id="2988" w:author="Stefanie Lane" w:date="2022-06-03T16:05:00Z">
              <w:rPr>
                <w:i/>
                <w:iCs/>
              </w:rPr>
            </w:rPrChange>
          </w:rPr>
          <w:t>.</w:t>
        </w:r>
      </w:ins>
    </w:p>
    <w:p w14:paraId="77B42AC7" w14:textId="7E7406E8" w:rsidR="003D3366" w:rsidRDefault="00412BC8">
      <w:pPr>
        <w:ind w:firstLine="720"/>
      </w:pPr>
      <w:ins w:id="2989" w:author="Stefanie Lane" w:date="2022-06-21T14:00:00Z">
        <w:r>
          <w:t xml:space="preserve"> </w:t>
        </w:r>
      </w:ins>
      <w:del w:id="2990" w:author="Stefanie Lane" w:date="2022-06-22T13:52:00Z">
        <w:r w:rsidR="00D75DA9" w:rsidDel="00A11C7C">
          <w:delText xml:space="preserve">In their 1982 publication, Bradfield and Porter </w:delText>
        </w:r>
      </w:del>
      <w:del w:id="2991" w:author="Stefanie Lane" w:date="2022-06-22T13:51:00Z">
        <w:r w:rsidR="00D75DA9" w:rsidDel="0099445A">
          <w:delText xml:space="preserve">indicated </w:delText>
        </w:r>
      </w:del>
      <w:del w:id="2992" w:author="Stefanie Lane" w:date="2022-06-22T13:52:00Z">
        <w:r w:rsidR="00D75DA9" w:rsidDel="00A11C7C">
          <w:delText xml:space="preserve">assemblage occurrence was largely driven by </w:delText>
        </w:r>
        <w:commentRangeStart w:id="2993"/>
        <w:r w:rsidR="00D75DA9" w:rsidDel="00A11C7C">
          <w:delText xml:space="preserve">edaphic </w:delText>
        </w:r>
        <w:commentRangeEnd w:id="2993"/>
        <w:r w:rsidR="00CD5021" w:rsidDel="00A11C7C">
          <w:rPr>
            <w:rStyle w:val="CommentReference"/>
          </w:rPr>
          <w:commentReference w:id="2993"/>
        </w:r>
        <w:r w:rsidR="00D75DA9" w:rsidDel="00A11C7C">
          <w:delText xml:space="preserve">factors, with the Bogbean assemblage occurring in poorly drained areas, Sedge assemblage occurring in regularly flooded and drained areas, and Fescue assemblage along slightly elevated channel edges.  </w:delText>
        </w:r>
        <w:r w:rsidR="00D75DA9" w:rsidDel="00A11C7C">
          <w:rPr>
            <w:i/>
          </w:rPr>
          <w:delText>Menyanthes trifoliata</w:delText>
        </w:r>
        <w:r w:rsidR="00D75DA9" w:rsidDel="00A11C7C">
          <w:delText xml:space="preserve"> (bogbean) and </w:delText>
        </w:r>
        <w:r w:rsidR="00D75DA9" w:rsidDel="00A11C7C">
          <w:rPr>
            <w:i/>
          </w:rPr>
          <w:delText>Mentha aquatica</w:delText>
        </w:r>
        <w:r w:rsidR="00D75DA9" w:rsidDel="00A11C7C">
          <w:delText xml:space="preserve"> are highly adapted to aquatic or poorly drained habitats, and the increased prevalence of plots clustered in the Bogbean assemblage within Ladner Marsh may be indicative of changing edaphic factors such as marsh subsidence.</w:delText>
        </w:r>
        <w:r w:rsidR="002A21CB" w:rsidDel="00A11C7C">
          <w:delText xml:space="preserve"> </w:delText>
        </w:r>
        <w:r w:rsidR="00D75DA9" w:rsidDel="00A11C7C">
          <w:delText xml:space="preserve">In addition to highly saturated soils, the densely rhizomatous cover of these species may be precluding establishment of new species. </w:delText>
        </w:r>
      </w:del>
      <w:moveFromRangeStart w:id="2994" w:author="Stefanie Lane" w:date="2022-06-22T14:33:00Z" w:name="move106800854"/>
      <w:moveFrom w:id="2995" w:author="Stefanie Lane" w:date="2022-06-22T14:33:00Z">
        <w:r w:rsidR="002A21CB" w:rsidRPr="00321C4A" w:rsidDel="00683B73">
          <w:t xml:space="preserve">Although the Bogbean assemblage had a high abundance of non-native </w:t>
        </w:r>
        <w:r w:rsidR="002A21CB" w:rsidRPr="00321C4A" w:rsidDel="00683B73">
          <w:rPr>
            <w:i/>
          </w:rPr>
          <w:t>Mentha aquatica</w:t>
        </w:r>
        <w:r w:rsidR="002A21CB" w:rsidRPr="00321C4A" w:rsidDel="00683B73">
          <w:t xml:space="preserve"> cover, it also had the highest</w:t>
        </w:r>
        <w:r w:rsidR="002A21CB" w:rsidRPr="00376B7F" w:rsidDel="00683B73">
          <w:t xml:space="preserve"> </w:t>
        </w:r>
        <w:r w:rsidR="002A21CB" w:rsidRPr="00321C4A" w:rsidDel="00683B73">
          <w:rPr>
            <w:rFonts w:cstheme="minorHAnsi"/>
          </w:rPr>
          <w:t>α</w:t>
        </w:r>
        <w:r w:rsidR="002A21CB" w:rsidRPr="00321C4A" w:rsidDel="00683B73">
          <w:t>-d</w:t>
        </w:r>
        <w:r w:rsidR="002A21CB" w:rsidDel="00683B73">
          <w:t xml:space="preserve">iversity, and lowest </w:t>
        </w:r>
        <w:r w:rsidR="002A21CB" w:rsidDel="00683B73">
          <w:rPr>
            <w:rFonts w:cstheme="minorHAnsi"/>
          </w:rPr>
          <w:t>β</w:t>
        </w:r>
        <w:r w:rsidR="002A21CB" w:rsidDel="00683B73">
          <w:t xml:space="preserve">-diversity over time. </w:t>
        </w:r>
        <w:r w:rsidR="00461840" w:rsidDel="00683B73">
          <w:t xml:space="preserve">The Fescue assemblage had the greatest loss of </w:t>
        </w:r>
        <w:r w:rsidR="00461840" w:rsidDel="00683B73">
          <w:rPr>
            <w:rFonts w:cstheme="minorHAnsi"/>
          </w:rPr>
          <w:t>α</w:t>
        </w:r>
        <w:r w:rsidR="00461840" w:rsidDel="00683B73">
          <w:t>-diversity, and greatest</w:t>
        </w:r>
        <w:r w:rsidR="005B1812" w:rsidDel="00683B73">
          <w:t xml:space="preserve"> increase in</w:t>
        </w:r>
        <w:r w:rsidR="00461840" w:rsidDel="00683B73">
          <w:t xml:space="preserve"> </w:t>
        </w:r>
        <w:r w:rsidR="00461840" w:rsidDel="00683B73">
          <w:rPr>
            <w:rFonts w:cstheme="minorHAnsi"/>
          </w:rPr>
          <w:t>β</w:t>
        </w:r>
        <w:r w:rsidR="00461840" w:rsidDel="00683B73">
          <w:t>-diversity.</w:t>
        </w:r>
        <w:r w:rsidR="001A11D6" w:rsidDel="00683B73">
          <w:t xml:space="preserve"> Of note is the introduction and greatly </w:t>
        </w:r>
        <w:r w:rsidR="0033682E" w:rsidDel="00683B73">
          <w:t>increased</w:t>
        </w:r>
        <w:r w:rsidR="001A11D6" w:rsidDel="00683B73">
          <w:t xml:space="preserve"> abundance of </w:t>
        </w:r>
        <w:r w:rsidR="0033682E" w:rsidDel="00683B73">
          <w:rPr>
            <w:i/>
          </w:rPr>
          <w:t>Phalaris</w:t>
        </w:r>
        <w:r w:rsidR="001A11D6" w:rsidDel="00683B73">
          <w:rPr>
            <w:i/>
          </w:rPr>
          <w:t xml:space="preserve"> arundinaceae</w:t>
        </w:r>
        <w:r w:rsidR="001A11D6" w:rsidDel="00683B73">
          <w:t>, an</w:t>
        </w:r>
        <w:r w:rsidR="00461840" w:rsidDel="00683B73">
          <w:t xml:space="preserve"> </w:t>
        </w:r>
        <w:r w:rsidR="0033682E" w:rsidDel="00683B73">
          <w:t xml:space="preserve">invasive species of management concern due to its ability to establish near-monocultures in wetland environments </w:t>
        </w:r>
        <w:r w:rsidR="00071896" w:rsidDel="00683B73">
          <w:fldChar w:fldCharType="begin"/>
        </w:r>
        <w:r w:rsidR="0018587A" w:rsidDel="00683B73">
          <w: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instrText>
        </w:r>
        <w:r w:rsidR="00071896" w:rsidDel="00683B73">
          <w:fldChar w:fldCharType="separate"/>
        </w:r>
        <w:r w:rsidR="0018587A" w:rsidRPr="0018587A" w:rsidDel="00683B73">
          <w:rPr>
            <w:rFonts w:ascii="Calibri" w:hAnsi="Calibri" w:cs="Calibri"/>
          </w:rPr>
          <w:t>(Apfelbaum &amp; Sams, 1987)</w:t>
        </w:r>
        <w:r w:rsidR="00071896" w:rsidDel="00683B73">
          <w:fldChar w:fldCharType="end"/>
        </w:r>
        <w:r w:rsidR="0033682E" w:rsidDel="00683B73">
          <w:t xml:space="preserve">. </w:t>
        </w:r>
        <w:r w:rsidR="00AE3431" w:rsidDel="00683B73">
          <w:t xml:space="preserve">The </w:t>
        </w:r>
        <w:r w:rsidR="0033682E" w:rsidDel="00683B73">
          <w:t xml:space="preserve">overall loss of species, and higher </w:t>
        </w:r>
        <w:r w:rsidR="00C24AE9" w:rsidDel="00683B73">
          <w:t xml:space="preserve">variation between plots in this assemblage </w:t>
        </w:r>
        <w:r w:rsidR="00461840" w:rsidDel="00683B73">
          <w:t xml:space="preserve">may be indicative </w:t>
        </w:r>
        <w:r w:rsidR="009B0066" w:rsidDel="00683B73">
          <w:t>of</w:t>
        </w:r>
        <w:r w:rsidR="009F2497" w:rsidDel="00683B73">
          <w:t xml:space="preserve"> potential loss of resilience, and</w:t>
        </w:r>
        <w:r w:rsidR="00D8669D" w:rsidDel="00683B73">
          <w:t xml:space="preserve"> </w:t>
        </w:r>
        <w:r w:rsidR="0086027D" w:rsidDel="00683B73">
          <w:t xml:space="preserve">increased </w:t>
        </w:r>
        <w:r w:rsidR="009B0066" w:rsidDel="00683B73">
          <w:t xml:space="preserve">susceptibility </w:t>
        </w:r>
        <w:r w:rsidR="00D8669D" w:rsidDel="00683B73">
          <w:t>to invasio</w:t>
        </w:r>
        <w:r w:rsidR="00D8669D" w:rsidRPr="00321C4A" w:rsidDel="00683B73">
          <w:t>n</w:t>
        </w:r>
        <w:r w:rsidR="00843FAB" w:rsidRPr="00321C4A" w:rsidDel="00683B73">
          <w:t xml:space="preserve">. </w:t>
        </w:r>
      </w:moveFrom>
      <w:moveFromRangeEnd w:id="2994"/>
    </w:p>
    <w:p w14:paraId="15EDA52C" w14:textId="574593DB" w:rsidR="00853200" w:rsidRDefault="00683B73" w:rsidP="005F7C5D">
      <w:pPr>
        <w:ind w:firstLine="720"/>
        <w:rPr>
          <w:ins w:id="2996" w:author="Stefanie Lane" w:date="2022-06-22T14:35:00Z"/>
        </w:rPr>
      </w:pPr>
      <w:moveToRangeStart w:id="2997" w:author="Stefanie Lane" w:date="2022-06-22T14:33:00Z" w:name="move106800854"/>
      <w:moveTo w:id="2998" w:author="Stefanie Lane" w:date="2022-06-22T14:33:00Z">
        <w:r w:rsidRPr="00321C4A">
          <w:t xml:space="preserve">Although the Bogbean assemblage had a high abundance of non-native </w:t>
        </w:r>
        <w:r w:rsidRPr="00321C4A">
          <w:rPr>
            <w:i/>
          </w:rPr>
          <w:t>Mentha aquatica</w:t>
        </w:r>
        <w:r w:rsidRPr="00321C4A">
          <w:t xml:space="preserve"> cover, it also had the highest</w:t>
        </w:r>
        <w:r w:rsidRPr="00376B7F">
          <w:t xml:space="preserve"> </w:t>
        </w:r>
        <w:r w:rsidRPr="00321C4A">
          <w:rPr>
            <w:rFonts w:cstheme="minorHAnsi"/>
          </w:rPr>
          <w:t>α</w:t>
        </w:r>
        <w:r w:rsidRPr="00321C4A">
          <w:t>-d</w:t>
        </w:r>
        <w:r>
          <w:t xml:space="preserve">iversity, and lowest </w:t>
        </w:r>
        <w:r>
          <w:rPr>
            <w:rFonts w:cstheme="minorHAnsi"/>
          </w:rPr>
          <w:t>β</w:t>
        </w:r>
        <w:r>
          <w:t xml:space="preserve">-diversity over time. </w:t>
        </w:r>
      </w:moveTo>
      <w:ins w:id="2999" w:author="Stefanie Lane" w:date="2022-06-23T11:48:00Z">
        <w:r w:rsidR="00EC6E5B">
          <w:t>Because bogbean (</w:t>
        </w:r>
        <w:r w:rsidR="00EC6E5B">
          <w:rPr>
            <w:i/>
          </w:rPr>
          <w:t>M. trifoliata</w:t>
        </w:r>
        <w:r w:rsidR="00EC6E5B">
          <w:t xml:space="preserve">) is tolerant of saturated soils, it may be that this assemblage type is more stable and resistant to </w:t>
        </w:r>
      </w:ins>
      <w:ins w:id="3000" w:author="Stefanie Lane" w:date="2022-06-23T11:49:00Z">
        <w:r w:rsidR="00EC6E5B">
          <w:t xml:space="preserve">diversity loss </w:t>
        </w:r>
        <w:r w:rsidR="00206A47">
          <w:t xml:space="preserve">than assemblages with better-drained soils. </w:t>
        </w:r>
      </w:ins>
      <w:moveTo w:id="3001" w:author="Stefanie Lane" w:date="2022-06-22T14:33:00Z">
        <w:r>
          <w:t xml:space="preserve">The Fescue assemblage had the greatest loss of </w:t>
        </w:r>
        <w:r>
          <w:rPr>
            <w:rFonts w:cstheme="minorHAnsi"/>
          </w:rPr>
          <w:t>α</w:t>
        </w:r>
        <w:r>
          <w:t xml:space="preserve">-diversity, and greatest increase in </w:t>
        </w:r>
        <w:r>
          <w:rPr>
            <w:rFonts w:cstheme="minorHAnsi"/>
          </w:rPr>
          <w:t>β</w:t>
        </w:r>
        <w:r>
          <w:t xml:space="preserve">-diversity. </w:t>
        </w:r>
        <w:del w:id="3002" w:author="Stefanie Lane" w:date="2022-06-23T11:50:00Z">
          <w:r w:rsidDel="00215022">
            <w:delText xml:space="preserve">Of note is the introduction and greatly increased abundance of </w:delText>
          </w:r>
          <w:r w:rsidDel="00215022">
            <w:rPr>
              <w:i/>
            </w:rPr>
            <w:delText>Phalaris arundinaceae</w:delText>
          </w:r>
          <w:r w:rsidDel="00215022">
            <w:delText xml:space="preserve">, an invasive species of management concern due to its ability to establish near-monocultures in wetland environments </w:delText>
          </w:r>
          <w:r w:rsidDel="00215022">
            <w:fldChar w:fldCharType="begin"/>
          </w:r>
          <w:r w:rsidDel="00215022">
            <w:del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delInstrText>
          </w:r>
          <w:r w:rsidDel="00215022">
            <w:fldChar w:fldCharType="separate"/>
          </w:r>
          <w:r w:rsidRPr="0018587A" w:rsidDel="00215022">
            <w:rPr>
              <w:rFonts w:ascii="Calibri" w:hAnsi="Calibri" w:cs="Calibri"/>
            </w:rPr>
            <w:delText>(Apfelbaum &amp; Sams, 1987)</w:delText>
          </w:r>
          <w:r w:rsidDel="00215022">
            <w:fldChar w:fldCharType="end"/>
          </w:r>
          <w:r w:rsidDel="00215022">
            <w:delText xml:space="preserve">. </w:delText>
          </w:r>
        </w:del>
        <w:r>
          <w:t xml:space="preserve">The overall loss of species, and </w:t>
        </w:r>
        <w:del w:id="3003" w:author="Stefanie Lane" w:date="2022-06-23T11:50:00Z">
          <w:r w:rsidDel="00215022">
            <w:delText>higher</w:delText>
          </w:r>
        </w:del>
      </w:moveTo>
      <w:ins w:id="3004" w:author="Stefanie Lane" w:date="2022-06-23T11:50:00Z">
        <w:r w:rsidR="00215022">
          <w:t>greater</w:t>
        </w:r>
      </w:ins>
      <w:moveTo w:id="3005" w:author="Stefanie Lane" w:date="2022-06-22T14:33:00Z">
        <w:r>
          <w:t xml:space="preserve"> variation </w:t>
        </w:r>
      </w:moveTo>
      <w:ins w:id="3006" w:author="Stefanie Lane" w:date="2022-06-23T11:50:00Z">
        <w:r w:rsidR="00215022">
          <w:t xml:space="preserve">in species compositional abundance </w:t>
        </w:r>
      </w:ins>
      <w:moveTo w:id="3007" w:author="Stefanie Lane" w:date="2022-06-22T14:33:00Z">
        <w:r>
          <w:t xml:space="preserve">between plots in this assemblage may be indicative of </w:t>
        </w:r>
      </w:moveTo>
      <w:ins w:id="3008" w:author="Stefanie Lane" w:date="2022-06-23T11:49:00Z">
        <w:r w:rsidR="00206A47">
          <w:t>greater</w:t>
        </w:r>
      </w:ins>
      <w:moveTo w:id="3009" w:author="Stefanie Lane" w:date="2022-06-22T14:33:00Z">
        <w:del w:id="3010" w:author="Stefanie Lane" w:date="2022-06-23T11:49:00Z">
          <w:r w:rsidDel="00206A47">
            <w:delText>potential</w:delText>
          </w:r>
        </w:del>
        <w:r>
          <w:t xml:space="preserve"> loss of resilience, and increased susceptibility to invasio</w:t>
        </w:r>
        <w:r w:rsidRPr="00321C4A">
          <w:t>n.</w:t>
        </w:r>
      </w:moveTo>
      <w:moveToRangeEnd w:id="2997"/>
      <w:ins w:id="3011" w:author="Stefanie Lane" w:date="2022-06-22T14:34:00Z">
        <w:r>
          <w:t xml:space="preserve"> </w:t>
        </w:r>
      </w:ins>
      <w:r w:rsidR="00EA13DD">
        <w:t>T</w:t>
      </w:r>
      <w:r w:rsidR="006F225A">
        <w:t>otal t</w:t>
      </w:r>
      <w:r w:rsidR="00EA13DD">
        <w:t>urnover</w:t>
      </w:r>
      <w:ins w:id="3012" w:author="Stefanie Lane" w:date="2022-06-23T12:17:00Z">
        <w:r w:rsidR="00FB64DD">
          <w:t xml:space="preserve"> for all assemblages</w:t>
        </w:r>
      </w:ins>
      <w:r w:rsidR="00EA13DD">
        <w:t xml:space="preserve"> was higher in </w:t>
      </w:r>
      <w:ins w:id="3013" w:author="Stefanie Lane" w:date="2022-06-21T14:00:00Z">
        <w:r w:rsidR="004D0FAD">
          <w:t>1999-</w:t>
        </w:r>
      </w:ins>
      <w:r w:rsidR="00EA13DD">
        <w:t xml:space="preserve">2019 than </w:t>
      </w:r>
      <w:ins w:id="3014" w:author="Stefanie Lane" w:date="2022-06-21T14:00:00Z">
        <w:r w:rsidR="004D0FAD">
          <w:t>1979-</w:t>
        </w:r>
      </w:ins>
      <w:r w:rsidR="00EA13DD">
        <w:t xml:space="preserve">1999, </w:t>
      </w:r>
      <w:del w:id="3015" w:author="Stefanie Lane" w:date="2022-06-21T14:00:00Z">
        <w:r w:rsidR="006F225A" w:rsidDel="00B20B1C">
          <w:delText xml:space="preserve">and only the Sedge assemblage gained more species in 2019 than in 1999. </w:delText>
        </w:r>
        <w:r w:rsidR="00EA13DD" w:rsidDel="00B20B1C">
          <w:delText xml:space="preserve"> However</w:delText>
        </w:r>
      </w:del>
      <w:ins w:id="3016" w:author="Stefanie Lane" w:date="2022-06-21T14:00:00Z">
        <w:r w:rsidR="00B20B1C">
          <w:t>and</w:t>
        </w:r>
      </w:ins>
      <w:del w:id="3017" w:author="Stefanie Lane" w:date="2022-06-21T14:00:00Z">
        <w:r w:rsidR="00EA13DD" w:rsidDel="00B20B1C">
          <w:delText>,</w:delText>
        </w:r>
      </w:del>
      <w:r w:rsidR="00EA13DD">
        <w:t xml:space="preserve"> </w:t>
      </w:r>
      <w:ins w:id="3018" w:author="Stefanie Lane" w:date="2022-06-21T14:00:00Z">
        <w:r w:rsidR="00B20B1C">
          <w:t>largely driven by species loss</w:t>
        </w:r>
      </w:ins>
      <w:ins w:id="3019" w:author="Stefanie Lane" w:date="2022-06-23T12:17:00Z">
        <w:r w:rsidR="001D0894">
          <w:t xml:space="preserve"> (disappearance)</w:t>
        </w:r>
      </w:ins>
      <w:ins w:id="3020" w:author="Stefanie Lane" w:date="2022-06-21T14:01:00Z">
        <w:r w:rsidR="00B20B1C">
          <w:t>, which is</w:t>
        </w:r>
      </w:ins>
      <w:del w:id="3021" w:author="Stefanie Lane" w:date="2022-06-21T14:00:00Z">
        <w:r w:rsidR="00EA13DD" w:rsidDel="00B20B1C">
          <w:delText>g</w:delText>
        </w:r>
      </w:del>
      <w:del w:id="3022" w:author="Stefanie Lane" w:date="2022-06-21T14:01:00Z">
        <w:r w:rsidR="00EA13DD" w:rsidDel="00B20B1C">
          <w:delText>reater rates of species los</w:delText>
        </w:r>
        <w:r w:rsidR="00672AF5" w:rsidDel="00B20B1C">
          <w:delText>s</w:delText>
        </w:r>
        <w:r w:rsidR="00EA13DD" w:rsidDel="00B20B1C">
          <w:delText xml:space="preserve"> are</w:delText>
        </w:r>
      </w:del>
      <w:r w:rsidR="00EA13DD">
        <w:t xml:space="preserve"> concerning for total biodiversity of the habitat</w:t>
      </w:r>
      <w:ins w:id="3023" w:author="Stefanie Lane" w:date="2022-06-23T11:52:00Z">
        <w:r w:rsidR="00D30647">
          <w:t xml:space="preserve"> and</w:t>
        </w:r>
        <w:r w:rsidR="00D30647" w:rsidRPr="00933EF5">
          <w:t xml:space="preserve"> may indicate</w:t>
        </w:r>
        <w:r w:rsidR="00D30647" w:rsidRPr="00321B79">
          <w:t xml:space="preserve"> </w:t>
        </w:r>
        <w:r w:rsidR="00D30647">
          <w:t>increased</w:t>
        </w:r>
        <w:r w:rsidR="00D30647" w:rsidRPr="00321B79">
          <w:t xml:space="preserve"> susceptibility to invasive species (Tilman, 1999)</w:t>
        </w:r>
      </w:ins>
      <w:r w:rsidR="00EA13DD">
        <w:t>.</w:t>
      </w:r>
      <w:r w:rsidR="00993730">
        <w:t xml:space="preserve"> This is especially evident by e</w:t>
      </w:r>
      <w:r w:rsidR="00232AF1">
        <w:t>ncroachment of invasive species in the Fescue and Bogbean assemblages</w:t>
      </w:r>
      <w:r w:rsidR="009A68C5">
        <w:t>.</w:t>
      </w:r>
      <w:r w:rsidR="00993730">
        <w:t xml:space="preserve"> </w:t>
      </w:r>
      <w:r w:rsidR="00232AF1">
        <w:t>The Fescue assemblage has historically been defined by a non-native species</w:t>
      </w:r>
      <w:r w:rsidR="00CE5059">
        <w:t xml:space="preserve"> (</w:t>
      </w:r>
      <w:r w:rsidR="00CE5059">
        <w:rPr>
          <w:i/>
        </w:rPr>
        <w:t>Festuca arundinaceae</w:t>
      </w:r>
      <w:r w:rsidR="007F10E6">
        <w:t>)</w:t>
      </w:r>
      <w:r w:rsidR="00232AF1">
        <w:t xml:space="preserve">, however abundance of </w:t>
      </w:r>
      <w:r w:rsidR="00232AF1" w:rsidRPr="00993730">
        <w:rPr>
          <w:i/>
        </w:rPr>
        <w:t xml:space="preserve">Festuca arundinaceae </w:t>
      </w:r>
      <w:r w:rsidR="00232AF1">
        <w:t xml:space="preserve">is being overtaken by </w:t>
      </w:r>
      <w:r w:rsidR="00232AF1" w:rsidRPr="00993730">
        <w:rPr>
          <w:i/>
        </w:rPr>
        <w:t>Phalaris arundinaceae</w:t>
      </w:r>
      <w:r w:rsidR="00232AF1">
        <w:t xml:space="preserve">, or reed canary grass (RCG). </w:t>
      </w:r>
      <w:r w:rsidR="00993730">
        <w:t>This presents a m</w:t>
      </w:r>
      <w:r w:rsidR="00232AF1">
        <w:t>anagement concern</w:t>
      </w:r>
      <w:r w:rsidR="00993730">
        <w:t xml:space="preserve"> for </w:t>
      </w:r>
      <w:r w:rsidR="00A812C3">
        <w:t>Ladner Marsh</w:t>
      </w:r>
      <w:r w:rsidR="00232AF1">
        <w:t xml:space="preserve">, as </w:t>
      </w:r>
      <w:r w:rsidR="00A812C3">
        <w:t xml:space="preserve">RCG </w:t>
      </w:r>
      <w:r w:rsidR="00232AF1">
        <w:t>can be a monoculture-forming species</w:t>
      </w:r>
      <w:ins w:id="3024" w:author="Stefanie Lane" w:date="2022-06-23T11:50:00Z">
        <w:r w:rsidR="00215022">
          <w:t xml:space="preserve"> </w:t>
        </w:r>
        <w:r w:rsidR="00215022">
          <w:fldChar w:fldCharType="begin"/>
        </w:r>
        <w:r w:rsidR="00215022">
          <w: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instrText>
        </w:r>
        <w:r w:rsidR="00215022">
          <w:fldChar w:fldCharType="separate"/>
        </w:r>
        <w:r w:rsidR="00215022" w:rsidRPr="0018587A">
          <w:rPr>
            <w:rFonts w:ascii="Calibri" w:hAnsi="Calibri" w:cs="Calibri"/>
          </w:rPr>
          <w:t>(Apfelbaum &amp; Sams, 1987)</w:t>
        </w:r>
        <w:r w:rsidR="00215022">
          <w:fldChar w:fldCharType="end"/>
        </w:r>
      </w:ins>
      <w:r w:rsidR="00232AF1">
        <w:t xml:space="preserve">, </w:t>
      </w:r>
      <w:r w:rsidR="005D63D3">
        <w:t xml:space="preserve">further reducing species diversity within the community. Similarly, the Bogbean assemblage is increasingly dominated by non-native </w:t>
      </w:r>
      <w:r w:rsidR="005D63D3">
        <w:rPr>
          <w:i/>
        </w:rPr>
        <w:t>Mentha aquatica</w:t>
      </w:r>
      <w:r w:rsidR="000178FD">
        <w:t>, however this assemblage did not lose as much floristic richness as the Fescue assemblage did (</w:t>
      </w:r>
      <w:r w:rsidR="000178FD">
        <w:fldChar w:fldCharType="begin"/>
      </w:r>
      <w:r w:rsidR="000178FD">
        <w:instrText xml:space="preserve"> REF _Ref103170147 \h </w:instrText>
      </w:r>
      <w:r w:rsidR="000178FD">
        <w:fldChar w:fldCharType="separate"/>
      </w:r>
      <w:ins w:id="3025" w:author="Stefanie Lane" w:date="2022-06-03T14:47:00Z">
        <w:r w:rsidR="00173A95">
          <w:t xml:space="preserve">Table </w:t>
        </w:r>
        <w:r w:rsidR="00173A95">
          <w:rPr>
            <w:noProof/>
          </w:rPr>
          <w:t>7</w:t>
        </w:r>
      </w:ins>
      <w:del w:id="3026" w:author="Stefanie Lane" w:date="2022-05-30T14:29:00Z">
        <w:r w:rsidR="000F6BE9" w:rsidDel="00B71811">
          <w:delText xml:space="preserve">Table </w:delText>
        </w:r>
        <w:r w:rsidR="000F6BE9" w:rsidDel="00B71811">
          <w:rPr>
            <w:noProof/>
          </w:rPr>
          <w:delText>6</w:delText>
        </w:r>
      </w:del>
      <w:r w:rsidR="000178FD">
        <w:fldChar w:fldCharType="end"/>
      </w:r>
      <w:r w:rsidR="000178FD">
        <w:t xml:space="preserve">, </w:t>
      </w:r>
      <w:r w:rsidR="00847E0E">
        <w:t>S</w:t>
      </w:r>
      <w:r w:rsidR="000178FD">
        <w:t>upplemental)</w:t>
      </w:r>
      <w:r w:rsidR="005D63D3">
        <w:t xml:space="preserve">. </w:t>
      </w:r>
      <w:del w:id="3027" w:author="Stefanie Lane" w:date="2022-06-23T11:53:00Z">
        <w:r w:rsidR="005D63D3" w:rsidDel="00CB079E">
          <w:delText xml:space="preserve">While </w:delText>
        </w:r>
      </w:del>
      <w:del w:id="3028" w:author="Stefanie Lane" w:date="2022-06-23T11:51:00Z">
        <w:r w:rsidR="005D63D3" w:rsidRPr="00D30647" w:rsidDel="00D30647">
          <w:rPr>
            <w:i/>
            <w:rPrChange w:id="3029" w:author="Stefanie Lane" w:date="2022-06-23T11:51:00Z">
              <w:rPr/>
            </w:rPrChange>
          </w:rPr>
          <w:delText>this</w:delText>
        </w:r>
        <w:r w:rsidR="005D63D3" w:rsidDel="00D30647">
          <w:delText xml:space="preserve"> </w:delText>
        </w:r>
        <w:r w:rsidR="00927ACF" w:rsidDel="00D30647">
          <w:delText>species</w:delText>
        </w:r>
      </w:del>
      <w:del w:id="3030" w:author="Stefanie Lane" w:date="2022-06-23T11:53:00Z">
        <w:r w:rsidR="00927ACF" w:rsidDel="00CB079E">
          <w:delText xml:space="preserve"> </w:delText>
        </w:r>
        <w:r w:rsidR="005D63D3" w:rsidDel="00CB079E">
          <w:delText xml:space="preserve">may have some pollinator value, its </w:delText>
        </w:r>
        <w:r w:rsidR="005E629B" w:rsidDel="00CB079E">
          <w:delText xml:space="preserve">vigorous </w:delText>
        </w:r>
        <w:r w:rsidR="005D63D3" w:rsidDel="00CB079E">
          <w:delText xml:space="preserve">rhizomatous spreading habit and dense canopy may </w:delText>
        </w:r>
        <w:r w:rsidR="005E629B" w:rsidDel="00CB079E">
          <w:delText>be driving the decline of other native species.</w:delText>
        </w:r>
        <w:r w:rsidR="005E629B" w:rsidRPr="00933EF5" w:rsidDel="00CB079E">
          <w:delText xml:space="preserve"> </w:delText>
        </w:r>
      </w:del>
      <w:del w:id="3031" w:author="Stefanie Lane" w:date="2022-06-23T11:52:00Z">
        <w:r w:rsidR="00827EE2" w:rsidRPr="00933EF5" w:rsidDel="00D30647">
          <w:delText>Higher turnover, especially greater rates of species disappearance since 1999, indicates loss of biodiversity, which may indicate</w:delText>
        </w:r>
      </w:del>
      <w:del w:id="3032" w:author="Stefanie Lane" w:date="2022-06-22T14:34:00Z">
        <w:r w:rsidR="00827EE2" w:rsidRPr="007F6820" w:rsidDel="007F6820">
          <w:delText xml:space="preserve"> loss of functional traits and</w:delText>
        </w:r>
      </w:del>
      <w:del w:id="3033" w:author="Stefanie Lane" w:date="2022-06-23T11:52:00Z">
        <w:r w:rsidR="00827EE2" w:rsidRPr="007F6820" w:rsidDel="00D30647">
          <w:delText xml:space="preserve"> greater susceptibility to invasive species (Tilman, 1999).</w:delText>
        </w:r>
        <w:r w:rsidR="00827EE2" w:rsidDel="00D30647">
          <w:delText xml:space="preserve">  </w:delText>
        </w:r>
      </w:del>
      <w:r w:rsidR="009A68C5">
        <w:t xml:space="preserve">Increasing abundance of </w:t>
      </w:r>
      <w:ins w:id="3034" w:author="Stefanie Lane" w:date="2022-06-23T11:53:00Z">
        <w:r w:rsidR="00CB079E">
          <w:t xml:space="preserve">specific </w:t>
        </w:r>
      </w:ins>
      <w:r w:rsidR="009A68C5">
        <w:t xml:space="preserve">non-native species, paired with cluster analysis showing greater similarity within plots of each assemblage, supports </w:t>
      </w:r>
      <w:r w:rsidR="007F10E6">
        <w:t xml:space="preserve">our </w:t>
      </w:r>
      <w:r w:rsidR="009A68C5">
        <w:t xml:space="preserve">expectation that </w:t>
      </w:r>
      <w:del w:id="3035" w:author="Stefanie Lane" w:date="2022-06-24T14:45:00Z">
        <w:r w:rsidR="00853200" w:rsidDel="00C714A0">
          <w:delText>homogenization of species composition</w:delText>
        </w:r>
      </w:del>
      <w:ins w:id="3036" w:author="Stefanie Lane" w:date="2022-06-24T14:45:00Z">
        <w:r w:rsidR="00C714A0">
          <w:t>species loss</w:t>
        </w:r>
      </w:ins>
      <w:r w:rsidR="00853200">
        <w:t xml:space="preserve"> is being driven by proliferation of non-native species. </w:t>
      </w:r>
    </w:p>
    <w:p w14:paraId="4CA46A70" w14:textId="3384DC0B" w:rsidR="0017705E" w:rsidRDefault="007F6820">
      <w:pPr>
        <w:ind w:firstLine="720"/>
        <w:rPr>
          <w:ins w:id="3037" w:author="Stefanie Lane" w:date="2022-06-24T12:38:00Z"/>
        </w:rPr>
        <w:pPrChange w:id="3038" w:author="Stefanie Lane" w:date="2022-06-24T13:56:00Z">
          <w:pPr>
            <w:pStyle w:val="ListParagraph"/>
            <w:numPr>
              <w:ilvl w:val="1"/>
              <w:numId w:val="29"/>
            </w:numPr>
            <w:ind w:left="1800" w:hanging="360"/>
          </w:pPr>
        </w:pPrChange>
      </w:pPr>
      <w:ins w:id="3039" w:author="Stefanie Lane" w:date="2022-06-22T14:35:00Z">
        <w:r w:rsidRPr="00DF1151">
          <w:rPr>
            <w:rPrChange w:id="3040" w:author="Stefanie Lane" w:date="2022-06-24T17:32:00Z">
              <w:rPr>
                <w:highlight w:val="yellow"/>
              </w:rPr>
            </w:rPrChange>
          </w:rPr>
          <w:t>Th</w:t>
        </w:r>
      </w:ins>
      <w:ins w:id="3041" w:author="Stefanie Lane" w:date="2022-06-23T11:11:00Z">
        <w:r w:rsidR="00B238CA" w:rsidRPr="00DF1151">
          <w:rPr>
            <w:rPrChange w:id="3042" w:author="Stefanie Lane" w:date="2022-06-24T17:32:00Z">
              <w:rPr>
                <w:highlight w:val="yellow"/>
              </w:rPr>
            </w:rPrChange>
          </w:rPr>
          <w:t>e</w:t>
        </w:r>
      </w:ins>
      <w:ins w:id="3043" w:author="Stefanie Lane" w:date="2022-06-22T14:35:00Z">
        <w:r w:rsidRPr="006F1D4B">
          <w:t xml:space="preserve"> pattern</w:t>
        </w:r>
      </w:ins>
      <w:ins w:id="3044" w:author="Stefanie Lane" w:date="2022-06-23T11:11:00Z">
        <w:r w:rsidR="00B238CA" w:rsidRPr="006F1D4B">
          <w:t>s</w:t>
        </w:r>
      </w:ins>
      <w:ins w:id="3045" w:author="Stefanie Lane" w:date="2022-06-22T14:35:00Z">
        <w:r w:rsidRPr="006F1D4B">
          <w:t xml:space="preserve"> </w:t>
        </w:r>
      </w:ins>
      <w:ins w:id="3046" w:author="Stefanie Lane" w:date="2022-06-23T11:11:00Z">
        <w:r w:rsidR="00FE3D7A" w:rsidRPr="006F1D4B">
          <w:t xml:space="preserve">reported here of </w:t>
        </w:r>
      </w:ins>
      <w:ins w:id="3047" w:author="Stefanie Lane" w:date="2022-06-23T11:16:00Z">
        <w:r w:rsidR="00EA053C" w:rsidRPr="00DF1151">
          <w:t xml:space="preserve">lost </w:t>
        </w:r>
      </w:ins>
      <w:ins w:id="3048" w:author="Stefanie Lane" w:date="2022-06-23T11:11:00Z">
        <w:r w:rsidR="00FE3D7A" w:rsidRPr="00DF1151">
          <w:t xml:space="preserve">plant species richness </w:t>
        </w:r>
      </w:ins>
      <w:ins w:id="3049" w:author="Stefanie Lane" w:date="2022-06-23T11:16:00Z">
        <w:r w:rsidR="00933EF5" w:rsidRPr="00DF1151">
          <w:t>over time</w:t>
        </w:r>
      </w:ins>
      <w:ins w:id="3050" w:author="Stefanie Lane" w:date="2022-06-23T11:11:00Z">
        <w:r w:rsidR="00FE3D7A" w:rsidRPr="00DF1151">
          <w:t xml:space="preserve"> are</w:t>
        </w:r>
      </w:ins>
      <w:ins w:id="3051" w:author="Stefanie Lane" w:date="2022-06-23T11:08:00Z">
        <w:r w:rsidR="00962E6C" w:rsidRPr="00DF1151">
          <w:t xml:space="preserve"> </w:t>
        </w:r>
      </w:ins>
      <w:ins w:id="3052" w:author="Stefanie Lane" w:date="2022-06-23T11:12:00Z">
        <w:r w:rsidR="00FE3D7A" w:rsidRPr="00DF1151">
          <w:t xml:space="preserve">reflected in global trends </w:t>
        </w:r>
        <w:r w:rsidR="00257238" w:rsidRPr="00DF1151">
          <w:t>driven by</w:t>
        </w:r>
      </w:ins>
      <w:ins w:id="3053" w:author="Stefanie Lane" w:date="2022-06-23T11:08:00Z">
        <w:r w:rsidR="00962E6C" w:rsidRPr="00DF1151">
          <w:t xml:space="preserve"> </w:t>
        </w:r>
      </w:ins>
      <w:ins w:id="3054" w:author="Stefanie Lane" w:date="2022-06-24T14:14:00Z">
        <w:r w:rsidR="00DC56B3" w:rsidRPr="00DF1151">
          <w:t>anthrop</w:t>
        </w:r>
        <w:r w:rsidR="00DC56B3">
          <w:t xml:space="preserve">ogenic </w:t>
        </w:r>
        <w:r w:rsidR="00D71C66">
          <w:t xml:space="preserve">stressors such as urbanization and </w:t>
        </w:r>
      </w:ins>
      <w:ins w:id="3055" w:author="Stefanie Lane" w:date="2022-06-23T11:08:00Z">
        <w:r w:rsidR="00962E6C">
          <w:t>cli</w:t>
        </w:r>
      </w:ins>
      <w:ins w:id="3056" w:author="Stefanie Lane" w:date="2022-06-23T11:09:00Z">
        <w:r w:rsidR="00962E6C">
          <w:t>mate change</w:t>
        </w:r>
      </w:ins>
      <w:ins w:id="3057" w:author="Stefanie Lane" w:date="2022-06-24T17:30:00Z">
        <w:r w:rsidR="00D05525">
          <w:t>, and related risk</w:t>
        </w:r>
        <w:r w:rsidR="0013437B">
          <w:t xml:space="preserve"> of species </w:t>
        </w:r>
        <w:r w:rsidR="00D05525">
          <w:t xml:space="preserve">homogenization </w:t>
        </w:r>
      </w:ins>
      <w:r w:rsidR="00D05525">
        <w:fldChar w:fldCharType="begin"/>
      </w:r>
      <w:r w:rsidR="0013437B">
        <w:instrText xml:space="preserve"> ADDIN ZOTERO_ITEM CSL_CITATION {"citationID":"ZsVkdHiu","properties":{"formattedCitation":"(Brice, Pellerin, &amp; Poulin, 2017; Dornelas et al., 2014)","plainCitation":"(Brice, Pellerin, &amp; Poulin, 2017; Dornelas et al., 2014)","noteIndex":0},"citationItems":[{"id":1503,"uris":["http://zotero.org/users/6092945/items/JMPNCLCA"],"itemData":{"id":1503,"type":"article-journal","abstract":"Aim In urbanized areas, exotic invasions, native extinctions, and the alteration of habitats and natural processes drive homogenization, which is a form of biotic impoverishment. This study examines whether urbanization and flooding induce homogenization of herbaceous communities in riparian forests and quantifies the relationships between taxonomic and functional β-diversity. Location Montréal, Québec, Canada. Methods Inventories were conducted in 56 riparian forests. Taxonomic and functional β-diversity were calculated as between-site similarities in species or trait composition for three levels of urbanization and flooding. Differences among the disturbance levels were compared using tests for homogeneity in multivariate dispersions. We quantified the correlation between local species richness, exotic proportion, taxonomic and functional β-diversity. We also partitioned taxonomic β-diversity into species turnover and richness difference. Results Urbanization led to taxonomic and functional differentiation, while increased flooding led to taxonomic and functional homogenization. We found a significant correlation between taxonomic and functional β-diversity. Changes in β-diversity were associated with species and trait turnover among both urbanization and flood levels, and with changes in species richness. Differentiation was associated with low species richness, and homogenization with high species richness. Exotic invasions tended to favour differentiation, but only at a low urbanization level. Main Conclusions The effect of urbanization on plant diversity in riparian forests was twofold: first, it directly induced taxonomic and functional differentiation through its effect on species loss and turnover (higher β-diversity at high urbanization level); second, differentiation was indirectly favoured through the reduction in flooding (higher β-diversity at low flood level). Taxonomic and functional β-diversity followed similar patterns, likely because species invasions and extinctions are not random, but are related to species traits. Our results underline the need to move our focus from exotic species to the true underlying factors of biodiversity loss and homogenization, notably land use changes and human disturbances.","container-title":"Diversity and Distributions","DOI":"https://doi.org/10.1111/ddi.12565","ISSN":"1472-4642","issue":"7","language":"en","page":"828-840","source":"Wiley Online Library","title":"Does urbanization lead to taxonomic and functional homogenization in riparian forests?","volume":"23","author":[{"family":"Brice","given":"Marie-Hélène"},{"family":"Pellerin","given":"Stéphanie"},{"family":"Poulin","given":"Monique"}],"issued":{"date-parts":[["2017"]]}},"label":"page"},{"id":470,"uris":["http://zotero.org/users/6092945/items/QVL5V3XF"],"itemData":{"id":470,"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E."}],"issued":{"date-parts":[["2014",4,18]]}},"label":"page"}],"schema":"https://github.com/citation-style-language/schema/raw/master/csl-citation.json"} </w:instrText>
      </w:r>
      <w:r w:rsidR="00D05525">
        <w:fldChar w:fldCharType="separate"/>
      </w:r>
      <w:r w:rsidR="0013437B" w:rsidRPr="0013437B">
        <w:rPr>
          <w:rFonts w:ascii="Calibri" w:hAnsi="Calibri" w:cs="Calibri"/>
        </w:rPr>
        <w:t>(Brice, Pellerin, &amp; Poulin, 2017; Dornelas et al., 2014)</w:t>
      </w:r>
      <w:r w:rsidR="00D05525">
        <w:fldChar w:fldCharType="end"/>
      </w:r>
      <w:ins w:id="3058" w:author="Stefanie Lane" w:date="2022-06-23T11:09:00Z">
        <w:r w:rsidR="00962E6C">
          <w:t xml:space="preserve">. </w:t>
        </w:r>
      </w:ins>
      <w:ins w:id="3059" w:author="Stefanie Lane" w:date="2022-06-24T17:21:00Z">
        <w:r w:rsidR="00F66297">
          <w:t>I</w:t>
        </w:r>
      </w:ins>
      <w:ins w:id="3060" w:author="Stefanie Lane" w:date="2022-06-23T11:09:00Z">
        <w:r w:rsidR="00962E6C">
          <w:t xml:space="preserve">n tidal wetlands, </w:t>
        </w:r>
      </w:ins>
      <w:ins w:id="3061" w:author="Stefanie Lane" w:date="2022-06-24T17:23:00Z">
        <w:r w:rsidR="00FF4DC7">
          <w:t>a</w:t>
        </w:r>
      </w:ins>
      <w:ins w:id="3062" w:author="Stefanie Lane" w:date="2022-06-23T11:09:00Z">
        <w:r w:rsidR="00962E6C">
          <w:t xml:space="preserve"> key </w:t>
        </w:r>
      </w:ins>
      <w:ins w:id="3063" w:author="Stefanie Lane" w:date="2022-06-24T17:21:00Z">
        <w:r w:rsidR="00F66297">
          <w:t>climate change-related</w:t>
        </w:r>
      </w:ins>
      <w:ins w:id="3064" w:author="Stefanie Lane" w:date="2022-06-23T11:09:00Z">
        <w:r w:rsidR="00962E6C">
          <w:t xml:space="preserve"> concern is </w:t>
        </w:r>
      </w:ins>
      <w:ins w:id="3065" w:author="Stefanie Lane" w:date="2022-06-24T17:22:00Z">
        <w:r w:rsidR="00F66297">
          <w:t>sea leve</w:t>
        </w:r>
        <w:r w:rsidR="00F66297" w:rsidRPr="006F1D4B">
          <w:t>l ri</w:t>
        </w:r>
        <w:r w:rsidR="00F66297" w:rsidRPr="00FF4DC7">
          <w:t>se</w:t>
        </w:r>
      </w:ins>
      <w:ins w:id="3066" w:author="Stefanie Lane" w:date="2022-06-24T17:27:00Z">
        <w:r w:rsidR="00582D1C">
          <w:t>,</w:t>
        </w:r>
      </w:ins>
      <w:ins w:id="3067" w:author="Stefanie Lane" w:date="2022-06-24T17:24:00Z">
        <w:r w:rsidR="00FF4DC7">
          <w:t xml:space="preserve"> which will </w:t>
        </w:r>
      </w:ins>
      <w:ins w:id="3068" w:author="Stefanie Lane" w:date="2022-06-24T17:26:00Z">
        <w:r w:rsidR="00AC1473">
          <w:t xml:space="preserve">lead to habitat loss through “coastal squeeze” </w:t>
        </w:r>
      </w:ins>
      <w:r w:rsidR="00AC1473">
        <w:fldChar w:fldCharType="begin"/>
      </w:r>
      <w:r w:rsidR="00AC1473">
        <w:instrText xml:space="preserve"> ADDIN ZOTERO_ITEM CSL_CITATION {"citationID":"pghH9IU6","properties":{"formattedCitation":"(Torio &amp; Chmura, 2013)","plainCitation":"(Torio &amp; Chmura, 2013)","noteIndex":0},"citationItems":[{"id":1693,"uris":["http://zotero.org/users/6092945/items/5H2WYJCQ"],"itemData":{"id":1693,"type":"article-journal","abstract":"Torio, D.D. and Chmura, G.L., 2013. Assessing coastal squeeze of tidal wetlands.As sea level rise accelerates and land development intensifies along coastlines, tidal wetlands will become increasingly threatened by coastal squeeze. Barriers that protect inland areas from rising sea level prevent or reduce tidal flows, and impermeable surfaces prevent wetland migration to the adjacent uplands. As vegetation succumbs to submergence by rising sea levels on the seaward edge of a wetland, those wetlands prevented from inland migration will decrease in area, if not disappear completely. Tools to identify locations where coastal squeeze is likely to occur are needed for coastal management. We have developed a “Coastal Squeeze Index” that can be used to assess the potential of coastal squeeze along the borders of a single wetland and to rank the threats faced by multiple wetlands. The index is based on surrounding topography and impervious surfaces derived from light detection and ranging and advanced spaceborne thermal emission and reflection radiometry imagery, respectively, and uses a fuzzy logic approach. We assume that coastal squeeze varies continuously over the coastal landscape and tested several fuzzy logic functions before assigning a continuous weight, from 0 to 1, corresponding to the influence of slope and impervious surfaces on coastal squeeze. We then combined the ranked variables to produce a map of coastal squeeze as a continuous index. Using this index, we compare the present and future threat of coastal squeeze to marshes in Wells and Portland, Maine, in the United States and Kouchibouguac National Park in New Brunswick, Canada.","container-title":"Journal of Coastal Research","DOI":"10.2112/JCOASTRES-D-12-00162.1","ISSN":"0749-0208","issue":"5","journalAbbreviation":"Journal of Coastal Research","page":"1049-1061","source":"Silverchair","title":"Assessing Coastal Squeeze of Tidal Wetlands","volume":"29","author":[{"family":"Torio","given":"Dante D."},{"family":"Chmura","given":"Gail L."}],"issued":{"date-parts":[["2013"]]}}}],"schema":"https://github.com/citation-style-language/schema/raw/master/csl-citation.json"} </w:instrText>
      </w:r>
      <w:r w:rsidR="00AC1473">
        <w:fldChar w:fldCharType="separate"/>
      </w:r>
      <w:r w:rsidR="00AC1473" w:rsidRPr="00AC1473">
        <w:rPr>
          <w:rFonts w:ascii="Calibri" w:hAnsi="Calibri" w:cs="Calibri"/>
        </w:rPr>
        <w:t>(Torio &amp; Chmura, 2013)</w:t>
      </w:r>
      <w:r w:rsidR="00AC1473">
        <w:fldChar w:fldCharType="end"/>
      </w:r>
      <w:ins w:id="3069" w:author="Stefanie Lane" w:date="2022-06-24T17:27:00Z">
        <w:r w:rsidR="00582D1C">
          <w:t xml:space="preserve">. </w:t>
        </w:r>
      </w:ins>
      <w:ins w:id="3070" w:author="Stefanie Lane" w:date="2022-06-24T17:24:00Z">
        <w:r w:rsidR="00DE7F11">
          <w:t>Some species will be adaptable</w:t>
        </w:r>
      </w:ins>
      <w:ins w:id="3071" w:author="Stefanie Lane" w:date="2022-06-24T17:27:00Z">
        <w:r w:rsidR="00582D1C">
          <w:t xml:space="preserve"> to the changing inundation regimes</w:t>
        </w:r>
      </w:ins>
      <w:ins w:id="3072" w:author="Stefanie Lane" w:date="2022-06-24T17:24:00Z">
        <w:r w:rsidR="00DE7F11">
          <w:t xml:space="preserve">, and tidal marsh habitats can be </w:t>
        </w:r>
      </w:ins>
      <w:ins w:id="3073" w:author="Stefanie Lane" w:date="2022-06-24T17:25:00Z">
        <w:r w:rsidR="00DE7F11">
          <w:t xml:space="preserve">resilient to climate change if </w:t>
        </w:r>
        <w:r w:rsidR="00AC1473">
          <w:t xml:space="preserve">land managers </w:t>
        </w:r>
      </w:ins>
      <w:ins w:id="3074" w:author="Stefanie Lane" w:date="2022-06-24T17:26:00Z">
        <w:r w:rsidR="00AC1473">
          <w:t>take action before</w:t>
        </w:r>
      </w:ins>
      <w:ins w:id="3075" w:author="Stefanie Lane" w:date="2022-06-24T17:28:00Z">
        <w:r w:rsidR="00582D1C">
          <w:t xml:space="preserve"> species</w:t>
        </w:r>
      </w:ins>
      <w:ins w:id="3076" w:author="Stefanie Lane" w:date="2022-06-24T17:26:00Z">
        <w:r w:rsidR="00AC1473">
          <w:t xml:space="preserve"> losses are too great</w:t>
        </w:r>
      </w:ins>
      <w:ins w:id="3077" w:author="Stefanie Lane" w:date="2022-06-24T17:23:00Z">
        <w:r w:rsidR="00FF4DC7" w:rsidRPr="00FF4DC7">
          <w:rPr>
            <w:rPrChange w:id="3078" w:author="Stefanie Lane" w:date="2022-06-24T17:23:00Z">
              <w:rPr>
                <w:highlight w:val="yellow"/>
              </w:rPr>
            </w:rPrChange>
          </w:rPr>
          <w:t xml:space="preserve"> </w:t>
        </w:r>
      </w:ins>
      <w:r w:rsidR="006228AE" w:rsidRPr="00FF4DC7">
        <w:fldChar w:fldCharType="begin"/>
      </w:r>
      <w:r w:rsidR="00AB0A5A" w:rsidRPr="00FF4DC7">
        <w:instrText xml:space="preserve"> ADDIN ZOTERO_ITEM CSL_CITATION {"citationID":"M24CEWTD","properties":{"formattedCitation":"(Short, Kosten, Morgan, Malone, &amp; Moore, 2016)","plainCitation":"(Short, Kosten, Morgan, Malone, &amp; Moore, 2016)","dontUpdate":true,"noteIndex":0},"citationItems":[{"id":2062,"uris":["http://zotero.org/users/6092945/items/RQYVQKFP"],"itemData":{"id":2062,"type":"article-journal","container-title":"Aquatic Botany","DOI":"10.1016/j.aquabot.2016.06.006","ISSN":"03043770","journalAbbreviation":"Aquatic Botany","language":"en","page":"3-17","source":"DOI.org (Crossref)","title":"Impacts of climate change on submerged and emergent wetland plants","volume":"135","author":[{"family":"Short","given":"Frederick T."},{"family":"Kosten","given":"Sarian"},{"family":"Morgan","given":"Pamela A."},{"family":"Malone","given":"Sparkle"},{"family":"Moore","given":"Gregg E."}],"issued":{"date-parts":[["2016",11]]}}}],"schema":"https://github.com/citation-style-language/schema/raw/master/csl-citation.json"} </w:instrText>
      </w:r>
      <w:r w:rsidR="006228AE" w:rsidRPr="00402FFE">
        <w:fldChar w:fldCharType="separate"/>
      </w:r>
      <w:r w:rsidR="00962E6C" w:rsidRPr="00582D1C">
        <w:rPr>
          <w:rFonts w:ascii="Calibri" w:hAnsi="Calibri" w:cs="Calibri"/>
        </w:rPr>
        <w:t xml:space="preserve">(Short, </w:t>
      </w:r>
      <w:del w:id="3079" w:author="Stefanie Lane" w:date="2022-06-23T11:12:00Z">
        <w:r w:rsidR="00962E6C" w:rsidRPr="00582D1C" w:rsidDel="00D714F9">
          <w:rPr>
            <w:rFonts w:ascii="Calibri" w:hAnsi="Calibri" w:cs="Calibri"/>
          </w:rPr>
          <w:delText>Kosten, Morgan, Malone, &amp; Moore</w:delText>
        </w:r>
      </w:del>
      <w:ins w:id="3080" w:author="Stefanie Lane" w:date="2022-06-23T11:12:00Z">
        <w:r w:rsidR="00D714F9" w:rsidRPr="00582D1C">
          <w:rPr>
            <w:rFonts w:ascii="Calibri" w:hAnsi="Calibri" w:cs="Calibri"/>
          </w:rPr>
          <w:t>et al.</w:t>
        </w:r>
      </w:ins>
      <w:r w:rsidR="00962E6C" w:rsidRPr="00582D1C">
        <w:rPr>
          <w:rFonts w:ascii="Calibri" w:hAnsi="Calibri" w:cs="Calibri"/>
        </w:rPr>
        <w:t>, 2016)</w:t>
      </w:r>
      <w:r w:rsidR="006228AE" w:rsidRPr="00402FFE">
        <w:fldChar w:fldCharType="end"/>
      </w:r>
      <w:ins w:id="3081" w:author="Stefanie Lane" w:date="2022-06-22T14:35:00Z">
        <w:r>
          <w:t>.</w:t>
        </w:r>
      </w:ins>
      <w:ins w:id="3082" w:author="Stefanie Lane" w:date="2022-06-24T17:28:00Z">
        <w:r w:rsidR="00582D1C">
          <w:t xml:space="preserve"> </w:t>
        </w:r>
      </w:ins>
      <w:del w:id="3083" w:author="Stefanie Lane" w:date="2022-06-24T17:31:00Z">
        <w:r w:rsidR="00730EE5" w:rsidDel="00DF1151">
          <w:fldChar w:fldCharType="begin"/>
        </w:r>
        <w:r w:rsidR="00730EE5" w:rsidDel="00DF1151">
          <w:delInstrText xml:space="preserve"> ADDIN ZOTERO_ITEM CSL_CITATION {"citationID":"R5i6O1C5","properties":{"formattedCitation":"(Dornelas et al., 2014)","plainCitation":"(Dornelas et al., 2014)","noteIndex":0},"citationItems":[{"id":470,"uris":["http://zotero.org/users/6092945/items/QVL5V3XF"],"itemData":{"id":470,"type":"article-journal","abstract":"Changing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delInstrText>
        </w:r>
        <w:r w:rsidR="00730EE5" w:rsidDel="00DF1151">
          <w:fldChar w:fldCharType="separate"/>
        </w:r>
        <w:r w:rsidR="00730EE5" w:rsidRPr="00730EE5" w:rsidDel="00DF1151">
          <w:rPr>
            <w:rFonts w:ascii="Calibri" w:hAnsi="Calibri" w:cs="Calibri"/>
          </w:rPr>
          <w:delText>(Dornelas et al., 2014)</w:delText>
        </w:r>
        <w:r w:rsidR="00730EE5" w:rsidDel="00DF1151">
          <w:fldChar w:fldCharType="end"/>
        </w:r>
        <w:r w:rsidR="00ED6E01" w:rsidDel="00DF1151">
          <w:fldChar w:fldCharType="begin"/>
        </w:r>
        <w:r w:rsidR="0013437B" w:rsidDel="00DF1151">
          <w:delInstrText xml:space="preserve"> ADDIN ZOTERO_ITEM CSL_CITATION {"citationID":"kx6tXfKA","properties":{"formattedCitation":"(Brice et al., 2017)","plainCitation":"(Brice et al., 2017)","noteIndex":0},"citationItems":[{"id":1503,"uris":["http://zotero.org/users/6092945/items/JMPNCLCA"],"itemData":{"id":1503,"type":"article-journal","abstract":"Aim In urbanized areas, exotic invasions, native extinctions, and the alteration of habitats and natural processes drive homogenization, which is a form of biotic impoverishment. This study examines whether urbanization and flooding induce homogenization of herbaceous communities in riparian forests and quantifies the relationships between taxonomic and functional β-diversity. Location Montréal, Québec, Canada. Methods Inventories were conducted in 56 riparian forests. Taxonomic and functional β-diversity were calculated as between-site similarities in species or trait composition for three levels of urbanization and flooding. Differences among the disturbance levels were compared using tests for homogeneity in multivariate dispersions. We quantified the correlation between local species richness, exotic proportion, taxonomic and functional β-diversity. We also partitioned taxonomic β-diversity into species turnover and richness difference. Results Urbanization led to taxonomic and functional differentiation, while increased flooding led to taxonomic and functional homogenization. We found a significant correlation between taxonomic and functional β-diversity. Changes in β-diversity were associated with species and trait turnover among both urbanization and flood levels, and with changes in species richness. Differentiation was associated with low species richness, and homogenization with high species richness. Exotic invasions tended to favour differentiation, but only at a low urbanization level. Main Conclusions The effect of urbanization on plant diversity in riparian forests was twofold: first, it directly induced taxonomic and functional differentiation through its effect on species loss and turnover (higher β-diversity at high urbanization level); second, differentiation was indirectly favoured through the reduction in flooding (higher β-diversity at low flood level). Taxonomic and functional β-diversity followed similar patterns, likely because species invasions and extinctions are not random, but are related to species traits. Our results underline the need to move our focus from exotic species to the true underlying factors of biodiversity loss and homogenization, notably land use changes and human disturbances.","container-title":"Diversity and Distributions","DOI":"https://doi.org/10.1111/ddi.12565","ISSN":"1472-4642","issue":"7","language":"en","page":"828-840","source":"Wiley Online Library","title":"Does urbanization lead to taxonomic and functional homogenization in riparian forests?","volume":"23","author":[{"family":"Brice","given":"Marie-Hélène"},{"family":"Pellerin","given":"Stéphanie"},{"family":"Poulin","given":"Monique"}],"issued":{"date-parts":[["2017"]]}}}],"schema":"https://github.com/citation-style-language/schema/raw/master/csl-citation.json"} </w:delInstrText>
        </w:r>
        <w:r w:rsidR="00ED6E01" w:rsidDel="00DF1151">
          <w:fldChar w:fldCharType="separate"/>
        </w:r>
        <w:r w:rsidR="0013437B" w:rsidRPr="0013437B" w:rsidDel="00DF1151">
          <w:rPr>
            <w:rFonts w:ascii="Calibri" w:hAnsi="Calibri" w:cs="Calibri"/>
          </w:rPr>
          <w:delText>(Brice et al., 2017)</w:delText>
        </w:r>
        <w:r w:rsidR="00ED6E01" w:rsidDel="00DF1151">
          <w:fldChar w:fldCharType="end"/>
        </w:r>
      </w:del>
      <w:ins w:id="3084" w:author="Stefanie Lane" w:date="2022-06-24T12:38:00Z">
        <w:r w:rsidR="0017705E">
          <w:t xml:space="preserve">Maintaining </w:t>
        </w:r>
      </w:ins>
      <w:ins w:id="3085" w:author="Stefanie Lane" w:date="2022-06-24T17:31:00Z">
        <w:r w:rsidR="00DF1151">
          <w:t>diverse</w:t>
        </w:r>
      </w:ins>
      <w:ins w:id="3086" w:author="Stefanie Lane" w:date="2022-06-24T12:38:00Z">
        <w:r w:rsidR="0017705E">
          <w:t xml:space="preserve"> estuarine habitats </w:t>
        </w:r>
      </w:ins>
      <w:ins w:id="3087" w:author="Stefanie Lane" w:date="2022-06-24T17:31:00Z">
        <w:r w:rsidR="00DF1151">
          <w:t>under sea level rise</w:t>
        </w:r>
      </w:ins>
      <w:ins w:id="3088" w:author="Stefanie Lane" w:date="2022-06-24T12:38:00Z">
        <w:r w:rsidR="0017705E">
          <w:t xml:space="preserve"> important for a variety of wildlife, including migratory and resident shorebirds, and anadromous salmon populations </w:t>
        </w:r>
        <w:r w:rsidR="0017705E">
          <w:fldChar w:fldCharType="begin"/>
        </w:r>
        <w:r w:rsidR="0017705E">
          <w:instrText xml:space="preserve"> ADDIN ZOTERO_ITEM CSL_CITATION {"citationID":"6S1g1Unn","properties":{"formattedCitation":"(Chalifour et al., 2019; Finn et al., 2021; Kehoe &amp; Martin, 2021)","plainCitation":"(Chalifour et al., 2019; Finn et al., 2021; Kehoe &amp; Martin,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G."}],"issued":{"date-parts":[["2021"]]}}},{"id":2604,"uris":["http://zotero.org/users/6092945/items/C96LAM65"],"itemData":{"id":2604,"type":"chapter","container-title":"State of the Salish Sea","page":"190-193","publisher":"Salish Sea Institute, Western Washington University","title":"Fraser River Estuary in Need of Urgent Intensive Care","URL":"http://doi.org/10.25710/vfhb-3a69","author":[{"family":"Kehoe","given":"L."},{"family":"Martin","given":"T."}],"editor":[{"family":"Sobocinski","given":"K. L."}],"issued":{"date-parts":[["2021",5,1]]}}}],"schema":"https://github.com/citation-style-language/schema/raw/master/csl-citation.json"} </w:instrText>
        </w:r>
        <w:r w:rsidR="0017705E">
          <w:fldChar w:fldCharType="separate"/>
        </w:r>
        <w:r w:rsidR="0017705E" w:rsidRPr="006F1D4B">
          <w:rPr>
            <w:rFonts w:ascii="Calibri" w:hAnsi="Calibri" w:cs="Calibri"/>
          </w:rPr>
          <w:t>(Chalifour et al., 2019; Finn et al., 2021; Kehoe &amp; Martin, 2021)</w:t>
        </w:r>
        <w:r w:rsidR="0017705E">
          <w:fldChar w:fldCharType="end"/>
        </w:r>
        <w:r w:rsidR="0017705E">
          <w:t xml:space="preserve">. Understanding historical trends in species composition and assemblage heterogeneity is critical for land managers to define measures of success in restoration projects, and for conserving ecological processes. In the absence of ideal reference conditions, use of historical datasets may be used to determine ecologically meaningful benchmarks. While historical conditions can provide greater understanding of species diversity, land managers must be aware of species composition and abundance shifts, which are only possible to detect through long-term monitoring projects and resampling such as in this study. </w:t>
        </w:r>
      </w:ins>
    </w:p>
    <w:p w14:paraId="18AC759A" w14:textId="6708835D" w:rsidR="00A94DD3" w:rsidDel="0017705E" w:rsidRDefault="00A94DD3">
      <w:pPr>
        <w:pStyle w:val="ListParagraph"/>
        <w:numPr>
          <w:ilvl w:val="0"/>
          <w:numId w:val="30"/>
        </w:numPr>
        <w:rPr>
          <w:del w:id="3089" w:author="Stefanie Lane" w:date="2022-06-24T12:38:00Z"/>
        </w:rPr>
        <w:pPrChange w:id="3090" w:author="Stefanie Lane" w:date="2022-06-23T11:39:00Z">
          <w:pPr>
            <w:ind w:firstLine="720"/>
          </w:pPr>
        </w:pPrChange>
      </w:pPr>
    </w:p>
    <w:p w14:paraId="6AD16E34" w14:textId="2FCEE90E" w:rsidR="00623488" w:rsidRDefault="003A3518" w:rsidP="003F3E2D">
      <w:r>
        <w:tab/>
      </w:r>
      <w:del w:id="3091" w:author="Stefanie Lane" w:date="2022-06-23T11:35:00Z">
        <w:r w:rsidR="00451D10" w:rsidDel="00713AA8">
          <w:delText xml:space="preserve">Maintaining these transitional </w:delText>
        </w:r>
        <w:r w:rsidDel="00713AA8">
          <w:delText xml:space="preserve">estuarine </w:delText>
        </w:r>
        <w:r w:rsidR="00451D10" w:rsidDel="00713AA8">
          <w:delText>habitats is important for salmon population</w:delText>
        </w:r>
        <w:r w:rsidR="00A9637E" w:rsidDel="00713AA8">
          <w:fldChar w:fldCharType="begin"/>
        </w:r>
        <w:r w:rsidR="00B067C5" w:rsidDel="00713AA8">
          <w:delInstrText xml:space="preserve"> ADDIN ZOTERO_ITEM CSL_CITATION {"citationID":"6S1g1Unn","properties":{"formattedCitation":"(Chalifour et al., 2019; Finn et al., 2021; Kehoe &amp; Martin, 2021)","plainCitation":"(Chalifour et al., 2019; Finn et al., 2021; Kehoe &amp; Martin,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G."}],"issued":{"date-parts":[["2021"]]}}},{"id":2604,"uris":["http://zotero.org/users/6092945/items/C96LAM65"],"itemData":{"id":2604,"type":"chapter","container-title":"State of the Salish Sea","page":"190-193","publisher":"Salish Sea Institute, Western Washington University","title":"Fraser River Estuary in Need of Urgent Intensive Care","URL":"http://doi.org/10.25710/vfhb-3a69","author":[{"family":"Kehoe","given":"L."},{"family":"Martin","given":"T."}],"editor":[{"family":"Sobocinski","given":"K. L."}],"issued":{"date-parts":[["2021",5,1]]}}}],"schema":"https://github.com/citation-style-language/schema/raw/master/csl-citation.json"} </w:delInstrText>
        </w:r>
        <w:r w:rsidR="00A9637E" w:rsidDel="00713AA8">
          <w:fldChar w:fldCharType="separate"/>
        </w:r>
        <w:r w:rsidR="00B067C5" w:rsidRPr="00B067C5" w:rsidDel="00713AA8">
          <w:rPr>
            <w:rFonts w:ascii="Calibri" w:hAnsi="Calibri" w:cs="Calibri"/>
          </w:rPr>
          <w:delText>(Chalifour et al., 2019; Finn et al., 2021; Kehoe &amp; Martin, 2021)</w:delText>
        </w:r>
        <w:r w:rsidR="00A9637E" w:rsidDel="00713AA8">
          <w:fldChar w:fldCharType="end"/>
        </w:r>
      </w:del>
      <w:del w:id="3092" w:author="Stefanie Lane" w:date="2022-06-22T14:35:00Z">
        <w:r w:rsidR="00451D10" w:rsidDel="007F6820">
          <w:delText xml:space="preserve"> stability</w:delText>
        </w:r>
      </w:del>
      <w:del w:id="3093" w:author="Stefanie Lane" w:date="2022-06-23T11:35:00Z">
        <w:r w:rsidR="00451D10" w:rsidDel="00713AA8">
          <w:delText xml:space="preserve">. Therefore, importance of </w:delText>
        </w:r>
        <w:r w:rsidR="004313B8" w:rsidDel="00713AA8">
          <w:delText>conservation and restoration</w:delText>
        </w:r>
        <w:r w:rsidR="00140BDF" w:rsidDel="00713AA8">
          <w:delText xml:space="preserve"> projects will lik</w:delText>
        </w:r>
        <w:r w:rsidR="00451D10" w:rsidDel="00713AA8">
          <w:delText xml:space="preserve">ely increase as sea levels rise. Understanding </w:delText>
        </w:r>
        <w:r w:rsidR="00715E10" w:rsidDel="00713AA8">
          <w:delText>historical</w:delText>
        </w:r>
        <w:r w:rsidR="00D1108B" w:rsidDel="00713AA8">
          <w:delText xml:space="preserve"> trends in</w:delText>
        </w:r>
        <w:r w:rsidR="00451D10" w:rsidDel="00713AA8">
          <w:delText xml:space="preserve"> </w:delText>
        </w:r>
        <w:r w:rsidR="00074139" w:rsidDel="00713AA8">
          <w:delText xml:space="preserve">species composition and assemblage heterogeneity </w:delText>
        </w:r>
        <w:r w:rsidR="00715E10" w:rsidDel="00713AA8">
          <w:delText>is critical for defining measures of success</w:delText>
        </w:r>
        <w:r w:rsidR="004313B8" w:rsidDel="00713AA8">
          <w:delText xml:space="preserve"> in restoration projects,</w:delText>
        </w:r>
        <w:r w:rsidR="00715E10" w:rsidDel="00713AA8">
          <w:delText xml:space="preserve"> and for conserving ecological processes</w:delText>
        </w:r>
        <w:r w:rsidR="004313B8" w:rsidDel="00713AA8">
          <w:delText xml:space="preserve"> that have yet to be identified. </w:delText>
        </w:r>
        <w:r w:rsidR="00D1108B" w:rsidDel="00713AA8">
          <w:delText xml:space="preserve">In the absence of </w:delText>
        </w:r>
        <w:r w:rsidR="009D132B" w:rsidDel="00713AA8">
          <w:delText>ideal</w:delText>
        </w:r>
        <w:r w:rsidR="00FD41DF" w:rsidDel="00713AA8">
          <w:delText xml:space="preserve"> reference conditions, u</w:delText>
        </w:r>
        <w:r w:rsidR="004313B8" w:rsidDel="00713AA8">
          <w:delText>se of historical datasets</w:delText>
        </w:r>
        <w:r w:rsidR="00623488" w:rsidDel="00713AA8">
          <w:delText xml:space="preserve"> to define target conditions may be </w:delText>
        </w:r>
        <w:r w:rsidR="00FD41DF" w:rsidDel="00713AA8">
          <w:delText>used in place of or in addition to</w:delText>
        </w:r>
        <w:r w:rsidR="00623488" w:rsidDel="00713AA8">
          <w:delText xml:space="preserve"> current-day assessments of community composition</w:delText>
        </w:r>
        <w:r w:rsidR="00FD41DF" w:rsidDel="00713AA8">
          <w:delText xml:space="preserve"> to determine ecologically meaningful benchmarks. </w:delText>
        </w:r>
        <w:r w:rsidR="003F3E2D" w:rsidDel="00713AA8">
          <w:delText xml:space="preserve">Using </w:delText>
        </w:r>
        <w:r w:rsidR="00FD41DF" w:rsidDel="00713AA8">
          <w:delText>historical conditions</w:delText>
        </w:r>
        <w:r w:rsidR="003F3E2D" w:rsidDel="00713AA8">
          <w:delText xml:space="preserve"> can provide greater understanding of </w:delText>
        </w:r>
        <w:r w:rsidR="00623488" w:rsidDel="00713AA8">
          <w:delText>species diversity with respect to functional redundancy, as th</w:delText>
        </w:r>
        <w:r w:rsidR="00E60FB9" w:rsidDel="00713AA8">
          <w:delText>ese community attributes relate to resistance to disturbance and resilience.</w:delText>
        </w:r>
      </w:del>
      <w:r w:rsidR="00E60FB9">
        <w:t xml:space="preserve"> </w:t>
      </w:r>
    </w:p>
    <w:p w14:paraId="6B2D3678" w14:textId="2814A078" w:rsidR="00B142F5" w:rsidRDefault="00B142F5" w:rsidP="005F7C5D">
      <w:pPr>
        <w:pStyle w:val="Heading2"/>
      </w:pPr>
      <w:r>
        <w:t>Study limitations</w:t>
      </w:r>
    </w:p>
    <w:p w14:paraId="568EA03E" w14:textId="350DB665" w:rsidR="00B24004" w:rsidRDefault="00A11AF9" w:rsidP="005F7C5D">
      <w:pPr>
        <w:ind w:firstLine="720"/>
      </w:pPr>
      <w:r>
        <w:t>T</w:t>
      </w:r>
      <w:r w:rsidR="00793D97">
        <w:t xml:space="preserve">hese data do </w:t>
      </w:r>
      <w:r w:rsidR="00FD40DC">
        <w:t xml:space="preserve">not show variation in population dynamics over time, thus inferences of </w:t>
      </w:r>
      <w:r>
        <w:t xml:space="preserve">interannual </w:t>
      </w:r>
      <w:r w:rsidR="00FD40DC">
        <w:t xml:space="preserve">trends in species gained/lost cannot be explicitly made. However, this snapshot is useful for observing coarse patterns of species shifts, and can be used to refine future questions such as identifying </w:t>
      </w:r>
      <w:r w:rsidR="003E0877">
        <w:t xml:space="preserve">whether </w:t>
      </w:r>
      <w:r w:rsidR="00C204B2">
        <w:t xml:space="preserve">high-diversity assemblages, such as the Bogbean assemblage, may be more resistant to invasive species (and thus more stable). </w:t>
      </w:r>
      <w:del w:id="3094" w:author="Stefanie Lane" w:date="2022-06-23T11:41:00Z">
        <w:r w:rsidR="00793D97" w:rsidDel="0025479E">
          <w:delText>Additionally, because p</w:delText>
        </w:r>
      </w:del>
      <w:ins w:id="3095" w:author="Stefanie Lane" w:date="2022-06-23T11:41:00Z">
        <w:r w:rsidR="0025479E">
          <w:t>P</w:t>
        </w:r>
      </w:ins>
      <w:r w:rsidR="00793D97">
        <w:t xml:space="preserve">ermanent </w:t>
      </w:r>
      <w:r w:rsidR="00920A98">
        <w:t>transects</w:t>
      </w:r>
      <w:r w:rsidR="007868FB">
        <w:t xml:space="preserve"> </w:t>
      </w:r>
      <w:r w:rsidR="00793D97">
        <w:t xml:space="preserve">were not </w:t>
      </w:r>
      <w:r w:rsidR="00076FA5">
        <w:t xml:space="preserve">used, </w:t>
      </w:r>
      <w:ins w:id="3096" w:author="Stefanie Lane" w:date="2022-06-23T11:41:00Z">
        <w:r w:rsidR="0025479E">
          <w:t xml:space="preserve">thus </w:t>
        </w:r>
      </w:ins>
      <w:r w:rsidR="00793D97">
        <w:t xml:space="preserve">transect relocation and </w:t>
      </w:r>
      <w:del w:id="3097" w:author="Stefanie Lane" w:date="2022-06-23T11:41:00Z">
        <w:r w:rsidR="00793D97" w:rsidDel="0025479E">
          <w:delText xml:space="preserve">sampling </w:delText>
        </w:r>
      </w:del>
      <w:ins w:id="3098" w:author="Stefanie Lane" w:date="2022-06-23T11:41:00Z">
        <w:r w:rsidR="0025479E">
          <w:t xml:space="preserve">plot placement may have </w:t>
        </w:r>
      </w:ins>
      <w:del w:id="3099" w:author="Stefanie Lane" w:date="2022-06-23T11:41:00Z">
        <w:r w:rsidR="00793D97" w:rsidDel="0025479E">
          <w:delText>method likely alters results</w:delText>
        </w:r>
      </w:del>
      <w:ins w:id="3100" w:author="Stefanie Lane" w:date="2022-06-23T11:41:00Z">
        <w:r w:rsidR="0025479E">
          <w:t>resulted in somewhat different observations. H</w:t>
        </w:r>
      </w:ins>
      <w:ins w:id="3101" w:author="Stefanie Lane" w:date="2022-06-23T11:42:00Z">
        <w:r w:rsidR="0025479E">
          <w:t xml:space="preserve">owever, bootstrapping </w:t>
        </w:r>
        <w:r w:rsidR="005B3F3F">
          <w:t xml:space="preserve">minimum numbers of plots in each assemblage did not reveal alternative patterns, offering assurance </w:t>
        </w:r>
      </w:ins>
      <w:ins w:id="3102" w:author="Stefanie Lane" w:date="2022-06-23T11:43:00Z">
        <w:r w:rsidR="005B3F3F">
          <w:t>of</w:t>
        </w:r>
      </w:ins>
      <w:ins w:id="3103" w:author="Stefanie Lane" w:date="2022-06-23T11:42:00Z">
        <w:r w:rsidR="005B3F3F">
          <w:t xml:space="preserve"> the general trend of species loss</w:t>
        </w:r>
      </w:ins>
      <w:r w:rsidR="00076FA5">
        <w:t xml:space="preserve">. </w:t>
      </w:r>
      <w:del w:id="3104" w:author="Stefanie Lane" w:date="2022-06-23T11:40:00Z">
        <w:r w:rsidR="00B24004" w:rsidRPr="00A94DD3" w:rsidDel="00A94DD3">
          <w:rPr>
            <w:strike/>
            <w:rPrChange w:id="3105" w:author="Stefanie Lane" w:date="2022-06-23T11:40:00Z">
              <w:rPr/>
            </w:rPrChange>
          </w:rPr>
          <w:delText>P</w:delText>
        </w:r>
      </w:del>
      <w:del w:id="3106" w:author="Stefanie Lane" w:date="2022-06-23T11:43:00Z">
        <w:r w:rsidR="00B24004" w:rsidRPr="00A94DD3" w:rsidDel="005B3F3F">
          <w:rPr>
            <w:strike/>
            <w:rPrChange w:id="3107" w:author="Stefanie Lane" w:date="2022-06-23T11:40:00Z">
              <w:rPr/>
            </w:rPrChange>
          </w:rPr>
          <w:delText>lots were subjectively placed based on perceived changes in species composition, or every 10 m when no change was discernable</w:delText>
        </w:r>
        <w:r w:rsidR="00064ACC" w:rsidRPr="00A94DD3" w:rsidDel="005B3F3F">
          <w:rPr>
            <w:strike/>
            <w:rPrChange w:id="3108" w:author="Stefanie Lane" w:date="2022-06-23T11:40:00Z">
              <w:rPr/>
            </w:rPrChange>
          </w:rPr>
          <w:delText>, following the original methods of Bradfield &amp; Porter (1982)</w:delText>
        </w:r>
        <w:r w:rsidR="00B24004" w:rsidRPr="00A94DD3" w:rsidDel="005B3F3F">
          <w:rPr>
            <w:strike/>
            <w:rPrChange w:id="3109" w:author="Stefanie Lane" w:date="2022-06-23T11:40:00Z">
              <w:rPr/>
            </w:rPrChange>
          </w:rPr>
          <w:delText xml:space="preserve">. This means that assemblages characterized by key species, such as the Fescue </w:delText>
        </w:r>
        <w:r w:rsidR="00DB1300" w:rsidRPr="00A94DD3" w:rsidDel="005B3F3F">
          <w:rPr>
            <w:strike/>
            <w:rPrChange w:id="3110" w:author="Stefanie Lane" w:date="2022-06-23T11:40:00Z">
              <w:rPr/>
            </w:rPrChange>
          </w:rPr>
          <w:delText>assemblage</w:delText>
        </w:r>
        <w:r w:rsidR="00B24004" w:rsidRPr="00A94DD3" w:rsidDel="005B3F3F">
          <w:rPr>
            <w:strike/>
            <w:rPrChange w:id="3111" w:author="Stefanie Lane" w:date="2022-06-23T11:40:00Z">
              <w:rPr/>
            </w:rPrChange>
          </w:rPr>
          <w:delText>, should be proportionately represented in the data</w:delText>
        </w:r>
        <w:r w:rsidR="00920A98" w:rsidRPr="00A94DD3" w:rsidDel="005B3F3F">
          <w:rPr>
            <w:strike/>
            <w:rPrChange w:id="3112" w:author="Stefanie Lane" w:date="2022-06-23T11:40:00Z">
              <w:rPr/>
            </w:rPrChange>
          </w:rPr>
          <w:delText xml:space="preserve"> if assemblage types remain constant within the community</w:delText>
        </w:r>
        <w:r w:rsidR="00B24004" w:rsidRPr="00A94DD3" w:rsidDel="005B3F3F">
          <w:rPr>
            <w:strike/>
            <w:rPrChange w:id="3113" w:author="Stefanie Lane" w:date="2022-06-23T11:40:00Z">
              <w:rPr/>
            </w:rPrChange>
          </w:rPr>
          <w:delText xml:space="preserve">. If plots were laid strictly at the same distance along the tape (as was done in 1999), proportional representation of assemblages may be skewed depending on spatial shifts. </w:delText>
        </w:r>
      </w:del>
    </w:p>
    <w:p w14:paraId="287112D1" w14:textId="42EAD98D" w:rsidR="00C73D34" w:rsidRDefault="00DB1300">
      <w:pPr>
        <w:ind w:firstLine="720"/>
        <w:rPr>
          <w:ins w:id="3114" w:author="Stefanie Lane" w:date="2022-06-24T13:54:00Z"/>
        </w:rPr>
      </w:pPr>
      <w:r>
        <w:t>M</w:t>
      </w:r>
      <w:r w:rsidR="00B24004">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46A8D289" w14:textId="436A0E75" w:rsidR="00C85DD5" w:rsidRDefault="00C85DD5">
      <w:pPr>
        <w:pStyle w:val="Heading2"/>
        <w:pPrChange w:id="3115" w:author="Stefanie Lane" w:date="2022-06-24T13:55:00Z">
          <w:pPr/>
        </w:pPrChange>
      </w:pPr>
      <w:ins w:id="3116" w:author="Stefanie Lane" w:date="2022-06-24T13:55:00Z">
        <w:r>
          <w:t>Potential mechanisms</w:t>
        </w:r>
      </w:ins>
    </w:p>
    <w:p w14:paraId="58F75E11" w14:textId="5EB43F70" w:rsidR="00B142F5" w:rsidRPr="00933EF5" w:rsidDel="008D51B1" w:rsidRDefault="00B142F5">
      <w:pPr>
        <w:rPr>
          <w:del w:id="3117" w:author="Stefanie Lane" w:date="2022-06-22T13:55:00Z"/>
        </w:rPr>
        <w:pPrChange w:id="3118" w:author="Stefanie Lane" w:date="2022-06-24T13:55:00Z">
          <w:pPr>
            <w:pStyle w:val="Heading2"/>
          </w:pPr>
        </w:pPrChange>
      </w:pPr>
      <w:del w:id="3119" w:author="Stefanie Lane" w:date="2022-06-24T13:55:00Z">
        <w:r w:rsidRPr="00933EF5" w:rsidDel="00C85DD5">
          <w:delText>Potential mechanisms</w:delText>
        </w:r>
      </w:del>
    </w:p>
    <w:p w14:paraId="4F0F0547" w14:textId="2F1E78E2" w:rsidR="00EE1C74" w:rsidRDefault="00AA74D5" w:rsidP="00933EF5">
      <w:pPr>
        <w:ind w:firstLine="720"/>
        <w:rPr>
          <w:ins w:id="3120" w:author="Stefanie Lane" w:date="2022-06-22T13:56:00Z"/>
        </w:rPr>
      </w:pPr>
      <w:r>
        <w:t xml:space="preserve">A key abiotic driver </w:t>
      </w:r>
      <w:r w:rsidR="00C56866">
        <w:t>of tidal marsh development</w:t>
      </w:r>
      <w:r>
        <w:t xml:space="preserve"> include</w:t>
      </w:r>
      <w:r w:rsidR="00C56866">
        <w:t>s</w:t>
      </w:r>
      <w:r>
        <w:t xml:space="preserve"> sediment</w:t>
      </w:r>
      <w:r w:rsidR="00FC7C7B">
        <w:t xml:space="preserve"> deposition </w:t>
      </w:r>
      <w:r>
        <w:t xml:space="preserve">that allows plant communities to compensate for changing inundation rates due to sea level rise </w:t>
      </w:r>
      <w:r>
        <w:fldChar w:fldCharType="begin"/>
      </w:r>
      <w:r w:rsidR="00BD2EEF">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 xml:space="preserve">(Marijnissen,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rsidR="00BD2EEF">
        <w:instrText xml:space="preserve"> ADDIN ZOTERO_ITEM CSL_CITATION {"citationID":"p7oUpuHN","properties":{"formattedCitation":"(Corenblit et al., 2015; Peteet et al., 2018)","plainCitation":"(Corenblit et al., 2015; Peteet et al., 2018)","noteIndex":0},"citationItems":[{"id":248,"uris":["http://zotero.org/users/6092945/items/RW6P9677"],"itemData":{"id":248,"type":"article-journal","abstract":"Aim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(Corenblit et al., 2015; Peteet et al., 2018)</w:t>
      </w:r>
      <w:r>
        <w:fldChar w:fldCharType="end"/>
      </w:r>
      <w:r>
        <w:t>.</w:t>
      </w:r>
      <w:ins w:id="3121" w:author="Stefanie Lane" w:date="2022-06-22T13:55:00Z">
        <w:r w:rsidR="008D51B1">
          <w:t xml:space="preserve"> In their 1982 publication, Bradfield and Porter proposed assemblage occurrence was largely driven by edaphic factors, with the Bogbean assemblage occurring in poorly drained areas, Sedge assemblage occurring in regularly flooded and drained areas, and Fescue assemblage along slightly elevated channel edges.  </w:t>
        </w:r>
      </w:ins>
      <w:ins w:id="3122" w:author="Stefanie Lane" w:date="2022-06-22T14:15:00Z">
        <w:r w:rsidR="00A34338">
          <w:rPr>
            <w:i/>
          </w:rPr>
          <w:t>Menyanthes trifoliata</w:t>
        </w:r>
        <w:r w:rsidR="00A34338">
          <w:t xml:space="preserve"> (bogbean) and </w:t>
        </w:r>
        <w:r w:rsidR="00A34338">
          <w:rPr>
            <w:i/>
          </w:rPr>
          <w:t>Mentha aquatica</w:t>
        </w:r>
        <w:r w:rsidR="00A34338">
          <w:t xml:space="preserve"> are highly adapted to aquatic or poorly drained habitats, and the increased prevalence of plots clustered in the Bogbean assemblage within Ladner Marsh may be indicative of changing edaphic factors such as </w:t>
        </w:r>
      </w:ins>
      <w:ins w:id="3123" w:author="Stefanie Lane" w:date="2022-06-23T10:13:00Z">
        <w:r w:rsidR="00D608C6">
          <w:t xml:space="preserve">sediment starvation or </w:t>
        </w:r>
      </w:ins>
      <w:ins w:id="3124" w:author="Stefanie Lane" w:date="2022-06-22T14:15:00Z">
        <w:r w:rsidR="00A34338">
          <w:t>marsh subsidence</w:t>
        </w:r>
      </w:ins>
      <w:ins w:id="3125" w:author="Stefanie Lane" w:date="2022-06-23T10:17:00Z">
        <w:r w:rsidR="00645BA0">
          <w:t xml:space="preserve"> </w:t>
        </w:r>
      </w:ins>
      <w:r w:rsidR="00645BA0">
        <w:fldChar w:fldCharType="begin"/>
      </w:r>
      <w:r w:rsidR="00AB0A5A">
        <w:instrText xml:space="preserve"> ADDIN ZOTERO_ITEM CSL_CITATION {"citationID":"GwWyxF6f","properties":{"formattedCitation":"(Mendelssohn &amp; Kuhn, 2003; Nyman, Walters, Delaune, &amp; Patrick, 2006)","plainCitation":"(Mendelssohn &amp; Kuhn, 2003; Nyman, Walters, Delaune, &amp; Patrick, 2006)","dontUpdate":true,"noteIndex":0},"citationItems":[{"id":2586,"uris":["http://zotero.org/users/6092945/items/XWSKQ5BS"],"itemData":{"id":2586,"type":"article-journal","abstract":"The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645BA0">
        <w:fldChar w:fldCharType="separate"/>
      </w:r>
      <w:r w:rsidR="004A4987" w:rsidRPr="004A4987">
        <w:rPr>
          <w:rFonts w:ascii="Calibri" w:hAnsi="Calibri" w:cs="Calibri"/>
        </w:rPr>
        <w:t xml:space="preserve">(Mendelssohn &amp; Kuhn, 2003; Nyman, Walters, </w:t>
      </w:r>
      <w:ins w:id="3126" w:author="Stefanie Lane" w:date="2022-06-23T10:19:00Z">
        <w:r w:rsidR="004A4987">
          <w:rPr>
            <w:rFonts w:ascii="Calibri" w:hAnsi="Calibri" w:cs="Calibri"/>
          </w:rPr>
          <w:t>et al.</w:t>
        </w:r>
      </w:ins>
      <w:del w:id="3127" w:author="Stefanie Lane" w:date="2022-06-23T10:19:00Z">
        <w:r w:rsidR="004A4987" w:rsidRPr="004A4987" w:rsidDel="004A4987">
          <w:rPr>
            <w:rFonts w:ascii="Calibri" w:hAnsi="Calibri" w:cs="Calibri"/>
          </w:rPr>
          <w:delText>Delaune, &amp; Patrick</w:delText>
        </w:r>
      </w:del>
      <w:r w:rsidR="004A4987" w:rsidRPr="004A4987">
        <w:rPr>
          <w:rFonts w:ascii="Calibri" w:hAnsi="Calibri" w:cs="Calibri"/>
        </w:rPr>
        <w:t>, 2006)</w:t>
      </w:r>
      <w:r w:rsidR="00645BA0">
        <w:fldChar w:fldCharType="end"/>
      </w:r>
      <w:ins w:id="3128" w:author="Stefanie Lane" w:date="2022-06-22T14:15:00Z">
        <w:r w:rsidR="00A34338">
          <w:t xml:space="preserve">. </w:t>
        </w:r>
      </w:ins>
      <w:del w:id="3129" w:author="Stefanie Lane" w:date="2022-06-22T14:15:00Z">
        <w:r w:rsidDel="00A34338">
          <w:delText xml:space="preserve"> </w:delText>
        </w:r>
      </w:del>
      <w:del w:id="3130" w:author="Stefanie Lane" w:date="2022-06-22T14:16:00Z">
        <w:r w:rsidR="000F3F96" w:rsidDel="00E53E74">
          <w:delText xml:space="preserve">Sediment starvation in the marsh may be contributing to landform subsidence </w:delText>
        </w:r>
      </w:del>
      <w:del w:id="3131" w:author="Stefanie Lane" w:date="2022-06-23T10:13:00Z">
        <w:r w:rsidR="000F3F96" w:rsidDel="00D673A3">
          <w:delText xml:space="preserve">and/or loss of sediment accretion. </w:delText>
        </w:r>
      </w:del>
      <w:r w:rsidR="00D74EE0">
        <w:t>Loss of sediment within the Lower Fraser River reaches is driven by a combination of factors, such as increased impervious cover</w:t>
      </w:r>
      <w:ins w:id="3132" w:author="Stefanie Lane" w:date="2022-06-23T10:32:00Z">
        <w:r w:rsidR="003765AB">
          <w:t>, bank dyking or armoring,</w:t>
        </w:r>
      </w:ins>
      <w:r w:rsidR="00D74EE0">
        <w:t xml:space="preserve"> and channel dredging</w:t>
      </w:r>
      <w:ins w:id="3133" w:author="Stefanie Lane" w:date="2022-06-22T14:19:00Z">
        <w:r w:rsidR="00E74FF9">
          <w:t xml:space="preserve"> </w:t>
        </w:r>
      </w:ins>
      <w:r w:rsidR="009D5D95">
        <w:fldChar w:fldCharType="begin"/>
      </w:r>
      <w:r w:rsidR="00AB0A5A">
        <w:instrText xml:space="preserve"> ADDIN ZOTERO_ITEM CSL_CITATION {"citationID":"7VqDuJ5Z","properties":{"formattedCitation":"(Atkins, Tidd, &amp; Ruffo, 2016)","plainCitation":"(Atkins, Tidd, &amp; Ruffo, 2016)","dontUpdate":true,"noteIndex":0},"citationItems":[{"id":2597,"uris":["http://zotero.org/users/6092945/items/CCL5N5AY"],"itemData":{"id":2597,"type":"article-journal","abstract":"The Fraser River Delta in south western British Columbia, Canada, is a relatively recent geologic feature being only approximately 10,000 years old. The delta environment, and the intertidal banks, are the cumulative effect of flood and sediment discharges over the post-glacial interval. The salt marsh of Sturgeon Bank, on the northwest side of the delta, has been identified as under threat from erosion. The occurrence, cause and extent of erosion have been a subject of speculation, investigation and conclusion for several decades; however, dissenting opinions on the persistence of erosion over the last fifty years are numerous. To explore potential causes of the erosion further, publically available historical datasets of natural phenomena were re-examined relative to records of human activities to enable development of a conceptual model. Historical datasets of natural phenomena included sedimentary geology, post-glacial history, bathymetry, flood discharge records, sediment discharge/basin sediment yield, sediment grain size data, wind-waves, and tides. Human activity, stretching back to the late 1800's, included navigation dredging, aggregate resource dredging, river training, river diversion, flood protection dyking, land-use changes, and ongoing habitat management activities. From this review, a conceptual model of physical constraints on deltaic environments was developed. The various phenomena are discussed, the integration of those phenomena as processes affecting deltaic habitat explored, and potential management strategies identified to address the sedimentary consequences of the last 150 years of human influence on the salt marshes of Sturgeon Bank.","container-title":"Journal of Coastal Research","DOI":"https://doi.org/10.2112/SI75-159.1","ISSN":"07490208","issue":"75","language":"English","note":"number-of-pages: 5\npublisher-place: Fort Lauderdale, United Kingdom\npublisher: Allen Press Publishing Services","page":"790-794","source":"ProQuest","title":"Sturgeon Bank, Fraser River Delta, BC, Canada: 150 Years of Human Influences on Salt Marsh Sedimentation","title-short":"Sturgeon Bank, Fraser River Delta, BC, Canada","volume":"SI","author":[{"family":"Atkins","given":"Rowland J."},{"family":"Tidd","given":"Morgan"},{"family":"Ruffo","given":"Gord"}],"issued":{"date-parts":[["2016"]]}}}],"schema":"https://github.com/citation-style-language/schema/raw/master/csl-citation.json"} </w:instrText>
      </w:r>
      <w:r w:rsidR="009D5D95">
        <w:fldChar w:fldCharType="separate"/>
      </w:r>
      <w:r w:rsidR="009D5D95" w:rsidRPr="009D5D95">
        <w:rPr>
          <w:rFonts w:ascii="Calibri" w:hAnsi="Calibri" w:cs="Calibri"/>
        </w:rPr>
        <w:t xml:space="preserve">(Atkins, </w:t>
      </w:r>
      <w:del w:id="3134" w:author="Stefanie Lane" w:date="2022-06-23T10:32:00Z">
        <w:r w:rsidR="009D5D95" w:rsidRPr="009D5D95" w:rsidDel="009D5D95">
          <w:rPr>
            <w:rFonts w:ascii="Calibri" w:hAnsi="Calibri" w:cs="Calibri"/>
          </w:rPr>
          <w:delText>Tidd, &amp; Ruffo</w:delText>
        </w:r>
      </w:del>
      <w:ins w:id="3135" w:author="Stefanie Lane" w:date="2022-06-23T10:32:00Z">
        <w:r w:rsidR="009D5D95">
          <w:rPr>
            <w:rFonts w:ascii="Calibri" w:hAnsi="Calibri" w:cs="Calibri"/>
          </w:rPr>
          <w:t>et al.</w:t>
        </w:r>
      </w:ins>
      <w:r w:rsidR="009D5D95" w:rsidRPr="009D5D95">
        <w:rPr>
          <w:rFonts w:ascii="Calibri" w:hAnsi="Calibri" w:cs="Calibri"/>
        </w:rPr>
        <w:t>, 2016)</w:t>
      </w:r>
      <w:r w:rsidR="009D5D95">
        <w:fldChar w:fldCharType="end"/>
      </w:r>
      <w:r w:rsidR="00D74EE0">
        <w:t xml:space="preserve">. </w:t>
      </w:r>
      <w:r w:rsidR="005E4258">
        <w:t>Disentangling</w:t>
      </w:r>
      <w:r w:rsidR="00D74EE0">
        <w:t xml:space="preserve"> explicit</w:t>
      </w:r>
      <w:ins w:id="3136" w:author="Stefanie Lane" w:date="2022-06-23T10:14:00Z">
        <w:r w:rsidR="00D673A3">
          <w:t xml:space="preserve"> sediment dynamics and</w:t>
        </w:r>
      </w:ins>
      <w:r w:rsidR="00D74EE0">
        <w:t xml:space="preserve"> causes for loss of sediment</w:t>
      </w:r>
      <w:ins w:id="3137" w:author="Stefanie Lane" w:date="2022-06-23T10:15:00Z">
        <w:r w:rsidR="004074EB">
          <w:t xml:space="preserve"> over time</w:t>
        </w:r>
      </w:ins>
      <w:r w:rsidR="005E4258">
        <w:t xml:space="preserve"> would be difficult, however </w:t>
      </w:r>
      <w:del w:id="3138" w:author="Stefanie Lane" w:date="2022-06-23T10:14:00Z">
        <w:r w:rsidR="005E4258" w:rsidDel="00D673A3">
          <w:delText>long-term monitoring of sediment accretion and changes in elevation using a total GPS station would identify which process is</w:delText>
        </w:r>
        <w:r w:rsidR="00880A48" w:rsidDel="00D673A3">
          <w:delText xml:space="preserve"> </w:delText>
        </w:r>
        <w:r w:rsidR="0020507B" w:rsidDel="00D673A3">
          <w:delText>occurring</w:delText>
        </w:r>
        <w:r w:rsidR="005E4258" w:rsidDel="00D673A3">
          <w:delText>.</w:delText>
        </w:r>
        <w:r w:rsidR="00D74EE0" w:rsidDel="00D673A3">
          <w:delText xml:space="preserve"> </w:delText>
        </w:r>
        <w:r w:rsidR="000F3F96" w:rsidDel="00D673A3">
          <w:delText>E</w:delText>
        </w:r>
      </w:del>
      <w:ins w:id="3139" w:author="Stefanie Lane" w:date="2022-06-23T10:14:00Z">
        <w:r w:rsidR="00D673A3">
          <w:t>e</w:t>
        </w:r>
      </w:ins>
      <w:r w:rsidR="000F3F96">
        <w:t xml:space="preserve">ffects from </w:t>
      </w:r>
      <w:del w:id="3140" w:author="Stefanie Lane" w:date="2022-06-23T10:32:00Z">
        <w:r w:rsidR="000F3F96" w:rsidDel="00410567">
          <w:delText xml:space="preserve">either of </w:delText>
        </w:r>
      </w:del>
      <w:r w:rsidR="000F3F96">
        <w:t>these processes would lead to more saturated patches within the marsh</w:t>
      </w:r>
      <w:ins w:id="3141" w:author="Stefanie Lane" w:date="2022-06-23T10:15:00Z">
        <w:r w:rsidR="004074EB">
          <w:t>. Edaphic shifts would likely drive</w:t>
        </w:r>
      </w:ins>
      <w:ins w:id="3142" w:author="Stefanie Lane" w:date="2022-06-23T10:16:00Z">
        <w:r w:rsidR="004074EB">
          <w:t xml:space="preserve"> the increased </w:t>
        </w:r>
      </w:ins>
      <w:del w:id="3143" w:author="Stefanie Lane" w:date="2022-06-23T10:15:00Z">
        <w:r w:rsidR="000F3F96" w:rsidDel="004074EB">
          <w:delText>,</w:delText>
        </w:r>
      </w:del>
      <w:del w:id="3144" w:author="Stefanie Lane" w:date="2022-06-23T10:16:00Z">
        <w:r w:rsidR="000F3F96" w:rsidDel="004074EB">
          <w:delText xml:space="preserve"> which would drive </w:delText>
        </w:r>
      </w:del>
      <w:r w:rsidR="000F3F96">
        <w:t>prevalence of Bogbean assemblage</w:t>
      </w:r>
      <w:del w:id="3145" w:author="Stefanie Lane" w:date="2022-06-23T10:16:00Z">
        <w:r w:rsidR="000F3F96" w:rsidDel="004074EB">
          <w:delText xml:space="preserve">. </w:delText>
        </w:r>
      </w:del>
      <w:moveToRangeStart w:id="3146" w:author="Stefanie Lane" w:date="2022-06-22T14:20:00Z" w:name="move106800041"/>
      <w:moveTo w:id="3147" w:author="Stefanie Lane" w:date="2022-06-22T14:20:00Z">
        <w:del w:id="3148" w:author="Stefanie Lane" w:date="2022-06-23T10:16:00Z">
          <w:r w:rsidR="008F27B9" w:rsidDel="004074EB">
            <w:delText>Edaphic shifts</w:delText>
          </w:r>
        </w:del>
      </w:moveTo>
      <w:ins w:id="3149" w:author="Stefanie Lane" w:date="2022-06-23T10:16:00Z">
        <w:r w:rsidR="004074EB">
          <w:t>, and</w:t>
        </w:r>
      </w:ins>
      <w:moveTo w:id="3150" w:author="Stefanie Lane" w:date="2022-06-22T14:20:00Z">
        <w:r w:rsidR="008F27B9">
          <w:t xml:space="preserve"> may also be driving </w:t>
        </w:r>
        <w:del w:id="3151" w:author="Stefanie Lane" w:date="2022-06-24T14:38:00Z">
          <w:r w:rsidR="008F27B9" w:rsidDel="00AA7988">
            <w:delText xml:space="preserve">homogenization and </w:delText>
          </w:r>
        </w:del>
        <w:r w:rsidR="008F27B9">
          <w:t>disappearance of species across all assemblages, as fewer species are able to tolerate increasingly saturated conditions.</w:t>
        </w:r>
      </w:moveTo>
      <w:moveToRangeEnd w:id="3146"/>
    </w:p>
    <w:p w14:paraId="12F7B9B9" w14:textId="074E1600" w:rsidR="00810720" w:rsidDel="008F27B9" w:rsidRDefault="0029656F" w:rsidP="005F7C5D">
      <w:pPr>
        <w:ind w:firstLine="720"/>
        <w:rPr>
          <w:del w:id="3152" w:author="Stefanie Lane" w:date="2022-06-22T14:20:00Z"/>
        </w:rPr>
      </w:pPr>
      <w:del w:id="3153" w:author="Stefanie Lane" w:date="2022-06-22T14:20:00Z">
        <w:r w:rsidDel="008F27B9">
          <w:delText xml:space="preserve">Because </w:delText>
        </w:r>
        <w:r w:rsidR="000F3F96" w:rsidDel="008F27B9">
          <w:delText xml:space="preserve">Bogbean was the only assemblage with greater number of plots identified by cluster analysis in 2019, </w:delText>
        </w:r>
        <w:r w:rsidDel="008F27B9">
          <w:delText xml:space="preserve">this suggests </w:delText>
        </w:r>
        <w:r w:rsidR="000F3F96" w:rsidDel="008F27B9">
          <w:delText xml:space="preserve">that marsh-wide prevalence of this assemblage could be increasing. </w:delText>
        </w:r>
      </w:del>
      <w:moveFromRangeStart w:id="3154" w:author="Stefanie Lane" w:date="2022-06-22T14:20:00Z" w:name="move106800041"/>
      <w:moveFrom w:id="3155" w:author="Stefanie Lane" w:date="2022-06-22T14:20:00Z">
        <w:del w:id="3156" w:author="Stefanie Lane" w:date="2022-06-22T14:20:00Z">
          <w:r w:rsidDel="008F27B9">
            <w:delText>E</w:delText>
          </w:r>
          <w:r w:rsidR="008246B7" w:rsidDel="008F27B9">
            <w:delText xml:space="preserve">daphic shifts may also be driving homogenization and disappearance of species </w:delText>
          </w:r>
          <w:r w:rsidR="002A3848" w:rsidDel="008F27B9">
            <w:delText>across all</w:delText>
          </w:r>
          <w:r w:rsidR="008246B7" w:rsidDel="008F27B9">
            <w:delText xml:space="preserve"> assemblages, as fewer species are able to tolerate increasingly saturated conditions. </w:delText>
          </w:r>
          <w:r w:rsidR="000F3F96" w:rsidDel="008F27B9">
            <w:delText xml:space="preserve"> </w:delText>
          </w:r>
        </w:del>
      </w:moveFrom>
      <w:moveFromRangeEnd w:id="3154"/>
    </w:p>
    <w:p w14:paraId="50AE49E3" w14:textId="3ABA55A2" w:rsidR="00B65417" w:rsidRDefault="00B142F5" w:rsidP="005F7C5D">
      <w:pPr>
        <w:rPr>
          <w:ins w:id="3157" w:author="Stefanie Lane" w:date="2022-06-22T14:55:00Z"/>
        </w:rPr>
      </w:pPr>
      <w:r>
        <w:tab/>
      </w:r>
      <w:ins w:id="3158" w:author="Stefanie Lane" w:date="2022-06-22T14:21:00Z">
        <w:r w:rsidR="008F27B9">
          <w:t xml:space="preserve">Besides </w:t>
        </w:r>
        <w:r w:rsidR="00EF3ED1">
          <w:t xml:space="preserve">potential abiotic drivers of species loss, species </w:t>
        </w:r>
      </w:ins>
      <w:del w:id="3159" w:author="Stefanie Lane" w:date="2022-06-22T14:21:00Z">
        <w:r w:rsidR="00E1495F" w:rsidDel="00EF3ED1">
          <w:delText>R</w:delText>
        </w:r>
      </w:del>
      <w:ins w:id="3160" w:author="Stefanie Lane" w:date="2022-06-22T14:21:00Z">
        <w:r w:rsidR="00EF3ED1">
          <w:t>r</w:t>
        </w:r>
      </w:ins>
      <w:r w:rsidR="00E1495F">
        <w:t xml:space="preserve">ecruitment </w:t>
      </w:r>
      <w:del w:id="3161" w:author="Stefanie Lane" w:date="2022-06-22T14:22:00Z">
        <w:r w:rsidR="00E1495F" w:rsidDel="00EF3ED1">
          <w:delText>of new species is dependent on many factors</w:delText>
        </w:r>
      </w:del>
      <w:ins w:id="3162" w:author="Stefanie Lane" w:date="2022-06-22T14:22:00Z">
        <w:r w:rsidR="00EF3ED1">
          <w:t>may also be impacted</w:t>
        </w:r>
      </w:ins>
      <w:r w:rsidR="00E1495F">
        <w:t>. Regional pools of propagules</w:t>
      </w:r>
      <w:r w:rsidR="00D57B41">
        <w:t xml:space="preserve"> (seeds, clonal fragments)</w:t>
      </w:r>
      <w:r w:rsidR="00E1495F">
        <w:t xml:space="preserve"> are required to disperse into a site</w:t>
      </w:r>
      <w:r w:rsidR="00D57B41">
        <w:t>, and suitable conditions must exist to recruit the propagules into the population</w:t>
      </w:r>
      <w:r w:rsidR="00E1495F">
        <w:t xml:space="preserve">. </w:t>
      </w:r>
      <w:r w:rsidR="00D57B41">
        <w:t xml:space="preserve">If remnant habitats such as Ladner Marsh are </w:t>
      </w:r>
      <w:del w:id="3163" w:author="Stefanie Lane" w:date="2022-06-24T14:39:00Z">
        <w:r w:rsidR="00D57B41" w:rsidDel="001F0C92">
          <w:delText>becoming more homogenous</w:delText>
        </w:r>
      </w:del>
      <w:ins w:id="3164" w:author="Stefanie Lane" w:date="2022-06-24T14:39:00Z">
        <w:r w:rsidR="001F0C92">
          <w:t>locally losing species</w:t>
        </w:r>
      </w:ins>
      <w:ins w:id="3165" w:author="Stefanie Lane" w:date="2022-06-22T14:22:00Z">
        <w:r w:rsidR="00B65417">
          <w:t xml:space="preserve"> (or</w:t>
        </w:r>
      </w:ins>
      <w:ins w:id="3166" w:author="Stefanie Lane" w:date="2022-06-24T14:39:00Z">
        <w:r w:rsidR="001F0C92">
          <w:t xml:space="preserve"> if the habitat is</w:t>
        </w:r>
      </w:ins>
      <w:ins w:id="3167" w:author="Stefanie Lane" w:date="2022-06-22T14:22:00Z">
        <w:r w:rsidR="00B65417">
          <w:t xml:space="preserve"> lost altogether through development)</w:t>
        </w:r>
      </w:ins>
      <w:r w:rsidR="00D57B41">
        <w:t>, species diversity is being lost from the dispersal network</w:t>
      </w:r>
      <w:ins w:id="3168" w:author="Stefanie Lane" w:date="2022-06-24T14:38:00Z">
        <w:r w:rsidR="00AA7988">
          <w:t xml:space="preserve"> </w:t>
        </w:r>
      </w:ins>
      <w:ins w:id="3169" w:author="Stefanie Lane" w:date="2022-06-22T14:54:00Z">
        <w:r w:rsidR="007E0130">
          <w:t>,</w:t>
        </w:r>
        <w:r w:rsidR="00483828">
          <w:t xml:space="preserve"> which effectively fragments the dispersal network</w:t>
        </w:r>
      </w:ins>
      <w:ins w:id="3170" w:author="Stefanie Lane" w:date="2022-06-22T14:49:00Z">
        <w:r w:rsidR="00FE156E">
          <w:t xml:space="preserve"> </w:t>
        </w:r>
      </w:ins>
      <w:ins w:id="3171" w:author="Stefanie Lane" w:date="2022-06-22T14:54:00Z">
        <w:r w:rsidR="00483828">
          <w:t xml:space="preserve">and potentially leads </w:t>
        </w:r>
      </w:ins>
      <w:ins w:id="3172" w:author="Stefanie Lane" w:date="2022-06-22T14:50:00Z">
        <w:r w:rsidR="00074DAF">
          <w:t xml:space="preserve">to regional extinction </w:t>
        </w:r>
      </w:ins>
      <w:r w:rsidR="00074DAF">
        <w:fldChar w:fldCharType="begin"/>
      </w:r>
      <w:r w:rsidR="00AB0A5A">
        <w:instrText xml:space="preserve"> ADDIN ZOTERO_ITEM CSL_CITATION {"citationID":"Fff5igat","properties":{"formattedCitation":"(Deane, Fordham, He, &amp; Bradshaw, 2017)","plainCitation":"(Deane, Fordham, He, &amp; Bradshaw, 2017)","dontUpdate":true,"noteIndex":0},"citationItems":[{"id":2584,"uris":["http://zotero.org/users/6092945/items/U7R5EEJF"],"itemData":{"id":2584,"type":"article-journal","abstract":"Quantifying the risk of extinction due to habitat loss is an increasingly urgent task for the design and implementation of effective conservation interventions. Methods based on species- and endemics-area relationships are well developed, but applications to date have concentrated primarily on the fragmentation of formerly continuous habitats such as forests and woodlands. Applying these area-based methods to predict extinction risk in habitat types occurring naturally as spatially discrete patches has been largely ignored. We address this knowledge gap using a network of seasonally connected wetlands. We modelled the risk of extinction associated with native wetland plant communities under two alternative scenarios: the loss of (i) entire wetlands (patch loss) versus (ii) an equivalent area distributed across the wetlands (area loss). Patch-loss scenarios resulted in more than twice the number of species going extinct than the equivalent loss of area. Extinction due to patch loss was highest when wetlands were removed in increasing size order (smallest to largest) – a plausible scenario arising from forecast climatic drying in the region. Small wetlands contained &gt;16% of endemic species in only &lt;5% of wetland area, largely explaining this result. Extinction risk associated with naturally occurring habitat patches depends on the distribution of regionally endemic species; where this is not solely a function of habitat area, the loss of small patches can represent higher risk than an equivalent reduction in total habitat area across the network.","container-title":"Biological Conservation","DOI":"10.1016/j.biocon.2017.02.005","ISSN":"0006-3207","journalAbbreviation":"Biological Conservation","language":"en","page":"27-33","source":"ScienceDirect","title":"Future extinction risk of wetland plants is higher from individual patch loss than total area reduction","volume":"209","author":[{"family":"Deane","given":"David C."},{"family":"Fordham","given":"Damien A."},{"family":"He","given":"Fangliang"},{"family":"Bradshaw","given":"Corey J. A."}],"issued":{"date-parts":[["2017",5,1]]}}}],"schema":"https://github.com/citation-style-language/schema/raw/master/csl-citation.json"} </w:instrText>
      </w:r>
      <w:r w:rsidR="00074DAF">
        <w:fldChar w:fldCharType="separate"/>
      </w:r>
      <w:r w:rsidR="00074DAF" w:rsidRPr="00074DAF">
        <w:rPr>
          <w:rFonts w:ascii="Calibri" w:hAnsi="Calibri" w:cs="Calibri"/>
        </w:rPr>
        <w:t xml:space="preserve">(Deane, </w:t>
      </w:r>
      <w:del w:id="3173" w:author="Stefanie Lane" w:date="2022-06-22T14:50:00Z">
        <w:r w:rsidR="00074DAF" w:rsidRPr="00074DAF" w:rsidDel="00074DAF">
          <w:rPr>
            <w:rFonts w:ascii="Calibri" w:hAnsi="Calibri" w:cs="Calibri"/>
          </w:rPr>
          <w:delText>Fordham, He, &amp; Bradshaw</w:delText>
        </w:r>
      </w:del>
      <w:ins w:id="3174" w:author="Stefanie Lane" w:date="2022-06-22T14:50:00Z">
        <w:r w:rsidR="00074DAF">
          <w:rPr>
            <w:rFonts w:ascii="Calibri" w:hAnsi="Calibri" w:cs="Calibri"/>
          </w:rPr>
          <w:t>et al.</w:t>
        </w:r>
      </w:ins>
      <w:r w:rsidR="00074DAF" w:rsidRPr="00074DAF">
        <w:rPr>
          <w:rFonts w:ascii="Calibri" w:hAnsi="Calibri" w:cs="Calibri"/>
        </w:rPr>
        <w:t>, 2017)</w:t>
      </w:r>
      <w:r w:rsidR="00074DAF">
        <w:fldChar w:fldCharType="end"/>
      </w:r>
      <w:r w:rsidR="00D57B41">
        <w:t xml:space="preserve">. </w:t>
      </w:r>
    </w:p>
    <w:p w14:paraId="3CCB2F74" w14:textId="49EBAAE3" w:rsidR="00AA24C1" w:rsidDel="005E6D0A" w:rsidRDefault="00AA24C1" w:rsidP="005F7C5D">
      <w:pPr>
        <w:rPr>
          <w:del w:id="3175" w:author="Stefanie Lane" w:date="2022-06-22T14:57:00Z"/>
        </w:rPr>
      </w:pPr>
      <w:commentRangeStart w:id="3176"/>
      <w:del w:id="3177" w:author="Stefanie Lane" w:date="2022-06-22T14:57:00Z">
        <w:r w:rsidDel="005E6D0A">
          <w:delText xml:space="preserve">If </w:delText>
        </w:r>
        <w:commentRangeEnd w:id="3176"/>
        <w:r w:rsidR="00B65417" w:rsidDel="005E6D0A">
          <w:rPr>
            <w:rStyle w:val="CommentReference"/>
          </w:rPr>
          <w:commentReference w:id="3176"/>
        </w:r>
        <w:r w:rsidDel="005E6D0A">
          <w:delText xml:space="preserve">edaphic processes are limiting the habitat heterogeneity and </w:delText>
        </w:r>
        <w:r w:rsidR="00CB1338" w:rsidDel="005E6D0A">
          <w:delText xml:space="preserve">conditions sufficient for propagule grounding and recruitment into the community, then </w:delText>
        </w:r>
        <w:r w:rsidR="00DD287F" w:rsidDel="005E6D0A">
          <w:delText xml:space="preserve">diverse species composition is not possible, even if propagules are present. </w:delText>
        </w:r>
      </w:del>
    </w:p>
    <w:p w14:paraId="3A479FCB" w14:textId="64C36499" w:rsidR="004D0D10" w:rsidRDefault="00B142F5" w:rsidP="005F7C5D">
      <w:pPr>
        <w:pStyle w:val="Heading2"/>
      </w:pPr>
      <w:r>
        <w:t>Broader impacts &amp; recommendations</w:t>
      </w:r>
    </w:p>
    <w:p w14:paraId="31C345BA" w14:textId="6F2D309D" w:rsidR="004C75E2" w:rsidRDefault="0017705E">
      <w:pPr>
        <w:ind w:firstLine="720"/>
        <w:rPr>
          <w:ins w:id="3178" w:author="Stefanie Lane" w:date="2022-06-23T11:01:00Z"/>
        </w:rPr>
        <w:pPrChange w:id="3179" w:author="Stefanie Lane" w:date="2022-06-24T13:24:00Z">
          <w:pPr>
            <w:pStyle w:val="ListParagraph"/>
            <w:numPr>
              <w:numId w:val="29"/>
            </w:numPr>
            <w:ind w:left="1080" w:hanging="360"/>
          </w:pPr>
        </w:pPrChange>
      </w:pPr>
      <w:ins w:id="3180" w:author="Stefanie Lane" w:date="2022-06-24T12:38:00Z">
        <w:r>
          <w:t>L</w:t>
        </w:r>
      </w:ins>
      <w:ins w:id="3181" w:author="Stefanie Lane" w:date="2022-06-23T10:51:00Z">
        <w:r w:rsidR="00C16108">
          <w:t xml:space="preserve">ong-term monitoring is relatively rare, </w:t>
        </w:r>
      </w:ins>
      <w:ins w:id="3182" w:author="Stefanie Lane" w:date="2022-06-24T13:09:00Z">
        <w:r w:rsidR="00520744">
          <w:t>but</w:t>
        </w:r>
      </w:ins>
      <w:ins w:id="3183" w:author="Stefanie Lane" w:date="2022-06-23T10:51:00Z">
        <w:r w:rsidR="00C16108">
          <w:t xml:space="preserve"> necessary to inform future management and planning</w:t>
        </w:r>
      </w:ins>
      <w:ins w:id="3184" w:author="Stefanie Lane" w:date="2022-06-23T10:52:00Z">
        <w:r w:rsidR="00C72265">
          <w:t xml:space="preserve"> </w:t>
        </w:r>
      </w:ins>
      <w:r w:rsidR="00C72265">
        <w:fldChar w:fldCharType="begin"/>
      </w:r>
      <w:r w:rsidR="00C72265">
        <w:instrText xml:space="preserve"> ADDIN ZOTERO_ITEM CSL_CITATION {"citationID":"tt0Hoo6D","properties":{"formattedCitation":"(Willis et al., 2007)","plainCitation":"(Willis et al., 2007)","noteIndex":0},"citationItems":[{"id":2598,"uris":["http://zotero.org/users/6092945/items/7TM34BK4"],"itemData":{"id":2598,"type":"article-journal","abstract":"This paper evaluates how long-term records could and should be utilized in conservation policy and practice. Traditionally, there has been an extremely limited use of long-term ecological records (greater than 50 years) in biodiversity conservation. There are a number of reasons why such records tend to be discounted, including a perception of poor scale of resolution in both time and space, and the lack of accessibility of long temporal records to non-specialists. Probably more important, however, is the perception that even if suitable temporal records are available, their roles are purely descriptive, simply demonstrating what has occurred before in Earth's history, and are of little use in the actual practice of conservation. This paper asks why this is the case and whether there is a place for the temporal record in conservation management. Key conservation initiatives related to extinctions, identification of regions of greatest diversity/threat, climate change and biological invasions are addressed. Examples of how a temporal record can add information that is of direct practicable applicability to these issues are highlighted. These include (i) the identification of species at the end of their evolutionary lifespan and therefore most at risk from extinction, (ii) the setting of realistic goals and targets for conservation ‘hotspots’, and (iii) the identification of various management tools for the maintenance/restoration of a desired biological state. For climate change conservation strategies, the use of long-term ecological records in testing the predictive power of species envelope models is highlighted, along with the potential of fossil records to examine the impact of sea-level rise. It is also argued that a long-term perspective is essential for the management of biological invasions, not least in determining when an invasive is not an invasive. The paper concludes that often inclusion of a long-term ecological perspective can provide a more scientifically defensible basis for conservation decisions than the one based only on contemporary records. The pivotal issue of this paper is not whether long-term records are of interest to conservation biologists, but how they can actually be utilized in conservation practice and policy.","container-title":"Philosophical Transactions of the Royal Society B: Biological Sciences","DOI":"10.1098/rstb.2006.1977","issue":"1478","note":"publisher: Royal Society","page":"175-187","source":"royalsocietypublishing.org (Atypon)","title":"How can a knowledge of the past help to conserve the future? Biodiversity conservation and the relevance of long-term ecological studies","title-short":"How can a knowledge of the past help to conserve the future?","volume":"362","author":[{"family":"Willis","given":"Katherine J"},{"family":"Araújo","given":"Miguel B"},{"family":"Bennett","given":"Keith D"},{"family":"Figueroa-Rangel","given":"Blanca"},{"family":"Froyd","given":"Cynthia A"},{"family":"Myers","given":"Norman"}],"issued":{"date-parts":[["2007",2,28]]}}}],"schema":"https://github.com/citation-style-language/schema/raw/master/csl-citation.json"} </w:instrText>
      </w:r>
      <w:r w:rsidR="00C72265">
        <w:fldChar w:fldCharType="separate"/>
      </w:r>
      <w:r w:rsidR="00C72265" w:rsidRPr="0015482B">
        <w:rPr>
          <w:rFonts w:ascii="Calibri" w:hAnsi="Calibri" w:cs="Calibri"/>
        </w:rPr>
        <w:t>(Willis et al., 2007)</w:t>
      </w:r>
      <w:r w:rsidR="00C72265">
        <w:fldChar w:fldCharType="end"/>
      </w:r>
      <w:ins w:id="3185" w:author="Stefanie Lane" w:date="2022-06-23T10:51:00Z">
        <w:r w:rsidR="00C16108">
          <w:t xml:space="preserve">. </w:t>
        </w:r>
      </w:ins>
      <w:ins w:id="3186" w:author="Stefanie Lane" w:date="2022-06-23T10:52:00Z">
        <w:r w:rsidR="00334ABA">
          <w:t xml:space="preserve">Land management planning in anticipation of climate change, particularly sea </w:t>
        </w:r>
      </w:ins>
      <w:ins w:id="3187" w:author="Stefanie Lane" w:date="2022-06-23T10:53:00Z">
        <w:r w:rsidR="00334ABA">
          <w:t xml:space="preserve">level rise, should </w:t>
        </w:r>
        <w:r w:rsidR="00BE4E14">
          <w:t xml:space="preserve">be cognizant of biodiversity loss. This </w:t>
        </w:r>
      </w:ins>
      <w:ins w:id="3188" w:author="Stefanie Lane" w:date="2022-06-24T13:51:00Z">
        <w:r w:rsidR="005057F7">
          <w:t>is</w:t>
        </w:r>
      </w:ins>
      <w:ins w:id="3189" w:author="Stefanie Lane" w:date="2022-06-23T10:53:00Z">
        <w:r w:rsidR="00BE4E14">
          <w:t xml:space="preserve"> important at global scale</w:t>
        </w:r>
        <w:r w:rsidR="00BE4E14" w:rsidRPr="0015482B">
          <w:t>s (</w:t>
        </w:r>
      </w:ins>
      <w:ins w:id="3190" w:author="Stefanie Lane" w:date="2022-06-24T13:06:00Z">
        <w:r w:rsidR="00E73CEC" w:rsidRPr="0015482B">
          <w:rPr>
            <w:rPrChange w:id="3191" w:author="Stefanie Lane" w:date="2022-06-24T13:08:00Z">
              <w:rPr>
                <w:highlight w:val="yellow"/>
              </w:rPr>
            </w:rPrChange>
          </w:rPr>
          <w:t xml:space="preserve">e.g., </w:t>
        </w:r>
      </w:ins>
      <w:ins w:id="3192" w:author="Stefanie Lane" w:date="2022-06-24T13:52:00Z">
        <w:r w:rsidR="005057F7">
          <w:t xml:space="preserve">global objectives for wetland conservation outlined by the </w:t>
        </w:r>
      </w:ins>
      <w:ins w:id="3193" w:author="Stefanie Lane" w:date="2022-06-24T13:06:00Z">
        <w:r w:rsidR="00E73CEC" w:rsidRPr="0015482B">
          <w:rPr>
            <w:rPrChange w:id="3194" w:author="Stefanie Lane" w:date="2022-06-24T13:08:00Z">
              <w:rPr>
                <w:highlight w:val="yellow"/>
              </w:rPr>
            </w:rPrChange>
          </w:rPr>
          <w:t>Ramsar Convention</w:t>
        </w:r>
      </w:ins>
      <w:ins w:id="3195" w:author="Stefanie Lane" w:date="2022-06-23T10:53:00Z">
        <w:r w:rsidR="00BE4E14" w:rsidRPr="0015482B">
          <w:t>),</w:t>
        </w:r>
        <w:r w:rsidR="00BE4E14">
          <w:t xml:space="preserve"> but also </w:t>
        </w:r>
      </w:ins>
      <w:ins w:id="3196" w:author="Stefanie Lane" w:date="2022-06-24T13:51:00Z">
        <w:r w:rsidR="005057F7">
          <w:t>at</w:t>
        </w:r>
      </w:ins>
      <w:ins w:id="3197" w:author="Stefanie Lane" w:date="2022-06-23T10:53:00Z">
        <w:r w:rsidR="00BE4E14">
          <w:t xml:space="preserve"> </w:t>
        </w:r>
      </w:ins>
      <w:ins w:id="3198" w:author="Stefanie Lane" w:date="2022-06-24T13:08:00Z">
        <w:r w:rsidR="0015482B">
          <w:t>national</w:t>
        </w:r>
      </w:ins>
      <w:ins w:id="3199" w:author="Stefanie Lane" w:date="2022-06-23T10:53:00Z">
        <w:r w:rsidR="00BE4E14">
          <w:t xml:space="preserve"> and local </w:t>
        </w:r>
      </w:ins>
      <w:ins w:id="3200" w:author="Stefanie Lane" w:date="2022-06-23T10:54:00Z">
        <w:r w:rsidR="00032A06">
          <w:t>conservation initiatives</w:t>
        </w:r>
      </w:ins>
      <w:ins w:id="3201" w:author="Stefanie Lane" w:date="2022-06-23T10:53:00Z">
        <w:r w:rsidR="00BE4E14">
          <w:t xml:space="preserve"> (</w:t>
        </w:r>
      </w:ins>
      <w:ins w:id="3202" w:author="Stefanie Lane" w:date="2022-06-24T13:06:00Z">
        <w:r w:rsidR="00907A37">
          <w:t xml:space="preserve">e.g., </w:t>
        </w:r>
      </w:ins>
      <w:ins w:id="3203" w:author="Stefanie Lane" w:date="2022-06-24T13:51:00Z">
        <w:r w:rsidR="005057F7">
          <w:t xml:space="preserve">meeting </w:t>
        </w:r>
      </w:ins>
      <w:ins w:id="3204" w:author="Stefanie Lane" w:date="2022-06-24T13:52:00Z">
        <w:r w:rsidR="005057F7">
          <w:t xml:space="preserve">objectives of </w:t>
        </w:r>
      </w:ins>
      <w:ins w:id="3205" w:author="Stefanie Lane" w:date="2022-06-24T13:06:00Z">
        <w:r w:rsidR="00907A37">
          <w:t xml:space="preserve">Canada’s </w:t>
        </w:r>
      </w:ins>
      <w:ins w:id="3206" w:author="Stefanie Lane" w:date="2022-06-24T13:07:00Z">
        <w:r w:rsidR="00907A37">
          <w:t>Oceans Protection Plan</w:t>
        </w:r>
      </w:ins>
      <w:ins w:id="3207" w:author="Stefanie Lane" w:date="2022-06-24T13:08:00Z">
        <w:r w:rsidR="0015482B">
          <w:t xml:space="preserve"> or British Columbi</w:t>
        </w:r>
      </w:ins>
      <w:ins w:id="3208" w:author="Stefanie Lane" w:date="2022-06-24T13:09:00Z">
        <w:r w:rsidR="0015482B">
          <w:t>a’s Salmon Restoration &amp; Innovation Fund</w:t>
        </w:r>
      </w:ins>
      <w:ins w:id="3209" w:author="Stefanie Lane" w:date="2022-06-24T13:08:00Z">
        <w:r w:rsidR="0015482B">
          <w:t>)</w:t>
        </w:r>
      </w:ins>
      <w:ins w:id="3210" w:author="Stefanie Lane" w:date="2022-06-23T10:54:00Z">
        <w:r w:rsidR="00BE4E14">
          <w:t>.</w:t>
        </w:r>
      </w:ins>
      <w:ins w:id="3211" w:author="Stefanie Lane" w:date="2022-06-24T13:12:00Z">
        <w:r w:rsidR="004C1992">
          <w:t xml:space="preserve"> </w:t>
        </w:r>
      </w:ins>
      <w:commentRangeStart w:id="3212"/>
      <w:del w:id="3213" w:author="Stefanie Lane" w:date="2022-06-23T10:54:00Z">
        <w:r w:rsidR="004D0D10" w:rsidRPr="004C1992" w:rsidDel="00032A06">
          <w:rPr>
            <w:strike/>
            <w:rPrChange w:id="3214" w:author="Stefanie Lane" w:date="2022-06-24T13:12:00Z">
              <w:rPr/>
            </w:rPrChange>
          </w:rPr>
          <w:delText xml:space="preserve">Management </w:delText>
        </w:r>
        <w:commentRangeEnd w:id="3212"/>
        <w:r w:rsidR="00C025C4" w:rsidRPr="00626CB4" w:rsidDel="00032A06">
          <w:rPr>
            <w:rStyle w:val="CommentReference"/>
            <w:strike/>
            <w:rPrChange w:id="3215" w:author="Stefanie Lane" w:date="2022-06-23T10:50:00Z">
              <w:rPr>
                <w:rStyle w:val="CommentReference"/>
              </w:rPr>
            </w:rPrChange>
          </w:rPr>
          <w:commentReference w:id="3212"/>
        </w:r>
        <w:r w:rsidR="004D0D10" w:rsidRPr="004C1992" w:rsidDel="00032A06">
          <w:rPr>
            <w:strike/>
            <w:rPrChange w:id="3216" w:author="Stefanie Lane" w:date="2022-06-24T13:12:00Z">
              <w:rPr/>
            </w:rPrChange>
          </w:rPr>
          <w:delText>initiatives such as Canada’s Coastal Restoration Fund or British Columbia’s Salmon Restoration and Innovation Fund or Sea Level Rise Adaptation programs target successes on 50-100 year horizons</w:delText>
        </w:r>
        <w:r w:rsidR="00AA74D5" w:rsidRPr="004C1992" w:rsidDel="00032A06">
          <w:rPr>
            <w:strike/>
            <w:rPrChange w:id="3217" w:author="Stefanie Lane" w:date="2022-06-24T13:12:00Z">
              <w:rPr/>
            </w:rPrChange>
          </w:rPr>
          <w:delText xml:space="preserve">. </w:delText>
        </w:r>
      </w:del>
      <w:r w:rsidR="00AA74D5">
        <w:t>U</w:t>
      </w:r>
      <w:r w:rsidR="004D0D10">
        <w:t>nderstanding what</w:t>
      </w:r>
      <w:ins w:id="3218" w:author="Stefanie Lane" w:date="2022-06-24T13:09:00Z">
        <w:r w:rsidR="004D0D10">
          <w:t xml:space="preserve"> </w:t>
        </w:r>
        <w:r w:rsidR="00520744">
          <w:t>tidal marsh</w:t>
        </w:r>
      </w:ins>
      <w:r w:rsidR="004D0D10">
        <w:t xml:space="preserve"> </w:t>
      </w:r>
      <w:r w:rsidR="009D132B">
        <w:t>community stability looks like</w:t>
      </w:r>
      <w:r w:rsidR="004D0D10">
        <w:t xml:space="preserve"> within </w:t>
      </w:r>
      <w:del w:id="3219" w:author="Stefanie Lane" w:date="2022-06-23T10:54:00Z">
        <w:r w:rsidR="004D0D10" w:rsidDel="00032A06">
          <w:delText xml:space="preserve">this </w:delText>
        </w:r>
      </w:del>
      <w:ins w:id="3220" w:author="Stefanie Lane" w:date="2022-06-23T10:54:00Z">
        <w:r w:rsidR="00032A06">
          <w:t xml:space="preserve">decadal </w:t>
        </w:r>
      </w:ins>
      <w:r w:rsidR="004D0D10">
        <w:t>timescale</w:t>
      </w:r>
      <w:ins w:id="3221" w:author="Stefanie Lane" w:date="2022-06-23T10:54:00Z">
        <w:r w:rsidR="00032A06">
          <w:t>s</w:t>
        </w:r>
      </w:ins>
      <w:r w:rsidR="004D0D10">
        <w:t xml:space="preserve"> is </w:t>
      </w:r>
      <w:r w:rsidR="009D132B">
        <w:t>useful</w:t>
      </w:r>
      <w:r w:rsidR="004D0D10">
        <w:t xml:space="preserve"> to </w:t>
      </w:r>
      <w:del w:id="3222" w:author="Stefanie Lane" w:date="2022-06-24T13:09:00Z">
        <w:r w:rsidR="004D0D10" w:rsidDel="00520744">
          <w:delText xml:space="preserve">agency </w:delText>
        </w:r>
      </w:del>
      <w:ins w:id="3223" w:author="Stefanie Lane" w:date="2022-06-24T13:09:00Z">
        <w:r w:rsidR="00520744">
          <w:t xml:space="preserve">land </w:t>
        </w:r>
      </w:ins>
      <w:r w:rsidR="004D0D10">
        <w:t xml:space="preserve">managers wanting to maintain or </w:t>
      </w:r>
      <w:ins w:id="3224" w:author="Stefanie Lane" w:date="2022-06-24T13:22:00Z">
        <w:r w:rsidR="004939B2">
          <w:t xml:space="preserve">restore </w:t>
        </w:r>
      </w:ins>
      <w:r w:rsidR="004D0D10">
        <w:t>shoreline communities for immediate habitat conservation or floodwater protection initiatives</w:t>
      </w:r>
      <w:ins w:id="3225" w:author="Stefanie Lane" w:date="2022-06-23T10:54:00Z">
        <w:r w:rsidR="00032A06">
          <w:t xml:space="preserve"> that will have broader resilience to sea level rise</w:t>
        </w:r>
      </w:ins>
      <w:r w:rsidR="004D0D10">
        <w:t xml:space="preserve">. </w:t>
      </w:r>
      <w:ins w:id="3226" w:author="Stefanie Lane" w:date="2022-06-24T13:46:00Z">
        <w:r w:rsidR="00D32FFF">
          <w:t>I</w:t>
        </w:r>
      </w:ins>
      <w:ins w:id="3227" w:author="Stefanie Lane" w:date="2022-06-24T13:10:00Z">
        <w:r w:rsidR="00520744">
          <w:t>nitiatives</w:t>
        </w:r>
      </w:ins>
      <w:ins w:id="3228" w:author="Stefanie Lane" w:date="2022-06-24T13:22:00Z">
        <w:r w:rsidR="004939B2">
          <w:t xml:space="preserve"> for tidal marsh restoration</w:t>
        </w:r>
      </w:ins>
      <w:ins w:id="3229" w:author="Stefanie Lane" w:date="2022-06-24T13:10:00Z">
        <w:r w:rsidR="00520744">
          <w:t xml:space="preserve"> must identify some </w:t>
        </w:r>
      </w:ins>
      <w:ins w:id="3230" w:author="Stefanie Lane" w:date="2022-06-23T11:00:00Z">
        <w:r w:rsidR="004C75E2">
          <w:t>‘reference’ condition</w:t>
        </w:r>
      </w:ins>
      <w:ins w:id="3231" w:author="Stefanie Lane" w:date="2022-06-24T13:14:00Z">
        <w:r w:rsidR="00827992">
          <w:t xml:space="preserve"> </w:t>
        </w:r>
      </w:ins>
      <w:r w:rsidR="00827992">
        <w:fldChar w:fldCharType="begin"/>
      </w:r>
      <w:r w:rsidR="00827992">
        <w:instrText xml:space="preserve"> ADDIN ZOTERO_ITEM CSL_CITATION {"citationID":"MPM0Cp2K","properties":{"formattedCitation":"(Hallett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827992">
        <w:fldChar w:fldCharType="separate"/>
      </w:r>
      <w:r w:rsidR="00827992" w:rsidRPr="0013437B">
        <w:rPr>
          <w:rFonts w:ascii="Calibri" w:hAnsi="Calibri" w:cs="Calibri"/>
        </w:rPr>
        <w:t>(Hallett et al., 2016)</w:t>
      </w:r>
      <w:r w:rsidR="00827992">
        <w:fldChar w:fldCharType="end"/>
      </w:r>
      <w:ins w:id="3232" w:author="Stefanie Lane" w:date="2022-06-24T13:10:00Z">
        <w:r w:rsidR="00520744">
          <w:t xml:space="preserve">, which </w:t>
        </w:r>
      </w:ins>
      <w:ins w:id="3233" w:author="Stefanie Lane" w:date="2022-06-23T11:00:00Z">
        <w:r w:rsidR="004C75E2">
          <w:t xml:space="preserve">needs to be </w:t>
        </w:r>
      </w:ins>
      <w:ins w:id="3234" w:author="Stefanie Lane" w:date="2022-06-24T13:10:00Z">
        <w:r w:rsidR="00DB4B52">
          <w:t>account for anthropogenic</w:t>
        </w:r>
      </w:ins>
      <w:ins w:id="3235" w:author="Stefanie Lane" w:date="2022-06-24T13:23:00Z">
        <w:r w:rsidR="00201A74">
          <w:t xml:space="preserve"> impacts such as</w:t>
        </w:r>
      </w:ins>
      <w:ins w:id="3236" w:author="Stefanie Lane" w:date="2022-06-24T13:10:00Z">
        <w:r w:rsidR="00DB4B52">
          <w:t xml:space="preserve"> b</w:t>
        </w:r>
      </w:ins>
      <w:ins w:id="3237" w:author="Stefanie Lane" w:date="2022-06-23T11:00:00Z">
        <w:r w:rsidR="004C75E2">
          <w:t>iodiversity loss</w:t>
        </w:r>
      </w:ins>
      <w:ins w:id="3238" w:author="Stefanie Lane" w:date="2022-06-24T13:19:00Z">
        <w:r w:rsidR="00FA0A43">
          <w:t xml:space="preserve"> </w:t>
        </w:r>
      </w:ins>
      <w:r w:rsidR="00FA0A43">
        <w:fldChar w:fldCharType="begin"/>
      </w:r>
      <w:r w:rsidR="0041482D">
        <w:instrText xml:space="preserve"> ADDIN ZOTERO_ITEM CSL_CITATION {"citationID":"hlT55JRy","properties":{"formattedCitation":"(Diefenderfer et al., 2011)","plainCitation":"(Diefenderfer et al., 2011)","noteIndex":0},"citationItems":[{"id":2188,"uris":["http://zotero.org/users/6092945/items/YCBYFZNK"],"itemData":{"id":2188,"type":"article-journal","abstract":"Large-scale ecological restoration programs are beginning to supplement isolated projects implemented on rivers and tidal waterways. Nevertheless, the effects of estuary and river restoration often continue to be evaluated at local project scales or by integration in an additive manner. Today, we have sufficient scientific understanding to apply knowledge gained from measuring cumulative impacts of anthropogenic stressors on ecosystems to assessment of ecological restoration. Integration of this knowledge has potential to increase the efficacy of restoration projects that are conducted at several locations but comanaged within the confines of a larger integrative program. We introduce a framework based on a levels-of-evidence approach that facilitates assessment of the cumulative landscape effects of individual restoration actions taken at many different locations. It incorporates data collection at restoration and reference sites, hydrodynamic modeling, geographic information systems, and meta-analyses in a five-stage process: design, data development, analysis, synthesis and evaluation, and application. This framework evolved from the need to evaluate the efficacy of restoration projects that are being implemented in numerous wetlands on the 235 km tidal portion of the Columbia River, USA, which are intended to increase rearing habitat for out-migrating juvenile salmonid fishes.","container-title":"Ecological Restoration","DOI":"10.3368/er.29.1-2.111","ISSN":"1522-4740, 1543-4079","issue":"1-2","journalAbbreviation":"Ecological Rest.","language":"en","note":"publisher: University of Wisconsin Press","page":"111-132","source":"er.uwpress.org","title":"A Levels-of-Evidence Approach for Assessing Cumulative Ecosystem Response to Estuary and River Restoration Programs","volume":"29","author":[{"family":"Diefenderfer","given":"Heida L."},{"family":"Thom","given":"Ronald M."},{"family":"Johnson","given":"Gary E."},{"family":"Skalski","given":"John R."},{"family":"Vogt","given":"Kristiina A."},{"family":"Ebberts","given":"Blaine D."},{"family":"Roegner","given":"G. Curtis"},{"family":"Dawley","given":"Earl M."}],"issued":{"date-parts":[["2011",3,1]]}}}],"schema":"https://github.com/citation-style-language/schema/raw/master/csl-citation.json"} </w:instrText>
      </w:r>
      <w:r w:rsidR="00FA0A43">
        <w:fldChar w:fldCharType="separate"/>
      </w:r>
      <w:r w:rsidR="0041482D" w:rsidRPr="006F1D4B">
        <w:rPr>
          <w:rFonts w:ascii="Calibri" w:hAnsi="Calibri" w:cs="Calibri"/>
        </w:rPr>
        <w:t>(Diefenderfer et al., 2011)</w:t>
      </w:r>
      <w:r w:rsidR="00FA0A43">
        <w:fldChar w:fldCharType="end"/>
      </w:r>
      <w:ins w:id="3239" w:author="Stefanie Lane" w:date="2022-06-24T13:10:00Z">
        <w:r w:rsidR="00DB4B52">
          <w:t>. This study is a case-in-point that the</w:t>
        </w:r>
      </w:ins>
      <w:ins w:id="3240" w:author="Stefanie Lane" w:date="2022-06-24T13:20:00Z">
        <w:r w:rsidR="0041482D">
          <w:t xml:space="preserve"> biodiversity and compo</w:t>
        </w:r>
      </w:ins>
      <w:ins w:id="3241" w:author="Stefanie Lane" w:date="2022-06-24T13:21:00Z">
        <w:r w:rsidR="0041482D">
          <w:t>sitional abundance of the</w:t>
        </w:r>
      </w:ins>
      <w:ins w:id="3242" w:author="Stefanie Lane" w:date="2022-06-24T13:11:00Z">
        <w:r w:rsidR="00DB4B52">
          <w:t xml:space="preserve"> habitat </w:t>
        </w:r>
      </w:ins>
      <w:ins w:id="3243" w:author="Stefanie Lane" w:date="2022-06-24T13:20:00Z">
        <w:r w:rsidR="0041482D">
          <w:t xml:space="preserve">(and thus ‘reference’ condition) </w:t>
        </w:r>
      </w:ins>
      <w:ins w:id="3244" w:author="Stefanie Lane" w:date="2022-06-24T13:11:00Z">
        <w:r w:rsidR="00DB4B52">
          <w:t>in</w:t>
        </w:r>
      </w:ins>
      <w:ins w:id="3245" w:author="Stefanie Lane" w:date="2022-06-24T13:10:00Z">
        <w:r w:rsidR="00DB4B52">
          <w:t xml:space="preserve"> Ladner Marsh</w:t>
        </w:r>
      </w:ins>
      <w:ins w:id="3246" w:author="Stefanie Lane" w:date="2022-06-24T13:11:00Z">
        <w:r w:rsidR="00DB4B52">
          <w:t xml:space="preserve"> </w:t>
        </w:r>
        <w:r w:rsidR="004C1992">
          <w:t>has changed over 40 years</w:t>
        </w:r>
      </w:ins>
      <w:ins w:id="3247" w:author="Stefanie Lane" w:date="2022-06-24T13:53:00Z">
        <w:r w:rsidR="00781C35">
          <w:t xml:space="preserve"> despite protected status</w:t>
        </w:r>
      </w:ins>
      <w:ins w:id="3248" w:author="Stefanie Lane" w:date="2022-06-24T13:11:00Z">
        <w:r w:rsidR="004C1992">
          <w:t xml:space="preserve">, </w:t>
        </w:r>
      </w:ins>
      <w:ins w:id="3249" w:author="Stefanie Lane" w:date="2022-06-24T13:23:00Z">
        <w:r w:rsidR="00201A74">
          <w:t xml:space="preserve">and revealed a decreased reference quality in 2019 compared </w:t>
        </w:r>
      </w:ins>
      <w:ins w:id="3250" w:author="Stefanie Lane" w:date="2022-06-24T13:24:00Z">
        <w:r w:rsidR="00201A74">
          <w:t xml:space="preserve">to the original 1979 survey. </w:t>
        </w:r>
      </w:ins>
      <w:ins w:id="3251" w:author="Stefanie Lane" w:date="2022-06-24T13:21:00Z">
        <w:r w:rsidR="002846E2">
          <w:t xml:space="preserve">It is also important to note </w:t>
        </w:r>
      </w:ins>
      <w:ins w:id="3252" w:author="Stefanie Lane" w:date="2022-06-24T13:11:00Z">
        <w:r w:rsidR="004C1992">
          <w:t>its condition when surveyed in 1979 was undoubtedly altered from</w:t>
        </w:r>
      </w:ins>
      <w:ins w:id="3253" w:author="Stefanie Lane" w:date="2022-06-24T13:50:00Z">
        <w:r w:rsidR="003E73BD">
          <w:t xml:space="preserve"> earlier</w:t>
        </w:r>
      </w:ins>
      <w:ins w:id="3254" w:author="Stefanie Lane" w:date="2022-06-24T13:11:00Z">
        <w:r w:rsidR="004C1992">
          <w:t xml:space="preserve"> compositio</w:t>
        </w:r>
      </w:ins>
      <w:ins w:id="3255" w:author="Stefanie Lane" w:date="2022-06-24T13:12:00Z">
        <w:r w:rsidR="004C1992">
          <w:t>nal states</w:t>
        </w:r>
      </w:ins>
      <w:ins w:id="3256" w:author="Stefanie Lane" w:date="2022-06-24T13:21:00Z">
        <w:r w:rsidR="002846E2">
          <w:t xml:space="preserve">, and thus not truly a reference to tidal marshes </w:t>
        </w:r>
      </w:ins>
      <w:ins w:id="3257" w:author="Stefanie Lane" w:date="2022-06-24T13:22:00Z">
        <w:r w:rsidR="002846E2">
          <w:t xml:space="preserve">undisturbed by colonial </w:t>
        </w:r>
        <w:r w:rsidR="004939B2">
          <w:t xml:space="preserve">and industrial </w:t>
        </w:r>
        <w:r w:rsidR="002846E2">
          <w:t xml:space="preserve">impacts. </w:t>
        </w:r>
      </w:ins>
      <w:ins w:id="3258" w:author="Stefanie Lane" w:date="2022-06-24T13:12:00Z">
        <w:r w:rsidR="004C1992">
          <w:t xml:space="preserve"> </w:t>
        </w:r>
      </w:ins>
      <w:ins w:id="3259" w:author="Stefanie Lane" w:date="2022-06-24T13:10:00Z">
        <w:r w:rsidR="00DB4B52">
          <w:t xml:space="preserve"> </w:t>
        </w:r>
      </w:ins>
    </w:p>
    <w:p w14:paraId="5CDD053C" w14:textId="0D09071A" w:rsidR="000415CA" w:rsidRDefault="004C1992">
      <w:pPr>
        <w:ind w:firstLine="720"/>
        <w:rPr>
          <w:ins w:id="3260" w:author="Stefanie Lane" w:date="2022-06-23T11:39:00Z"/>
        </w:rPr>
        <w:pPrChange w:id="3261" w:author="Stefanie Lane" w:date="2022-06-24T13:41:00Z">
          <w:pPr>
            <w:pStyle w:val="ListParagraph"/>
            <w:numPr>
              <w:numId w:val="29"/>
            </w:numPr>
            <w:ind w:left="1080" w:hanging="360"/>
          </w:pPr>
        </w:pPrChange>
      </w:pPr>
      <w:ins w:id="3262" w:author="Stefanie Lane" w:date="2022-06-24T13:12:00Z">
        <w:r>
          <w:t>The main need from these results is t</w:t>
        </w:r>
      </w:ins>
      <w:ins w:id="3263" w:author="Stefanie Lane" w:date="2022-06-24T12:39:00Z">
        <w:r w:rsidR="000415CA">
          <w:t xml:space="preserve">o determine whether species loss and decreasing habitat heterogeneity is driven by </w:t>
        </w:r>
      </w:ins>
      <w:ins w:id="3264" w:author="Stefanie Lane" w:date="2022-06-24T12:40:00Z">
        <w:r w:rsidR="006943BC">
          <w:t xml:space="preserve">loss of </w:t>
        </w:r>
      </w:ins>
      <w:ins w:id="3265" w:author="Stefanie Lane" w:date="2022-06-24T12:39:00Z">
        <w:r w:rsidR="006943BC">
          <w:t xml:space="preserve">sediment </w:t>
        </w:r>
      </w:ins>
      <w:ins w:id="3266" w:author="Stefanie Lane" w:date="2022-06-24T12:40:00Z">
        <w:r w:rsidR="006943BC">
          <w:t>quantity or quality</w:t>
        </w:r>
      </w:ins>
      <w:ins w:id="3267" w:author="Stefanie Lane" w:date="2022-06-24T12:43:00Z">
        <w:r w:rsidR="009F4F68">
          <w:t xml:space="preserve"> </w:t>
        </w:r>
      </w:ins>
      <w:r w:rsidR="009F4F68">
        <w:fldChar w:fldCharType="begin"/>
      </w:r>
      <w:r w:rsidR="009F4F68">
        <w:instrText xml:space="preserve"> ADDIN ZOTERO_ITEM CSL_CITATION {"citationID":"gOhKVv01","properties":{"formattedCitation":"(Nyman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9F4F68">
        <w:fldChar w:fldCharType="separate"/>
      </w:r>
      <w:r w:rsidR="009F4F68" w:rsidRPr="006F1D4B">
        <w:rPr>
          <w:rFonts w:ascii="Calibri" w:hAnsi="Calibri" w:cs="Calibri"/>
        </w:rPr>
        <w:t>(Nyman et al., 2006)</w:t>
      </w:r>
      <w:r w:rsidR="009F4F68">
        <w:fldChar w:fldCharType="end"/>
      </w:r>
      <w:ins w:id="3268" w:author="Stefanie Lane" w:date="2022-06-24T12:39:00Z">
        <w:r w:rsidR="006943BC">
          <w:t>,</w:t>
        </w:r>
      </w:ins>
      <w:ins w:id="3269" w:author="Stefanie Lane" w:date="2022-06-24T12:57:00Z">
        <w:r w:rsidR="00F676D1">
          <w:t xml:space="preserve"> </w:t>
        </w:r>
      </w:ins>
      <w:ins w:id="3270" w:author="Stefanie Lane" w:date="2022-06-24T12:58:00Z">
        <w:r w:rsidR="00302BAF">
          <w:t>and whether this is affecting the ability of native species to recruit into the community from seed</w:t>
        </w:r>
      </w:ins>
      <w:ins w:id="3271" w:author="Stefanie Lane" w:date="2022-06-24T13:00:00Z">
        <w:r w:rsidR="001959B3">
          <w:t xml:space="preserve"> or clonal propagules</w:t>
        </w:r>
      </w:ins>
      <w:ins w:id="3272" w:author="Stefanie Lane" w:date="2022-06-24T12:58:00Z">
        <w:r w:rsidR="00302BAF">
          <w:t>.</w:t>
        </w:r>
      </w:ins>
      <w:ins w:id="3273" w:author="Stefanie Lane" w:date="2022-06-24T13:26:00Z">
        <w:r w:rsidR="00BA70AB">
          <w:t xml:space="preserve"> </w:t>
        </w:r>
      </w:ins>
      <w:ins w:id="3274" w:author="Stefanie Lane" w:date="2022-06-24T12:59:00Z">
        <w:r w:rsidR="001959B3">
          <w:t>If sedimentation quantity or quality is limiting positive feedback between marsh accretion and vegetation r</w:t>
        </w:r>
      </w:ins>
      <w:ins w:id="3275" w:author="Stefanie Lane" w:date="2022-06-24T13:00:00Z">
        <w:r w:rsidR="001959B3">
          <w:t xml:space="preserve">ecruitment, land managers </w:t>
        </w:r>
        <w:r w:rsidR="00DB193D">
          <w:t>must address this by implementing sediment application programs to mimic natural sedimentation</w:t>
        </w:r>
      </w:ins>
      <w:ins w:id="3276" w:author="Stefanie Lane" w:date="2022-06-24T13:26:00Z">
        <w:r w:rsidR="00BA70AB">
          <w:t xml:space="preserve"> </w:t>
        </w:r>
      </w:ins>
      <w:r w:rsidR="00BA70AB">
        <w:fldChar w:fldCharType="begin"/>
      </w:r>
      <w:r w:rsidR="00BA70AB">
        <w:instrText xml:space="preserve"> ADDIN ZOTERO_ITEM CSL_CITATION {"citationID":"wfNfY8JJ","properties":{"formattedCitation":"(VanZomeren, Berkowitz, Piercy, &amp; White, 2018)","plainCitation":"(VanZomeren, Berkowitz, Piercy, &amp; White, 2018)","noteIndex":0},"citationItems":[{"id":1880,"uris":["http://zotero.org/users/6092945/items/R4MXZYFX"],"itemData":{"id":1880,"type":"article-journal","abstract":"Recent interest has focused on wetland restoration techniques that introduce a thin layer of sediment onto degrading marsh surfaces. A restoration project in Avalon, New Jersey, received 5–19 cm of dredged sediment onto vegetated marsh areas and 32–82 cm of sediment into degraded open water panne features interspersed within the degraded marsh plain. There were signiﬁcant diﬀerences in soil physical properties between the placed dredged sediments and the buried native marsh and panne soils. For example, six months after project implementation, application of dredged sediment increased surface panne bulk density from 0.22 ± 0.02 g cm−3 to 0.83 ± 0.09 g cm−3, surpassing the threshold required for Spartina alterniﬂora Loisel. establishment. Soil nutrient and microbial properties also diﬀered between placed sediments and buried marsh/ panne soils. Notably, buried marsh soils remained microbially active demonstrating the capacity for buried soils to provide labile nutrient sources, such as ammonium, during vegetation recruitment. Results suggest that thin layer sediment placement techniques may jump-start marsh recovery by maintaining native vegetation seed sources, rhizomes, and microbes in near-surface soils compared to other restoration approaches. Examining short term changes in soil microbial activity may provide early indicators of restoration outcome, although, additional research is required to more accurately predict changes in soil properties over time.","container-title":"Ecological Engineering","DOI":"10.1016/j.ecoleng.2018.05.012","ISSN":"09258574","journalAbbreviation":"Ecological Engineering","language":"en","page":"61-67","source":"DOI.org (Crossref)","title":"Restoring a degraded marsh using thin layer sediment placement: Short term effects on soil physical and biogeochemical properties","title-short":"Restoring a degraded marsh using thin layer sediment placement","volume":"120","author":[{"family":"VanZomeren","given":"Christine M."},{"family":"Berkowitz","given":"Jacob F."},{"family":"Piercy","given":"Candice D."},{"family":"White","given":"John R."}],"issued":{"date-parts":[["2018",9]]}}}],"schema":"https://github.com/citation-style-language/schema/raw/master/csl-citation.json"} </w:instrText>
      </w:r>
      <w:r w:rsidR="00BA70AB">
        <w:fldChar w:fldCharType="separate"/>
      </w:r>
      <w:r w:rsidR="00BA70AB" w:rsidRPr="00592970">
        <w:rPr>
          <w:rFonts w:ascii="Calibri" w:hAnsi="Calibri" w:cs="Calibri"/>
        </w:rPr>
        <w:t xml:space="preserve">(VanZomeren, </w:t>
      </w:r>
      <w:del w:id="3277" w:author="Stefanie Lane" w:date="2022-06-24T13:26:00Z">
        <w:r w:rsidR="00BA70AB" w:rsidRPr="006F1D4B" w:rsidDel="00BA70AB">
          <w:rPr>
            <w:rFonts w:ascii="Calibri" w:hAnsi="Calibri" w:cs="Calibri"/>
          </w:rPr>
          <w:delText>Berkowitz, Piercy, &amp; White</w:delText>
        </w:r>
      </w:del>
      <w:ins w:id="3278" w:author="Stefanie Lane" w:date="2022-06-24T13:26:00Z">
        <w:r w:rsidR="00BA70AB" w:rsidRPr="006F1D4B">
          <w:rPr>
            <w:rFonts w:ascii="Calibri" w:hAnsi="Calibri" w:cs="Calibri"/>
          </w:rPr>
          <w:t>et al.</w:t>
        </w:r>
      </w:ins>
      <w:r w:rsidR="00BA70AB" w:rsidRPr="006F1D4B">
        <w:rPr>
          <w:rFonts w:ascii="Calibri" w:hAnsi="Calibri" w:cs="Calibri"/>
        </w:rPr>
        <w:t>, 2018)</w:t>
      </w:r>
      <w:r w:rsidR="00BA70AB">
        <w:fldChar w:fldCharType="end"/>
      </w:r>
      <w:ins w:id="3279" w:author="Stefanie Lane" w:date="2022-06-24T13:00:00Z">
        <w:r w:rsidR="00DB193D">
          <w:t xml:space="preserve">. </w:t>
        </w:r>
      </w:ins>
      <w:ins w:id="3280" w:author="Stefanie Lane" w:date="2022-06-24T12:58:00Z">
        <w:r w:rsidR="00302BAF">
          <w:t>A paired need is to d</w:t>
        </w:r>
      </w:ins>
      <w:ins w:id="3281" w:author="Stefanie Lane" w:date="2022-06-24T13:38:00Z">
        <w:r w:rsidR="002D186B">
          <w:t xml:space="preserve">ecouple sedimentation drivers </w:t>
        </w:r>
        <w:r w:rsidR="00F23186">
          <w:t xml:space="preserve">of recruitment </w:t>
        </w:r>
        <w:r w:rsidR="002D186B">
          <w:t>from</w:t>
        </w:r>
      </w:ins>
      <w:ins w:id="3282" w:author="Stefanie Lane" w:date="2022-06-24T12:58:00Z">
        <w:r w:rsidR="00302BAF">
          <w:t xml:space="preserve"> </w:t>
        </w:r>
      </w:ins>
      <w:ins w:id="3283" w:author="Stefanie Lane" w:date="2022-06-24T12:57:00Z">
        <w:r w:rsidR="00F676D1">
          <w:t>loss of s</w:t>
        </w:r>
      </w:ins>
      <w:ins w:id="3284" w:author="Stefanie Lane" w:date="2022-06-24T13:38:00Z">
        <w:r w:rsidR="00F23186">
          <w:t>eed or propagule</w:t>
        </w:r>
      </w:ins>
      <w:ins w:id="3285" w:author="Stefanie Lane" w:date="2022-06-24T12:57:00Z">
        <w:r w:rsidR="00F676D1">
          <w:t xml:space="preserve"> diversity from the dispersal network</w:t>
        </w:r>
      </w:ins>
      <w:ins w:id="3286" w:author="Stefanie Lane" w:date="2022-06-24T13:26:00Z">
        <w:r w:rsidR="00BA70AB">
          <w:t>.</w:t>
        </w:r>
      </w:ins>
      <w:ins w:id="3287" w:author="Stefanie Lane" w:date="2022-06-24T12:57:00Z">
        <w:r w:rsidR="00BA70AB">
          <w:t xml:space="preserve"> </w:t>
        </w:r>
      </w:ins>
      <w:ins w:id="3288" w:author="Stefanie Lane" w:date="2022-06-24T12:39:00Z">
        <w:r w:rsidR="00F676D1">
          <w:t xml:space="preserve"> </w:t>
        </w:r>
      </w:ins>
      <w:ins w:id="3289" w:author="Stefanie Lane" w:date="2022-06-24T12:58:00Z">
        <w:r w:rsidR="00302BAF">
          <w:t>If sediment</w:t>
        </w:r>
      </w:ins>
      <w:ins w:id="3290" w:author="Stefanie Lane" w:date="2022-06-24T12:59:00Z">
        <w:r w:rsidR="00302BAF">
          <w:t xml:space="preserve">ation is adequate to recruit </w:t>
        </w:r>
      </w:ins>
      <w:ins w:id="3291" w:author="Stefanie Lane" w:date="2022-06-24T13:01:00Z">
        <w:r w:rsidR="00DB193D">
          <w:t xml:space="preserve">individuals, recruitment may still be limited by loss of seed or clonal propagules from the </w:t>
        </w:r>
        <w:r w:rsidR="009B696B">
          <w:t>dispersal network</w:t>
        </w:r>
      </w:ins>
      <w:ins w:id="3292" w:author="Stefanie Lane" w:date="2022-06-24T13:39:00Z">
        <w:r w:rsidR="00F23186">
          <w:t xml:space="preserve"> </w:t>
        </w:r>
      </w:ins>
      <w:r w:rsidR="00F23186">
        <w:fldChar w:fldCharType="begin"/>
      </w:r>
      <w:r w:rsidR="00EF396E">
        <w:instrText xml:space="preserve"> ADDIN ZOTERO_ITEM CSL_CITATION {"citationID":"eJZ4ZNGb","properties":{"formattedCitation":"(Erfanzadeh, Garbutt, P\\uc0\\u233{}tition, Maelfait, &amp; Hoffmann, 2010; Rand, 2000)","plainCitation":"(Erfanzadeh, Garbutt, Pétition, Maelfait, &amp; Hoffmann, 2010; Rand, 2000)","noteIndex":0},"citationItems":[{"id":48,"uris":["http://zotero.org/users/6092945/items/CM5YEP2C"],"itemData":{"id":48,"type":"article-journal","abstract":"[We evaluated the process of salt-marsh colonization in early successional stages of saltmarsh restoration and investigated how the sequence of species establishment related to different success factors. Vegetation data were collected by permanent plots from the restoration site and adjacent, reference salt marshes during three consecutive periods. Seed length, width and mass were used as dispersal traits, and Ellenberg moisture, salinity and nutrient indices as indicators of site suitability. Seed production in the reference site and seed bank in the restoration site were also investigated. The establishment of saltmarsh species within the restoration site was rapid (less than 5 years). The cover of plant species was not correlated between the restored and the reference sites at the first year of restoration, but this correlation was significant during the following years. Seed availability was more important in explaining the sequence of species establishment than salt and nutrient-limitation tolerance. The first colonizers are known as massive seed producers, with shorter seed length and lower seed mass, which probably increased buoyancy. Among dispersal and site traits, seed length and mass, and in a less extent salinity and nutrients, indicated a relationship with new colonizers. Despite few species have not (yet) appeared in vegetation and seed bank in the restoration site, the existence of an existing salt marsh adjacent to the restoration site is shown to be vital for fast colonization of newly created intertidal areas.]","archive":"JSTOR","container-title":"Plant Ecology","ISSN":"1385-0237","issue":"2","page":"335-347","source":"JSTOR","title":"Factors Affecting the Success of Early Salt-Marsh Colonizers: Seed Availability Rather than Site Suitability and Dispersal Traits","title-short":"Factors Affecting the Success of Early Salt-Marsh Colonizers","volume":"206","author":[{"family":"Erfanzadeh","given":"Reza"},{"family":"Garbutt","given":"Angus"},{"family":"Pétition","given":"Julien"},{"family":"Maelfait","given":"Jean-Pierre"},{"family":"Hoffmann","given":"Maurice"}],"issued":{"date-parts":[["2010"]]}},"label":"page"},{"id":246,"uris":["http://zotero.org/users/6092945/items/NQS8GXKJ"],"itemData":{"id":246,"type":"article-journal","abstract":"1 The relative importance of seed availability and the post-dispersal environment in causing the distribution and abundance patterns of five halophytic forbs and a shrub was investigated across a New England salt marsh tidal gradient. Seed traps and soil samples were used to assess the spatial pattern of seed availability across the marsh, and experimental seed additions were performed to examine the effects of tidal elevation and interspecific competition with dominant grasses and rushes on seedling emergence and survivorship. 2 Seed distributions strongly paralleled adult plant abundance patterns across the marsh, suggesting localized dispersal with limited movement out of parental environments. 3 Adding seeds typically increased seedling densities by at least an order of magnitude, thus lack of seed availability may be important in limiting plant abundance within marsh zones. 4 Post-dispersal factors were primarily responsible for determining species distribution patterns across zones. Lower limits to the distribution of species typically found at high-marsh elevations were determined by intolerance to abiotic conditions in the lower marsh zones. In contrast, species typically found at low-marsh elevations were precluded from the high marsh due to competitive suppression by dominant plants. Patterns of post-dispersal success were strongly reinforced by limited dispersal. 5 Seed dispersal patterns and post-dispersal factors may therefore interact to generate distribution and abundance patterns in salt marsh plant communities.","container-title":"Journal of Ecology","DOI":"10.1046/j.1365-2745.2000.00484.x","ISSN":"1365-2745","issue":"4","language":"en","page":"608-621","source":"Wiley Online Library","title":"Seed dispersal, habitat suitability and the distribution of halophytes across a salt marsh tidal gradient","volume":"88","author":[{"family":"Rand","given":"Tatyana A."}],"issued":{"date-parts":[["2000"]]}},"label":"page"}],"schema":"https://github.com/citation-style-language/schema/raw/master/csl-citation.json"} </w:instrText>
      </w:r>
      <w:r w:rsidR="00F23186">
        <w:fldChar w:fldCharType="separate"/>
      </w:r>
      <w:r w:rsidR="00EF396E" w:rsidRPr="00232B99">
        <w:rPr>
          <w:rFonts w:ascii="Calibri" w:hAnsi="Calibri" w:cs="Calibri"/>
          <w:szCs w:val="24"/>
        </w:rPr>
        <w:t xml:space="preserve">(Erfanzadeh, </w:t>
      </w:r>
      <w:ins w:id="3293" w:author="Stefanie Lane" w:date="2022-06-24T13:54:00Z">
        <w:r w:rsidR="002F548C">
          <w:rPr>
            <w:rFonts w:ascii="Calibri" w:hAnsi="Calibri" w:cs="Calibri"/>
            <w:szCs w:val="24"/>
          </w:rPr>
          <w:t>et al.</w:t>
        </w:r>
      </w:ins>
      <w:del w:id="3294" w:author="Stefanie Lane" w:date="2022-06-24T13:54:00Z">
        <w:r w:rsidR="00EF396E" w:rsidRPr="006F1D4B" w:rsidDel="002F548C">
          <w:rPr>
            <w:rFonts w:ascii="Calibri" w:hAnsi="Calibri" w:cs="Calibri"/>
            <w:szCs w:val="24"/>
          </w:rPr>
          <w:delText>Garbutt, Pétition, Maelfait, &amp; Hoffmann</w:delText>
        </w:r>
      </w:del>
      <w:r w:rsidR="00EF396E" w:rsidRPr="00EF396E">
        <w:rPr>
          <w:rFonts w:ascii="Calibri" w:hAnsi="Calibri" w:cs="Calibri"/>
          <w:szCs w:val="24"/>
        </w:rPr>
        <w:t>, 2010; Rand, 2000)</w:t>
      </w:r>
      <w:r w:rsidR="00F23186">
        <w:fldChar w:fldCharType="end"/>
      </w:r>
      <w:ins w:id="3295" w:author="Stefanie Lane" w:date="2022-06-24T13:01:00Z">
        <w:r w:rsidR="009B696B">
          <w:t xml:space="preserve">. If this is the case, land managers must re-introduce populations of </w:t>
        </w:r>
      </w:ins>
      <w:ins w:id="3296" w:author="Stefanie Lane" w:date="2022-06-24T13:02:00Z">
        <w:r w:rsidR="009B696B">
          <w:t xml:space="preserve">native species to existing habitats. These efforts should also be paired with restoration or creation of marsh habitat to increase dispersal connectivity throughout the estuary. </w:t>
        </w:r>
      </w:ins>
    </w:p>
    <w:p w14:paraId="1DFFDD66" w14:textId="37E52308" w:rsidR="00335529" w:rsidDel="0017705E" w:rsidRDefault="00335529">
      <w:pPr>
        <w:pStyle w:val="ListParagraph"/>
        <w:numPr>
          <w:ilvl w:val="1"/>
          <w:numId w:val="29"/>
        </w:numPr>
        <w:rPr>
          <w:del w:id="3297" w:author="Stefanie Lane" w:date="2022-06-24T12:38:00Z"/>
        </w:rPr>
        <w:pPrChange w:id="3298" w:author="Stefanie Lane" w:date="2022-06-23T11:39:00Z">
          <w:pPr>
            <w:ind w:firstLine="720"/>
          </w:pPr>
        </w:pPrChange>
      </w:pPr>
    </w:p>
    <w:p w14:paraId="117067AE" w14:textId="0917C8A7" w:rsidR="00161052" w:rsidDel="00B72C5D" w:rsidRDefault="00F754EB" w:rsidP="005F7C5D">
      <w:pPr>
        <w:ind w:firstLine="720"/>
        <w:rPr>
          <w:del w:id="3299" w:author="Stefanie Lane" w:date="2022-06-24T13:54:00Z"/>
        </w:rPr>
      </w:pPr>
      <w:del w:id="3300" w:author="Stefanie Lane" w:date="2022-06-23T11:38:00Z">
        <w:r w:rsidDel="00335529">
          <w:delText>In the absence</w:delText>
        </w:r>
        <w:r w:rsidR="00687A8E" w:rsidDel="00335529">
          <w:delText xml:space="preserve"> of ideal reference conditions, s</w:delText>
        </w:r>
        <w:r w:rsidR="00161052" w:rsidDel="00335529">
          <w:delText xml:space="preserve">ites with a longer conservation history, such as </w:delText>
        </w:r>
      </w:del>
      <w:del w:id="3301" w:author="Stefanie Lane" w:date="2022-06-23T11:36:00Z">
        <w:r w:rsidR="00161052" w:rsidDel="00B16A74">
          <w:delText>the South Arm Marshes WMA</w:delText>
        </w:r>
      </w:del>
      <w:del w:id="3302" w:author="Stefanie Lane" w:date="2022-06-23T11:38:00Z">
        <w:r w:rsidR="00161052" w:rsidDel="00335529">
          <w:delText xml:space="preserve"> </w:delText>
        </w:r>
        <w:r w:rsidDel="00335529">
          <w:delText>may be</w:delText>
        </w:r>
        <w:r w:rsidR="00161052" w:rsidDel="00335529">
          <w:delText xml:space="preserve"> used as ‘reference’ </w:delText>
        </w:r>
      </w:del>
      <w:del w:id="3303" w:author="Stefanie Lane" w:date="2022-06-23T11:36:00Z">
        <w:r w:rsidR="00161052" w:rsidDel="00265339">
          <w:delText xml:space="preserve">conditions </w:delText>
        </w:r>
      </w:del>
      <w:del w:id="3304" w:author="Stefanie Lane" w:date="2022-06-23T11:38:00Z">
        <w:r w:rsidR="00161052" w:rsidDel="00335529">
          <w:delText xml:space="preserve">for evaluating </w:delText>
        </w:r>
      </w:del>
      <w:del w:id="3305" w:author="Stefanie Lane" w:date="2022-06-23T11:36:00Z">
        <w:r w:rsidR="00161052" w:rsidDel="00265339">
          <w:delText>restoration success</w:delText>
        </w:r>
      </w:del>
      <w:del w:id="3306" w:author="Stefanie Lane" w:date="2022-06-23T11:38:00Z">
        <w:r w:rsidR="00161052" w:rsidDel="00335529">
          <w:delText xml:space="preserve">. </w:delText>
        </w:r>
        <w:r w:rsidR="00687A8E" w:rsidDel="00335529">
          <w:delText xml:space="preserve">Before selecting </w:delText>
        </w:r>
        <w:r w:rsidR="00A4417A" w:rsidDel="00335529">
          <w:delText xml:space="preserve">sites to use as benchmarks, it is important to understand rates of change within the site, and </w:delText>
        </w:r>
        <w:r w:rsidR="00161052" w:rsidDel="00335529">
          <w:delText>whether</w:delText>
        </w:r>
        <w:r w:rsidR="00A4417A" w:rsidDel="00335529">
          <w:delText xml:space="preserve"> site</w:delText>
        </w:r>
        <w:r w:rsidR="0033085B" w:rsidDel="00335529">
          <w:delText xml:space="preserve"> </w:delText>
        </w:r>
        <w:r w:rsidR="00355BBB" w:rsidDel="00335529">
          <w:delText>characteristics are constant</w:delText>
        </w:r>
        <w:r w:rsidR="00161052" w:rsidDel="00335529">
          <w:delText xml:space="preserve"> over </w:delText>
        </w:r>
        <w:r w:rsidR="00A4417A" w:rsidDel="00335529">
          <w:delText>decadal</w:delText>
        </w:r>
        <w:r w:rsidR="00161052" w:rsidDel="00335529">
          <w:delText xml:space="preserve"> timescales.</w:delText>
        </w:r>
        <w:r w:rsidR="009243D5" w:rsidDel="00335529">
          <w:delText xml:space="preserve"> </w:delText>
        </w:r>
        <w:r w:rsidR="009243D5" w:rsidRPr="009831EC" w:rsidDel="00335529">
          <w:rPr>
            <w:strike/>
            <w:rPrChange w:id="3307" w:author="Stefanie Lane" w:date="2022-06-23T11:36:00Z">
              <w:rPr/>
            </w:rPrChange>
          </w:rPr>
          <w:delText>Relatively undisturbed sites may be the best extant examples of expected ecological conditions.</w:delText>
        </w:r>
        <w:r w:rsidR="009243D5" w:rsidDel="00335529">
          <w:delText xml:space="preserve"> </w:delText>
        </w:r>
        <w:r w:rsidR="009243D5" w:rsidRPr="00B16A74" w:rsidDel="00335529">
          <w:rPr>
            <w:strike/>
            <w:rPrChange w:id="3308" w:author="Stefanie Lane" w:date="2022-06-23T11:35:00Z">
              <w:rPr/>
            </w:rPrChange>
          </w:rPr>
          <w:delText xml:space="preserve">Wherever these sites exist, land managers should prioritize monitoring to preserve </w:delText>
        </w:r>
        <w:r w:rsidR="00297FBE" w:rsidRPr="00B16A74" w:rsidDel="00335529">
          <w:rPr>
            <w:strike/>
            <w:rPrChange w:id="3309" w:author="Stefanie Lane" w:date="2022-06-23T11:35:00Z">
              <w:rPr/>
            </w:rPrChange>
          </w:rPr>
          <w:delText>reference to historical conditions, and establish mechanistic explanations for changes over time</w:delText>
        </w:r>
        <w:r w:rsidR="00297FBE" w:rsidDel="00335529">
          <w:delText xml:space="preserve">. </w:delText>
        </w:r>
      </w:del>
    </w:p>
    <w:p w14:paraId="604BC7D3" w14:textId="77777777" w:rsidR="00E15E1A" w:rsidRDefault="00E15E1A">
      <w:pPr>
        <w:ind w:firstLine="720"/>
        <w:pPrChange w:id="3310" w:author="Stefanie Lane" w:date="2022-06-24T13:54:00Z">
          <w:pPr/>
        </w:pPrChange>
      </w:pPr>
    </w:p>
    <w:p w14:paraId="551621DE" w14:textId="77777777" w:rsidR="00B72C5D" w:rsidRDefault="00B72C5D">
      <w:pPr>
        <w:rPr>
          <w:ins w:id="3311" w:author="Stefanie Lane" w:date="2022-06-24T13:54:00Z"/>
          <w:rFonts w:asciiTheme="majorHAnsi" w:eastAsiaTheme="majorEastAsia" w:hAnsiTheme="majorHAnsi" w:cstheme="majorBidi"/>
          <w:color w:val="2F5496" w:themeColor="accent1" w:themeShade="BF"/>
          <w:sz w:val="32"/>
          <w:szCs w:val="32"/>
        </w:rPr>
      </w:pPr>
      <w:ins w:id="3312" w:author="Stefanie Lane" w:date="2022-06-24T13:54:00Z">
        <w:r>
          <w:br w:type="page"/>
        </w:r>
      </w:ins>
    </w:p>
    <w:p w14:paraId="15780FA7" w14:textId="22348D1C" w:rsidR="00C71566" w:rsidRDefault="00C71566" w:rsidP="00C71566">
      <w:pPr>
        <w:pStyle w:val="Heading1"/>
      </w:pPr>
      <w:r>
        <w:t>Acknowledgements</w:t>
      </w:r>
    </w:p>
    <w:p w14:paraId="033C2949" w14:textId="62515D6A" w:rsidR="00340BB0" w:rsidRDefault="00C71566" w:rsidP="00C71566">
      <w:r>
        <w:t xml:space="preserve">The </w:t>
      </w:r>
      <w:r w:rsidR="00E32107">
        <w:t xml:space="preserve">lead author would like to thank </w:t>
      </w:r>
      <w:r>
        <w:t xml:space="preserve">Z. Davis for providing R programming advice; P. Roper for field assistance; B. Staines </w:t>
      </w:r>
      <w:r w:rsidRPr="00853903">
        <w:t>(Ladner Harbour Authority) for providing watercraft</w:t>
      </w:r>
      <w:ins w:id="3313" w:author="Stefanie Lane" w:date="2022-06-23T11:54:00Z">
        <w:r w:rsidR="007641CD">
          <w:t xml:space="preserve"> and harbour</w:t>
        </w:r>
      </w:ins>
      <w:r w:rsidRPr="00853903">
        <w:t xml:space="preserve"> </w:t>
      </w:r>
      <w:r>
        <w:t>use</w:t>
      </w:r>
      <w:r w:rsidRPr="00853903">
        <w:t>.</w:t>
      </w:r>
      <w:r>
        <w:t xml:space="preserve"> </w:t>
      </w:r>
      <w:ins w:id="3314" w:author="Stefanie Lane" w:date="2022-06-23T11:55:00Z">
        <w:r w:rsidR="008E5A8C">
          <w:t xml:space="preserve">Financial </w:t>
        </w:r>
      </w:ins>
      <w:del w:id="3315" w:author="Stefanie Lane" w:date="2022-06-23T11:55:00Z">
        <w:r w:rsidRPr="009454D9" w:rsidDel="008E5A8C">
          <w:rPr>
            <w:rFonts w:cstheme="minorHAnsi"/>
          </w:rPr>
          <w:delText>S</w:delText>
        </w:r>
      </w:del>
      <w:ins w:id="3316" w:author="Stefanie Lane" w:date="2022-06-23T11:55:00Z">
        <w:r w:rsidR="008E5A8C">
          <w:rPr>
            <w:rFonts w:cstheme="minorHAnsi"/>
          </w:rPr>
          <w:t>s</w:t>
        </w:r>
      </w:ins>
      <w:r w:rsidRPr="009454D9">
        <w:rPr>
          <w:rFonts w:cstheme="minorHAnsi"/>
        </w:rPr>
        <w:t xml:space="preserve">upport was provided by </w:t>
      </w:r>
      <w:r w:rsidRPr="009454D9">
        <w:rPr>
          <w:rFonts w:cstheme="minorHAnsi"/>
          <w:iCs/>
        </w:rPr>
        <w:t>Natural Sciences and Engineering Research Council</w:t>
      </w:r>
      <w:r w:rsidRPr="009454D9">
        <w:rPr>
          <w:rFonts w:cstheme="minorHAnsi"/>
        </w:rPr>
        <w:t xml:space="preserve"> of Canada Discovery Grant RGPIN-2018-03838</w:t>
      </w:r>
      <w:r w:rsidR="00370EED">
        <w:rPr>
          <w:rFonts w:cstheme="minorHAnsi"/>
        </w:rPr>
        <w:t xml:space="preserve"> to J. Richardson</w:t>
      </w:r>
      <w:r w:rsidRPr="009454D9">
        <w:rPr>
          <w:rFonts w:cstheme="minorHAnsi"/>
        </w:rPr>
        <w:t xml:space="preserve">, and research </w:t>
      </w:r>
      <w:ins w:id="3317" w:author="Stefanie Lane" w:date="2022-06-23T11:55:00Z">
        <w:r w:rsidR="00CF0E11">
          <w:rPr>
            <w:rFonts w:cstheme="minorHAnsi"/>
          </w:rPr>
          <w:t xml:space="preserve">site </w:t>
        </w:r>
      </w:ins>
      <w:r w:rsidRPr="009454D9">
        <w:rPr>
          <w:rFonts w:cstheme="minorHAnsi"/>
        </w:rPr>
        <w:t xml:space="preserve">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t>Literature Cited</w:t>
      </w:r>
    </w:p>
    <w:p w14:paraId="7239EE63" w14:textId="77777777" w:rsidR="0013437B" w:rsidRPr="0013437B" w:rsidRDefault="00E8167E" w:rsidP="0013437B">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13437B" w:rsidRPr="0013437B">
        <w:rPr>
          <w:rFonts w:ascii="Calibri" w:hAnsi="Calibri" w:cs="Calibri"/>
        </w:rPr>
        <w:t xml:space="preserve">Apfelbaum, S. I., &amp; Sams, C. E. (1987). Ecology and Control of Reed Canary Grass (Phalaris arundinacea L.). </w:t>
      </w:r>
      <w:r w:rsidR="0013437B" w:rsidRPr="0013437B">
        <w:rPr>
          <w:rFonts w:ascii="Calibri" w:hAnsi="Calibri" w:cs="Calibri"/>
          <w:i/>
          <w:iCs/>
        </w:rPr>
        <w:t>Natural Areas Journal</w:t>
      </w:r>
      <w:r w:rsidR="0013437B" w:rsidRPr="0013437B">
        <w:rPr>
          <w:rFonts w:ascii="Calibri" w:hAnsi="Calibri" w:cs="Calibri"/>
        </w:rPr>
        <w:t xml:space="preserve">, </w:t>
      </w:r>
      <w:r w:rsidR="0013437B" w:rsidRPr="0013437B">
        <w:rPr>
          <w:rFonts w:ascii="Calibri" w:hAnsi="Calibri" w:cs="Calibri"/>
          <w:i/>
          <w:iCs/>
        </w:rPr>
        <w:t>7</w:t>
      </w:r>
      <w:r w:rsidR="0013437B" w:rsidRPr="0013437B">
        <w:rPr>
          <w:rFonts w:ascii="Calibri" w:hAnsi="Calibri" w:cs="Calibri"/>
        </w:rPr>
        <w:t>, 69–74.</w:t>
      </w:r>
    </w:p>
    <w:p w14:paraId="337B4FD7" w14:textId="77777777" w:rsidR="0013437B" w:rsidRPr="0013437B" w:rsidRDefault="0013437B" w:rsidP="0013437B">
      <w:pPr>
        <w:pStyle w:val="Bibliography"/>
        <w:rPr>
          <w:rFonts w:ascii="Calibri" w:hAnsi="Calibri" w:cs="Calibri"/>
        </w:rPr>
      </w:pPr>
      <w:r w:rsidRPr="0013437B">
        <w:rPr>
          <w:rFonts w:ascii="Calibri" w:hAnsi="Calibri" w:cs="Calibri"/>
        </w:rPr>
        <w:t xml:space="preserve">Atkins, R. J., Tidd, M., &amp; Ruffo, G. (2016). Sturgeon Bank, Fraser River Delta, BC, Canada: 150 Years of Human Influences on Salt Marsh Sedimentation. </w:t>
      </w:r>
      <w:r w:rsidRPr="0013437B">
        <w:rPr>
          <w:rFonts w:ascii="Calibri" w:hAnsi="Calibri" w:cs="Calibri"/>
          <w:i/>
          <w:iCs/>
        </w:rPr>
        <w:t>Journal of Coastal Research</w:t>
      </w:r>
      <w:r w:rsidRPr="0013437B">
        <w:rPr>
          <w:rFonts w:ascii="Calibri" w:hAnsi="Calibri" w:cs="Calibri"/>
        </w:rPr>
        <w:t xml:space="preserve">, </w:t>
      </w:r>
      <w:r w:rsidRPr="0013437B">
        <w:rPr>
          <w:rFonts w:ascii="Calibri" w:hAnsi="Calibri" w:cs="Calibri"/>
          <w:i/>
          <w:iCs/>
        </w:rPr>
        <w:t>SI</w:t>
      </w:r>
      <w:r w:rsidRPr="0013437B">
        <w:rPr>
          <w:rFonts w:ascii="Calibri" w:hAnsi="Calibri" w:cs="Calibri"/>
        </w:rPr>
        <w:t>, 790–794.</w:t>
      </w:r>
    </w:p>
    <w:p w14:paraId="1CB2B8F5" w14:textId="77777777" w:rsidR="0013437B" w:rsidRPr="0013437B" w:rsidRDefault="0013437B" w:rsidP="0013437B">
      <w:pPr>
        <w:pStyle w:val="Bibliography"/>
        <w:rPr>
          <w:rFonts w:ascii="Calibri" w:hAnsi="Calibri" w:cs="Calibri"/>
        </w:rPr>
      </w:pPr>
      <w:r w:rsidRPr="0013437B">
        <w:rPr>
          <w:rFonts w:ascii="Calibri" w:hAnsi="Calibri" w:cs="Calibri"/>
        </w:rPr>
        <w:t xml:space="preserve">Bradfield, G. E., &amp; Porter, G. L. (1982). Vegetation structure and diversity components of a Fraser estuary tidal marsh. </w:t>
      </w:r>
      <w:r w:rsidRPr="0013437B">
        <w:rPr>
          <w:rFonts w:ascii="Calibri" w:hAnsi="Calibri" w:cs="Calibri"/>
          <w:i/>
          <w:iCs/>
        </w:rPr>
        <w:t>Canadian Journal of Botany</w:t>
      </w:r>
      <w:r w:rsidRPr="0013437B">
        <w:rPr>
          <w:rFonts w:ascii="Calibri" w:hAnsi="Calibri" w:cs="Calibri"/>
        </w:rPr>
        <w:t xml:space="preserve">, </w:t>
      </w:r>
      <w:r w:rsidRPr="0013437B">
        <w:rPr>
          <w:rFonts w:ascii="Calibri" w:hAnsi="Calibri" w:cs="Calibri"/>
          <w:i/>
          <w:iCs/>
        </w:rPr>
        <w:t>60</w:t>
      </w:r>
      <w:r w:rsidRPr="0013437B">
        <w:rPr>
          <w:rFonts w:ascii="Calibri" w:hAnsi="Calibri" w:cs="Calibri"/>
        </w:rPr>
        <w:t>, 440–451.</w:t>
      </w:r>
    </w:p>
    <w:p w14:paraId="0F6E5E48" w14:textId="77777777" w:rsidR="0013437B" w:rsidRPr="0013437B" w:rsidRDefault="0013437B" w:rsidP="0013437B">
      <w:pPr>
        <w:pStyle w:val="Bibliography"/>
        <w:rPr>
          <w:rFonts w:ascii="Calibri" w:hAnsi="Calibri" w:cs="Calibri"/>
        </w:rPr>
      </w:pPr>
      <w:r w:rsidRPr="0013437B">
        <w:rPr>
          <w:rFonts w:ascii="Calibri" w:hAnsi="Calibri" w:cs="Calibri"/>
        </w:rPr>
        <w:t xml:space="preserve">Brice, M.-H., Pellerin, S., &amp; Poulin, M. (2017). Does urbanization lead to taxonomic and functional homogenization in riparian forests? </w:t>
      </w:r>
      <w:r w:rsidRPr="0013437B">
        <w:rPr>
          <w:rFonts w:ascii="Calibri" w:hAnsi="Calibri" w:cs="Calibri"/>
          <w:i/>
          <w:iCs/>
        </w:rPr>
        <w:t>Diversity and Distributions</w:t>
      </w:r>
      <w:r w:rsidRPr="0013437B">
        <w:rPr>
          <w:rFonts w:ascii="Calibri" w:hAnsi="Calibri" w:cs="Calibri"/>
        </w:rPr>
        <w:t xml:space="preserve">, </w:t>
      </w:r>
      <w:r w:rsidRPr="0013437B">
        <w:rPr>
          <w:rFonts w:ascii="Calibri" w:hAnsi="Calibri" w:cs="Calibri"/>
          <w:i/>
          <w:iCs/>
        </w:rPr>
        <w:t>23</w:t>
      </w:r>
      <w:r w:rsidRPr="0013437B">
        <w:rPr>
          <w:rFonts w:ascii="Calibri" w:hAnsi="Calibri" w:cs="Calibri"/>
        </w:rPr>
        <w:t>, 828–840.</w:t>
      </w:r>
    </w:p>
    <w:p w14:paraId="1823AA61" w14:textId="77777777" w:rsidR="0013437B" w:rsidRPr="0013437B" w:rsidRDefault="0013437B" w:rsidP="0013437B">
      <w:pPr>
        <w:pStyle w:val="Bibliography"/>
        <w:rPr>
          <w:rFonts w:ascii="Calibri" w:hAnsi="Calibri" w:cs="Calibri"/>
        </w:rPr>
      </w:pPr>
      <w:r w:rsidRPr="0013437B">
        <w:rPr>
          <w:rFonts w:ascii="Calibri" w:hAnsi="Calibri" w:cs="Calibri"/>
        </w:rPr>
        <w:t xml:space="preserve">Brophy, L. S., Greene, C. M., Hare, V. C., Holycross, B., Lanier, A., Heady, W. N., … Dana, R. (2019). Insights into estuary habitat loss in the western United States using a new method for mapping maximum extent of tidal wetlands. </w:t>
      </w:r>
      <w:r w:rsidRPr="0013437B">
        <w:rPr>
          <w:rFonts w:ascii="Calibri" w:hAnsi="Calibri" w:cs="Calibri"/>
          <w:i/>
          <w:iCs/>
        </w:rPr>
        <w:t>PLOS ONE</w:t>
      </w:r>
      <w:r w:rsidRPr="0013437B">
        <w:rPr>
          <w:rFonts w:ascii="Calibri" w:hAnsi="Calibri" w:cs="Calibri"/>
        </w:rPr>
        <w:t xml:space="preserve">, </w:t>
      </w:r>
      <w:r w:rsidRPr="0013437B">
        <w:rPr>
          <w:rFonts w:ascii="Calibri" w:hAnsi="Calibri" w:cs="Calibri"/>
          <w:i/>
          <w:iCs/>
        </w:rPr>
        <w:t>14</w:t>
      </w:r>
      <w:r w:rsidRPr="0013437B">
        <w:rPr>
          <w:rFonts w:ascii="Calibri" w:hAnsi="Calibri" w:cs="Calibri"/>
        </w:rPr>
        <w:t>, e0218558.</w:t>
      </w:r>
    </w:p>
    <w:p w14:paraId="2B4C03E3" w14:textId="77777777" w:rsidR="0013437B" w:rsidRPr="0013437B" w:rsidRDefault="0013437B" w:rsidP="0013437B">
      <w:pPr>
        <w:pStyle w:val="Bibliography"/>
        <w:rPr>
          <w:rFonts w:ascii="Calibri" w:hAnsi="Calibri" w:cs="Calibri"/>
        </w:rPr>
      </w:pPr>
      <w:r w:rsidRPr="0013437B">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13437B">
        <w:rPr>
          <w:rFonts w:ascii="Calibri" w:hAnsi="Calibri" w:cs="Calibri"/>
          <w:i/>
          <w:iCs/>
        </w:rPr>
        <w:t>Marine Ecology Progress Series</w:t>
      </w:r>
      <w:r w:rsidRPr="0013437B">
        <w:rPr>
          <w:rFonts w:ascii="Calibri" w:hAnsi="Calibri" w:cs="Calibri"/>
        </w:rPr>
        <w:t xml:space="preserve">, </w:t>
      </w:r>
      <w:r w:rsidRPr="0013437B">
        <w:rPr>
          <w:rFonts w:ascii="Calibri" w:hAnsi="Calibri" w:cs="Calibri"/>
          <w:i/>
          <w:iCs/>
        </w:rPr>
        <w:t>625</w:t>
      </w:r>
      <w:r w:rsidRPr="0013437B">
        <w:rPr>
          <w:rFonts w:ascii="Calibri" w:hAnsi="Calibri" w:cs="Calibri"/>
        </w:rPr>
        <w:t>, 145–162.</w:t>
      </w:r>
    </w:p>
    <w:p w14:paraId="1E3DDB3B" w14:textId="77777777" w:rsidR="0013437B" w:rsidRPr="0013437B" w:rsidRDefault="0013437B" w:rsidP="0013437B">
      <w:pPr>
        <w:pStyle w:val="Bibliography"/>
        <w:rPr>
          <w:rFonts w:ascii="Calibri" w:hAnsi="Calibri" w:cs="Calibri"/>
        </w:rPr>
      </w:pPr>
      <w:r w:rsidRPr="0013437B">
        <w:rPr>
          <w:rFonts w:ascii="Calibri" w:hAnsi="Calibri" w:cs="Calibri"/>
        </w:rPr>
        <w:t xml:space="preserve">Corenblit, D., Baas, A., Balke, T., Bouma, T., Fromard, F., Garófano‐Gómez, V., … Walcker, R. (2015). Engineer pioneer plants respond to and affect geomorphic constraints similarly along water–terrestrial interfaces world-wide. </w:t>
      </w:r>
      <w:r w:rsidRPr="0013437B">
        <w:rPr>
          <w:rFonts w:ascii="Calibri" w:hAnsi="Calibri" w:cs="Calibri"/>
          <w:i/>
          <w:iCs/>
        </w:rPr>
        <w:t>Global Ecology and Biogeography</w:t>
      </w:r>
      <w:r w:rsidRPr="0013437B">
        <w:rPr>
          <w:rFonts w:ascii="Calibri" w:hAnsi="Calibri" w:cs="Calibri"/>
        </w:rPr>
        <w:t xml:space="preserve">, </w:t>
      </w:r>
      <w:r w:rsidRPr="0013437B">
        <w:rPr>
          <w:rFonts w:ascii="Calibri" w:hAnsi="Calibri" w:cs="Calibri"/>
          <w:i/>
          <w:iCs/>
        </w:rPr>
        <w:t>24</w:t>
      </w:r>
      <w:r w:rsidRPr="0013437B">
        <w:rPr>
          <w:rFonts w:ascii="Calibri" w:hAnsi="Calibri" w:cs="Calibri"/>
        </w:rPr>
        <w:t>, 1363–1376.</w:t>
      </w:r>
    </w:p>
    <w:p w14:paraId="46103003" w14:textId="77777777" w:rsidR="0013437B" w:rsidRPr="0013437B" w:rsidRDefault="0013437B" w:rsidP="0013437B">
      <w:pPr>
        <w:pStyle w:val="Bibliography"/>
        <w:rPr>
          <w:rFonts w:ascii="Calibri" w:hAnsi="Calibri" w:cs="Calibri"/>
        </w:rPr>
      </w:pPr>
      <w:r w:rsidRPr="0013437B">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13437B">
        <w:rPr>
          <w:rFonts w:ascii="Calibri" w:hAnsi="Calibri" w:cs="Calibri"/>
          <w:i/>
          <w:iCs/>
        </w:rPr>
        <w:t>Estuaries and Coasts</w:t>
      </w:r>
      <w:r w:rsidRPr="0013437B">
        <w:rPr>
          <w:rFonts w:ascii="Calibri" w:hAnsi="Calibri" w:cs="Calibri"/>
        </w:rPr>
        <w:t>. https://doi.org/10.1007/s12237-021-01003-3</w:t>
      </w:r>
    </w:p>
    <w:p w14:paraId="760ECB2A" w14:textId="77777777" w:rsidR="0013437B" w:rsidRPr="0013437B" w:rsidRDefault="0013437B" w:rsidP="0013437B">
      <w:pPr>
        <w:pStyle w:val="Bibliography"/>
        <w:rPr>
          <w:rFonts w:ascii="Calibri" w:hAnsi="Calibri" w:cs="Calibri"/>
        </w:rPr>
      </w:pPr>
      <w:r w:rsidRPr="0013437B">
        <w:rPr>
          <w:rFonts w:ascii="Calibri" w:hAnsi="Calibri" w:cs="Calibri"/>
        </w:rPr>
        <w:t xml:space="preserve">De Cáceres, M., &amp; Jansen, F. (2016). </w:t>
      </w:r>
      <w:r w:rsidRPr="0013437B">
        <w:rPr>
          <w:rFonts w:ascii="Calibri" w:hAnsi="Calibri" w:cs="Calibri"/>
          <w:i/>
          <w:iCs/>
        </w:rPr>
        <w:t>Indicspecies</w:t>
      </w:r>
      <w:r w:rsidRPr="0013437B">
        <w:rPr>
          <w:rFonts w:ascii="Calibri" w:hAnsi="Calibri" w:cs="Calibri"/>
        </w:rPr>
        <w:t>. Retrieved from http://r.meteo.uni.wroc.pl/web/packages/indicspecies/indicspecies.pdf</w:t>
      </w:r>
    </w:p>
    <w:p w14:paraId="3094EF90" w14:textId="77777777" w:rsidR="0013437B" w:rsidRPr="0013437B" w:rsidRDefault="0013437B" w:rsidP="0013437B">
      <w:pPr>
        <w:pStyle w:val="Bibliography"/>
        <w:rPr>
          <w:rFonts w:ascii="Calibri" w:hAnsi="Calibri" w:cs="Calibri"/>
        </w:rPr>
      </w:pPr>
      <w:r w:rsidRPr="0013437B">
        <w:rPr>
          <w:rFonts w:ascii="Calibri" w:hAnsi="Calibri" w:cs="Calibri"/>
        </w:rPr>
        <w:t xml:space="preserve">Deane, D. C., Fordham, D. A., He, F., &amp; Bradshaw, C. J. A. (2017). Future extinction risk of wetland plants is higher from individual patch loss than total area reduction. </w:t>
      </w:r>
      <w:r w:rsidRPr="0013437B">
        <w:rPr>
          <w:rFonts w:ascii="Calibri" w:hAnsi="Calibri" w:cs="Calibri"/>
          <w:i/>
          <w:iCs/>
        </w:rPr>
        <w:t>Biological Conservation</w:t>
      </w:r>
      <w:r w:rsidRPr="0013437B">
        <w:rPr>
          <w:rFonts w:ascii="Calibri" w:hAnsi="Calibri" w:cs="Calibri"/>
        </w:rPr>
        <w:t xml:space="preserve">, </w:t>
      </w:r>
      <w:r w:rsidRPr="0013437B">
        <w:rPr>
          <w:rFonts w:ascii="Calibri" w:hAnsi="Calibri" w:cs="Calibri"/>
          <w:i/>
          <w:iCs/>
        </w:rPr>
        <w:t>209</w:t>
      </w:r>
      <w:r w:rsidRPr="0013437B">
        <w:rPr>
          <w:rFonts w:ascii="Calibri" w:hAnsi="Calibri" w:cs="Calibri"/>
        </w:rPr>
        <w:t>, 27–33.</w:t>
      </w:r>
    </w:p>
    <w:p w14:paraId="5CB730F7" w14:textId="77777777" w:rsidR="0013437B" w:rsidRPr="0013437B" w:rsidRDefault="0013437B" w:rsidP="0013437B">
      <w:pPr>
        <w:pStyle w:val="Bibliography"/>
        <w:rPr>
          <w:rFonts w:ascii="Calibri" w:hAnsi="Calibri" w:cs="Calibri"/>
        </w:rPr>
      </w:pPr>
      <w:r w:rsidRPr="0013437B">
        <w:rPr>
          <w:rFonts w:ascii="Calibri" w:hAnsi="Calibri" w:cs="Calibri"/>
        </w:rPr>
        <w:t xml:space="preserve">Denoth, M., &amp; Myers, J. H. (2007). Competition between Lythrum salicaria and a rare species: Combining evidence from experiments and long-term monitoring. </w:t>
      </w:r>
      <w:r w:rsidRPr="0013437B">
        <w:rPr>
          <w:rFonts w:ascii="Calibri" w:hAnsi="Calibri" w:cs="Calibri"/>
          <w:i/>
          <w:iCs/>
        </w:rPr>
        <w:t>Plant Ecology</w:t>
      </w:r>
      <w:r w:rsidRPr="0013437B">
        <w:rPr>
          <w:rFonts w:ascii="Calibri" w:hAnsi="Calibri" w:cs="Calibri"/>
        </w:rPr>
        <w:t xml:space="preserve">, </w:t>
      </w:r>
      <w:r w:rsidRPr="0013437B">
        <w:rPr>
          <w:rFonts w:ascii="Calibri" w:hAnsi="Calibri" w:cs="Calibri"/>
          <w:i/>
          <w:iCs/>
        </w:rPr>
        <w:t>191</w:t>
      </w:r>
      <w:r w:rsidRPr="0013437B">
        <w:rPr>
          <w:rFonts w:ascii="Calibri" w:hAnsi="Calibri" w:cs="Calibri"/>
        </w:rPr>
        <w:t>, 153–161.</w:t>
      </w:r>
    </w:p>
    <w:p w14:paraId="7ADE62C5" w14:textId="77777777" w:rsidR="0013437B" w:rsidRPr="0013437B" w:rsidRDefault="0013437B" w:rsidP="0013437B">
      <w:pPr>
        <w:pStyle w:val="Bibliography"/>
        <w:rPr>
          <w:rFonts w:ascii="Calibri" w:hAnsi="Calibri" w:cs="Calibri"/>
        </w:rPr>
      </w:pPr>
      <w:r w:rsidRPr="0013437B">
        <w:rPr>
          <w:rFonts w:ascii="Calibri" w:hAnsi="Calibri" w:cs="Calibri"/>
        </w:rPr>
        <w:t xml:space="preserve">Diefenderfer, H. L., Thom, R. M., Johnson, G. E., Skalski, J. R., Vogt, K. A., Ebberts, B. D., … Dawley, E. M. (2011). A Levels-of-Evidence Approach for Assessing Cumulative Ecosystem Response to Estuary and River Restoration Programs. </w:t>
      </w:r>
      <w:r w:rsidRPr="0013437B">
        <w:rPr>
          <w:rFonts w:ascii="Calibri" w:hAnsi="Calibri" w:cs="Calibri"/>
          <w:i/>
          <w:iCs/>
        </w:rPr>
        <w:t>Ecological Restoration</w:t>
      </w:r>
      <w:r w:rsidRPr="0013437B">
        <w:rPr>
          <w:rFonts w:ascii="Calibri" w:hAnsi="Calibri" w:cs="Calibri"/>
        </w:rPr>
        <w:t xml:space="preserve">, </w:t>
      </w:r>
      <w:r w:rsidRPr="0013437B">
        <w:rPr>
          <w:rFonts w:ascii="Calibri" w:hAnsi="Calibri" w:cs="Calibri"/>
          <w:i/>
          <w:iCs/>
        </w:rPr>
        <w:t>29</w:t>
      </w:r>
      <w:r w:rsidRPr="0013437B">
        <w:rPr>
          <w:rFonts w:ascii="Calibri" w:hAnsi="Calibri" w:cs="Calibri"/>
        </w:rPr>
        <w:t>, 111–132.</w:t>
      </w:r>
    </w:p>
    <w:p w14:paraId="4080271D" w14:textId="77777777" w:rsidR="0013437B" w:rsidRPr="0013437B" w:rsidRDefault="0013437B" w:rsidP="0013437B">
      <w:pPr>
        <w:pStyle w:val="Bibliography"/>
        <w:rPr>
          <w:rFonts w:ascii="Calibri" w:hAnsi="Calibri" w:cs="Calibri"/>
        </w:rPr>
      </w:pPr>
      <w:r w:rsidRPr="0013437B">
        <w:rPr>
          <w:rFonts w:ascii="Calibri" w:hAnsi="Calibri" w:cs="Calibri"/>
        </w:rPr>
        <w:t xml:space="preserve">Donohue, I., Hillebrand, H., Montoya, J. M., Petchey, O. L., Pimm, S. L., Fowler, M. S., … Yang, Q. (2016). Navigating the complexity of ecological stability. </w:t>
      </w:r>
      <w:r w:rsidRPr="0013437B">
        <w:rPr>
          <w:rFonts w:ascii="Calibri" w:hAnsi="Calibri" w:cs="Calibri"/>
          <w:i/>
          <w:iCs/>
        </w:rPr>
        <w:t>Ecology Letters</w:t>
      </w:r>
      <w:r w:rsidRPr="0013437B">
        <w:rPr>
          <w:rFonts w:ascii="Calibri" w:hAnsi="Calibri" w:cs="Calibri"/>
        </w:rPr>
        <w:t xml:space="preserve">, </w:t>
      </w:r>
      <w:r w:rsidRPr="0013437B">
        <w:rPr>
          <w:rFonts w:ascii="Calibri" w:hAnsi="Calibri" w:cs="Calibri"/>
          <w:i/>
          <w:iCs/>
        </w:rPr>
        <w:t>19</w:t>
      </w:r>
      <w:r w:rsidRPr="0013437B">
        <w:rPr>
          <w:rFonts w:ascii="Calibri" w:hAnsi="Calibri" w:cs="Calibri"/>
        </w:rPr>
        <w:t>, 1172–1185.</w:t>
      </w:r>
    </w:p>
    <w:p w14:paraId="0F694DA4" w14:textId="77777777" w:rsidR="0013437B" w:rsidRPr="0013437B" w:rsidRDefault="0013437B" w:rsidP="0013437B">
      <w:pPr>
        <w:pStyle w:val="Bibliography"/>
        <w:rPr>
          <w:rFonts w:ascii="Calibri" w:hAnsi="Calibri" w:cs="Calibri"/>
        </w:rPr>
      </w:pPr>
      <w:r w:rsidRPr="0013437B">
        <w:rPr>
          <w:rFonts w:ascii="Calibri" w:hAnsi="Calibri" w:cs="Calibri"/>
        </w:rPr>
        <w:t xml:space="preserve">Dornelas, M., Gotelli, N. J., McGill, B., Shimadzu, H., Moyes, F., Sievers, C., &amp; Magurran, A. E. (2014). Assemblage Time Series Reveal Biodiversity Change but Not Systematic Loss. </w:t>
      </w:r>
      <w:r w:rsidRPr="0013437B">
        <w:rPr>
          <w:rFonts w:ascii="Calibri" w:hAnsi="Calibri" w:cs="Calibri"/>
          <w:i/>
          <w:iCs/>
        </w:rPr>
        <w:t>Science</w:t>
      </w:r>
      <w:r w:rsidRPr="0013437B">
        <w:rPr>
          <w:rFonts w:ascii="Calibri" w:hAnsi="Calibri" w:cs="Calibri"/>
        </w:rPr>
        <w:t xml:space="preserve">, </w:t>
      </w:r>
      <w:r w:rsidRPr="0013437B">
        <w:rPr>
          <w:rFonts w:ascii="Calibri" w:hAnsi="Calibri" w:cs="Calibri"/>
          <w:i/>
          <w:iCs/>
        </w:rPr>
        <w:t>344</w:t>
      </w:r>
      <w:r w:rsidRPr="0013437B">
        <w:rPr>
          <w:rFonts w:ascii="Calibri" w:hAnsi="Calibri" w:cs="Calibri"/>
        </w:rPr>
        <w:t>, 296–299.</w:t>
      </w:r>
    </w:p>
    <w:p w14:paraId="55D458B4" w14:textId="77777777" w:rsidR="0013437B" w:rsidRPr="0013437B" w:rsidRDefault="0013437B" w:rsidP="0013437B">
      <w:pPr>
        <w:pStyle w:val="Bibliography"/>
        <w:rPr>
          <w:rFonts w:ascii="Calibri" w:hAnsi="Calibri" w:cs="Calibri"/>
        </w:rPr>
      </w:pPr>
      <w:r w:rsidRPr="0013437B">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13437B">
        <w:rPr>
          <w:rFonts w:ascii="Calibri" w:hAnsi="Calibri" w:cs="Calibri"/>
          <w:i/>
          <w:iCs/>
        </w:rPr>
        <w:t>Frontiers in Marine Science</w:t>
      </w:r>
      <w:r w:rsidRPr="0013437B">
        <w:rPr>
          <w:rFonts w:ascii="Calibri" w:hAnsi="Calibri" w:cs="Calibri"/>
        </w:rPr>
        <w:t xml:space="preserve">, </w:t>
      </w:r>
      <w:r w:rsidRPr="0013437B">
        <w:rPr>
          <w:rFonts w:ascii="Calibri" w:hAnsi="Calibri" w:cs="Calibri"/>
          <w:i/>
          <w:iCs/>
        </w:rPr>
        <w:t>9</w:t>
      </w:r>
      <w:r w:rsidRPr="0013437B">
        <w:rPr>
          <w:rFonts w:ascii="Calibri" w:hAnsi="Calibri" w:cs="Calibri"/>
        </w:rPr>
        <w:t>. Retrieved from https://www.frontiersin.org/article/10.3389/fmars.2022.857586</w:t>
      </w:r>
    </w:p>
    <w:p w14:paraId="4E5BE036" w14:textId="77777777" w:rsidR="0013437B" w:rsidRPr="0013437B" w:rsidRDefault="0013437B" w:rsidP="0013437B">
      <w:pPr>
        <w:pStyle w:val="Bibliography"/>
        <w:rPr>
          <w:rFonts w:ascii="Calibri" w:hAnsi="Calibri" w:cs="Calibri"/>
        </w:rPr>
      </w:pPr>
      <w:r w:rsidRPr="0013437B">
        <w:rPr>
          <w:rFonts w:ascii="Calibri" w:hAnsi="Calibri" w:cs="Calibri"/>
        </w:rPr>
        <w:t xml:space="preserve">Dufrêne, M., &amp; Legendre, P. (1997). Species Assemblages and Indicator Species:the Need for a Flexible Asymmetrical Approach. </w:t>
      </w:r>
      <w:r w:rsidRPr="0013437B">
        <w:rPr>
          <w:rFonts w:ascii="Calibri" w:hAnsi="Calibri" w:cs="Calibri"/>
          <w:i/>
          <w:iCs/>
        </w:rPr>
        <w:t>Ecological Monographs</w:t>
      </w:r>
      <w:r w:rsidRPr="0013437B">
        <w:rPr>
          <w:rFonts w:ascii="Calibri" w:hAnsi="Calibri" w:cs="Calibri"/>
        </w:rPr>
        <w:t xml:space="preserve">, </w:t>
      </w:r>
      <w:r w:rsidRPr="0013437B">
        <w:rPr>
          <w:rFonts w:ascii="Calibri" w:hAnsi="Calibri" w:cs="Calibri"/>
          <w:i/>
          <w:iCs/>
        </w:rPr>
        <w:t>67</w:t>
      </w:r>
      <w:r w:rsidRPr="0013437B">
        <w:rPr>
          <w:rFonts w:ascii="Calibri" w:hAnsi="Calibri" w:cs="Calibri"/>
        </w:rPr>
        <w:t>, 345–366.</w:t>
      </w:r>
    </w:p>
    <w:p w14:paraId="35B543E5" w14:textId="77777777" w:rsidR="0013437B" w:rsidRPr="0013437B" w:rsidRDefault="0013437B" w:rsidP="0013437B">
      <w:pPr>
        <w:pStyle w:val="Bibliography"/>
        <w:rPr>
          <w:rFonts w:ascii="Calibri" w:hAnsi="Calibri" w:cs="Calibri"/>
        </w:rPr>
      </w:pPr>
      <w:r w:rsidRPr="0013437B">
        <w:rPr>
          <w:rFonts w:ascii="Calibri" w:hAnsi="Calibri" w:cs="Calibri"/>
        </w:rPr>
        <w:t xml:space="preserve">Emmett, R., Llansó, R., Newton, J., Thom, R., Hornberger, M., Morgan, C., … Fishman, P. (2000). Geographic signatures of North American West Coast estuaries. </w:t>
      </w:r>
      <w:r w:rsidRPr="0013437B">
        <w:rPr>
          <w:rFonts w:ascii="Calibri" w:hAnsi="Calibri" w:cs="Calibri"/>
          <w:i/>
          <w:iCs/>
        </w:rPr>
        <w:t>Estuaries</w:t>
      </w:r>
      <w:r w:rsidRPr="0013437B">
        <w:rPr>
          <w:rFonts w:ascii="Calibri" w:hAnsi="Calibri" w:cs="Calibri"/>
        </w:rPr>
        <w:t xml:space="preserve">, </w:t>
      </w:r>
      <w:r w:rsidRPr="0013437B">
        <w:rPr>
          <w:rFonts w:ascii="Calibri" w:hAnsi="Calibri" w:cs="Calibri"/>
          <w:i/>
          <w:iCs/>
        </w:rPr>
        <w:t>23</w:t>
      </w:r>
      <w:r w:rsidRPr="0013437B">
        <w:rPr>
          <w:rFonts w:ascii="Calibri" w:hAnsi="Calibri" w:cs="Calibri"/>
        </w:rPr>
        <w:t>, 765–792.</w:t>
      </w:r>
    </w:p>
    <w:p w14:paraId="05FA7E96" w14:textId="77777777" w:rsidR="0013437B" w:rsidRPr="0013437B" w:rsidRDefault="0013437B" w:rsidP="0013437B">
      <w:pPr>
        <w:pStyle w:val="Bibliography"/>
        <w:rPr>
          <w:rFonts w:ascii="Calibri" w:hAnsi="Calibri" w:cs="Calibri"/>
        </w:rPr>
      </w:pPr>
      <w:r w:rsidRPr="0013437B">
        <w:rPr>
          <w:rFonts w:ascii="Calibri" w:hAnsi="Calibri" w:cs="Calibri"/>
        </w:rPr>
        <w:t xml:space="preserve">Erfanzadeh, R., Garbutt, A., Pétition, J., Maelfait, J.-P., &amp; Hoffmann, M. (2010). Factors Affecting the Success of Early Salt-Marsh Colonizers: Seed Availability Rather than Site Suitability and Dispersal Traits. </w:t>
      </w:r>
      <w:r w:rsidRPr="0013437B">
        <w:rPr>
          <w:rFonts w:ascii="Calibri" w:hAnsi="Calibri" w:cs="Calibri"/>
          <w:i/>
          <w:iCs/>
        </w:rPr>
        <w:t>Plant Ecology</w:t>
      </w:r>
      <w:r w:rsidRPr="0013437B">
        <w:rPr>
          <w:rFonts w:ascii="Calibri" w:hAnsi="Calibri" w:cs="Calibri"/>
        </w:rPr>
        <w:t xml:space="preserve">, </w:t>
      </w:r>
      <w:r w:rsidRPr="0013437B">
        <w:rPr>
          <w:rFonts w:ascii="Calibri" w:hAnsi="Calibri" w:cs="Calibri"/>
          <w:i/>
          <w:iCs/>
        </w:rPr>
        <w:t>206</w:t>
      </w:r>
      <w:r w:rsidRPr="0013437B">
        <w:rPr>
          <w:rFonts w:ascii="Calibri" w:hAnsi="Calibri" w:cs="Calibri"/>
        </w:rPr>
        <w:t>, 335–347. JSTOR.</w:t>
      </w:r>
    </w:p>
    <w:p w14:paraId="75D70486" w14:textId="77777777" w:rsidR="0013437B" w:rsidRPr="0013437B" w:rsidRDefault="0013437B" w:rsidP="0013437B">
      <w:pPr>
        <w:pStyle w:val="Bibliography"/>
        <w:rPr>
          <w:rFonts w:ascii="Calibri" w:hAnsi="Calibri" w:cs="Calibri"/>
        </w:rPr>
      </w:pPr>
      <w:r w:rsidRPr="0013437B">
        <w:rPr>
          <w:rFonts w:ascii="Calibri" w:hAnsi="Calibri" w:cs="Calibri"/>
        </w:rPr>
        <w:t xml:space="preserve">Finn, R. J. R., Chalifour, L., Gergel, S. E., Hinch, S. G., Scott, D. C., &amp; Martin, T. G. (2021). Quantifying lost and inaccessible habitat for Pacific salmon in Canada’s Lower Fraser River. </w:t>
      </w:r>
      <w:r w:rsidRPr="0013437B">
        <w:rPr>
          <w:rFonts w:ascii="Calibri" w:hAnsi="Calibri" w:cs="Calibri"/>
          <w:i/>
          <w:iCs/>
        </w:rPr>
        <w:t>Ecosphere</w:t>
      </w:r>
      <w:r w:rsidRPr="0013437B">
        <w:rPr>
          <w:rFonts w:ascii="Calibri" w:hAnsi="Calibri" w:cs="Calibri"/>
        </w:rPr>
        <w:t xml:space="preserve">, </w:t>
      </w:r>
      <w:r w:rsidRPr="0013437B">
        <w:rPr>
          <w:rFonts w:ascii="Calibri" w:hAnsi="Calibri" w:cs="Calibri"/>
          <w:i/>
          <w:iCs/>
        </w:rPr>
        <w:t>12</w:t>
      </w:r>
      <w:r w:rsidRPr="0013437B">
        <w:rPr>
          <w:rFonts w:ascii="Calibri" w:hAnsi="Calibri" w:cs="Calibri"/>
        </w:rPr>
        <w:t>, e03646.</w:t>
      </w:r>
    </w:p>
    <w:p w14:paraId="54D5862F" w14:textId="77777777" w:rsidR="0013437B" w:rsidRPr="0013437B" w:rsidRDefault="0013437B" w:rsidP="0013437B">
      <w:pPr>
        <w:pStyle w:val="Bibliography"/>
        <w:rPr>
          <w:rFonts w:ascii="Calibri" w:hAnsi="Calibri" w:cs="Calibri"/>
        </w:rPr>
      </w:pPr>
      <w:r w:rsidRPr="0013437B">
        <w:rPr>
          <w:rFonts w:ascii="Calibri" w:hAnsi="Calibri" w:cs="Calibri"/>
        </w:rPr>
        <w:t xml:space="preserve">Hallett, L. M., Jones, S. K., MacDonald, A. A. M., Jones, M. B., Flynn, D. F. B., Ripplinger, J., … Collins, S. L. (2016). codyn: An r package of community dynamics metrics. </w:t>
      </w:r>
      <w:r w:rsidRPr="0013437B">
        <w:rPr>
          <w:rFonts w:ascii="Calibri" w:hAnsi="Calibri" w:cs="Calibri"/>
          <w:i/>
          <w:iCs/>
        </w:rPr>
        <w:t>Methods in Ecology and Evolution</w:t>
      </w:r>
      <w:r w:rsidRPr="0013437B">
        <w:rPr>
          <w:rFonts w:ascii="Calibri" w:hAnsi="Calibri" w:cs="Calibri"/>
        </w:rPr>
        <w:t xml:space="preserve">, </w:t>
      </w:r>
      <w:r w:rsidRPr="0013437B">
        <w:rPr>
          <w:rFonts w:ascii="Calibri" w:hAnsi="Calibri" w:cs="Calibri"/>
          <w:i/>
          <w:iCs/>
        </w:rPr>
        <w:t>7</w:t>
      </w:r>
      <w:r w:rsidRPr="0013437B">
        <w:rPr>
          <w:rFonts w:ascii="Calibri" w:hAnsi="Calibri" w:cs="Calibri"/>
        </w:rPr>
        <w:t>, 1146–1151.</w:t>
      </w:r>
    </w:p>
    <w:p w14:paraId="1E899C82" w14:textId="77777777" w:rsidR="0013437B" w:rsidRPr="0013437B" w:rsidRDefault="0013437B" w:rsidP="0013437B">
      <w:pPr>
        <w:pStyle w:val="Bibliography"/>
        <w:rPr>
          <w:rFonts w:ascii="Calibri" w:hAnsi="Calibri" w:cs="Calibri"/>
        </w:rPr>
      </w:pPr>
      <w:r w:rsidRPr="0013437B">
        <w:rPr>
          <w:rFonts w:ascii="Calibri" w:hAnsi="Calibri" w:cs="Calibri"/>
        </w:rPr>
        <w:t xml:space="preserve">Hanski, I. (1982). Dynamics of Regional Distribution: The Core and Satellite Species Hypothesis. </w:t>
      </w:r>
      <w:r w:rsidRPr="0013437B">
        <w:rPr>
          <w:rFonts w:ascii="Calibri" w:hAnsi="Calibri" w:cs="Calibri"/>
          <w:i/>
          <w:iCs/>
        </w:rPr>
        <w:t>Oikos</w:t>
      </w:r>
      <w:r w:rsidRPr="0013437B">
        <w:rPr>
          <w:rFonts w:ascii="Calibri" w:hAnsi="Calibri" w:cs="Calibri"/>
        </w:rPr>
        <w:t xml:space="preserve">, </w:t>
      </w:r>
      <w:r w:rsidRPr="0013437B">
        <w:rPr>
          <w:rFonts w:ascii="Calibri" w:hAnsi="Calibri" w:cs="Calibri"/>
          <w:i/>
          <w:iCs/>
        </w:rPr>
        <w:t>38</w:t>
      </w:r>
      <w:r w:rsidRPr="0013437B">
        <w:rPr>
          <w:rFonts w:ascii="Calibri" w:hAnsi="Calibri" w:cs="Calibri"/>
        </w:rPr>
        <w:t>, 210–221. JSTOR.</w:t>
      </w:r>
    </w:p>
    <w:p w14:paraId="2045DC21" w14:textId="77777777" w:rsidR="0013437B" w:rsidRPr="0013437B" w:rsidRDefault="0013437B" w:rsidP="0013437B">
      <w:pPr>
        <w:pStyle w:val="Bibliography"/>
        <w:rPr>
          <w:rFonts w:ascii="Calibri" w:hAnsi="Calibri" w:cs="Calibri"/>
        </w:rPr>
      </w:pPr>
      <w:r w:rsidRPr="0013437B">
        <w:rPr>
          <w:rFonts w:ascii="Calibri" w:hAnsi="Calibri" w:cs="Calibri"/>
        </w:rPr>
        <w:t xml:space="preserve">Hitchcock, C. L., &amp; Cronquist, A. (1973). </w:t>
      </w:r>
      <w:r w:rsidRPr="0013437B">
        <w:rPr>
          <w:rFonts w:ascii="Calibri" w:hAnsi="Calibri" w:cs="Calibri"/>
          <w:i/>
          <w:iCs/>
        </w:rPr>
        <w:t>Flora of the Pacific Northwest, an illustrated manual</w:t>
      </w:r>
      <w:r w:rsidRPr="0013437B">
        <w:rPr>
          <w:rFonts w:ascii="Calibri" w:hAnsi="Calibri" w:cs="Calibri"/>
        </w:rPr>
        <w:t>. Seattle and London: University of Washington Press.</w:t>
      </w:r>
    </w:p>
    <w:p w14:paraId="331A9A9B" w14:textId="77777777" w:rsidR="0013437B" w:rsidRPr="0013437B" w:rsidRDefault="0013437B" w:rsidP="0013437B">
      <w:pPr>
        <w:pStyle w:val="Bibliography"/>
        <w:rPr>
          <w:rFonts w:ascii="Calibri" w:hAnsi="Calibri" w:cs="Calibri"/>
        </w:rPr>
      </w:pPr>
      <w:r w:rsidRPr="0013437B">
        <w:rPr>
          <w:rFonts w:ascii="Calibri" w:hAnsi="Calibri" w:cs="Calibri"/>
        </w:rPr>
        <w:t xml:space="preserve">Holling, C. S. (1973). Resilience and Stability of Ecological Systems. </w:t>
      </w:r>
      <w:r w:rsidRPr="0013437B">
        <w:rPr>
          <w:rFonts w:ascii="Calibri" w:hAnsi="Calibri" w:cs="Calibri"/>
          <w:i/>
          <w:iCs/>
        </w:rPr>
        <w:t>Annual Review of Ecology and Systematics</w:t>
      </w:r>
      <w:r w:rsidRPr="0013437B">
        <w:rPr>
          <w:rFonts w:ascii="Calibri" w:hAnsi="Calibri" w:cs="Calibri"/>
        </w:rPr>
        <w:t xml:space="preserve">, </w:t>
      </w:r>
      <w:r w:rsidRPr="0013437B">
        <w:rPr>
          <w:rFonts w:ascii="Calibri" w:hAnsi="Calibri" w:cs="Calibri"/>
          <w:i/>
          <w:iCs/>
        </w:rPr>
        <w:t>4</w:t>
      </w:r>
      <w:r w:rsidRPr="0013437B">
        <w:rPr>
          <w:rFonts w:ascii="Calibri" w:hAnsi="Calibri" w:cs="Calibri"/>
        </w:rPr>
        <w:t>, 1–23.</w:t>
      </w:r>
    </w:p>
    <w:p w14:paraId="1EAA0420" w14:textId="77777777" w:rsidR="0013437B" w:rsidRPr="0013437B" w:rsidRDefault="0013437B" w:rsidP="0013437B">
      <w:pPr>
        <w:pStyle w:val="Bibliography"/>
        <w:rPr>
          <w:rFonts w:ascii="Calibri" w:hAnsi="Calibri" w:cs="Calibri"/>
        </w:rPr>
      </w:pPr>
      <w:r w:rsidRPr="0013437B">
        <w:rPr>
          <w:rFonts w:ascii="Calibri" w:hAnsi="Calibri" w:cs="Calibri"/>
        </w:rPr>
        <w:t xml:space="preserve">Kehoe, L., &amp; Martin, T. (2021). Fraser River Estuary in Need of Urgent Intensive Care. In K. L. Sobocinski (Ed.), </w:t>
      </w:r>
      <w:r w:rsidRPr="0013437B">
        <w:rPr>
          <w:rFonts w:ascii="Calibri" w:hAnsi="Calibri" w:cs="Calibri"/>
          <w:i/>
          <w:iCs/>
        </w:rPr>
        <w:t>State of the Salish Sea</w:t>
      </w:r>
      <w:r w:rsidRPr="0013437B">
        <w:rPr>
          <w:rFonts w:ascii="Calibri" w:hAnsi="Calibri" w:cs="Calibri"/>
        </w:rPr>
        <w:t xml:space="preserve"> (pp. 190–193). Salish Sea Institute, Western Washington University.</w:t>
      </w:r>
    </w:p>
    <w:p w14:paraId="7B6D14F7" w14:textId="77777777" w:rsidR="0013437B" w:rsidRPr="0013437B" w:rsidRDefault="0013437B" w:rsidP="0013437B">
      <w:pPr>
        <w:pStyle w:val="Bibliography"/>
        <w:rPr>
          <w:rFonts w:ascii="Calibri" w:hAnsi="Calibri" w:cs="Calibri"/>
        </w:rPr>
      </w:pPr>
      <w:r w:rsidRPr="0013437B">
        <w:rPr>
          <w:rFonts w:ascii="Calibri" w:hAnsi="Calibri" w:cs="Calibri"/>
        </w:rPr>
        <w:t xml:space="preserve">Kopecký, M., &amp; Macek, M. (2015). Vegetation resurvey is robust to plot location uncertainty. </w:t>
      </w:r>
      <w:r w:rsidRPr="0013437B">
        <w:rPr>
          <w:rFonts w:ascii="Calibri" w:hAnsi="Calibri" w:cs="Calibri"/>
          <w:i/>
          <w:iCs/>
        </w:rPr>
        <w:t>Diversity and Distributions</w:t>
      </w:r>
      <w:r w:rsidRPr="0013437B">
        <w:rPr>
          <w:rFonts w:ascii="Calibri" w:hAnsi="Calibri" w:cs="Calibri"/>
        </w:rPr>
        <w:t xml:space="preserve">, </w:t>
      </w:r>
      <w:r w:rsidRPr="0013437B">
        <w:rPr>
          <w:rFonts w:ascii="Calibri" w:hAnsi="Calibri" w:cs="Calibri"/>
          <w:i/>
          <w:iCs/>
        </w:rPr>
        <w:t>21</w:t>
      </w:r>
      <w:r w:rsidRPr="0013437B">
        <w:rPr>
          <w:rFonts w:ascii="Calibri" w:hAnsi="Calibri" w:cs="Calibri"/>
        </w:rPr>
        <w:t>, 322–330.</w:t>
      </w:r>
    </w:p>
    <w:p w14:paraId="22CA43AA" w14:textId="77777777" w:rsidR="0013437B" w:rsidRPr="0013437B" w:rsidRDefault="0013437B" w:rsidP="0013437B">
      <w:pPr>
        <w:pStyle w:val="Bibliography"/>
        <w:rPr>
          <w:rFonts w:ascii="Calibri" w:hAnsi="Calibri" w:cs="Calibri"/>
        </w:rPr>
      </w:pPr>
      <w:r w:rsidRPr="0013437B">
        <w:rPr>
          <w:rFonts w:ascii="Calibri" w:hAnsi="Calibri" w:cs="Calibri"/>
        </w:rPr>
        <w:t xml:space="preserve">Legendre, P., &amp; Legendre, L. (2012). </w:t>
      </w:r>
      <w:r w:rsidRPr="0013437B">
        <w:rPr>
          <w:rFonts w:ascii="Calibri" w:hAnsi="Calibri" w:cs="Calibri"/>
          <w:i/>
          <w:iCs/>
        </w:rPr>
        <w:t>Numerical Ecology</w:t>
      </w:r>
      <w:r w:rsidRPr="0013437B">
        <w:rPr>
          <w:rFonts w:ascii="Calibri" w:hAnsi="Calibri" w:cs="Calibri"/>
        </w:rPr>
        <w:t xml:space="preserve"> (3rd ed., Vol. 24). Elsevier.</w:t>
      </w:r>
    </w:p>
    <w:p w14:paraId="44929504" w14:textId="77777777" w:rsidR="0013437B" w:rsidRPr="0013437B" w:rsidRDefault="0013437B" w:rsidP="0013437B">
      <w:pPr>
        <w:pStyle w:val="Bibliography"/>
        <w:rPr>
          <w:rFonts w:ascii="Calibri" w:hAnsi="Calibri" w:cs="Calibri"/>
        </w:rPr>
      </w:pPr>
      <w:r w:rsidRPr="0013437B">
        <w:rPr>
          <w:rFonts w:ascii="Calibri" w:hAnsi="Calibri" w:cs="Calibri"/>
        </w:rPr>
        <w:t xml:space="preserve">Lepš, J. (2004). What do the biodiversity experiments tell us about consequences of plant species loss in the real world? </w:t>
      </w:r>
      <w:r w:rsidRPr="0013437B">
        <w:rPr>
          <w:rFonts w:ascii="Calibri" w:hAnsi="Calibri" w:cs="Calibri"/>
          <w:i/>
          <w:iCs/>
        </w:rPr>
        <w:t>Basic and Applied Ecology</w:t>
      </w:r>
      <w:r w:rsidRPr="0013437B">
        <w:rPr>
          <w:rFonts w:ascii="Calibri" w:hAnsi="Calibri" w:cs="Calibri"/>
        </w:rPr>
        <w:t xml:space="preserve">, </w:t>
      </w:r>
      <w:r w:rsidRPr="0013437B">
        <w:rPr>
          <w:rFonts w:ascii="Calibri" w:hAnsi="Calibri" w:cs="Calibri"/>
          <w:i/>
          <w:iCs/>
        </w:rPr>
        <w:t>5</w:t>
      </w:r>
      <w:r w:rsidRPr="0013437B">
        <w:rPr>
          <w:rFonts w:ascii="Calibri" w:hAnsi="Calibri" w:cs="Calibri"/>
        </w:rPr>
        <w:t>, 529–534.</w:t>
      </w:r>
    </w:p>
    <w:p w14:paraId="466BA680" w14:textId="77777777" w:rsidR="0013437B" w:rsidRPr="0013437B" w:rsidRDefault="0013437B" w:rsidP="0013437B">
      <w:pPr>
        <w:pStyle w:val="Bibliography"/>
        <w:rPr>
          <w:rFonts w:ascii="Calibri" w:hAnsi="Calibri" w:cs="Calibri"/>
        </w:rPr>
      </w:pPr>
      <w:r w:rsidRPr="0013437B">
        <w:rPr>
          <w:rFonts w:ascii="Calibri" w:hAnsi="Calibri" w:cs="Calibri"/>
        </w:rPr>
        <w:t xml:space="preserve">Marijnissen, R., Kok, M., Kroeze, C., &amp; van Loon-Steensma, J. (2020). The Sensitivity of a Dike-Marsh System to Sea-Level Rise—A Model-Based Exploration. </w:t>
      </w:r>
      <w:r w:rsidRPr="0013437B">
        <w:rPr>
          <w:rFonts w:ascii="Calibri" w:hAnsi="Calibri" w:cs="Calibri"/>
          <w:i/>
          <w:iCs/>
        </w:rPr>
        <w:t>Journal of Marine Science and Engineering</w:t>
      </w:r>
      <w:r w:rsidRPr="0013437B">
        <w:rPr>
          <w:rFonts w:ascii="Calibri" w:hAnsi="Calibri" w:cs="Calibri"/>
        </w:rPr>
        <w:t xml:space="preserve">, </w:t>
      </w:r>
      <w:r w:rsidRPr="0013437B">
        <w:rPr>
          <w:rFonts w:ascii="Calibri" w:hAnsi="Calibri" w:cs="Calibri"/>
          <w:i/>
          <w:iCs/>
        </w:rPr>
        <w:t>8</w:t>
      </w:r>
      <w:r w:rsidRPr="0013437B">
        <w:rPr>
          <w:rFonts w:ascii="Calibri" w:hAnsi="Calibri" w:cs="Calibri"/>
        </w:rPr>
        <w:t>, 42.</w:t>
      </w:r>
    </w:p>
    <w:p w14:paraId="2ADF537E" w14:textId="77777777" w:rsidR="0013437B" w:rsidRPr="0013437B" w:rsidRDefault="0013437B" w:rsidP="0013437B">
      <w:pPr>
        <w:pStyle w:val="Bibliography"/>
        <w:rPr>
          <w:rFonts w:ascii="Calibri" w:hAnsi="Calibri" w:cs="Calibri"/>
        </w:rPr>
      </w:pPr>
      <w:r w:rsidRPr="0013437B">
        <w:rPr>
          <w:rFonts w:ascii="Calibri" w:hAnsi="Calibri" w:cs="Calibri"/>
        </w:rPr>
        <w:t xml:space="preserve">Mendelssohn, I. A., &amp; Kuhn, N. L. (2003). Sediment subsidy: Effects on soil–plant responses in a rapidly submerging coastal salt marsh. </w:t>
      </w:r>
      <w:r w:rsidRPr="0013437B">
        <w:rPr>
          <w:rFonts w:ascii="Calibri" w:hAnsi="Calibri" w:cs="Calibri"/>
          <w:i/>
          <w:iCs/>
        </w:rPr>
        <w:t>Ecological Engineering</w:t>
      </w:r>
      <w:r w:rsidRPr="0013437B">
        <w:rPr>
          <w:rFonts w:ascii="Calibri" w:hAnsi="Calibri" w:cs="Calibri"/>
        </w:rPr>
        <w:t xml:space="preserve">, </w:t>
      </w:r>
      <w:r w:rsidRPr="0013437B">
        <w:rPr>
          <w:rFonts w:ascii="Calibri" w:hAnsi="Calibri" w:cs="Calibri"/>
          <w:i/>
          <w:iCs/>
        </w:rPr>
        <w:t>21</w:t>
      </w:r>
      <w:r w:rsidRPr="0013437B">
        <w:rPr>
          <w:rFonts w:ascii="Calibri" w:hAnsi="Calibri" w:cs="Calibri"/>
        </w:rPr>
        <w:t>, 115–128.</w:t>
      </w:r>
    </w:p>
    <w:p w14:paraId="5492DE31" w14:textId="77777777" w:rsidR="0013437B" w:rsidRPr="0013437B" w:rsidRDefault="0013437B" w:rsidP="0013437B">
      <w:pPr>
        <w:pStyle w:val="Bibliography"/>
        <w:rPr>
          <w:rFonts w:ascii="Calibri" w:hAnsi="Calibri" w:cs="Calibri"/>
        </w:rPr>
      </w:pPr>
      <w:r w:rsidRPr="0013437B">
        <w:rPr>
          <w:rFonts w:ascii="Calibri" w:hAnsi="Calibri" w:cs="Calibri"/>
        </w:rPr>
        <w:t xml:space="preserve">Nyman, J. A., Walters, R. J., Delaune, R. D., &amp; Patrick, W. H. (2006). Marsh vertical accretion via vegetative growth. </w:t>
      </w:r>
      <w:r w:rsidRPr="0013437B">
        <w:rPr>
          <w:rFonts w:ascii="Calibri" w:hAnsi="Calibri" w:cs="Calibri"/>
          <w:i/>
          <w:iCs/>
        </w:rPr>
        <w:t>Estuarine, Coastal and Shelf Science</w:t>
      </w:r>
      <w:r w:rsidRPr="0013437B">
        <w:rPr>
          <w:rFonts w:ascii="Calibri" w:hAnsi="Calibri" w:cs="Calibri"/>
        </w:rPr>
        <w:t xml:space="preserve">, </w:t>
      </w:r>
      <w:r w:rsidRPr="0013437B">
        <w:rPr>
          <w:rFonts w:ascii="Calibri" w:hAnsi="Calibri" w:cs="Calibri"/>
          <w:i/>
          <w:iCs/>
        </w:rPr>
        <w:t>69</w:t>
      </w:r>
      <w:r w:rsidRPr="0013437B">
        <w:rPr>
          <w:rFonts w:ascii="Calibri" w:hAnsi="Calibri" w:cs="Calibri"/>
        </w:rPr>
        <w:t>, 370–380.</w:t>
      </w:r>
    </w:p>
    <w:p w14:paraId="2162DA57" w14:textId="77777777" w:rsidR="0013437B" w:rsidRPr="0013437B" w:rsidRDefault="0013437B" w:rsidP="0013437B">
      <w:pPr>
        <w:pStyle w:val="Bibliography"/>
        <w:rPr>
          <w:rFonts w:ascii="Calibri" w:hAnsi="Calibri" w:cs="Calibri"/>
        </w:rPr>
      </w:pPr>
      <w:r w:rsidRPr="0013437B">
        <w:rPr>
          <w:rFonts w:ascii="Calibri" w:hAnsi="Calibri" w:cs="Calibri"/>
        </w:rPr>
        <w:t xml:space="preserve">Ovaskainen, O., Rybicki, J., &amp; Abrego, N. (2019). What can observational data reveal about metacommunity processes? </w:t>
      </w:r>
      <w:r w:rsidRPr="0013437B">
        <w:rPr>
          <w:rFonts w:ascii="Calibri" w:hAnsi="Calibri" w:cs="Calibri"/>
          <w:i/>
          <w:iCs/>
        </w:rPr>
        <w:t>Ecography</w:t>
      </w:r>
      <w:r w:rsidRPr="0013437B">
        <w:rPr>
          <w:rFonts w:ascii="Calibri" w:hAnsi="Calibri" w:cs="Calibri"/>
        </w:rPr>
        <w:t xml:space="preserve">, </w:t>
      </w:r>
      <w:r w:rsidRPr="0013437B">
        <w:rPr>
          <w:rFonts w:ascii="Calibri" w:hAnsi="Calibri" w:cs="Calibri"/>
          <w:i/>
          <w:iCs/>
        </w:rPr>
        <w:t>42</w:t>
      </w:r>
      <w:r w:rsidRPr="0013437B">
        <w:rPr>
          <w:rFonts w:ascii="Calibri" w:hAnsi="Calibri" w:cs="Calibri"/>
        </w:rPr>
        <w:t>, 1877–1886.</w:t>
      </w:r>
    </w:p>
    <w:p w14:paraId="685EFB98" w14:textId="77777777" w:rsidR="0013437B" w:rsidRPr="0013437B" w:rsidRDefault="0013437B" w:rsidP="0013437B">
      <w:pPr>
        <w:pStyle w:val="Bibliography"/>
        <w:rPr>
          <w:rFonts w:ascii="Calibri" w:hAnsi="Calibri" w:cs="Calibri"/>
        </w:rPr>
      </w:pPr>
      <w:r w:rsidRPr="0013437B">
        <w:rPr>
          <w:rFonts w:ascii="Calibri" w:hAnsi="Calibri" w:cs="Calibri"/>
        </w:rPr>
        <w:t xml:space="preserve">Pasternack, G. B. (2009). Chapter 3. Hydrogeomorphology and sedimentation in tidal freshwater wetlands. In A. Barendregt, D. F. Whigham, &amp; A. H. Baldwin (Eds.), </w:t>
      </w:r>
      <w:r w:rsidRPr="0013437B">
        <w:rPr>
          <w:rFonts w:ascii="Calibri" w:hAnsi="Calibri" w:cs="Calibri"/>
          <w:i/>
          <w:iCs/>
        </w:rPr>
        <w:t>Tidal Freshwater Wetlands</w:t>
      </w:r>
      <w:r w:rsidRPr="0013437B">
        <w:rPr>
          <w:rFonts w:ascii="Calibri" w:hAnsi="Calibri" w:cs="Calibri"/>
        </w:rPr>
        <w:t xml:space="preserve"> (pp. 31–40). Leiden, The Netherlands: Backhuys Publishers.</w:t>
      </w:r>
    </w:p>
    <w:p w14:paraId="1EE6D4B5" w14:textId="77777777" w:rsidR="0013437B" w:rsidRPr="0013437B" w:rsidRDefault="0013437B" w:rsidP="0013437B">
      <w:pPr>
        <w:pStyle w:val="Bibliography"/>
        <w:rPr>
          <w:rFonts w:ascii="Calibri" w:hAnsi="Calibri" w:cs="Calibri"/>
        </w:rPr>
      </w:pPr>
      <w:r w:rsidRPr="0013437B">
        <w:rPr>
          <w:rFonts w:ascii="Calibri" w:hAnsi="Calibri" w:cs="Calibri"/>
        </w:rPr>
        <w:t xml:space="preserve">Peteet, D. M., Nichols, J., Kenna, T., Chang, C., Browne, J., Reza, M., … Stern-Protz, S. (2018). Sediment starvation destroys New York City marshes’ resistance to sea level rise. </w:t>
      </w:r>
      <w:r w:rsidRPr="0013437B">
        <w:rPr>
          <w:rFonts w:ascii="Calibri" w:hAnsi="Calibri" w:cs="Calibri"/>
          <w:i/>
          <w:iCs/>
        </w:rPr>
        <w:t>Proceedings of the National Academy of Sciences</w:t>
      </w:r>
      <w:r w:rsidRPr="0013437B">
        <w:rPr>
          <w:rFonts w:ascii="Calibri" w:hAnsi="Calibri" w:cs="Calibri"/>
        </w:rPr>
        <w:t xml:space="preserve">, </w:t>
      </w:r>
      <w:r w:rsidRPr="0013437B">
        <w:rPr>
          <w:rFonts w:ascii="Calibri" w:hAnsi="Calibri" w:cs="Calibri"/>
          <w:i/>
          <w:iCs/>
        </w:rPr>
        <w:t>115</w:t>
      </w:r>
      <w:r w:rsidRPr="0013437B">
        <w:rPr>
          <w:rFonts w:ascii="Calibri" w:hAnsi="Calibri" w:cs="Calibri"/>
        </w:rPr>
        <w:t>, 10281–10286.</w:t>
      </w:r>
    </w:p>
    <w:p w14:paraId="187AD91B" w14:textId="77777777" w:rsidR="0013437B" w:rsidRPr="0013437B" w:rsidRDefault="0013437B" w:rsidP="0013437B">
      <w:pPr>
        <w:pStyle w:val="Bibliography"/>
        <w:rPr>
          <w:rFonts w:ascii="Calibri" w:hAnsi="Calibri" w:cs="Calibri"/>
        </w:rPr>
      </w:pPr>
      <w:r w:rsidRPr="0013437B">
        <w:rPr>
          <w:rFonts w:ascii="Calibri" w:hAnsi="Calibri" w:cs="Calibri"/>
        </w:rPr>
        <w:t xml:space="preserve">Rand, T. A. (2000). Seed dispersal, habitat suitability and the distribution of halophytes across a salt marsh tidal gradient. </w:t>
      </w:r>
      <w:r w:rsidRPr="0013437B">
        <w:rPr>
          <w:rFonts w:ascii="Calibri" w:hAnsi="Calibri" w:cs="Calibri"/>
          <w:i/>
          <w:iCs/>
        </w:rPr>
        <w:t>Journal of Ecology</w:t>
      </w:r>
      <w:r w:rsidRPr="0013437B">
        <w:rPr>
          <w:rFonts w:ascii="Calibri" w:hAnsi="Calibri" w:cs="Calibri"/>
        </w:rPr>
        <w:t xml:space="preserve">, </w:t>
      </w:r>
      <w:r w:rsidRPr="0013437B">
        <w:rPr>
          <w:rFonts w:ascii="Calibri" w:hAnsi="Calibri" w:cs="Calibri"/>
          <w:i/>
          <w:iCs/>
        </w:rPr>
        <w:t>88</w:t>
      </w:r>
      <w:r w:rsidRPr="0013437B">
        <w:rPr>
          <w:rFonts w:ascii="Calibri" w:hAnsi="Calibri" w:cs="Calibri"/>
        </w:rPr>
        <w:t>, 608–621.</w:t>
      </w:r>
    </w:p>
    <w:p w14:paraId="3BE7A0DF" w14:textId="77777777" w:rsidR="0013437B" w:rsidRPr="0013437B" w:rsidRDefault="0013437B" w:rsidP="0013437B">
      <w:pPr>
        <w:pStyle w:val="Bibliography"/>
        <w:rPr>
          <w:rFonts w:ascii="Calibri" w:hAnsi="Calibri" w:cs="Calibri"/>
        </w:rPr>
      </w:pPr>
      <w:r w:rsidRPr="0013437B">
        <w:rPr>
          <w:rFonts w:ascii="Calibri" w:hAnsi="Calibri" w:cs="Calibri"/>
        </w:rPr>
        <w:t xml:space="preserve">Schaefer, V. (2004). Ecological setting of the Fraser River delta and its urban estuary. In B. J. Groulx, D. C. Mosher, J. L. Luternauer, &amp; D. E. Bilderback (Eds.), </w:t>
      </w:r>
      <w:r w:rsidRPr="0013437B">
        <w:rPr>
          <w:rFonts w:ascii="Calibri" w:hAnsi="Calibri" w:cs="Calibri"/>
          <w:i/>
          <w:iCs/>
        </w:rPr>
        <w:t>Fraser River Delta, British Columbia: Issues of an Urban Estuary</w:t>
      </w:r>
      <w:r w:rsidRPr="0013437B">
        <w:rPr>
          <w:rFonts w:ascii="Calibri" w:hAnsi="Calibri" w:cs="Calibri"/>
        </w:rPr>
        <w:t xml:space="preserve"> (pp. 147–172). Geological Survey of Canada, Bulletin 547.</w:t>
      </w:r>
    </w:p>
    <w:p w14:paraId="40137077" w14:textId="77777777" w:rsidR="0013437B" w:rsidRPr="0013437B" w:rsidRDefault="0013437B" w:rsidP="0013437B">
      <w:pPr>
        <w:pStyle w:val="Bibliography"/>
        <w:rPr>
          <w:rFonts w:ascii="Calibri" w:hAnsi="Calibri" w:cs="Calibri"/>
        </w:rPr>
      </w:pPr>
      <w:r w:rsidRPr="0013437B">
        <w:rPr>
          <w:rFonts w:ascii="Calibri" w:hAnsi="Calibri" w:cs="Calibri"/>
        </w:rPr>
        <w:t xml:space="preserve">Short, F. T., Kosten, S., Morgan, P. A., Malone, S., &amp; Moore, G. E. (2016). Impacts of climate change on submerged and emergent wetland plants. </w:t>
      </w:r>
      <w:r w:rsidRPr="0013437B">
        <w:rPr>
          <w:rFonts w:ascii="Calibri" w:hAnsi="Calibri" w:cs="Calibri"/>
          <w:i/>
          <w:iCs/>
        </w:rPr>
        <w:t>Aquatic Botany</w:t>
      </w:r>
      <w:r w:rsidRPr="0013437B">
        <w:rPr>
          <w:rFonts w:ascii="Calibri" w:hAnsi="Calibri" w:cs="Calibri"/>
        </w:rPr>
        <w:t xml:space="preserve">, </w:t>
      </w:r>
      <w:r w:rsidRPr="0013437B">
        <w:rPr>
          <w:rFonts w:ascii="Calibri" w:hAnsi="Calibri" w:cs="Calibri"/>
          <w:i/>
          <w:iCs/>
        </w:rPr>
        <w:t>135</w:t>
      </w:r>
      <w:r w:rsidRPr="0013437B">
        <w:rPr>
          <w:rFonts w:ascii="Calibri" w:hAnsi="Calibri" w:cs="Calibri"/>
        </w:rPr>
        <w:t>, 3–17.</w:t>
      </w:r>
    </w:p>
    <w:p w14:paraId="44CE5CD2" w14:textId="77777777" w:rsidR="0013437B" w:rsidRPr="0013437B" w:rsidRDefault="0013437B" w:rsidP="0013437B">
      <w:pPr>
        <w:pStyle w:val="Bibliography"/>
        <w:rPr>
          <w:rFonts w:ascii="Calibri" w:hAnsi="Calibri" w:cs="Calibri"/>
        </w:rPr>
      </w:pPr>
      <w:r w:rsidRPr="0013437B">
        <w:rPr>
          <w:rFonts w:ascii="Calibri" w:hAnsi="Calibri" w:cs="Calibri"/>
        </w:rPr>
        <w:t xml:space="preserve">Sinks, I. A., Borde, A. B., Diefenderfer, H. L., &amp; Karnezis, J. P. (2021). Assessment of Methods to Control Invasive Reed Canarygrass (Phalaris arundinacea) in Tidal Freshwater Wetlands. </w:t>
      </w:r>
      <w:r w:rsidRPr="0013437B">
        <w:rPr>
          <w:rFonts w:ascii="Calibri" w:hAnsi="Calibri" w:cs="Calibri"/>
          <w:i/>
          <w:iCs/>
        </w:rPr>
        <w:t>Natural Areas Journal</w:t>
      </w:r>
      <w:r w:rsidRPr="0013437B">
        <w:rPr>
          <w:rFonts w:ascii="Calibri" w:hAnsi="Calibri" w:cs="Calibri"/>
        </w:rPr>
        <w:t xml:space="preserve">, </w:t>
      </w:r>
      <w:r w:rsidRPr="0013437B">
        <w:rPr>
          <w:rFonts w:ascii="Calibri" w:hAnsi="Calibri" w:cs="Calibri"/>
          <w:i/>
          <w:iCs/>
        </w:rPr>
        <w:t>41</w:t>
      </w:r>
      <w:r w:rsidRPr="0013437B">
        <w:rPr>
          <w:rFonts w:ascii="Calibri" w:hAnsi="Calibri" w:cs="Calibri"/>
        </w:rPr>
        <w:t>, 172–185.</w:t>
      </w:r>
    </w:p>
    <w:p w14:paraId="3BCBCB17" w14:textId="77777777" w:rsidR="0013437B" w:rsidRPr="0013437B" w:rsidRDefault="0013437B" w:rsidP="0013437B">
      <w:pPr>
        <w:pStyle w:val="Bibliography"/>
        <w:rPr>
          <w:rFonts w:ascii="Calibri" w:hAnsi="Calibri" w:cs="Calibri"/>
        </w:rPr>
      </w:pPr>
      <w:r w:rsidRPr="0013437B">
        <w:rPr>
          <w:rFonts w:ascii="Calibri" w:hAnsi="Calibri" w:cs="Calibri"/>
        </w:rPr>
        <w:t xml:space="preserve">Torio, D. D., &amp; Chmura, G. L. (2013). Assessing Coastal Squeeze of Tidal Wetlands. </w:t>
      </w:r>
      <w:r w:rsidRPr="0013437B">
        <w:rPr>
          <w:rFonts w:ascii="Calibri" w:hAnsi="Calibri" w:cs="Calibri"/>
          <w:i/>
          <w:iCs/>
        </w:rPr>
        <w:t>Journal of Coastal Research</w:t>
      </w:r>
      <w:r w:rsidRPr="0013437B">
        <w:rPr>
          <w:rFonts w:ascii="Calibri" w:hAnsi="Calibri" w:cs="Calibri"/>
        </w:rPr>
        <w:t xml:space="preserve">, </w:t>
      </w:r>
      <w:r w:rsidRPr="0013437B">
        <w:rPr>
          <w:rFonts w:ascii="Calibri" w:hAnsi="Calibri" w:cs="Calibri"/>
          <w:i/>
          <w:iCs/>
        </w:rPr>
        <w:t>29</w:t>
      </w:r>
      <w:r w:rsidRPr="0013437B">
        <w:rPr>
          <w:rFonts w:ascii="Calibri" w:hAnsi="Calibri" w:cs="Calibri"/>
        </w:rPr>
        <w:t>, 1049–1061.</w:t>
      </w:r>
    </w:p>
    <w:p w14:paraId="143B134A" w14:textId="77777777" w:rsidR="0013437B" w:rsidRPr="0013437B" w:rsidRDefault="0013437B" w:rsidP="0013437B">
      <w:pPr>
        <w:pStyle w:val="Bibliography"/>
        <w:rPr>
          <w:rFonts w:ascii="Calibri" w:hAnsi="Calibri" w:cs="Calibri"/>
        </w:rPr>
      </w:pPr>
      <w:r w:rsidRPr="0013437B">
        <w:rPr>
          <w:rFonts w:ascii="Calibri" w:hAnsi="Calibri" w:cs="Calibri"/>
        </w:rPr>
        <w:t xml:space="preserve">Underwood, A. J., Chapman, M. G., &amp; Connell, S. D. (2000). Observations in ecology: You can’t make progress on processes without understanding the patterns. </w:t>
      </w:r>
      <w:r w:rsidRPr="0013437B">
        <w:rPr>
          <w:rFonts w:ascii="Calibri" w:hAnsi="Calibri" w:cs="Calibri"/>
          <w:i/>
          <w:iCs/>
        </w:rPr>
        <w:t>Journal of Experimental Marine Biology and Ecology</w:t>
      </w:r>
      <w:r w:rsidRPr="0013437B">
        <w:rPr>
          <w:rFonts w:ascii="Calibri" w:hAnsi="Calibri" w:cs="Calibri"/>
        </w:rPr>
        <w:t xml:space="preserve">, </w:t>
      </w:r>
      <w:r w:rsidRPr="0013437B">
        <w:rPr>
          <w:rFonts w:ascii="Calibri" w:hAnsi="Calibri" w:cs="Calibri"/>
          <w:i/>
          <w:iCs/>
        </w:rPr>
        <w:t>250</w:t>
      </w:r>
      <w:r w:rsidRPr="0013437B">
        <w:rPr>
          <w:rFonts w:ascii="Calibri" w:hAnsi="Calibri" w:cs="Calibri"/>
        </w:rPr>
        <w:t>, 97–115.</w:t>
      </w:r>
    </w:p>
    <w:p w14:paraId="395FC0DF" w14:textId="77777777" w:rsidR="0013437B" w:rsidRPr="0013437B" w:rsidRDefault="0013437B" w:rsidP="0013437B">
      <w:pPr>
        <w:pStyle w:val="Bibliography"/>
        <w:rPr>
          <w:rFonts w:ascii="Calibri" w:hAnsi="Calibri" w:cs="Calibri"/>
        </w:rPr>
      </w:pPr>
      <w:r w:rsidRPr="0013437B">
        <w:rPr>
          <w:rFonts w:ascii="Calibri" w:hAnsi="Calibri" w:cs="Calibri"/>
        </w:rPr>
        <w:t xml:space="preserve">VanZomeren, C. M., Berkowitz, J. F., Piercy, C. D., &amp; White, J. R. (2018). Restoring a degraded marsh using thin layer sediment placement: Short term effects on soil physical and biogeochemical properties. </w:t>
      </w:r>
      <w:r w:rsidRPr="0013437B">
        <w:rPr>
          <w:rFonts w:ascii="Calibri" w:hAnsi="Calibri" w:cs="Calibri"/>
          <w:i/>
          <w:iCs/>
        </w:rPr>
        <w:t>Ecological Engineering</w:t>
      </w:r>
      <w:r w:rsidRPr="0013437B">
        <w:rPr>
          <w:rFonts w:ascii="Calibri" w:hAnsi="Calibri" w:cs="Calibri"/>
        </w:rPr>
        <w:t xml:space="preserve">, </w:t>
      </w:r>
      <w:r w:rsidRPr="0013437B">
        <w:rPr>
          <w:rFonts w:ascii="Calibri" w:hAnsi="Calibri" w:cs="Calibri"/>
          <w:i/>
          <w:iCs/>
        </w:rPr>
        <w:t>120</w:t>
      </w:r>
      <w:r w:rsidRPr="0013437B">
        <w:rPr>
          <w:rFonts w:ascii="Calibri" w:hAnsi="Calibri" w:cs="Calibri"/>
        </w:rPr>
        <w:t>, 61–67.</w:t>
      </w:r>
    </w:p>
    <w:p w14:paraId="2976ED53" w14:textId="77777777" w:rsidR="0013437B" w:rsidRPr="0013437B" w:rsidRDefault="0013437B" w:rsidP="0013437B">
      <w:pPr>
        <w:pStyle w:val="Bibliography"/>
        <w:rPr>
          <w:rFonts w:ascii="Calibri" w:hAnsi="Calibri" w:cs="Calibri"/>
        </w:rPr>
      </w:pPr>
      <w:r w:rsidRPr="0013437B">
        <w:rPr>
          <w:rFonts w:ascii="Calibri" w:hAnsi="Calibri" w:cs="Calibri"/>
        </w:rPr>
        <w:t xml:space="preserve">Whittaker, R. H. (1975). </w:t>
      </w:r>
      <w:r w:rsidRPr="0013437B">
        <w:rPr>
          <w:rFonts w:ascii="Calibri" w:hAnsi="Calibri" w:cs="Calibri"/>
          <w:i/>
          <w:iCs/>
        </w:rPr>
        <w:t>Communities and Ecosystems</w:t>
      </w:r>
      <w:r w:rsidRPr="0013437B">
        <w:rPr>
          <w:rFonts w:ascii="Calibri" w:hAnsi="Calibri" w:cs="Calibri"/>
        </w:rPr>
        <w:t xml:space="preserve"> (2nd ed.). New York, NY: Macmillan.</w:t>
      </w:r>
    </w:p>
    <w:p w14:paraId="527B597A" w14:textId="77777777" w:rsidR="0013437B" w:rsidRPr="0013437B" w:rsidRDefault="0013437B" w:rsidP="0013437B">
      <w:pPr>
        <w:pStyle w:val="Bibliography"/>
        <w:rPr>
          <w:rFonts w:ascii="Calibri" w:hAnsi="Calibri" w:cs="Calibri"/>
        </w:rPr>
      </w:pPr>
      <w:r w:rsidRPr="0013437B">
        <w:rPr>
          <w:rFonts w:ascii="Calibri" w:hAnsi="Calibri" w:cs="Calibri"/>
        </w:rPr>
        <w:t xml:space="preserve">Willis, K. J., Araújo, M. B., Bennett, K. D., Figueroa-Rangel, B., Froyd, C. A., &amp; Myers, N. (2007). How can a knowledge of the past help to conserve the future? Biodiversity conservation and the relevance of long-term ecological studies. </w:t>
      </w:r>
      <w:r w:rsidRPr="0013437B">
        <w:rPr>
          <w:rFonts w:ascii="Calibri" w:hAnsi="Calibri" w:cs="Calibri"/>
          <w:i/>
          <w:iCs/>
        </w:rPr>
        <w:t>Philosophical Transactions of the Royal Society B: Biological Sciences</w:t>
      </w:r>
      <w:r w:rsidRPr="0013437B">
        <w:rPr>
          <w:rFonts w:ascii="Calibri" w:hAnsi="Calibri" w:cs="Calibri"/>
        </w:rPr>
        <w:t xml:space="preserve">, </w:t>
      </w:r>
      <w:r w:rsidRPr="0013437B">
        <w:rPr>
          <w:rFonts w:ascii="Calibri" w:hAnsi="Calibri" w:cs="Calibri"/>
          <w:i/>
          <w:iCs/>
        </w:rPr>
        <w:t>362</w:t>
      </w:r>
      <w:r w:rsidRPr="0013437B">
        <w:rPr>
          <w:rFonts w:ascii="Calibri" w:hAnsi="Calibri" w:cs="Calibri"/>
        </w:rPr>
        <w:t>, 175–187.</w:t>
      </w:r>
    </w:p>
    <w:p w14:paraId="1CE4119A" w14:textId="4D5E4430"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t>Supplemental</w:t>
      </w:r>
    </w:p>
    <w:p w14:paraId="4EC95476" w14:textId="20117C06" w:rsidR="00F222C0" w:rsidRDefault="00F222C0" w:rsidP="00F222C0"/>
    <w:p w14:paraId="59CFC580" w14:textId="7738096B" w:rsidR="0038192E" w:rsidRDefault="0038192E" w:rsidP="0038192E">
      <w:pPr>
        <w:pStyle w:val="Caption"/>
      </w:pPr>
      <w:bookmarkStart w:id="3318" w:name="_Ref103763315"/>
      <w:r>
        <w:t xml:space="preserve">Table </w:t>
      </w:r>
      <w:fldSimple w:instr=" SEQ Table \* ARABIC ">
        <w:ins w:id="3319" w:author="Stefanie Lane" w:date="2022-06-03T14:47:00Z">
          <w:r w:rsidR="00173A95">
            <w:rPr>
              <w:noProof/>
            </w:rPr>
            <w:t>4</w:t>
          </w:r>
        </w:ins>
        <w:del w:id="3320" w:author="Stefanie Lane" w:date="2022-05-30T14:33:00Z">
          <w:r w:rsidR="00B71811" w:rsidDel="00DD0C1B">
            <w:rPr>
              <w:noProof/>
            </w:rPr>
            <w:delText>3</w:delText>
          </w:r>
        </w:del>
      </w:fldSimple>
      <w:bookmarkEnd w:id="3318"/>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9C83EF1" w14:textId="02237BBF" w:rsidR="00F222C0" w:rsidDel="00C876B9" w:rsidRDefault="00F222C0" w:rsidP="00F222C0">
      <w:pPr>
        <w:rPr>
          <w:del w:id="3321" w:author="Stefanie Lane" w:date="2022-05-30T13:59:00Z"/>
        </w:rPr>
      </w:pPr>
    </w:p>
    <w:p w14:paraId="264EF9D9" w14:textId="2DF32B64" w:rsidR="00F222C0" w:rsidRDefault="00F222C0" w:rsidP="00F222C0">
      <w:pPr>
        <w:pStyle w:val="Caption"/>
        <w:keepNext/>
      </w:pPr>
      <w:bookmarkStart w:id="3322" w:name="_Ref102639740"/>
      <w:commentRangeStart w:id="3323"/>
      <w:del w:id="3324" w:author="Stefanie Lane" w:date="2022-05-30T13:59:00Z">
        <w:r w:rsidDel="00C876B9">
          <w:delText>T</w:delText>
        </w:r>
      </w:del>
      <w:del w:id="3325" w:author="Stefanie Lane" w:date="2022-05-30T13:58:00Z">
        <w:r w:rsidDel="00C876B9">
          <w:delText xml:space="preserve">able </w:delText>
        </w:r>
        <w:r w:rsidR="00F507C0" w:rsidDel="00C876B9">
          <w:fldChar w:fldCharType="begin"/>
        </w:r>
        <w:r w:rsidR="00F507C0" w:rsidDel="00C876B9">
          <w:delInstrText xml:space="preserve"> SEQ Table \* ARABIC </w:delInstrText>
        </w:r>
        <w:r w:rsidR="00F507C0" w:rsidDel="00C876B9">
          <w:fldChar w:fldCharType="separate"/>
        </w:r>
        <w:r w:rsidR="000F6BE9" w:rsidDel="00C876B9">
          <w:rPr>
            <w:noProof/>
          </w:rPr>
          <w:delText>4</w:delText>
        </w:r>
        <w:r w:rsidR="00F507C0" w:rsidDel="00C876B9">
          <w:rPr>
            <w:noProof/>
          </w:rPr>
          <w:fldChar w:fldCharType="end"/>
        </w:r>
        <w:bookmarkEnd w:id="3322"/>
        <w:r w:rsidDel="00C876B9">
          <w:delText xml:space="preserve">. </w:delText>
        </w:r>
      </w:del>
      <w:moveFromRangeStart w:id="3326" w:author="Stefanie Lane" w:date="2022-05-30T13:59:00Z" w:name="move104811575"/>
      <w:moveFrom w:id="3327" w:author="Stefanie Lane" w:date="2022-05-30T13:59:00Z">
        <w:r w:rsidDel="00C876B9">
          <w:t>Species indicator analysis</w:t>
        </w:r>
        <w:r w:rsidR="00281A74" w:rsidDel="00C876B9">
          <w:t xml:space="preserve"> of cluster groups using Euclidean distance</w:t>
        </w:r>
        <w:r w:rsidDel="00C876B9">
          <w:t xml:space="preserve"> identifies the same dominant species in each assemblage type (</w:t>
        </w:r>
        <w:r w:rsidR="00FD7BB5" w:rsidDel="00C876B9">
          <w:t>Sedge</w:t>
        </w:r>
        <w:r w:rsidDel="00C876B9">
          <w:t xml:space="preserve">, </w:t>
        </w:r>
        <w:r w:rsidR="00FD7BB5" w:rsidDel="00C876B9">
          <w:t>Fescue</w:t>
        </w:r>
        <w:r w:rsidDel="00C876B9">
          <w:t xml:space="preserve">, </w:t>
        </w:r>
        <w:r w:rsidR="00FD7BB5" w:rsidDel="00C876B9">
          <w:t>Bogbean</w:t>
        </w:r>
        <w:r w:rsidDel="00C876B9">
          <w:t xml:space="preserve">) as significantly driving clustering of assemblages over </w:t>
        </w:r>
        <w:commentRangeStart w:id="3328"/>
        <w:r w:rsidDel="00C876B9">
          <w:t>time</w:t>
        </w:r>
        <w:commentRangeEnd w:id="3328"/>
        <w:r w:rsidR="00EC0E54" w:rsidDel="00C876B9">
          <w:rPr>
            <w:rStyle w:val="CommentReference"/>
            <w:i w:val="0"/>
            <w:iCs w:val="0"/>
            <w:color w:val="auto"/>
          </w:rPr>
          <w:commentReference w:id="3328"/>
        </w:r>
        <w:r w:rsidDel="00C876B9">
          <w:t xml:space="preserve">. </w:t>
        </w:r>
        <w:commentRangeEnd w:id="3323"/>
        <w:r w:rsidR="00EC0E54" w:rsidDel="00C876B9">
          <w:rPr>
            <w:rStyle w:val="CommentReference"/>
            <w:i w:val="0"/>
            <w:iCs w:val="0"/>
            <w:color w:val="auto"/>
          </w:rPr>
          <w:commentReference w:id="3323"/>
        </w:r>
        <w:r w:rsidR="00EC0E54" w:rsidDel="00C876B9">
          <w:t xml:space="preserve"> </w:t>
        </w:r>
      </w:moveFrom>
      <w:moveFromRangeEnd w:id="3326"/>
    </w:p>
    <w:p w14:paraId="5BB20118" w14:textId="318582BE" w:rsidR="00F222C0" w:rsidRDefault="007B228A" w:rsidP="00F222C0">
      <w:commentRangeStart w:id="3329"/>
      <w:del w:id="3330" w:author="Stefanie Lane" w:date="2022-05-30T13:48:00Z">
        <w:r w:rsidRPr="007B228A" w:rsidDel="00737DC6">
          <w:rPr>
            <w:noProof/>
          </w:rPr>
          <w:drawing>
            <wp:inline distT="0" distB="0" distL="0" distR="0" wp14:anchorId="1DC35A15" wp14:editId="69F57555">
              <wp:extent cx="6386732" cy="285664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008" cy="2862587"/>
                      </a:xfrm>
                      <a:prstGeom prst="rect">
                        <a:avLst/>
                      </a:prstGeom>
                      <a:noFill/>
                      <a:ln>
                        <a:noFill/>
                      </a:ln>
                    </pic:spPr>
                  </pic:pic>
                </a:graphicData>
              </a:graphic>
            </wp:inline>
          </w:drawing>
        </w:r>
      </w:del>
      <w:commentRangeEnd w:id="3329"/>
      <w:r w:rsidR="006B4B1A">
        <w:rPr>
          <w:rStyle w:val="CommentReference"/>
        </w:rPr>
        <w:commentReference w:id="3329"/>
      </w:r>
      <w:r w:rsidRPr="007B228A" w:rsidDel="007B228A">
        <w:t xml:space="preserve"> </w:t>
      </w:r>
    </w:p>
    <w:p w14:paraId="62862706" w14:textId="5B3090BF" w:rsidR="00163B51" w:rsidDel="00CF1A90" w:rsidRDefault="00163B51" w:rsidP="00F222C0">
      <w:pPr>
        <w:rPr>
          <w:del w:id="3331" w:author="Stefanie Lane" w:date="2022-05-30T16:01:00Z"/>
        </w:rPr>
      </w:pPr>
    </w:p>
    <w:p w14:paraId="6857E52F" w14:textId="77777777" w:rsidR="00354D05" w:rsidRDefault="00354D05" w:rsidP="00BC0673">
      <w:pPr>
        <w:pStyle w:val="Caption"/>
        <w:rPr>
          <w:ins w:id="3332" w:author="Stefanie Lane" w:date="2022-05-30T13:50:00Z"/>
        </w:rPr>
        <w:sectPr w:rsidR="00354D05" w:rsidSect="00173A95">
          <w:pgSz w:w="12240" w:h="15840"/>
          <w:pgMar w:top="1440" w:right="1440" w:bottom="1440" w:left="1440" w:header="720" w:footer="720" w:gutter="0"/>
          <w:lnNumType w:countBy="1" w:restart="continuous"/>
          <w:cols w:space="720"/>
          <w:docGrid w:linePitch="360"/>
        </w:sectPr>
      </w:pPr>
      <w:bookmarkStart w:id="3333" w:name="_Ref103856212"/>
    </w:p>
    <w:p w14:paraId="696A8E3B" w14:textId="3C03D3B5" w:rsidR="00377AD3" w:rsidRDefault="00BC0673" w:rsidP="00F752B9">
      <w:pPr>
        <w:rPr>
          <w:ins w:id="3334" w:author="Stefanie Lane" w:date="2022-06-03T15:51:00Z"/>
          <w:i/>
          <w:iCs/>
          <w:color w:val="44546A" w:themeColor="text2"/>
          <w:sz w:val="18"/>
          <w:szCs w:val="18"/>
        </w:rPr>
      </w:pPr>
      <w:bookmarkStart w:id="3335" w:name="_Ref104818673"/>
      <w:r w:rsidRPr="00564B1B">
        <w:rPr>
          <w:i/>
          <w:iCs/>
          <w:color w:val="44546A" w:themeColor="text2"/>
          <w:sz w:val="18"/>
          <w:szCs w:val="18"/>
          <w:rPrChange w:id="3336" w:author="Stefanie Lane" w:date="2022-05-30T14:31:00Z">
            <w:rPr/>
          </w:rPrChange>
        </w:rPr>
        <w:t xml:space="preserve">Table </w:t>
      </w:r>
      <w:r w:rsidR="00F507C0" w:rsidRPr="00564B1B">
        <w:rPr>
          <w:i/>
          <w:iCs/>
          <w:color w:val="44546A" w:themeColor="text2"/>
          <w:sz w:val="18"/>
          <w:szCs w:val="18"/>
          <w:rPrChange w:id="3337" w:author="Stefanie Lane" w:date="2022-05-30T14:31:00Z">
            <w:rPr/>
          </w:rPrChange>
        </w:rPr>
        <w:fldChar w:fldCharType="begin"/>
      </w:r>
      <w:r w:rsidR="00F507C0" w:rsidRPr="00564B1B">
        <w:rPr>
          <w:i/>
          <w:iCs/>
          <w:color w:val="44546A" w:themeColor="text2"/>
          <w:sz w:val="18"/>
          <w:szCs w:val="18"/>
          <w:rPrChange w:id="3338" w:author="Stefanie Lane" w:date="2022-05-30T14:31:00Z">
            <w:rPr/>
          </w:rPrChange>
        </w:rPr>
        <w:instrText xml:space="preserve"> SEQ Table \* ARABIC </w:instrText>
      </w:r>
      <w:r w:rsidR="00F507C0" w:rsidRPr="00564B1B">
        <w:rPr>
          <w:i/>
          <w:iCs/>
          <w:color w:val="44546A" w:themeColor="text2"/>
          <w:sz w:val="18"/>
          <w:szCs w:val="18"/>
          <w:rPrChange w:id="3339" w:author="Stefanie Lane" w:date="2022-05-30T14:31:00Z">
            <w:rPr>
              <w:noProof/>
            </w:rPr>
          </w:rPrChange>
        </w:rPr>
        <w:fldChar w:fldCharType="separate"/>
      </w:r>
      <w:ins w:id="3340" w:author="Stefanie Lane" w:date="2022-06-03T14:47:00Z">
        <w:r w:rsidR="00173A95">
          <w:rPr>
            <w:i/>
            <w:iCs/>
            <w:noProof/>
            <w:color w:val="44546A" w:themeColor="text2"/>
            <w:sz w:val="18"/>
            <w:szCs w:val="18"/>
          </w:rPr>
          <w:t>5</w:t>
        </w:r>
      </w:ins>
      <w:del w:id="3341" w:author="Stefanie Lane" w:date="2022-05-30T14:29:00Z">
        <w:r w:rsidR="000F6BE9" w:rsidRPr="00564B1B" w:rsidDel="00B71811">
          <w:rPr>
            <w:i/>
            <w:iCs/>
            <w:noProof/>
            <w:color w:val="44546A" w:themeColor="text2"/>
            <w:sz w:val="18"/>
            <w:szCs w:val="18"/>
            <w:rPrChange w:id="3342" w:author="Stefanie Lane" w:date="2022-05-30T14:31:00Z">
              <w:rPr>
                <w:noProof/>
              </w:rPr>
            </w:rPrChange>
          </w:rPr>
          <w:delText>5</w:delText>
        </w:r>
      </w:del>
      <w:r w:rsidR="00F507C0" w:rsidRPr="00564B1B">
        <w:rPr>
          <w:i/>
          <w:iCs/>
          <w:color w:val="44546A" w:themeColor="text2"/>
          <w:sz w:val="18"/>
          <w:szCs w:val="18"/>
          <w:rPrChange w:id="3343" w:author="Stefanie Lane" w:date="2022-05-30T14:31:00Z">
            <w:rPr>
              <w:noProof/>
            </w:rPr>
          </w:rPrChange>
        </w:rPr>
        <w:fldChar w:fldCharType="end"/>
      </w:r>
      <w:bookmarkEnd w:id="3333"/>
      <w:bookmarkEnd w:id="3335"/>
      <w:r w:rsidRPr="00564B1B">
        <w:rPr>
          <w:i/>
          <w:iCs/>
          <w:color w:val="44546A" w:themeColor="text2"/>
          <w:sz w:val="18"/>
          <w:szCs w:val="18"/>
          <w:rPrChange w:id="3344" w:author="Stefanie Lane" w:date="2022-05-30T14:31:00Z">
            <w:rPr/>
          </w:rPrChange>
        </w:rPr>
        <w:t>. Species indicator</w:t>
      </w:r>
      <w:r w:rsidR="00F41B59" w:rsidRPr="00564B1B">
        <w:rPr>
          <w:i/>
          <w:iCs/>
          <w:color w:val="44546A" w:themeColor="text2"/>
          <w:sz w:val="18"/>
          <w:szCs w:val="18"/>
          <w:rPrChange w:id="3345" w:author="Stefanie Lane" w:date="2022-05-30T14:31:00Z">
            <w:rPr/>
          </w:rPrChange>
        </w:rPr>
        <w:t xml:space="preserve"> analysis of cluster groups using Bray-Curtis </w:t>
      </w:r>
      <w:del w:id="3346" w:author="Stefanie Lane" w:date="2022-05-30T14:00:00Z">
        <w:r w:rsidR="00F41B59" w:rsidRPr="00564B1B" w:rsidDel="009434BA">
          <w:rPr>
            <w:i/>
            <w:iCs/>
            <w:color w:val="44546A" w:themeColor="text2"/>
            <w:sz w:val="18"/>
            <w:szCs w:val="18"/>
            <w:rPrChange w:id="3347" w:author="Stefanie Lane" w:date="2022-05-30T14:31:00Z">
              <w:rPr/>
            </w:rPrChange>
          </w:rPr>
          <w:delText>di</w:delText>
        </w:r>
        <w:r w:rsidR="000E5B61" w:rsidRPr="00564B1B" w:rsidDel="009434BA">
          <w:rPr>
            <w:i/>
            <w:iCs/>
            <w:color w:val="44546A" w:themeColor="text2"/>
            <w:sz w:val="18"/>
            <w:szCs w:val="18"/>
            <w:rPrChange w:id="3348" w:author="Stefanie Lane" w:date="2022-05-30T14:31:00Z">
              <w:rPr/>
            </w:rPrChange>
          </w:rPr>
          <w:delText>ssimilarity</w:delText>
        </w:r>
        <w:r w:rsidR="00F41B59" w:rsidRPr="00564B1B" w:rsidDel="009434BA">
          <w:rPr>
            <w:i/>
            <w:iCs/>
            <w:color w:val="44546A" w:themeColor="text2"/>
            <w:sz w:val="18"/>
            <w:szCs w:val="18"/>
            <w:rPrChange w:id="3349" w:author="Stefanie Lane" w:date="2022-05-30T14:31:00Z">
              <w:rPr/>
            </w:rPrChange>
          </w:rPr>
          <w:delText xml:space="preserve"> </w:delText>
        </w:r>
      </w:del>
      <w:ins w:id="3350" w:author="Stefanie Lane" w:date="2022-05-30T14:00:00Z">
        <w:r w:rsidR="009434BA" w:rsidRPr="00564B1B">
          <w:rPr>
            <w:i/>
            <w:iCs/>
            <w:color w:val="44546A" w:themeColor="text2"/>
            <w:sz w:val="18"/>
            <w:szCs w:val="18"/>
            <w:rPrChange w:id="3351" w:author="Stefanie Lane" w:date="2022-05-30T14:31:00Z">
              <w:rPr/>
            </w:rPrChange>
          </w:rPr>
          <w:t xml:space="preserve">distance </w:t>
        </w:r>
      </w:ins>
      <w:r w:rsidR="00F41B59" w:rsidRPr="00564B1B">
        <w:rPr>
          <w:i/>
          <w:iCs/>
          <w:color w:val="44546A" w:themeColor="text2"/>
          <w:sz w:val="18"/>
          <w:szCs w:val="18"/>
          <w:rPrChange w:id="3352" w:author="Stefanie Lane" w:date="2022-05-30T14:31:00Z">
            <w:rPr/>
          </w:rPrChange>
        </w:rPr>
        <w:t xml:space="preserve">identifies the same dominant species in each assemblage type (Sedge, Fescue, Bogbean), however Bray-Curtis </w:t>
      </w:r>
      <w:del w:id="3353" w:author="Stefanie Lane" w:date="2022-05-30T13:54:00Z">
        <w:r w:rsidR="00F41B59" w:rsidRPr="00564B1B" w:rsidDel="004E511D">
          <w:rPr>
            <w:i/>
            <w:iCs/>
            <w:color w:val="44546A" w:themeColor="text2"/>
            <w:sz w:val="18"/>
            <w:szCs w:val="18"/>
            <w:rPrChange w:id="3354" w:author="Stefanie Lane" w:date="2022-05-30T14:31:00Z">
              <w:rPr/>
            </w:rPrChange>
          </w:rPr>
          <w:delText xml:space="preserve">distance </w:delText>
        </w:r>
      </w:del>
      <w:ins w:id="3355" w:author="Stefanie Lane" w:date="2022-05-30T14:00:00Z">
        <w:r w:rsidR="009434BA" w:rsidRPr="00564B1B">
          <w:rPr>
            <w:i/>
            <w:iCs/>
            <w:color w:val="44546A" w:themeColor="text2"/>
            <w:sz w:val="18"/>
            <w:szCs w:val="18"/>
            <w:rPrChange w:id="3356" w:author="Stefanie Lane" w:date="2022-05-30T14:31:00Z">
              <w:rPr/>
            </w:rPrChange>
          </w:rPr>
          <w:t>distance</w:t>
        </w:r>
      </w:ins>
      <w:ins w:id="3357" w:author="Stefanie Lane" w:date="2022-05-30T13:54:00Z">
        <w:r w:rsidR="004E511D" w:rsidRPr="00564B1B">
          <w:rPr>
            <w:i/>
            <w:iCs/>
            <w:color w:val="44546A" w:themeColor="text2"/>
            <w:sz w:val="18"/>
            <w:szCs w:val="18"/>
            <w:rPrChange w:id="3358" w:author="Stefanie Lane" w:date="2022-05-30T14:31:00Z">
              <w:rPr/>
            </w:rPrChange>
          </w:rPr>
          <w:t xml:space="preserve"> </w:t>
        </w:r>
      </w:ins>
      <w:r w:rsidR="00F41B59" w:rsidRPr="00564B1B">
        <w:rPr>
          <w:i/>
          <w:iCs/>
          <w:color w:val="44546A" w:themeColor="text2"/>
          <w:sz w:val="18"/>
          <w:szCs w:val="18"/>
          <w:rPrChange w:id="3359" w:author="Stefanie Lane" w:date="2022-05-30T14:31:00Z">
            <w:rPr/>
          </w:rPrChange>
        </w:rPr>
        <w:t>identifies different associated indicator species than those identified by Euclidean distance</w:t>
      </w:r>
      <w:r w:rsidR="00CB72B2" w:rsidRPr="00564B1B">
        <w:rPr>
          <w:i/>
          <w:iCs/>
          <w:color w:val="44546A" w:themeColor="text2"/>
          <w:sz w:val="18"/>
          <w:szCs w:val="18"/>
          <w:rPrChange w:id="3360" w:author="Stefanie Lane" w:date="2022-05-30T14:31:00Z">
            <w:rPr/>
          </w:rPrChange>
        </w:rPr>
        <w:t xml:space="preserve"> </w:t>
      </w:r>
      <w:r w:rsidR="00F41B59" w:rsidRPr="00564B1B">
        <w:rPr>
          <w:i/>
          <w:iCs/>
          <w:color w:val="44546A" w:themeColor="text2"/>
          <w:sz w:val="18"/>
          <w:szCs w:val="18"/>
          <w:rPrChange w:id="3361" w:author="Stefanie Lane" w:date="2022-05-30T14:31:00Z">
            <w:rPr/>
          </w:rPrChange>
        </w:rPr>
        <w:t>(</w:t>
      </w:r>
      <w:ins w:id="3362" w:author="Stefanie Lane" w:date="2022-06-03T15:51:00Z">
        <w:r w:rsidR="00CE0922">
          <w:rPr>
            <w:i/>
            <w:iCs/>
            <w:color w:val="44546A" w:themeColor="text2"/>
            <w:sz w:val="18"/>
            <w:szCs w:val="18"/>
          </w:rPr>
          <w:fldChar w:fldCharType="begin"/>
        </w:r>
        <w:r w:rsidR="00CE0922">
          <w:rPr>
            <w:i/>
            <w:iCs/>
            <w:color w:val="44546A" w:themeColor="text2"/>
            <w:sz w:val="18"/>
            <w:szCs w:val="18"/>
          </w:rPr>
          <w:instrText xml:space="preserve"> REF _Ref104813883 \h </w:instrText>
        </w:r>
      </w:ins>
      <w:r w:rsidR="00CE0922">
        <w:rPr>
          <w:i/>
          <w:iCs/>
          <w:color w:val="44546A" w:themeColor="text2"/>
          <w:sz w:val="18"/>
          <w:szCs w:val="18"/>
        </w:rPr>
        <w:instrText xml:space="preserve"> \* MERGEFORMAT </w:instrText>
      </w:r>
      <w:r w:rsidR="00CE0922">
        <w:rPr>
          <w:i/>
          <w:iCs/>
          <w:color w:val="44546A" w:themeColor="text2"/>
          <w:sz w:val="18"/>
          <w:szCs w:val="18"/>
        </w:rPr>
      </w:r>
      <w:r w:rsidR="00CE0922">
        <w:rPr>
          <w:i/>
          <w:iCs/>
          <w:color w:val="44546A" w:themeColor="text2"/>
          <w:sz w:val="18"/>
          <w:szCs w:val="18"/>
        </w:rPr>
        <w:fldChar w:fldCharType="separate"/>
      </w:r>
      <w:ins w:id="3363" w:author="Stefanie Lane" w:date="2022-06-03T15:51:00Z">
        <w:r w:rsidR="00CE0922" w:rsidRPr="00CE0922">
          <w:rPr>
            <w:i/>
            <w:iCs/>
            <w:color w:val="44546A" w:themeColor="text2"/>
            <w:sz w:val="18"/>
            <w:szCs w:val="18"/>
            <w:rPrChange w:id="3364" w:author="Stefanie Lane" w:date="2022-06-03T15:51:00Z">
              <w:rPr/>
            </w:rPrChange>
          </w:rPr>
          <w:t xml:space="preserve">Table </w:t>
        </w:r>
        <w:r w:rsidR="00CE0922" w:rsidRPr="00CE0922">
          <w:rPr>
            <w:i/>
            <w:iCs/>
            <w:color w:val="44546A" w:themeColor="text2"/>
            <w:sz w:val="18"/>
            <w:szCs w:val="18"/>
            <w:rPrChange w:id="3365" w:author="Stefanie Lane" w:date="2022-06-03T15:51:00Z">
              <w:rPr>
                <w:noProof/>
              </w:rPr>
            </w:rPrChange>
          </w:rPr>
          <w:t>1</w:t>
        </w:r>
        <w:r w:rsidR="00CE0922">
          <w:rPr>
            <w:i/>
            <w:iCs/>
            <w:color w:val="44546A" w:themeColor="text2"/>
            <w:sz w:val="18"/>
            <w:szCs w:val="18"/>
          </w:rPr>
          <w:fldChar w:fldCharType="end"/>
        </w:r>
      </w:ins>
      <w:r w:rsidR="00F41B59" w:rsidRPr="00564B1B">
        <w:rPr>
          <w:i/>
          <w:iCs/>
          <w:color w:val="44546A" w:themeColor="text2"/>
          <w:sz w:val="18"/>
          <w:szCs w:val="18"/>
          <w:rPrChange w:id="3366" w:author="Stefanie Lane" w:date="2022-05-30T14:31:00Z">
            <w:rPr/>
          </w:rPrChange>
        </w:rPr>
        <w:fldChar w:fldCharType="begin"/>
      </w:r>
      <w:r w:rsidR="00F41B59" w:rsidRPr="00564B1B">
        <w:rPr>
          <w:i/>
          <w:iCs/>
          <w:color w:val="44546A" w:themeColor="text2"/>
          <w:sz w:val="18"/>
          <w:szCs w:val="18"/>
          <w:rPrChange w:id="3367" w:author="Stefanie Lane" w:date="2022-05-30T14:31:00Z">
            <w:rPr/>
          </w:rPrChange>
        </w:rPr>
        <w:instrText xml:space="preserve"> REF _Ref102639740 \h </w:instrText>
      </w:r>
      <w:r w:rsidR="00564B1B">
        <w:rPr>
          <w:i/>
          <w:iCs/>
          <w:color w:val="44546A" w:themeColor="text2"/>
          <w:sz w:val="18"/>
          <w:szCs w:val="18"/>
        </w:rPr>
        <w:instrText xml:space="preserve"> \* MERGEFORMAT </w:instrText>
      </w:r>
      <w:r w:rsidR="00F41B59" w:rsidRPr="00402FFE">
        <w:rPr>
          <w:i/>
          <w:iCs/>
          <w:color w:val="44546A" w:themeColor="text2"/>
          <w:sz w:val="18"/>
          <w:szCs w:val="18"/>
        </w:rPr>
      </w:r>
      <w:del w:id="3368" w:author="Stefanie Lane" w:date="2022-05-30T14:29:00Z">
        <w:r w:rsidR="00F41B59" w:rsidRPr="00564B1B">
          <w:rPr>
            <w:i/>
            <w:iCs/>
            <w:color w:val="44546A" w:themeColor="text2"/>
            <w:sz w:val="18"/>
            <w:szCs w:val="18"/>
            <w:rPrChange w:id="3369" w:author="Stefanie Lane" w:date="2022-05-30T14:31:00Z">
              <w:rPr/>
            </w:rPrChange>
          </w:rPr>
          <w:fldChar w:fldCharType="separate"/>
        </w:r>
        <w:r w:rsidR="000F6BE9" w:rsidRPr="00564B1B" w:rsidDel="00B71811">
          <w:rPr>
            <w:i/>
            <w:iCs/>
            <w:color w:val="44546A" w:themeColor="text2"/>
            <w:sz w:val="18"/>
            <w:szCs w:val="18"/>
            <w:rPrChange w:id="3370" w:author="Stefanie Lane" w:date="2022-05-30T14:31:00Z">
              <w:rPr/>
            </w:rPrChange>
          </w:rPr>
          <w:delText xml:space="preserve">Table </w:delText>
        </w:r>
        <w:r w:rsidR="000F6BE9" w:rsidRPr="00564B1B" w:rsidDel="00B71811">
          <w:rPr>
            <w:i/>
            <w:iCs/>
            <w:color w:val="44546A" w:themeColor="text2"/>
            <w:sz w:val="18"/>
            <w:szCs w:val="18"/>
            <w:rPrChange w:id="3371" w:author="Stefanie Lane" w:date="2022-05-30T14:31:00Z">
              <w:rPr>
                <w:noProof/>
              </w:rPr>
            </w:rPrChange>
          </w:rPr>
          <w:delText>4</w:delText>
        </w:r>
      </w:del>
      <w:r w:rsidR="00F41B59" w:rsidRPr="00564B1B">
        <w:rPr>
          <w:i/>
          <w:iCs/>
          <w:color w:val="44546A" w:themeColor="text2"/>
          <w:sz w:val="18"/>
          <w:szCs w:val="18"/>
          <w:rPrChange w:id="3372" w:author="Stefanie Lane" w:date="2022-05-30T14:31:00Z">
            <w:rPr/>
          </w:rPrChange>
        </w:rPr>
        <w:fldChar w:fldCharType="end"/>
      </w:r>
      <w:r w:rsidR="00F41B59" w:rsidRPr="00564B1B">
        <w:rPr>
          <w:i/>
          <w:iCs/>
          <w:color w:val="44546A" w:themeColor="text2"/>
          <w:sz w:val="18"/>
          <w:szCs w:val="18"/>
          <w:rPrChange w:id="3373" w:author="Stefanie Lane" w:date="2022-05-30T14:31:00Z">
            <w:rPr/>
          </w:rPrChange>
        </w:rPr>
        <w:t>).</w:t>
      </w:r>
    </w:p>
    <w:p w14:paraId="64FBDFA0" w14:textId="77777777" w:rsidR="00F752B9" w:rsidRDefault="00F752B9" w:rsidP="00F752B9">
      <w:pPr>
        <w:rPr>
          <w:ins w:id="3374" w:author="Stefanie Lane" w:date="2022-06-03T15:51:00Z"/>
        </w:rPr>
      </w:pPr>
    </w:p>
    <w:p w14:paraId="655BBA6D" w14:textId="42AE2AA5" w:rsidR="00CB11B1" w:rsidRDefault="00CB11B1" w:rsidP="00791A3B">
      <w:ins w:id="3375" w:author="Stefanie Lane" w:date="2022-06-23T13:35:00Z">
        <w:r>
          <w:fldChar w:fldCharType="begin"/>
        </w:r>
        <w:r>
          <w:instrText xml:space="preserve"> LINK </w:instrText>
        </w:r>
      </w:ins>
      <w:r w:rsidR="00632450">
        <w:instrText xml:space="preserve">Excel.Sheet.12 "C:\\Users\\slane84\\OneDrive - The University Of British Columbia\\Documents\\Dissertation\\CommunityStability\\tables.xlsx" IndicatorAnalysisBC!R2C2:R28C13 </w:instrText>
      </w:r>
      <w:ins w:id="3376" w:author="Stefanie Lane" w:date="2022-06-23T13:35:00Z">
        <w:r>
          <w:instrText xml:space="preserve">\a \f 4 \h </w:instrText>
        </w:r>
        <w:r>
          <w:fldChar w:fldCharType="separate"/>
        </w:r>
      </w:ins>
    </w:p>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CB11B1" w:rsidRPr="00CB11B1" w14:paraId="31208E1B" w14:textId="77777777" w:rsidTr="00CB11B1">
        <w:trPr>
          <w:trHeight w:val="260"/>
          <w:ins w:id="3377" w:author="Stefanie Lane" w:date="2022-06-23T13:35:00Z"/>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CB11B1" w:rsidRDefault="00CB11B1">
            <w:pPr>
              <w:spacing w:after="0" w:line="240" w:lineRule="auto"/>
              <w:jc w:val="center"/>
              <w:rPr>
                <w:ins w:id="3378" w:author="Stefanie Lane" w:date="2022-06-23T13:35:00Z"/>
                <w:rFonts w:ascii="Calibri" w:eastAsia="Times New Roman" w:hAnsi="Calibri" w:cs="Calibri"/>
                <w:color w:val="000000"/>
                <w:sz w:val="20"/>
                <w:szCs w:val="20"/>
                <w:rPrChange w:id="3379" w:author="Stefanie Lane" w:date="2022-06-23T13:35:00Z">
                  <w:rPr>
                    <w:ins w:id="3380" w:author="Stefanie Lane" w:date="2022-06-23T13:35:00Z"/>
                    <w:rFonts w:ascii="Calibri" w:hAnsi="Calibri" w:cs="Calibri"/>
                    <w:color w:val="000000"/>
                    <w:sz w:val="20"/>
                    <w:szCs w:val="20"/>
                  </w:rPr>
                </w:rPrChange>
              </w:rPr>
              <w:pPrChange w:id="3381" w:author="Stefanie Lane" w:date="2022-06-23T13:35:00Z">
                <w:pPr>
                  <w:jc w:val="center"/>
                </w:pPr>
              </w:pPrChange>
            </w:pPr>
            <w:ins w:id="3382" w:author="Stefanie Lane" w:date="2022-06-23T13:35:00Z">
              <w:r w:rsidRPr="00CB11B1">
                <w:rPr>
                  <w:rFonts w:ascii="Calibri" w:eastAsia="Times New Roman" w:hAnsi="Calibri" w:cs="Calibri"/>
                  <w:color w:val="000000"/>
                  <w:sz w:val="20"/>
                  <w:szCs w:val="20"/>
                  <w:rPrChange w:id="3383" w:author="Stefanie Lane" w:date="2022-06-23T13:35:00Z">
                    <w:rPr>
                      <w:rFonts w:ascii="Calibri" w:hAnsi="Calibri" w:cs="Calibri"/>
                      <w:color w:val="000000"/>
                      <w:sz w:val="20"/>
                      <w:szCs w:val="20"/>
                    </w:rPr>
                  </w:rPrChange>
                </w:rPr>
                <w:t> </w:t>
              </w:r>
            </w:ins>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CB11B1" w:rsidRDefault="00CB11B1">
            <w:pPr>
              <w:spacing w:after="0" w:line="240" w:lineRule="auto"/>
              <w:jc w:val="center"/>
              <w:rPr>
                <w:ins w:id="3384" w:author="Stefanie Lane" w:date="2022-06-23T13:35:00Z"/>
                <w:rFonts w:ascii="Calibri" w:eastAsia="Times New Roman" w:hAnsi="Calibri" w:cs="Calibri"/>
                <w:b/>
                <w:bCs/>
                <w:color w:val="000000"/>
                <w:sz w:val="20"/>
                <w:szCs w:val="20"/>
                <w:rPrChange w:id="3385" w:author="Stefanie Lane" w:date="2022-06-23T13:35:00Z">
                  <w:rPr>
                    <w:ins w:id="3386" w:author="Stefanie Lane" w:date="2022-06-23T13:35:00Z"/>
                  </w:rPr>
                </w:rPrChange>
              </w:rPr>
              <w:pPrChange w:id="3387" w:author="Stefanie Lane" w:date="2022-06-23T13:35:00Z">
                <w:pPr>
                  <w:jc w:val="center"/>
                </w:pPr>
              </w:pPrChange>
            </w:pPr>
            <w:ins w:id="3388" w:author="Stefanie Lane" w:date="2022-06-23T13:35:00Z">
              <w:r w:rsidRPr="00CB11B1">
                <w:rPr>
                  <w:rFonts w:ascii="Calibri" w:eastAsia="Times New Roman" w:hAnsi="Calibri" w:cs="Calibri"/>
                  <w:b/>
                  <w:bCs/>
                  <w:color w:val="000000"/>
                  <w:sz w:val="20"/>
                  <w:szCs w:val="20"/>
                  <w:rPrChange w:id="3389" w:author="Stefanie Lane" w:date="2022-06-23T13:35:00Z">
                    <w:rPr/>
                  </w:rPrChange>
                </w:rPr>
                <w:t>1979</w:t>
              </w:r>
            </w:ins>
          </w:p>
        </w:tc>
        <w:tc>
          <w:tcPr>
            <w:tcW w:w="240" w:type="dxa"/>
            <w:tcBorders>
              <w:top w:val="nil"/>
              <w:left w:val="nil"/>
              <w:bottom w:val="nil"/>
              <w:right w:val="nil"/>
            </w:tcBorders>
            <w:shd w:val="clear" w:color="auto" w:fill="auto"/>
            <w:noWrap/>
            <w:vAlign w:val="bottom"/>
            <w:hideMark/>
          </w:tcPr>
          <w:p w14:paraId="17F1A157" w14:textId="77777777" w:rsidR="00CB11B1" w:rsidRPr="00CB11B1" w:rsidRDefault="00CB11B1">
            <w:pPr>
              <w:spacing w:after="0" w:line="240" w:lineRule="auto"/>
              <w:jc w:val="center"/>
              <w:rPr>
                <w:ins w:id="3390" w:author="Stefanie Lane" w:date="2022-06-23T13:35:00Z"/>
                <w:rFonts w:ascii="Calibri" w:eastAsia="Times New Roman" w:hAnsi="Calibri" w:cs="Calibri"/>
                <w:b/>
                <w:bCs/>
                <w:color w:val="000000"/>
                <w:sz w:val="20"/>
                <w:szCs w:val="20"/>
                <w:rPrChange w:id="3391" w:author="Stefanie Lane" w:date="2022-06-23T13:35:00Z">
                  <w:rPr>
                    <w:ins w:id="3392" w:author="Stefanie Lane" w:date="2022-06-23T13:35:00Z"/>
                  </w:rPr>
                </w:rPrChange>
              </w:rPr>
              <w:pPrChange w:id="3393" w:author="Stefanie Lane" w:date="2022-06-23T13:35:00Z">
                <w:pPr>
                  <w:jc w:val="center"/>
                </w:pPr>
              </w:pPrChange>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CB11B1" w:rsidRDefault="00CB11B1">
            <w:pPr>
              <w:spacing w:after="0" w:line="240" w:lineRule="auto"/>
              <w:jc w:val="center"/>
              <w:rPr>
                <w:ins w:id="3394" w:author="Stefanie Lane" w:date="2022-06-23T13:35:00Z"/>
                <w:rFonts w:ascii="Calibri" w:eastAsia="Times New Roman" w:hAnsi="Calibri" w:cs="Calibri"/>
                <w:b/>
                <w:bCs/>
                <w:color w:val="000000"/>
                <w:sz w:val="20"/>
                <w:szCs w:val="20"/>
                <w:rPrChange w:id="3395" w:author="Stefanie Lane" w:date="2022-06-23T13:35:00Z">
                  <w:rPr>
                    <w:ins w:id="3396" w:author="Stefanie Lane" w:date="2022-06-23T13:35:00Z"/>
                  </w:rPr>
                </w:rPrChange>
              </w:rPr>
              <w:pPrChange w:id="3397" w:author="Stefanie Lane" w:date="2022-06-23T13:35:00Z">
                <w:pPr>
                  <w:jc w:val="center"/>
                </w:pPr>
              </w:pPrChange>
            </w:pPr>
            <w:ins w:id="3398" w:author="Stefanie Lane" w:date="2022-06-23T13:35:00Z">
              <w:r w:rsidRPr="00CB11B1">
                <w:rPr>
                  <w:rFonts w:ascii="Calibri" w:eastAsia="Times New Roman" w:hAnsi="Calibri" w:cs="Calibri"/>
                  <w:b/>
                  <w:bCs/>
                  <w:color w:val="000000"/>
                  <w:sz w:val="20"/>
                  <w:szCs w:val="20"/>
                  <w:rPrChange w:id="3399" w:author="Stefanie Lane" w:date="2022-06-23T13:35:00Z">
                    <w:rPr/>
                  </w:rPrChange>
                </w:rPr>
                <w:t>1999</w:t>
              </w:r>
            </w:ins>
          </w:p>
        </w:tc>
        <w:tc>
          <w:tcPr>
            <w:tcW w:w="240" w:type="dxa"/>
            <w:tcBorders>
              <w:top w:val="nil"/>
              <w:left w:val="nil"/>
              <w:bottom w:val="nil"/>
              <w:right w:val="nil"/>
            </w:tcBorders>
            <w:shd w:val="clear" w:color="auto" w:fill="auto"/>
            <w:noWrap/>
            <w:vAlign w:val="bottom"/>
            <w:hideMark/>
          </w:tcPr>
          <w:p w14:paraId="149BEE59" w14:textId="77777777" w:rsidR="00CB11B1" w:rsidRPr="00CB11B1" w:rsidRDefault="00CB11B1">
            <w:pPr>
              <w:spacing w:after="0" w:line="240" w:lineRule="auto"/>
              <w:jc w:val="center"/>
              <w:rPr>
                <w:ins w:id="3400" w:author="Stefanie Lane" w:date="2022-06-23T13:35:00Z"/>
                <w:rFonts w:ascii="Calibri" w:eastAsia="Times New Roman" w:hAnsi="Calibri" w:cs="Calibri"/>
                <w:b/>
                <w:bCs/>
                <w:color w:val="000000"/>
                <w:sz w:val="20"/>
                <w:szCs w:val="20"/>
                <w:rPrChange w:id="3401" w:author="Stefanie Lane" w:date="2022-06-23T13:35:00Z">
                  <w:rPr>
                    <w:ins w:id="3402" w:author="Stefanie Lane" w:date="2022-06-23T13:35:00Z"/>
                  </w:rPr>
                </w:rPrChange>
              </w:rPr>
              <w:pPrChange w:id="3403" w:author="Stefanie Lane" w:date="2022-06-23T13:35:00Z">
                <w:pPr>
                  <w:jc w:val="center"/>
                </w:pPr>
              </w:pPrChange>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CB11B1" w:rsidRDefault="00CB11B1">
            <w:pPr>
              <w:spacing w:after="0" w:line="240" w:lineRule="auto"/>
              <w:jc w:val="center"/>
              <w:rPr>
                <w:ins w:id="3404" w:author="Stefanie Lane" w:date="2022-06-23T13:35:00Z"/>
                <w:rFonts w:ascii="Calibri" w:eastAsia="Times New Roman" w:hAnsi="Calibri" w:cs="Calibri"/>
                <w:b/>
                <w:bCs/>
                <w:color w:val="000000"/>
                <w:sz w:val="20"/>
                <w:szCs w:val="20"/>
                <w:rPrChange w:id="3405" w:author="Stefanie Lane" w:date="2022-06-23T13:35:00Z">
                  <w:rPr>
                    <w:ins w:id="3406" w:author="Stefanie Lane" w:date="2022-06-23T13:35:00Z"/>
                  </w:rPr>
                </w:rPrChange>
              </w:rPr>
              <w:pPrChange w:id="3407" w:author="Stefanie Lane" w:date="2022-06-23T13:35:00Z">
                <w:pPr>
                  <w:jc w:val="center"/>
                </w:pPr>
              </w:pPrChange>
            </w:pPr>
            <w:ins w:id="3408" w:author="Stefanie Lane" w:date="2022-06-23T13:35:00Z">
              <w:r w:rsidRPr="00CB11B1">
                <w:rPr>
                  <w:rFonts w:ascii="Calibri" w:eastAsia="Times New Roman" w:hAnsi="Calibri" w:cs="Calibri"/>
                  <w:b/>
                  <w:bCs/>
                  <w:color w:val="000000"/>
                  <w:sz w:val="20"/>
                  <w:szCs w:val="20"/>
                  <w:rPrChange w:id="3409" w:author="Stefanie Lane" w:date="2022-06-23T13:35:00Z">
                    <w:rPr/>
                  </w:rPrChange>
                </w:rPr>
                <w:t>2019</w:t>
              </w:r>
            </w:ins>
          </w:p>
        </w:tc>
      </w:tr>
      <w:tr w:rsidR="00CB11B1" w:rsidRPr="00CB11B1" w14:paraId="778CE705" w14:textId="77777777" w:rsidTr="00CB11B1">
        <w:trPr>
          <w:trHeight w:val="780"/>
          <w:ins w:id="3410" w:author="Stefanie Lane" w:date="2022-06-23T13:35:00Z"/>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CB11B1" w:rsidRDefault="00CB11B1">
            <w:pPr>
              <w:spacing w:after="0" w:line="240" w:lineRule="auto"/>
              <w:jc w:val="center"/>
              <w:rPr>
                <w:ins w:id="3411" w:author="Stefanie Lane" w:date="2022-06-23T13:35:00Z"/>
                <w:rFonts w:ascii="Calibri" w:eastAsia="Times New Roman" w:hAnsi="Calibri" w:cs="Calibri"/>
                <w:b/>
                <w:bCs/>
                <w:color w:val="000000"/>
                <w:sz w:val="20"/>
                <w:szCs w:val="20"/>
                <w:rPrChange w:id="3412" w:author="Stefanie Lane" w:date="2022-06-23T13:35:00Z">
                  <w:rPr>
                    <w:ins w:id="3413" w:author="Stefanie Lane" w:date="2022-06-23T13:35:00Z"/>
                  </w:rPr>
                </w:rPrChange>
              </w:rPr>
              <w:pPrChange w:id="3414" w:author="Stefanie Lane" w:date="2022-06-23T13:35:00Z">
                <w:pPr>
                  <w:jc w:val="center"/>
                </w:pPr>
              </w:pPrChange>
            </w:pPr>
            <w:ins w:id="3415" w:author="Stefanie Lane" w:date="2022-06-23T13:35:00Z">
              <w:r w:rsidRPr="00CB11B1">
                <w:rPr>
                  <w:rFonts w:ascii="Calibri" w:eastAsia="Times New Roman" w:hAnsi="Calibri" w:cs="Calibri"/>
                  <w:b/>
                  <w:bCs/>
                  <w:color w:val="000000"/>
                  <w:sz w:val="20"/>
                  <w:szCs w:val="20"/>
                  <w:rPrChange w:id="3416" w:author="Stefanie Lane" w:date="2022-06-23T13:35:00Z">
                    <w:rPr/>
                  </w:rPrChange>
                </w:rPr>
                <w:t>Cluster Group Name</w:t>
              </w:r>
            </w:ins>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CB11B1" w:rsidRDefault="00CB11B1">
            <w:pPr>
              <w:spacing w:after="0" w:line="240" w:lineRule="auto"/>
              <w:jc w:val="center"/>
              <w:rPr>
                <w:ins w:id="3417" w:author="Stefanie Lane" w:date="2022-06-23T13:35:00Z"/>
                <w:rFonts w:ascii="Calibri" w:eastAsia="Times New Roman" w:hAnsi="Calibri" w:cs="Calibri"/>
                <w:b/>
                <w:bCs/>
                <w:color w:val="000000"/>
                <w:sz w:val="20"/>
                <w:szCs w:val="20"/>
                <w:rPrChange w:id="3418" w:author="Stefanie Lane" w:date="2022-06-23T13:35:00Z">
                  <w:rPr>
                    <w:ins w:id="3419" w:author="Stefanie Lane" w:date="2022-06-23T13:35:00Z"/>
                  </w:rPr>
                </w:rPrChange>
              </w:rPr>
              <w:pPrChange w:id="3420" w:author="Stefanie Lane" w:date="2022-06-23T13:35:00Z">
                <w:pPr>
                  <w:jc w:val="center"/>
                </w:pPr>
              </w:pPrChange>
            </w:pPr>
            <w:ins w:id="3421" w:author="Stefanie Lane" w:date="2022-06-23T13:35:00Z">
              <w:r w:rsidRPr="00CB11B1">
                <w:rPr>
                  <w:rFonts w:ascii="Calibri" w:eastAsia="Times New Roman" w:hAnsi="Calibri" w:cs="Calibri"/>
                  <w:b/>
                  <w:bCs/>
                  <w:color w:val="000000"/>
                  <w:sz w:val="20"/>
                  <w:szCs w:val="20"/>
                  <w:rPrChange w:id="3422" w:author="Stefanie Lane" w:date="2022-06-23T13:35:00Z">
                    <w:rPr/>
                  </w:rPrChange>
                </w:rPr>
                <w:t>Species</w:t>
              </w:r>
            </w:ins>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CB11B1" w:rsidRDefault="00CB11B1">
            <w:pPr>
              <w:spacing w:after="0" w:line="240" w:lineRule="auto"/>
              <w:jc w:val="center"/>
              <w:rPr>
                <w:ins w:id="3423" w:author="Stefanie Lane" w:date="2022-06-23T13:35:00Z"/>
                <w:rFonts w:ascii="Calibri" w:eastAsia="Times New Roman" w:hAnsi="Calibri" w:cs="Calibri"/>
                <w:b/>
                <w:bCs/>
                <w:color w:val="000000"/>
                <w:sz w:val="20"/>
                <w:szCs w:val="20"/>
                <w:rPrChange w:id="3424" w:author="Stefanie Lane" w:date="2022-06-23T13:35:00Z">
                  <w:rPr>
                    <w:ins w:id="3425" w:author="Stefanie Lane" w:date="2022-06-23T13:35:00Z"/>
                  </w:rPr>
                </w:rPrChange>
              </w:rPr>
              <w:pPrChange w:id="3426" w:author="Stefanie Lane" w:date="2022-06-23T13:35:00Z">
                <w:pPr>
                  <w:jc w:val="center"/>
                </w:pPr>
              </w:pPrChange>
            </w:pPr>
            <w:ins w:id="3427" w:author="Stefanie Lane" w:date="2022-06-23T13:35:00Z">
              <w:r w:rsidRPr="00CB11B1">
                <w:rPr>
                  <w:rFonts w:ascii="Calibri" w:eastAsia="Times New Roman" w:hAnsi="Calibri" w:cs="Calibri"/>
                  <w:b/>
                  <w:bCs/>
                  <w:color w:val="000000"/>
                  <w:sz w:val="20"/>
                  <w:szCs w:val="20"/>
                  <w:rPrChange w:id="3428" w:author="Stefanie Lane" w:date="2022-06-23T13:35:00Z">
                    <w:rPr/>
                  </w:rPrChange>
                </w:rPr>
                <w:t>IndVal stat</w:t>
              </w:r>
            </w:ins>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CB11B1" w:rsidRDefault="00CB11B1">
            <w:pPr>
              <w:spacing w:after="0" w:line="240" w:lineRule="auto"/>
              <w:jc w:val="center"/>
              <w:rPr>
                <w:ins w:id="3429" w:author="Stefanie Lane" w:date="2022-06-23T13:35:00Z"/>
                <w:rFonts w:ascii="Calibri" w:eastAsia="Times New Roman" w:hAnsi="Calibri" w:cs="Calibri"/>
                <w:b/>
                <w:bCs/>
                <w:color w:val="000000"/>
                <w:sz w:val="20"/>
                <w:szCs w:val="20"/>
                <w:rPrChange w:id="3430" w:author="Stefanie Lane" w:date="2022-06-23T13:35:00Z">
                  <w:rPr>
                    <w:ins w:id="3431" w:author="Stefanie Lane" w:date="2022-06-23T13:35:00Z"/>
                  </w:rPr>
                </w:rPrChange>
              </w:rPr>
              <w:pPrChange w:id="3432" w:author="Stefanie Lane" w:date="2022-06-23T13:35:00Z">
                <w:pPr>
                  <w:jc w:val="center"/>
                </w:pPr>
              </w:pPrChange>
            </w:pPr>
            <w:ins w:id="3433" w:author="Stefanie Lane" w:date="2022-06-23T13:35:00Z">
              <w:r w:rsidRPr="00CB11B1">
                <w:rPr>
                  <w:rFonts w:ascii="Calibri" w:eastAsia="Times New Roman" w:hAnsi="Calibri" w:cs="Calibri"/>
                  <w:b/>
                  <w:bCs/>
                  <w:color w:val="000000"/>
                  <w:sz w:val="20"/>
                  <w:szCs w:val="20"/>
                  <w:rPrChange w:id="3434" w:author="Stefanie Lane" w:date="2022-06-23T13:35:00Z">
                    <w:rPr/>
                  </w:rPrChange>
                </w:rPr>
                <w:t>p-value</w:t>
              </w:r>
            </w:ins>
          </w:p>
        </w:tc>
        <w:tc>
          <w:tcPr>
            <w:tcW w:w="240" w:type="dxa"/>
            <w:tcBorders>
              <w:top w:val="nil"/>
              <w:left w:val="nil"/>
              <w:bottom w:val="nil"/>
              <w:right w:val="nil"/>
            </w:tcBorders>
            <w:shd w:val="clear" w:color="auto" w:fill="auto"/>
            <w:noWrap/>
            <w:vAlign w:val="bottom"/>
            <w:hideMark/>
          </w:tcPr>
          <w:p w14:paraId="1583C156" w14:textId="77777777" w:rsidR="00CB11B1" w:rsidRPr="00CB11B1" w:rsidRDefault="00CB11B1">
            <w:pPr>
              <w:spacing w:after="0" w:line="240" w:lineRule="auto"/>
              <w:jc w:val="center"/>
              <w:rPr>
                <w:ins w:id="3435" w:author="Stefanie Lane" w:date="2022-06-23T13:35:00Z"/>
                <w:rFonts w:ascii="Calibri" w:eastAsia="Times New Roman" w:hAnsi="Calibri" w:cs="Calibri"/>
                <w:b/>
                <w:bCs/>
                <w:color w:val="000000"/>
                <w:sz w:val="20"/>
                <w:szCs w:val="20"/>
                <w:rPrChange w:id="3436" w:author="Stefanie Lane" w:date="2022-06-23T13:35:00Z">
                  <w:rPr>
                    <w:ins w:id="3437" w:author="Stefanie Lane" w:date="2022-06-23T13:35:00Z"/>
                  </w:rPr>
                </w:rPrChange>
              </w:rPr>
              <w:pPrChange w:id="3438" w:author="Stefanie Lane" w:date="2022-06-23T13:35:00Z">
                <w:pPr>
                  <w:jc w:val="center"/>
                </w:pPr>
              </w:pPrChange>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CB11B1" w:rsidRDefault="00CB11B1">
            <w:pPr>
              <w:spacing w:after="0" w:line="240" w:lineRule="auto"/>
              <w:jc w:val="center"/>
              <w:rPr>
                <w:ins w:id="3439" w:author="Stefanie Lane" w:date="2022-06-23T13:35:00Z"/>
                <w:rFonts w:ascii="Calibri" w:eastAsia="Times New Roman" w:hAnsi="Calibri" w:cs="Calibri"/>
                <w:b/>
                <w:bCs/>
                <w:color w:val="000000"/>
                <w:sz w:val="20"/>
                <w:szCs w:val="20"/>
                <w:rPrChange w:id="3440" w:author="Stefanie Lane" w:date="2022-06-23T13:35:00Z">
                  <w:rPr>
                    <w:ins w:id="3441" w:author="Stefanie Lane" w:date="2022-06-23T13:35:00Z"/>
                  </w:rPr>
                </w:rPrChange>
              </w:rPr>
              <w:pPrChange w:id="3442" w:author="Stefanie Lane" w:date="2022-06-23T13:35:00Z">
                <w:pPr>
                  <w:jc w:val="center"/>
                </w:pPr>
              </w:pPrChange>
            </w:pPr>
            <w:ins w:id="3443" w:author="Stefanie Lane" w:date="2022-06-23T13:35:00Z">
              <w:r w:rsidRPr="00CB11B1">
                <w:rPr>
                  <w:rFonts w:ascii="Calibri" w:eastAsia="Times New Roman" w:hAnsi="Calibri" w:cs="Calibri"/>
                  <w:b/>
                  <w:bCs/>
                  <w:color w:val="000000"/>
                  <w:sz w:val="20"/>
                  <w:szCs w:val="20"/>
                  <w:rPrChange w:id="3444" w:author="Stefanie Lane" w:date="2022-06-23T13:35:00Z">
                    <w:rPr/>
                  </w:rPrChange>
                </w:rPr>
                <w:t>Species</w:t>
              </w:r>
            </w:ins>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CB11B1" w:rsidRDefault="00CB11B1">
            <w:pPr>
              <w:spacing w:after="0" w:line="240" w:lineRule="auto"/>
              <w:jc w:val="center"/>
              <w:rPr>
                <w:ins w:id="3445" w:author="Stefanie Lane" w:date="2022-06-23T13:35:00Z"/>
                <w:rFonts w:ascii="Calibri" w:eastAsia="Times New Roman" w:hAnsi="Calibri" w:cs="Calibri"/>
                <w:b/>
                <w:bCs/>
                <w:color w:val="000000"/>
                <w:sz w:val="20"/>
                <w:szCs w:val="20"/>
                <w:rPrChange w:id="3446" w:author="Stefanie Lane" w:date="2022-06-23T13:35:00Z">
                  <w:rPr>
                    <w:ins w:id="3447" w:author="Stefanie Lane" w:date="2022-06-23T13:35:00Z"/>
                  </w:rPr>
                </w:rPrChange>
              </w:rPr>
              <w:pPrChange w:id="3448" w:author="Stefanie Lane" w:date="2022-06-23T13:35:00Z">
                <w:pPr>
                  <w:jc w:val="center"/>
                </w:pPr>
              </w:pPrChange>
            </w:pPr>
            <w:ins w:id="3449" w:author="Stefanie Lane" w:date="2022-06-23T13:35:00Z">
              <w:r w:rsidRPr="00CB11B1">
                <w:rPr>
                  <w:rFonts w:ascii="Calibri" w:eastAsia="Times New Roman" w:hAnsi="Calibri" w:cs="Calibri"/>
                  <w:b/>
                  <w:bCs/>
                  <w:color w:val="000000"/>
                  <w:sz w:val="20"/>
                  <w:szCs w:val="20"/>
                  <w:rPrChange w:id="3450" w:author="Stefanie Lane" w:date="2022-06-23T13:35:00Z">
                    <w:rPr/>
                  </w:rPrChange>
                </w:rPr>
                <w:t>IndVal stat</w:t>
              </w:r>
            </w:ins>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CB11B1" w:rsidRDefault="00CB11B1">
            <w:pPr>
              <w:spacing w:after="0" w:line="240" w:lineRule="auto"/>
              <w:jc w:val="center"/>
              <w:rPr>
                <w:ins w:id="3451" w:author="Stefanie Lane" w:date="2022-06-23T13:35:00Z"/>
                <w:rFonts w:ascii="Calibri" w:eastAsia="Times New Roman" w:hAnsi="Calibri" w:cs="Calibri"/>
                <w:b/>
                <w:bCs/>
                <w:color w:val="000000"/>
                <w:sz w:val="20"/>
                <w:szCs w:val="20"/>
                <w:rPrChange w:id="3452" w:author="Stefanie Lane" w:date="2022-06-23T13:35:00Z">
                  <w:rPr>
                    <w:ins w:id="3453" w:author="Stefanie Lane" w:date="2022-06-23T13:35:00Z"/>
                  </w:rPr>
                </w:rPrChange>
              </w:rPr>
              <w:pPrChange w:id="3454" w:author="Stefanie Lane" w:date="2022-06-23T13:35:00Z">
                <w:pPr>
                  <w:jc w:val="center"/>
                </w:pPr>
              </w:pPrChange>
            </w:pPr>
            <w:ins w:id="3455" w:author="Stefanie Lane" w:date="2022-06-23T13:35:00Z">
              <w:r w:rsidRPr="00CB11B1">
                <w:rPr>
                  <w:rFonts w:ascii="Calibri" w:eastAsia="Times New Roman" w:hAnsi="Calibri" w:cs="Calibri"/>
                  <w:b/>
                  <w:bCs/>
                  <w:color w:val="000000"/>
                  <w:sz w:val="20"/>
                  <w:szCs w:val="20"/>
                  <w:rPrChange w:id="3456" w:author="Stefanie Lane" w:date="2022-06-23T13:35:00Z">
                    <w:rPr/>
                  </w:rPrChange>
                </w:rPr>
                <w:t>p-value</w:t>
              </w:r>
            </w:ins>
          </w:p>
        </w:tc>
        <w:tc>
          <w:tcPr>
            <w:tcW w:w="240" w:type="dxa"/>
            <w:tcBorders>
              <w:top w:val="nil"/>
              <w:left w:val="nil"/>
              <w:bottom w:val="nil"/>
              <w:right w:val="nil"/>
            </w:tcBorders>
            <w:shd w:val="clear" w:color="auto" w:fill="auto"/>
            <w:noWrap/>
            <w:vAlign w:val="center"/>
            <w:hideMark/>
          </w:tcPr>
          <w:p w14:paraId="4E8D145A" w14:textId="77777777" w:rsidR="00CB11B1" w:rsidRPr="00CB11B1" w:rsidRDefault="00CB11B1">
            <w:pPr>
              <w:spacing w:after="0" w:line="240" w:lineRule="auto"/>
              <w:jc w:val="center"/>
              <w:rPr>
                <w:ins w:id="3457" w:author="Stefanie Lane" w:date="2022-06-23T13:35:00Z"/>
                <w:rFonts w:ascii="Calibri" w:eastAsia="Times New Roman" w:hAnsi="Calibri" w:cs="Calibri"/>
                <w:b/>
                <w:bCs/>
                <w:color w:val="000000"/>
                <w:sz w:val="20"/>
                <w:szCs w:val="20"/>
                <w:rPrChange w:id="3458" w:author="Stefanie Lane" w:date="2022-06-23T13:35:00Z">
                  <w:rPr>
                    <w:ins w:id="3459" w:author="Stefanie Lane" w:date="2022-06-23T13:35:00Z"/>
                  </w:rPr>
                </w:rPrChange>
              </w:rPr>
              <w:pPrChange w:id="3460" w:author="Stefanie Lane" w:date="2022-06-23T13:35:00Z">
                <w:pPr>
                  <w:jc w:val="center"/>
                </w:pPr>
              </w:pPrChange>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CB11B1" w:rsidRDefault="00CB11B1">
            <w:pPr>
              <w:spacing w:after="0" w:line="240" w:lineRule="auto"/>
              <w:jc w:val="center"/>
              <w:rPr>
                <w:ins w:id="3461" w:author="Stefanie Lane" w:date="2022-06-23T13:35:00Z"/>
                <w:rFonts w:ascii="Calibri" w:eastAsia="Times New Roman" w:hAnsi="Calibri" w:cs="Calibri"/>
                <w:b/>
                <w:bCs/>
                <w:color w:val="000000"/>
                <w:sz w:val="20"/>
                <w:szCs w:val="20"/>
                <w:rPrChange w:id="3462" w:author="Stefanie Lane" w:date="2022-06-23T13:35:00Z">
                  <w:rPr>
                    <w:ins w:id="3463" w:author="Stefanie Lane" w:date="2022-06-23T13:35:00Z"/>
                  </w:rPr>
                </w:rPrChange>
              </w:rPr>
              <w:pPrChange w:id="3464" w:author="Stefanie Lane" w:date="2022-06-23T13:35:00Z">
                <w:pPr>
                  <w:jc w:val="center"/>
                </w:pPr>
              </w:pPrChange>
            </w:pPr>
            <w:ins w:id="3465" w:author="Stefanie Lane" w:date="2022-06-23T13:35:00Z">
              <w:r w:rsidRPr="00CB11B1">
                <w:rPr>
                  <w:rFonts w:ascii="Calibri" w:eastAsia="Times New Roman" w:hAnsi="Calibri" w:cs="Calibri"/>
                  <w:b/>
                  <w:bCs/>
                  <w:color w:val="000000"/>
                  <w:sz w:val="20"/>
                  <w:szCs w:val="20"/>
                  <w:rPrChange w:id="3466" w:author="Stefanie Lane" w:date="2022-06-23T13:35:00Z">
                    <w:rPr/>
                  </w:rPrChange>
                </w:rPr>
                <w:t>Species</w:t>
              </w:r>
            </w:ins>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CB11B1" w:rsidRDefault="00CB11B1">
            <w:pPr>
              <w:spacing w:after="0" w:line="240" w:lineRule="auto"/>
              <w:jc w:val="center"/>
              <w:rPr>
                <w:ins w:id="3467" w:author="Stefanie Lane" w:date="2022-06-23T13:35:00Z"/>
                <w:rFonts w:ascii="Calibri" w:eastAsia="Times New Roman" w:hAnsi="Calibri" w:cs="Calibri"/>
                <w:b/>
                <w:bCs/>
                <w:color w:val="000000"/>
                <w:sz w:val="20"/>
                <w:szCs w:val="20"/>
                <w:rPrChange w:id="3468" w:author="Stefanie Lane" w:date="2022-06-23T13:35:00Z">
                  <w:rPr>
                    <w:ins w:id="3469" w:author="Stefanie Lane" w:date="2022-06-23T13:35:00Z"/>
                  </w:rPr>
                </w:rPrChange>
              </w:rPr>
              <w:pPrChange w:id="3470" w:author="Stefanie Lane" w:date="2022-06-23T13:35:00Z">
                <w:pPr>
                  <w:jc w:val="center"/>
                </w:pPr>
              </w:pPrChange>
            </w:pPr>
            <w:ins w:id="3471" w:author="Stefanie Lane" w:date="2022-06-23T13:35:00Z">
              <w:r w:rsidRPr="00CB11B1">
                <w:rPr>
                  <w:rFonts w:ascii="Calibri" w:eastAsia="Times New Roman" w:hAnsi="Calibri" w:cs="Calibri"/>
                  <w:b/>
                  <w:bCs/>
                  <w:color w:val="000000"/>
                  <w:sz w:val="20"/>
                  <w:szCs w:val="20"/>
                  <w:rPrChange w:id="3472" w:author="Stefanie Lane" w:date="2022-06-23T13:35:00Z">
                    <w:rPr/>
                  </w:rPrChange>
                </w:rPr>
                <w:t>IndVal stat</w:t>
              </w:r>
            </w:ins>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CB11B1" w:rsidRDefault="00CB11B1">
            <w:pPr>
              <w:spacing w:after="0" w:line="240" w:lineRule="auto"/>
              <w:jc w:val="center"/>
              <w:rPr>
                <w:ins w:id="3473" w:author="Stefanie Lane" w:date="2022-06-23T13:35:00Z"/>
                <w:rFonts w:ascii="Calibri" w:eastAsia="Times New Roman" w:hAnsi="Calibri" w:cs="Calibri"/>
                <w:b/>
                <w:bCs/>
                <w:color w:val="000000"/>
                <w:sz w:val="20"/>
                <w:szCs w:val="20"/>
                <w:rPrChange w:id="3474" w:author="Stefanie Lane" w:date="2022-06-23T13:35:00Z">
                  <w:rPr>
                    <w:ins w:id="3475" w:author="Stefanie Lane" w:date="2022-06-23T13:35:00Z"/>
                  </w:rPr>
                </w:rPrChange>
              </w:rPr>
              <w:pPrChange w:id="3476" w:author="Stefanie Lane" w:date="2022-06-23T13:35:00Z">
                <w:pPr>
                  <w:jc w:val="center"/>
                </w:pPr>
              </w:pPrChange>
            </w:pPr>
            <w:ins w:id="3477" w:author="Stefanie Lane" w:date="2022-06-23T13:35:00Z">
              <w:r w:rsidRPr="00CB11B1">
                <w:rPr>
                  <w:rFonts w:ascii="Calibri" w:eastAsia="Times New Roman" w:hAnsi="Calibri" w:cs="Calibri"/>
                  <w:b/>
                  <w:bCs/>
                  <w:color w:val="000000"/>
                  <w:sz w:val="20"/>
                  <w:szCs w:val="20"/>
                  <w:rPrChange w:id="3478" w:author="Stefanie Lane" w:date="2022-06-23T13:35:00Z">
                    <w:rPr/>
                  </w:rPrChange>
                </w:rPr>
                <w:t>p-value</w:t>
              </w:r>
            </w:ins>
          </w:p>
        </w:tc>
      </w:tr>
      <w:tr w:rsidR="00CB11B1" w:rsidRPr="00CB11B1" w14:paraId="07B3C325" w14:textId="77777777" w:rsidTr="00CB11B1">
        <w:trPr>
          <w:trHeight w:val="270"/>
          <w:ins w:id="3479" w:author="Stefanie Lane" w:date="2022-06-23T13:35:00Z"/>
        </w:trPr>
        <w:tc>
          <w:tcPr>
            <w:tcW w:w="1080" w:type="dxa"/>
            <w:tcBorders>
              <w:top w:val="nil"/>
              <w:left w:val="nil"/>
              <w:bottom w:val="nil"/>
              <w:right w:val="nil"/>
            </w:tcBorders>
            <w:shd w:val="clear" w:color="auto" w:fill="auto"/>
            <w:noWrap/>
            <w:vAlign w:val="bottom"/>
            <w:hideMark/>
          </w:tcPr>
          <w:p w14:paraId="73879F07" w14:textId="77777777" w:rsidR="00CB11B1" w:rsidRPr="00CB11B1" w:rsidRDefault="00CB11B1">
            <w:pPr>
              <w:spacing w:after="0" w:line="240" w:lineRule="auto"/>
              <w:jc w:val="center"/>
              <w:rPr>
                <w:ins w:id="3480" w:author="Stefanie Lane" w:date="2022-06-23T13:35:00Z"/>
                <w:rFonts w:ascii="Calibri" w:eastAsia="Times New Roman" w:hAnsi="Calibri" w:cs="Calibri"/>
                <w:b/>
                <w:bCs/>
                <w:color w:val="000000"/>
                <w:sz w:val="20"/>
                <w:szCs w:val="20"/>
                <w:rPrChange w:id="3481" w:author="Stefanie Lane" w:date="2022-06-23T13:35:00Z">
                  <w:rPr>
                    <w:ins w:id="3482" w:author="Stefanie Lane" w:date="2022-06-23T13:35:00Z"/>
                  </w:rPr>
                </w:rPrChange>
              </w:rPr>
              <w:pPrChange w:id="3483" w:author="Stefanie Lane" w:date="2022-06-23T13:35:00Z">
                <w:pPr>
                  <w:jc w:val="center"/>
                </w:pPr>
              </w:pPrChange>
            </w:pPr>
          </w:p>
        </w:tc>
        <w:tc>
          <w:tcPr>
            <w:tcW w:w="3077" w:type="dxa"/>
            <w:tcBorders>
              <w:top w:val="nil"/>
              <w:left w:val="nil"/>
              <w:bottom w:val="nil"/>
              <w:right w:val="nil"/>
            </w:tcBorders>
            <w:shd w:val="clear" w:color="auto" w:fill="auto"/>
            <w:noWrap/>
            <w:vAlign w:val="bottom"/>
            <w:hideMark/>
          </w:tcPr>
          <w:p w14:paraId="34ECC542" w14:textId="77777777" w:rsidR="00CB11B1" w:rsidRPr="00CB11B1" w:rsidRDefault="00CB11B1">
            <w:pPr>
              <w:spacing w:after="0" w:line="240" w:lineRule="auto"/>
              <w:rPr>
                <w:ins w:id="3484" w:author="Stefanie Lane" w:date="2022-06-23T13:35:00Z"/>
                <w:rFonts w:ascii="Times New Roman" w:eastAsia="Times New Roman" w:hAnsi="Times New Roman" w:cs="Times New Roman"/>
                <w:sz w:val="20"/>
                <w:szCs w:val="20"/>
                <w:rPrChange w:id="3485" w:author="Stefanie Lane" w:date="2022-06-23T13:35:00Z">
                  <w:rPr>
                    <w:ins w:id="3486" w:author="Stefanie Lane" w:date="2022-06-23T13:35:00Z"/>
                  </w:rPr>
                </w:rPrChange>
              </w:rPr>
              <w:pPrChange w:id="3487" w:author="Stefanie Lane" w:date="2022-06-23T13:35:00Z">
                <w:pPr/>
              </w:pPrChange>
            </w:pPr>
          </w:p>
        </w:tc>
        <w:tc>
          <w:tcPr>
            <w:tcW w:w="696" w:type="dxa"/>
            <w:tcBorders>
              <w:top w:val="nil"/>
              <w:left w:val="nil"/>
              <w:bottom w:val="nil"/>
              <w:right w:val="nil"/>
            </w:tcBorders>
            <w:shd w:val="clear" w:color="auto" w:fill="auto"/>
            <w:noWrap/>
            <w:vAlign w:val="bottom"/>
            <w:hideMark/>
          </w:tcPr>
          <w:p w14:paraId="7A58363C" w14:textId="77777777" w:rsidR="00CB11B1" w:rsidRPr="00CB11B1" w:rsidRDefault="00CB11B1">
            <w:pPr>
              <w:spacing w:after="0" w:line="240" w:lineRule="auto"/>
              <w:rPr>
                <w:ins w:id="3488" w:author="Stefanie Lane" w:date="2022-06-23T13:35:00Z"/>
                <w:rFonts w:ascii="Times New Roman" w:eastAsia="Times New Roman" w:hAnsi="Times New Roman" w:cs="Times New Roman"/>
                <w:sz w:val="20"/>
                <w:szCs w:val="20"/>
                <w:rPrChange w:id="3489" w:author="Stefanie Lane" w:date="2022-06-23T13:35:00Z">
                  <w:rPr>
                    <w:ins w:id="3490" w:author="Stefanie Lane" w:date="2022-06-23T13:35:00Z"/>
                  </w:rPr>
                </w:rPrChange>
              </w:rPr>
              <w:pPrChange w:id="3491" w:author="Stefanie Lane" w:date="2022-06-23T13:35:00Z">
                <w:pPr/>
              </w:pPrChange>
            </w:pPr>
          </w:p>
        </w:tc>
        <w:tc>
          <w:tcPr>
            <w:tcW w:w="727" w:type="dxa"/>
            <w:tcBorders>
              <w:top w:val="nil"/>
              <w:left w:val="nil"/>
              <w:bottom w:val="nil"/>
              <w:right w:val="nil"/>
            </w:tcBorders>
            <w:shd w:val="clear" w:color="auto" w:fill="auto"/>
            <w:noWrap/>
            <w:vAlign w:val="bottom"/>
            <w:hideMark/>
          </w:tcPr>
          <w:p w14:paraId="2525A405" w14:textId="77777777" w:rsidR="00CB11B1" w:rsidRPr="00CB11B1" w:rsidRDefault="00CB11B1">
            <w:pPr>
              <w:spacing w:after="0" w:line="240" w:lineRule="auto"/>
              <w:rPr>
                <w:ins w:id="3492" w:author="Stefanie Lane" w:date="2022-06-23T13:35:00Z"/>
                <w:rFonts w:ascii="Times New Roman" w:eastAsia="Times New Roman" w:hAnsi="Times New Roman" w:cs="Times New Roman"/>
                <w:sz w:val="20"/>
                <w:szCs w:val="20"/>
                <w:rPrChange w:id="3493" w:author="Stefanie Lane" w:date="2022-06-23T13:35:00Z">
                  <w:rPr>
                    <w:ins w:id="3494" w:author="Stefanie Lane" w:date="2022-06-23T13:35:00Z"/>
                  </w:rPr>
                </w:rPrChange>
              </w:rPr>
              <w:pPrChange w:id="3495" w:author="Stefanie Lane" w:date="2022-06-23T13:35:00Z">
                <w:pPr/>
              </w:pPrChange>
            </w:pPr>
          </w:p>
        </w:tc>
        <w:tc>
          <w:tcPr>
            <w:tcW w:w="240" w:type="dxa"/>
            <w:tcBorders>
              <w:top w:val="nil"/>
              <w:left w:val="nil"/>
              <w:bottom w:val="nil"/>
              <w:right w:val="nil"/>
            </w:tcBorders>
            <w:shd w:val="clear" w:color="auto" w:fill="auto"/>
            <w:noWrap/>
            <w:vAlign w:val="bottom"/>
            <w:hideMark/>
          </w:tcPr>
          <w:p w14:paraId="30120FFC" w14:textId="77777777" w:rsidR="00CB11B1" w:rsidRPr="00CB11B1" w:rsidRDefault="00CB11B1">
            <w:pPr>
              <w:spacing w:after="0" w:line="240" w:lineRule="auto"/>
              <w:rPr>
                <w:ins w:id="3496" w:author="Stefanie Lane" w:date="2022-06-23T13:35:00Z"/>
                <w:rFonts w:ascii="Times New Roman" w:eastAsia="Times New Roman" w:hAnsi="Times New Roman" w:cs="Times New Roman"/>
                <w:sz w:val="20"/>
                <w:szCs w:val="20"/>
                <w:rPrChange w:id="3497" w:author="Stefanie Lane" w:date="2022-06-23T13:35:00Z">
                  <w:rPr>
                    <w:ins w:id="3498" w:author="Stefanie Lane" w:date="2022-06-23T13:35:00Z"/>
                  </w:rPr>
                </w:rPrChange>
              </w:rPr>
              <w:pPrChange w:id="3499" w:author="Stefanie Lane" w:date="2022-06-23T13:35:00Z">
                <w:pPr/>
              </w:pPrChange>
            </w:pPr>
          </w:p>
        </w:tc>
        <w:tc>
          <w:tcPr>
            <w:tcW w:w="2437" w:type="dxa"/>
            <w:tcBorders>
              <w:top w:val="nil"/>
              <w:left w:val="nil"/>
              <w:bottom w:val="nil"/>
              <w:right w:val="nil"/>
            </w:tcBorders>
            <w:shd w:val="clear" w:color="auto" w:fill="auto"/>
            <w:noWrap/>
            <w:vAlign w:val="bottom"/>
            <w:hideMark/>
          </w:tcPr>
          <w:p w14:paraId="3FFC0AEB" w14:textId="77777777" w:rsidR="00CB11B1" w:rsidRPr="00CB11B1" w:rsidRDefault="00CB11B1">
            <w:pPr>
              <w:spacing w:after="0" w:line="240" w:lineRule="auto"/>
              <w:rPr>
                <w:ins w:id="3500" w:author="Stefanie Lane" w:date="2022-06-23T13:35:00Z"/>
                <w:rFonts w:ascii="Times New Roman" w:eastAsia="Times New Roman" w:hAnsi="Times New Roman" w:cs="Times New Roman"/>
                <w:sz w:val="20"/>
                <w:szCs w:val="20"/>
                <w:rPrChange w:id="3501" w:author="Stefanie Lane" w:date="2022-06-23T13:35:00Z">
                  <w:rPr>
                    <w:ins w:id="3502" w:author="Stefanie Lane" w:date="2022-06-23T13:35:00Z"/>
                  </w:rPr>
                </w:rPrChange>
              </w:rPr>
              <w:pPrChange w:id="3503" w:author="Stefanie Lane" w:date="2022-06-23T13:35:00Z">
                <w:pPr/>
              </w:pPrChange>
            </w:pPr>
          </w:p>
        </w:tc>
        <w:tc>
          <w:tcPr>
            <w:tcW w:w="706" w:type="dxa"/>
            <w:tcBorders>
              <w:top w:val="nil"/>
              <w:left w:val="nil"/>
              <w:bottom w:val="nil"/>
              <w:right w:val="nil"/>
            </w:tcBorders>
            <w:shd w:val="clear" w:color="auto" w:fill="auto"/>
            <w:noWrap/>
            <w:vAlign w:val="bottom"/>
            <w:hideMark/>
          </w:tcPr>
          <w:p w14:paraId="433BA114" w14:textId="77777777" w:rsidR="00CB11B1" w:rsidRPr="00CB11B1" w:rsidRDefault="00CB11B1">
            <w:pPr>
              <w:spacing w:after="0" w:line="240" w:lineRule="auto"/>
              <w:rPr>
                <w:ins w:id="3504" w:author="Stefanie Lane" w:date="2022-06-23T13:35:00Z"/>
                <w:rFonts w:ascii="Times New Roman" w:eastAsia="Times New Roman" w:hAnsi="Times New Roman" w:cs="Times New Roman"/>
                <w:sz w:val="20"/>
                <w:szCs w:val="20"/>
                <w:rPrChange w:id="3505" w:author="Stefanie Lane" w:date="2022-06-23T13:35:00Z">
                  <w:rPr>
                    <w:ins w:id="3506" w:author="Stefanie Lane" w:date="2022-06-23T13:35:00Z"/>
                  </w:rPr>
                </w:rPrChange>
              </w:rPr>
              <w:pPrChange w:id="3507" w:author="Stefanie Lane" w:date="2022-06-23T13:35:00Z">
                <w:pPr/>
              </w:pPrChange>
            </w:pPr>
          </w:p>
        </w:tc>
        <w:tc>
          <w:tcPr>
            <w:tcW w:w="737" w:type="dxa"/>
            <w:tcBorders>
              <w:top w:val="nil"/>
              <w:left w:val="nil"/>
              <w:bottom w:val="nil"/>
              <w:right w:val="nil"/>
            </w:tcBorders>
            <w:shd w:val="clear" w:color="auto" w:fill="auto"/>
            <w:noWrap/>
            <w:vAlign w:val="bottom"/>
            <w:hideMark/>
          </w:tcPr>
          <w:p w14:paraId="619F4F96" w14:textId="77777777" w:rsidR="00CB11B1" w:rsidRPr="00CB11B1" w:rsidRDefault="00CB11B1">
            <w:pPr>
              <w:spacing w:after="0" w:line="240" w:lineRule="auto"/>
              <w:rPr>
                <w:ins w:id="3508" w:author="Stefanie Lane" w:date="2022-06-23T13:35:00Z"/>
                <w:rFonts w:ascii="Times New Roman" w:eastAsia="Times New Roman" w:hAnsi="Times New Roman" w:cs="Times New Roman"/>
                <w:sz w:val="20"/>
                <w:szCs w:val="20"/>
                <w:rPrChange w:id="3509" w:author="Stefanie Lane" w:date="2022-06-23T13:35:00Z">
                  <w:rPr>
                    <w:ins w:id="3510" w:author="Stefanie Lane" w:date="2022-06-23T13:35:00Z"/>
                  </w:rPr>
                </w:rPrChange>
              </w:rPr>
              <w:pPrChange w:id="3511" w:author="Stefanie Lane" w:date="2022-06-23T13:35:00Z">
                <w:pPr/>
              </w:pPrChange>
            </w:pPr>
          </w:p>
        </w:tc>
        <w:tc>
          <w:tcPr>
            <w:tcW w:w="240" w:type="dxa"/>
            <w:tcBorders>
              <w:top w:val="nil"/>
              <w:left w:val="nil"/>
              <w:bottom w:val="nil"/>
              <w:right w:val="nil"/>
            </w:tcBorders>
            <w:shd w:val="clear" w:color="auto" w:fill="auto"/>
            <w:noWrap/>
            <w:vAlign w:val="bottom"/>
            <w:hideMark/>
          </w:tcPr>
          <w:p w14:paraId="37BD06BC" w14:textId="77777777" w:rsidR="00CB11B1" w:rsidRPr="00CB11B1" w:rsidRDefault="00CB11B1">
            <w:pPr>
              <w:spacing w:after="0" w:line="240" w:lineRule="auto"/>
              <w:rPr>
                <w:ins w:id="3512" w:author="Stefanie Lane" w:date="2022-06-23T13:35:00Z"/>
                <w:rFonts w:ascii="Times New Roman" w:eastAsia="Times New Roman" w:hAnsi="Times New Roman" w:cs="Times New Roman"/>
                <w:sz w:val="20"/>
                <w:szCs w:val="20"/>
                <w:rPrChange w:id="3513" w:author="Stefanie Lane" w:date="2022-06-23T13:35:00Z">
                  <w:rPr>
                    <w:ins w:id="3514" w:author="Stefanie Lane" w:date="2022-06-23T13:35:00Z"/>
                  </w:rPr>
                </w:rPrChange>
              </w:rPr>
              <w:pPrChange w:id="3515" w:author="Stefanie Lane" w:date="2022-06-23T13:35:00Z">
                <w:pPr/>
              </w:pPrChange>
            </w:pPr>
          </w:p>
        </w:tc>
        <w:tc>
          <w:tcPr>
            <w:tcW w:w="2043" w:type="dxa"/>
            <w:tcBorders>
              <w:top w:val="nil"/>
              <w:left w:val="nil"/>
              <w:bottom w:val="nil"/>
              <w:right w:val="nil"/>
            </w:tcBorders>
            <w:shd w:val="clear" w:color="auto" w:fill="auto"/>
            <w:noWrap/>
            <w:vAlign w:val="bottom"/>
            <w:hideMark/>
          </w:tcPr>
          <w:p w14:paraId="69B81A95" w14:textId="77777777" w:rsidR="00CB11B1" w:rsidRPr="00CB11B1" w:rsidRDefault="00CB11B1">
            <w:pPr>
              <w:spacing w:after="0" w:line="240" w:lineRule="auto"/>
              <w:rPr>
                <w:ins w:id="3516" w:author="Stefanie Lane" w:date="2022-06-23T13:35:00Z"/>
                <w:rFonts w:ascii="Times New Roman" w:eastAsia="Times New Roman" w:hAnsi="Times New Roman" w:cs="Times New Roman"/>
                <w:sz w:val="20"/>
                <w:szCs w:val="20"/>
                <w:rPrChange w:id="3517" w:author="Stefanie Lane" w:date="2022-06-23T13:35:00Z">
                  <w:rPr>
                    <w:ins w:id="3518" w:author="Stefanie Lane" w:date="2022-06-23T13:35:00Z"/>
                  </w:rPr>
                </w:rPrChange>
              </w:rPr>
              <w:pPrChange w:id="3519" w:author="Stefanie Lane" w:date="2022-06-23T13:35:00Z">
                <w:pPr/>
              </w:pPrChange>
            </w:pPr>
          </w:p>
        </w:tc>
        <w:tc>
          <w:tcPr>
            <w:tcW w:w="693" w:type="dxa"/>
            <w:tcBorders>
              <w:top w:val="nil"/>
              <w:left w:val="nil"/>
              <w:bottom w:val="nil"/>
              <w:right w:val="nil"/>
            </w:tcBorders>
            <w:shd w:val="clear" w:color="auto" w:fill="auto"/>
            <w:noWrap/>
            <w:vAlign w:val="bottom"/>
            <w:hideMark/>
          </w:tcPr>
          <w:p w14:paraId="56E0C07C" w14:textId="77777777" w:rsidR="00CB11B1" w:rsidRPr="00CB11B1" w:rsidRDefault="00CB11B1">
            <w:pPr>
              <w:spacing w:after="0" w:line="240" w:lineRule="auto"/>
              <w:rPr>
                <w:ins w:id="3520" w:author="Stefanie Lane" w:date="2022-06-23T13:35:00Z"/>
                <w:rFonts w:ascii="Times New Roman" w:eastAsia="Times New Roman" w:hAnsi="Times New Roman" w:cs="Times New Roman"/>
                <w:sz w:val="20"/>
                <w:szCs w:val="20"/>
                <w:rPrChange w:id="3521" w:author="Stefanie Lane" w:date="2022-06-23T13:35:00Z">
                  <w:rPr>
                    <w:ins w:id="3522" w:author="Stefanie Lane" w:date="2022-06-23T13:35:00Z"/>
                  </w:rPr>
                </w:rPrChange>
              </w:rPr>
              <w:pPrChange w:id="3523" w:author="Stefanie Lane" w:date="2022-06-23T13:35:00Z">
                <w:pPr/>
              </w:pPrChange>
            </w:pPr>
          </w:p>
        </w:tc>
        <w:tc>
          <w:tcPr>
            <w:tcW w:w="724" w:type="dxa"/>
            <w:tcBorders>
              <w:top w:val="nil"/>
              <w:left w:val="nil"/>
              <w:bottom w:val="nil"/>
              <w:right w:val="nil"/>
            </w:tcBorders>
            <w:shd w:val="clear" w:color="auto" w:fill="auto"/>
            <w:noWrap/>
            <w:vAlign w:val="bottom"/>
            <w:hideMark/>
          </w:tcPr>
          <w:p w14:paraId="074546A4" w14:textId="77777777" w:rsidR="00CB11B1" w:rsidRPr="00CB11B1" w:rsidRDefault="00CB11B1">
            <w:pPr>
              <w:spacing w:after="0" w:line="240" w:lineRule="auto"/>
              <w:rPr>
                <w:ins w:id="3524" w:author="Stefanie Lane" w:date="2022-06-23T13:35:00Z"/>
                <w:rFonts w:ascii="Times New Roman" w:eastAsia="Times New Roman" w:hAnsi="Times New Roman" w:cs="Times New Roman"/>
                <w:sz w:val="20"/>
                <w:szCs w:val="20"/>
                <w:rPrChange w:id="3525" w:author="Stefanie Lane" w:date="2022-06-23T13:35:00Z">
                  <w:rPr>
                    <w:ins w:id="3526" w:author="Stefanie Lane" w:date="2022-06-23T13:35:00Z"/>
                  </w:rPr>
                </w:rPrChange>
              </w:rPr>
              <w:pPrChange w:id="3527" w:author="Stefanie Lane" w:date="2022-06-23T13:35:00Z">
                <w:pPr/>
              </w:pPrChange>
            </w:pPr>
          </w:p>
        </w:tc>
      </w:tr>
      <w:tr w:rsidR="00CB11B1" w:rsidRPr="00CB11B1" w14:paraId="68E90285" w14:textId="77777777" w:rsidTr="00CB11B1">
        <w:trPr>
          <w:trHeight w:val="260"/>
          <w:ins w:id="3528" w:author="Stefanie Lane" w:date="2022-06-23T13:35: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CB11B1" w:rsidRDefault="00CB11B1">
            <w:pPr>
              <w:spacing w:after="0" w:line="240" w:lineRule="auto"/>
              <w:jc w:val="center"/>
              <w:rPr>
                <w:ins w:id="3529" w:author="Stefanie Lane" w:date="2022-06-23T13:35:00Z"/>
                <w:rFonts w:ascii="Calibri" w:eastAsia="Times New Roman" w:hAnsi="Calibri" w:cs="Calibri"/>
                <w:color w:val="000000"/>
                <w:sz w:val="20"/>
                <w:szCs w:val="20"/>
                <w:rPrChange w:id="3530" w:author="Stefanie Lane" w:date="2022-06-23T13:35:00Z">
                  <w:rPr>
                    <w:ins w:id="3531" w:author="Stefanie Lane" w:date="2022-06-23T13:35:00Z"/>
                  </w:rPr>
                </w:rPrChange>
              </w:rPr>
              <w:pPrChange w:id="3532" w:author="Stefanie Lane" w:date="2022-06-23T13:35:00Z">
                <w:pPr>
                  <w:jc w:val="center"/>
                </w:pPr>
              </w:pPrChange>
            </w:pPr>
            <w:ins w:id="3533" w:author="Stefanie Lane" w:date="2022-06-23T13:35:00Z">
              <w:r w:rsidRPr="00CB11B1">
                <w:rPr>
                  <w:rFonts w:ascii="Calibri" w:eastAsia="Times New Roman" w:hAnsi="Calibri" w:cs="Calibri"/>
                  <w:color w:val="000000"/>
                  <w:sz w:val="20"/>
                  <w:szCs w:val="20"/>
                  <w:rPrChange w:id="3534" w:author="Stefanie Lane" w:date="2022-06-23T13:35:00Z">
                    <w:rPr/>
                  </w:rPrChange>
                </w:rPr>
                <w:t>"Sedge"</w:t>
              </w:r>
            </w:ins>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CB11B1" w:rsidRDefault="00CB11B1">
            <w:pPr>
              <w:spacing w:after="0" w:line="240" w:lineRule="auto"/>
              <w:rPr>
                <w:ins w:id="3535" w:author="Stefanie Lane" w:date="2022-06-23T13:35:00Z"/>
                <w:rFonts w:ascii="Calibri" w:eastAsia="Times New Roman" w:hAnsi="Calibri" w:cs="Calibri"/>
                <w:i/>
                <w:iCs/>
                <w:color w:val="000000"/>
                <w:sz w:val="20"/>
                <w:szCs w:val="20"/>
                <w:rPrChange w:id="3536" w:author="Stefanie Lane" w:date="2022-06-23T13:35:00Z">
                  <w:rPr>
                    <w:ins w:id="3537" w:author="Stefanie Lane" w:date="2022-06-23T13:35:00Z"/>
                  </w:rPr>
                </w:rPrChange>
              </w:rPr>
              <w:pPrChange w:id="3538" w:author="Stefanie Lane" w:date="2022-06-23T13:35:00Z">
                <w:pPr/>
              </w:pPrChange>
            </w:pPr>
            <w:ins w:id="3539" w:author="Stefanie Lane" w:date="2022-06-23T13:35:00Z">
              <w:r w:rsidRPr="00CB11B1">
                <w:rPr>
                  <w:rFonts w:ascii="Calibri" w:eastAsia="Times New Roman" w:hAnsi="Calibri" w:cs="Calibri"/>
                  <w:i/>
                  <w:iCs/>
                  <w:color w:val="000000"/>
                  <w:sz w:val="20"/>
                  <w:szCs w:val="20"/>
                  <w:rPrChange w:id="3540" w:author="Stefanie Lane" w:date="2022-06-23T13:35:00Z">
                    <w:rPr/>
                  </w:rPrChange>
                </w:rPr>
                <w:t>Carex lyngbyei</w:t>
              </w:r>
            </w:ins>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CB11B1" w:rsidRDefault="00CB11B1">
            <w:pPr>
              <w:spacing w:after="0" w:line="240" w:lineRule="auto"/>
              <w:jc w:val="center"/>
              <w:rPr>
                <w:ins w:id="3541" w:author="Stefanie Lane" w:date="2022-06-23T13:35:00Z"/>
                <w:rFonts w:ascii="Calibri" w:eastAsia="Times New Roman" w:hAnsi="Calibri" w:cs="Calibri"/>
                <w:color w:val="000000"/>
                <w:sz w:val="20"/>
                <w:szCs w:val="20"/>
                <w:rPrChange w:id="3542" w:author="Stefanie Lane" w:date="2022-06-23T13:35:00Z">
                  <w:rPr>
                    <w:ins w:id="3543" w:author="Stefanie Lane" w:date="2022-06-23T13:35:00Z"/>
                  </w:rPr>
                </w:rPrChange>
              </w:rPr>
              <w:pPrChange w:id="3544" w:author="Stefanie Lane" w:date="2022-06-23T13:35:00Z">
                <w:pPr>
                  <w:jc w:val="center"/>
                </w:pPr>
              </w:pPrChange>
            </w:pPr>
            <w:ins w:id="3545" w:author="Stefanie Lane" w:date="2022-06-23T13:35:00Z">
              <w:r w:rsidRPr="00CB11B1">
                <w:rPr>
                  <w:rFonts w:ascii="Calibri" w:eastAsia="Times New Roman" w:hAnsi="Calibri" w:cs="Calibri"/>
                  <w:color w:val="000000"/>
                  <w:sz w:val="20"/>
                  <w:szCs w:val="20"/>
                  <w:rPrChange w:id="3546" w:author="Stefanie Lane" w:date="2022-06-23T13:35:00Z">
                    <w:rPr/>
                  </w:rPrChange>
                </w:rPr>
                <w:t>0.678</w:t>
              </w:r>
            </w:ins>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CB11B1" w:rsidRDefault="00CB11B1">
            <w:pPr>
              <w:spacing w:after="0" w:line="240" w:lineRule="auto"/>
              <w:jc w:val="center"/>
              <w:rPr>
                <w:ins w:id="3547" w:author="Stefanie Lane" w:date="2022-06-23T13:35:00Z"/>
                <w:rFonts w:ascii="Calibri" w:eastAsia="Times New Roman" w:hAnsi="Calibri" w:cs="Calibri"/>
                <w:color w:val="000000"/>
                <w:sz w:val="20"/>
                <w:szCs w:val="20"/>
                <w:rPrChange w:id="3548" w:author="Stefanie Lane" w:date="2022-06-23T13:35:00Z">
                  <w:rPr>
                    <w:ins w:id="3549" w:author="Stefanie Lane" w:date="2022-06-23T13:35:00Z"/>
                  </w:rPr>
                </w:rPrChange>
              </w:rPr>
              <w:pPrChange w:id="3550" w:author="Stefanie Lane" w:date="2022-06-23T13:35:00Z">
                <w:pPr>
                  <w:jc w:val="center"/>
                </w:pPr>
              </w:pPrChange>
            </w:pPr>
            <w:ins w:id="3551" w:author="Stefanie Lane" w:date="2022-06-23T13:35:00Z">
              <w:r w:rsidRPr="00CB11B1">
                <w:rPr>
                  <w:rFonts w:ascii="Calibri" w:eastAsia="Times New Roman" w:hAnsi="Calibri" w:cs="Calibri"/>
                  <w:color w:val="000000"/>
                  <w:sz w:val="20"/>
                  <w:szCs w:val="20"/>
                  <w:rPrChange w:id="3552"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CB11B1" w:rsidRDefault="00CB11B1">
            <w:pPr>
              <w:spacing w:after="0" w:line="240" w:lineRule="auto"/>
              <w:rPr>
                <w:ins w:id="3553" w:author="Stefanie Lane" w:date="2022-06-23T13:35:00Z"/>
                <w:rFonts w:ascii="Calibri" w:eastAsia="Times New Roman" w:hAnsi="Calibri" w:cs="Calibri"/>
                <w:color w:val="000000"/>
                <w:sz w:val="20"/>
                <w:szCs w:val="20"/>
                <w:rPrChange w:id="3554" w:author="Stefanie Lane" w:date="2022-06-23T13:35:00Z">
                  <w:rPr>
                    <w:ins w:id="3555" w:author="Stefanie Lane" w:date="2022-06-23T13:35:00Z"/>
                  </w:rPr>
                </w:rPrChange>
              </w:rPr>
              <w:pPrChange w:id="3556" w:author="Stefanie Lane" w:date="2022-06-23T13:35:00Z">
                <w:pPr/>
              </w:pPrChange>
            </w:pPr>
            <w:ins w:id="3557" w:author="Stefanie Lane" w:date="2022-06-23T13:35:00Z">
              <w:r w:rsidRPr="00CB11B1">
                <w:rPr>
                  <w:rFonts w:ascii="Calibri" w:eastAsia="Times New Roman" w:hAnsi="Calibri" w:cs="Calibri"/>
                  <w:color w:val="000000"/>
                  <w:sz w:val="20"/>
                  <w:szCs w:val="20"/>
                  <w:rPrChange w:id="3558" w:author="Stefanie Lane" w:date="2022-06-23T13:35:00Z">
                    <w:rPr/>
                  </w:rPrChange>
                </w:rPr>
                <w:t> </w:t>
              </w:r>
            </w:ins>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CB11B1" w:rsidRDefault="00CB11B1">
            <w:pPr>
              <w:spacing w:after="0" w:line="240" w:lineRule="auto"/>
              <w:rPr>
                <w:ins w:id="3559" w:author="Stefanie Lane" w:date="2022-06-23T13:35:00Z"/>
                <w:rFonts w:ascii="Calibri" w:eastAsia="Times New Roman" w:hAnsi="Calibri" w:cs="Calibri"/>
                <w:i/>
                <w:iCs/>
                <w:color w:val="000000"/>
                <w:sz w:val="20"/>
                <w:szCs w:val="20"/>
                <w:rPrChange w:id="3560" w:author="Stefanie Lane" w:date="2022-06-23T13:35:00Z">
                  <w:rPr>
                    <w:ins w:id="3561" w:author="Stefanie Lane" w:date="2022-06-23T13:35:00Z"/>
                  </w:rPr>
                </w:rPrChange>
              </w:rPr>
              <w:pPrChange w:id="3562" w:author="Stefanie Lane" w:date="2022-06-23T13:35:00Z">
                <w:pPr/>
              </w:pPrChange>
            </w:pPr>
            <w:ins w:id="3563" w:author="Stefanie Lane" w:date="2022-06-23T13:35:00Z">
              <w:r w:rsidRPr="00CB11B1">
                <w:rPr>
                  <w:rFonts w:ascii="Calibri" w:eastAsia="Times New Roman" w:hAnsi="Calibri" w:cs="Calibri"/>
                  <w:i/>
                  <w:iCs/>
                  <w:color w:val="000000"/>
                  <w:sz w:val="20"/>
                  <w:szCs w:val="20"/>
                  <w:rPrChange w:id="3564" w:author="Stefanie Lane" w:date="2022-06-23T13:35:00Z">
                    <w:rPr/>
                  </w:rPrChange>
                </w:rPr>
                <w:t>Carex lyngbyei</w:t>
              </w:r>
            </w:ins>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CB11B1" w:rsidRDefault="00CB11B1">
            <w:pPr>
              <w:spacing w:after="0" w:line="240" w:lineRule="auto"/>
              <w:jc w:val="center"/>
              <w:rPr>
                <w:ins w:id="3565" w:author="Stefanie Lane" w:date="2022-06-23T13:35:00Z"/>
                <w:rFonts w:ascii="Calibri" w:eastAsia="Times New Roman" w:hAnsi="Calibri" w:cs="Calibri"/>
                <w:color w:val="000000"/>
                <w:sz w:val="20"/>
                <w:szCs w:val="20"/>
                <w:rPrChange w:id="3566" w:author="Stefanie Lane" w:date="2022-06-23T13:35:00Z">
                  <w:rPr>
                    <w:ins w:id="3567" w:author="Stefanie Lane" w:date="2022-06-23T13:35:00Z"/>
                  </w:rPr>
                </w:rPrChange>
              </w:rPr>
              <w:pPrChange w:id="3568" w:author="Stefanie Lane" w:date="2022-06-23T13:35:00Z">
                <w:pPr>
                  <w:jc w:val="center"/>
                </w:pPr>
              </w:pPrChange>
            </w:pPr>
            <w:ins w:id="3569" w:author="Stefanie Lane" w:date="2022-06-23T13:35:00Z">
              <w:r w:rsidRPr="00CB11B1">
                <w:rPr>
                  <w:rFonts w:ascii="Calibri" w:eastAsia="Times New Roman" w:hAnsi="Calibri" w:cs="Calibri"/>
                  <w:color w:val="000000"/>
                  <w:sz w:val="20"/>
                  <w:szCs w:val="20"/>
                  <w:rPrChange w:id="3570" w:author="Stefanie Lane" w:date="2022-06-23T13:35:00Z">
                    <w:rPr/>
                  </w:rPrChange>
                </w:rPr>
                <w:t>0.804</w:t>
              </w:r>
            </w:ins>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CB11B1" w:rsidRDefault="00CB11B1">
            <w:pPr>
              <w:spacing w:after="0" w:line="240" w:lineRule="auto"/>
              <w:jc w:val="center"/>
              <w:rPr>
                <w:ins w:id="3571" w:author="Stefanie Lane" w:date="2022-06-23T13:35:00Z"/>
                <w:rFonts w:ascii="Calibri" w:eastAsia="Times New Roman" w:hAnsi="Calibri" w:cs="Calibri"/>
                <w:color w:val="000000"/>
                <w:sz w:val="20"/>
                <w:szCs w:val="20"/>
                <w:rPrChange w:id="3572" w:author="Stefanie Lane" w:date="2022-06-23T13:35:00Z">
                  <w:rPr>
                    <w:ins w:id="3573" w:author="Stefanie Lane" w:date="2022-06-23T13:35:00Z"/>
                  </w:rPr>
                </w:rPrChange>
              </w:rPr>
              <w:pPrChange w:id="3574" w:author="Stefanie Lane" w:date="2022-06-23T13:35:00Z">
                <w:pPr>
                  <w:jc w:val="center"/>
                </w:pPr>
              </w:pPrChange>
            </w:pPr>
            <w:ins w:id="3575" w:author="Stefanie Lane" w:date="2022-06-23T13:35:00Z">
              <w:r w:rsidRPr="00CB11B1">
                <w:rPr>
                  <w:rFonts w:ascii="Calibri" w:eastAsia="Times New Roman" w:hAnsi="Calibri" w:cs="Calibri"/>
                  <w:color w:val="000000"/>
                  <w:sz w:val="20"/>
                  <w:szCs w:val="20"/>
                  <w:rPrChange w:id="3576"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CB11B1" w:rsidRDefault="00CB11B1">
            <w:pPr>
              <w:spacing w:after="0" w:line="240" w:lineRule="auto"/>
              <w:rPr>
                <w:ins w:id="3577" w:author="Stefanie Lane" w:date="2022-06-23T13:35:00Z"/>
                <w:rFonts w:ascii="Calibri" w:eastAsia="Times New Roman" w:hAnsi="Calibri" w:cs="Calibri"/>
                <w:color w:val="000000"/>
                <w:sz w:val="20"/>
                <w:szCs w:val="20"/>
                <w:rPrChange w:id="3578" w:author="Stefanie Lane" w:date="2022-06-23T13:35:00Z">
                  <w:rPr>
                    <w:ins w:id="3579" w:author="Stefanie Lane" w:date="2022-06-23T13:35:00Z"/>
                  </w:rPr>
                </w:rPrChange>
              </w:rPr>
              <w:pPrChange w:id="3580" w:author="Stefanie Lane" w:date="2022-06-23T13:35:00Z">
                <w:pPr/>
              </w:pPrChange>
            </w:pPr>
            <w:ins w:id="3581" w:author="Stefanie Lane" w:date="2022-06-23T13:35:00Z">
              <w:r w:rsidRPr="00CB11B1">
                <w:rPr>
                  <w:rFonts w:ascii="Calibri" w:eastAsia="Times New Roman" w:hAnsi="Calibri" w:cs="Calibri"/>
                  <w:color w:val="000000"/>
                  <w:sz w:val="20"/>
                  <w:szCs w:val="20"/>
                  <w:rPrChange w:id="3582" w:author="Stefanie Lane" w:date="2022-06-23T13:35:00Z">
                    <w:rPr/>
                  </w:rPrChange>
                </w:rPr>
                <w:t> </w:t>
              </w:r>
            </w:ins>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CB11B1" w:rsidRDefault="00CB11B1">
            <w:pPr>
              <w:spacing w:after="0" w:line="240" w:lineRule="auto"/>
              <w:rPr>
                <w:ins w:id="3583" w:author="Stefanie Lane" w:date="2022-06-23T13:35:00Z"/>
                <w:rFonts w:ascii="Calibri" w:eastAsia="Times New Roman" w:hAnsi="Calibri" w:cs="Calibri"/>
                <w:i/>
                <w:iCs/>
                <w:color w:val="000000"/>
                <w:sz w:val="20"/>
                <w:szCs w:val="20"/>
                <w:rPrChange w:id="3584" w:author="Stefanie Lane" w:date="2022-06-23T13:35:00Z">
                  <w:rPr>
                    <w:ins w:id="3585" w:author="Stefanie Lane" w:date="2022-06-23T13:35:00Z"/>
                  </w:rPr>
                </w:rPrChange>
              </w:rPr>
              <w:pPrChange w:id="3586" w:author="Stefanie Lane" w:date="2022-06-23T13:35:00Z">
                <w:pPr/>
              </w:pPrChange>
            </w:pPr>
            <w:ins w:id="3587" w:author="Stefanie Lane" w:date="2022-06-23T13:35:00Z">
              <w:r w:rsidRPr="00CB11B1">
                <w:rPr>
                  <w:rFonts w:ascii="Calibri" w:eastAsia="Times New Roman" w:hAnsi="Calibri" w:cs="Calibri"/>
                  <w:i/>
                  <w:iCs/>
                  <w:color w:val="000000"/>
                  <w:sz w:val="20"/>
                  <w:szCs w:val="20"/>
                  <w:rPrChange w:id="3588" w:author="Stefanie Lane" w:date="2022-06-23T13:35:00Z">
                    <w:rPr/>
                  </w:rPrChange>
                </w:rPr>
                <w:t>Carex lyngbyei</w:t>
              </w:r>
            </w:ins>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CB11B1" w:rsidRDefault="00CB11B1">
            <w:pPr>
              <w:spacing w:after="0" w:line="240" w:lineRule="auto"/>
              <w:jc w:val="center"/>
              <w:rPr>
                <w:ins w:id="3589" w:author="Stefanie Lane" w:date="2022-06-23T13:35:00Z"/>
                <w:rFonts w:ascii="Calibri" w:eastAsia="Times New Roman" w:hAnsi="Calibri" w:cs="Calibri"/>
                <w:color w:val="000000"/>
                <w:sz w:val="20"/>
                <w:szCs w:val="20"/>
                <w:rPrChange w:id="3590" w:author="Stefanie Lane" w:date="2022-06-23T13:35:00Z">
                  <w:rPr>
                    <w:ins w:id="3591" w:author="Stefanie Lane" w:date="2022-06-23T13:35:00Z"/>
                  </w:rPr>
                </w:rPrChange>
              </w:rPr>
              <w:pPrChange w:id="3592" w:author="Stefanie Lane" w:date="2022-06-23T13:35:00Z">
                <w:pPr>
                  <w:jc w:val="center"/>
                </w:pPr>
              </w:pPrChange>
            </w:pPr>
            <w:ins w:id="3593" w:author="Stefanie Lane" w:date="2022-06-23T13:35:00Z">
              <w:r w:rsidRPr="00CB11B1">
                <w:rPr>
                  <w:rFonts w:ascii="Calibri" w:eastAsia="Times New Roman" w:hAnsi="Calibri" w:cs="Calibri"/>
                  <w:color w:val="000000"/>
                  <w:sz w:val="20"/>
                  <w:szCs w:val="20"/>
                  <w:rPrChange w:id="3594" w:author="Stefanie Lane" w:date="2022-06-23T13:35:00Z">
                    <w:rPr/>
                  </w:rPrChange>
                </w:rPr>
                <w:t>0.714</w:t>
              </w:r>
            </w:ins>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CB11B1" w:rsidRDefault="00CB11B1">
            <w:pPr>
              <w:spacing w:after="0" w:line="240" w:lineRule="auto"/>
              <w:jc w:val="center"/>
              <w:rPr>
                <w:ins w:id="3595" w:author="Stefanie Lane" w:date="2022-06-23T13:35:00Z"/>
                <w:rFonts w:ascii="Calibri" w:eastAsia="Times New Roman" w:hAnsi="Calibri" w:cs="Calibri"/>
                <w:color w:val="000000"/>
                <w:sz w:val="20"/>
                <w:szCs w:val="20"/>
                <w:rPrChange w:id="3596" w:author="Stefanie Lane" w:date="2022-06-23T13:35:00Z">
                  <w:rPr>
                    <w:ins w:id="3597" w:author="Stefanie Lane" w:date="2022-06-23T13:35:00Z"/>
                  </w:rPr>
                </w:rPrChange>
              </w:rPr>
              <w:pPrChange w:id="3598" w:author="Stefanie Lane" w:date="2022-06-23T13:35:00Z">
                <w:pPr>
                  <w:jc w:val="center"/>
                </w:pPr>
              </w:pPrChange>
            </w:pPr>
            <w:ins w:id="3599" w:author="Stefanie Lane" w:date="2022-06-23T13:35:00Z">
              <w:r w:rsidRPr="00CB11B1">
                <w:rPr>
                  <w:rFonts w:ascii="Calibri" w:eastAsia="Times New Roman" w:hAnsi="Calibri" w:cs="Calibri"/>
                  <w:color w:val="000000"/>
                  <w:sz w:val="20"/>
                  <w:szCs w:val="20"/>
                  <w:rPrChange w:id="3600" w:author="Stefanie Lane" w:date="2022-06-23T13:35:00Z">
                    <w:rPr/>
                  </w:rPrChange>
                </w:rPr>
                <w:t>0.001</w:t>
              </w:r>
            </w:ins>
          </w:p>
        </w:tc>
      </w:tr>
      <w:tr w:rsidR="00CB11B1" w:rsidRPr="00CB11B1" w14:paraId="5040D1F2" w14:textId="77777777" w:rsidTr="00CB11B1">
        <w:trPr>
          <w:trHeight w:val="260"/>
          <w:ins w:id="3601"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CB11B1" w:rsidRDefault="00CB11B1">
            <w:pPr>
              <w:spacing w:after="0" w:line="240" w:lineRule="auto"/>
              <w:rPr>
                <w:ins w:id="3602" w:author="Stefanie Lane" w:date="2022-06-23T13:35:00Z"/>
                <w:rFonts w:ascii="Calibri" w:eastAsia="Times New Roman" w:hAnsi="Calibri" w:cs="Calibri"/>
                <w:color w:val="000000"/>
                <w:sz w:val="20"/>
                <w:szCs w:val="20"/>
                <w:rPrChange w:id="3603" w:author="Stefanie Lane" w:date="2022-06-23T13:35:00Z">
                  <w:rPr>
                    <w:ins w:id="3604" w:author="Stefanie Lane" w:date="2022-06-23T13:35:00Z"/>
                  </w:rPr>
                </w:rPrChange>
              </w:rPr>
              <w:pPrChange w:id="3605"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CB11B1" w:rsidRDefault="00CB11B1">
            <w:pPr>
              <w:spacing w:after="0" w:line="240" w:lineRule="auto"/>
              <w:rPr>
                <w:ins w:id="3606" w:author="Stefanie Lane" w:date="2022-06-23T13:35:00Z"/>
                <w:rFonts w:ascii="Calibri" w:eastAsia="Times New Roman" w:hAnsi="Calibri" w:cs="Calibri"/>
                <w:i/>
                <w:iCs/>
                <w:color w:val="000000"/>
                <w:sz w:val="20"/>
                <w:szCs w:val="20"/>
                <w:rPrChange w:id="3607" w:author="Stefanie Lane" w:date="2022-06-23T13:35:00Z">
                  <w:rPr>
                    <w:ins w:id="3608" w:author="Stefanie Lane" w:date="2022-06-23T13:35:00Z"/>
                  </w:rPr>
                </w:rPrChange>
              </w:rPr>
              <w:pPrChange w:id="3609" w:author="Stefanie Lane" w:date="2022-06-23T13:35:00Z">
                <w:pPr/>
              </w:pPrChange>
            </w:pPr>
            <w:ins w:id="3610" w:author="Stefanie Lane" w:date="2022-06-23T13:35:00Z">
              <w:r w:rsidRPr="00CB11B1">
                <w:rPr>
                  <w:rFonts w:ascii="Calibri" w:eastAsia="Times New Roman" w:hAnsi="Calibri" w:cs="Calibri"/>
                  <w:i/>
                  <w:iCs/>
                  <w:color w:val="000000"/>
                  <w:sz w:val="20"/>
                  <w:szCs w:val="20"/>
                  <w:rPrChange w:id="3611" w:author="Stefanie Lane" w:date="2022-06-23T13:35:00Z">
                    <w:rPr/>
                  </w:rPrChange>
                </w:rPr>
                <w:t>Sagittaria latifolia</w:t>
              </w:r>
            </w:ins>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CB11B1" w:rsidRDefault="00CB11B1">
            <w:pPr>
              <w:spacing w:after="0" w:line="240" w:lineRule="auto"/>
              <w:jc w:val="center"/>
              <w:rPr>
                <w:ins w:id="3612" w:author="Stefanie Lane" w:date="2022-06-23T13:35:00Z"/>
                <w:rFonts w:ascii="Calibri" w:eastAsia="Times New Roman" w:hAnsi="Calibri" w:cs="Calibri"/>
                <w:color w:val="000000"/>
                <w:sz w:val="20"/>
                <w:szCs w:val="20"/>
                <w:rPrChange w:id="3613" w:author="Stefanie Lane" w:date="2022-06-23T13:35:00Z">
                  <w:rPr>
                    <w:ins w:id="3614" w:author="Stefanie Lane" w:date="2022-06-23T13:35:00Z"/>
                  </w:rPr>
                </w:rPrChange>
              </w:rPr>
              <w:pPrChange w:id="3615" w:author="Stefanie Lane" w:date="2022-06-23T13:35:00Z">
                <w:pPr>
                  <w:jc w:val="center"/>
                </w:pPr>
              </w:pPrChange>
            </w:pPr>
            <w:ins w:id="3616" w:author="Stefanie Lane" w:date="2022-06-23T13:35:00Z">
              <w:r w:rsidRPr="00CB11B1">
                <w:rPr>
                  <w:rFonts w:ascii="Calibri" w:eastAsia="Times New Roman" w:hAnsi="Calibri" w:cs="Calibri"/>
                  <w:color w:val="000000"/>
                  <w:sz w:val="20"/>
                  <w:szCs w:val="20"/>
                  <w:rPrChange w:id="3617" w:author="Stefanie Lane" w:date="2022-06-23T13:35:00Z">
                    <w:rPr/>
                  </w:rPrChange>
                </w:rPr>
                <w:t>0.559</w:t>
              </w:r>
            </w:ins>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CB11B1" w:rsidRDefault="00CB11B1">
            <w:pPr>
              <w:spacing w:after="0" w:line="240" w:lineRule="auto"/>
              <w:jc w:val="center"/>
              <w:rPr>
                <w:ins w:id="3618" w:author="Stefanie Lane" w:date="2022-06-23T13:35:00Z"/>
                <w:rFonts w:ascii="Calibri" w:eastAsia="Times New Roman" w:hAnsi="Calibri" w:cs="Calibri"/>
                <w:color w:val="000000"/>
                <w:sz w:val="20"/>
                <w:szCs w:val="20"/>
                <w:rPrChange w:id="3619" w:author="Stefanie Lane" w:date="2022-06-23T13:35:00Z">
                  <w:rPr>
                    <w:ins w:id="3620" w:author="Stefanie Lane" w:date="2022-06-23T13:35:00Z"/>
                  </w:rPr>
                </w:rPrChange>
              </w:rPr>
              <w:pPrChange w:id="3621" w:author="Stefanie Lane" w:date="2022-06-23T13:35:00Z">
                <w:pPr>
                  <w:jc w:val="center"/>
                </w:pPr>
              </w:pPrChange>
            </w:pPr>
            <w:ins w:id="3622" w:author="Stefanie Lane" w:date="2022-06-23T13:35:00Z">
              <w:r w:rsidRPr="00CB11B1">
                <w:rPr>
                  <w:rFonts w:ascii="Calibri" w:eastAsia="Times New Roman" w:hAnsi="Calibri" w:cs="Calibri"/>
                  <w:color w:val="000000"/>
                  <w:sz w:val="20"/>
                  <w:szCs w:val="20"/>
                  <w:rPrChange w:id="3623"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7FA2CA40" w14:textId="77777777" w:rsidR="00CB11B1" w:rsidRPr="00CB11B1" w:rsidRDefault="00CB11B1">
            <w:pPr>
              <w:spacing w:after="0" w:line="240" w:lineRule="auto"/>
              <w:jc w:val="center"/>
              <w:rPr>
                <w:ins w:id="3624" w:author="Stefanie Lane" w:date="2022-06-23T13:35:00Z"/>
                <w:rFonts w:ascii="Calibri" w:eastAsia="Times New Roman" w:hAnsi="Calibri" w:cs="Calibri"/>
                <w:color w:val="000000"/>
                <w:sz w:val="20"/>
                <w:szCs w:val="20"/>
                <w:rPrChange w:id="3625" w:author="Stefanie Lane" w:date="2022-06-23T13:35:00Z">
                  <w:rPr>
                    <w:ins w:id="3626" w:author="Stefanie Lane" w:date="2022-06-23T13:35:00Z"/>
                  </w:rPr>
                </w:rPrChange>
              </w:rPr>
              <w:pPrChange w:id="3627" w:author="Stefanie Lane" w:date="2022-06-23T13:35:00Z">
                <w:pPr>
                  <w:jc w:val="center"/>
                </w:pPr>
              </w:pPrChange>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CB11B1" w:rsidRDefault="00CB11B1">
            <w:pPr>
              <w:spacing w:after="0" w:line="240" w:lineRule="auto"/>
              <w:rPr>
                <w:ins w:id="3628" w:author="Stefanie Lane" w:date="2022-06-23T13:35:00Z"/>
                <w:rFonts w:ascii="Calibri" w:eastAsia="Times New Roman" w:hAnsi="Calibri" w:cs="Calibri"/>
                <w:i/>
                <w:iCs/>
                <w:color w:val="000000"/>
                <w:sz w:val="20"/>
                <w:szCs w:val="20"/>
                <w:rPrChange w:id="3629" w:author="Stefanie Lane" w:date="2022-06-23T13:35:00Z">
                  <w:rPr>
                    <w:ins w:id="3630" w:author="Stefanie Lane" w:date="2022-06-23T13:35:00Z"/>
                  </w:rPr>
                </w:rPrChange>
              </w:rPr>
              <w:pPrChange w:id="3631" w:author="Stefanie Lane" w:date="2022-06-23T13:35:00Z">
                <w:pPr/>
              </w:pPrChange>
            </w:pPr>
            <w:ins w:id="3632" w:author="Stefanie Lane" w:date="2022-06-23T13:35:00Z">
              <w:r w:rsidRPr="00CB11B1">
                <w:rPr>
                  <w:rFonts w:ascii="Calibri" w:eastAsia="Times New Roman" w:hAnsi="Calibri" w:cs="Calibri"/>
                  <w:i/>
                  <w:iCs/>
                  <w:color w:val="000000"/>
                  <w:sz w:val="20"/>
                  <w:szCs w:val="20"/>
                  <w:rPrChange w:id="3633" w:author="Stefanie Lane" w:date="2022-06-23T13:35:00Z">
                    <w:rPr/>
                  </w:rPrChange>
                </w:rPr>
                <w:t>Agrostis stolonifera</w:t>
              </w:r>
            </w:ins>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CB11B1" w:rsidRDefault="00CB11B1">
            <w:pPr>
              <w:spacing w:after="0" w:line="240" w:lineRule="auto"/>
              <w:jc w:val="center"/>
              <w:rPr>
                <w:ins w:id="3634" w:author="Stefanie Lane" w:date="2022-06-23T13:35:00Z"/>
                <w:rFonts w:ascii="Calibri" w:eastAsia="Times New Roman" w:hAnsi="Calibri" w:cs="Calibri"/>
                <w:color w:val="000000"/>
                <w:sz w:val="20"/>
                <w:szCs w:val="20"/>
                <w:rPrChange w:id="3635" w:author="Stefanie Lane" w:date="2022-06-23T13:35:00Z">
                  <w:rPr>
                    <w:ins w:id="3636" w:author="Stefanie Lane" w:date="2022-06-23T13:35:00Z"/>
                  </w:rPr>
                </w:rPrChange>
              </w:rPr>
              <w:pPrChange w:id="3637" w:author="Stefanie Lane" w:date="2022-06-23T13:35:00Z">
                <w:pPr>
                  <w:jc w:val="center"/>
                </w:pPr>
              </w:pPrChange>
            </w:pPr>
            <w:ins w:id="3638" w:author="Stefanie Lane" w:date="2022-06-23T13:35:00Z">
              <w:r w:rsidRPr="00CB11B1">
                <w:rPr>
                  <w:rFonts w:ascii="Calibri" w:eastAsia="Times New Roman" w:hAnsi="Calibri" w:cs="Calibri"/>
                  <w:color w:val="000000"/>
                  <w:sz w:val="20"/>
                  <w:szCs w:val="20"/>
                  <w:rPrChange w:id="3639" w:author="Stefanie Lane" w:date="2022-06-23T13:35:00Z">
                    <w:rPr/>
                  </w:rPrChange>
                </w:rPr>
                <w:t>0.434</w:t>
              </w:r>
            </w:ins>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CB11B1" w:rsidRDefault="00CB11B1">
            <w:pPr>
              <w:spacing w:after="0" w:line="240" w:lineRule="auto"/>
              <w:jc w:val="center"/>
              <w:rPr>
                <w:ins w:id="3640" w:author="Stefanie Lane" w:date="2022-06-23T13:35:00Z"/>
                <w:rFonts w:ascii="Calibri" w:eastAsia="Times New Roman" w:hAnsi="Calibri" w:cs="Calibri"/>
                <w:color w:val="000000"/>
                <w:sz w:val="20"/>
                <w:szCs w:val="20"/>
                <w:rPrChange w:id="3641" w:author="Stefanie Lane" w:date="2022-06-23T13:35:00Z">
                  <w:rPr>
                    <w:ins w:id="3642" w:author="Stefanie Lane" w:date="2022-06-23T13:35:00Z"/>
                  </w:rPr>
                </w:rPrChange>
              </w:rPr>
              <w:pPrChange w:id="3643" w:author="Stefanie Lane" w:date="2022-06-23T13:35:00Z">
                <w:pPr>
                  <w:jc w:val="center"/>
                </w:pPr>
              </w:pPrChange>
            </w:pPr>
            <w:ins w:id="3644" w:author="Stefanie Lane" w:date="2022-06-23T13:35:00Z">
              <w:r w:rsidRPr="00CB11B1">
                <w:rPr>
                  <w:rFonts w:ascii="Calibri" w:eastAsia="Times New Roman" w:hAnsi="Calibri" w:cs="Calibri"/>
                  <w:color w:val="000000"/>
                  <w:sz w:val="20"/>
                  <w:szCs w:val="20"/>
                  <w:rPrChange w:id="3645" w:author="Stefanie Lane" w:date="2022-06-23T13:35:00Z">
                    <w:rPr/>
                  </w:rPrChange>
                </w:rPr>
                <w:t>0.003</w:t>
              </w:r>
            </w:ins>
          </w:p>
        </w:tc>
        <w:tc>
          <w:tcPr>
            <w:tcW w:w="240" w:type="dxa"/>
            <w:tcBorders>
              <w:top w:val="nil"/>
              <w:left w:val="nil"/>
              <w:bottom w:val="nil"/>
              <w:right w:val="nil"/>
            </w:tcBorders>
            <w:shd w:val="clear" w:color="auto" w:fill="auto"/>
            <w:noWrap/>
            <w:vAlign w:val="bottom"/>
            <w:hideMark/>
          </w:tcPr>
          <w:p w14:paraId="1E3EF726" w14:textId="77777777" w:rsidR="00CB11B1" w:rsidRPr="00CB11B1" w:rsidRDefault="00CB11B1">
            <w:pPr>
              <w:spacing w:after="0" w:line="240" w:lineRule="auto"/>
              <w:jc w:val="center"/>
              <w:rPr>
                <w:ins w:id="3646" w:author="Stefanie Lane" w:date="2022-06-23T13:35:00Z"/>
                <w:rFonts w:ascii="Calibri" w:eastAsia="Times New Roman" w:hAnsi="Calibri" w:cs="Calibri"/>
                <w:color w:val="000000"/>
                <w:sz w:val="20"/>
                <w:szCs w:val="20"/>
                <w:rPrChange w:id="3647" w:author="Stefanie Lane" w:date="2022-06-23T13:35:00Z">
                  <w:rPr>
                    <w:ins w:id="3648" w:author="Stefanie Lane" w:date="2022-06-23T13:35:00Z"/>
                  </w:rPr>
                </w:rPrChange>
              </w:rPr>
              <w:pPrChange w:id="3649" w:author="Stefanie Lane" w:date="2022-06-23T13:35:00Z">
                <w:pPr>
                  <w:jc w:val="center"/>
                </w:pPr>
              </w:pPrChange>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CB11B1" w:rsidRDefault="00CB11B1">
            <w:pPr>
              <w:spacing w:after="0" w:line="240" w:lineRule="auto"/>
              <w:rPr>
                <w:ins w:id="3650" w:author="Stefanie Lane" w:date="2022-06-23T13:35:00Z"/>
                <w:rFonts w:ascii="Calibri" w:eastAsia="Times New Roman" w:hAnsi="Calibri" w:cs="Calibri"/>
                <w:i/>
                <w:iCs/>
                <w:color w:val="000000"/>
                <w:sz w:val="20"/>
                <w:szCs w:val="20"/>
                <w:rPrChange w:id="3651" w:author="Stefanie Lane" w:date="2022-06-23T13:35:00Z">
                  <w:rPr>
                    <w:ins w:id="3652" w:author="Stefanie Lane" w:date="2022-06-23T13:35:00Z"/>
                  </w:rPr>
                </w:rPrChange>
              </w:rPr>
              <w:pPrChange w:id="3653" w:author="Stefanie Lane" w:date="2022-06-23T13:35:00Z">
                <w:pPr/>
              </w:pPrChange>
            </w:pPr>
            <w:ins w:id="3654" w:author="Stefanie Lane" w:date="2022-06-23T13:35:00Z">
              <w:r w:rsidRPr="00CB11B1">
                <w:rPr>
                  <w:rFonts w:ascii="Calibri" w:eastAsia="Times New Roman" w:hAnsi="Calibri" w:cs="Calibri"/>
                  <w:i/>
                  <w:iCs/>
                  <w:color w:val="000000"/>
                  <w:sz w:val="20"/>
                  <w:szCs w:val="20"/>
                  <w:rPrChange w:id="3655" w:author="Stefanie Lane" w:date="2022-06-23T13:35:00Z">
                    <w:rPr/>
                  </w:rPrChange>
                </w:rPr>
                <w:t>Mentha arvensis</w:t>
              </w:r>
            </w:ins>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CB11B1" w:rsidRDefault="00CB11B1">
            <w:pPr>
              <w:spacing w:after="0" w:line="240" w:lineRule="auto"/>
              <w:jc w:val="center"/>
              <w:rPr>
                <w:ins w:id="3656" w:author="Stefanie Lane" w:date="2022-06-23T13:35:00Z"/>
                <w:rFonts w:ascii="Calibri" w:eastAsia="Times New Roman" w:hAnsi="Calibri" w:cs="Calibri"/>
                <w:color w:val="000000"/>
                <w:sz w:val="20"/>
                <w:szCs w:val="20"/>
                <w:rPrChange w:id="3657" w:author="Stefanie Lane" w:date="2022-06-23T13:35:00Z">
                  <w:rPr>
                    <w:ins w:id="3658" w:author="Stefanie Lane" w:date="2022-06-23T13:35:00Z"/>
                  </w:rPr>
                </w:rPrChange>
              </w:rPr>
              <w:pPrChange w:id="3659" w:author="Stefanie Lane" w:date="2022-06-23T13:35:00Z">
                <w:pPr>
                  <w:jc w:val="center"/>
                </w:pPr>
              </w:pPrChange>
            </w:pPr>
            <w:ins w:id="3660" w:author="Stefanie Lane" w:date="2022-06-23T13:35:00Z">
              <w:r w:rsidRPr="00CB11B1">
                <w:rPr>
                  <w:rFonts w:ascii="Calibri" w:eastAsia="Times New Roman" w:hAnsi="Calibri" w:cs="Calibri"/>
                  <w:color w:val="000000"/>
                  <w:sz w:val="20"/>
                  <w:szCs w:val="20"/>
                  <w:rPrChange w:id="3661" w:author="Stefanie Lane" w:date="2022-06-23T13:35:00Z">
                    <w:rPr/>
                  </w:rPrChange>
                </w:rPr>
                <w:t>0.322</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CB11B1" w:rsidRDefault="00CB11B1">
            <w:pPr>
              <w:spacing w:after="0" w:line="240" w:lineRule="auto"/>
              <w:jc w:val="center"/>
              <w:rPr>
                <w:ins w:id="3662" w:author="Stefanie Lane" w:date="2022-06-23T13:35:00Z"/>
                <w:rFonts w:ascii="Calibri" w:eastAsia="Times New Roman" w:hAnsi="Calibri" w:cs="Calibri"/>
                <w:color w:val="000000"/>
                <w:sz w:val="20"/>
                <w:szCs w:val="20"/>
                <w:rPrChange w:id="3663" w:author="Stefanie Lane" w:date="2022-06-23T13:35:00Z">
                  <w:rPr>
                    <w:ins w:id="3664" w:author="Stefanie Lane" w:date="2022-06-23T13:35:00Z"/>
                  </w:rPr>
                </w:rPrChange>
              </w:rPr>
              <w:pPrChange w:id="3665" w:author="Stefanie Lane" w:date="2022-06-23T13:35:00Z">
                <w:pPr>
                  <w:jc w:val="center"/>
                </w:pPr>
              </w:pPrChange>
            </w:pPr>
            <w:ins w:id="3666" w:author="Stefanie Lane" w:date="2022-06-23T13:35:00Z">
              <w:r w:rsidRPr="00CB11B1">
                <w:rPr>
                  <w:rFonts w:ascii="Calibri" w:eastAsia="Times New Roman" w:hAnsi="Calibri" w:cs="Calibri"/>
                  <w:color w:val="000000"/>
                  <w:sz w:val="20"/>
                  <w:szCs w:val="20"/>
                  <w:rPrChange w:id="3667" w:author="Stefanie Lane" w:date="2022-06-23T13:35:00Z">
                    <w:rPr/>
                  </w:rPrChange>
                </w:rPr>
                <w:t>0.033</w:t>
              </w:r>
            </w:ins>
          </w:p>
        </w:tc>
      </w:tr>
      <w:tr w:rsidR="00CB11B1" w:rsidRPr="00CB11B1" w14:paraId="6D2D1F92" w14:textId="77777777" w:rsidTr="00CB11B1">
        <w:trPr>
          <w:trHeight w:val="260"/>
          <w:ins w:id="3668"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CB11B1" w:rsidRDefault="00CB11B1">
            <w:pPr>
              <w:spacing w:after="0" w:line="240" w:lineRule="auto"/>
              <w:rPr>
                <w:ins w:id="3669" w:author="Stefanie Lane" w:date="2022-06-23T13:35:00Z"/>
                <w:rFonts w:ascii="Calibri" w:eastAsia="Times New Roman" w:hAnsi="Calibri" w:cs="Calibri"/>
                <w:color w:val="000000"/>
                <w:sz w:val="20"/>
                <w:szCs w:val="20"/>
                <w:rPrChange w:id="3670" w:author="Stefanie Lane" w:date="2022-06-23T13:35:00Z">
                  <w:rPr>
                    <w:ins w:id="3671" w:author="Stefanie Lane" w:date="2022-06-23T13:35:00Z"/>
                  </w:rPr>
                </w:rPrChange>
              </w:rPr>
              <w:pPrChange w:id="3672" w:author="Stefanie Lane" w:date="2022-06-23T13:35:00Z">
                <w:pPr/>
              </w:pPrChange>
            </w:pPr>
          </w:p>
        </w:tc>
        <w:tc>
          <w:tcPr>
            <w:tcW w:w="3077" w:type="dxa"/>
            <w:tcBorders>
              <w:top w:val="nil"/>
              <w:left w:val="nil"/>
              <w:bottom w:val="nil"/>
              <w:right w:val="nil"/>
            </w:tcBorders>
            <w:shd w:val="clear" w:color="auto" w:fill="auto"/>
            <w:noWrap/>
            <w:vAlign w:val="bottom"/>
            <w:hideMark/>
          </w:tcPr>
          <w:p w14:paraId="13D39087" w14:textId="77777777" w:rsidR="00CB11B1" w:rsidRPr="00CB11B1" w:rsidRDefault="00CB11B1">
            <w:pPr>
              <w:spacing w:after="0" w:line="240" w:lineRule="auto"/>
              <w:rPr>
                <w:ins w:id="3673" w:author="Stefanie Lane" w:date="2022-06-23T13:35:00Z"/>
                <w:rFonts w:ascii="Calibri" w:eastAsia="Times New Roman" w:hAnsi="Calibri" w:cs="Calibri"/>
                <w:i/>
                <w:iCs/>
                <w:color w:val="000000"/>
                <w:sz w:val="20"/>
                <w:szCs w:val="20"/>
                <w:rPrChange w:id="3674" w:author="Stefanie Lane" w:date="2022-06-23T13:35:00Z">
                  <w:rPr>
                    <w:ins w:id="3675" w:author="Stefanie Lane" w:date="2022-06-23T13:35:00Z"/>
                  </w:rPr>
                </w:rPrChange>
              </w:rPr>
              <w:pPrChange w:id="3676" w:author="Stefanie Lane" w:date="2022-06-23T13:35:00Z">
                <w:pPr/>
              </w:pPrChange>
            </w:pPr>
            <w:ins w:id="3677" w:author="Stefanie Lane" w:date="2022-06-23T13:35:00Z">
              <w:r w:rsidRPr="00CB11B1">
                <w:rPr>
                  <w:rFonts w:ascii="Calibri" w:eastAsia="Times New Roman" w:hAnsi="Calibri" w:cs="Calibri"/>
                  <w:i/>
                  <w:iCs/>
                  <w:color w:val="000000"/>
                  <w:sz w:val="20"/>
                  <w:szCs w:val="20"/>
                  <w:rPrChange w:id="3678" w:author="Stefanie Lane" w:date="2022-06-23T13:35:00Z">
                    <w:rPr/>
                  </w:rPrChange>
                </w:rPr>
                <w:t>Schoenoplectus tabernaemontani</w:t>
              </w:r>
            </w:ins>
          </w:p>
        </w:tc>
        <w:tc>
          <w:tcPr>
            <w:tcW w:w="696" w:type="dxa"/>
            <w:tcBorders>
              <w:top w:val="nil"/>
              <w:left w:val="nil"/>
              <w:bottom w:val="nil"/>
              <w:right w:val="nil"/>
            </w:tcBorders>
            <w:shd w:val="clear" w:color="auto" w:fill="auto"/>
            <w:noWrap/>
            <w:vAlign w:val="bottom"/>
            <w:hideMark/>
          </w:tcPr>
          <w:p w14:paraId="365C4A82" w14:textId="77777777" w:rsidR="00CB11B1" w:rsidRPr="00CB11B1" w:rsidRDefault="00CB11B1">
            <w:pPr>
              <w:spacing w:after="0" w:line="240" w:lineRule="auto"/>
              <w:jc w:val="center"/>
              <w:rPr>
                <w:ins w:id="3679" w:author="Stefanie Lane" w:date="2022-06-23T13:35:00Z"/>
                <w:rFonts w:ascii="Calibri" w:eastAsia="Times New Roman" w:hAnsi="Calibri" w:cs="Calibri"/>
                <w:color w:val="000000"/>
                <w:sz w:val="20"/>
                <w:szCs w:val="20"/>
                <w:rPrChange w:id="3680" w:author="Stefanie Lane" w:date="2022-06-23T13:35:00Z">
                  <w:rPr>
                    <w:ins w:id="3681" w:author="Stefanie Lane" w:date="2022-06-23T13:35:00Z"/>
                  </w:rPr>
                </w:rPrChange>
              </w:rPr>
              <w:pPrChange w:id="3682" w:author="Stefanie Lane" w:date="2022-06-23T13:35:00Z">
                <w:pPr>
                  <w:jc w:val="center"/>
                </w:pPr>
              </w:pPrChange>
            </w:pPr>
            <w:ins w:id="3683" w:author="Stefanie Lane" w:date="2022-06-23T13:35:00Z">
              <w:r w:rsidRPr="00CB11B1">
                <w:rPr>
                  <w:rFonts w:ascii="Calibri" w:eastAsia="Times New Roman" w:hAnsi="Calibri" w:cs="Calibri"/>
                  <w:color w:val="000000"/>
                  <w:sz w:val="20"/>
                  <w:szCs w:val="20"/>
                  <w:rPrChange w:id="3684" w:author="Stefanie Lane" w:date="2022-06-23T13:35:00Z">
                    <w:rPr/>
                  </w:rPrChange>
                </w:rPr>
                <w:t>0.391</w:t>
              </w:r>
            </w:ins>
          </w:p>
        </w:tc>
        <w:tc>
          <w:tcPr>
            <w:tcW w:w="727" w:type="dxa"/>
            <w:tcBorders>
              <w:top w:val="nil"/>
              <w:left w:val="nil"/>
              <w:bottom w:val="nil"/>
              <w:right w:val="nil"/>
            </w:tcBorders>
            <w:shd w:val="clear" w:color="auto" w:fill="auto"/>
            <w:noWrap/>
            <w:vAlign w:val="bottom"/>
            <w:hideMark/>
          </w:tcPr>
          <w:p w14:paraId="0DA3314D" w14:textId="77777777" w:rsidR="00CB11B1" w:rsidRPr="00CB11B1" w:rsidRDefault="00CB11B1">
            <w:pPr>
              <w:spacing w:after="0" w:line="240" w:lineRule="auto"/>
              <w:jc w:val="center"/>
              <w:rPr>
                <w:ins w:id="3685" w:author="Stefanie Lane" w:date="2022-06-23T13:35:00Z"/>
                <w:rFonts w:ascii="Calibri" w:eastAsia="Times New Roman" w:hAnsi="Calibri" w:cs="Calibri"/>
                <w:color w:val="000000"/>
                <w:sz w:val="20"/>
                <w:szCs w:val="20"/>
                <w:rPrChange w:id="3686" w:author="Stefanie Lane" w:date="2022-06-23T13:35:00Z">
                  <w:rPr>
                    <w:ins w:id="3687" w:author="Stefanie Lane" w:date="2022-06-23T13:35:00Z"/>
                  </w:rPr>
                </w:rPrChange>
              </w:rPr>
              <w:pPrChange w:id="3688" w:author="Stefanie Lane" w:date="2022-06-23T13:35:00Z">
                <w:pPr>
                  <w:jc w:val="center"/>
                </w:pPr>
              </w:pPrChange>
            </w:pPr>
            <w:ins w:id="3689" w:author="Stefanie Lane" w:date="2022-06-23T13:35:00Z">
              <w:r w:rsidRPr="00CB11B1">
                <w:rPr>
                  <w:rFonts w:ascii="Calibri" w:eastAsia="Times New Roman" w:hAnsi="Calibri" w:cs="Calibri"/>
                  <w:color w:val="000000"/>
                  <w:sz w:val="20"/>
                  <w:szCs w:val="20"/>
                  <w:rPrChange w:id="3690"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48A702CE" w14:textId="77777777" w:rsidR="00CB11B1" w:rsidRPr="00CB11B1" w:rsidRDefault="00CB11B1">
            <w:pPr>
              <w:spacing w:after="0" w:line="240" w:lineRule="auto"/>
              <w:jc w:val="center"/>
              <w:rPr>
                <w:ins w:id="3691" w:author="Stefanie Lane" w:date="2022-06-23T13:35:00Z"/>
                <w:rFonts w:ascii="Calibri" w:eastAsia="Times New Roman" w:hAnsi="Calibri" w:cs="Calibri"/>
                <w:color w:val="000000"/>
                <w:sz w:val="20"/>
                <w:szCs w:val="20"/>
                <w:rPrChange w:id="3692" w:author="Stefanie Lane" w:date="2022-06-23T13:35:00Z">
                  <w:rPr>
                    <w:ins w:id="3693" w:author="Stefanie Lane" w:date="2022-06-23T13:35:00Z"/>
                  </w:rPr>
                </w:rPrChange>
              </w:rPr>
              <w:pPrChange w:id="3694"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4A237CA4" w14:textId="77777777" w:rsidR="00CB11B1" w:rsidRPr="00CB11B1" w:rsidRDefault="00CB11B1">
            <w:pPr>
              <w:spacing w:after="0" w:line="240" w:lineRule="auto"/>
              <w:rPr>
                <w:ins w:id="3695" w:author="Stefanie Lane" w:date="2022-06-23T13:35:00Z"/>
                <w:rFonts w:ascii="Times New Roman" w:eastAsia="Times New Roman" w:hAnsi="Times New Roman" w:cs="Times New Roman"/>
                <w:sz w:val="20"/>
                <w:szCs w:val="20"/>
                <w:rPrChange w:id="3696" w:author="Stefanie Lane" w:date="2022-06-23T13:35:00Z">
                  <w:rPr>
                    <w:ins w:id="3697" w:author="Stefanie Lane" w:date="2022-06-23T13:35:00Z"/>
                  </w:rPr>
                </w:rPrChange>
              </w:rPr>
              <w:pPrChange w:id="3698" w:author="Stefanie Lane" w:date="2022-06-23T13:35:00Z">
                <w:pPr/>
              </w:pPrChange>
            </w:pPr>
          </w:p>
        </w:tc>
        <w:tc>
          <w:tcPr>
            <w:tcW w:w="706" w:type="dxa"/>
            <w:tcBorders>
              <w:top w:val="nil"/>
              <w:left w:val="nil"/>
              <w:bottom w:val="nil"/>
              <w:right w:val="nil"/>
            </w:tcBorders>
            <w:shd w:val="clear" w:color="auto" w:fill="auto"/>
            <w:noWrap/>
            <w:vAlign w:val="bottom"/>
            <w:hideMark/>
          </w:tcPr>
          <w:p w14:paraId="4E717752" w14:textId="77777777" w:rsidR="00CB11B1" w:rsidRPr="00CB11B1" w:rsidRDefault="00CB11B1">
            <w:pPr>
              <w:spacing w:after="0" w:line="240" w:lineRule="auto"/>
              <w:rPr>
                <w:ins w:id="3699" w:author="Stefanie Lane" w:date="2022-06-23T13:35:00Z"/>
                <w:rFonts w:ascii="Times New Roman" w:eastAsia="Times New Roman" w:hAnsi="Times New Roman" w:cs="Times New Roman"/>
                <w:sz w:val="20"/>
                <w:szCs w:val="20"/>
                <w:rPrChange w:id="3700" w:author="Stefanie Lane" w:date="2022-06-23T13:35:00Z">
                  <w:rPr>
                    <w:ins w:id="3701" w:author="Stefanie Lane" w:date="2022-06-23T13:35:00Z"/>
                  </w:rPr>
                </w:rPrChange>
              </w:rPr>
              <w:pPrChange w:id="3702" w:author="Stefanie Lane" w:date="2022-06-23T13:35:00Z">
                <w:pPr/>
              </w:pPrChange>
            </w:pPr>
          </w:p>
        </w:tc>
        <w:tc>
          <w:tcPr>
            <w:tcW w:w="737" w:type="dxa"/>
            <w:tcBorders>
              <w:top w:val="nil"/>
              <w:left w:val="nil"/>
              <w:bottom w:val="nil"/>
              <w:right w:val="nil"/>
            </w:tcBorders>
            <w:shd w:val="clear" w:color="auto" w:fill="auto"/>
            <w:noWrap/>
            <w:vAlign w:val="bottom"/>
            <w:hideMark/>
          </w:tcPr>
          <w:p w14:paraId="71FB5329" w14:textId="77777777" w:rsidR="00CB11B1" w:rsidRPr="00CB11B1" w:rsidRDefault="00CB11B1">
            <w:pPr>
              <w:spacing w:after="0" w:line="240" w:lineRule="auto"/>
              <w:jc w:val="center"/>
              <w:rPr>
                <w:ins w:id="3703" w:author="Stefanie Lane" w:date="2022-06-23T13:35:00Z"/>
                <w:rFonts w:ascii="Times New Roman" w:eastAsia="Times New Roman" w:hAnsi="Times New Roman" w:cs="Times New Roman"/>
                <w:sz w:val="20"/>
                <w:szCs w:val="20"/>
                <w:rPrChange w:id="3704" w:author="Stefanie Lane" w:date="2022-06-23T13:35:00Z">
                  <w:rPr>
                    <w:ins w:id="3705" w:author="Stefanie Lane" w:date="2022-06-23T13:35:00Z"/>
                  </w:rPr>
                </w:rPrChange>
              </w:rPr>
              <w:pPrChange w:id="3706"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51B24BF2" w14:textId="77777777" w:rsidR="00CB11B1" w:rsidRPr="00CB11B1" w:rsidRDefault="00CB11B1">
            <w:pPr>
              <w:spacing w:after="0" w:line="240" w:lineRule="auto"/>
              <w:jc w:val="center"/>
              <w:rPr>
                <w:ins w:id="3707" w:author="Stefanie Lane" w:date="2022-06-23T13:35:00Z"/>
                <w:rFonts w:ascii="Times New Roman" w:eastAsia="Times New Roman" w:hAnsi="Times New Roman" w:cs="Times New Roman"/>
                <w:sz w:val="20"/>
                <w:szCs w:val="20"/>
                <w:rPrChange w:id="3708" w:author="Stefanie Lane" w:date="2022-06-23T13:35:00Z">
                  <w:rPr>
                    <w:ins w:id="3709" w:author="Stefanie Lane" w:date="2022-06-23T13:35:00Z"/>
                  </w:rPr>
                </w:rPrChange>
              </w:rPr>
              <w:pPrChange w:id="3710"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40186D16" w14:textId="77777777" w:rsidR="00CB11B1" w:rsidRPr="00CB11B1" w:rsidRDefault="00CB11B1">
            <w:pPr>
              <w:spacing w:after="0" w:line="240" w:lineRule="auto"/>
              <w:rPr>
                <w:ins w:id="3711" w:author="Stefanie Lane" w:date="2022-06-23T13:35:00Z"/>
                <w:rFonts w:ascii="Times New Roman" w:eastAsia="Times New Roman" w:hAnsi="Times New Roman" w:cs="Times New Roman"/>
                <w:sz w:val="20"/>
                <w:szCs w:val="20"/>
                <w:rPrChange w:id="3712" w:author="Stefanie Lane" w:date="2022-06-23T13:35:00Z">
                  <w:rPr>
                    <w:ins w:id="3713" w:author="Stefanie Lane" w:date="2022-06-23T13:35:00Z"/>
                  </w:rPr>
                </w:rPrChange>
              </w:rPr>
              <w:pPrChange w:id="3714" w:author="Stefanie Lane" w:date="2022-06-23T13:35:00Z">
                <w:pPr/>
              </w:pPrChange>
            </w:pPr>
          </w:p>
        </w:tc>
        <w:tc>
          <w:tcPr>
            <w:tcW w:w="693" w:type="dxa"/>
            <w:tcBorders>
              <w:top w:val="nil"/>
              <w:left w:val="nil"/>
              <w:bottom w:val="nil"/>
              <w:right w:val="nil"/>
            </w:tcBorders>
            <w:shd w:val="clear" w:color="auto" w:fill="auto"/>
            <w:noWrap/>
            <w:vAlign w:val="bottom"/>
            <w:hideMark/>
          </w:tcPr>
          <w:p w14:paraId="041DCD99" w14:textId="77777777" w:rsidR="00CB11B1" w:rsidRPr="00CB11B1" w:rsidRDefault="00CB11B1">
            <w:pPr>
              <w:spacing w:after="0" w:line="240" w:lineRule="auto"/>
              <w:rPr>
                <w:ins w:id="3715" w:author="Stefanie Lane" w:date="2022-06-23T13:35:00Z"/>
                <w:rFonts w:ascii="Times New Roman" w:eastAsia="Times New Roman" w:hAnsi="Times New Roman" w:cs="Times New Roman"/>
                <w:sz w:val="20"/>
                <w:szCs w:val="20"/>
                <w:rPrChange w:id="3716" w:author="Stefanie Lane" w:date="2022-06-23T13:35:00Z">
                  <w:rPr>
                    <w:ins w:id="3717" w:author="Stefanie Lane" w:date="2022-06-23T13:35:00Z"/>
                  </w:rPr>
                </w:rPrChange>
              </w:rPr>
              <w:pPrChange w:id="3718"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CB11B1" w:rsidRDefault="00CB11B1">
            <w:pPr>
              <w:spacing w:after="0" w:line="240" w:lineRule="auto"/>
              <w:jc w:val="center"/>
              <w:rPr>
                <w:ins w:id="3719" w:author="Stefanie Lane" w:date="2022-06-23T13:35:00Z"/>
                <w:rFonts w:ascii="Calibri" w:eastAsia="Times New Roman" w:hAnsi="Calibri" w:cs="Calibri"/>
                <w:color w:val="000000"/>
                <w:sz w:val="20"/>
                <w:szCs w:val="20"/>
                <w:rPrChange w:id="3720" w:author="Stefanie Lane" w:date="2022-06-23T13:35:00Z">
                  <w:rPr>
                    <w:ins w:id="3721" w:author="Stefanie Lane" w:date="2022-06-23T13:35:00Z"/>
                  </w:rPr>
                </w:rPrChange>
              </w:rPr>
              <w:pPrChange w:id="3722" w:author="Stefanie Lane" w:date="2022-06-23T13:35:00Z">
                <w:pPr>
                  <w:jc w:val="center"/>
                </w:pPr>
              </w:pPrChange>
            </w:pPr>
            <w:ins w:id="3723" w:author="Stefanie Lane" w:date="2022-06-23T13:35:00Z">
              <w:r w:rsidRPr="00CB11B1">
                <w:rPr>
                  <w:rFonts w:ascii="Calibri" w:eastAsia="Times New Roman" w:hAnsi="Calibri" w:cs="Calibri"/>
                  <w:color w:val="000000"/>
                  <w:sz w:val="20"/>
                  <w:szCs w:val="20"/>
                  <w:rPrChange w:id="3724" w:author="Stefanie Lane" w:date="2022-06-23T13:35:00Z">
                    <w:rPr/>
                  </w:rPrChange>
                </w:rPr>
                <w:t> </w:t>
              </w:r>
            </w:ins>
          </w:p>
        </w:tc>
      </w:tr>
      <w:tr w:rsidR="00CB11B1" w:rsidRPr="00CB11B1" w14:paraId="7F81AC60" w14:textId="77777777" w:rsidTr="00CB11B1">
        <w:trPr>
          <w:trHeight w:val="270"/>
          <w:ins w:id="3725"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CB11B1" w:rsidRDefault="00CB11B1">
            <w:pPr>
              <w:spacing w:after="0" w:line="240" w:lineRule="auto"/>
              <w:rPr>
                <w:ins w:id="3726" w:author="Stefanie Lane" w:date="2022-06-23T13:35:00Z"/>
                <w:rFonts w:ascii="Calibri" w:eastAsia="Times New Roman" w:hAnsi="Calibri" w:cs="Calibri"/>
                <w:color w:val="000000"/>
                <w:sz w:val="20"/>
                <w:szCs w:val="20"/>
                <w:rPrChange w:id="3727" w:author="Stefanie Lane" w:date="2022-06-23T13:35:00Z">
                  <w:rPr>
                    <w:ins w:id="3728" w:author="Stefanie Lane" w:date="2022-06-23T13:35:00Z"/>
                  </w:rPr>
                </w:rPrChange>
              </w:rPr>
              <w:pPrChange w:id="3729" w:author="Stefanie Lane" w:date="2022-06-23T13:35:00Z">
                <w:pPr/>
              </w:pPrChange>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CB11B1" w:rsidRDefault="00CB11B1">
            <w:pPr>
              <w:spacing w:after="0" w:line="240" w:lineRule="auto"/>
              <w:rPr>
                <w:ins w:id="3730" w:author="Stefanie Lane" w:date="2022-06-23T13:35:00Z"/>
                <w:rFonts w:ascii="Calibri" w:eastAsia="Times New Roman" w:hAnsi="Calibri" w:cs="Calibri"/>
                <w:i/>
                <w:iCs/>
                <w:color w:val="000000"/>
                <w:sz w:val="20"/>
                <w:szCs w:val="20"/>
                <w:rPrChange w:id="3731" w:author="Stefanie Lane" w:date="2022-06-23T13:35:00Z">
                  <w:rPr>
                    <w:ins w:id="3732" w:author="Stefanie Lane" w:date="2022-06-23T13:35:00Z"/>
                  </w:rPr>
                </w:rPrChange>
              </w:rPr>
              <w:pPrChange w:id="3733" w:author="Stefanie Lane" w:date="2022-06-23T13:35:00Z">
                <w:pPr/>
              </w:pPrChange>
            </w:pPr>
            <w:ins w:id="3734" w:author="Stefanie Lane" w:date="2022-06-23T13:35:00Z">
              <w:r w:rsidRPr="00CB11B1">
                <w:rPr>
                  <w:rFonts w:ascii="Calibri" w:eastAsia="Times New Roman" w:hAnsi="Calibri" w:cs="Calibri"/>
                  <w:i/>
                  <w:iCs/>
                  <w:color w:val="000000"/>
                  <w:sz w:val="20"/>
                  <w:szCs w:val="20"/>
                  <w:rPrChange w:id="3735" w:author="Stefanie Lane" w:date="2022-06-23T13:35:00Z">
                    <w:rPr/>
                  </w:rPrChange>
                </w:rPr>
                <w:t> </w:t>
              </w:r>
            </w:ins>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CB11B1" w:rsidRDefault="00CB11B1">
            <w:pPr>
              <w:spacing w:after="0" w:line="240" w:lineRule="auto"/>
              <w:jc w:val="center"/>
              <w:rPr>
                <w:ins w:id="3736" w:author="Stefanie Lane" w:date="2022-06-23T13:35:00Z"/>
                <w:rFonts w:ascii="Calibri" w:eastAsia="Times New Roman" w:hAnsi="Calibri" w:cs="Calibri"/>
                <w:color w:val="000000"/>
                <w:sz w:val="20"/>
                <w:szCs w:val="20"/>
                <w:rPrChange w:id="3737" w:author="Stefanie Lane" w:date="2022-06-23T13:35:00Z">
                  <w:rPr>
                    <w:ins w:id="3738" w:author="Stefanie Lane" w:date="2022-06-23T13:35:00Z"/>
                  </w:rPr>
                </w:rPrChange>
              </w:rPr>
              <w:pPrChange w:id="3739" w:author="Stefanie Lane" w:date="2022-06-23T13:35:00Z">
                <w:pPr>
                  <w:jc w:val="center"/>
                </w:pPr>
              </w:pPrChange>
            </w:pPr>
            <w:ins w:id="3740" w:author="Stefanie Lane" w:date="2022-06-23T13:35:00Z">
              <w:r w:rsidRPr="00CB11B1">
                <w:rPr>
                  <w:rFonts w:ascii="Calibri" w:eastAsia="Times New Roman" w:hAnsi="Calibri" w:cs="Calibri"/>
                  <w:color w:val="000000"/>
                  <w:sz w:val="20"/>
                  <w:szCs w:val="20"/>
                  <w:rPrChange w:id="3741" w:author="Stefanie Lane" w:date="2022-06-23T13:35:00Z">
                    <w:rPr/>
                  </w:rPrChange>
                </w:rPr>
                <w:t> </w:t>
              </w:r>
            </w:ins>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CB11B1" w:rsidRDefault="00CB11B1">
            <w:pPr>
              <w:spacing w:after="0" w:line="240" w:lineRule="auto"/>
              <w:jc w:val="center"/>
              <w:rPr>
                <w:ins w:id="3742" w:author="Stefanie Lane" w:date="2022-06-23T13:35:00Z"/>
                <w:rFonts w:ascii="Calibri" w:eastAsia="Times New Roman" w:hAnsi="Calibri" w:cs="Calibri"/>
                <w:color w:val="000000"/>
                <w:sz w:val="20"/>
                <w:szCs w:val="20"/>
                <w:rPrChange w:id="3743" w:author="Stefanie Lane" w:date="2022-06-23T13:35:00Z">
                  <w:rPr>
                    <w:ins w:id="3744" w:author="Stefanie Lane" w:date="2022-06-23T13:35:00Z"/>
                  </w:rPr>
                </w:rPrChange>
              </w:rPr>
              <w:pPrChange w:id="3745" w:author="Stefanie Lane" w:date="2022-06-23T13:35:00Z">
                <w:pPr>
                  <w:jc w:val="center"/>
                </w:pPr>
              </w:pPrChange>
            </w:pPr>
            <w:ins w:id="3746" w:author="Stefanie Lane" w:date="2022-06-23T13:35:00Z">
              <w:r w:rsidRPr="00CB11B1">
                <w:rPr>
                  <w:rFonts w:ascii="Calibri" w:eastAsia="Times New Roman" w:hAnsi="Calibri" w:cs="Calibri"/>
                  <w:color w:val="000000"/>
                  <w:sz w:val="20"/>
                  <w:szCs w:val="20"/>
                  <w:rPrChange w:id="3747" w:author="Stefanie Lane" w:date="2022-06-23T13:35:00Z">
                    <w:rPr/>
                  </w:rPrChange>
                </w:rPr>
                <w:t> </w:t>
              </w:r>
            </w:ins>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CB11B1" w:rsidRDefault="00CB11B1">
            <w:pPr>
              <w:spacing w:after="0" w:line="240" w:lineRule="auto"/>
              <w:rPr>
                <w:ins w:id="3748" w:author="Stefanie Lane" w:date="2022-06-23T13:35:00Z"/>
                <w:rFonts w:ascii="Calibri" w:eastAsia="Times New Roman" w:hAnsi="Calibri" w:cs="Calibri"/>
                <w:color w:val="000000"/>
                <w:sz w:val="20"/>
                <w:szCs w:val="20"/>
                <w:rPrChange w:id="3749" w:author="Stefanie Lane" w:date="2022-06-23T13:35:00Z">
                  <w:rPr>
                    <w:ins w:id="3750" w:author="Stefanie Lane" w:date="2022-06-23T13:35:00Z"/>
                  </w:rPr>
                </w:rPrChange>
              </w:rPr>
              <w:pPrChange w:id="3751" w:author="Stefanie Lane" w:date="2022-06-23T13:35:00Z">
                <w:pPr/>
              </w:pPrChange>
            </w:pPr>
            <w:ins w:id="3752" w:author="Stefanie Lane" w:date="2022-06-23T13:35:00Z">
              <w:r w:rsidRPr="00CB11B1">
                <w:rPr>
                  <w:rFonts w:ascii="Calibri" w:eastAsia="Times New Roman" w:hAnsi="Calibri" w:cs="Calibri"/>
                  <w:color w:val="000000"/>
                  <w:sz w:val="20"/>
                  <w:szCs w:val="20"/>
                  <w:rPrChange w:id="3753" w:author="Stefanie Lane" w:date="2022-06-23T13:35:00Z">
                    <w:rPr/>
                  </w:rPrChange>
                </w:rPr>
                <w:t> </w:t>
              </w:r>
            </w:ins>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CB11B1" w:rsidRDefault="00CB11B1">
            <w:pPr>
              <w:spacing w:after="0" w:line="240" w:lineRule="auto"/>
              <w:rPr>
                <w:ins w:id="3754" w:author="Stefanie Lane" w:date="2022-06-23T13:35:00Z"/>
                <w:rFonts w:ascii="Calibri" w:eastAsia="Times New Roman" w:hAnsi="Calibri" w:cs="Calibri"/>
                <w:i/>
                <w:iCs/>
                <w:color w:val="000000"/>
                <w:sz w:val="20"/>
                <w:szCs w:val="20"/>
                <w:rPrChange w:id="3755" w:author="Stefanie Lane" w:date="2022-06-23T13:35:00Z">
                  <w:rPr>
                    <w:ins w:id="3756" w:author="Stefanie Lane" w:date="2022-06-23T13:35:00Z"/>
                  </w:rPr>
                </w:rPrChange>
              </w:rPr>
              <w:pPrChange w:id="3757" w:author="Stefanie Lane" w:date="2022-06-23T13:35:00Z">
                <w:pPr/>
              </w:pPrChange>
            </w:pPr>
            <w:ins w:id="3758" w:author="Stefanie Lane" w:date="2022-06-23T13:35:00Z">
              <w:r w:rsidRPr="00CB11B1">
                <w:rPr>
                  <w:rFonts w:ascii="Calibri" w:eastAsia="Times New Roman" w:hAnsi="Calibri" w:cs="Calibri"/>
                  <w:i/>
                  <w:iCs/>
                  <w:color w:val="000000"/>
                  <w:sz w:val="20"/>
                  <w:szCs w:val="20"/>
                  <w:rPrChange w:id="3759" w:author="Stefanie Lane" w:date="2022-06-23T13:35:00Z">
                    <w:rPr/>
                  </w:rPrChange>
                </w:rPr>
                <w:t> </w:t>
              </w:r>
            </w:ins>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CB11B1" w:rsidRDefault="00CB11B1">
            <w:pPr>
              <w:spacing w:after="0" w:line="240" w:lineRule="auto"/>
              <w:jc w:val="center"/>
              <w:rPr>
                <w:ins w:id="3760" w:author="Stefanie Lane" w:date="2022-06-23T13:35:00Z"/>
                <w:rFonts w:ascii="Calibri" w:eastAsia="Times New Roman" w:hAnsi="Calibri" w:cs="Calibri"/>
                <w:color w:val="000000"/>
                <w:sz w:val="20"/>
                <w:szCs w:val="20"/>
                <w:rPrChange w:id="3761" w:author="Stefanie Lane" w:date="2022-06-23T13:35:00Z">
                  <w:rPr>
                    <w:ins w:id="3762" w:author="Stefanie Lane" w:date="2022-06-23T13:35:00Z"/>
                  </w:rPr>
                </w:rPrChange>
              </w:rPr>
              <w:pPrChange w:id="3763" w:author="Stefanie Lane" w:date="2022-06-23T13:35:00Z">
                <w:pPr>
                  <w:jc w:val="center"/>
                </w:pPr>
              </w:pPrChange>
            </w:pPr>
            <w:ins w:id="3764" w:author="Stefanie Lane" w:date="2022-06-23T13:35:00Z">
              <w:r w:rsidRPr="00CB11B1">
                <w:rPr>
                  <w:rFonts w:ascii="Calibri" w:eastAsia="Times New Roman" w:hAnsi="Calibri" w:cs="Calibri"/>
                  <w:color w:val="000000"/>
                  <w:sz w:val="20"/>
                  <w:szCs w:val="20"/>
                  <w:rPrChange w:id="3765" w:author="Stefanie Lane" w:date="2022-06-23T13:35:00Z">
                    <w:rPr/>
                  </w:rPrChange>
                </w:rPr>
                <w:t> </w:t>
              </w:r>
            </w:ins>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CB11B1" w:rsidRDefault="00CB11B1">
            <w:pPr>
              <w:spacing w:after="0" w:line="240" w:lineRule="auto"/>
              <w:jc w:val="center"/>
              <w:rPr>
                <w:ins w:id="3766" w:author="Stefanie Lane" w:date="2022-06-23T13:35:00Z"/>
                <w:rFonts w:ascii="Calibri" w:eastAsia="Times New Roman" w:hAnsi="Calibri" w:cs="Calibri"/>
                <w:color w:val="000000"/>
                <w:sz w:val="20"/>
                <w:szCs w:val="20"/>
                <w:rPrChange w:id="3767" w:author="Stefanie Lane" w:date="2022-06-23T13:35:00Z">
                  <w:rPr>
                    <w:ins w:id="3768" w:author="Stefanie Lane" w:date="2022-06-23T13:35:00Z"/>
                  </w:rPr>
                </w:rPrChange>
              </w:rPr>
              <w:pPrChange w:id="3769" w:author="Stefanie Lane" w:date="2022-06-23T13:35:00Z">
                <w:pPr>
                  <w:jc w:val="center"/>
                </w:pPr>
              </w:pPrChange>
            </w:pPr>
            <w:ins w:id="3770" w:author="Stefanie Lane" w:date="2022-06-23T13:35:00Z">
              <w:r w:rsidRPr="00CB11B1">
                <w:rPr>
                  <w:rFonts w:ascii="Calibri" w:eastAsia="Times New Roman" w:hAnsi="Calibri" w:cs="Calibri"/>
                  <w:color w:val="000000"/>
                  <w:sz w:val="20"/>
                  <w:szCs w:val="20"/>
                  <w:rPrChange w:id="3771" w:author="Stefanie Lane" w:date="2022-06-23T13:35:00Z">
                    <w:rPr/>
                  </w:rPrChange>
                </w:rPr>
                <w:t> </w:t>
              </w:r>
            </w:ins>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CB11B1" w:rsidRDefault="00CB11B1">
            <w:pPr>
              <w:spacing w:after="0" w:line="240" w:lineRule="auto"/>
              <w:rPr>
                <w:ins w:id="3772" w:author="Stefanie Lane" w:date="2022-06-23T13:35:00Z"/>
                <w:rFonts w:ascii="Calibri" w:eastAsia="Times New Roman" w:hAnsi="Calibri" w:cs="Calibri"/>
                <w:color w:val="000000"/>
                <w:sz w:val="20"/>
                <w:szCs w:val="20"/>
                <w:rPrChange w:id="3773" w:author="Stefanie Lane" w:date="2022-06-23T13:35:00Z">
                  <w:rPr>
                    <w:ins w:id="3774" w:author="Stefanie Lane" w:date="2022-06-23T13:35:00Z"/>
                  </w:rPr>
                </w:rPrChange>
              </w:rPr>
              <w:pPrChange w:id="3775" w:author="Stefanie Lane" w:date="2022-06-23T13:35:00Z">
                <w:pPr/>
              </w:pPrChange>
            </w:pPr>
            <w:ins w:id="3776" w:author="Stefanie Lane" w:date="2022-06-23T13:35:00Z">
              <w:r w:rsidRPr="00CB11B1">
                <w:rPr>
                  <w:rFonts w:ascii="Calibri" w:eastAsia="Times New Roman" w:hAnsi="Calibri" w:cs="Calibri"/>
                  <w:color w:val="000000"/>
                  <w:sz w:val="20"/>
                  <w:szCs w:val="20"/>
                  <w:rPrChange w:id="3777" w:author="Stefanie Lane" w:date="2022-06-23T13:35:00Z">
                    <w:rPr/>
                  </w:rPrChange>
                </w:rPr>
                <w:t> </w:t>
              </w:r>
            </w:ins>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CB11B1" w:rsidRDefault="00CB11B1">
            <w:pPr>
              <w:spacing w:after="0" w:line="240" w:lineRule="auto"/>
              <w:rPr>
                <w:ins w:id="3778" w:author="Stefanie Lane" w:date="2022-06-23T13:35:00Z"/>
                <w:rFonts w:ascii="Calibri" w:eastAsia="Times New Roman" w:hAnsi="Calibri" w:cs="Calibri"/>
                <w:i/>
                <w:iCs/>
                <w:color w:val="000000"/>
                <w:sz w:val="20"/>
                <w:szCs w:val="20"/>
                <w:rPrChange w:id="3779" w:author="Stefanie Lane" w:date="2022-06-23T13:35:00Z">
                  <w:rPr>
                    <w:ins w:id="3780" w:author="Stefanie Lane" w:date="2022-06-23T13:35:00Z"/>
                  </w:rPr>
                </w:rPrChange>
              </w:rPr>
              <w:pPrChange w:id="3781" w:author="Stefanie Lane" w:date="2022-06-23T13:35:00Z">
                <w:pPr/>
              </w:pPrChange>
            </w:pPr>
            <w:ins w:id="3782" w:author="Stefanie Lane" w:date="2022-06-23T13:35:00Z">
              <w:r w:rsidRPr="00CB11B1">
                <w:rPr>
                  <w:rFonts w:ascii="Calibri" w:eastAsia="Times New Roman" w:hAnsi="Calibri" w:cs="Calibri"/>
                  <w:i/>
                  <w:iCs/>
                  <w:color w:val="000000"/>
                  <w:sz w:val="20"/>
                  <w:szCs w:val="20"/>
                  <w:rPrChange w:id="3783" w:author="Stefanie Lane" w:date="2022-06-23T13:35:00Z">
                    <w:rPr/>
                  </w:rPrChange>
                </w:rPr>
                <w:t> </w:t>
              </w:r>
            </w:ins>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CB11B1" w:rsidRDefault="00CB11B1">
            <w:pPr>
              <w:spacing w:after="0" w:line="240" w:lineRule="auto"/>
              <w:jc w:val="center"/>
              <w:rPr>
                <w:ins w:id="3784" w:author="Stefanie Lane" w:date="2022-06-23T13:35:00Z"/>
                <w:rFonts w:ascii="Calibri" w:eastAsia="Times New Roman" w:hAnsi="Calibri" w:cs="Calibri"/>
                <w:color w:val="000000"/>
                <w:sz w:val="20"/>
                <w:szCs w:val="20"/>
                <w:rPrChange w:id="3785" w:author="Stefanie Lane" w:date="2022-06-23T13:35:00Z">
                  <w:rPr>
                    <w:ins w:id="3786" w:author="Stefanie Lane" w:date="2022-06-23T13:35:00Z"/>
                  </w:rPr>
                </w:rPrChange>
              </w:rPr>
              <w:pPrChange w:id="3787" w:author="Stefanie Lane" w:date="2022-06-23T13:35:00Z">
                <w:pPr>
                  <w:jc w:val="center"/>
                </w:pPr>
              </w:pPrChange>
            </w:pPr>
            <w:ins w:id="3788" w:author="Stefanie Lane" w:date="2022-06-23T13:35:00Z">
              <w:r w:rsidRPr="00CB11B1">
                <w:rPr>
                  <w:rFonts w:ascii="Calibri" w:eastAsia="Times New Roman" w:hAnsi="Calibri" w:cs="Calibri"/>
                  <w:color w:val="000000"/>
                  <w:sz w:val="20"/>
                  <w:szCs w:val="20"/>
                  <w:rPrChange w:id="3789" w:author="Stefanie Lane" w:date="2022-06-23T13:35:00Z">
                    <w:rPr/>
                  </w:rPrChange>
                </w:rPr>
                <w:t> </w:t>
              </w:r>
            </w:ins>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CB11B1" w:rsidRDefault="00CB11B1">
            <w:pPr>
              <w:spacing w:after="0" w:line="240" w:lineRule="auto"/>
              <w:jc w:val="center"/>
              <w:rPr>
                <w:ins w:id="3790" w:author="Stefanie Lane" w:date="2022-06-23T13:35:00Z"/>
                <w:rFonts w:ascii="Calibri" w:eastAsia="Times New Roman" w:hAnsi="Calibri" w:cs="Calibri"/>
                <w:color w:val="000000"/>
                <w:sz w:val="20"/>
                <w:szCs w:val="20"/>
                <w:rPrChange w:id="3791" w:author="Stefanie Lane" w:date="2022-06-23T13:35:00Z">
                  <w:rPr>
                    <w:ins w:id="3792" w:author="Stefanie Lane" w:date="2022-06-23T13:35:00Z"/>
                  </w:rPr>
                </w:rPrChange>
              </w:rPr>
              <w:pPrChange w:id="3793" w:author="Stefanie Lane" w:date="2022-06-23T13:35:00Z">
                <w:pPr>
                  <w:jc w:val="center"/>
                </w:pPr>
              </w:pPrChange>
            </w:pPr>
            <w:ins w:id="3794" w:author="Stefanie Lane" w:date="2022-06-23T13:35:00Z">
              <w:r w:rsidRPr="00CB11B1">
                <w:rPr>
                  <w:rFonts w:ascii="Calibri" w:eastAsia="Times New Roman" w:hAnsi="Calibri" w:cs="Calibri"/>
                  <w:color w:val="000000"/>
                  <w:sz w:val="20"/>
                  <w:szCs w:val="20"/>
                  <w:rPrChange w:id="3795" w:author="Stefanie Lane" w:date="2022-06-23T13:35:00Z">
                    <w:rPr/>
                  </w:rPrChange>
                </w:rPr>
                <w:t> </w:t>
              </w:r>
            </w:ins>
          </w:p>
        </w:tc>
      </w:tr>
      <w:tr w:rsidR="00CB11B1" w:rsidRPr="00CB11B1" w14:paraId="400B436D" w14:textId="77777777" w:rsidTr="00CB11B1">
        <w:trPr>
          <w:trHeight w:val="270"/>
          <w:ins w:id="3796" w:author="Stefanie Lane" w:date="2022-06-23T13:35:00Z"/>
        </w:trPr>
        <w:tc>
          <w:tcPr>
            <w:tcW w:w="1080" w:type="dxa"/>
            <w:tcBorders>
              <w:top w:val="nil"/>
              <w:left w:val="nil"/>
              <w:bottom w:val="nil"/>
              <w:right w:val="nil"/>
            </w:tcBorders>
            <w:shd w:val="clear" w:color="auto" w:fill="auto"/>
            <w:vAlign w:val="bottom"/>
            <w:hideMark/>
          </w:tcPr>
          <w:p w14:paraId="2CBECD65" w14:textId="77777777" w:rsidR="00CB11B1" w:rsidRPr="00CB11B1" w:rsidRDefault="00CB11B1">
            <w:pPr>
              <w:spacing w:after="0" w:line="240" w:lineRule="auto"/>
              <w:jc w:val="center"/>
              <w:rPr>
                <w:ins w:id="3797" w:author="Stefanie Lane" w:date="2022-06-23T13:35:00Z"/>
                <w:rFonts w:ascii="Calibri" w:eastAsia="Times New Roman" w:hAnsi="Calibri" w:cs="Calibri"/>
                <w:color w:val="000000"/>
                <w:sz w:val="20"/>
                <w:szCs w:val="20"/>
                <w:rPrChange w:id="3798" w:author="Stefanie Lane" w:date="2022-06-23T13:35:00Z">
                  <w:rPr>
                    <w:ins w:id="3799" w:author="Stefanie Lane" w:date="2022-06-23T13:35:00Z"/>
                  </w:rPr>
                </w:rPrChange>
              </w:rPr>
              <w:pPrChange w:id="3800" w:author="Stefanie Lane" w:date="2022-06-23T13:35:00Z">
                <w:pPr>
                  <w:jc w:val="center"/>
                </w:pPr>
              </w:pPrChange>
            </w:pPr>
          </w:p>
        </w:tc>
        <w:tc>
          <w:tcPr>
            <w:tcW w:w="3077" w:type="dxa"/>
            <w:tcBorders>
              <w:top w:val="nil"/>
              <w:left w:val="nil"/>
              <w:bottom w:val="nil"/>
              <w:right w:val="nil"/>
            </w:tcBorders>
            <w:shd w:val="clear" w:color="auto" w:fill="auto"/>
            <w:noWrap/>
            <w:vAlign w:val="bottom"/>
            <w:hideMark/>
          </w:tcPr>
          <w:p w14:paraId="2EDA7289" w14:textId="77777777" w:rsidR="00CB11B1" w:rsidRPr="00CB11B1" w:rsidRDefault="00CB11B1">
            <w:pPr>
              <w:spacing w:after="0" w:line="240" w:lineRule="auto"/>
              <w:rPr>
                <w:ins w:id="3801" w:author="Stefanie Lane" w:date="2022-06-23T13:35:00Z"/>
                <w:rFonts w:ascii="Times New Roman" w:eastAsia="Times New Roman" w:hAnsi="Times New Roman" w:cs="Times New Roman"/>
                <w:sz w:val="20"/>
                <w:szCs w:val="20"/>
                <w:rPrChange w:id="3802" w:author="Stefanie Lane" w:date="2022-06-23T13:35:00Z">
                  <w:rPr>
                    <w:ins w:id="3803" w:author="Stefanie Lane" w:date="2022-06-23T13:35:00Z"/>
                  </w:rPr>
                </w:rPrChange>
              </w:rPr>
              <w:pPrChange w:id="3804" w:author="Stefanie Lane" w:date="2022-06-23T13:35:00Z">
                <w:pPr/>
              </w:pPrChange>
            </w:pPr>
          </w:p>
        </w:tc>
        <w:tc>
          <w:tcPr>
            <w:tcW w:w="696" w:type="dxa"/>
            <w:tcBorders>
              <w:top w:val="nil"/>
              <w:left w:val="nil"/>
              <w:bottom w:val="nil"/>
              <w:right w:val="nil"/>
            </w:tcBorders>
            <w:shd w:val="clear" w:color="auto" w:fill="auto"/>
            <w:noWrap/>
            <w:vAlign w:val="bottom"/>
            <w:hideMark/>
          </w:tcPr>
          <w:p w14:paraId="0D68B941" w14:textId="77777777" w:rsidR="00CB11B1" w:rsidRPr="00CB11B1" w:rsidRDefault="00CB11B1">
            <w:pPr>
              <w:spacing w:after="0" w:line="240" w:lineRule="auto"/>
              <w:rPr>
                <w:ins w:id="3805" w:author="Stefanie Lane" w:date="2022-06-23T13:35:00Z"/>
                <w:rFonts w:ascii="Times New Roman" w:eastAsia="Times New Roman" w:hAnsi="Times New Roman" w:cs="Times New Roman"/>
                <w:sz w:val="20"/>
                <w:szCs w:val="20"/>
                <w:rPrChange w:id="3806" w:author="Stefanie Lane" w:date="2022-06-23T13:35:00Z">
                  <w:rPr>
                    <w:ins w:id="3807" w:author="Stefanie Lane" w:date="2022-06-23T13:35:00Z"/>
                  </w:rPr>
                </w:rPrChange>
              </w:rPr>
              <w:pPrChange w:id="3808" w:author="Stefanie Lane" w:date="2022-06-23T13:35:00Z">
                <w:pPr/>
              </w:pPrChange>
            </w:pPr>
          </w:p>
        </w:tc>
        <w:tc>
          <w:tcPr>
            <w:tcW w:w="727" w:type="dxa"/>
            <w:tcBorders>
              <w:top w:val="nil"/>
              <w:left w:val="nil"/>
              <w:bottom w:val="nil"/>
              <w:right w:val="nil"/>
            </w:tcBorders>
            <w:shd w:val="clear" w:color="auto" w:fill="auto"/>
            <w:noWrap/>
            <w:vAlign w:val="bottom"/>
            <w:hideMark/>
          </w:tcPr>
          <w:p w14:paraId="0597B108" w14:textId="77777777" w:rsidR="00CB11B1" w:rsidRPr="00CB11B1" w:rsidRDefault="00CB11B1">
            <w:pPr>
              <w:spacing w:after="0" w:line="240" w:lineRule="auto"/>
              <w:jc w:val="center"/>
              <w:rPr>
                <w:ins w:id="3809" w:author="Stefanie Lane" w:date="2022-06-23T13:35:00Z"/>
                <w:rFonts w:ascii="Times New Roman" w:eastAsia="Times New Roman" w:hAnsi="Times New Roman" w:cs="Times New Roman"/>
                <w:sz w:val="20"/>
                <w:szCs w:val="20"/>
                <w:rPrChange w:id="3810" w:author="Stefanie Lane" w:date="2022-06-23T13:35:00Z">
                  <w:rPr>
                    <w:ins w:id="3811" w:author="Stefanie Lane" w:date="2022-06-23T13:35:00Z"/>
                  </w:rPr>
                </w:rPrChange>
              </w:rPr>
              <w:pPrChange w:id="3812"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276F3F26" w14:textId="77777777" w:rsidR="00CB11B1" w:rsidRPr="00CB11B1" w:rsidRDefault="00CB11B1">
            <w:pPr>
              <w:spacing w:after="0" w:line="240" w:lineRule="auto"/>
              <w:jc w:val="center"/>
              <w:rPr>
                <w:ins w:id="3813" w:author="Stefanie Lane" w:date="2022-06-23T13:35:00Z"/>
                <w:rFonts w:ascii="Times New Roman" w:eastAsia="Times New Roman" w:hAnsi="Times New Roman" w:cs="Times New Roman"/>
                <w:sz w:val="20"/>
                <w:szCs w:val="20"/>
                <w:rPrChange w:id="3814" w:author="Stefanie Lane" w:date="2022-06-23T13:35:00Z">
                  <w:rPr>
                    <w:ins w:id="3815" w:author="Stefanie Lane" w:date="2022-06-23T13:35:00Z"/>
                  </w:rPr>
                </w:rPrChange>
              </w:rPr>
              <w:pPrChange w:id="3816"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71D653F7" w14:textId="77777777" w:rsidR="00CB11B1" w:rsidRPr="00CB11B1" w:rsidRDefault="00CB11B1">
            <w:pPr>
              <w:spacing w:after="0" w:line="240" w:lineRule="auto"/>
              <w:rPr>
                <w:ins w:id="3817" w:author="Stefanie Lane" w:date="2022-06-23T13:35:00Z"/>
                <w:rFonts w:ascii="Calibri" w:eastAsia="Times New Roman" w:hAnsi="Calibri" w:cs="Calibri"/>
                <w:color w:val="000000"/>
                <w:sz w:val="20"/>
                <w:szCs w:val="20"/>
                <w:rPrChange w:id="3818" w:author="Stefanie Lane" w:date="2022-06-23T13:35:00Z">
                  <w:rPr>
                    <w:ins w:id="3819" w:author="Stefanie Lane" w:date="2022-06-23T13:35:00Z"/>
                  </w:rPr>
                </w:rPrChange>
              </w:rPr>
              <w:pPrChange w:id="3820" w:author="Stefanie Lane" w:date="2022-06-23T13:35:00Z">
                <w:pPr/>
              </w:pPrChange>
            </w:pPr>
            <w:ins w:id="3821" w:author="Stefanie Lane" w:date="2022-06-23T13:35:00Z">
              <w:r w:rsidRPr="00CB11B1">
                <w:rPr>
                  <w:rFonts w:ascii="Calibri" w:eastAsia="Times New Roman" w:hAnsi="Calibri" w:cs="Calibri"/>
                  <w:color w:val="000000"/>
                  <w:sz w:val="20"/>
                  <w:szCs w:val="20"/>
                  <w:rPrChange w:id="3822" w:author="Stefanie Lane" w:date="2022-06-23T13:35:00Z">
                    <w:rPr/>
                  </w:rPrChange>
                </w:rPr>
                <w:t> </w:t>
              </w:r>
            </w:ins>
          </w:p>
        </w:tc>
        <w:tc>
          <w:tcPr>
            <w:tcW w:w="706" w:type="dxa"/>
            <w:tcBorders>
              <w:top w:val="nil"/>
              <w:left w:val="nil"/>
              <w:bottom w:val="nil"/>
              <w:right w:val="nil"/>
            </w:tcBorders>
            <w:shd w:val="clear" w:color="auto" w:fill="auto"/>
            <w:noWrap/>
            <w:vAlign w:val="bottom"/>
            <w:hideMark/>
          </w:tcPr>
          <w:p w14:paraId="46602FA7" w14:textId="77777777" w:rsidR="00CB11B1" w:rsidRPr="00CB11B1" w:rsidRDefault="00CB11B1">
            <w:pPr>
              <w:spacing w:after="0" w:line="240" w:lineRule="auto"/>
              <w:rPr>
                <w:ins w:id="3823" w:author="Stefanie Lane" w:date="2022-06-23T13:35:00Z"/>
                <w:rFonts w:ascii="Calibri" w:eastAsia="Times New Roman" w:hAnsi="Calibri" w:cs="Calibri"/>
                <w:color w:val="000000"/>
                <w:sz w:val="20"/>
                <w:szCs w:val="20"/>
                <w:rPrChange w:id="3824" w:author="Stefanie Lane" w:date="2022-06-23T13:35:00Z">
                  <w:rPr>
                    <w:ins w:id="3825" w:author="Stefanie Lane" w:date="2022-06-23T13:35:00Z"/>
                  </w:rPr>
                </w:rPrChange>
              </w:rPr>
              <w:pPrChange w:id="3826" w:author="Stefanie Lane" w:date="2022-06-23T13:35:00Z">
                <w:pPr/>
              </w:pPrChange>
            </w:pPr>
          </w:p>
        </w:tc>
        <w:tc>
          <w:tcPr>
            <w:tcW w:w="737" w:type="dxa"/>
            <w:tcBorders>
              <w:top w:val="nil"/>
              <w:left w:val="nil"/>
              <w:bottom w:val="nil"/>
              <w:right w:val="nil"/>
            </w:tcBorders>
            <w:shd w:val="clear" w:color="auto" w:fill="auto"/>
            <w:noWrap/>
            <w:vAlign w:val="bottom"/>
            <w:hideMark/>
          </w:tcPr>
          <w:p w14:paraId="7310FC7F" w14:textId="77777777" w:rsidR="00CB11B1" w:rsidRPr="00CB11B1" w:rsidRDefault="00CB11B1">
            <w:pPr>
              <w:spacing w:after="0" w:line="240" w:lineRule="auto"/>
              <w:jc w:val="center"/>
              <w:rPr>
                <w:ins w:id="3827" w:author="Stefanie Lane" w:date="2022-06-23T13:35:00Z"/>
                <w:rFonts w:ascii="Times New Roman" w:eastAsia="Times New Roman" w:hAnsi="Times New Roman" w:cs="Times New Roman"/>
                <w:sz w:val="20"/>
                <w:szCs w:val="20"/>
                <w:rPrChange w:id="3828" w:author="Stefanie Lane" w:date="2022-06-23T13:35:00Z">
                  <w:rPr>
                    <w:ins w:id="3829" w:author="Stefanie Lane" w:date="2022-06-23T13:35:00Z"/>
                  </w:rPr>
                </w:rPrChange>
              </w:rPr>
              <w:pPrChange w:id="3830"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6DB38460" w14:textId="77777777" w:rsidR="00CB11B1" w:rsidRPr="00CB11B1" w:rsidRDefault="00CB11B1">
            <w:pPr>
              <w:spacing w:after="0" w:line="240" w:lineRule="auto"/>
              <w:jc w:val="center"/>
              <w:rPr>
                <w:ins w:id="3831" w:author="Stefanie Lane" w:date="2022-06-23T13:35:00Z"/>
                <w:rFonts w:ascii="Times New Roman" w:eastAsia="Times New Roman" w:hAnsi="Times New Roman" w:cs="Times New Roman"/>
                <w:sz w:val="20"/>
                <w:szCs w:val="20"/>
                <w:rPrChange w:id="3832" w:author="Stefanie Lane" w:date="2022-06-23T13:35:00Z">
                  <w:rPr>
                    <w:ins w:id="3833" w:author="Stefanie Lane" w:date="2022-06-23T13:35:00Z"/>
                  </w:rPr>
                </w:rPrChange>
              </w:rPr>
              <w:pPrChange w:id="3834"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1AEA5AFA" w14:textId="77777777" w:rsidR="00CB11B1" w:rsidRPr="00CB11B1" w:rsidRDefault="00CB11B1">
            <w:pPr>
              <w:spacing w:after="0" w:line="240" w:lineRule="auto"/>
              <w:rPr>
                <w:ins w:id="3835" w:author="Stefanie Lane" w:date="2022-06-23T13:35:00Z"/>
                <w:rFonts w:ascii="Calibri" w:eastAsia="Times New Roman" w:hAnsi="Calibri" w:cs="Calibri"/>
                <w:i/>
                <w:iCs/>
                <w:color w:val="000000"/>
                <w:sz w:val="20"/>
                <w:szCs w:val="20"/>
                <w:rPrChange w:id="3836" w:author="Stefanie Lane" w:date="2022-06-23T13:35:00Z">
                  <w:rPr>
                    <w:ins w:id="3837" w:author="Stefanie Lane" w:date="2022-06-23T13:35:00Z"/>
                  </w:rPr>
                </w:rPrChange>
              </w:rPr>
              <w:pPrChange w:id="3838" w:author="Stefanie Lane" w:date="2022-06-23T13:35:00Z">
                <w:pPr/>
              </w:pPrChange>
            </w:pPr>
            <w:ins w:id="3839" w:author="Stefanie Lane" w:date="2022-06-23T13:35:00Z">
              <w:r w:rsidRPr="00CB11B1">
                <w:rPr>
                  <w:rFonts w:ascii="Calibri" w:eastAsia="Times New Roman" w:hAnsi="Calibri" w:cs="Calibri"/>
                  <w:i/>
                  <w:iCs/>
                  <w:color w:val="000000"/>
                  <w:sz w:val="20"/>
                  <w:szCs w:val="20"/>
                  <w:rPrChange w:id="3840" w:author="Stefanie Lane" w:date="2022-06-23T13:35:00Z">
                    <w:rPr/>
                  </w:rPrChange>
                </w:rPr>
                <w:t> </w:t>
              </w:r>
            </w:ins>
          </w:p>
        </w:tc>
        <w:tc>
          <w:tcPr>
            <w:tcW w:w="693" w:type="dxa"/>
            <w:tcBorders>
              <w:top w:val="nil"/>
              <w:left w:val="nil"/>
              <w:bottom w:val="nil"/>
              <w:right w:val="nil"/>
            </w:tcBorders>
            <w:shd w:val="clear" w:color="auto" w:fill="auto"/>
            <w:noWrap/>
            <w:vAlign w:val="bottom"/>
            <w:hideMark/>
          </w:tcPr>
          <w:p w14:paraId="2BB0E54A" w14:textId="77777777" w:rsidR="00CB11B1" w:rsidRPr="00CB11B1" w:rsidRDefault="00CB11B1">
            <w:pPr>
              <w:spacing w:after="0" w:line="240" w:lineRule="auto"/>
              <w:rPr>
                <w:ins w:id="3841" w:author="Stefanie Lane" w:date="2022-06-23T13:35:00Z"/>
                <w:rFonts w:ascii="Calibri" w:eastAsia="Times New Roman" w:hAnsi="Calibri" w:cs="Calibri"/>
                <w:i/>
                <w:iCs/>
                <w:color w:val="000000"/>
                <w:sz w:val="20"/>
                <w:szCs w:val="20"/>
                <w:rPrChange w:id="3842" w:author="Stefanie Lane" w:date="2022-06-23T13:35:00Z">
                  <w:rPr>
                    <w:ins w:id="3843" w:author="Stefanie Lane" w:date="2022-06-23T13:35:00Z"/>
                  </w:rPr>
                </w:rPrChange>
              </w:rPr>
              <w:pPrChange w:id="3844" w:author="Stefanie Lane" w:date="2022-06-23T13:35:00Z">
                <w:pPr/>
              </w:pPrChange>
            </w:pPr>
          </w:p>
        </w:tc>
        <w:tc>
          <w:tcPr>
            <w:tcW w:w="724" w:type="dxa"/>
            <w:tcBorders>
              <w:top w:val="nil"/>
              <w:left w:val="nil"/>
              <w:bottom w:val="nil"/>
              <w:right w:val="nil"/>
            </w:tcBorders>
            <w:shd w:val="clear" w:color="auto" w:fill="auto"/>
            <w:noWrap/>
            <w:vAlign w:val="bottom"/>
            <w:hideMark/>
          </w:tcPr>
          <w:p w14:paraId="3C5911C3" w14:textId="77777777" w:rsidR="00CB11B1" w:rsidRPr="00CB11B1" w:rsidRDefault="00CB11B1">
            <w:pPr>
              <w:spacing w:after="0" w:line="240" w:lineRule="auto"/>
              <w:jc w:val="center"/>
              <w:rPr>
                <w:ins w:id="3845" w:author="Stefanie Lane" w:date="2022-06-23T13:35:00Z"/>
                <w:rFonts w:ascii="Times New Roman" w:eastAsia="Times New Roman" w:hAnsi="Times New Roman" w:cs="Times New Roman"/>
                <w:sz w:val="20"/>
                <w:szCs w:val="20"/>
                <w:rPrChange w:id="3846" w:author="Stefanie Lane" w:date="2022-06-23T13:35:00Z">
                  <w:rPr>
                    <w:ins w:id="3847" w:author="Stefanie Lane" w:date="2022-06-23T13:35:00Z"/>
                  </w:rPr>
                </w:rPrChange>
              </w:rPr>
              <w:pPrChange w:id="3848" w:author="Stefanie Lane" w:date="2022-06-23T13:35:00Z">
                <w:pPr>
                  <w:jc w:val="center"/>
                </w:pPr>
              </w:pPrChange>
            </w:pPr>
          </w:p>
        </w:tc>
      </w:tr>
      <w:tr w:rsidR="00CB11B1" w:rsidRPr="00CB11B1" w14:paraId="407A3FD7" w14:textId="77777777" w:rsidTr="00CB11B1">
        <w:trPr>
          <w:trHeight w:val="260"/>
          <w:ins w:id="3849" w:author="Stefanie Lane" w:date="2022-06-23T13:35: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CB11B1" w:rsidRDefault="00CB11B1">
            <w:pPr>
              <w:spacing w:after="0" w:line="240" w:lineRule="auto"/>
              <w:jc w:val="center"/>
              <w:rPr>
                <w:ins w:id="3850" w:author="Stefanie Lane" w:date="2022-06-23T13:35:00Z"/>
                <w:rFonts w:ascii="Calibri" w:eastAsia="Times New Roman" w:hAnsi="Calibri" w:cs="Calibri"/>
                <w:color w:val="000000"/>
                <w:sz w:val="20"/>
                <w:szCs w:val="20"/>
                <w:rPrChange w:id="3851" w:author="Stefanie Lane" w:date="2022-06-23T13:35:00Z">
                  <w:rPr>
                    <w:ins w:id="3852" w:author="Stefanie Lane" w:date="2022-06-23T13:35:00Z"/>
                  </w:rPr>
                </w:rPrChange>
              </w:rPr>
              <w:pPrChange w:id="3853" w:author="Stefanie Lane" w:date="2022-06-23T13:35:00Z">
                <w:pPr>
                  <w:jc w:val="center"/>
                </w:pPr>
              </w:pPrChange>
            </w:pPr>
            <w:ins w:id="3854" w:author="Stefanie Lane" w:date="2022-06-23T13:35:00Z">
              <w:r w:rsidRPr="00CB11B1">
                <w:rPr>
                  <w:rFonts w:ascii="Calibri" w:eastAsia="Times New Roman" w:hAnsi="Calibri" w:cs="Calibri"/>
                  <w:color w:val="000000"/>
                  <w:sz w:val="20"/>
                  <w:szCs w:val="20"/>
                  <w:rPrChange w:id="3855" w:author="Stefanie Lane" w:date="2022-06-23T13:35:00Z">
                    <w:rPr/>
                  </w:rPrChange>
                </w:rPr>
                <w:t>"Fescue"</w:t>
              </w:r>
            </w:ins>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CB11B1" w:rsidRDefault="00CB11B1">
            <w:pPr>
              <w:spacing w:after="0" w:line="240" w:lineRule="auto"/>
              <w:rPr>
                <w:ins w:id="3856" w:author="Stefanie Lane" w:date="2022-06-23T13:35:00Z"/>
                <w:rFonts w:ascii="Calibri" w:eastAsia="Times New Roman" w:hAnsi="Calibri" w:cs="Calibri"/>
                <w:i/>
                <w:iCs/>
                <w:color w:val="000000"/>
                <w:sz w:val="20"/>
                <w:szCs w:val="20"/>
                <w:rPrChange w:id="3857" w:author="Stefanie Lane" w:date="2022-06-23T13:35:00Z">
                  <w:rPr>
                    <w:ins w:id="3858" w:author="Stefanie Lane" w:date="2022-06-23T13:35:00Z"/>
                  </w:rPr>
                </w:rPrChange>
              </w:rPr>
              <w:pPrChange w:id="3859" w:author="Stefanie Lane" w:date="2022-06-23T13:35:00Z">
                <w:pPr/>
              </w:pPrChange>
            </w:pPr>
            <w:ins w:id="3860" w:author="Stefanie Lane" w:date="2022-06-23T13:35:00Z">
              <w:r w:rsidRPr="00CB11B1">
                <w:rPr>
                  <w:rFonts w:ascii="Calibri" w:eastAsia="Times New Roman" w:hAnsi="Calibri" w:cs="Calibri"/>
                  <w:i/>
                  <w:iCs/>
                  <w:color w:val="000000"/>
                  <w:sz w:val="20"/>
                  <w:szCs w:val="20"/>
                  <w:rPrChange w:id="3861" w:author="Stefanie Lane" w:date="2022-06-23T13:35:00Z">
                    <w:rPr/>
                  </w:rPrChange>
                </w:rPr>
                <w:t>Festuca arundinacea</w:t>
              </w:r>
            </w:ins>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CB11B1" w:rsidRDefault="00CB11B1">
            <w:pPr>
              <w:spacing w:after="0" w:line="240" w:lineRule="auto"/>
              <w:jc w:val="center"/>
              <w:rPr>
                <w:ins w:id="3862" w:author="Stefanie Lane" w:date="2022-06-23T13:35:00Z"/>
                <w:rFonts w:ascii="Calibri" w:eastAsia="Times New Roman" w:hAnsi="Calibri" w:cs="Calibri"/>
                <w:color w:val="000000"/>
                <w:sz w:val="20"/>
                <w:szCs w:val="20"/>
                <w:rPrChange w:id="3863" w:author="Stefanie Lane" w:date="2022-06-23T13:35:00Z">
                  <w:rPr>
                    <w:ins w:id="3864" w:author="Stefanie Lane" w:date="2022-06-23T13:35:00Z"/>
                  </w:rPr>
                </w:rPrChange>
              </w:rPr>
              <w:pPrChange w:id="3865" w:author="Stefanie Lane" w:date="2022-06-23T13:35:00Z">
                <w:pPr>
                  <w:jc w:val="center"/>
                </w:pPr>
              </w:pPrChange>
            </w:pPr>
            <w:ins w:id="3866" w:author="Stefanie Lane" w:date="2022-06-23T13:35:00Z">
              <w:r w:rsidRPr="00CB11B1">
                <w:rPr>
                  <w:rFonts w:ascii="Calibri" w:eastAsia="Times New Roman" w:hAnsi="Calibri" w:cs="Calibri"/>
                  <w:color w:val="000000"/>
                  <w:sz w:val="20"/>
                  <w:szCs w:val="20"/>
                  <w:rPrChange w:id="3867" w:author="Stefanie Lane" w:date="2022-06-23T13:35:00Z">
                    <w:rPr/>
                  </w:rPrChange>
                </w:rPr>
                <w:t>0.753</w:t>
              </w:r>
            </w:ins>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CB11B1" w:rsidRDefault="00CB11B1">
            <w:pPr>
              <w:spacing w:after="0" w:line="240" w:lineRule="auto"/>
              <w:jc w:val="center"/>
              <w:rPr>
                <w:ins w:id="3868" w:author="Stefanie Lane" w:date="2022-06-23T13:35:00Z"/>
                <w:rFonts w:ascii="Calibri" w:eastAsia="Times New Roman" w:hAnsi="Calibri" w:cs="Calibri"/>
                <w:color w:val="000000"/>
                <w:sz w:val="20"/>
                <w:szCs w:val="20"/>
                <w:rPrChange w:id="3869" w:author="Stefanie Lane" w:date="2022-06-23T13:35:00Z">
                  <w:rPr>
                    <w:ins w:id="3870" w:author="Stefanie Lane" w:date="2022-06-23T13:35:00Z"/>
                  </w:rPr>
                </w:rPrChange>
              </w:rPr>
              <w:pPrChange w:id="3871" w:author="Stefanie Lane" w:date="2022-06-23T13:35:00Z">
                <w:pPr>
                  <w:jc w:val="center"/>
                </w:pPr>
              </w:pPrChange>
            </w:pPr>
            <w:ins w:id="3872" w:author="Stefanie Lane" w:date="2022-06-23T13:35:00Z">
              <w:r w:rsidRPr="00CB11B1">
                <w:rPr>
                  <w:rFonts w:ascii="Calibri" w:eastAsia="Times New Roman" w:hAnsi="Calibri" w:cs="Calibri"/>
                  <w:color w:val="000000"/>
                  <w:sz w:val="20"/>
                  <w:szCs w:val="20"/>
                  <w:rPrChange w:id="3873"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CB11B1" w:rsidRDefault="00CB11B1">
            <w:pPr>
              <w:spacing w:after="0" w:line="240" w:lineRule="auto"/>
              <w:rPr>
                <w:ins w:id="3874" w:author="Stefanie Lane" w:date="2022-06-23T13:35:00Z"/>
                <w:rFonts w:ascii="Calibri" w:eastAsia="Times New Roman" w:hAnsi="Calibri" w:cs="Calibri"/>
                <w:color w:val="000000"/>
                <w:sz w:val="20"/>
                <w:szCs w:val="20"/>
                <w:rPrChange w:id="3875" w:author="Stefanie Lane" w:date="2022-06-23T13:35:00Z">
                  <w:rPr>
                    <w:ins w:id="3876" w:author="Stefanie Lane" w:date="2022-06-23T13:35:00Z"/>
                  </w:rPr>
                </w:rPrChange>
              </w:rPr>
              <w:pPrChange w:id="3877" w:author="Stefanie Lane" w:date="2022-06-23T13:35:00Z">
                <w:pPr/>
              </w:pPrChange>
            </w:pPr>
            <w:ins w:id="3878" w:author="Stefanie Lane" w:date="2022-06-23T13:35:00Z">
              <w:r w:rsidRPr="00CB11B1">
                <w:rPr>
                  <w:rFonts w:ascii="Calibri" w:eastAsia="Times New Roman" w:hAnsi="Calibri" w:cs="Calibri"/>
                  <w:color w:val="000000"/>
                  <w:sz w:val="20"/>
                  <w:szCs w:val="20"/>
                  <w:rPrChange w:id="3879" w:author="Stefanie Lane" w:date="2022-06-23T13:35:00Z">
                    <w:rPr/>
                  </w:rPrChange>
                </w:rPr>
                <w:t> </w:t>
              </w:r>
            </w:ins>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CB11B1" w:rsidRDefault="00CB11B1">
            <w:pPr>
              <w:spacing w:after="0" w:line="240" w:lineRule="auto"/>
              <w:rPr>
                <w:ins w:id="3880" w:author="Stefanie Lane" w:date="2022-06-23T13:35:00Z"/>
                <w:rFonts w:ascii="Calibri" w:eastAsia="Times New Roman" w:hAnsi="Calibri" w:cs="Calibri"/>
                <w:i/>
                <w:iCs/>
                <w:color w:val="000000"/>
                <w:sz w:val="20"/>
                <w:szCs w:val="20"/>
                <w:rPrChange w:id="3881" w:author="Stefanie Lane" w:date="2022-06-23T13:35:00Z">
                  <w:rPr>
                    <w:ins w:id="3882" w:author="Stefanie Lane" w:date="2022-06-23T13:35:00Z"/>
                  </w:rPr>
                </w:rPrChange>
              </w:rPr>
              <w:pPrChange w:id="3883" w:author="Stefanie Lane" w:date="2022-06-23T13:35:00Z">
                <w:pPr/>
              </w:pPrChange>
            </w:pPr>
            <w:ins w:id="3884" w:author="Stefanie Lane" w:date="2022-06-23T13:35:00Z">
              <w:r w:rsidRPr="00CB11B1">
                <w:rPr>
                  <w:rFonts w:ascii="Calibri" w:eastAsia="Times New Roman" w:hAnsi="Calibri" w:cs="Calibri"/>
                  <w:i/>
                  <w:iCs/>
                  <w:color w:val="000000"/>
                  <w:sz w:val="20"/>
                  <w:szCs w:val="20"/>
                  <w:rPrChange w:id="3885" w:author="Stefanie Lane" w:date="2022-06-23T13:35:00Z">
                    <w:rPr/>
                  </w:rPrChange>
                </w:rPr>
                <w:t>Festuca arundinacea</w:t>
              </w:r>
            </w:ins>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CB11B1" w:rsidRDefault="00CB11B1">
            <w:pPr>
              <w:spacing w:after="0" w:line="240" w:lineRule="auto"/>
              <w:jc w:val="center"/>
              <w:rPr>
                <w:ins w:id="3886" w:author="Stefanie Lane" w:date="2022-06-23T13:35:00Z"/>
                <w:rFonts w:ascii="Calibri" w:eastAsia="Times New Roman" w:hAnsi="Calibri" w:cs="Calibri"/>
                <w:color w:val="000000"/>
                <w:sz w:val="20"/>
                <w:szCs w:val="20"/>
                <w:rPrChange w:id="3887" w:author="Stefanie Lane" w:date="2022-06-23T13:35:00Z">
                  <w:rPr>
                    <w:ins w:id="3888" w:author="Stefanie Lane" w:date="2022-06-23T13:35:00Z"/>
                  </w:rPr>
                </w:rPrChange>
              </w:rPr>
              <w:pPrChange w:id="3889" w:author="Stefanie Lane" w:date="2022-06-23T13:35:00Z">
                <w:pPr>
                  <w:jc w:val="center"/>
                </w:pPr>
              </w:pPrChange>
            </w:pPr>
            <w:ins w:id="3890" w:author="Stefanie Lane" w:date="2022-06-23T13:35:00Z">
              <w:r w:rsidRPr="00CB11B1">
                <w:rPr>
                  <w:rFonts w:ascii="Calibri" w:eastAsia="Times New Roman" w:hAnsi="Calibri" w:cs="Calibri"/>
                  <w:color w:val="000000"/>
                  <w:sz w:val="20"/>
                  <w:szCs w:val="20"/>
                  <w:rPrChange w:id="3891" w:author="Stefanie Lane" w:date="2022-06-23T13:35:00Z">
                    <w:rPr/>
                  </w:rPrChange>
                </w:rPr>
                <w:t>0.765</w:t>
              </w:r>
            </w:ins>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CB11B1" w:rsidRDefault="00CB11B1">
            <w:pPr>
              <w:spacing w:after="0" w:line="240" w:lineRule="auto"/>
              <w:jc w:val="center"/>
              <w:rPr>
                <w:ins w:id="3892" w:author="Stefanie Lane" w:date="2022-06-23T13:35:00Z"/>
                <w:rFonts w:ascii="Calibri" w:eastAsia="Times New Roman" w:hAnsi="Calibri" w:cs="Calibri"/>
                <w:color w:val="000000"/>
                <w:sz w:val="20"/>
                <w:szCs w:val="20"/>
                <w:rPrChange w:id="3893" w:author="Stefanie Lane" w:date="2022-06-23T13:35:00Z">
                  <w:rPr>
                    <w:ins w:id="3894" w:author="Stefanie Lane" w:date="2022-06-23T13:35:00Z"/>
                  </w:rPr>
                </w:rPrChange>
              </w:rPr>
              <w:pPrChange w:id="3895" w:author="Stefanie Lane" w:date="2022-06-23T13:35:00Z">
                <w:pPr>
                  <w:jc w:val="center"/>
                </w:pPr>
              </w:pPrChange>
            </w:pPr>
            <w:ins w:id="3896" w:author="Stefanie Lane" w:date="2022-06-23T13:35:00Z">
              <w:r w:rsidRPr="00CB11B1">
                <w:rPr>
                  <w:rFonts w:ascii="Calibri" w:eastAsia="Times New Roman" w:hAnsi="Calibri" w:cs="Calibri"/>
                  <w:color w:val="000000"/>
                  <w:sz w:val="20"/>
                  <w:szCs w:val="20"/>
                  <w:rPrChange w:id="3897"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CB11B1" w:rsidRDefault="00CB11B1">
            <w:pPr>
              <w:spacing w:after="0" w:line="240" w:lineRule="auto"/>
              <w:rPr>
                <w:ins w:id="3898" w:author="Stefanie Lane" w:date="2022-06-23T13:35:00Z"/>
                <w:rFonts w:ascii="Calibri" w:eastAsia="Times New Roman" w:hAnsi="Calibri" w:cs="Calibri"/>
                <w:color w:val="000000"/>
                <w:sz w:val="20"/>
                <w:szCs w:val="20"/>
                <w:rPrChange w:id="3899" w:author="Stefanie Lane" w:date="2022-06-23T13:35:00Z">
                  <w:rPr>
                    <w:ins w:id="3900" w:author="Stefanie Lane" w:date="2022-06-23T13:35:00Z"/>
                  </w:rPr>
                </w:rPrChange>
              </w:rPr>
              <w:pPrChange w:id="3901" w:author="Stefanie Lane" w:date="2022-06-23T13:35:00Z">
                <w:pPr/>
              </w:pPrChange>
            </w:pPr>
            <w:ins w:id="3902" w:author="Stefanie Lane" w:date="2022-06-23T13:35:00Z">
              <w:r w:rsidRPr="00CB11B1">
                <w:rPr>
                  <w:rFonts w:ascii="Calibri" w:eastAsia="Times New Roman" w:hAnsi="Calibri" w:cs="Calibri"/>
                  <w:color w:val="000000"/>
                  <w:sz w:val="20"/>
                  <w:szCs w:val="20"/>
                  <w:rPrChange w:id="3903" w:author="Stefanie Lane" w:date="2022-06-23T13:35:00Z">
                    <w:rPr/>
                  </w:rPrChange>
                </w:rPr>
                <w:t> </w:t>
              </w:r>
            </w:ins>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CB11B1" w:rsidRDefault="00CB11B1">
            <w:pPr>
              <w:spacing w:after="0" w:line="240" w:lineRule="auto"/>
              <w:rPr>
                <w:ins w:id="3904" w:author="Stefanie Lane" w:date="2022-06-23T13:35:00Z"/>
                <w:rFonts w:ascii="Calibri" w:eastAsia="Times New Roman" w:hAnsi="Calibri" w:cs="Calibri"/>
                <w:i/>
                <w:iCs/>
                <w:color w:val="000000"/>
                <w:sz w:val="20"/>
                <w:szCs w:val="20"/>
                <w:rPrChange w:id="3905" w:author="Stefanie Lane" w:date="2022-06-23T13:35:00Z">
                  <w:rPr>
                    <w:ins w:id="3906" w:author="Stefanie Lane" w:date="2022-06-23T13:35:00Z"/>
                  </w:rPr>
                </w:rPrChange>
              </w:rPr>
              <w:pPrChange w:id="3907" w:author="Stefanie Lane" w:date="2022-06-23T13:35:00Z">
                <w:pPr/>
              </w:pPrChange>
            </w:pPr>
            <w:ins w:id="3908" w:author="Stefanie Lane" w:date="2022-06-23T13:35:00Z">
              <w:r w:rsidRPr="00CB11B1">
                <w:rPr>
                  <w:rFonts w:ascii="Calibri" w:eastAsia="Times New Roman" w:hAnsi="Calibri" w:cs="Calibri"/>
                  <w:i/>
                  <w:iCs/>
                  <w:color w:val="000000"/>
                  <w:sz w:val="20"/>
                  <w:szCs w:val="20"/>
                  <w:rPrChange w:id="3909" w:author="Stefanie Lane" w:date="2022-06-23T13:35:00Z">
                    <w:rPr/>
                  </w:rPrChange>
                </w:rPr>
                <w:t>Phalaris arundinaceae</w:t>
              </w:r>
            </w:ins>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CB11B1" w:rsidRDefault="00CB11B1">
            <w:pPr>
              <w:spacing w:after="0" w:line="240" w:lineRule="auto"/>
              <w:jc w:val="center"/>
              <w:rPr>
                <w:ins w:id="3910" w:author="Stefanie Lane" w:date="2022-06-23T13:35:00Z"/>
                <w:rFonts w:ascii="Calibri" w:eastAsia="Times New Roman" w:hAnsi="Calibri" w:cs="Calibri"/>
                <w:color w:val="000000"/>
                <w:sz w:val="20"/>
                <w:szCs w:val="20"/>
                <w:rPrChange w:id="3911" w:author="Stefanie Lane" w:date="2022-06-23T13:35:00Z">
                  <w:rPr>
                    <w:ins w:id="3912" w:author="Stefanie Lane" w:date="2022-06-23T13:35:00Z"/>
                  </w:rPr>
                </w:rPrChange>
              </w:rPr>
              <w:pPrChange w:id="3913" w:author="Stefanie Lane" w:date="2022-06-23T13:35:00Z">
                <w:pPr>
                  <w:jc w:val="center"/>
                </w:pPr>
              </w:pPrChange>
            </w:pPr>
            <w:ins w:id="3914" w:author="Stefanie Lane" w:date="2022-06-23T13:35:00Z">
              <w:r w:rsidRPr="00CB11B1">
                <w:rPr>
                  <w:rFonts w:ascii="Calibri" w:eastAsia="Times New Roman" w:hAnsi="Calibri" w:cs="Calibri"/>
                  <w:color w:val="000000"/>
                  <w:sz w:val="20"/>
                  <w:szCs w:val="20"/>
                  <w:rPrChange w:id="3915" w:author="Stefanie Lane" w:date="2022-06-23T13:35:00Z">
                    <w:rPr/>
                  </w:rPrChange>
                </w:rPr>
                <w:t>0.584</w:t>
              </w:r>
            </w:ins>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CB11B1" w:rsidRDefault="00CB11B1">
            <w:pPr>
              <w:spacing w:after="0" w:line="240" w:lineRule="auto"/>
              <w:jc w:val="center"/>
              <w:rPr>
                <w:ins w:id="3916" w:author="Stefanie Lane" w:date="2022-06-23T13:35:00Z"/>
                <w:rFonts w:ascii="Calibri" w:eastAsia="Times New Roman" w:hAnsi="Calibri" w:cs="Calibri"/>
                <w:color w:val="000000"/>
                <w:sz w:val="20"/>
                <w:szCs w:val="20"/>
                <w:rPrChange w:id="3917" w:author="Stefanie Lane" w:date="2022-06-23T13:35:00Z">
                  <w:rPr>
                    <w:ins w:id="3918" w:author="Stefanie Lane" w:date="2022-06-23T13:35:00Z"/>
                  </w:rPr>
                </w:rPrChange>
              </w:rPr>
              <w:pPrChange w:id="3919" w:author="Stefanie Lane" w:date="2022-06-23T13:35:00Z">
                <w:pPr>
                  <w:jc w:val="center"/>
                </w:pPr>
              </w:pPrChange>
            </w:pPr>
            <w:ins w:id="3920" w:author="Stefanie Lane" w:date="2022-06-23T13:35:00Z">
              <w:r w:rsidRPr="00CB11B1">
                <w:rPr>
                  <w:rFonts w:ascii="Calibri" w:eastAsia="Times New Roman" w:hAnsi="Calibri" w:cs="Calibri"/>
                  <w:color w:val="000000"/>
                  <w:sz w:val="20"/>
                  <w:szCs w:val="20"/>
                  <w:rPrChange w:id="3921" w:author="Stefanie Lane" w:date="2022-06-23T13:35:00Z">
                    <w:rPr/>
                  </w:rPrChange>
                </w:rPr>
                <w:t>0.001</w:t>
              </w:r>
            </w:ins>
          </w:p>
        </w:tc>
      </w:tr>
      <w:tr w:rsidR="00CB11B1" w:rsidRPr="00CB11B1" w14:paraId="388D9D4D" w14:textId="77777777" w:rsidTr="00CB11B1">
        <w:trPr>
          <w:trHeight w:val="260"/>
          <w:ins w:id="3922"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CB11B1" w:rsidRDefault="00CB11B1">
            <w:pPr>
              <w:spacing w:after="0" w:line="240" w:lineRule="auto"/>
              <w:rPr>
                <w:ins w:id="3923" w:author="Stefanie Lane" w:date="2022-06-23T13:35:00Z"/>
                <w:rFonts w:ascii="Calibri" w:eastAsia="Times New Roman" w:hAnsi="Calibri" w:cs="Calibri"/>
                <w:color w:val="000000"/>
                <w:sz w:val="20"/>
                <w:szCs w:val="20"/>
                <w:rPrChange w:id="3924" w:author="Stefanie Lane" w:date="2022-06-23T13:35:00Z">
                  <w:rPr>
                    <w:ins w:id="3925" w:author="Stefanie Lane" w:date="2022-06-23T13:35:00Z"/>
                  </w:rPr>
                </w:rPrChange>
              </w:rPr>
              <w:pPrChange w:id="3926"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CB11B1" w:rsidRDefault="00CB11B1">
            <w:pPr>
              <w:spacing w:after="0" w:line="240" w:lineRule="auto"/>
              <w:rPr>
                <w:ins w:id="3927" w:author="Stefanie Lane" w:date="2022-06-23T13:35:00Z"/>
                <w:rFonts w:ascii="Calibri" w:eastAsia="Times New Roman" w:hAnsi="Calibri" w:cs="Calibri"/>
                <w:i/>
                <w:iCs/>
                <w:color w:val="000000"/>
                <w:sz w:val="20"/>
                <w:szCs w:val="20"/>
                <w:rPrChange w:id="3928" w:author="Stefanie Lane" w:date="2022-06-23T13:35:00Z">
                  <w:rPr>
                    <w:ins w:id="3929" w:author="Stefanie Lane" w:date="2022-06-23T13:35:00Z"/>
                  </w:rPr>
                </w:rPrChange>
              </w:rPr>
              <w:pPrChange w:id="3930" w:author="Stefanie Lane" w:date="2022-06-23T13:35:00Z">
                <w:pPr/>
              </w:pPrChange>
            </w:pPr>
            <w:ins w:id="3931" w:author="Stefanie Lane" w:date="2022-06-23T13:35:00Z">
              <w:r w:rsidRPr="00CB11B1">
                <w:rPr>
                  <w:rFonts w:ascii="Calibri" w:eastAsia="Times New Roman" w:hAnsi="Calibri" w:cs="Calibri"/>
                  <w:i/>
                  <w:iCs/>
                  <w:color w:val="000000"/>
                  <w:sz w:val="20"/>
                  <w:szCs w:val="20"/>
                  <w:rPrChange w:id="3932" w:author="Stefanie Lane" w:date="2022-06-23T13:35:00Z">
                    <w:rPr/>
                  </w:rPrChange>
                </w:rPr>
                <w:t>Salix lucida</w:t>
              </w:r>
            </w:ins>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CB11B1" w:rsidRDefault="00CB11B1">
            <w:pPr>
              <w:spacing w:after="0" w:line="240" w:lineRule="auto"/>
              <w:jc w:val="center"/>
              <w:rPr>
                <w:ins w:id="3933" w:author="Stefanie Lane" w:date="2022-06-23T13:35:00Z"/>
                <w:rFonts w:ascii="Calibri" w:eastAsia="Times New Roman" w:hAnsi="Calibri" w:cs="Calibri"/>
                <w:color w:val="000000"/>
                <w:sz w:val="20"/>
                <w:szCs w:val="20"/>
                <w:rPrChange w:id="3934" w:author="Stefanie Lane" w:date="2022-06-23T13:35:00Z">
                  <w:rPr>
                    <w:ins w:id="3935" w:author="Stefanie Lane" w:date="2022-06-23T13:35:00Z"/>
                  </w:rPr>
                </w:rPrChange>
              </w:rPr>
              <w:pPrChange w:id="3936" w:author="Stefanie Lane" w:date="2022-06-23T13:35:00Z">
                <w:pPr>
                  <w:jc w:val="center"/>
                </w:pPr>
              </w:pPrChange>
            </w:pPr>
            <w:ins w:id="3937" w:author="Stefanie Lane" w:date="2022-06-23T13:35:00Z">
              <w:r w:rsidRPr="00CB11B1">
                <w:rPr>
                  <w:rFonts w:ascii="Calibri" w:eastAsia="Times New Roman" w:hAnsi="Calibri" w:cs="Calibri"/>
                  <w:color w:val="000000"/>
                  <w:sz w:val="20"/>
                  <w:szCs w:val="20"/>
                  <w:rPrChange w:id="3938" w:author="Stefanie Lane" w:date="2022-06-23T13:35:00Z">
                    <w:rPr/>
                  </w:rPrChange>
                </w:rPr>
                <w:t>0.586</w:t>
              </w:r>
            </w:ins>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CB11B1" w:rsidRDefault="00CB11B1">
            <w:pPr>
              <w:spacing w:after="0" w:line="240" w:lineRule="auto"/>
              <w:jc w:val="center"/>
              <w:rPr>
                <w:ins w:id="3939" w:author="Stefanie Lane" w:date="2022-06-23T13:35:00Z"/>
                <w:rFonts w:ascii="Calibri" w:eastAsia="Times New Roman" w:hAnsi="Calibri" w:cs="Calibri"/>
                <w:color w:val="000000"/>
                <w:sz w:val="20"/>
                <w:szCs w:val="20"/>
                <w:rPrChange w:id="3940" w:author="Stefanie Lane" w:date="2022-06-23T13:35:00Z">
                  <w:rPr>
                    <w:ins w:id="3941" w:author="Stefanie Lane" w:date="2022-06-23T13:35:00Z"/>
                  </w:rPr>
                </w:rPrChange>
              </w:rPr>
              <w:pPrChange w:id="3942" w:author="Stefanie Lane" w:date="2022-06-23T13:35:00Z">
                <w:pPr>
                  <w:jc w:val="center"/>
                </w:pPr>
              </w:pPrChange>
            </w:pPr>
            <w:ins w:id="3943" w:author="Stefanie Lane" w:date="2022-06-23T13:35:00Z">
              <w:r w:rsidRPr="00CB11B1">
                <w:rPr>
                  <w:rFonts w:ascii="Calibri" w:eastAsia="Times New Roman" w:hAnsi="Calibri" w:cs="Calibri"/>
                  <w:color w:val="000000"/>
                  <w:sz w:val="20"/>
                  <w:szCs w:val="20"/>
                  <w:rPrChange w:id="3944"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5A1F6535" w14:textId="77777777" w:rsidR="00CB11B1" w:rsidRPr="00CB11B1" w:rsidRDefault="00CB11B1">
            <w:pPr>
              <w:spacing w:after="0" w:line="240" w:lineRule="auto"/>
              <w:jc w:val="center"/>
              <w:rPr>
                <w:ins w:id="3945" w:author="Stefanie Lane" w:date="2022-06-23T13:35:00Z"/>
                <w:rFonts w:ascii="Calibri" w:eastAsia="Times New Roman" w:hAnsi="Calibri" w:cs="Calibri"/>
                <w:color w:val="000000"/>
                <w:sz w:val="20"/>
                <w:szCs w:val="20"/>
                <w:rPrChange w:id="3946" w:author="Stefanie Lane" w:date="2022-06-23T13:35:00Z">
                  <w:rPr>
                    <w:ins w:id="3947" w:author="Stefanie Lane" w:date="2022-06-23T13:35:00Z"/>
                  </w:rPr>
                </w:rPrChange>
              </w:rPr>
              <w:pPrChange w:id="3948" w:author="Stefanie Lane" w:date="2022-06-23T13:35:00Z">
                <w:pPr>
                  <w:jc w:val="center"/>
                </w:pPr>
              </w:pPrChange>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CB11B1" w:rsidRDefault="00CB11B1">
            <w:pPr>
              <w:spacing w:after="0" w:line="240" w:lineRule="auto"/>
              <w:rPr>
                <w:ins w:id="3949" w:author="Stefanie Lane" w:date="2022-06-23T13:35:00Z"/>
                <w:rFonts w:ascii="Calibri" w:eastAsia="Times New Roman" w:hAnsi="Calibri" w:cs="Calibri"/>
                <w:i/>
                <w:iCs/>
                <w:color w:val="000000"/>
                <w:sz w:val="20"/>
                <w:szCs w:val="20"/>
                <w:rPrChange w:id="3950" w:author="Stefanie Lane" w:date="2022-06-23T13:35:00Z">
                  <w:rPr>
                    <w:ins w:id="3951" w:author="Stefanie Lane" w:date="2022-06-23T13:35:00Z"/>
                  </w:rPr>
                </w:rPrChange>
              </w:rPr>
              <w:pPrChange w:id="3952" w:author="Stefanie Lane" w:date="2022-06-23T13:35:00Z">
                <w:pPr/>
              </w:pPrChange>
            </w:pPr>
            <w:ins w:id="3953" w:author="Stefanie Lane" w:date="2022-06-23T13:35:00Z">
              <w:r w:rsidRPr="00CB11B1">
                <w:rPr>
                  <w:rFonts w:ascii="Calibri" w:eastAsia="Times New Roman" w:hAnsi="Calibri" w:cs="Calibri"/>
                  <w:i/>
                  <w:iCs/>
                  <w:color w:val="000000"/>
                  <w:sz w:val="20"/>
                  <w:szCs w:val="20"/>
                  <w:rPrChange w:id="3954" w:author="Stefanie Lane" w:date="2022-06-23T13:35:00Z">
                    <w:rPr/>
                  </w:rPrChange>
                </w:rPr>
                <w:t>Phalaris arundinaceae</w:t>
              </w:r>
            </w:ins>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CB11B1" w:rsidRDefault="00CB11B1">
            <w:pPr>
              <w:spacing w:after="0" w:line="240" w:lineRule="auto"/>
              <w:jc w:val="center"/>
              <w:rPr>
                <w:ins w:id="3955" w:author="Stefanie Lane" w:date="2022-06-23T13:35:00Z"/>
                <w:rFonts w:ascii="Calibri" w:eastAsia="Times New Roman" w:hAnsi="Calibri" w:cs="Calibri"/>
                <w:color w:val="000000"/>
                <w:sz w:val="20"/>
                <w:szCs w:val="20"/>
                <w:rPrChange w:id="3956" w:author="Stefanie Lane" w:date="2022-06-23T13:35:00Z">
                  <w:rPr>
                    <w:ins w:id="3957" w:author="Stefanie Lane" w:date="2022-06-23T13:35:00Z"/>
                  </w:rPr>
                </w:rPrChange>
              </w:rPr>
              <w:pPrChange w:id="3958" w:author="Stefanie Lane" w:date="2022-06-23T13:35:00Z">
                <w:pPr>
                  <w:jc w:val="center"/>
                </w:pPr>
              </w:pPrChange>
            </w:pPr>
            <w:ins w:id="3959" w:author="Stefanie Lane" w:date="2022-06-23T13:35:00Z">
              <w:r w:rsidRPr="00CB11B1">
                <w:rPr>
                  <w:rFonts w:ascii="Calibri" w:eastAsia="Times New Roman" w:hAnsi="Calibri" w:cs="Calibri"/>
                  <w:color w:val="000000"/>
                  <w:sz w:val="20"/>
                  <w:szCs w:val="20"/>
                  <w:rPrChange w:id="3960" w:author="Stefanie Lane" w:date="2022-06-23T13:35:00Z">
                    <w:rPr/>
                  </w:rPrChange>
                </w:rPr>
                <w:t>0.334</w:t>
              </w:r>
            </w:ins>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CB11B1" w:rsidRDefault="00CB11B1">
            <w:pPr>
              <w:spacing w:after="0" w:line="240" w:lineRule="auto"/>
              <w:jc w:val="center"/>
              <w:rPr>
                <w:ins w:id="3961" w:author="Stefanie Lane" w:date="2022-06-23T13:35:00Z"/>
                <w:rFonts w:ascii="Calibri" w:eastAsia="Times New Roman" w:hAnsi="Calibri" w:cs="Calibri"/>
                <w:color w:val="000000"/>
                <w:sz w:val="20"/>
                <w:szCs w:val="20"/>
                <w:rPrChange w:id="3962" w:author="Stefanie Lane" w:date="2022-06-23T13:35:00Z">
                  <w:rPr>
                    <w:ins w:id="3963" w:author="Stefanie Lane" w:date="2022-06-23T13:35:00Z"/>
                  </w:rPr>
                </w:rPrChange>
              </w:rPr>
              <w:pPrChange w:id="3964" w:author="Stefanie Lane" w:date="2022-06-23T13:35:00Z">
                <w:pPr>
                  <w:jc w:val="center"/>
                </w:pPr>
              </w:pPrChange>
            </w:pPr>
            <w:ins w:id="3965" w:author="Stefanie Lane" w:date="2022-06-23T13:35:00Z">
              <w:r w:rsidRPr="00CB11B1">
                <w:rPr>
                  <w:rFonts w:ascii="Calibri" w:eastAsia="Times New Roman" w:hAnsi="Calibri" w:cs="Calibri"/>
                  <w:color w:val="000000"/>
                  <w:sz w:val="20"/>
                  <w:szCs w:val="20"/>
                  <w:rPrChange w:id="3966" w:author="Stefanie Lane" w:date="2022-06-23T13:35:00Z">
                    <w:rPr/>
                  </w:rPrChange>
                </w:rPr>
                <w:t>0.019</w:t>
              </w:r>
            </w:ins>
          </w:p>
        </w:tc>
        <w:tc>
          <w:tcPr>
            <w:tcW w:w="240" w:type="dxa"/>
            <w:tcBorders>
              <w:top w:val="nil"/>
              <w:left w:val="nil"/>
              <w:bottom w:val="nil"/>
              <w:right w:val="nil"/>
            </w:tcBorders>
            <w:shd w:val="clear" w:color="auto" w:fill="auto"/>
            <w:noWrap/>
            <w:vAlign w:val="bottom"/>
            <w:hideMark/>
          </w:tcPr>
          <w:p w14:paraId="11C42C50" w14:textId="77777777" w:rsidR="00CB11B1" w:rsidRPr="00CB11B1" w:rsidRDefault="00CB11B1">
            <w:pPr>
              <w:spacing w:after="0" w:line="240" w:lineRule="auto"/>
              <w:jc w:val="center"/>
              <w:rPr>
                <w:ins w:id="3967" w:author="Stefanie Lane" w:date="2022-06-23T13:35:00Z"/>
                <w:rFonts w:ascii="Calibri" w:eastAsia="Times New Roman" w:hAnsi="Calibri" w:cs="Calibri"/>
                <w:color w:val="000000"/>
                <w:sz w:val="20"/>
                <w:szCs w:val="20"/>
                <w:rPrChange w:id="3968" w:author="Stefanie Lane" w:date="2022-06-23T13:35:00Z">
                  <w:rPr>
                    <w:ins w:id="3969" w:author="Stefanie Lane" w:date="2022-06-23T13:35:00Z"/>
                  </w:rPr>
                </w:rPrChange>
              </w:rPr>
              <w:pPrChange w:id="3970" w:author="Stefanie Lane" w:date="2022-06-23T13:35:00Z">
                <w:pPr>
                  <w:jc w:val="center"/>
                </w:pPr>
              </w:pPrChange>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CB11B1" w:rsidRDefault="00CB11B1">
            <w:pPr>
              <w:spacing w:after="0" w:line="240" w:lineRule="auto"/>
              <w:rPr>
                <w:ins w:id="3971" w:author="Stefanie Lane" w:date="2022-06-23T13:35:00Z"/>
                <w:rFonts w:ascii="Calibri" w:eastAsia="Times New Roman" w:hAnsi="Calibri" w:cs="Calibri"/>
                <w:i/>
                <w:iCs/>
                <w:color w:val="000000"/>
                <w:sz w:val="20"/>
                <w:szCs w:val="20"/>
                <w:rPrChange w:id="3972" w:author="Stefanie Lane" w:date="2022-06-23T13:35:00Z">
                  <w:rPr>
                    <w:ins w:id="3973" w:author="Stefanie Lane" w:date="2022-06-23T13:35:00Z"/>
                  </w:rPr>
                </w:rPrChange>
              </w:rPr>
              <w:pPrChange w:id="3974" w:author="Stefanie Lane" w:date="2022-06-23T13:35:00Z">
                <w:pPr/>
              </w:pPrChange>
            </w:pPr>
            <w:ins w:id="3975" w:author="Stefanie Lane" w:date="2022-06-23T13:35:00Z">
              <w:r w:rsidRPr="00CB11B1">
                <w:rPr>
                  <w:rFonts w:ascii="Calibri" w:eastAsia="Times New Roman" w:hAnsi="Calibri" w:cs="Calibri"/>
                  <w:i/>
                  <w:iCs/>
                  <w:color w:val="000000"/>
                  <w:sz w:val="20"/>
                  <w:szCs w:val="20"/>
                  <w:rPrChange w:id="3976" w:author="Stefanie Lane" w:date="2022-06-23T13:35:00Z">
                    <w:rPr/>
                  </w:rPrChange>
                </w:rPr>
                <w:t>Festuca arundinacea</w:t>
              </w:r>
            </w:ins>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CB11B1" w:rsidRDefault="00CB11B1">
            <w:pPr>
              <w:spacing w:after="0" w:line="240" w:lineRule="auto"/>
              <w:jc w:val="center"/>
              <w:rPr>
                <w:ins w:id="3977" w:author="Stefanie Lane" w:date="2022-06-23T13:35:00Z"/>
                <w:rFonts w:ascii="Calibri" w:eastAsia="Times New Roman" w:hAnsi="Calibri" w:cs="Calibri"/>
                <w:color w:val="000000"/>
                <w:sz w:val="20"/>
                <w:szCs w:val="20"/>
                <w:rPrChange w:id="3978" w:author="Stefanie Lane" w:date="2022-06-23T13:35:00Z">
                  <w:rPr>
                    <w:ins w:id="3979" w:author="Stefanie Lane" w:date="2022-06-23T13:35:00Z"/>
                  </w:rPr>
                </w:rPrChange>
              </w:rPr>
              <w:pPrChange w:id="3980" w:author="Stefanie Lane" w:date="2022-06-23T13:35:00Z">
                <w:pPr>
                  <w:jc w:val="center"/>
                </w:pPr>
              </w:pPrChange>
            </w:pPr>
            <w:ins w:id="3981" w:author="Stefanie Lane" w:date="2022-06-23T13:35:00Z">
              <w:r w:rsidRPr="00CB11B1">
                <w:rPr>
                  <w:rFonts w:ascii="Calibri" w:eastAsia="Times New Roman" w:hAnsi="Calibri" w:cs="Calibri"/>
                  <w:color w:val="000000"/>
                  <w:sz w:val="20"/>
                  <w:szCs w:val="20"/>
                  <w:rPrChange w:id="3982" w:author="Stefanie Lane" w:date="2022-06-23T13:35:00Z">
                    <w:rPr/>
                  </w:rPrChange>
                </w:rPr>
                <w:t>0.416</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CB11B1" w:rsidRDefault="00CB11B1">
            <w:pPr>
              <w:spacing w:after="0" w:line="240" w:lineRule="auto"/>
              <w:jc w:val="center"/>
              <w:rPr>
                <w:ins w:id="3983" w:author="Stefanie Lane" w:date="2022-06-23T13:35:00Z"/>
                <w:rFonts w:ascii="Calibri" w:eastAsia="Times New Roman" w:hAnsi="Calibri" w:cs="Calibri"/>
                <w:color w:val="000000"/>
                <w:sz w:val="20"/>
                <w:szCs w:val="20"/>
                <w:rPrChange w:id="3984" w:author="Stefanie Lane" w:date="2022-06-23T13:35:00Z">
                  <w:rPr>
                    <w:ins w:id="3985" w:author="Stefanie Lane" w:date="2022-06-23T13:35:00Z"/>
                  </w:rPr>
                </w:rPrChange>
              </w:rPr>
              <w:pPrChange w:id="3986" w:author="Stefanie Lane" w:date="2022-06-23T13:35:00Z">
                <w:pPr>
                  <w:jc w:val="center"/>
                </w:pPr>
              </w:pPrChange>
            </w:pPr>
            <w:ins w:id="3987" w:author="Stefanie Lane" w:date="2022-06-23T13:35:00Z">
              <w:r w:rsidRPr="00CB11B1">
                <w:rPr>
                  <w:rFonts w:ascii="Calibri" w:eastAsia="Times New Roman" w:hAnsi="Calibri" w:cs="Calibri"/>
                  <w:color w:val="000000"/>
                  <w:sz w:val="20"/>
                  <w:szCs w:val="20"/>
                  <w:rPrChange w:id="3988" w:author="Stefanie Lane" w:date="2022-06-23T13:35:00Z">
                    <w:rPr/>
                  </w:rPrChange>
                </w:rPr>
                <w:t>0.001</w:t>
              </w:r>
            </w:ins>
          </w:p>
        </w:tc>
      </w:tr>
      <w:tr w:rsidR="00CB11B1" w:rsidRPr="00CB11B1" w14:paraId="78151E18" w14:textId="77777777" w:rsidTr="00CB11B1">
        <w:trPr>
          <w:trHeight w:val="260"/>
          <w:ins w:id="3989"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CB11B1" w:rsidRDefault="00CB11B1">
            <w:pPr>
              <w:spacing w:after="0" w:line="240" w:lineRule="auto"/>
              <w:rPr>
                <w:ins w:id="3990" w:author="Stefanie Lane" w:date="2022-06-23T13:35:00Z"/>
                <w:rFonts w:ascii="Calibri" w:eastAsia="Times New Roman" w:hAnsi="Calibri" w:cs="Calibri"/>
                <w:color w:val="000000"/>
                <w:sz w:val="20"/>
                <w:szCs w:val="20"/>
                <w:rPrChange w:id="3991" w:author="Stefanie Lane" w:date="2022-06-23T13:35:00Z">
                  <w:rPr>
                    <w:ins w:id="3992" w:author="Stefanie Lane" w:date="2022-06-23T13:35:00Z"/>
                  </w:rPr>
                </w:rPrChange>
              </w:rPr>
              <w:pPrChange w:id="3993" w:author="Stefanie Lane" w:date="2022-06-23T13:35:00Z">
                <w:pPr/>
              </w:pPrChange>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CB11B1" w:rsidRDefault="00CB11B1">
            <w:pPr>
              <w:spacing w:after="0" w:line="240" w:lineRule="auto"/>
              <w:rPr>
                <w:ins w:id="3994" w:author="Stefanie Lane" w:date="2022-06-23T13:35:00Z"/>
                <w:rFonts w:ascii="Calibri" w:eastAsia="Times New Roman" w:hAnsi="Calibri" w:cs="Calibri"/>
                <w:i/>
                <w:iCs/>
                <w:sz w:val="20"/>
                <w:szCs w:val="20"/>
                <w:rPrChange w:id="3995" w:author="Stefanie Lane" w:date="2022-06-23T13:35:00Z">
                  <w:rPr>
                    <w:ins w:id="3996" w:author="Stefanie Lane" w:date="2022-06-23T13:35:00Z"/>
                  </w:rPr>
                </w:rPrChange>
              </w:rPr>
              <w:pPrChange w:id="3997" w:author="Stefanie Lane" w:date="2022-06-23T13:35:00Z">
                <w:pPr/>
              </w:pPrChange>
            </w:pPr>
            <w:ins w:id="3998" w:author="Stefanie Lane" w:date="2022-06-23T13:35:00Z">
              <w:r w:rsidRPr="00CB11B1">
                <w:rPr>
                  <w:rFonts w:ascii="Calibri" w:eastAsia="Times New Roman" w:hAnsi="Calibri" w:cs="Calibri"/>
                  <w:i/>
                  <w:iCs/>
                  <w:sz w:val="20"/>
                  <w:szCs w:val="20"/>
                  <w:rPrChange w:id="3999" w:author="Stefanie Lane" w:date="2022-06-23T13:35:00Z">
                    <w:rPr/>
                  </w:rPrChange>
                </w:rPr>
                <w:t>Lathyrus palustris</w:t>
              </w:r>
            </w:ins>
          </w:p>
        </w:tc>
        <w:tc>
          <w:tcPr>
            <w:tcW w:w="696" w:type="dxa"/>
            <w:tcBorders>
              <w:top w:val="nil"/>
              <w:left w:val="nil"/>
              <w:bottom w:val="nil"/>
              <w:right w:val="nil"/>
            </w:tcBorders>
            <w:shd w:val="clear" w:color="auto" w:fill="auto"/>
            <w:noWrap/>
            <w:vAlign w:val="bottom"/>
            <w:hideMark/>
          </w:tcPr>
          <w:p w14:paraId="4E72ABA2" w14:textId="77777777" w:rsidR="00CB11B1" w:rsidRPr="00CB11B1" w:rsidRDefault="00CB11B1">
            <w:pPr>
              <w:spacing w:after="0" w:line="240" w:lineRule="auto"/>
              <w:jc w:val="center"/>
              <w:rPr>
                <w:ins w:id="4000" w:author="Stefanie Lane" w:date="2022-06-23T13:35:00Z"/>
                <w:rFonts w:ascii="Calibri" w:eastAsia="Times New Roman" w:hAnsi="Calibri" w:cs="Calibri"/>
                <w:color w:val="000000"/>
                <w:sz w:val="20"/>
                <w:szCs w:val="20"/>
                <w:rPrChange w:id="4001" w:author="Stefanie Lane" w:date="2022-06-23T13:35:00Z">
                  <w:rPr>
                    <w:ins w:id="4002" w:author="Stefanie Lane" w:date="2022-06-23T13:35:00Z"/>
                  </w:rPr>
                </w:rPrChange>
              </w:rPr>
              <w:pPrChange w:id="4003" w:author="Stefanie Lane" w:date="2022-06-23T13:35:00Z">
                <w:pPr>
                  <w:jc w:val="center"/>
                </w:pPr>
              </w:pPrChange>
            </w:pPr>
            <w:ins w:id="4004" w:author="Stefanie Lane" w:date="2022-06-23T13:35:00Z">
              <w:r w:rsidRPr="00CB11B1">
                <w:rPr>
                  <w:rFonts w:ascii="Calibri" w:eastAsia="Times New Roman" w:hAnsi="Calibri" w:cs="Calibri"/>
                  <w:color w:val="000000"/>
                  <w:sz w:val="20"/>
                  <w:szCs w:val="20"/>
                  <w:rPrChange w:id="4005" w:author="Stefanie Lane" w:date="2022-06-23T13:35:00Z">
                    <w:rPr/>
                  </w:rPrChange>
                </w:rPr>
                <w:t>0.543</w:t>
              </w:r>
            </w:ins>
          </w:p>
        </w:tc>
        <w:tc>
          <w:tcPr>
            <w:tcW w:w="727" w:type="dxa"/>
            <w:tcBorders>
              <w:top w:val="nil"/>
              <w:left w:val="nil"/>
              <w:bottom w:val="nil"/>
              <w:right w:val="nil"/>
            </w:tcBorders>
            <w:shd w:val="clear" w:color="auto" w:fill="auto"/>
            <w:noWrap/>
            <w:vAlign w:val="bottom"/>
            <w:hideMark/>
          </w:tcPr>
          <w:p w14:paraId="202F52BA" w14:textId="77777777" w:rsidR="00CB11B1" w:rsidRPr="00CB11B1" w:rsidRDefault="00CB11B1">
            <w:pPr>
              <w:spacing w:after="0" w:line="240" w:lineRule="auto"/>
              <w:jc w:val="center"/>
              <w:rPr>
                <w:ins w:id="4006" w:author="Stefanie Lane" w:date="2022-06-23T13:35:00Z"/>
                <w:rFonts w:ascii="Calibri" w:eastAsia="Times New Roman" w:hAnsi="Calibri" w:cs="Calibri"/>
                <w:color w:val="000000"/>
                <w:sz w:val="20"/>
                <w:szCs w:val="20"/>
                <w:rPrChange w:id="4007" w:author="Stefanie Lane" w:date="2022-06-23T13:35:00Z">
                  <w:rPr>
                    <w:ins w:id="4008" w:author="Stefanie Lane" w:date="2022-06-23T13:35:00Z"/>
                  </w:rPr>
                </w:rPrChange>
              </w:rPr>
              <w:pPrChange w:id="4009" w:author="Stefanie Lane" w:date="2022-06-23T13:35:00Z">
                <w:pPr>
                  <w:jc w:val="center"/>
                </w:pPr>
              </w:pPrChange>
            </w:pPr>
            <w:ins w:id="4010" w:author="Stefanie Lane" w:date="2022-06-23T13:35:00Z">
              <w:r w:rsidRPr="00CB11B1">
                <w:rPr>
                  <w:rFonts w:ascii="Calibri" w:eastAsia="Times New Roman" w:hAnsi="Calibri" w:cs="Calibri"/>
                  <w:color w:val="000000"/>
                  <w:sz w:val="20"/>
                  <w:szCs w:val="20"/>
                  <w:rPrChange w:id="4011"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52855A1F" w14:textId="77777777" w:rsidR="00CB11B1" w:rsidRPr="00CB11B1" w:rsidRDefault="00CB11B1">
            <w:pPr>
              <w:spacing w:after="0" w:line="240" w:lineRule="auto"/>
              <w:jc w:val="center"/>
              <w:rPr>
                <w:ins w:id="4012" w:author="Stefanie Lane" w:date="2022-06-23T13:35:00Z"/>
                <w:rFonts w:ascii="Calibri" w:eastAsia="Times New Roman" w:hAnsi="Calibri" w:cs="Calibri"/>
                <w:color w:val="000000"/>
                <w:sz w:val="20"/>
                <w:szCs w:val="20"/>
                <w:rPrChange w:id="4013" w:author="Stefanie Lane" w:date="2022-06-23T13:35:00Z">
                  <w:rPr>
                    <w:ins w:id="4014" w:author="Stefanie Lane" w:date="2022-06-23T13:35:00Z"/>
                  </w:rPr>
                </w:rPrChange>
              </w:rPr>
              <w:pPrChange w:id="4015"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60DF4C13" w14:textId="77777777" w:rsidR="00CB11B1" w:rsidRPr="00CB11B1" w:rsidRDefault="00CB11B1">
            <w:pPr>
              <w:spacing w:after="0" w:line="240" w:lineRule="auto"/>
              <w:rPr>
                <w:ins w:id="4016" w:author="Stefanie Lane" w:date="2022-06-23T13:35:00Z"/>
                <w:rFonts w:ascii="Times New Roman" w:eastAsia="Times New Roman" w:hAnsi="Times New Roman" w:cs="Times New Roman"/>
                <w:sz w:val="20"/>
                <w:szCs w:val="20"/>
                <w:rPrChange w:id="4017" w:author="Stefanie Lane" w:date="2022-06-23T13:35:00Z">
                  <w:rPr>
                    <w:ins w:id="4018" w:author="Stefanie Lane" w:date="2022-06-23T13:35:00Z"/>
                  </w:rPr>
                </w:rPrChange>
              </w:rPr>
              <w:pPrChange w:id="4019" w:author="Stefanie Lane" w:date="2022-06-23T13:35:00Z">
                <w:pPr/>
              </w:pPrChange>
            </w:pPr>
          </w:p>
        </w:tc>
        <w:tc>
          <w:tcPr>
            <w:tcW w:w="706" w:type="dxa"/>
            <w:tcBorders>
              <w:top w:val="nil"/>
              <w:left w:val="nil"/>
              <w:bottom w:val="nil"/>
              <w:right w:val="nil"/>
            </w:tcBorders>
            <w:shd w:val="clear" w:color="auto" w:fill="auto"/>
            <w:noWrap/>
            <w:vAlign w:val="bottom"/>
            <w:hideMark/>
          </w:tcPr>
          <w:p w14:paraId="7176558F" w14:textId="77777777" w:rsidR="00CB11B1" w:rsidRPr="00CB11B1" w:rsidRDefault="00CB11B1">
            <w:pPr>
              <w:spacing w:after="0" w:line="240" w:lineRule="auto"/>
              <w:rPr>
                <w:ins w:id="4020" w:author="Stefanie Lane" w:date="2022-06-23T13:35:00Z"/>
                <w:rFonts w:ascii="Times New Roman" w:eastAsia="Times New Roman" w:hAnsi="Times New Roman" w:cs="Times New Roman"/>
                <w:sz w:val="20"/>
                <w:szCs w:val="20"/>
                <w:rPrChange w:id="4021" w:author="Stefanie Lane" w:date="2022-06-23T13:35:00Z">
                  <w:rPr>
                    <w:ins w:id="4022" w:author="Stefanie Lane" w:date="2022-06-23T13:35:00Z"/>
                  </w:rPr>
                </w:rPrChange>
              </w:rPr>
              <w:pPrChange w:id="4023" w:author="Stefanie Lane" w:date="2022-06-23T13:35:00Z">
                <w:pPr/>
              </w:pPrChange>
            </w:pPr>
          </w:p>
        </w:tc>
        <w:tc>
          <w:tcPr>
            <w:tcW w:w="737" w:type="dxa"/>
            <w:tcBorders>
              <w:top w:val="nil"/>
              <w:left w:val="nil"/>
              <w:bottom w:val="nil"/>
              <w:right w:val="nil"/>
            </w:tcBorders>
            <w:shd w:val="clear" w:color="auto" w:fill="auto"/>
            <w:noWrap/>
            <w:vAlign w:val="bottom"/>
            <w:hideMark/>
          </w:tcPr>
          <w:p w14:paraId="63BD34ED" w14:textId="77777777" w:rsidR="00CB11B1" w:rsidRPr="00CB11B1" w:rsidRDefault="00CB11B1">
            <w:pPr>
              <w:spacing w:after="0" w:line="240" w:lineRule="auto"/>
              <w:jc w:val="center"/>
              <w:rPr>
                <w:ins w:id="4024" w:author="Stefanie Lane" w:date="2022-06-23T13:35:00Z"/>
                <w:rFonts w:ascii="Times New Roman" w:eastAsia="Times New Roman" w:hAnsi="Times New Roman" w:cs="Times New Roman"/>
                <w:sz w:val="20"/>
                <w:szCs w:val="20"/>
                <w:rPrChange w:id="4025" w:author="Stefanie Lane" w:date="2022-06-23T13:35:00Z">
                  <w:rPr>
                    <w:ins w:id="4026" w:author="Stefanie Lane" w:date="2022-06-23T13:35:00Z"/>
                  </w:rPr>
                </w:rPrChange>
              </w:rPr>
              <w:pPrChange w:id="4027"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6CA44A2D" w14:textId="77777777" w:rsidR="00CB11B1" w:rsidRPr="00CB11B1" w:rsidRDefault="00CB11B1">
            <w:pPr>
              <w:spacing w:after="0" w:line="240" w:lineRule="auto"/>
              <w:jc w:val="center"/>
              <w:rPr>
                <w:ins w:id="4028" w:author="Stefanie Lane" w:date="2022-06-23T13:35:00Z"/>
                <w:rFonts w:ascii="Times New Roman" w:eastAsia="Times New Roman" w:hAnsi="Times New Roman" w:cs="Times New Roman"/>
                <w:sz w:val="20"/>
                <w:szCs w:val="20"/>
                <w:rPrChange w:id="4029" w:author="Stefanie Lane" w:date="2022-06-23T13:35:00Z">
                  <w:rPr>
                    <w:ins w:id="4030" w:author="Stefanie Lane" w:date="2022-06-23T13:35:00Z"/>
                  </w:rPr>
                </w:rPrChange>
              </w:rPr>
              <w:pPrChange w:id="4031"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75BE97A1" w14:textId="77777777" w:rsidR="00CB11B1" w:rsidRPr="00CB11B1" w:rsidRDefault="00CB11B1">
            <w:pPr>
              <w:spacing w:after="0" w:line="240" w:lineRule="auto"/>
              <w:rPr>
                <w:ins w:id="4032" w:author="Stefanie Lane" w:date="2022-06-23T13:35:00Z"/>
                <w:rFonts w:ascii="Calibri" w:eastAsia="Times New Roman" w:hAnsi="Calibri" w:cs="Calibri"/>
                <w:i/>
                <w:iCs/>
                <w:color w:val="000000"/>
                <w:sz w:val="20"/>
                <w:szCs w:val="20"/>
                <w:rPrChange w:id="4033" w:author="Stefanie Lane" w:date="2022-06-23T13:35:00Z">
                  <w:rPr>
                    <w:ins w:id="4034" w:author="Stefanie Lane" w:date="2022-06-23T13:35:00Z"/>
                  </w:rPr>
                </w:rPrChange>
              </w:rPr>
              <w:pPrChange w:id="4035" w:author="Stefanie Lane" w:date="2022-06-23T13:35:00Z">
                <w:pPr/>
              </w:pPrChange>
            </w:pPr>
            <w:ins w:id="4036" w:author="Stefanie Lane" w:date="2022-06-23T13:35:00Z">
              <w:r w:rsidRPr="00CB11B1">
                <w:rPr>
                  <w:rFonts w:ascii="Calibri" w:eastAsia="Times New Roman" w:hAnsi="Calibri" w:cs="Calibri"/>
                  <w:i/>
                  <w:iCs/>
                  <w:color w:val="000000"/>
                  <w:sz w:val="20"/>
                  <w:szCs w:val="20"/>
                  <w:rPrChange w:id="4037" w:author="Stefanie Lane" w:date="2022-06-23T13:35:00Z">
                    <w:rPr/>
                  </w:rPrChange>
                </w:rPr>
                <w:t> </w:t>
              </w:r>
            </w:ins>
          </w:p>
        </w:tc>
        <w:tc>
          <w:tcPr>
            <w:tcW w:w="693" w:type="dxa"/>
            <w:tcBorders>
              <w:top w:val="nil"/>
              <w:left w:val="nil"/>
              <w:bottom w:val="nil"/>
              <w:right w:val="nil"/>
            </w:tcBorders>
            <w:shd w:val="clear" w:color="auto" w:fill="auto"/>
            <w:noWrap/>
            <w:vAlign w:val="bottom"/>
            <w:hideMark/>
          </w:tcPr>
          <w:p w14:paraId="2BCC0249" w14:textId="77777777" w:rsidR="00CB11B1" w:rsidRPr="00CB11B1" w:rsidRDefault="00CB11B1">
            <w:pPr>
              <w:spacing w:after="0" w:line="240" w:lineRule="auto"/>
              <w:jc w:val="center"/>
              <w:rPr>
                <w:ins w:id="4038" w:author="Stefanie Lane" w:date="2022-06-23T13:35:00Z"/>
                <w:rFonts w:ascii="Calibri" w:eastAsia="Times New Roman" w:hAnsi="Calibri" w:cs="Calibri"/>
                <w:color w:val="000000"/>
                <w:sz w:val="20"/>
                <w:szCs w:val="20"/>
                <w:rPrChange w:id="4039" w:author="Stefanie Lane" w:date="2022-06-23T13:35:00Z">
                  <w:rPr>
                    <w:ins w:id="4040" w:author="Stefanie Lane" w:date="2022-06-23T13:35:00Z"/>
                  </w:rPr>
                </w:rPrChange>
              </w:rPr>
              <w:pPrChange w:id="4041" w:author="Stefanie Lane" w:date="2022-06-23T13:35:00Z">
                <w:pPr>
                  <w:jc w:val="center"/>
                </w:pPr>
              </w:pPrChange>
            </w:pPr>
            <w:ins w:id="4042" w:author="Stefanie Lane" w:date="2022-06-23T13:35:00Z">
              <w:r w:rsidRPr="00CB11B1">
                <w:rPr>
                  <w:rFonts w:ascii="Calibri" w:eastAsia="Times New Roman" w:hAnsi="Calibri" w:cs="Calibri"/>
                  <w:color w:val="000000"/>
                  <w:sz w:val="20"/>
                  <w:szCs w:val="20"/>
                  <w:rPrChange w:id="4043" w:author="Stefanie Lane" w:date="2022-06-23T13:35:00Z">
                    <w:rPr/>
                  </w:rPrChange>
                </w:rPr>
                <w:t> </w:t>
              </w:r>
            </w:ins>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CB11B1" w:rsidRDefault="00CB11B1">
            <w:pPr>
              <w:spacing w:after="0" w:line="240" w:lineRule="auto"/>
              <w:jc w:val="center"/>
              <w:rPr>
                <w:ins w:id="4044" w:author="Stefanie Lane" w:date="2022-06-23T13:35:00Z"/>
                <w:rFonts w:ascii="Calibri" w:eastAsia="Times New Roman" w:hAnsi="Calibri" w:cs="Calibri"/>
                <w:color w:val="000000"/>
                <w:sz w:val="20"/>
                <w:szCs w:val="20"/>
                <w:rPrChange w:id="4045" w:author="Stefanie Lane" w:date="2022-06-23T13:35:00Z">
                  <w:rPr>
                    <w:ins w:id="4046" w:author="Stefanie Lane" w:date="2022-06-23T13:35:00Z"/>
                  </w:rPr>
                </w:rPrChange>
              </w:rPr>
              <w:pPrChange w:id="4047" w:author="Stefanie Lane" w:date="2022-06-23T13:35:00Z">
                <w:pPr>
                  <w:jc w:val="center"/>
                </w:pPr>
              </w:pPrChange>
            </w:pPr>
            <w:ins w:id="4048" w:author="Stefanie Lane" w:date="2022-06-23T13:35:00Z">
              <w:r w:rsidRPr="00CB11B1">
                <w:rPr>
                  <w:rFonts w:ascii="Calibri" w:eastAsia="Times New Roman" w:hAnsi="Calibri" w:cs="Calibri"/>
                  <w:color w:val="000000"/>
                  <w:sz w:val="20"/>
                  <w:szCs w:val="20"/>
                  <w:rPrChange w:id="4049" w:author="Stefanie Lane" w:date="2022-06-23T13:35:00Z">
                    <w:rPr/>
                  </w:rPrChange>
                </w:rPr>
                <w:t> </w:t>
              </w:r>
            </w:ins>
          </w:p>
        </w:tc>
      </w:tr>
      <w:tr w:rsidR="00CB11B1" w:rsidRPr="00CB11B1" w14:paraId="4384F899" w14:textId="77777777" w:rsidTr="00CB11B1">
        <w:trPr>
          <w:trHeight w:val="260"/>
          <w:ins w:id="4050"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CB11B1" w:rsidRDefault="00CB11B1">
            <w:pPr>
              <w:spacing w:after="0" w:line="240" w:lineRule="auto"/>
              <w:rPr>
                <w:ins w:id="4051" w:author="Stefanie Lane" w:date="2022-06-23T13:35:00Z"/>
                <w:rFonts w:ascii="Calibri" w:eastAsia="Times New Roman" w:hAnsi="Calibri" w:cs="Calibri"/>
                <w:color w:val="000000"/>
                <w:sz w:val="20"/>
                <w:szCs w:val="20"/>
                <w:rPrChange w:id="4052" w:author="Stefanie Lane" w:date="2022-06-23T13:35:00Z">
                  <w:rPr>
                    <w:ins w:id="4053" w:author="Stefanie Lane" w:date="2022-06-23T13:35:00Z"/>
                  </w:rPr>
                </w:rPrChange>
              </w:rPr>
              <w:pPrChange w:id="4054" w:author="Stefanie Lane" w:date="2022-06-23T13:35:00Z">
                <w:pPr/>
              </w:pPrChange>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CB11B1" w:rsidRDefault="00CB11B1">
            <w:pPr>
              <w:spacing w:after="0" w:line="240" w:lineRule="auto"/>
              <w:rPr>
                <w:ins w:id="4055" w:author="Stefanie Lane" w:date="2022-06-23T13:35:00Z"/>
                <w:rFonts w:ascii="Calibri" w:eastAsia="Times New Roman" w:hAnsi="Calibri" w:cs="Calibri"/>
                <w:i/>
                <w:iCs/>
                <w:sz w:val="20"/>
                <w:szCs w:val="20"/>
                <w:rPrChange w:id="4056" w:author="Stefanie Lane" w:date="2022-06-23T13:35:00Z">
                  <w:rPr>
                    <w:ins w:id="4057" w:author="Stefanie Lane" w:date="2022-06-23T13:35:00Z"/>
                  </w:rPr>
                </w:rPrChange>
              </w:rPr>
              <w:pPrChange w:id="4058" w:author="Stefanie Lane" w:date="2022-06-23T13:35:00Z">
                <w:pPr/>
              </w:pPrChange>
            </w:pPr>
            <w:ins w:id="4059" w:author="Stefanie Lane" w:date="2022-06-23T13:35:00Z">
              <w:r w:rsidRPr="00CB11B1">
                <w:rPr>
                  <w:rFonts w:ascii="Calibri" w:eastAsia="Times New Roman" w:hAnsi="Calibri" w:cs="Calibri"/>
                  <w:i/>
                  <w:iCs/>
                  <w:sz w:val="20"/>
                  <w:szCs w:val="20"/>
                  <w:rPrChange w:id="4060" w:author="Stefanie Lane" w:date="2022-06-23T13:35:00Z">
                    <w:rPr/>
                  </w:rPrChange>
                </w:rPr>
                <w:t>Equisetum palustre</w:t>
              </w:r>
            </w:ins>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CB11B1" w:rsidRDefault="00CB11B1">
            <w:pPr>
              <w:spacing w:after="0" w:line="240" w:lineRule="auto"/>
              <w:jc w:val="center"/>
              <w:rPr>
                <w:ins w:id="4061" w:author="Stefanie Lane" w:date="2022-06-23T13:35:00Z"/>
                <w:rFonts w:ascii="Calibri" w:eastAsia="Times New Roman" w:hAnsi="Calibri" w:cs="Calibri"/>
                <w:color w:val="000000"/>
                <w:sz w:val="20"/>
                <w:szCs w:val="20"/>
                <w:rPrChange w:id="4062" w:author="Stefanie Lane" w:date="2022-06-23T13:35:00Z">
                  <w:rPr>
                    <w:ins w:id="4063" w:author="Stefanie Lane" w:date="2022-06-23T13:35:00Z"/>
                  </w:rPr>
                </w:rPrChange>
              </w:rPr>
              <w:pPrChange w:id="4064" w:author="Stefanie Lane" w:date="2022-06-23T13:35:00Z">
                <w:pPr>
                  <w:jc w:val="center"/>
                </w:pPr>
              </w:pPrChange>
            </w:pPr>
            <w:ins w:id="4065" w:author="Stefanie Lane" w:date="2022-06-23T13:35:00Z">
              <w:r w:rsidRPr="00CB11B1">
                <w:rPr>
                  <w:rFonts w:ascii="Calibri" w:eastAsia="Times New Roman" w:hAnsi="Calibri" w:cs="Calibri"/>
                  <w:color w:val="000000"/>
                  <w:sz w:val="20"/>
                  <w:szCs w:val="20"/>
                  <w:rPrChange w:id="4066" w:author="Stefanie Lane" w:date="2022-06-23T13:35:00Z">
                    <w:rPr/>
                  </w:rPrChange>
                </w:rPr>
                <w:t>0.475</w:t>
              </w:r>
            </w:ins>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CB11B1" w:rsidRDefault="00CB11B1">
            <w:pPr>
              <w:spacing w:after="0" w:line="240" w:lineRule="auto"/>
              <w:jc w:val="center"/>
              <w:rPr>
                <w:ins w:id="4067" w:author="Stefanie Lane" w:date="2022-06-23T13:35:00Z"/>
                <w:rFonts w:ascii="Calibri" w:eastAsia="Times New Roman" w:hAnsi="Calibri" w:cs="Calibri"/>
                <w:color w:val="000000"/>
                <w:sz w:val="20"/>
                <w:szCs w:val="20"/>
                <w:rPrChange w:id="4068" w:author="Stefanie Lane" w:date="2022-06-23T13:35:00Z">
                  <w:rPr>
                    <w:ins w:id="4069" w:author="Stefanie Lane" w:date="2022-06-23T13:35:00Z"/>
                  </w:rPr>
                </w:rPrChange>
              </w:rPr>
              <w:pPrChange w:id="4070" w:author="Stefanie Lane" w:date="2022-06-23T13:35:00Z">
                <w:pPr>
                  <w:jc w:val="center"/>
                </w:pPr>
              </w:pPrChange>
            </w:pPr>
            <w:ins w:id="4071" w:author="Stefanie Lane" w:date="2022-06-23T13:35:00Z">
              <w:r w:rsidRPr="00CB11B1">
                <w:rPr>
                  <w:rFonts w:ascii="Calibri" w:eastAsia="Times New Roman" w:hAnsi="Calibri" w:cs="Calibri"/>
                  <w:color w:val="000000"/>
                  <w:sz w:val="20"/>
                  <w:szCs w:val="20"/>
                  <w:rPrChange w:id="4072" w:author="Stefanie Lane" w:date="2022-06-23T13:35:00Z">
                    <w:rPr/>
                  </w:rPrChange>
                </w:rPr>
                <w:t>0.002</w:t>
              </w:r>
            </w:ins>
          </w:p>
        </w:tc>
        <w:tc>
          <w:tcPr>
            <w:tcW w:w="240" w:type="dxa"/>
            <w:tcBorders>
              <w:top w:val="nil"/>
              <w:left w:val="nil"/>
              <w:bottom w:val="nil"/>
              <w:right w:val="nil"/>
            </w:tcBorders>
            <w:shd w:val="clear" w:color="auto" w:fill="auto"/>
            <w:noWrap/>
            <w:vAlign w:val="bottom"/>
            <w:hideMark/>
          </w:tcPr>
          <w:p w14:paraId="619BF384" w14:textId="77777777" w:rsidR="00CB11B1" w:rsidRPr="00CB11B1" w:rsidRDefault="00CB11B1">
            <w:pPr>
              <w:spacing w:after="0" w:line="240" w:lineRule="auto"/>
              <w:jc w:val="center"/>
              <w:rPr>
                <w:ins w:id="4073" w:author="Stefanie Lane" w:date="2022-06-23T13:35:00Z"/>
                <w:rFonts w:ascii="Calibri" w:eastAsia="Times New Roman" w:hAnsi="Calibri" w:cs="Calibri"/>
                <w:color w:val="000000"/>
                <w:sz w:val="20"/>
                <w:szCs w:val="20"/>
                <w:rPrChange w:id="4074" w:author="Stefanie Lane" w:date="2022-06-23T13:35:00Z">
                  <w:rPr>
                    <w:ins w:id="4075" w:author="Stefanie Lane" w:date="2022-06-23T13:35:00Z"/>
                  </w:rPr>
                </w:rPrChange>
              </w:rPr>
              <w:pPrChange w:id="4076"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36D9E93E" w14:textId="77777777" w:rsidR="00CB11B1" w:rsidRPr="00CB11B1" w:rsidRDefault="00CB11B1">
            <w:pPr>
              <w:spacing w:after="0" w:line="240" w:lineRule="auto"/>
              <w:rPr>
                <w:ins w:id="4077" w:author="Stefanie Lane" w:date="2022-06-23T13:35:00Z"/>
                <w:rFonts w:ascii="Times New Roman" w:eastAsia="Times New Roman" w:hAnsi="Times New Roman" w:cs="Times New Roman"/>
                <w:sz w:val="20"/>
                <w:szCs w:val="20"/>
                <w:rPrChange w:id="4078" w:author="Stefanie Lane" w:date="2022-06-23T13:35:00Z">
                  <w:rPr>
                    <w:ins w:id="4079" w:author="Stefanie Lane" w:date="2022-06-23T13:35:00Z"/>
                  </w:rPr>
                </w:rPrChange>
              </w:rPr>
              <w:pPrChange w:id="4080" w:author="Stefanie Lane" w:date="2022-06-23T13:35:00Z">
                <w:pPr/>
              </w:pPrChange>
            </w:pPr>
          </w:p>
        </w:tc>
        <w:tc>
          <w:tcPr>
            <w:tcW w:w="706" w:type="dxa"/>
            <w:tcBorders>
              <w:top w:val="nil"/>
              <w:left w:val="nil"/>
              <w:bottom w:val="nil"/>
              <w:right w:val="nil"/>
            </w:tcBorders>
            <w:shd w:val="clear" w:color="auto" w:fill="auto"/>
            <w:noWrap/>
            <w:vAlign w:val="bottom"/>
            <w:hideMark/>
          </w:tcPr>
          <w:p w14:paraId="60D5C4A4" w14:textId="77777777" w:rsidR="00CB11B1" w:rsidRPr="00CB11B1" w:rsidRDefault="00CB11B1">
            <w:pPr>
              <w:spacing w:after="0" w:line="240" w:lineRule="auto"/>
              <w:rPr>
                <w:ins w:id="4081" w:author="Stefanie Lane" w:date="2022-06-23T13:35:00Z"/>
                <w:rFonts w:ascii="Times New Roman" w:eastAsia="Times New Roman" w:hAnsi="Times New Roman" w:cs="Times New Roman"/>
                <w:sz w:val="20"/>
                <w:szCs w:val="20"/>
                <w:rPrChange w:id="4082" w:author="Stefanie Lane" w:date="2022-06-23T13:35:00Z">
                  <w:rPr>
                    <w:ins w:id="4083" w:author="Stefanie Lane" w:date="2022-06-23T13:35:00Z"/>
                  </w:rPr>
                </w:rPrChange>
              </w:rPr>
              <w:pPrChange w:id="4084" w:author="Stefanie Lane" w:date="2022-06-23T13:35:00Z">
                <w:pPr/>
              </w:pPrChange>
            </w:pPr>
          </w:p>
        </w:tc>
        <w:tc>
          <w:tcPr>
            <w:tcW w:w="737" w:type="dxa"/>
            <w:tcBorders>
              <w:top w:val="nil"/>
              <w:left w:val="nil"/>
              <w:bottom w:val="nil"/>
              <w:right w:val="nil"/>
            </w:tcBorders>
            <w:shd w:val="clear" w:color="auto" w:fill="auto"/>
            <w:noWrap/>
            <w:vAlign w:val="bottom"/>
            <w:hideMark/>
          </w:tcPr>
          <w:p w14:paraId="03E5AE9C" w14:textId="77777777" w:rsidR="00CB11B1" w:rsidRPr="00CB11B1" w:rsidRDefault="00CB11B1">
            <w:pPr>
              <w:spacing w:after="0" w:line="240" w:lineRule="auto"/>
              <w:jc w:val="center"/>
              <w:rPr>
                <w:ins w:id="4085" w:author="Stefanie Lane" w:date="2022-06-23T13:35:00Z"/>
                <w:rFonts w:ascii="Times New Roman" w:eastAsia="Times New Roman" w:hAnsi="Times New Roman" w:cs="Times New Roman"/>
                <w:sz w:val="20"/>
                <w:szCs w:val="20"/>
                <w:rPrChange w:id="4086" w:author="Stefanie Lane" w:date="2022-06-23T13:35:00Z">
                  <w:rPr>
                    <w:ins w:id="4087" w:author="Stefanie Lane" w:date="2022-06-23T13:35:00Z"/>
                  </w:rPr>
                </w:rPrChange>
              </w:rPr>
              <w:pPrChange w:id="4088"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1D6840C9" w14:textId="77777777" w:rsidR="00CB11B1" w:rsidRPr="00CB11B1" w:rsidRDefault="00CB11B1">
            <w:pPr>
              <w:spacing w:after="0" w:line="240" w:lineRule="auto"/>
              <w:jc w:val="center"/>
              <w:rPr>
                <w:ins w:id="4089" w:author="Stefanie Lane" w:date="2022-06-23T13:35:00Z"/>
                <w:rFonts w:ascii="Times New Roman" w:eastAsia="Times New Roman" w:hAnsi="Times New Roman" w:cs="Times New Roman"/>
                <w:sz w:val="20"/>
                <w:szCs w:val="20"/>
                <w:rPrChange w:id="4090" w:author="Stefanie Lane" w:date="2022-06-23T13:35:00Z">
                  <w:rPr>
                    <w:ins w:id="4091" w:author="Stefanie Lane" w:date="2022-06-23T13:35:00Z"/>
                  </w:rPr>
                </w:rPrChange>
              </w:rPr>
              <w:pPrChange w:id="4092"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438A15A4" w14:textId="77777777" w:rsidR="00CB11B1" w:rsidRPr="00CB11B1" w:rsidRDefault="00CB11B1">
            <w:pPr>
              <w:spacing w:after="0" w:line="240" w:lineRule="auto"/>
              <w:rPr>
                <w:ins w:id="4093" w:author="Stefanie Lane" w:date="2022-06-23T13:35:00Z"/>
                <w:rFonts w:ascii="Times New Roman" w:eastAsia="Times New Roman" w:hAnsi="Times New Roman" w:cs="Times New Roman"/>
                <w:sz w:val="20"/>
                <w:szCs w:val="20"/>
                <w:rPrChange w:id="4094" w:author="Stefanie Lane" w:date="2022-06-23T13:35:00Z">
                  <w:rPr>
                    <w:ins w:id="4095" w:author="Stefanie Lane" w:date="2022-06-23T13:35:00Z"/>
                  </w:rPr>
                </w:rPrChange>
              </w:rPr>
              <w:pPrChange w:id="4096" w:author="Stefanie Lane" w:date="2022-06-23T13:35:00Z">
                <w:pPr/>
              </w:pPrChange>
            </w:pPr>
          </w:p>
        </w:tc>
        <w:tc>
          <w:tcPr>
            <w:tcW w:w="693" w:type="dxa"/>
            <w:tcBorders>
              <w:top w:val="nil"/>
              <w:left w:val="nil"/>
              <w:bottom w:val="nil"/>
              <w:right w:val="nil"/>
            </w:tcBorders>
            <w:shd w:val="clear" w:color="auto" w:fill="auto"/>
            <w:noWrap/>
            <w:vAlign w:val="bottom"/>
            <w:hideMark/>
          </w:tcPr>
          <w:p w14:paraId="236D1E61" w14:textId="77777777" w:rsidR="00CB11B1" w:rsidRPr="00CB11B1" w:rsidRDefault="00CB11B1">
            <w:pPr>
              <w:spacing w:after="0" w:line="240" w:lineRule="auto"/>
              <w:rPr>
                <w:ins w:id="4097" w:author="Stefanie Lane" w:date="2022-06-23T13:35:00Z"/>
                <w:rFonts w:ascii="Times New Roman" w:eastAsia="Times New Roman" w:hAnsi="Times New Roman" w:cs="Times New Roman"/>
                <w:sz w:val="20"/>
                <w:szCs w:val="20"/>
                <w:rPrChange w:id="4098" w:author="Stefanie Lane" w:date="2022-06-23T13:35:00Z">
                  <w:rPr>
                    <w:ins w:id="4099" w:author="Stefanie Lane" w:date="2022-06-23T13:35:00Z"/>
                  </w:rPr>
                </w:rPrChange>
              </w:rPr>
              <w:pPrChange w:id="4100"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CB11B1" w:rsidRDefault="00CB11B1">
            <w:pPr>
              <w:spacing w:after="0" w:line="240" w:lineRule="auto"/>
              <w:rPr>
                <w:ins w:id="4101" w:author="Stefanie Lane" w:date="2022-06-23T13:35:00Z"/>
                <w:rFonts w:ascii="Calibri" w:eastAsia="Times New Roman" w:hAnsi="Calibri" w:cs="Calibri"/>
                <w:color w:val="000000"/>
                <w:sz w:val="20"/>
                <w:szCs w:val="20"/>
                <w:rPrChange w:id="4102" w:author="Stefanie Lane" w:date="2022-06-23T13:35:00Z">
                  <w:rPr>
                    <w:ins w:id="4103" w:author="Stefanie Lane" w:date="2022-06-23T13:35:00Z"/>
                  </w:rPr>
                </w:rPrChange>
              </w:rPr>
              <w:pPrChange w:id="4104" w:author="Stefanie Lane" w:date="2022-06-23T13:35:00Z">
                <w:pPr/>
              </w:pPrChange>
            </w:pPr>
            <w:ins w:id="4105" w:author="Stefanie Lane" w:date="2022-06-23T13:35:00Z">
              <w:r w:rsidRPr="00CB11B1">
                <w:rPr>
                  <w:rFonts w:ascii="Calibri" w:eastAsia="Times New Roman" w:hAnsi="Calibri" w:cs="Calibri"/>
                  <w:color w:val="000000"/>
                  <w:sz w:val="20"/>
                  <w:szCs w:val="20"/>
                  <w:rPrChange w:id="4106" w:author="Stefanie Lane" w:date="2022-06-23T13:35:00Z">
                    <w:rPr/>
                  </w:rPrChange>
                </w:rPr>
                <w:t> </w:t>
              </w:r>
            </w:ins>
          </w:p>
        </w:tc>
      </w:tr>
      <w:tr w:rsidR="00CB11B1" w:rsidRPr="00CB11B1" w14:paraId="67030805" w14:textId="77777777" w:rsidTr="00CB11B1">
        <w:trPr>
          <w:trHeight w:val="260"/>
          <w:ins w:id="4107"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CB11B1" w:rsidRDefault="00CB11B1">
            <w:pPr>
              <w:spacing w:after="0" w:line="240" w:lineRule="auto"/>
              <w:rPr>
                <w:ins w:id="4108" w:author="Stefanie Lane" w:date="2022-06-23T13:35:00Z"/>
                <w:rFonts w:ascii="Calibri" w:eastAsia="Times New Roman" w:hAnsi="Calibri" w:cs="Calibri"/>
                <w:color w:val="000000"/>
                <w:sz w:val="20"/>
                <w:szCs w:val="20"/>
                <w:rPrChange w:id="4109" w:author="Stefanie Lane" w:date="2022-06-23T13:35:00Z">
                  <w:rPr>
                    <w:ins w:id="4110" w:author="Stefanie Lane" w:date="2022-06-23T13:35:00Z"/>
                  </w:rPr>
                </w:rPrChange>
              </w:rPr>
              <w:pPrChange w:id="4111" w:author="Stefanie Lane" w:date="2022-06-23T13:35:00Z">
                <w:pPr/>
              </w:pPrChange>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CB11B1" w:rsidRDefault="00CB11B1">
            <w:pPr>
              <w:spacing w:after="0" w:line="240" w:lineRule="auto"/>
              <w:rPr>
                <w:ins w:id="4112" w:author="Stefanie Lane" w:date="2022-06-23T13:35:00Z"/>
                <w:rFonts w:ascii="Calibri" w:eastAsia="Times New Roman" w:hAnsi="Calibri" w:cs="Calibri"/>
                <w:i/>
                <w:iCs/>
                <w:sz w:val="20"/>
                <w:szCs w:val="20"/>
                <w:rPrChange w:id="4113" w:author="Stefanie Lane" w:date="2022-06-23T13:35:00Z">
                  <w:rPr>
                    <w:ins w:id="4114" w:author="Stefanie Lane" w:date="2022-06-23T13:35:00Z"/>
                  </w:rPr>
                </w:rPrChange>
              </w:rPr>
              <w:pPrChange w:id="4115" w:author="Stefanie Lane" w:date="2022-06-23T13:35:00Z">
                <w:pPr/>
              </w:pPrChange>
            </w:pPr>
            <w:ins w:id="4116" w:author="Stefanie Lane" w:date="2022-06-23T13:35:00Z">
              <w:r w:rsidRPr="00CB11B1">
                <w:rPr>
                  <w:rFonts w:ascii="Calibri" w:eastAsia="Times New Roman" w:hAnsi="Calibri" w:cs="Calibri"/>
                  <w:i/>
                  <w:iCs/>
                  <w:sz w:val="20"/>
                  <w:szCs w:val="20"/>
                  <w:rPrChange w:id="4117" w:author="Stefanie Lane" w:date="2022-06-23T13:35:00Z">
                    <w:rPr/>
                  </w:rPrChange>
                </w:rPr>
                <w:t>Impatiens capensis</w:t>
              </w:r>
            </w:ins>
          </w:p>
        </w:tc>
        <w:tc>
          <w:tcPr>
            <w:tcW w:w="696" w:type="dxa"/>
            <w:tcBorders>
              <w:top w:val="nil"/>
              <w:left w:val="nil"/>
              <w:bottom w:val="nil"/>
              <w:right w:val="nil"/>
            </w:tcBorders>
            <w:shd w:val="clear" w:color="auto" w:fill="auto"/>
            <w:noWrap/>
            <w:vAlign w:val="bottom"/>
            <w:hideMark/>
          </w:tcPr>
          <w:p w14:paraId="74B88D22" w14:textId="77777777" w:rsidR="00CB11B1" w:rsidRPr="00CB11B1" w:rsidRDefault="00CB11B1">
            <w:pPr>
              <w:spacing w:after="0" w:line="240" w:lineRule="auto"/>
              <w:jc w:val="center"/>
              <w:rPr>
                <w:ins w:id="4118" w:author="Stefanie Lane" w:date="2022-06-23T13:35:00Z"/>
                <w:rFonts w:ascii="Calibri" w:eastAsia="Times New Roman" w:hAnsi="Calibri" w:cs="Calibri"/>
                <w:color w:val="000000"/>
                <w:sz w:val="20"/>
                <w:szCs w:val="20"/>
                <w:rPrChange w:id="4119" w:author="Stefanie Lane" w:date="2022-06-23T13:35:00Z">
                  <w:rPr>
                    <w:ins w:id="4120" w:author="Stefanie Lane" w:date="2022-06-23T13:35:00Z"/>
                  </w:rPr>
                </w:rPrChange>
              </w:rPr>
              <w:pPrChange w:id="4121" w:author="Stefanie Lane" w:date="2022-06-23T13:35:00Z">
                <w:pPr>
                  <w:jc w:val="center"/>
                </w:pPr>
              </w:pPrChange>
            </w:pPr>
            <w:ins w:id="4122" w:author="Stefanie Lane" w:date="2022-06-23T13:35:00Z">
              <w:r w:rsidRPr="00CB11B1">
                <w:rPr>
                  <w:rFonts w:ascii="Calibri" w:eastAsia="Times New Roman" w:hAnsi="Calibri" w:cs="Calibri"/>
                  <w:color w:val="000000"/>
                  <w:sz w:val="20"/>
                  <w:szCs w:val="20"/>
                  <w:rPrChange w:id="4123" w:author="Stefanie Lane" w:date="2022-06-23T13:35:00Z">
                    <w:rPr/>
                  </w:rPrChange>
                </w:rPr>
                <w:t>0.391</w:t>
              </w:r>
            </w:ins>
          </w:p>
        </w:tc>
        <w:tc>
          <w:tcPr>
            <w:tcW w:w="727" w:type="dxa"/>
            <w:tcBorders>
              <w:top w:val="nil"/>
              <w:left w:val="nil"/>
              <w:bottom w:val="nil"/>
              <w:right w:val="nil"/>
            </w:tcBorders>
            <w:shd w:val="clear" w:color="auto" w:fill="auto"/>
            <w:noWrap/>
            <w:vAlign w:val="bottom"/>
            <w:hideMark/>
          </w:tcPr>
          <w:p w14:paraId="670B41AB" w14:textId="77777777" w:rsidR="00CB11B1" w:rsidRPr="00CB11B1" w:rsidRDefault="00CB11B1">
            <w:pPr>
              <w:spacing w:after="0" w:line="240" w:lineRule="auto"/>
              <w:jc w:val="center"/>
              <w:rPr>
                <w:ins w:id="4124" w:author="Stefanie Lane" w:date="2022-06-23T13:35:00Z"/>
                <w:rFonts w:ascii="Calibri" w:eastAsia="Times New Roman" w:hAnsi="Calibri" w:cs="Calibri"/>
                <w:color w:val="000000"/>
                <w:sz w:val="20"/>
                <w:szCs w:val="20"/>
                <w:rPrChange w:id="4125" w:author="Stefanie Lane" w:date="2022-06-23T13:35:00Z">
                  <w:rPr>
                    <w:ins w:id="4126" w:author="Stefanie Lane" w:date="2022-06-23T13:35:00Z"/>
                  </w:rPr>
                </w:rPrChange>
              </w:rPr>
              <w:pPrChange w:id="4127" w:author="Stefanie Lane" w:date="2022-06-23T13:35:00Z">
                <w:pPr>
                  <w:jc w:val="center"/>
                </w:pPr>
              </w:pPrChange>
            </w:pPr>
            <w:ins w:id="4128" w:author="Stefanie Lane" w:date="2022-06-23T13:35:00Z">
              <w:r w:rsidRPr="00CB11B1">
                <w:rPr>
                  <w:rFonts w:ascii="Calibri" w:eastAsia="Times New Roman" w:hAnsi="Calibri" w:cs="Calibri"/>
                  <w:color w:val="000000"/>
                  <w:sz w:val="20"/>
                  <w:szCs w:val="20"/>
                  <w:rPrChange w:id="4129" w:author="Stefanie Lane" w:date="2022-06-23T13:35:00Z">
                    <w:rPr/>
                  </w:rPrChange>
                </w:rPr>
                <w:t>0.002</w:t>
              </w:r>
            </w:ins>
          </w:p>
        </w:tc>
        <w:tc>
          <w:tcPr>
            <w:tcW w:w="240" w:type="dxa"/>
            <w:tcBorders>
              <w:top w:val="nil"/>
              <w:left w:val="nil"/>
              <w:bottom w:val="nil"/>
              <w:right w:val="nil"/>
            </w:tcBorders>
            <w:shd w:val="clear" w:color="auto" w:fill="auto"/>
            <w:noWrap/>
            <w:vAlign w:val="bottom"/>
            <w:hideMark/>
          </w:tcPr>
          <w:p w14:paraId="35E321C0" w14:textId="77777777" w:rsidR="00CB11B1" w:rsidRPr="00CB11B1" w:rsidRDefault="00CB11B1">
            <w:pPr>
              <w:spacing w:after="0" w:line="240" w:lineRule="auto"/>
              <w:jc w:val="center"/>
              <w:rPr>
                <w:ins w:id="4130" w:author="Stefanie Lane" w:date="2022-06-23T13:35:00Z"/>
                <w:rFonts w:ascii="Calibri" w:eastAsia="Times New Roman" w:hAnsi="Calibri" w:cs="Calibri"/>
                <w:color w:val="000000"/>
                <w:sz w:val="20"/>
                <w:szCs w:val="20"/>
                <w:rPrChange w:id="4131" w:author="Stefanie Lane" w:date="2022-06-23T13:35:00Z">
                  <w:rPr>
                    <w:ins w:id="4132" w:author="Stefanie Lane" w:date="2022-06-23T13:35:00Z"/>
                  </w:rPr>
                </w:rPrChange>
              </w:rPr>
              <w:pPrChange w:id="4133"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65929A6A" w14:textId="77777777" w:rsidR="00CB11B1" w:rsidRPr="00CB11B1" w:rsidRDefault="00CB11B1">
            <w:pPr>
              <w:spacing w:after="0" w:line="240" w:lineRule="auto"/>
              <w:rPr>
                <w:ins w:id="4134" w:author="Stefanie Lane" w:date="2022-06-23T13:35:00Z"/>
                <w:rFonts w:ascii="Times New Roman" w:eastAsia="Times New Roman" w:hAnsi="Times New Roman" w:cs="Times New Roman"/>
                <w:sz w:val="20"/>
                <w:szCs w:val="20"/>
                <w:rPrChange w:id="4135" w:author="Stefanie Lane" w:date="2022-06-23T13:35:00Z">
                  <w:rPr>
                    <w:ins w:id="4136" w:author="Stefanie Lane" w:date="2022-06-23T13:35:00Z"/>
                  </w:rPr>
                </w:rPrChange>
              </w:rPr>
              <w:pPrChange w:id="4137" w:author="Stefanie Lane" w:date="2022-06-23T13:35:00Z">
                <w:pPr/>
              </w:pPrChange>
            </w:pPr>
          </w:p>
        </w:tc>
        <w:tc>
          <w:tcPr>
            <w:tcW w:w="706" w:type="dxa"/>
            <w:tcBorders>
              <w:top w:val="nil"/>
              <w:left w:val="nil"/>
              <w:bottom w:val="nil"/>
              <w:right w:val="nil"/>
            </w:tcBorders>
            <w:shd w:val="clear" w:color="auto" w:fill="auto"/>
            <w:noWrap/>
            <w:vAlign w:val="bottom"/>
            <w:hideMark/>
          </w:tcPr>
          <w:p w14:paraId="443AC247" w14:textId="77777777" w:rsidR="00CB11B1" w:rsidRPr="00CB11B1" w:rsidRDefault="00CB11B1">
            <w:pPr>
              <w:spacing w:after="0" w:line="240" w:lineRule="auto"/>
              <w:rPr>
                <w:ins w:id="4138" w:author="Stefanie Lane" w:date="2022-06-23T13:35:00Z"/>
                <w:rFonts w:ascii="Times New Roman" w:eastAsia="Times New Roman" w:hAnsi="Times New Roman" w:cs="Times New Roman"/>
                <w:sz w:val="20"/>
                <w:szCs w:val="20"/>
                <w:rPrChange w:id="4139" w:author="Stefanie Lane" w:date="2022-06-23T13:35:00Z">
                  <w:rPr>
                    <w:ins w:id="4140" w:author="Stefanie Lane" w:date="2022-06-23T13:35:00Z"/>
                  </w:rPr>
                </w:rPrChange>
              </w:rPr>
              <w:pPrChange w:id="4141" w:author="Stefanie Lane" w:date="2022-06-23T13:35:00Z">
                <w:pPr/>
              </w:pPrChange>
            </w:pPr>
          </w:p>
        </w:tc>
        <w:tc>
          <w:tcPr>
            <w:tcW w:w="737" w:type="dxa"/>
            <w:tcBorders>
              <w:top w:val="nil"/>
              <w:left w:val="nil"/>
              <w:bottom w:val="nil"/>
              <w:right w:val="nil"/>
            </w:tcBorders>
            <w:shd w:val="clear" w:color="auto" w:fill="auto"/>
            <w:noWrap/>
            <w:vAlign w:val="bottom"/>
            <w:hideMark/>
          </w:tcPr>
          <w:p w14:paraId="1D3BFB9B" w14:textId="77777777" w:rsidR="00CB11B1" w:rsidRPr="00CB11B1" w:rsidRDefault="00CB11B1">
            <w:pPr>
              <w:spacing w:after="0" w:line="240" w:lineRule="auto"/>
              <w:jc w:val="center"/>
              <w:rPr>
                <w:ins w:id="4142" w:author="Stefanie Lane" w:date="2022-06-23T13:35:00Z"/>
                <w:rFonts w:ascii="Times New Roman" w:eastAsia="Times New Roman" w:hAnsi="Times New Roman" w:cs="Times New Roman"/>
                <w:sz w:val="20"/>
                <w:szCs w:val="20"/>
                <w:rPrChange w:id="4143" w:author="Stefanie Lane" w:date="2022-06-23T13:35:00Z">
                  <w:rPr>
                    <w:ins w:id="4144" w:author="Stefanie Lane" w:date="2022-06-23T13:35:00Z"/>
                  </w:rPr>
                </w:rPrChange>
              </w:rPr>
              <w:pPrChange w:id="4145"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21302CAC" w14:textId="77777777" w:rsidR="00CB11B1" w:rsidRPr="00CB11B1" w:rsidRDefault="00CB11B1">
            <w:pPr>
              <w:spacing w:after="0" w:line="240" w:lineRule="auto"/>
              <w:jc w:val="center"/>
              <w:rPr>
                <w:ins w:id="4146" w:author="Stefanie Lane" w:date="2022-06-23T13:35:00Z"/>
                <w:rFonts w:ascii="Times New Roman" w:eastAsia="Times New Roman" w:hAnsi="Times New Roman" w:cs="Times New Roman"/>
                <w:sz w:val="20"/>
                <w:szCs w:val="20"/>
                <w:rPrChange w:id="4147" w:author="Stefanie Lane" w:date="2022-06-23T13:35:00Z">
                  <w:rPr>
                    <w:ins w:id="4148" w:author="Stefanie Lane" w:date="2022-06-23T13:35:00Z"/>
                  </w:rPr>
                </w:rPrChange>
              </w:rPr>
              <w:pPrChange w:id="4149"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502E8146" w14:textId="77777777" w:rsidR="00CB11B1" w:rsidRPr="00CB11B1" w:rsidRDefault="00CB11B1">
            <w:pPr>
              <w:spacing w:after="0" w:line="240" w:lineRule="auto"/>
              <w:rPr>
                <w:ins w:id="4150" w:author="Stefanie Lane" w:date="2022-06-23T13:35:00Z"/>
                <w:rFonts w:ascii="Times New Roman" w:eastAsia="Times New Roman" w:hAnsi="Times New Roman" w:cs="Times New Roman"/>
                <w:sz w:val="20"/>
                <w:szCs w:val="20"/>
                <w:rPrChange w:id="4151" w:author="Stefanie Lane" w:date="2022-06-23T13:35:00Z">
                  <w:rPr>
                    <w:ins w:id="4152" w:author="Stefanie Lane" w:date="2022-06-23T13:35:00Z"/>
                  </w:rPr>
                </w:rPrChange>
              </w:rPr>
              <w:pPrChange w:id="4153" w:author="Stefanie Lane" w:date="2022-06-23T13:35:00Z">
                <w:pPr/>
              </w:pPrChange>
            </w:pPr>
          </w:p>
        </w:tc>
        <w:tc>
          <w:tcPr>
            <w:tcW w:w="693" w:type="dxa"/>
            <w:tcBorders>
              <w:top w:val="nil"/>
              <w:left w:val="nil"/>
              <w:bottom w:val="nil"/>
              <w:right w:val="nil"/>
            </w:tcBorders>
            <w:shd w:val="clear" w:color="auto" w:fill="auto"/>
            <w:noWrap/>
            <w:vAlign w:val="bottom"/>
            <w:hideMark/>
          </w:tcPr>
          <w:p w14:paraId="23223C83" w14:textId="77777777" w:rsidR="00CB11B1" w:rsidRPr="00CB11B1" w:rsidRDefault="00CB11B1">
            <w:pPr>
              <w:spacing w:after="0" w:line="240" w:lineRule="auto"/>
              <w:rPr>
                <w:ins w:id="4154" w:author="Stefanie Lane" w:date="2022-06-23T13:35:00Z"/>
                <w:rFonts w:ascii="Times New Roman" w:eastAsia="Times New Roman" w:hAnsi="Times New Roman" w:cs="Times New Roman"/>
                <w:sz w:val="20"/>
                <w:szCs w:val="20"/>
                <w:rPrChange w:id="4155" w:author="Stefanie Lane" w:date="2022-06-23T13:35:00Z">
                  <w:rPr>
                    <w:ins w:id="4156" w:author="Stefanie Lane" w:date="2022-06-23T13:35:00Z"/>
                  </w:rPr>
                </w:rPrChange>
              </w:rPr>
              <w:pPrChange w:id="4157"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CB11B1" w:rsidRDefault="00CB11B1">
            <w:pPr>
              <w:spacing w:after="0" w:line="240" w:lineRule="auto"/>
              <w:jc w:val="center"/>
              <w:rPr>
                <w:ins w:id="4158" w:author="Stefanie Lane" w:date="2022-06-23T13:35:00Z"/>
                <w:rFonts w:ascii="Calibri" w:eastAsia="Times New Roman" w:hAnsi="Calibri" w:cs="Calibri"/>
                <w:color w:val="000000"/>
                <w:sz w:val="20"/>
                <w:szCs w:val="20"/>
                <w:rPrChange w:id="4159" w:author="Stefanie Lane" w:date="2022-06-23T13:35:00Z">
                  <w:rPr>
                    <w:ins w:id="4160" w:author="Stefanie Lane" w:date="2022-06-23T13:35:00Z"/>
                  </w:rPr>
                </w:rPrChange>
              </w:rPr>
              <w:pPrChange w:id="4161" w:author="Stefanie Lane" w:date="2022-06-23T13:35:00Z">
                <w:pPr>
                  <w:jc w:val="center"/>
                </w:pPr>
              </w:pPrChange>
            </w:pPr>
            <w:ins w:id="4162" w:author="Stefanie Lane" w:date="2022-06-23T13:35:00Z">
              <w:r w:rsidRPr="00CB11B1">
                <w:rPr>
                  <w:rFonts w:ascii="Calibri" w:eastAsia="Times New Roman" w:hAnsi="Calibri" w:cs="Calibri"/>
                  <w:color w:val="000000"/>
                  <w:sz w:val="20"/>
                  <w:szCs w:val="20"/>
                  <w:rPrChange w:id="4163" w:author="Stefanie Lane" w:date="2022-06-23T13:35:00Z">
                    <w:rPr/>
                  </w:rPrChange>
                </w:rPr>
                <w:t> </w:t>
              </w:r>
            </w:ins>
          </w:p>
        </w:tc>
      </w:tr>
      <w:tr w:rsidR="00CB11B1" w:rsidRPr="00CB11B1" w14:paraId="29016070" w14:textId="77777777" w:rsidTr="00CB11B1">
        <w:trPr>
          <w:trHeight w:val="260"/>
          <w:ins w:id="4164"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CB11B1" w:rsidRDefault="00CB11B1">
            <w:pPr>
              <w:spacing w:after="0" w:line="240" w:lineRule="auto"/>
              <w:rPr>
                <w:ins w:id="4165" w:author="Stefanie Lane" w:date="2022-06-23T13:35:00Z"/>
                <w:rFonts w:ascii="Calibri" w:eastAsia="Times New Roman" w:hAnsi="Calibri" w:cs="Calibri"/>
                <w:color w:val="000000"/>
                <w:sz w:val="20"/>
                <w:szCs w:val="20"/>
                <w:rPrChange w:id="4166" w:author="Stefanie Lane" w:date="2022-06-23T13:35:00Z">
                  <w:rPr>
                    <w:ins w:id="4167" w:author="Stefanie Lane" w:date="2022-06-23T13:35:00Z"/>
                  </w:rPr>
                </w:rPrChange>
              </w:rPr>
              <w:pPrChange w:id="4168" w:author="Stefanie Lane" w:date="2022-06-23T13:35:00Z">
                <w:pPr/>
              </w:pPrChange>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CB11B1" w:rsidRDefault="00CB11B1">
            <w:pPr>
              <w:spacing w:after="0" w:line="240" w:lineRule="auto"/>
              <w:rPr>
                <w:ins w:id="4169" w:author="Stefanie Lane" w:date="2022-06-23T13:35:00Z"/>
                <w:rFonts w:ascii="Calibri" w:eastAsia="Times New Roman" w:hAnsi="Calibri" w:cs="Calibri"/>
                <w:i/>
                <w:iCs/>
                <w:sz w:val="20"/>
                <w:szCs w:val="20"/>
                <w:rPrChange w:id="4170" w:author="Stefanie Lane" w:date="2022-06-23T13:35:00Z">
                  <w:rPr>
                    <w:ins w:id="4171" w:author="Stefanie Lane" w:date="2022-06-23T13:35:00Z"/>
                  </w:rPr>
                </w:rPrChange>
              </w:rPr>
              <w:pPrChange w:id="4172" w:author="Stefanie Lane" w:date="2022-06-23T13:35:00Z">
                <w:pPr/>
              </w:pPrChange>
            </w:pPr>
            <w:ins w:id="4173" w:author="Stefanie Lane" w:date="2022-06-23T13:35:00Z">
              <w:r w:rsidRPr="00CB11B1">
                <w:rPr>
                  <w:rFonts w:ascii="Calibri" w:eastAsia="Times New Roman" w:hAnsi="Calibri" w:cs="Calibri"/>
                  <w:i/>
                  <w:iCs/>
                  <w:sz w:val="20"/>
                  <w:szCs w:val="20"/>
                  <w:rPrChange w:id="4174" w:author="Stefanie Lane" w:date="2022-06-23T13:35:00Z">
                    <w:rPr/>
                  </w:rPrChange>
                </w:rPr>
                <w:t>Sidalcia hendersonii</w:t>
              </w:r>
            </w:ins>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CB11B1" w:rsidRDefault="00CB11B1">
            <w:pPr>
              <w:spacing w:after="0" w:line="240" w:lineRule="auto"/>
              <w:jc w:val="center"/>
              <w:rPr>
                <w:ins w:id="4175" w:author="Stefanie Lane" w:date="2022-06-23T13:35:00Z"/>
                <w:rFonts w:ascii="Calibri" w:eastAsia="Times New Roman" w:hAnsi="Calibri" w:cs="Calibri"/>
                <w:color w:val="000000"/>
                <w:sz w:val="20"/>
                <w:szCs w:val="20"/>
                <w:rPrChange w:id="4176" w:author="Stefanie Lane" w:date="2022-06-23T13:35:00Z">
                  <w:rPr>
                    <w:ins w:id="4177" w:author="Stefanie Lane" w:date="2022-06-23T13:35:00Z"/>
                  </w:rPr>
                </w:rPrChange>
              </w:rPr>
              <w:pPrChange w:id="4178" w:author="Stefanie Lane" w:date="2022-06-23T13:35:00Z">
                <w:pPr>
                  <w:jc w:val="center"/>
                </w:pPr>
              </w:pPrChange>
            </w:pPr>
            <w:ins w:id="4179" w:author="Stefanie Lane" w:date="2022-06-23T13:35:00Z">
              <w:r w:rsidRPr="00CB11B1">
                <w:rPr>
                  <w:rFonts w:ascii="Calibri" w:eastAsia="Times New Roman" w:hAnsi="Calibri" w:cs="Calibri"/>
                  <w:color w:val="000000"/>
                  <w:sz w:val="20"/>
                  <w:szCs w:val="20"/>
                  <w:rPrChange w:id="4180" w:author="Stefanie Lane" w:date="2022-06-23T13:35:00Z">
                    <w:rPr/>
                  </w:rPrChange>
                </w:rPr>
                <w:t>0.387</w:t>
              </w:r>
            </w:ins>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CB11B1" w:rsidRDefault="00CB11B1">
            <w:pPr>
              <w:spacing w:after="0" w:line="240" w:lineRule="auto"/>
              <w:jc w:val="center"/>
              <w:rPr>
                <w:ins w:id="4181" w:author="Stefanie Lane" w:date="2022-06-23T13:35:00Z"/>
                <w:rFonts w:ascii="Calibri" w:eastAsia="Times New Roman" w:hAnsi="Calibri" w:cs="Calibri"/>
                <w:color w:val="000000"/>
                <w:sz w:val="20"/>
                <w:szCs w:val="20"/>
                <w:rPrChange w:id="4182" w:author="Stefanie Lane" w:date="2022-06-23T13:35:00Z">
                  <w:rPr>
                    <w:ins w:id="4183" w:author="Stefanie Lane" w:date="2022-06-23T13:35:00Z"/>
                  </w:rPr>
                </w:rPrChange>
              </w:rPr>
              <w:pPrChange w:id="4184" w:author="Stefanie Lane" w:date="2022-06-23T13:35:00Z">
                <w:pPr>
                  <w:jc w:val="center"/>
                </w:pPr>
              </w:pPrChange>
            </w:pPr>
            <w:ins w:id="4185" w:author="Stefanie Lane" w:date="2022-06-23T13:35:00Z">
              <w:r w:rsidRPr="00CB11B1">
                <w:rPr>
                  <w:rFonts w:ascii="Calibri" w:eastAsia="Times New Roman" w:hAnsi="Calibri" w:cs="Calibri"/>
                  <w:color w:val="000000"/>
                  <w:sz w:val="20"/>
                  <w:szCs w:val="20"/>
                  <w:rPrChange w:id="4186"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1D49BAC3" w14:textId="77777777" w:rsidR="00CB11B1" w:rsidRPr="00CB11B1" w:rsidRDefault="00CB11B1">
            <w:pPr>
              <w:spacing w:after="0" w:line="240" w:lineRule="auto"/>
              <w:jc w:val="center"/>
              <w:rPr>
                <w:ins w:id="4187" w:author="Stefanie Lane" w:date="2022-06-23T13:35:00Z"/>
                <w:rFonts w:ascii="Calibri" w:eastAsia="Times New Roman" w:hAnsi="Calibri" w:cs="Calibri"/>
                <w:color w:val="000000"/>
                <w:sz w:val="20"/>
                <w:szCs w:val="20"/>
                <w:rPrChange w:id="4188" w:author="Stefanie Lane" w:date="2022-06-23T13:35:00Z">
                  <w:rPr>
                    <w:ins w:id="4189" w:author="Stefanie Lane" w:date="2022-06-23T13:35:00Z"/>
                  </w:rPr>
                </w:rPrChange>
              </w:rPr>
              <w:pPrChange w:id="4190"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308E7CF8" w14:textId="77777777" w:rsidR="00CB11B1" w:rsidRPr="00CB11B1" w:rsidRDefault="00CB11B1">
            <w:pPr>
              <w:spacing w:after="0" w:line="240" w:lineRule="auto"/>
              <w:rPr>
                <w:ins w:id="4191" w:author="Stefanie Lane" w:date="2022-06-23T13:35:00Z"/>
                <w:rFonts w:ascii="Times New Roman" w:eastAsia="Times New Roman" w:hAnsi="Times New Roman" w:cs="Times New Roman"/>
                <w:sz w:val="20"/>
                <w:szCs w:val="20"/>
                <w:rPrChange w:id="4192" w:author="Stefanie Lane" w:date="2022-06-23T13:35:00Z">
                  <w:rPr>
                    <w:ins w:id="4193" w:author="Stefanie Lane" w:date="2022-06-23T13:35:00Z"/>
                  </w:rPr>
                </w:rPrChange>
              </w:rPr>
              <w:pPrChange w:id="4194" w:author="Stefanie Lane" w:date="2022-06-23T13:35:00Z">
                <w:pPr/>
              </w:pPrChange>
            </w:pPr>
          </w:p>
        </w:tc>
        <w:tc>
          <w:tcPr>
            <w:tcW w:w="706" w:type="dxa"/>
            <w:tcBorders>
              <w:top w:val="nil"/>
              <w:left w:val="nil"/>
              <w:bottom w:val="nil"/>
              <w:right w:val="nil"/>
            </w:tcBorders>
            <w:shd w:val="clear" w:color="auto" w:fill="auto"/>
            <w:noWrap/>
            <w:vAlign w:val="bottom"/>
            <w:hideMark/>
          </w:tcPr>
          <w:p w14:paraId="655CFD6C" w14:textId="77777777" w:rsidR="00CB11B1" w:rsidRPr="00CB11B1" w:rsidRDefault="00CB11B1">
            <w:pPr>
              <w:spacing w:after="0" w:line="240" w:lineRule="auto"/>
              <w:rPr>
                <w:ins w:id="4195" w:author="Stefanie Lane" w:date="2022-06-23T13:35:00Z"/>
                <w:rFonts w:ascii="Times New Roman" w:eastAsia="Times New Roman" w:hAnsi="Times New Roman" w:cs="Times New Roman"/>
                <w:sz w:val="20"/>
                <w:szCs w:val="20"/>
                <w:rPrChange w:id="4196" w:author="Stefanie Lane" w:date="2022-06-23T13:35:00Z">
                  <w:rPr>
                    <w:ins w:id="4197" w:author="Stefanie Lane" w:date="2022-06-23T13:35:00Z"/>
                  </w:rPr>
                </w:rPrChange>
              </w:rPr>
              <w:pPrChange w:id="4198" w:author="Stefanie Lane" w:date="2022-06-23T13:35:00Z">
                <w:pPr/>
              </w:pPrChange>
            </w:pPr>
          </w:p>
        </w:tc>
        <w:tc>
          <w:tcPr>
            <w:tcW w:w="737" w:type="dxa"/>
            <w:tcBorders>
              <w:top w:val="nil"/>
              <w:left w:val="nil"/>
              <w:bottom w:val="nil"/>
              <w:right w:val="nil"/>
            </w:tcBorders>
            <w:shd w:val="clear" w:color="auto" w:fill="auto"/>
            <w:noWrap/>
            <w:vAlign w:val="bottom"/>
            <w:hideMark/>
          </w:tcPr>
          <w:p w14:paraId="3B731571" w14:textId="77777777" w:rsidR="00CB11B1" w:rsidRPr="00CB11B1" w:rsidRDefault="00CB11B1">
            <w:pPr>
              <w:spacing w:after="0" w:line="240" w:lineRule="auto"/>
              <w:jc w:val="center"/>
              <w:rPr>
                <w:ins w:id="4199" w:author="Stefanie Lane" w:date="2022-06-23T13:35:00Z"/>
                <w:rFonts w:ascii="Times New Roman" w:eastAsia="Times New Roman" w:hAnsi="Times New Roman" w:cs="Times New Roman"/>
                <w:sz w:val="20"/>
                <w:szCs w:val="20"/>
                <w:rPrChange w:id="4200" w:author="Stefanie Lane" w:date="2022-06-23T13:35:00Z">
                  <w:rPr>
                    <w:ins w:id="4201" w:author="Stefanie Lane" w:date="2022-06-23T13:35:00Z"/>
                  </w:rPr>
                </w:rPrChange>
              </w:rPr>
              <w:pPrChange w:id="4202"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490A5788" w14:textId="77777777" w:rsidR="00CB11B1" w:rsidRPr="00CB11B1" w:rsidRDefault="00CB11B1">
            <w:pPr>
              <w:spacing w:after="0" w:line="240" w:lineRule="auto"/>
              <w:jc w:val="center"/>
              <w:rPr>
                <w:ins w:id="4203" w:author="Stefanie Lane" w:date="2022-06-23T13:35:00Z"/>
                <w:rFonts w:ascii="Times New Roman" w:eastAsia="Times New Roman" w:hAnsi="Times New Roman" w:cs="Times New Roman"/>
                <w:sz w:val="20"/>
                <w:szCs w:val="20"/>
                <w:rPrChange w:id="4204" w:author="Stefanie Lane" w:date="2022-06-23T13:35:00Z">
                  <w:rPr>
                    <w:ins w:id="4205" w:author="Stefanie Lane" w:date="2022-06-23T13:35:00Z"/>
                  </w:rPr>
                </w:rPrChange>
              </w:rPr>
              <w:pPrChange w:id="4206"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2CCCE130" w14:textId="77777777" w:rsidR="00CB11B1" w:rsidRPr="00CB11B1" w:rsidRDefault="00CB11B1">
            <w:pPr>
              <w:spacing w:after="0" w:line="240" w:lineRule="auto"/>
              <w:rPr>
                <w:ins w:id="4207" w:author="Stefanie Lane" w:date="2022-06-23T13:35:00Z"/>
                <w:rFonts w:ascii="Times New Roman" w:eastAsia="Times New Roman" w:hAnsi="Times New Roman" w:cs="Times New Roman"/>
                <w:sz w:val="20"/>
                <w:szCs w:val="20"/>
                <w:rPrChange w:id="4208" w:author="Stefanie Lane" w:date="2022-06-23T13:35:00Z">
                  <w:rPr>
                    <w:ins w:id="4209" w:author="Stefanie Lane" w:date="2022-06-23T13:35:00Z"/>
                  </w:rPr>
                </w:rPrChange>
              </w:rPr>
              <w:pPrChange w:id="4210" w:author="Stefanie Lane" w:date="2022-06-23T13:35:00Z">
                <w:pPr/>
              </w:pPrChange>
            </w:pPr>
          </w:p>
        </w:tc>
        <w:tc>
          <w:tcPr>
            <w:tcW w:w="693" w:type="dxa"/>
            <w:tcBorders>
              <w:top w:val="nil"/>
              <w:left w:val="nil"/>
              <w:bottom w:val="nil"/>
              <w:right w:val="nil"/>
            </w:tcBorders>
            <w:shd w:val="clear" w:color="auto" w:fill="auto"/>
            <w:noWrap/>
            <w:vAlign w:val="bottom"/>
            <w:hideMark/>
          </w:tcPr>
          <w:p w14:paraId="4AE7ADAD" w14:textId="77777777" w:rsidR="00CB11B1" w:rsidRPr="00CB11B1" w:rsidRDefault="00CB11B1">
            <w:pPr>
              <w:spacing w:after="0" w:line="240" w:lineRule="auto"/>
              <w:rPr>
                <w:ins w:id="4211" w:author="Stefanie Lane" w:date="2022-06-23T13:35:00Z"/>
                <w:rFonts w:ascii="Times New Roman" w:eastAsia="Times New Roman" w:hAnsi="Times New Roman" w:cs="Times New Roman"/>
                <w:sz w:val="20"/>
                <w:szCs w:val="20"/>
                <w:rPrChange w:id="4212" w:author="Stefanie Lane" w:date="2022-06-23T13:35:00Z">
                  <w:rPr>
                    <w:ins w:id="4213" w:author="Stefanie Lane" w:date="2022-06-23T13:35:00Z"/>
                  </w:rPr>
                </w:rPrChange>
              </w:rPr>
              <w:pPrChange w:id="4214"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CB11B1" w:rsidRDefault="00CB11B1">
            <w:pPr>
              <w:spacing w:after="0" w:line="240" w:lineRule="auto"/>
              <w:jc w:val="center"/>
              <w:rPr>
                <w:ins w:id="4215" w:author="Stefanie Lane" w:date="2022-06-23T13:35:00Z"/>
                <w:rFonts w:ascii="Calibri" w:eastAsia="Times New Roman" w:hAnsi="Calibri" w:cs="Calibri"/>
                <w:color w:val="000000"/>
                <w:sz w:val="20"/>
                <w:szCs w:val="20"/>
                <w:rPrChange w:id="4216" w:author="Stefanie Lane" w:date="2022-06-23T13:35:00Z">
                  <w:rPr>
                    <w:ins w:id="4217" w:author="Stefanie Lane" w:date="2022-06-23T13:35:00Z"/>
                  </w:rPr>
                </w:rPrChange>
              </w:rPr>
              <w:pPrChange w:id="4218" w:author="Stefanie Lane" w:date="2022-06-23T13:35:00Z">
                <w:pPr>
                  <w:jc w:val="center"/>
                </w:pPr>
              </w:pPrChange>
            </w:pPr>
            <w:ins w:id="4219" w:author="Stefanie Lane" w:date="2022-06-23T13:35:00Z">
              <w:r w:rsidRPr="00CB11B1">
                <w:rPr>
                  <w:rFonts w:ascii="Calibri" w:eastAsia="Times New Roman" w:hAnsi="Calibri" w:cs="Calibri"/>
                  <w:color w:val="000000"/>
                  <w:sz w:val="20"/>
                  <w:szCs w:val="20"/>
                  <w:rPrChange w:id="4220" w:author="Stefanie Lane" w:date="2022-06-23T13:35:00Z">
                    <w:rPr/>
                  </w:rPrChange>
                </w:rPr>
                <w:t> </w:t>
              </w:r>
            </w:ins>
          </w:p>
        </w:tc>
      </w:tr>
      <w:tr w:rsidR="00CB11B1" w:rsidRPr="00CB11B1" w14:paraId="42F530DE" w14:textId="77777777" w:rsidTr="00CB11B1">
        <w:trPr>
          <w:trHeight w:val="270"/>
          <w:ins w:id="4221"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CB11B1" w:rsidRDefault="00CB11B1">
            <w:pPr>
              <w:spacing w:after="0" w:line="240" w:lineRule="auto"/>
              <w:rPr>
                <w:ins w:id="4222" w:author="Stefanie Lane" w:date="2022-06-23T13:35:00Z"/>
                <w:rFonts w:ascii="Calibri" w:eastAsia="Times New Roman" w:hAnsi="Calibri" w:cs="Calibri"/>
                <w:color w:val="000000"/>
                <w:sz w:val="20"/>
                <w:szCs w:val="20"/>
                <w:rPrChange w:id="4223" w:author="Stefanie Lane" w:date="2022-06-23T13:35:00Z">
                  <w:rPr>
                    <w:ins w:id="4224" w:author="Stefanie Lane" w:date="2022-06-23T13:35:00Z"/>
                  </w:rPr>
                </w:rPrChange>
              </w:rPr>
              <w:pPrChange w:id="4225" w:author="Stefanie Lane" w:date="2022-06-23T13:35:00Z">
                <w:pPr/>
              </w:pPrChange>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CB11B1" w:rsidRDefault="00CB11B1">
            <w:pPr>
              <w:spacing w:after="0" w:line="240" w:lineRule="auto"/>
              <w:rPr>
                <w:ins w:id="4226" w:author="Stefanie Lane" w:date="2022-06-23T13:35:00Z"/>
                <w:rFonts w:ascii="Calibri" w:eastAsia="Times New Roman" w:hAnsi="Calibri" w:cs="Calibri"/>
                <w:i/>
                <w:iCs/>
                <w:sz w:val="20"/>
                <w:szCs w:val="20"/>
                <w:rPrChange w:id="4227" w:author="Stefanie Lane" w:date="2022-06-23T13:35:00Z">
                  <w:rPr>
                    <w:ins w:id="4228" w:author="Stefanie Lane" w:date="2022-06-23T13:35:00Z"/>
                  </w:rPr>
                </w:rPrChange>
              </w:rPr>
              <w:pPrChange w:id="4229" w:author="Stefanie Lane" w:date="2022-06-23T13:35:00Z">
                <w:pPr/>
              </w:pPrChange>
            </w:pPr>
            <w:ins w:id="4230" w:author="Stefanie Lane" w:date="2022-06-23T13:35:00Z">
              <w:r w:rsidRPr="00CB11B1">
                <w:rPr>
                  <w:rFonts w:ascii="Calibri" w:eastAsia="Times New Roman" w:hAnsi="Calibri" w:cs="Calibri"/>
                  <w:i/>
                  <w:iCs/>
                  <w:sz w:val="20"/>
                  <w:szCs w:val="20"/>
                  <w:rPrChange w:id="4231" w:author="Stefanie Lane" w:date="2022-06-23T13:35:00Z">
                    <w:rPr/>
                  </w:rPrChange>
                </w:rPr>
                <w:t>Platanthera dilatata</w:t>
              </w:r>
            </w:ins>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CB11B1" w:rsidRDefault="00CB11B1">
            <w:pPr>
              <w:spacing w:after="0" w:line="240" w:lineRule="auto"/>
              <w:jc w:val="center"/>
              <w:rPr>
                <w:ins w:id="4232" w:author="Stefanie Lane" w:date="2022-06-23T13:35:00Z"/>
                <w:rFonts w:ascii="Calibri" w:eastAsia="Times New Roman" w:hAnsi="Calibri" w:cs="Calibri"/>
                <w:color w:val="000000"/>
                <w:sz w:val="20"/>
                <w:szCs w:val="20"/>
                <w:rPrChange w:id="4233" w:author="Stefanie Lane" w:date="2022-06-23T13:35:00Z">
                  <w:rPr>
                    <w:ins w:id="4234" w:author="Stefanie Lane" w:date="2022-06-23T13:35:00Z"/>
                  </w:rPr>
                </w:rPrChange>
              </w:rPr>
              <w:pPrChange w:id="4235" w:author="Stefanie Lane" w:date="2022-06-23T13:35:00Z">
                <w:pPr>
                  <w:jc w:val="center"/>
                </w:pPr>
              </w:pPrChange>
            </w:pPr>
            <w:ins w:id="4236" w:author="Stefanie Lane" w:date="2022-06-23T13:35:00Z">
              <w:r w:rsidRPr="00CB11B1">
                <w:rPr>
                  <w:rFonts w:ascii="Calibri" w:eastAsia="Times New Roman" w:hAnsi="Calibri" w:cs="Calibri"/>
                  <w:color w:val="000000"/>
                  <w:sz w:val="20"/>
                  <w:szCs w:val="20"/>
                  <w:rPrChange w:id="4237" w:author="Stefanie Lane" w:date="2022-06-23T13:35:00Z">
                    <w:rPr/>
                  </w:rPrChange>
                </w:rPr>
                <w:t>0.308</w:t>
              </w:r>
            </w:ins>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CB11B1" w:rsidRDefault="00CB11B1">
            <w:pPr>
              <w:spacing w:after="0" w:line="240" w:lineRule="auto"/>
              <w:jc w:val="center"/>
              <w:rPr>
                <w:ins w:id="4238" w:author="Stefanie Lane" w:date="2022-06-23T13:35:00Z"/>
                <w:rFonts w:ascii="Calibri" w:eastAsia="Times New Roman" w:hAnsi="Calibri" w:cs="Calibri"/>
                <w:color w:val="000000"/>
                <w:sz w:val="20"/>
                <w:szCs w:val="20"/>
                <w:rPrChange w:id="4239" w:author="Stefanie Lane" w:date="2022-06-23T13:35:00Z">
                  <w:rPr>
                    <w:ins w:id="4240" w:author="Stefanie Lane" w:date="2022-06-23T13:35:00Z"/>
                  </w:rPr>
                </w:rPrChange>
              </w:rPr>
              <w:pPrChange w:id="4241" w:author="Stefanie Lane" w:date="2022-06-23T13:35:00Z">
                <w:pPr>
                  <w:jc w:val="center"/>
                </w:pPr>
              </w:pPrChange>
            </w:pPr>
            <w:ins w:id="4242" w:author="Stefanie Lane" w:date="2022-06-23T13:35:00Z">
              <w:r w:rsidRPr="00CB11B1">
                <w:rPr>
                  <w:rFonts w:ascii="Calibri" w:eastAsia="Times New Roman" w:hAnsi="Calibri" w:cs="Calibri"/>
                  <w:color w:val="000000"/>
                  <w:sz w:val="20"/>
                  <w:szCs w:val="20"/>
                  <w:rPrChange w:id="4243" w:author="Stefanie Lane" w:date="2022-06-23T13:35:00Z">
                    <w:rPr/>
                  </w:rPrChange>
                </w:rPr>
                <w:t>0.020</w:t>
              </w:r>
            </w:ins>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CB11B1" w:rsidRDefault="00CB11B1">
            <w:pPr>
              <w:spacing w:after="0" w:line="240" w:lineRule="auto"/>
              <w:rPr>
                <w:ins w:id="4244" w:author="Stefanie Lane" w:date="2022-06-23T13:35:00Z"/>
                <w:rFonts w:ascii="Calibri" w:eastAsia="Times New Roman" w:hAnsi="Calibri" w:cs="Calibri"/>
                <w:color w:val="000000"/>
                <w:sz w:val="20"/>
                <w:szCs w:val="20"/>
                <w:rPrChange w:id="4245" w:author="Stefanie Lane" w:date="2022-06-23T13:35:00Z">
                  <w:rPr>
                    <w:ins w:id="4246" w:author="Stefanie Lane" w:date="2022-06-23T13:35:00Z"/>
                  </w:rPr>
                </w:rPrChange>
              </w:rPr>
              <w:pPrChange w:id="4247" w:author="Stefanie Lane" w:date="2022-06-23T13:35:00Z">
                <w:pPr/>
              </w:pPrChange>
            </w:pPr>
            <w:ins w:id="4248" w:author="Stefanie Lane" w:date="2022-06-23T13:35:00Z">
              <w:r w:rsidRPr="00CB11B1">
                <w:rPr>
                  <w:rFonts w:ascii="Calibri" w:eastAsia="Times New Roman" w:hAnsi="Calibri" w:cs="Calibri"/>
                  <w:color w:val="000000"/>
                  <w:sz w:val="20"/>
                  <w:szCs w:val="20"/>
                  <w:rPrChange w:id="4249" w:author="Stefanie Lane" w:date="2022-06-23T13:35:00Z">
                    <w:rPr/>
                  </w:rPrChange>
                </w:rPr>
                <w:t> </w:t>
              </w:r>
            </w:ins>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CB11B1" w:rsidRDefault="00CB11B1">
            <w:pPr>
              <w:spacing w:after="0" w:line="240" w:lineRule="auto"/>
              <w:rPr>
                <w:ins w:id="4250" w:author="Stefanie Lane" w:date="2022-06-23T13:35:00Z"/>
                <w:rFonts w:ascii="Calibri" w:eastAsia="Times New Roman" w:hAnsi="Calibri" w:cs="Calibri"/>
                <w:color w:val="000000"/>
                <w:sz w:val="20"/>
                <w:szCs w:val="20"/>
                <w:rPrChange w:id="4251" w:author="Stefanie Lane" w:date="2022-06-23T13:35:00Z">
                  <w:rPr>
                    <w:ins w:id="4252" w:author="Stefanie Lane" w:date="2022-06-23T13:35:00Z"/>
                  </w:rPr>
                </w:rPrChange>
              </w:rPr>
              <w:pPrChange w:id="4253" w:author="Stefanie Lane" w:date="2022-06-23T13:35:00Z">
                <w:pPr/>
              </w:pPrChange>
            </w:pPr>
            <w:ins w:id="4254" w:author="Stefanie Lane" w:date="2022-06-23T13:35:00Z">
              <w:r w:rsidRPr="00CB11B1">
                <w:rPr>
                  <w:rFonts w:ascii="Calibri" w:eastAsia="Times New Roman" w:hAnsi="Calibri" w:cs="Calibri"/>
                  <w:color w:val="000000"/>
                  <w:sz w:val="20"/>
                  <w:szCs w:val="20"/>
                  <w:rPrChange w:id="4255" w:author="Stefanie Lane" w:date="2022-06-23T13:35:00Z">
                    <w:rPr/>
                  </w:rPrChange>
                </w:rPr>
                <w:t> </w:t>
              </w:r>
            </w:ins>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CB11B1" w:rsidRDefault="00CB11B1">
            <w:pPr>
              <w:spacing w:after="0" w:line="240" w:lineRule="auto"/>
              <w:jc w:val="center"/>
              <w:rPr>
                <w:ins w:id="4256" w:author="Stefanie Lane" w:date="2022-06-23T13:35:00Z"/>
                <w:rFonts w:ascii="Calibri" w:eastAsia="Times New Roman" w:hAnsi="Calibri" w:cs="Calibri"/>
                <w:color w:val="000000"/>
                <w:sz w:val="20"/>
                <w:szCs w:val="20"/>
                <w:rPrChange w:id="4257" w:author="Stefanie Lane" w:date="2022-06-23T13:35:00Z">
                  <w:rPr>
                    <w:ins w:id="4258" w:author="Stefanie Lane" w:date="2022-06-23T13:35:00Z"/>
                  </w:rPr>
                </w:rPrChange>
              </w:rPr>
              <w:pPrChange w:id="4259" w:author="Stefanie Lane" w:date="2022-06-23T13:35:00Z">
                <w:pPr>
                  <w:jc w:val="center"/>
                </w:pPr>
              </w:pPrChange>
            </w:pPr>
            <w:ins w:id="4260" w:author="Stefanie Lane" w:date="2022-06-23T13:35:00Z">
              <w:r w:rsidRPr="00CB11B1">
                <w:rPr>
                  <w:rFonts w:ascii="Calibri" w:eastAsia="Times New Roman" w:hAnsi="Calibri" w:cs="Calibri"/>
                  <w:color w:val="000000"/>
                  <w:sz w:val="20"/>
                  <w:szCs w:val="20"/>
                  <w:rPrChange w:id="4261" w:author="Stefanie Lane" w:date="2022-06-23T13:35:00Z">
                    <w:rPr/>
                  </w:rPrChange>
                </w:rPr>
                <w:t> </w:t>
              </w:r>
            </w:ins>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CB11B1" w:rsidRDefault="00CB11B1">
            <w:pPr>
              <w:spacing w:after="0" w:line="240" w:lineRule="auto"/>
              <w:jc w:val="center"/>
              <w:rPr>
                <w:ins w:id="4262" w:author="Stefanie Lane" w:date="2022-06-23T13:35:00Z"/>
                <w:rFonts w:ascii="Calibri" w:eastAsia="Times New Roman" w:hAnsi="Calibri" w:cs="Calibri"/>
                <w:color w:val="000000"/>
                <w:sz w:val="20"/>
                <w:szCs w:val="20"/>
                <w:rPrChange w:id="4263" w:author="Stefanie Lane" w:date="2022-06-23T13:35:00Z">
                  <w:rPr>
                    <w:ins w:id="4264" w:author="Stefanie Lane" w:date="2022-06-23T13:35:00Z"/>
                  </w:rPr>
                </w:rPrChange>
              </w:rPr>
              <w:pPrChange w:id="4265" w:author="Stefanie Lane" w:date="2022-06-23T13:35:00Z">
                <w:pPr>
                  <w:jc w:val="center"/>
                </w:pPr>
              </w:pPrChange>
            </w:pPr>
            <w:ins w:id="4266" w:author="Stefanie Lane" w:date="2022-06-23T13:35:00Z">
              <w:r w:rsidRPr="00CB11B1">
                <w:rPr>
                  <w:rFonts w:ascii="Calibri" w:eastAsia="Times New Roman" w:hAnsi="Calibri" w:cs="Calibri"/>
                  <w:color w:val="000000"/>
                  <w:sz w:val="20"/>
                  <w:szCs w:val="20"/>
                  <w:rPrChange w:id="4267" w:author="Stefanie Lane" w:date="2022-06-23T13:35:00Z">
                    <w:rPr/>
                  </w:rPrChange>
                </w:rPr>
                <w:t> </w:t>
              </w:r>
            </w:ins>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CB11B1" w:rsidRDefault="00CB11B1">
            <w:pPr>
              <w:spacing w:after="0" w:line="240" w:lineRule="auto"/>
              <w:rPr>
                <w:ins w:id="4268" w:author="Stefanie Lane" w:date="2022-06-23T13:35:00Z"/>
                <w:rFonts w:ascii="Calibri" w:eastAsia="Times New Roman" w:hAnsi="Calibri" w:cs="Calibri"/>
                <w:color w:val="000000"/>
                <w:sz w:val="20"/>
                <w:szCs w:val="20"/>
                <w:rPrChange w:id="4269" w:author="Stefanie Lane" w:date="2022-06-23T13:35:00Z">
                  <w:rPr>
                    <w:ins w:id="4270" w:author="Stefanie Lane" w:date="2022-06-23T13:35:00Z"/>
                  </w:rPr>
                </w:rPrChange>
              </w:rPr>
              <w:pPrChange w:id="4271" w:author="Stefanie Lane" w:date="2022-06-23T13:35:00Z">
                <w:pPr/>
              </w:pPrChange>
            </w:pPr>
            <w:ins w:id="4272" w:author="Stefanie Lane" w:date="2022-06-23T13:35:00Z">
              <w:r w:rsidRPr="00CB11B1">
                <w:rPr>
                  <w:rFonts w:ascii="Calibri" w:eastAsia="Times New Roman" w:hAnsi="Calibri" w:cs="Calibri"/>
                  <w:color w:val="000000"/>
                  <w:sz w:val="20"/>
                  <w:szCs w:val="20"/>
                  <w:rPrChange w:id="4273" w:author="Stefanie Lane" w:date="2022-06-23T13:35:00Z">
                    <w:rPr/>
                  </w:rPrChange>
                </w:rPr>
                <w:t> </w:t>
              </w:r>
            </w:ins>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CB11B1" w:rsidRDefault="00CB11B1">
            <w:pPr>
              <w:spacing w:after="0" w:line="240" w:lineRule="auto"/>
              <w:rPr>
                <w:ins w:id="4274" w:author="Stefanie Lane" w:date="2022-06-23T13:35:00Z"/>
                <w:rFonts w:ascii="Calibri" w:eastAsia="Times New Roman" w:hAnsi="Calibri" w:cs="Calibri"/>
                <w:i/>
                <w:iCs/>
                <w:color w:val="000000"/>
                <w:sz w:val="20"/>
                <w:szCs w:val="20"/>
                <w:rPrChange w:id="4275" w:author="Stefanie Lane" w:date="2022-06-23T13:35:00Z">
                  <w:rPr>
                    <w:ins w:id="4276" w:author="Stefanie Lane" w:date="2022-06-23T13:35:00Z"/>
                  </w:rPr>
                </w:rPrChange>
              </w:rPr>
              <w:pPrChange w:id="4277" w:author="Stefanie Lane" w:date="2022-06-23T13:35:00Z">
                <w:pPr/>
              </w:pPrChange>
            </w:pPr>
            <w:ins w:id="4278" w:author="Stefanie Lane" w:date="2022-06-23T13:35:00Z">
              <w:r w:rsidRPr="00CB11B1">
                <w:rPr>
                  <w:rFonts w:ascii="Calibri" w:eastAsia="Times New Roman" w:hAnsi="Calibri" w:cs="Calibri"/>
                  <w:i/>
                  <w:iCs/>
                  <w:color w:val="000000"/>
                  <w:sz w:val="20"/>
                  <w:szCs w:val="20"/>
                  <w:rPrChange w:id="4279" w:author="Stefanie Lane" w:date="2022-06-23T13:35:00Z">
                    <w:rPr/>
                  </w:rPrChange>
                </w:rPr>
                <w:t> </w:t>
              </w:r>
            </w:ins>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CB11B1" w:rsidRDefault="00CB11B1">
            <w:pPr>
              <w:spacing w:after="0" w:line="240" w:lineRule="auto"/>
              <w:jc w:val="center"/>
              <w:rPr>
                <w:ins w:id="4280" w:author="Stefanie Lane" w:date="2022-06-23T13:35:00Z"/>
                <w:rFonts w:ascii="Calibri" w:eastAsia="Times New Roman" w:hAnsi="Calibri" w:cs="Calibri"/>
                <w:color w:val="000000"/>
                <w:sz w:val="20"/>
                <w:szCs w:val="20"/>
                <w:rPrChange w:id="4281" w:author="Stefanie Lane" w:date="2022-06-23T13:35:00Z">
                  <w:rPr>
                    <w:ins w:id="4282" w:author="Stefanie Lane" w:date="2022-06-23T13:35:00Z"/>
                  </w:rPr>
                </w:rPrChange>
              </w:rPr>
              <w:pPrChange w:id="4283" w:author="Stefanie Lane" w:date="2022-06-23T13:35:00Z">
                <w:pPr>
                  <w:jc w:val="center"/>
                </w:pPr>
              </w:pPrChange>
            </w:pPr>
            <w:ins w:id="4284" w:author="Stefanie Lane" w:date="2022-06-23T13:35:00Z">
              <w:r w:rsidRPr="00CB11B1">
                <w:rPr>
                  <w:rFonts w:ascii="Calibri" w:eastAsia="Times New Roman" w:hAnsi="Calibri" w:cs="Calibri"/>
                  <w:color w:val="000000"/>
                  <w:sz w:val="20"/>
                  <w:szCs w:val="20"/>
                  <w:rPrChange w:id="4285" w:author="Stefanie Lane" w:date="2022-06-23T13:35:00Z">
                    <w:rPr/>
                  </w:rPrChange>
                </w:rPr>
                <w:t> </w:t>
              </w:r>
            </w:ins>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CB11B1" w:rsidRDefault="00CB11B1">
            <w:pPr>
              <w:spacing w:after="0" w:line="240" w:lineRule="auto"/>
              <w:jc w:val="center"/>
              <w:rPr>
                <w:ins w:id="4286" w:author="Stefanie Lane" w:date="2022-06-23T13:35:00Z"/>
                <w:rFonts w:ascii="Calibri" w:eastAsia="Times New Roman" w:hAnsi="Calibri" w:cs="Calibri"/>
                <w:color w:val="000000"/>
                <w:sz w:val="20"/>
                <w:szCs w:val="20"/>
                <w:rPrChange w:id="4287" w:author="Stefanie Lane" w:date="2022-06-23T13:35:00Z">
                  <w:rPr>
                    <w:ins w:id="4288" w:author="Stefanie Lane" w:date="2022-06-23T13:35:00Z"/>
                  </w:rPr>
                </w:rPrChange>
              </w:rPr>
              <w:pPrChange w:id="4289" w:author="Stefanie Lane" w:date="2022-06-23T13:35:00Z">
                <w:pPr>
                  <w:jc w:val="center"/>
                </w:pPr>
              </w:pPrChange>
            </w:pPr>
            <w:ins w:id="4290" w:author="Stefanie Lane" w:date="2022-06-23T13:35:00Z">
              <w:r w:rsidRPr="00CB11B1">
                <w:rPr>
                  <w:rFonts w:ascii="Calibri" w:eastAsia="Times New Roman" w:hAnsi="Calibri" w:cs="Calibri"/>
                  <w:color w:val="000000"/>
                  <w:sz w:val="20"/>
                  <w:szCs w:val="20"/>
                  <w:rPrChange w:id="4291" w:author="Stefanie Lane" w:date="2022-06-23T13:35:00Z">
                    <w:rPr/>
                  </w:rPrChange>
                </w:rPr>
                <w:t> </w:t>
              </w:r>
            </w:ins>
          </w:p>
        </w:tc>
      </w:tr>
      <w:tr w:rsidR="00CB11B1" w:rsidRPr="00CB11B1" w14:paraId="2BD90A56" w14:textId="77777777" w:rsidTr="00CB11B1">
        <w:trPr>
          <w:trHeight w:val="270"/>
          <w:ins w:id="4292" w:author="Stefanie Lane" w:date="2022-06-23T13:35:00Z"/>
        </w:trPr>
        <w:tc>
          <w:tcPr>
            <w:tcW w:w="1080" w:type="dxa"/>
            <w:tcBorders>
              <w:top w:val="nil"/>
              <w:left w:val="nil"/>
              <w:bottom w:val="nil"/>
              <w:right w:val="nil"/>
            </w:tcBorders>
            <w:shd w:val="clear" w:color="auto" w:fill="auto"/>
            <w:vAlign w:val="bottom"/>
            <w:hideMark/>
          </w:tcPr>
          <w:p w14:paraId="53609169" w14:textId="77777777" w:rsidR="00CB11B1" w:rsidRPr="00CB11B1" w:rsidRDefault="00CB11B1">
            <w:pPr>
              <w:spacing w:after="0" w:line="240" w:lineRule="auto"/>
              <w:jc w:val="center"/>
              <w:rPr>
                <w:ins w:id="4293" w:author="Stefanie Lane" w:date="2022-06-23T13:35:00Z"/>
                <w:rFonts w:ascii="Calibri" w:eastAsia="Times New Roman" w:hAnsi="Calibri" w:cs="Calibri"/>
                <w:color w:val="000000"/>
                <w:sz w:val="20"/>
                <w:szCs w:val="20"/>
                <w:rPrChange w:id="4294" w:author="Stefanie Lane" w:date="2022-06-23T13:35:00Z">
                  <w:rPr>
                    <w:ins w:id="4295" w:author="Stefanie Lane" w:date="2022-06-23T13:35:00Z"/>
                  </w:rPr>
                </w:rPrChange>
              </w:rPr>
              <w:pPrChange w:id="4296" w:author="Stefanie Lane" w:date="2022-06-23T13:35:00Z">
                <w:pPr>
                  <w:jc w:val="center"/>
                </w:pPr>
              </w:pPrChange>
            </w:pPr>
          </w:p>
        </w:tc>
        <w:tc>
          <w:tcPr>
            <w:tcW w:w="3077" w:type="dxa"/>
            <w:tcBorders>
              <w:top w:val="nil"/>
              <w:left w:val="nil"/>
              <w:bottom w:val="nil"/>
              <w:right w:val="nil"/>
            </w:tcBorders>
            <w:shd w:val="clear" w:color="auto" w:fill="auto"/>
            <w:noWrap/>
            <w:vAlign w:val="bottom"/>
            <w:hideMark/>
          </w:tcPr>
          <w:p w14:paraId="3AB73E0A" w14:textId="77777777" w:rsidR="00CB11B1" w:rsidRPr="00CB11B1" w:rsidRDefault="00CB11B1">
            <w:pPr>
              <w:spacing w:after="0" w:line="240" w:lineRule="auto"/>
              <w:rPr>
                <w:ins w:id="4297" w:author="Stefanie Lane" w:date="2022-06-23T13:35:00Z"/>
                <w:rFonts w:ascii="Times New Roman" w:eastAsia="Times New Roman" w:hAnsi="Times New Roman" w:cs="Times New Roman"/>
                <w:sz w:val="20"/>
                <w:szCs w:val="20"/>
                <w:rPrChange w:id="4298" w:author="Stefanie Lane" w:date="2022-06-23T13:35:00Z">
                  <w:rPr>
                    <w:ins w:id="4299" w:author="Stefanie Lane" w:date="2022-06-23T13:35:00Z"/>
                  </w:rPr>
                </w:rPrChange>
              </w:rPr>
              <w:pPrChange w:id="4300" w:author="Stefanie Lane" w:date="2022-06-23T13:35:00Z">
                <w:pPr/>
              </w:pPrChange>
            </w:pPr>
          </w:p>
        </w:tc>
        <w:tc>
          <w:tcPr>
            <w:tcW w:w="696" w:type="dxa"/>
            <w:tcBorders>
              <w:top w:val="nil"/>
              <w:left w:val="nil"/>
              <w:bottom w:val="nil"/>
              <w:right w:val="nil"/>
            </w:tcBorders>
            <w:shd w:val="clear" w:color="auto" w:fill="auto"/>
            <w:noWrap/>
            <w:vAlign w:val="bottom"/>
            <w:hideMark/>
          </w:tcPr>
          <w:p w14:paraId="22D3D7C2" w14:textId="77777777" w:rsidR="00CB11B1" w:rsidRPr="00CB11B1" w:rsidRDefault="00CB11B1">
            <w:pPr>
              <w:spacing w:after="0" w:line="240" w:lineRule="auto"/>
              <w:rPr>
                <w:ins w:id="4301" w:author="Stefanie Lane" w:date="2022-06-23T13:35:00Z"/>
                <w:rFonts w:ascii="Times New Roman" w:eastAsia="Times New Roman" w:hAnsi="Times New Roman" w:cs="Times New Roman"/>
                <w:sz w:val="20"/>
                <w:szCs w:val="20"/>
                <w:rPrChange w:id="4302" w:author="Stefanie Lane" w:date="2022-06-23T13:35:00Z">
                  <w:rPr>
                    <w:ins w:id="4303" w:author="Stefanie Lane" w:date="2022-06-23T13:35:00Z"/>
                  </w:rPr>
                </w:rPrChange>
              </w:rPr>
              <w:pPrChange w:id="4304" w:author="Stefanie Lane" w:date="2022-06-23T13:35:00Z">
                <w:pPr/>
              </w:pPrChange>
            </w:pPr>
          </w:p>
        </w:tc>
        <w:tc>
          <w:tcPr>
            <w:tcW w:w="727" w:type="dxa"/>
            <w:tcBorders>
              <w:top w:val="nil"/>
              <w:left w:val="nil"/>
              <w:bottom w:val="nil"/>
              <w:right w:val="nil"/>
            </w:tcBorders>
            <w:shd w:val="clear" w:color="auto" w:fill="auto"/>
            <w:noWrap/>
            <w:vAlign w:val="bottom"/>
            <w:hideMark/>
          </w:tcPr>
          <w:p w14:paraId="3408E3F3" w14:textId="77777777" w:rsidR="00CB11B1" w:rsidRPr="00CB11B1" w:rsidRDefault="00CB11B1">
            <w:pPr>
              <w:spacing w:after="0" w:line="240" w:lineRule="auto"/>
              <w:jc w:val="center"/>
              <w:rPr>
                <w:ins w:id="4305" w:author="Stefanie Lane" w:date="2022-06-23T13:35:00Z"/>
                <w:rFonts w:ascii="Times New Roman" w:eastAsia="Times New Roman" w:hAnsi="Times New Roman" w:cs="Times New Roman"/>
                <w:sz w:val="20"/>
                <w:szCs w:val="20"/>
                <w:rPrChange w:id="4306" w:author="Stefanie Lane" w:date="2022-06-23T13:35:00Z">
                  <w:rPr>
                    <w:ins w:id="4307" w:author="Stefanie Lane" w:date="2022-06-23T13:35:00Z"/>
                  </w:rPr>
                </w:rPrChange>
              </w:rPr>
              <w:pPrChange w:id="4308"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541DBD23" w14:textId="77777777" w:rsidR="00CB11B1" w:rsidRPr="00CB11B1" w:rsidRDefault="00CB11B1">
            <w:pPr>
              <w:spacing w:after="0" w:line="240" w:lineRule="auto"/>
              <w:jc w:val="center"/>
              <w:rPr>
                <w:ins w:id="4309" w:author="Stefanie Lane" w:date="2022-06-23T13:35:00Z"/>
                <w:rFonts w:ascii="Times New Roman" w:eastAsia="Times New Roman" w:hAnsi="Times New Roman" w:cs="Times New Roman"/>
                <w:sz w:val="20"/>
                <w:szCs w:val="20"/>
                <w:rPrChange w:id="4310" w:author="Stefanie Lane" w:date="2022-06-23T13:35:00Z">
                  <w:rPr>
                    <w:ins w:id="4311" w:author="Stefanie Lane" w:date="2022-06-23T13:35:00Z"/>
                  </w:rPr>
                </w:rPrChange>
              </w:rPr>
              <w:pPrChange w:id="4312"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13EDDC15" w14:textId="77777777" w:rsidR="00CB11B1" w:rsidRPr="00CB11B1" w:rsidRDefault="00CB11B1">
            <w:pPr>
              <w:spacing w:after="0" w:line="240" w:lineRule="auto"/>
              <w:rPr>
                <w:ins w:id="4313" w:author="Stefanie Lane" w:date="2022-06-23T13:35:00Z"/>
                <w:rFonts w:ascii="Times New Roman" w:eastAsia="Times New Roman" w:hAnsi="Times New Roman" w:cs="Times New Roman"/>
                <w:sz w:val="20"/>
                <w:szCs w:val="20"/>
                <w:rPrChange w:id="4314" w:author="Stefanie Lane" w:date="2022-06-23T13:35:00Z">
                  <w:rPr>
                    <w:ins w:id="4315" w:author="Stefanie Lane" w:date="2022-06-23T13:35:00Z"/>
                  </w:rPr>
                </w:rPrChange>
              </w:rPr>
              <w:pPrChange w:id="4316" w:author="Stefanie Lane" w:date="2022-06-23T13:35:00Z">
                <w:pPr/>
              </w:pPrChange>
            </w:pPr>
          </w:p>
        </w:tc>
        <w:tc>
          <w:tcPr>
            <w:tcW w:w="706" w:type="dxa"/>
            <w:tcBorders>
              <w:top w:val="nil"/>
              <w:left w:val="nil"/>
              <w:bottom w:val="nil"/>
              <w:right w:val="nil"/>
            </w:tcBorders>
            <w:shd w:val="clear" w:color="auto" w:fill="auto"/>
            <w:noWrap/>
            <w:vAlign w:val="bottom"/>
            <w:hideMark/>
          </w:tcPr>
          <w:p w14:paraId="2720C87A" w14:textId="77777777" w:rsidR="00CB11B1" w:rsidRPr="00CB11B1" w:rsidRDefault="00CB11B1">
            <w:pPr>
              <w:spacing w:after="0" w:line="240" w:lineRule="auto"/>
              <w:rPr>
                <w:ins w:id="4317" w:author="Stefanie Lane" w:date="2022-06-23T13:35:00Z"/>
                <w:rFonts w:ascii="Times New Roman" w:eastAsia="Times New Roman" w:hAnsi="Times New Roman" w:cs="Times New Roman"/>
                <w:sz w:val="20"/>
                <w:szCs w:val="20"/>
                <w:rPrChange w:id="4318" w:author="Stefanie Lane" w:date="2022-06-23T13:35:00Z">
                  <w:rPr>
                    <w:ins w:id="4319" w:author="Stefanie Lane" w:date="2022-06-23T13:35:00Z"/>
                  </w:rPr>
                </w:rPrChange>
              </w:rPr>
              <w:pPrChange w:id="4320" w:author="Stefanie Lane" w:date="2022-06-23T13:35:00Z">
                <w:pPr/>
              </w:pPrChange>
            </w:pPr>
          </w:p>
        </w:tc>
        <w:tc>
          <w:tcPr>
            <w:tcW w:w="737" w:type="dxa"/>
            <w:tcBorders>
              <w:top w:val="nil"/>
              <w:left w:val="nil"/>
              <w:bottom w:val="nil"/>
              <w:right w:val="nil"/>
            </w:tcBorders>
            <w:shd w:val="clear" w:color="auto" w:fill="auto"/>
            <w:noWrap/>
            <w:vAlign w:val="bottom"/>
            <w:hideMark/>
          </w:tcPr>
          <w:p w14:paraId="2FB7C8A9" w14:textId="77777777" w:rsidR="00CB11B1" w:rsidRPr="00CB11B1" w:rsidRDefault="00CB11B1">
            <w:pPr>
              <w:spacing w:after="0" w:line="240" w:lineRule="auto"/>
              <w:rPr>
                <w:ins w:id="4321" w:author="Stefanie Lane" w:date="2022-06-23T13:35:00Z"/>
                <w:rFonts w:ascii="Times New Roman" w:eastAsia="Times New Roman" w:hAnsi="Times New Roman" w:cs="Times New Roman"/>
                <w:sz w:val="20"/>
                <w:szCs w:val="20"/>
                <w:rPrChange w:id="4322" w:author="Stefanie Lane" w:date="2022-06-23T13:35:00Z">
                  <w:rPr>
                    <w:ins w:id="4323" w:author="Stefanie Lane" w:date="2022-06-23T13:35:00Z"/>
                  </w:rPr>
                </w:rPrChange>
              </w:rPr>
              <w:pPrChange w:id="4324" w:author="Stefanie Lane" w:date="2022-06-23T13:35:00Z">
                <w:pPr/>
              </w:pPrChange>
            </w:pPr>
          </w:p>
        </w:tc>
        <w:tc>
          <w:tcPr>
            <w:tcW w:w="240" w:type="dxa"/>
            <w:tcBorders>
              <w:top w:val="nil"/>
              <w:left w:val="nil"/>
              <w:bottom w:val="nil"/>
              <w:right w:val="nil"/>
            </w:tcBorders>
            <w:shd w:val="clear" w:color="auto" w:fill="auto"/>
            <w:noWrap/>
            <w:vAlign w:val="bottom"/>
            <w:hideMark/>
          </w:tcPr>
          <w:p w14:paraId="3899DB27" w14:textId="77777777" w:rsidR="00CB11B1" w:rsidRPr="00CB11B1" w:rsidRDefault="00CB11B1">
            <w:pPr>
              <w:spacing w:after="0" w:line="240" w:lineRule="auto"/>
              <w:rPr>
                <w:ins w:id="4325" w:author="Stefanie Lane" w:date="2022-06-23T13:35:00Z"/>
                <w:rFonts w:ascii="Times New Roman" w:eastAsia="Times New Roman" w:hAnsi="Times New Roman" w:cs="Times New Roman"/>
                <w:sz w:val="20"/>
                <w:szCs w:val="20"/>
                <w:rPrChange w:id="4326" w:author="Stefanie Lane" w:date="2022-06-23T13:35:00Z">
                  <w:rPr>
                    <w:ins w:id="4327" w:author="Stefanie Lane" w:date="2022-06-23T13:35:00Z"/>
                  </w:rPr>
                </w:rPrChange>
              </w:rPr>
              <w:pPrChange w:id="4328" w:author="Stefanie Lane" w:date="2022-06-23T13:35:00Z">
                <w:pPr/>
              </w:pPrChange>
            </w:pPr>
          </w:p>
        </w:tc>
        <w:tc>
          <w:tcPr>
            <w:tcW w:w="2043" w:type="dxa"/>
            <w:tcBorders>
              <w:top w:val="nil"/>
              <w:left w:val="nil"/>
              <w:bottom w:val="nil"/>
              <w:right w:val="nil"/>
            </w:tcBorders>
            <w:shd w:val="clear" w:color="auto" w:fill="auto"/>
            <w:noWrap/>
            <w:vAlign w:val="bottom"/>
            <w:hideMark/>
          </w:tcPr>
          <w:p w14:paraId="01794642" w14:textId="77777777" w:rsidR="00CB11B1" w:rsidRPr="00CB11B1" w:rsidRDefault="00CB11B1">
            <w:pPr>
              <w:spacing w:after="0" w:line="240" w:lineRule="auto"/>
              <w:rPr>
                <w:ins w:id="4329" w:author="Stefanie Lane" w:date="2022-06-23T13:35:00Z"/>
                <w:rFonts w:ascii="Times New Roman" w:eastAsia="Times New Roman" w:hAnsi="Times New Roman" w:cs="Times New Roman"/>
                <w:sz w:val="20"/>
                <w:szCs w:val="20"/>
                <w:rPrChange w:id="4330" w:author="Stefanie Lane" w:date="2022-06-23T13:35:00Z">
                  <w:rPr>
                    <w:ins w:id="4331" w:author="Stefanie Lane" w:date="2022-06-23T13:35:00Z"/>
                  </w:rPr>
                </w:rPrChange>
              </w:rPr>
              <w:pPrChange w:id="4332" w:author="Stefanie Lane" w:date="2022-06-23T13:35:00Z">
                <w:pPr/>
              </w:pPrChange>
            </w:pPr>
          </w:p>
        </w:tc>
        <w:tc>
          <w:tcPr>
            <w:tcW w:w="693" w:type="dxa"/>
            <w:tcBorders>
              <w:top w:val="nil"/>
              <w:left w:val="nil"/>
              <w:bottom w:val="nil"/>
              <w:right w:val="nil"/>
            </w:tcBorders>
            <w:shd w:val="clear" w:color="auto" w:fill="auto"/>
            <w:noWrap/>
            <w:vAlign w:val="bottom"/>
            <w:hideMark/>
          </w:tcPr>
          <w:p w14:paraId="2488F259" w14:textId="77777777" w:rsidR="00CB11B1" w:rsidRPr="00CB11B1" w:rsidRDefault="00CB11B1">
            <w:pPr>
              <w:spacing w:after="0" w:line="240" w:lineRule="auto"/>
              <w:rPr>
                <w:ins w:id="4333" w:author="Stefanie Lane" w:date="2022-06-23T13:35:00Z"/>
                <w:rFonts w:ascii="Times New Roman" w:eastAsia="Times New Roman" w:hAnsi="Times New Roman" w:cs="Times New Roman"/>
                <w:sz w:val="20"/>
                <w:szCs w:val="20"/>
                <w:rPrChange w:id="4334" w:author="Stefanie Lane" w:date="2022-06-23T13:35:00Z">
                  <w:rPr>
                    <w:ins w:id="4335" w:author="Stefanie Lane" w:date="2022-06-23T13:35:00Z"/>
                  </w:rPr>
                </w:rPrChange>
              </w:rPr>
              <w:pPrChange w:id="4336" w:author="Stefanie Lane" w:date="2022-06-23T13:35:00Z">
                <w:pPr/>
              </w:pPrChange>
            </w:pPr>
          </w:p>
        </w:tc>
        <w:tc>
          <w:tcPr>
            <w:tcW w:w="724" w:type="dxa"/>
            <w:tcBorders>
              <w:top w:val="nil"/>
              <w:left w:val="nil"/>
              <w:bottom w:val="nil"/>
              <w:right w:val="nil"/>
            </w:tcBorders>
            <w:shd w:val="clear" w:color="auto" w:fill="auto"/>
            <w:noWrap/>
            <w:vAlign w:val="bottom"/>
            <w:hideMark/>
          </w:tcPr>
          <w:p w14:paraId="34C605CB" w14:textId="77777777" w:rsidR="00CB11B1" w:rsidRPr="00CB11B1" w:rsidRDefault="00CB11B1">
            <w:pPr>
              <w:spacing w:after="0" w:line="240" w:lineRule="auto"/>
              <w:jc w:val="center"/>
              <w:rPr>
                <w:ins w:id="4337" w:author="Stefanie Lane" w:date="2022-06-23T13:35:00Z"/>
                <w:rFonts w:ascii="Times New Roman" w:eastAsia="Times New Roman" w:hAnsi="Times New Roman" w:cs="Times New Roman"/>
                <w:sz w:val="20"/>
                <w:szCs w:val="20"/>
                <w:rPrChange w:id="4338" w:author="Stefanie Lane" w:date="2022-06-23T13:35:00Z">
                  <w:rPr>
                    <w:ins w:id="4339" w:author="Stefanie Lane" w:date="2022-06-23T13:35:00Z"/>
                  </w:rPr>
                </w:rPrChange>
              </w:rPr>
              <w:pPrChange w:id="4340" w:author="Stefanie Lane" w:date="2022-06-23T13:35:00Z">
                <w:pPr>
                  <w:jc w:val="center"/>
                </w:pPr>
              </w:pPrChange>
            </w:pPr>
          </w:p>
        </w:tc>
      </w:tr>
      <w:tr w:rsidR="00CB11B1" w:rsidRPr="00CB11B1" w14:paraId="7616B2B3" w14:textId="77777777" w:rsidTr="00CB11B1">
        <w:trPr>
          <w:trHeight w:val="260"/>
          <w:ins w:id="4341" w:author="Stefanie Lane" w:date="2022-06-23T13:35: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CB11B1" w:rsidRDefault="00CB11B1">
            <w:pPr>
              <w:spacing w:after="0" w:line="240" w:lineRule="auto"/>
              <w:jc w:val="center"/>
              <w:rPr>
                <w:ins w:id="4342" w:author="Stefanie Lane" w:date="2022-06-23T13:35:00Z"/>
                <w:rFonts w:ascii="Calibri" w:eastAsia="Times New Roman" w:hAnsi="Calibri" w:cs="Calibri"/>
                <w:color w:val="000000"/>
                <w:sz w:val="20"/>
                <w:szCs w:val="20"/>
                <w:rPrChange w:id="4343" w:author="Stefanie Lane" w:date="2022-06-23T13:35:00Z">
                  <w:rPr>
                    <w:ins w:id="4344" w:author="Stefanie Lane" w:date="2022-06-23T13:35:00Z"/>
                  </w:rPr>
                </w:rPrChange>
              </w:rPr>
              <w:pPrChange w:id="4345" w:author="Stefanie Lane" w:date="2022-06-23T13:35:00Z">
                <w:pPr>
                  <w:jc w:val="center"/>
                </w:pPr>
              </w:pPrChange>
            </w:pPr>
            <w:ins w:id="4346" w:author="Stefanie Lane" w:date="2022-06-23T13:35:00Z">
              <w:r w:rsidRPr="00CB11B1">
                <w:rPr>
                  <w:rFonts w:ascii="Calibri" w:eastAsia="Times New Roman" w:hAnsi="Calibri" w:cs="Calibri"/>
                  <w:color w:val="000000"/>
                  <w:sz w:val="20"/>
                  <w:szCs w:val="20"/>
                  <w:rPrChange w:id="4347" w:author="Stefanie Lane" w:date="2022-06-23T13:35:00Z">
                    <w:rPr/>
                  </w:rPrChange>
                </w:rPr>
                <w:t>"Bogbean"</w:t>
              </w:r>
            </w:ins>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CB11B1" w:rsidRDefault="00CB11B1">
            <w:pPr>
              <w:spacing w:after="0" w:line="240" w:lineRule="auto"/>
              <w:rPr>
                <w:ins w:id="4348" w:author="Stefanie Lane" w:date="2022-06-23T13:35:00Z"/>
                <w:rFonts w:ascii="Calibri" w:eastAsia="Times New Roman" w:hAnsi="Calibri" w:cs="Calibri"/>
                <w:i/>
                <w:iCs/>
                <w:color w:val="000000"/>
                <w:sz w:val="20"/>
                <w:szCs w:val="20"/>
                <w:rPrChange w:id="4349" w:author="Stefanie Lane" w:date="2022-06-23T13:35:00Z">
                  <w:rPr>
                    <w:ins w:id="4350" w:author="Stefanie Lane" w:date="2022-06-23T13:35:00Z"/>
                  </w:rPr>
                </w:rPrChange>
              </w:rPr>
              <w:pPrChange w:id="4351" w:author="Stefanie Lane" w:date="2022-06-23T13:35:00Z">
                <w:pPr/>
              </w:pPrChange>
            </w:pPr>
            <w:ins w:id="4352" w:author="Stefanie Lane" w:date="2022-06-23T13:35:00Z">
              <w:r w:rsidRPr="00CB11B1">
                <w:rPr>
                  <w:rFonts w:ascii="Calibri" w:eastAsia="Times New Roman" w:hAnsi="Calibri" w:cs="Calibri"/>
                  <w:i/>
                  <w:iCs/>
                  <w:color w:val="000000"/>
                  <w:sz w:val="20"/>
                  <w:szCs w:val="20"/>
                  <w:rPrChange w:id="4353" w:author="Stefanie Lane" w:date="2022-06-23T13:35:00Z">
                    <w:rPr/>
                  </w:rPrChange>
                </w:rPr>
                <w:t>Menyanthes trifoliata</w:t>
              </w:r>
            </w:ins>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CB11B1" w:rsidRDefault="00CB11B1">
            <w:pPr>
              <w:spacing w:after="0" w:line="240" w:lineRule="auto"/>
              <w:jc w:val="center"/>
              <w:rPr>
                <w:ins w:id="4354" w:author="Stefanie Lane" w:date="2022-06-23T13:35:00Z"/>
                <w:rFonts w:ascii="Calibri" w:eastAsia="Times New Roman" w:hAnsi="Calibri" w:cs="Calibri"/>
                <w:color w:val="000000"/>
                <w:sz w:val="20"/>
                <w:szCs w:val="20"/>
                <w:rPrChange w:id="4355" w:author="Stefanie Lane" w:date="2022-06-23T13:35:00Z">
                  <w:rPr>
                    <w:ins w:id="4356" w:author="Stefanie Lane" w:date="2022-06-23T13:35:00Z"/>
                  </w:rPr>
                </w:rPrChange>
              </w:rPr>
              <w:pPrChange w:id="4357" w:author="Stefanie Lane" w:date="2022-06-23T13:35:00Z">
                <w:pPr>
                  <w:jc w:val="center"/>
                </w:pPr>
              </w:pPrChange>
            </w:pPr>
            <w:ins w:id="4358" w:author="Stefanie Lane" w:date="2022-06-23T13:35:00Z">
              <w:r w:rsidRPr="00CB11B1">
                <w:rPr>
                  <w:rFonts w:ascii="Calibri" w:eastAsia="Times New Roman" w:hAnsi="Calibri" w:cs="Calibri"/>
                  <w:color w:val="000000"/>
                  <w:sz w:val="20"/>
                  <w:szCs w:val="20"/>
                  <w:rPrChange w:id="4359" w:author="Stefanie Lane" w:date="2022-06-23T13:35:00Z">
                    <w:rPr/>
                  </w:rPrChange>
                </w:rPr>
                <w:t>0.807</w:t>
              </w:r>
            </w:ins>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CB11B1" w:rsidRDefault="00CB11B1">
            <w:pPr>
              <w:spacing w:after="0" w:line="240" w:lineRule="auto"/>
              <w:jc w:val="center"/>
              <w:rPr>
                <w:ins w:id="4360" w:author="Stefanie Lane" w:date="2022-06-23T13:35:00Z"/>
                <w:rFonts w:ascii="Calibri" w:eastAsia="Times New Roman" w:hAnsi="Calibri" w:cs="Calibri"/>
                <w:color w:val="000000"/>
                <w:sz w:val="20"/>
                <w:szCs w:val="20"/>
                <w:rPrChange w:id="4361" w:author="Stefanie Lane" w:date="2022-06-23T13:35:00Z">
                  <w:rPr>
                    <w:ins w:id="4362" w:author="Stefanie Lane" w:date="2022-06-23T13:35:00Z"/>
                  </w:rPr>
                </w:rPrChange>
              </w:rPr>
              <w:pPrChange w:id="4363" w:author="Stefanie Lane" w:date="2022-06-23T13:35:00Z">
                <w:pPr>
                  <w:jc w:val="center"/>
                </w:pPr>
              </w:pPrChange>
            </w:pPr>
            <w:ins w:id="4364" w:author="Stefanie Lane" w:date="2022-06-23T13:35:00Z">
              <w:r w:rsidRPr="00CB11B1">
                <w:rPr>
                  <w:rFonts w:ascii="Calibri" w:eastAsia="Times New Roman" w:hAnsi="Calibri" w:cs="Calibri"/>
                  <w:color w:val="000000"/>
                  <w:sz w:val="20"/>
                  <w:szCs w:val="20"/>
                  <w:rPrChange w:id="4365"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CB11B1" w:rsidRDefault="00CB11B1">
            <w:pPr>
              <w:spacing w:after="0" w:line="240" w:lineRule="auto"/>
              <w:rPr>
                <w:ins w:id="4366" w:author="Stefanie Lane" w:date="2022-06-23T13:35:00Z"/>
                <w:rFonts w:ascii="Calibri" w:eastAsia="Times New Roman" w:hAnsi="Calibri" w:cs="Calibri"/>
                <w:color w:val="000000"/>
                <w:sz w:val="20"/>
                <w:szCs w:val="20"/>
                <w:rPrChange w:id="4367" w:author="Stefanie Lane" w:date="2022-06-23T13:35:00Z">
                  <w:rPr>
                    <w:ins w:id="4368" w:author="Stefanie Lane" w:date="2022-06-23T13:35:00Z"/>
                  </w:rPr>
                </w:rPrChange>
              </w:rPr>
              <w:pPrChange w:id="4369" w:author="Stefanie Lane" w:date="2022-06-23T13:35:00Z">
                <w:pPr/>
              </w:pPrChange>
            </w:pPr>
            <w:ins w:id="4370" w:author="Stefanie Lane" w:date="2022-06-23T13:35:00Z">
              <w:r w:rsidRPr="00CB11B1">
                <w:rPr>
                  <w:rFonts w:ascii="Calibri" w:eastAsia="Times New Roman" w:hAnsi="Calibri" w:cs="Calibri"/>
                  <w:color w:val="000000"/>
                  <w:sz w:val="20"/>
                  <w:szCs w:val="20"/>
                  <w:rPrChange w:id="4371" w:author="Stefanie Lane" w:date="2022-06-23T13:35:00Z">
                    <w:rPr/>
                  </w:rPrChange>
                </w:rPr>
                <w:t> </w:t>
              </w:r>
            </w:ins>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CB11B1" w:rsidRDefault="00CB11B1">
            <w:pPr>
              <w:spacing w:after="0" w:line="240" w:lineRule="auto"/>
              <w:rPr>
                <w:ins w:id="4372" w:author="Stefanie Lane" w:date="2022-06-23T13:35:00Z"/>
                <w:rFonts w:ascii="Calibri" w:eastAsia="Times New Roman" w:hAnsi="Calibri" w:cs="Calibri"/>
                <w:i/>
                <w:iCs/>
                <w:color w:val="000000"/>
                <w:sz w:val="20"/>
                <w:szCs w:val="20"/>
                <w:rPrChange w:id="4373" w:author="Stefanie Lane" w:date="2022-06-23T13:35:00Z">
                  <w:rPr>
                    <w:ins w:id="4374" w:author="Stefanie Lane" w:date="2022-06-23T13:35:00Z"/>
                  </w:rPr>
                </w:rPrChange>
              </w:rPr>
              <w:pPrChange w:id="4375" w:author="Stefanie Lane" w:date="2022-06-23T13:35:00Z">
                <w:pPr/>
              </w:pPrChange>
            </w:pPr>
            <w:ins w:id="4376" w:author="Stefanie Lane" w:date="2022-06-23T13:35:00Z">
              <w:r w:rsidRPr="00CB11B1">
                <w:rPr>
                  <w:rFonts w:ascii="Calibri" w:eastAsia="Times New Roman" w:hAnsi="Calibri" w:cs="Calibri"/>
                  <w:i/>
                  <w:iCs/>
                  <w:color w:val="000000"/>
                  <w:sz w:val="20"/>
                  <w:szCs w:val="20"/>
                  <w:rPrChange w:id="4377" w:author="Stefanie Lane" w:date="2022-06-23T13:35:00Z">
                    <w:rPr/>
                  </w:rPrChange>
                </w:rPr>
                <w:t>Menyanthes trifoliata</w:t>
              </w:r>
            </w:ins>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CB11B1" w:rsidRDefault="00CB11B1">
            <w:pPr>
              <w:spacing w:after="0" w:line="240" w:lineRule="auto"/>
              <w:jc w:val="center"/>
              <w:rPr>
                <w:ins w:id="4378" w:author="Stefanie Lane" w:date="2022-06-23T13:35:00Z"/>
                <w:rFonts w:ascii="Calibri" w:eastAsia="Times New Roman" w:hAnsi="Calibri" w:cs="Calibri"/>
                <w:color w:val="000000"/>
                <w:sz w:val="20"/>
                <w:szCs w:val="20"/>
                <w:rPrChange w:id="4379" w:author="Stefanie Lane" w:date="2022-06-23T13:35:00Z">
                  <w:rPr>
                    <w:ins w:id="4380" w:author="Stefanie Lane" w:date="2022-06-23T13:35:00Z"/>
                  </w:rPr>
                </w:rPrChange>
              </w:rPr>
              <w:pPrChange w:id="4381" w:author="Stefanie Lane" w:date="2022-06-23T13:35:00Z">
                <w:pPr>
                  <w:jc w:val="center"/>
                </w:pPr>
              </w:pPrChange>
            </w:pPr>
            <w:ins w:id="4382" w:author="Stefanie Lane" w:date="2022-06-23T13:35:00Z">
              <w:r w:rsidRPr="00CB11B1">
                <w:rPr>
                  <w:rFonts w:ascii="Calibri" w:eastAsia="Times New Roman" w:hAnsi="Calibri" w:cs="Calibri"/>
                  <w:color w:val="000000"/>
                  <w:sz w:val="20"/>
                  <w:szCs w:val="20"/>
                  <w:rPrChange w:id="4383" w:author="Stefanie Lane" w:date="2022-06-23T13:35:00Z">
                    <w:rPr/>
                  </w:rPrChange>
                </w:rPr>
                <w:t>0.782</w:t>
              </w:r>
            </w:ins>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CB11B1" w:rsidRDefault="00CB11B1">
            <w:pPr>
              <w:spacing w:after="0" w:line="240" w:lineRule="auto"/>
              <w:jc w:val="center"/>
              <w:rPr>
                <w:ins w:id="4384" w:author="Stefanie Lane" w:date="2022-06-23T13:35:00Z"/>
                <w:rFonts w:ascii="Calibri" w:eastAsia="Times New Roman" w:hAnsi="Calibri" w:cs="Calibri"/>
                <w:color w:val="000000"/>
                <w:sz w:val="20"/>
                <w:szCs w:val="20"/>
                <w:rPrChange w:id="4385" w:author="Stefanie Lane" w:date="2022-06-23T13:35:00Z">
                  <w:rPr>
                    <w:ins w:id="4386" w:author="Stefanie Lane" w:date="2022-06-23T13:35:00Z"/>
                  </w:rPr>
                </w:rPrChange>
              </w:rPr>
              <w:pPrChange w:id="4387" w:author="Stefanie Lane" w:date="2022-06-23T13:35:00Z">
                <w:pPr>
                  <w:jc w:val="center"/>
                </w:pPr>
              </w:pPrChange>
            </w:pPr>
            <w:ins w:id="4388" w:author="Stefanie Lane" w:date="2022-06-23T13:35:00Z">
              <w:r w:rsidRPr="00CB11B1">
                <w:rPr>
                  <w:rFonts w:ascii="Calibri" w:eastAsia="Times New Roman" w:hAnsi="Calibri" w:cs="Calibri"/>
                  <w:color w:val="000000"/>
                  <w:sz w:val="20"/>
                  <w:szCs w:val="20"/>
                  <w:rPrChange w:id="4389"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CB11B1" w:rsidRDefault="00CB11B1">
            <w:pPr>
              <w:spacing w:after="0" w:line="240" w:lineRule="auto"/>
              <w:rPr>
                <w:ins w:id="4390" w:author="Stefanie Lane" w:date="2022-06-23T13:35:00Z"/>
                <w:rFonts w:ascii="Calibri" w:eastAsia="Times New Roman" w:hAnsi="Calibri" w:cs="Calibri"/>
                <w:color w:val="000000"/>
                <w:sz w:val="20"/>
                <w:szCs w:val="20"/>
                <w:rPrChange w:id="4391" w:author="Stefanie Lane" w:date="2022-06-23T13:35:00Z">
                  <w:rPr>
                    <w:ins w:id="4392" w:author="Stefanie Lane" w:date="2022-06-23T13:35:00Z"/>
                  </w:rPr>
                </w:rPrChange>
              </w:rPr>
              <w:pPrChange w:id="4393" w:author="Stefanie Lane" w:date="2022-06-23T13:35:00Z">
                <w:pPr/>
              </w:pPrChange>
            </w:pPr>
            <w:ins w:id="4394" w:author="Stefanie Lane" w:date="2022-06-23T13:35:00Z">
              <w:r w:rsidRPr="00CB11B1">
                <w:rPr>
                  <w:rFonts w:ascii="Calibri" w:eastAsia="Times New Roman" w:hAnsi="Calibri" w:cs="Calibri"/>
                  <w:color w:val="000000"/>
                  <w:sz w:val="20"/>
                  <w:szCs w:val="20"/>
                  <w:rPrChange w:id="4395" w:author="Stefanie Lane" w:date="2022-06-23T13:35:00Z">
                    <w:rPr/>
                  </w:rPrChange>
                </w:rPr>
                <w:t> </w:t>
              </w:r>
            </w:ins>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CB11B1" w:rsidRDefault="00CB11B1">
            <w:pPr>
              <w:spacing w:after="0" w:line="240" w:lineRule="auto"/>
              <w:rPr>
                <w:ins w:id="4396" w:author="Stefanie Lane" w:date="2022-06-23T13:35:00Z"/>
                <w:rFonts w:ascii="Calibri" w:eastAsia="Times New Roman" w:hAnsi="Calibri" w:cs="Calibri"/>
                <w:i/>
                <w:iCs/>
                <w:sz w:val="20"/>
                <w:szCs w:val="20"/>
                <w:rPrChange w:id="4397" w:author="Stefanie Lane" w:date="2022-06-23T13:35:00Z">
                  <w:rPr>
                    <w:ins w:id="4398" w:author="Stefanie Lane" w:date="2022-06-23T13:35:00Z"/>
                  </w:rPr>
                </w:rPrChange>
              </w:rPr>
              <w:pPrChange w:id="4399" w:author="Stefanie Lane" w:date="2022-06-23T13:35:00Z">
                <w:pPr/>
              </w:pPrChange>
            </w:pPr>
            <w:ins w:id="4400" w:author="Stefanie Lane" w:date="2022-06-23T13:35:00Z">
              <w:r w:rsidRPr="00CB11B1">
                <w:rPr>
                  <w:rFonts w:ascii="Calibri" w:eastAsia="Times New Roman" w:hAnsi="Calibri" w:cs="Calibri"/>
                  <w:i/>
                  <w:iCs/>
                  <w:sz w:val="20"/>
                  <w:szCs w:val="20"/>
                  <w:rPrChange w:id="4401" w:author="Stefanie Lane" w:date="2022-06-23T13:35:00Z">
                    <w:rPr/>
                  </w:rPrChange>
                </w:rPr>
                <w:t>Mentha aquatica</w:t>
              </w:r>
            </w:ins>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CB11B1" w:rsidRDefault="00CB11B1">
            <w:pPr>
              <w:spacing w:after="0" w:line="240" w:lineRule="auto"/>
              <w:jc w:val="center"/>
              <w:rPr>
                <w:ins w:id="4402" w:author="Stefanie Lane" w:date="2022-06-23T13:35:00Z"/>
                <w:rFonts w:ascii="Calibri" w:eastAsia="Times New Roman" w:hAnsi="Calibri" w:cs="Calibri"/>
                <w:color w:val="000000"/>
                <w:sz w:val="20"/>
                <w:szCs w:val="20"/>
                <w:rPrChange w:id="4403" w:author="Stefanie Lane" w:date="2022-06-23T13:35:00Z">
                  <w:rPr>
                    <w:ins w:id="4404" w:author="Stefanie Lane" w:date="2022-06-23T13:35:00Z"/>
                  </w:rPr>
                </w:rPrChange>
              </w:rPr>
              <w:pPrChange w:id="4405" w:author="Stefanie Lane" w:date="2022-06-23T13:35:00Z">
                <w:pPr>
                  <w:jc w:val="center"/>
                </w:pPr>
              </w:pPrChange>
            </w:pPr>
            <w:ins w:id="4406" w:author="Stefanie Lane" w:date="2022-06-23T13:35:00Z">
              <w:r w:rsidRPr="00CB11B1">
                <w:rPr>
                  <w:rFonts w:ascii="Calibri" w:eastAsia="Times New Roman" w:hAnsi="Calibri" w:cs="Calibri"/>
                  <w:color w:val="000000"/>
                  <w:sz w:val="20"/>
                  <w:szCs w:val="20"/>
                  <w:rPrChange w:id="4407" w:author="Stefanie Lane" w:date="2022-06-23T13:35:00Z">
                    <w:rPr/>
                  </w:rPrChange>
                </w:rPr>
                <w:t>0.752</w:t>
              </w:r>
            </w:ins>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CB11B1" w:rsidRDefault="00CB11B1">
            <w:pPr>
              <w:spacing w:after="0" w:line="240" w:lineRule="auto"/>
              <w:jc w:val="center"/>
              <w:rPr>
                <w:ins w:id="4408" w:author="Stefanie Lane" w:date="2022-06-23T13:35:00Z"/>
                <w:rFonts w:ascii="Calibri" w:eastAsia="Times New Roman" w:hAnsi="Calibri" w:cs="Calibri"/>
                <w:color w:val="000000"/>
                <w:sz w:val="20"/>
                <w:szCs w:val="20"/>
                <w:rPrChange w:id="4409" w:author="Stefanie Lane" w:date="2022-06-23T13:35:00Z">
                  <w:rPr>
                    <w:ins w:id="4410" w:author="Stefanie Lane" w:date="2022-06-23T13:35:00Z"/>
                  </w:rPr>
                </w:rPrChange>
              </w:rPr>
              <w:pPrChange w:id="4411" w:author="Stefanie Lane" w:date="2022-06-23T13:35:00Z">
                <w:pPr>
                  <w:jc w:val="center"/>
                </w:pPr>
              </w:pPrChange>
            </w:pPr>
            <w:ins w:id="4412" w:author="Stefanie Lane" w:date="2022-06-23T13:35:00Z">
              <w:r w:rsidRPr="00CB11B1">
                <w:rPr>
                  <w:rFonts w:ascii="Calibri" w:eastAsia="Times New Roman" w:hAnsi="Calibri" w:cs="Calibri"/>
                  <w:color w:val="000000"/>
                  <w:sz w:val="20"/>
                  <w:szCs w:val="20"/>
                  <w:rPrChange w:id="4413" w:author="Stefanie Lane" w:date="2022-06-23T13:35:00Z">
                    <w:rPr/>
                  </w:rPrChange>
                </w:rPr>
                <w:t>0.001</w:t>
              </w:r>
            </w:ins>
          </w:p>
        </w:tc>
      </w:tr>
      <w:tr w:rsidR="00CB11B1" w:rsidRPr="00CB11B1" w14:paraId="2E7BEB10" w14:textId="77777777" w:rsidTr="00CB11B1">
        <w:trPr>
          <w:trHeight w:val="260"/>
          <w:ins w:id="4414"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CB11B1" w:rsidRDefault="00CB11B1">
            <w:pPr>
              <w:spacing w:after="0" w:line="240" w:lineRule="auto"/>
              <w:rPr>
                <w:ins w:id="4415" w:author="Stefanie Lane" w:date="2022-06-23T13:35:00Z"/>
                <w:rFonts w:ascii="Calibri" w:eastAsia="Times New Roman" w:hAnsi="Calibri" w:cs="Calibri"/>
                <w:color w:val="000000"/>
                <w:sz w:val="20"/>
                <w:szCs w:val="20"/>
                <w:rPrChange w:id="4416" w:author="Stefanie Lane" w:date="2022-06-23T13:35:00Z">
                  <w:rPr>
                    <w:ins w:id="4417" w:author="Stefanie Lane" w:date="2022-06-23T13:35:00Z"/>
                  </w:rPr>
                </w:rPrChange>
              </w:rPr>
              <w:pPrChange w:id="4418"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CB11B1" w:rsidRDefault="00CB11B1">
            <w:pPr>
              <w:spacing w:after="0" w:line="240" w:lineRule="auto"/>
              <w:rPr>
                <w:ins w:id="4419" w:author="Stefanie Lane" w:date="2022-06-23T13:35:00Z"/>
                <w:rFonts w:ascii="Calibri" w:eastAsia="Times New Roman" w:hAnsi="Calibri" w:cs="Calibri"/>
                <w:i/>
                <w:iCs/>
                <w:sz w:val="20"/>
                <w:szCs w:val="20"/>
                <w:rPrChange w:id="4420" w:author="Stefanie Lane" w:date="2022-06-23T13:35:00Z">
                  <w:rPr>
                    <w:ins w:id="4421" w:author="Stefanie Lane" w:date="2022-06-23T13:35:00Z"/>
                  </w:rPr>
                </w:rPrChange>
              </w:rPr>
              <w:pPrChange w:id="4422" w:author="Stefanie Lane" w:date="2022-06-23T13:35:00Z">
                <w:pPr/>
              </w:pPrChange>
            </w:pPr>
            <w:ins w:id="4423" w:author="Stefanie Lane" w:date="2022-06-23T13:35:00Z">
              <w:r w:rsidRPr="00CB11B1">
                <w:rPr>
                  <w:rFonts w:ascii="Calibri" w:eastAsia="Times New Roman" w:hAnsi="Calibri" w:cs="Calibri"/>
                  <w:i/>
                  <w:iCs/>
                  <w:sz w:val="20"/>
                  <w:szCs w:val="20"/>
                  <w:rPrChange w:id="4424" w:author="Stefanie Lane" w:date="2022-06-23T13:35:00Z">
                    <w:rPr/>
                  </w:rPrChange>
                </w:rPr>
                <w:t>Myosotis scorpioides</w:t>
              </w:r>
            </w:ins>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CB11B1" w:rsidRDefault="00CB11B1">
            <w:pPr>
              <w:spacing w:after="0" w:line="240" w:lineRule="auto"/>
              <w:jc w:val="center"/>
              <w:rPr>
                <w:ins w:id="4425" w:author="Stefanie Lane" w:date="2022-06-23T13:35:00Z"/>
                <w:rFonts w:ascii="Calibri" w:eastAsia="Times New Roman" w:hAnsi="Calibri" w:cs="Calibri"/>
                <w:color w:val="000000"/>
                <w:sz w:val="20"/>
                <w:szCs w:val="20"/>
                <w:rPrChange w:id="4426" w:author="Stefanie Lane" w:date="2022-06-23T13:35:00Z">
                  <w:rPr>
                    <w:ins w:id="4427" w:author="Stefanie Lane" w:date="2022-06-23T13:35:00Z"/>
                  </w:rPr>
                </w:rPrChange>
              </w:rPr>
              <w:pPrChange w:id="4428" w:author="Stefanie Lane" w:date="2022-06-23T13:35:00Z">
                <w:pPr>
                  <w:jc w:val="center"/>
                </w:pPr>
              </w:pPrChange>
            </w:pPr>
            <w:ins w:id="4429" w:author="Stefanie Lane" w:date="2022-06-23T13:35:00Z">
              <w:r w:rsidRPr="00CB11B1">
                <w:rPr>
                  <w:rFonts w:ascii="Calibri" w:eastAsia="Times New Roman" w:hAnsi="Calibri" w:cs="Calibri"/>
                  <w:color w:val="000000"/>
                  <w:sz w:val="20"/>
                  <w:szCs w:val="20"/>
                  <w:rPrChange w:id="4430" w:author="Stefanie Lane" w:date="2022-06-23T13:35:00Z">
                    <w:rPr/>
                  </w:rPrChange>
                </w:rPr>
                <w:t>0.577</w:t>
              </w:r>
            </w:ins>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CB11B1" w:rsidRDefault="00CB11B1">
            <w:pPr>
              <w:spacing w:after="0" w:line="240" w:lineRule="auto"/>
              <w:jc w:val="center"/>
              <w:rPr>
                <w:ins w:id="4431" w:author="Stefanie Lane" w:date="2022-06-23T13:35:00Z"/>
                <w:rFonts w:ascii="Calibri" w:eastAsia="Times New Roman" w:hAnsi="Calibri" w:cs="Calibri"/>
                <w:color w:val="000000"/>
                <w:sz w:val="20"/>
                <w:szCs w:val="20"/>
                <w:rPrChange w:id="4432" w:author="Stefanie Lane" w:date="2022-06-23T13:35:00Z">
                  <w:rPr>
                    <w:ins w:id="4433" w:author="Stefanie Lane" w:date="2022-06-23T13:35:00Z"/>
                  </w:rPr>
                </w:rPrChange>
              </w:rPr>
              <w:pPrChange w:id="4434" w:author="Stefanie Lane" w:date="2022-06-23T13:35:00Z">
                <w:pPr>
                  <w:jc w:val="center"/>
                </w:pPr>
              </w:pPrChange>
            </w:pPr>
            <w:ins w:id="4435" w:author="Stefanie Lane" w:date="2022-06-23T13:35:00Z">
              <w:r w:rsidRPr="00CB11B1">
                <w:rPr>
                  <w:rFonts w:ascii="Calibri" w:eastAsia="Times New Roman" w:hAnsi="Calibri" w:cs="Calibri"/>
                  <w:color w:val="000000"/>
                  <w:sz w:val="20"/>
                  <w:szCs w:val="20"/>
                  <w:rPrChange w:id="4436"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0E1D8F9D" w14:textId="77777777" w:rsidR="00CB11B1" w:rsidRPr="00CB11B1" w:rsidRDefault="00CB11B1">
            <w:pPr>
              <w:spacing w:after="0" w:line="240" w:lineRule="auto"/>
              <w:jc w:val="center"/>
              <w:rPr>
                <w:ins w:id="4437" w:author="Stefanie Lane" w:date="2022-06-23T13:35:00Z"/>
                <w:rFonts w:ascii="Calibri" w:eastAsia="Times New Roman" w:hAnsi="Calibri" w:cs="Calibri"/>
                <w:color w:val="000000"/>
                <w:sz w:val="20"/>
                <w:szCs w:val="20"/>
                <w:rPrChange w:id="4438" w:author="Stefanie Lane" w:date="2022-06-23T13:35:00Z">
                  <w:rPr>
                    <w:ins w:id="4439" w:author="Stefanie Lane" w:date="2022-06-23T13:35:00Z"/>
                  </w:rPr>
                </w:rPrChange>
              </w:rPr>
              <w:pPrChange w:id="4440"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1F1B33CF" w14:textId="77777777" w:rsidR="00CB11B1" w:rsidRPr="00CB11B1" w:rsidRDefault="00CB11B1">
            <w:pPr>
              <w:spacing w:after="0" w:line="240" w:lineRule="auto"/>
              <w:rPr>
                <w:ins w:id="4441" w:author="Stefanie Lane" w:date="2022-06-23T13:35:00Z"/>
                <w:rFonts w:ascii="Calibri" w:eastAsia="Times New Roman" w:hAnsi="Calibri" w:cs="Calibri"/>
                <w:i/>
                <w:iCs/>
                <w:sz w:val="20"/>
                <w:szCs w:val="20"/>
                <w:rPrChange w:id="4442" w:author="Stefanie Lane" w:date="2022-06-23T13:35:00Z">
                  <w:rPr>
                    <w:ins w:id="4443" w:author="Stefanie Lane" w:date="2022-06-23T13:35:00Z"/>
                  </w:rPr>
                </w:rPrChange>
              </w:rPr>
              <w:pPrChange w:id="4444" w:author="Stefanie Lane" w:date="2022-06-23T13:35:00Z">
                <w:pPr/>
              </w:pPrChange>
            </w:pPr>
            <w:ins w:id="4445" w:author="Stefanie Lane" w:date="2022-06-23T13:35:00Z">
              <w:r w:rsidRPr="00CB11B1">
                <w:rPr>
                  <w:rFonts w:ascii="Calibri" w:eastAsia="Times New Roman" w:hAnsi="Calibri" w:cs="Calibri"/>
                  <w:i/>
                  <w:iCs/>
                  <w:sz w:val="20"/>
                  <w:szCs w:val="20"/>
                  <w:rPrChange w:id="4446" w:author="Stefanie Lane" w:date="2022-06-23T13:35:00Z">
                    <w:rPr/>
                  </w:rPrChange>
                </w:rPr>
                <w:t>Leersia oryzoides</w:t>
              </w:r>
            </w:ins>
          </w:p>
        </w:tc>
        <w:tc>
          <w:tcPr>
            <w:tcW w:w="706" w:type="dxa"/>
            <w:tcBorders>
              <w:top w:val="nil"/>
              <w:left w:val="nil"/>
              <w:bottom w:val="nil"/>
              <w:right w:val="nil"/>
            </w:tcBorders>
            <w:shd w:val="clear" w:color="auto" w:fill="auto"/>
            <w:noWrap/>
            <w:vAlign w:val="bottom"/>
            <w:hideMark/>
          </w:tcPr>
          <w:p w14:paraId="719F4165" w14:textId="77777777" w:rsidR="00CB11B1" w:rsidRPr="00CB11B1" w:rsidRDefault="00CB11B1">
            <w:pPr>
              <w:spacing w:after="0" w:line="240" w:lineRule="auto"/>
              <w:jc w:val="center"/>
              <w:rPr>
                <w:ins w:id="4447" w:author="Stefanie Lane" w:date="2022-06-23T13:35:00Z"/>
                <w:rFonts w:ascii="Calibri" w:eastAsia="Times New Roman" w:hAnsi="Calibri" w:cs="Calibri"/>
                <w:color w:val="000000"/>
                <w:sz w:val="20"/>
                <w:szCs w:val="20"/>
                <w:rPrChange w:id="4448" w:author="Stefanie Lane" w:date="2022-06-23T13:35:00Z">
                  <w:rPr>
                    <w:ins w:id="4449" w:author="Stefanie Lane" w:date="2022-06-23T13:35:00Z"/>
                  </w:rPr>
                </w:rPrChange>
              </w:rPr>
              <w:pPrChange w:id="4450" w:author="Stefanie Lane" w:date="2022-06-23T13:35:00Z">
                <w:pPr>
                  <w:jc w:val="center"/>
                </w:pPr>
              </w:pPrChange>
            </w:pPr>
            <w:ins w:id="4451" w:author="Stefanie Lane" w:date="2022-06-23T13:35:00Z">
              <w:r w:rsidRPr="00CB11B1">
                <w:rPr>
                  <w:rFonts w:ascii="Calibri" w:eastAsia="Times New Roman" w:hAnsi="Calibri" w:cs="Calibri"/>
                  <w:color w:val="000000"/>
                  <w:sz w:val="20"/>
                  <w:szCs w:val="20"/>
                  <w:rPrChange w:id="4452" w:author="Stefanie Lane" w:date="2022-06-23T13:35:00Z">
                    <w:rPr/>
                  </w:rPrChange>
                </w:rPr>
                <w:t>0.495</w:t>
              </w:r>
            </w:ins>
          </w:p>
        </w:tc>
        <w:tc>
          <w:tcPr>
            <w:tcW w:w="737" w:type="dxa"/>
            <w:tcBorders>
              <w:top w:val="nil"/>
              <w:left w:val="nil"/>
              <w:bottom w:val="nil"/>
              <w:right w:val="nil"/>
            </w:tcBorders>
            <w:shd w:val="clear" w:color="auto" w:fill="auto"/>
            <w:noWrap/>
            <w:vAlign w:val="bottom"/>
            <w:hideMark/>
          </w:tcPr>
          <w:p w14:paraId="059CBE8D" w14:textId="77777777" w:rsidR="00CB11B1" w:rsidRPr="00CB11B1" w:rsidRDefault="00CB11B1">
            <w:pPr>
              <w:spacing w:after="0" w:line="240" w:lineRule="auto"/>
              <w:jc w:val="center"/>
              <w:rPr>
                <w:ins w:id="4453" w:author="Stefanie Lane" w:date="2022-06-23T13:35:00Z"/>
                <w:rFonts w:ascii="Calibri" w:eastAsia="Times New Roman" w:hAnsi="Calibri" w:cs="Calibri"/>
                <w:color w:val="000000"/>
                <w:sz w:val="20"/>
                <w:szCs w:val="20"/>
                <w:rPrChange w:id="4454" w:author="Stefanie Lane" w:date="2022-06-23T13:35:00Z">
                  <w:rPr>
                    <w:ins w:id="4455" w:author="Stefanie Lane" w:date="2022-06-23T13:35:00Z"/>
                  </w:rPr>
                </w:rPrChange>
              </w:rPr>
              <w:pPrChange w:id="4456" w:author="Stefanie Lane" w:date="2022-06-23T13:35:00Z">
                <w:pPr>
                  <w:jc w:val="center"/>
                </w:pPr>
              </w:pPrChange>
            </w:pPr>
            <w:ins w:id="4457" w:author="Stefanie Lane" w:date="2022-06-23T13:35:00Z">
              <w:r w:rsidRPr="00CB11B1">
                <w:rPr>
                  <w:rFonts w:ascii="Calibri" w:eastAsia="Times New Roman" w:hAnsi="Calibri" w:cs="Calibri"/>
                  <w:color w:val="000000"/>
                  <w:sz w:val="20"/>
                  <w:szCs w:val="20"/>
                  <w:rPrChange w:id="4458"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6946C844" w14:textId="77777777" w:rsidR="00CB11B1" w:rsidRPr="00CB11B1" w:rsidRDefault="00CB11B1">
            <w:pPr>
              <w:spacing w:after="0" w:line="240" w:lineRule="auto"/>
              <w:jc w:val="center"/>
              <w:rPr>
                <w:ins w:id="4459" w:author="Stefanie Lane" w:date="2022-06-23T13:35:00Z"/>
                <w:rFonts w:ascii="Calibri" w:eastAsia="Times New Roman" w:hAnsi="Calibri" w:cs="Calibri"/>
                <w:color w:val="000000"/>
                <w:sz w:val="20"/>
                <w:szCs w:val="20"/>
                <w:rPrChange w:id="4460" w:author="Stefanie Lane" w:date="2022-06-23T13:35:00Z">
                  <w:rPr>
                    <w:ins w:id="4461" w:author="Stefanie Lane" w:date="2022-06-23T13:35:00Z"/>
                  </w:rPr>
                </w:rPrChange>
              </w:rPr>
              <w:pPrChange w:id="4462" w:author="Stefanie Lane" w:date="2022-06-23T13:35:00Z">
                <w:pPr>
                  <w:jc w:val="center"/>
                </w:pPr>
              </w:pPrChange>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CB11B1" w:rsidRDefault="00CB11B1">
            <w:pPr>
              <w:spacing w:after="0" w:line="240" w:lineRule="auto"/>
              <w:rPr>
                <w:ins w:id="4463" w:author="Stefanie Lane" w:date="2022-06-23T13:35:00Z"/>
                <w:rFonts w:ascii="Calibri" w:eastAsia="Times New Roman" w:hAnsi="Calibri" w:cs="Calibri"/>
                <w:i/>
                <w:iCs/>
                <w:color w:val="000000"/>
                <w:sz w:val="20"/>
                <w:szCs w:val="20"/>
                <w:rPrChange w:id="4464" w:author="Stefanie Lane" w:date="2022-06-23T13:35:00Z">
                  <w:rPr>
                    <w:ins w:id="4465" w:author="Stefanie Lane" w:date="2022-06-23T13:35:00Z"/>
                  </w:rPr>
                </w:rPrChange>
              </w:rPr>
              <w:pPrChange w:id="4466" w:author="Stefanie Lane" w:date="2022-06-23T13:35:00Z">
                <w:pPr/>
              </w:pPrChange>
            </w:pPr>
            <w:ins w:id="4467" w:author="Stefanie Lane" w:date="2022-06-23T13:35:00Z">
              <w:r w:rsidRPr="00CB11B1">
                <w:rPr>
                  <w:rFonts w:ascii="Calibri" w:eastAsia="Times New Roman" w:hAnsi="Calibri" w:cs="Calibri"/>
                  <w:i/>
                  <w:iCs/>
                  <w:color w:val="000000"/>
                  <w:sz w:val="20"/>
                  <w:szCs w:val="20"/>
                  <w:rPrChange w:id="4468" w:author="Stefanie Lane" w:date="2022-06-23T13:35:00Z">
                    <w:rPr/>
                  </w:rPrChange>
                </w:rPr>
                <w:t>Menyanthes trifoliata</w:t>
              </w:r>
            </w:ins>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CB11B1" w:rsidRDefault="00CB11B1">
            <w:pPr>
              <w:spacing w:after="0" w:line="240" w:lineRule="auto"/>
              <w:jc w:val="center"/>
              <w:rPr>
                <w:ins w:id="4469" w:author="Stefanie Lane" w:date="2022-06-23T13:35:00Z"/>
                <w:rFonts w:ascii="Calibri" w:eastAsia="Times New Roman" w:hAnsi="Calibri" w:cs="Calibri"/>
                <w:color w:val="000000"/>
                <w:sz w:val="20"/>
                <w:szCs w:val="20"/>
                <w:rPrChange w:id="4470" w:author="Stefanie Lane" w:date="2022-06-23T13:35:00Z">
                  <w:rPr>
                    <w:ins w:id="4471" w:author="Stefanie Lane" w:date="2022-06-23T13:35:00Z"/>
                  </w:rPr>
                </w:rPrChange>
              </w:rPr>
              <w:pPrChange w:id="4472" w:author="Stefanie Lane" w:date="2022-06-23T13:35:00Z">
                <w:pPr>
                  <w:jc w:val="center"/>
                </w:pPr>
              </w:pPrChange>
            </w:pPr>
            <w:ins w:id="4473" w:author="Stefanie Lane" w:date="2022-06-23T13:35:00Z">
              <w:r w:rsidRPr="00CB11B1">
                <w:rPr>
                  <w:rFonts w:ascii="Calibri" w:eastAsia="Times New Roman" w:hAnsi="Calibri" w:cs="Calibri"/>
                  <w:color w:val="000000"/>
                  <w:sz w:val="20"/>
                  <w:szCs w:val="20"/>
                  <w:rPrChange w:id="4474" w:author="Stefanie Lane" w:date="2022-06-23T13:35:00Z">
                    <w:rPr/>
                  </w:rPrChange>
                </w:rPr>
                <w:t>0.709</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CB11B1" w:rsidRDefault="00CB11B1">
            <w:pPr>
              <w:spacing w:after="0" w:line="240" w:lineRule="auto"/>
              <w:jc w:val="center"/>
              <w:rPr>
                <w:ins w:id="4475" w:author="Stefanie Lane" w:date="2022-06-23T13:35:00Z"/>
                <w:rFonts w:ascii="Calibri" w:eastAsia="Times New Roman" w:hAnsi="Calibri" w:cs="Calibri"/>
                <w:color w:val="000000"/>
                <w:sz w:val="20"/>
                <w:szCs w:val="20"/>
                <w:rPrChange w:id="4476" w:author="Stefanie Lane" w:date="2022-06-23T13:35:00Z">
                  <w:rPr>
                    <w:ins w:id="4477" w:author="Stefanie Lane" w:date="2022-06-23T13:35:00Z"/>
                  </w:rPr>
                </w:rPrChange>
              </w:rPr>
              <w:pPrChange w:id="4478" w:author="Stefanie Lane" w:date="2022-06-23T13:35:00Z">
                <w:pPr>
                  <w:jc w:val="center"/>
                </w:pPr>
              </w:pPrChange>
            </w:pPr>
            <w:ins w:id="4479" w:author="Stefanie Lane" w:date="2022-06-23T13:35:00Z">
              <w:r w:rsidRPr="00CB11B1">
                <w:rPr>
                  <w:rFonts w:ascii="Calibri" w:eastAsia="Times New Roman" w:hAnsi="Calibri" w:cs="Calibri"/>
                  <w:color w:val="000000"/>
                  <w:sz w:val="20"/>
                  <w:szCs w:val="20"/>
                  <w:rPrChange w:id="4480" w:author="Stefanie Lane" w:date="2022-06-23T13:35:00Z">
                    <w:rPr/>
                  </w:rPrChange>
                </w:rPr>
                <w:t>0.001</w:t>
              </w:r>
            </w:ins>
          </w:p>
        </w:tc>
      </w:tr>
      <w:tr w:rsidR="00CB11B1" w:rsidRPr="00CB11B1" w14:paraId="142478E9" w14:textId="77777777" w:rsidTr="00CB11B1">
        <w:trPr>
          <w:trHeight w:val="260"/>
          <w:ins w:id="4481"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CB11B1" w:rsidRDefault="00CB11B1">
            <w:pPr>
              <w:spacing w:after="0" w:line="240" w:lineRule="auto"/>
              <w:rPr>
                <w:ins w:id="4482" w:author="Stefanie Lane" w:date="2022-06-23T13:35:00Z"/>
                <w:rFonts w:ascii="Calibri" w:eastAsia="Times New Roman" w:hAnsi="Calibri" w:cs="Calibri"/>
                <w:color w:val="000000"/>
                <w:sz w:val="20"/>
                <w:szCs w:val="20"/>
                <w:rPrChange w:id="4483" w:author="Stefanie Lane" w:date="2022-06-23T13:35:00Z">
                  <w:rPr>
                    <w:ins w:id="4484" w:author="Stefanie Lane" w:date="2022-06-23T13:35:00Z"/>
                  </w:rPr>
                </w:rPrChange>
              </w:rPr>
              <w:pPrChange w:id="4485" w:author="Stefanie Lane" w:date="2022-06-23T13:35:00Z">
                <w:pPr/>
              </w:pPrChange>
            </w:pPr>
          </w:p>
        </w:tc>
        <w:tc>
          <w:tcPr>
            <w:tcW w:w="3077" w:type="dxa"/>
            <w:tcBorders>
              <w:top w:val="nil"/>
              <w:left w:val="nil"/>
              <w:bottom w:val="nil"/>
              <w:right w:val="nil"/>
            </w:tcBorders>
            <w:shd w:val="clear" w:color="auto" w:fill="auto"/>
            <w:noWrap/>
            <w:vAlign w:val="bottom"/>
            <w:hideMark/>
          </w:tcPr>
          <w:p w14:paraId="0435F9F2" w14:textId="77777777" w:rsidR="00CB11B1" w:rsidRPr="00CB11B1" w:rsidRDefault="00CB11B1">
            <w:pPr>
              <w:spacing w:after="0" w:line="240" w:lineRule="auto"/>
              <w:rPr>
                <w:ins w:id="4486" w:author="Stefanie Lane" w:date="2022-06-23T13:35:00Z"/>
                <w:rFonts w:ascii="Calibri" w:eastAsia="Times New Roman" w:hAnsi="Calibri" w:cs="Calibri"/>
                <w:i/>
                <w:iCs/>
                <w:color w:val="000000"/>
                <w:sz w:val="20"/>
                <w:szCs w:val="20"/>
                <w:rPrChange w:id="4487" w:author="Stefanie Lane" w:date="2022-06-23T13:35:00Z">
                  <w:rPr>
                    <w:ins w:id="4488" w:author="Stefanie Lane" w:date="2022-06-23T13:35:00Z"/>
                  </w:rPr>
                </w:rPrChange>
              </w:rPr>
              <w:pPrChange w:id="4489" w:author="Stefanie Lane" w:date="2022-06-23T13:35:00Z">
                <w:pPr/>
              </w:pPrChange>
            </w:pPr>
            <w:ins w:id="4490" w:author="Stefanie Lane" w:date="2022-06-23T13:35:00Z">
              <w:r w:rsidRPr="00CB11B1">
                <w:rPr>
                  <w:rFonts w:ascii="Calibri" w:eastAsia="Times New Roman" w:hAnsi="Calibri" w:cs="Calibri"/>
                  <w:i/>
                  <w:iCs/>
                  <w:color w:val="000000"/>
                  <w:sz w:val="20"/>
                  <w:szCs w:val="20"/>
                  <w:rPrChange w:id="4491" w:author="Stefanie Lane" w:date="2022-06-23T13:35:00Z">
                    <w:rPr/>
                  </w:rPrChange>
                </w:rPr>
                <w:t>Juncus articulatus</w:t>
              </w:r>
            </w:ins>
          </w:p>
        </w:tc>
        <w:tc>
          <w:tcPr>
            <w:tcW w:w="696" w:type="dxa"/>
            <w:tcBorders>
              <w:top w:val="nil"/>
              <w:left w:val="nil"/>
              <w:bottom w:val="nil"/>
              <w:right w:val="nil"/>
            </w:tcBorders>
            <w:shd w:val="clear" w:color="auto" w:fill="auto"/>
            <w:noWrap/>
            <w:vAlign w:val="bottom"/>
            <w:hideMark/>
          </w:tcPr>
          <w:p w14:paraId="25C27948" w14:textId="77777777" w:rsidR="00CB11B1" w:rsidRPr="00CB11B1" w:rsidRDefault="00CB11B1">
            <w:pPr>
              <w:spacing w:after="0" w:line="240" w:lineRule="auto"/>
              <w:jc w:val="center"/>
              <w:rPr>
                <w:ins w:id="4492" w:author="Stefanie Lane" w:date="2022-06-23T13:35:00Z"/>
                <w:rFonts w:ascii="Calibri" w:eastAsia="Times New Roman" w:hAnsi="Calibri" w:cs="Calibri"/>
                <w:color w:val="000000"/>
                <w:sz w:val="20"/>
                <w:szCs w:val="20"/>
                <w:rPrChange w:id="4493" w:author="Stefanie Lane" w:date="2022-06-23T13:35:00Z">
                  <w:rPr>
                    <w:ins w:id="4494" w:author="Stefanie Lane" w:date="2022-06-23T13:35:00Z"/>
                  </w:rPr>
                </w:rPrChange>
              </w:rPr>
              <w:pPrChange w:id="4495" w:author="Stefanie Lane" w:date="2022-06-23T13:35:00Z">
                <w:pPr>
                  <w:jc w:val="center"/>
                </w:pPr>
              </w:pPrChange>
            </w:pPr>
            <w:ins w:id="4496" w:author="Stefanie Lane" w:date="2022-06-23T13:35:00Z">
              <w:r w:rsidRPr="00CB11B1">
                <w:rPr>
                  <w:rFonts w:ascii="Calibri" w:eastAsia="Times New Roman" w:hAnsi="Calibri" w:cs="Calibri"/>
                  <w:color w:val="000000"/>
                  <w:sz w:val="20"/>
                  <w:szCs w:val="20"/>
                  <w:rPrChange w:id="4497" w:author="Stefanie Lane" w:date="2022-06-23T13:35:00Z">
                    <w:rPr/>
                  </w:rPrChange>
                </w:rPr>
                <w:t>0.523</w:t>
              </w:r>
            </w:ins>
          </w:p>
        </w:tc>
        <w:tc>
          <w:tcPr>
            <w:tcW w:w="727" w:type="dxa"/>
            <w:tcBorders>
              <w:top w:val="nil"/>
              <w:left w:val="nil"/>
              <w:bottom w:val="nil"/>
              <w:right w:val="nil"/>
            </w:tcBorders>
            <w:shd w:val="clear" w:color="auto" w:fill="auto"/>
            <w:noWrap/>
            <w:vAlign w:val="bottom"/>
            <w:hideMark/>
          </w:tcPr>
          <w:p w14:paraId="30B373C2" w14:textId="77777777" w:rsidR="00CB11B1" w:rsidRPr="00CB11B1" w:rsidRDefault="00CB11B1">
            <w:pPr>
              <w:spacing w:after="0" w:line="240" w:lineRule="auto"/>
              <w:jc w:val="center"/>
              <w:rPr>
                <w:ins w:id="4498" w:author="Stefanie Lane" w:date="2022-06-23T13:35:00Z"/>
                <w:rFonts w:ascii="Calibri" w:eastAsia="Times New Roman" w:hAnsi="Calibri" w:cs="Calibri"/>
                <w:color w:val="000000"/>
                <w:sz w:val="20"/>
                <w:szCs w:val="20"/>
                <w:rPrChange w:id="4499" w:author="Stefanie Lane" w:date="2022-06-23T13:35:00Z">
                  <w:rPr>
                    <w:ins w:id="4500" w:author="Stefanie Lane" w:date="2022-06-23T13:35:00Z"/>
                  </w:rPr>
                </w:rPrChange>
              </w:rPr>
              <w:pPrChange w:id="4501" w:author="Stefanie Lane" w:date="2022-06-23T13:35:00Z">
                <w:pPr>
                  <w:jc w:val="center"/>
                </w:pPr>
              </w:pPrChange>
            </w:pPr>
            <w:ins w:id="4502" w:author="Stefanie Lane" w:date="2022-06-23T13:35:00Z">
              <w:r w:rsidRPr="00CB11B1">
                <w:rPr>
                  <w:rFonts w:ascii="Calibri" w:eastAsia="Times New Roman" w:hAnsi="Calibri" w:cs="Calibri"/>
                  <w:color w:val="000000"/>
                  <w:sz w:val="20"/>
                  <w:szCs w:val="20"/>
                  <w:rPrChange w:id="4503"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6F6CA095" w14:textId="77777777" w:rsidR="00CB11B1" w:rsidRPr="00CB11B1" w:rsidRDefault="00CB11B1">
            <w:pPr>
              <w:spacing w:after="0" w:line="240" w:lineRule="auto"/>
              <w:jc w:val="center"/>
              <w:rPr>
                <w:ins w:id="4504" w:author="Stefanie Lane" w:date="2022-06-23T13:35:00Z"/>
                <w:rFonts w:ascii="Calibri" w:eastAsia="Times New Roman" w:hAnsi="Calibri" w:cs="Calibri"/>
                <w:color w:val="000000"/>
                <w:sz w:val="20"/>
                <w:szCs w:val="20"/>
                <w:rPrChange w:id="4505" w:author="Stefanie Lane" w:date="2022-06-23T13:35:00Z">
                  <w:rPr>
                    <w:ins w:id="4506" w:author="Stefanie Lane" w:date="2022-06-23T13:35:00Z"/>
                  </w:rPr>
                </w:rPrChange>
              </w:rPr>
              <w:pPrChange w:id="4507" w:author="Stefanie Lane" w:date="2022-06-23T13:35:00Z">
                <w:pPr>
                  <w:jc w:val="center"/>
                </w:pPr>
              </w:pPrChange>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CB11B1" w:rsidRDefault="00CB11B1">
            <w:pPr>
              <w:spacing w:after="0" w:line="240" w:lineRule="auto"/>
              <w:rPr>
                <w:ins w:id="4508" w:author="Stefanie Lane" w:date="2022-06-23T13:35:00Z"/>
                <w:rFonts w:ascii="Calibri" w:eastAsia="Times New Roman" w:hAnsi="Calibri" w:cs="Calibri"/>
                <w:i/>
                <w:iCs/>
                <w:sz w:val="20"/>
                <w:szCs w:val="20"/>
                <w:rPrChange w:id="4509" w:author="Stefanie Lane" w:date="2022-06-23T13:35:00Z">
                  <w:rPr>
                    <w:ins w:id="4510" w:author="Stefanie Lane" w:date="2022-06-23T13:35:00Z"/>
                  </w:rPr>
                </w:rPrChange>
              </w:rPr>
              <w:pPrChange w:id="4511" w:author="Stefanie Lane" w:date="2022-06-23T13:35:00Z">
                <w:pPr/>
              </w:pPrChange>
            </w:pPr>
            <w:ins w:id="4512" w:author="Stefanie Lane" w:date="2022-06-23T13:35:00Z">
              <w:r w:rsidRPr="00CB11B1">
                <w:rPr>
                  <w:rFonts w:ascii="Calibri" w:eastAsia="Times New Roman" w:hAnsi="Calibri" w:cs="Calibri"/>
                  <w:i/>
                  <w:iCs/>
                  <w:sz w:val="20"/>
                  <w:szCs w:val="20"/>
                  <w:rPrChange w:id="4513" w:author="Stefanie Lane" w:date="2022-06-23T13:35:00Z">
                    <w:rPr/>
                  </w:rPrChange>
                </w:rPr>
                <w:t>Mentha aquatica</w:t>
              </w:r>
            </w:ins>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CB11B1" w:rsidRDefault="00CB11B1">
            <w:pPr>
              <w:spacing w:after="0" w:line="240" w:lineRule="auto"/>
              <w:jc w:val="center"/>
              <w:rPr>
                <w:ins w:id="4514" w:author="Stefanie Lane" w:date="2022-06-23T13:35:00Z"/>
                <w:rFonts w:ascii="Calibri" w:eastAsia="Times New Roman" w:hAnsi="Calibri" w:cs="Calibri"/>
                <w:color w:val="000000"/>
                <w:sz w:val="20"/>
                <w:szCs w:val="20"/>
                <w:rPrChange w:id="4515" w:author="Stefanie Lane" w:date="2022-06-23T13:35:00Z">
                  <w:rPr>
                    <w:ins w:id="4516" w:author="Stefanie Lane" w:date="2022-06-23T13:35:00Z"/>
                  </w:rPr>
                </w:rPrChange>
              </w:rPr>
              <w:pPrChange w:id="4517" w:author="Stefanie Lane" w:date="2022-06-23T13:35:00Z">
                <w:pPr>
                  <w:jc w:val="center"/>
                </w:pPr>
              </w:pPrChange>
            </w:pPr>
            <w:ins w:id="4518" w:author="Stefanie Lane" w:date="2022-06-23T13:35:00Z">
              <w:r w:rsidRPr="00CB11B1">
                <w:rPr>
                  <w:rFonts w:ascii="Calibri" w:eastAsia="Times New Roman" w:hAnsi="Calibri" w:cs="Calibri"/>
                  <w:color w:val="000000"/>
                  <w:sz w:val="20"/>
                  <w:szCs w:val="20"/>
                  <w:rPrChange w:id="4519" w:author="Stefanie Lane" w:date="2022-06-23T13:35:00Z">
                    <w:rPr/>
                  </w:rPrChange>
                </w:rPr>
                <w:t>0.492</w:t>
              </w:r>
            </w:ins>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CB11B1" w:rsidRDefault="00CB11B1">
            <w:pPr>
              <w:spacing w:after="0" w:line="240" w:lineRule="auto"/>
              <w:jc w:val="center"/>
              <w:rPr>
                <w:ins w:id="4520" w:author="Stefanie Lane" w:date="2022-06-23T13:35:00Z"/>
                <w:rFonts w:ascii="Calibri" w:eastAsia="Times New Roman" w:hAnsi="Calibri" w:cs="Calibri"/>
                <w:color w:val="000000"/>
                <w:sz w:val="20"/>
                <w:szCs w:val="20"/>
                <w:rPrChange w:id="4521" w:author="Stefanie Lane" w:date="2022-06-23T13:35:00Z">
                  <w:rPr>
                    <w:ins w:id="4522" w:author="Stefanie Lane" w:date="2022-06-23T13:35:00Z"/>
                  </w:rPr>
                </w:rPrChange>
              </w:rPr>
              <w:pPrChange w:id="4523" w:author="Stefanie Lane" w:date="2022-06-23T13:35:00Z">
                <w:pPr>
                  <w:jc w:val="center"/>
                </w:pPr>
              </w:pPrChange>
            </w:pPr>
            <w:ins w:id="4524" w:author="Stefanie Lane" w:date="2022-06-23T13:35:00Z">
              <w:r w:rsidRPr="00CB11B1">
                <w:rPr>
                  <w:rFonts w:ascii="Calibri" w:eastAsia="Times New Roman" w:hAnsi="Calibri" w:cs="Calibri"/>
                  <w:color w:val="000000"/>
                  <w:sz w:val="20"/>
                  <w:szCs w:val="20"/>
                  <w:rPrChange w:id="4525"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05C5F895" w14:textId="77777777" w:rsidR="00CB11B1" w:rsidRPr="00CB11B1" w:rsidRDefault="00CB11B1">
            <w:pPr>
              <w:spacing w:after="0" w:line="240" w:lineRule="auto"/>
              <w:jc w:val="center"/>
              <w:rPr>
                <w:ins w:id="4526" w:author="Stefanie Lane" w:date="2022-06-23T13:35:00Z"/>
                <w:rFonts w:ascii="Calibri" w:eastAsia="Times New Roman" w:hAnsi="Calibri" w:cs="Calibri"/>
                <w:color w:val="000000"/>
                <w:sz w:val="20"/>
                <w:szCs w:val="20"/>
                <w:rPrChange w:id="4527" w:author="Stefanie Lane" w:date="2022-06-23T13:35:00Z">
                  <w:rPr>
                    <w:ins w:id="4528" w:author="Stefanie Lane" w:date="2022-06-23T13:35:00Z"/>
                  </w:rPr>
                </w:rPrChange>
              </w:rPr>
              <w:pPrChange w:id="4529" w:author="Stefanie Lane" w:date="2022-06-23T13:35:00Z">
                <w:pPr>
                  <w:jc w:val="center"/>
                </w:pPr>
              </w:pPrChange>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CB11B1" w:rsidRDefault="00CB11B1">
            <w:pPr>
              <w:spacing w:after="0" w:line="240" w:lineRule="auto"/>
              <w:rPr>
                <w:ins w:id="4530" w:author="Stefanie Lane" w:date="2022-06-23T13:35:00Z"/>
                <w:rFonts w:ascii="Calibri" w:eastAsia="Times New Roman" w:hAnsi="Calibri" w:cs="Calibri"/>
                <w:i/>
                <w:iCs/>
                <w:color w:val="000000"/>
                <w:sz w:val="20"/>
                <w:szCs w:val="20"/>
                <w:rPrChange w:id="4531" w:author="Stefanie Lane" w:date="2022-06-23T13:35:00Z">
                  <w:rPr>
                    <w:ins w:id="4532" w:author="Stefanie Lane" w:date="2022-06-23T13:35:00Z"/>
                  </w:rPr>
                </w:rPrChange>
              </w:rPr>
              <w:pPrChange w:id="4533" w:author="Stefanie Lane" w:date="2022-06-23T13:35:00Z">
                <w:pPr/>
              </w:pPrChange>
            </w:pPr>
            <w:ins w:id="4534" w:author="Stefanie Lane" w:date="2022-06-23T13:35:00Z">
              <w:r w:rsidRPr="00CB11B1">
                <w:rPr>
                  <w:rFonts w:ascii="Calibri" w:eastAsia="Times New Roman" w:hAnsi="Calibri" w:cs="Calibri"/>
                  <w:i/>
                  <w:iCs/>
                  <w:color w:val="000000"/>
                  <w:sz w:val="20"/>
                  <w:szCs w:val="20"/>
                  <w:rPrChange w:id="4535" w:author="Stefanie Lane" w:date="2022-06-23T13:35:00Z">
                    <w:rPr/>
                  </w:rPrChange>
                </w:rPr>
                <w:t>Lysimachia thyrsiflora</w:t>
              </w:r>
            </w:ins>
          </w:p>
        </w:tc>
        <w:tc>
          <w:tcPr>
            <w:tcW w:w="693" w:type="dxa"/>
            <w:tcBorders>
              <w:top w:val="nil"/>
              <w:left w:val="nil"/>
              <w:bottom w:val="nil"/>
              <w:right w:val="nil"/>
            </w:tcBorders>
            <w:shd w:val="clear" w:color="auto" w:fill="auto"/>
            <w:noWrap/>
            <w:vAlign w:val="bottom"/>
            <w:hideMark/>
          </w:tcPr>
          <w:p w14:paraId="61F3B48A" w14:textId="77777777" w:rsidR="00CB11B1" w:rsidRPr="00CB11B1" w:rsidRDefault="00CB11B1">
            <w:pPr>
              <w:spacing w:after="0" w:line="240" w:lineRule="auto"/>
              <w:jc w:val="center"/>
              <w:rPr>
                <w:ins w:id="4536" w:author="Stefanie Lane" w:date="2022-06-23T13:35:00Z"/>
                <w:rFonts w:ascii="Calibri" w:eastAsia="Times New Roman" w:hAnsi="Calibri" w:cs="Calibri"/>
                <w:color w:val="000000"/>
                <w:sz w:val="20"/>
                <w:szCs w:val="20"/>
                <w:rPrChange w:id="4537" w:author="Stefanie Lane" w:date="2022-06-23T13:35:00Z">
                  <w:rPr>
                    <w:ins w:id="4538" w:author="Stefanie Lane" w:date="2022-06-23T13:35:00Z"/>
                  </w:rPr>
                </w:rPrChange>
              </w:rPr>
              <w:pPrChange w:id="4539" w:author="Stefanie Lane" w:date="2022-06-23T13:35:00Z">
                <w:pPr>
                  <w:jc w:val="center"/>
                </w:pPr>
              </w:pPrChange>
            </w:pPr>
            <w:ins w:id="4540" w:author="Stefanie Lane" w:date="2022-06-23T13:35:00Z">
              <w:r w:rsidRPr="00CB11B1">
                <w:rPr>
                  <w:rFonts w:ascii="Calibri" w:eastAsia="Times New Roman" w:hAnsi="Calibri" w:cs="Calibri"/>
                  <w:color w:val="000000"/>
                  <w:sz w:val="20"/>
                  <w:szCs w:val="20"/>
                  <w:rPrChange w:id="4541" w:author="Stefanie Lane" w:date="2022-06-23T13:35:00Z">
                    <w:rPr/>
                  </w:rPrChange>
                </w:rPr>
                <w:t>0.547</w:t>
              </w:r>
            </w:ins>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CB11B1" w:rsidRDefault="00CB11B1">
            <w:pPr>
              <w:spacing w:after="0" w:line="240" w:lineRule="auto"/>
              <w:jc w:val="center"/>
              <w:rPr>
                <w:ins w:id="4542" w:author="Stefanie Lane" w:date="2022-06-23T13:35:00Z"/>
                <w:rFonts w:ascii="Calibri" w:eastAsia="Times New Roman" w:hAnsi="Calibri" w:cs="Calibri"/>
                <w:color w:val="000000"/>
                <w:sz w:val="20"/>
                <w:szCs w:val="20"/>
                <w:rPrChange w:id="4543" w:author="Stefanie Lane" w:date="2022-06-23T13:35:00Z">
                  <w:rPr>
                    <w:ins w:id="4544" w:author="Stefanie Lane" w:date="2022-06-23T13:35:00Z"/>
                  </w:rPr>
                </w:rPrChange>
              </w:rPr>
              <w:pPrChange w:id="4545" w:author="Stefanie Lane" w:date="2022-06-23T13:35:00Z">
                <w:pPr>
                  <w:jc w:val="center"/>
                </w:pPr>
              </w:pPrChange>
            </w:pPr>
            <w:ins w:id="4546" w:author="Stefanie Lane" w:date="2022-06-23T13:35:00Z">
              <w:r w:rsidRPr="00CB11B1">
                <w:rPr>
                  <w:rFonts w:ascii="Calibri" w:eastAsia="Times New Roman" w:hAnsi="Calibri" w:cs="Calibri"/>
                  <w:color w:val="000000"/>
                  <w:sz w:val="20"/>
                  <w:szCs w:val="20"/>
                  <w:rPrChange w:id="4547" w:author="Stefanie Lane" w:date="2022-06-23T13:35:00Z">
                    <w:rPr/>
                  </w:rPrChange>
                </w:rPr>
                <w:t>0.001</w:t>
              </w:r>
            </w:ins>
          </w:p>
        </w:tc>
      </w:tr>
      <w:tr w:rsidR="00CB11B1" w:rsidRPr="00CB11B1" w14:paraId="3FB217A7" w14:textId="77777777" w:rsidTr="00CB11B1">
        <w:trPr>
          <w:trHeight w:val="260"/>
          <w:ins w:id="4548"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CB11B1" w:rsidRDefault="00CB11B1">
            <w:pPr>
              <w:spacing w:after="0" w:line="240" w:lineRule="auto"/>
              <w:rPr>
                <w:ins w:id="4549" w:author="Stefanie Lane" w:date="2022-06-23T13:35:00Z"/>
                <w:rFonts w:ascii="Calibri" w:eastAsia="Times New Roman" w:hAnsi="Calibri" w:cs="Calibri"/>
                <w:color w:val="000000"/>
                <w:sz w:val="20"/>
                <w:szCs w:val="20"/>
                <w:rPrChange w:id="4550" w:author="Stefanie Lane" w:date="2022-06-23T13:35:00Z">
                  <w:rPr>
                    <w:ins w:id="4551" w:author="Stefanie Lane" w:date="2022-06-23T13:35:00Z"/>
                  </w:rPr>
                </w:rPrChange>
              </w:rPr>
              <w:pPrChange w:id="4552"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CB11B1" w:rsidRDefault="00CB11B1">
            <w:pPr>
              <w:spacing w:after="0" w:line="240" w:lineRule="auto"/>
              <w:rPr>
                <w:ins w:id="4553" w:author="Stefanie Lane" w:date="2022-06-23T13:35:00Z"/>
                <w:rFonts w:ascii="Calibri" w:eastAsia="Times New Roman" w:hAnsi="Calibri" w:cs="Calibri"/>
                <w:i/>
                <w:iCs/>
                <w:sz w:val="20"/>
                <w:szCs w:val="20"/>
                <w:rPrChange w:id="4554" w:author="Stefanie Lane" w:date="2022-06-23T13:35:00Z">
                  <w:rPr>
                    <w:ins w:id="4555" w:author="Stefanie Lane" w:date="2022-06-23T13:35:00Z"/>
                  </w:rPr>
                </w:rPrChange>
              </w:rPr>
              <w:pPrChange w:id="4556" w:author="Stefanie Lane" w:date="2022-06-23T13:35:00Z">
                <w:pPr/>
              </w:pPrChange>
            </w:pPr>
            <w:ins w:id="4557" w:author="Stefanie Lane" w:date="2022-06-23T13:35:00Z">
              <w:r w:rsidRPr="00CB11B1">
                <w:rPr>
                  <w:rFonts w:ascii="Calibri" w:eastAsia="Times New Roman" w:hAnsi="Calibri" w:cs="Calibri"/>
                  <w:i/>
                  <w:iCs/>
                  <w:sz w:val="20"/>
                  <w:szCs w:val="20"/>
                  <w:rPrChange w:id="4558" w:author="Stefanie Lane" w:date="2022-06-23T13:35:00Z">
                    <w:rPr/>
                  </w:rPrChange>
                </w:rPr>
                <w:t>Lythrum salicaria</w:t>
              </w:r>
            </w:ins>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CB11B1" w:rsidRDefault="00CB11B1">
            <w:pPr>
              <w:spacing w:after="0" w:line="240" w:lineRule="auto"/>
              <w:jc w:val="center"/>
              <w:rPr>
                <w:ins w:id="4559" w:author="Stefanie Lane" w:date="2022-06-23T13:35:00Z"/>
                <w:rFonts w:ascii="Calibri" w:eastAsia="Times New Roman" w:hAnsi="Calibri" w:cs="Calibri"/>
                <w:color w:val="000000"/>
                <w:sz w:val="20"/>
                <w:szCs w:val="20"/>
                <w:rPrChange w:id="4560" w:author="Stefanie Lane" w:date="2022-06-23T13:35:00Z">
                  <w:rPr>
                    <w:ins w:id="4561" w:author="Stefanie Lane" w:date="2022-06-23T13:35:00Z"/>
                  </w:rPr>
                </w:rPrChange>
              </w:rPr>
              <w:pPrChange w:id="4562" w:author="Stefanie Lane" w:date="2022-06-23T13:35:00Z">
                <w:pPr>
                  <w:jc w:val="center"/>
                </w:pPr>
              </w:pPrChange>
            </w:pPr>
            <w:ins w:id="4563" w:author="Stefanie Lane" w:date="2022-06-23T13:35:00Z">
              <w:r w:rsidRPr="00CB11B1">
                <w:rPr>
                  <w:rFonts w:ascii="Calibri" w:eastAsia="Times New Roman" w:hAnsi="Calibri" w:cs="Calibri"/>
                  <w:color w:val="000000"/>
                  <w:sz w:val="20"/>
                  <w:szCs w:val="20"/>
                  <w:rPrChange w:id="4564" w:author="Stefanie Lane" w:date="2022-06-23T13:35:00Z">
                    <w:rPr/>
                  </w:rPrChange>
                </w:rPr>
                <w:t>0.400</w:t>
              </w:r>
            </w:ins>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CB11B1" w:rsidRDefault="00CB11B1">
            <w:pPr>
              <w:spacing w:after="0" w:line="240" w:lineRule="auto"/>
              <w:jc w:val="center"/>
              <w:rPr>
                <w:ins w:id="4565" w:author="Stefanie Lane" w:date="2022-06-23T13:35:00Z"/>
                <w:rFonts w:ascii="Calibri" w:eastAsia="Times New Roman" w:hAnsi="Calibri" w:cs="Calibri"/>
                <w:color w:val="000000"/>
                <w:sz w:val="20"/>
                <w:szCs w:val="20"/>
                <w:rPrChange w:id="4566" w:author="Stefanie Lane" w:date="2022-06-23T13:35:00Z">
                  <w:rPr>
                    <w:ins w:id="4567" w:author="Stefanie Lane" w:date="2022-06-23T13:35:00Z"/>
                  </w:rPr>
                </w:rPrChange>
              </w:rPr>
              <w:pPrChange w:id="4568" w:author="Stefanie Lane" w:date="2022-06-23T13:35:00Z">
                <w:pPr>
                  <w:jc w:val="center"/>
                </w:pPr>
              </w:pPrChange>
            </w:pPr>
            <w:ins w:id="4569" w:author="Stefanie Lane" w:date="2022-06-23T13:35:00Z">
              <w:r w:rsidRPr="00CB11B1">
                <w:rPr>
                  <w:rFonts w:ascii="Calibri" w:eastAsia="Times New Roman" w:hAnsi="Calibri" w:cs="Calibri"/>
                  <w:color w:val="000000"/>
                  <w:sz w:val="20"/>
                  <w:szCs w:val="20"/>
                  <w:rPrChange w:id="4570" w:author="Stefanie Lane" w:date="2022-06-23T13:35:00Z">
                    <w:rPr/>
                  </w:rPrChange>
                </w:rPr>
                <w:t>0.002</w:t>
              </w:r>
            </w:ins>
          </w:p>
        </w:tc>
        <w:tc>
          <w:tcPr>
            <w:tcW w:w="240" w:type="dxa"/>
            <w:tcBorders>
              <w:top w:val="nil"/>
              <w:left w:val="nil"/>
              <w:bottom w:val="nil"/>
              <w:right w:val="nil"/>
            </w:tcBorders>
            <w:shd w:val="clear" w:color="auto" w:fill="auto"/>
            <w:noWrap/>
            <w:vAlign w:val="bottom"/>
            <w:hideMark/>
          </w:tcPr>
          <w:p w14:paraId="64AFD399" w14:textId="77777777" w:rsidR="00CB11B1" w:rsidRPr="00CB11B1" w:rsidRDefault="00CB11B1">
            <w:pPr>
              <w:spacing w:after="0" w:line="240" w:lineRule="auto"/>
              <w:jc w:val="center"/>
              <w:rPr>
                <w:ins w:id="4571" w:author="Stefanie Lane" w:date="2022-06-23T13:35:00Z"/>
                <w:rFonts w:ascii="Calibri" w:eastAsia="Times New Roman" w:hAnsi="Calibri" w:cs="Calibri"/>
                <w:color w:val="000000"/>
                <w:sz w:val="20"/>
                <w:szCs w:val="20"/>
                <w:rPrChange w:id="4572" w:author="Stefanie Lane" w:date="2022-06-23T13:35:00Z">
                  <w:rPr>
                    <w:ins w:id="4573" w:author="Stefanie Lane" w:date="2022-06-23T13:35:00Z"/>
                  </w:rPr>
                </w:rPrChange>
              </w:rPr>
              <w:pPrChange w:id="4574" w:author="Stefanie Lane" w:date="2022-06-23T13:35:00Z">
                <w:pPr>
                  <w:jc w:val="center"/>
                </w:pPr>
              </w:pPrChange>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CB11B1" w:rsidRDefault="00CB11B1">
            <w:pPr>
              <w:spacing w:after="0" w:line="240" w:lineRule="auto"/>
              <w:rPr>
                <w:ins w:id="4575" w:author="Stefanie Lane" w:date="2022-06-23T13:35:00Z"/>
                <w:rFonts w:ascii="Calibri" w:eastAsia="Times New Roman" w:hAnsi="Calibri" w:cs="Calibri"/>
                <w:i/>
                <w:iCs/>
                <w:sz w:val="20"/>
                <w:szCs w:val="20"/>
                <w:rPrChange w:id="4576" w:author="Stefanie Lane" w:date="2022-06-23T13:35:00Z">
                  <w:rPr>
                    <w:ins w:id="4577" w:author="Stefanie Lane" w:date="2022-06-23T13:35:00Z"/>
                  </w:rPr>
                </w:rPrChange>
              </w:rPr>
              <w:pPrChange w:id="4578" w:author="Stefanie Lane" w:date="2022-06-23T13:35:00Z">
                <w:pPr/>
              </w:pPrChange>
            </w:pPr>
            <w:ins w:id="4579" w:author="Stefanie Lane" w:date="2022-06-23T13:35:00Z">
              <w:r w:rsidRPr="00CB11B1">
                <w:rPr>
                  <w:rFonts w:ascii="Calibri" w:eastAsia="Times New Roman" w:hAnsi="Calibri" w:cs="Calibri"/>
                  <w:i/>
                  <w:iCs/>
                  <w:sz w:val="20"/>
                  <w:szCs w:val="20"/>
                  <w:rPrChange w:id="4580" w:author="Stefanie Lane" w:date="2022-06-23T13:35:00Z">
                    <w:rPr/>
                  </w:rPrChange>
                </w:rPr>
                <w:t>Bidens cernua</w:t>
              </w:r>
            </w:ins>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CB11B1" w:rsidRDefault="00CB11B1">
            <w:pPr>
              <w:spacing w:after="0" w:line="240" w:lineRule="auto"/>
              <w:jc w:val="center"/>
              <w:rPr>
                <w:ins w:id="4581" w:author="Stefanie Lane" w:date="2022-06-23T13:35:00Z"/>
                <w:rFonts w:ascii="Calibri" w:eastAsia="Times New Roman" w:hAnsi="Calibri" w:cs="Calibri"/>
                <w:color w:val="000000"/>
                <w:sz w:val="20"/>
                <w:szCs w:val="20"/>
                <w:rPrChange w:id="4582" w:author="Stefanie Lane" w:date="2022-06-23T13:35:00Z">
                  <w:rPr>
                    <w:ins w:id="4583" w:author="Stefanie Lane" w:date="2022-06-23T13:35:00Z"/>
                  </w:rPr>
                </w:rPrChange>
              </w:rPr>
              <w:pPrChange w:id="4584" w:author="Stefanie Lane" w:date="2022-06-23T13:35:00Z">
                <w:pPr>
                  <w:jc w:val="center"/>
                </w:pPr>
              </w:pPrChange>
            </w:pPr>
            <w:ins w:id="4585" w:author="Stefanie Lane" w:date="2022-06-23T13:35:00Z">
              <w:r w:rsidRPr="00CB11B1">
                <w:rPr>
                  <w:rFonts w:ascii="Calibri" w:eastAsia="Times New Roman" w:hAnsi="Calibri" w:cs="Calibri"/>
                  <w:color w:val="000000"/>
                  <w:sz w:val="20"/>
                  <w:szCs w:val="20"/>
                  <w:rPrChange w:id="4586" w:author="Stefanie Lane" w:date="2022-06-23T13:35:00Z">
                    <w:rPr/>
                  </w:rPrChange>
                </w:rPr>
                <w:t>0.489</w:t>
              </w:r>
            </w:ins>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CB11B1" w:rsidRDefault="00CB11B1">
            <w:pPr>
              <w:spacing w:after="0" w:line="240" w:lineRule="auto"/>
              <w:jc w:val="center"/>
              <w:rPr>
                <w:ins w:id="4587" w:author="Stefanie Lane" w:date="2022-06-23T13:35:00Z"/>
                <w:rFonts w:ascii="Calibri" w:eastAsia="Times New Roman" w:hAnsi="Calibri" w:cs="Calibri"/>
                <w:color w:val="000000"/>
                <w:sz w:val="20"/>
                <w:szCs w:val="20"/>
                <w:rPrChange w:id="4588" w:author="Stefanie Lane" w:date="2022-06-23T13:35:00Z">
                  <w:rPr>
                    <w:ins w:id="4589" w:author="Stefanie Lane" w:date="2022-06-23T13:35:00Z"/>
                  </w:rPr>
                </w:rPrChange>
              </w:rPr>
              <w:pPrChange w:id="4590" w:author="Stefanie Lane" w:date="2022-06-23T13:35:00Z">
                <w:pPr>
                  <w:jc w:val="center"/>
                </w:pPr>
              </w:pPrChange>
            </w:pPr>
            <w:ins w:id="4591" w:author="Stefanie Lane" w:date="2022-06-23T13:35:00Z">
              <w:r w:rsidRPr="00CB11B1">
                <w:rPr>
                  <w:rFonts w:ascii="Calibri" w:eastAsia="Times New Roman" w:hAnsi="Calibri" w:cs="Calibri"/>
                  <w:color w:val="000000"/>
                  <w:sz w:val="20"/>
                  <w:szCs w:val="20"/>
                  <w:rPrChange w:id="4592" w:author="Stefanie Lane" w:date="2022-06-23T13:35:00Z">
                    <w:rPr/>
                  </w:rPrChange>
                </w:rPr>
                <w:t>0.003</w:t>
              </w:r>
            </w:ins>
          </w:p>
        </w:tc>
        <w:tc>
          <w:tcPr>
            <w:tcW w:w="240" w:type="dxa"/>
            <w:tcBorders>
              <w:top w:val="nil"/>
              <w:left w:val="nil"/>
              <w:bottom w:val="nil"/>
              <w:right w:val="nil"/>
            </w:tcBorders>
            <w:shd w:val="clear" w:color="auto" w:fill="auto"/>
            <w:noWrap/>
            <w:vAlign w:val="bottom"/>
            <w:hideMark/>
          </w:tcPr>
          <w:p w14:paraId="57038FE0" w14:textId="77777777" w:rsidR="00CB11B1" w:rsidRPr="00CB11B1" w:rsidRDefault="00CB11B1">
            <w:pPr>
              <w:spacing w:after="0" w:line="240" w:lineRule="auto"/>
              <w:jc w:val="center"/>
              <w:rPr>
                <w:ins w:id="4593" w:author="Stefanie Lane" w:date="2022-06-23T13:35:00Z"/>
                <w:rFonts w:ascii="Calibri" w:eastAsia="Times New Roman" w:hAnsi="Calibri" w:cs="Calibri"/>
                <w:color w:val="000000"/>
                <w:sz w:val="20"/>
                <w:szCs w:val="20"/>
                <w:rPrChange w:id="4594" w:author="Stefanie Lane" w:date="2022-06-23T13:35:00Z">
                  <w:rPr>
                    <w:ins w:id="4595" w:author="Stefanie Lane" w:date="2022-06-23T13:35:00Z"/>
                  </w:rPr>
                </w:rPrChange>
              </w:rPr>
              <w:pPrChange w:id="4596"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3EB36303" w14:textId="77777777" w:rsidR="00CB11B1" w:rsidRPr="00CB11B1" w:rsidRDefault="00CB11B1">
            <w:pPr>
              <w:spacing w:after="0" w:line="240" w:lineRule="auto"/>
              <w:rPr>
                <w:ins w:id="4597" w:author="Stefanie Lane" w:date="2022-06-23T13:35:00Z"/>
                <w:rFonts w:ascii="Calibri" w:eastAsia="Times New Roman" w:hAnsi="Calibri" w:cs="Calibri"/>
                <w:i/>
                <w:iCs/>
                <w:color w:val="000000"/>
                <w:sz w:val="20"/>
                <w:szCs w:val="20"/>
                <w:rPrChange w:id="4598" w:author="Stefanie Lane" w:date="2022-06-23T13:35:00Z">
                  <w:rPr>
                    <w:ins w:id="4599" w:author="Stefanie Lane" w:date="2022-06-23T13:35:00Z"/>
                  </w:rPr>
                </w:rPrChange>
              </w:rPr>
              <w:pPrChange w:id="4600" w:author="Stefanie Lane" w:date="2022-06-23T13:35:00Z">
                <w:pPr/>
              </w:pPrChange>
            </w:pPr>
            <w:ins w:id="4601" w:author="Stefanie Lane" w:date="2022-06-23T13:35:00Z">
              <w:r w:rsidRPr="00CB11B1">
                <w:rPr>
                  <w:rFonts w:ascii="Calibri" w:eastAsia="Times New Roman" w:hAnsi="Calibri" w:cs="Calibri"/>
                  <w:i/>
                  <w:iCs/>
                  <w:color w:val="000000"/>
                  <w:sz w:val="20"/>
                  <w:szCs w:val="20"/>
                  <w:rPrChange w:id="4602" w:author="Stefanie Lane" w:date="2022-06-23T13:35:00Z">
                    <w:rPr/>
                  </w:rPrChange>
                </w:rPr>
                <w:t>Salix lucida</w:t>
              </w:r>
            </w:ins>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CB11B1" w:rsidRDefault="00CB11B1">
            <w:pPr>
              <w:spacing w:after="0" w:line="240" w:lineRule="auto"/>
              <w:jc w:val="center"/>
              <w:rPr>
                <w:ins w:id="4603" w:author="Stefanie Lane" w:date="2022-06-23T13:35:00Z"/>
                <w:rFonts w:ascii="Calibri" w:eastAsia="Times New Roman" w:hAnsi="Calibri" w:cs="Calibri"/>
                <w:color w:val="000000"/>
                <w:sz w:val="20"/>
                <w:szCs w:val="20"/>
                <w:rPrChange w:id="4604" w:author="Stefanie Lane" w:date="2022-06-23T13:35:00Z">
                  <w:rPr>
                    <w:ins w:id="4605" w:author="Stefanie Lane" w:date="2022-06-23T13:35:00Z"/>
                  </w:rPr>
                </w:rPrChange>
              </w:rPr>
              <w:pPrChange w:id="4606" w:author="Stefanie Lane" w:date="2022-06-23T13:35:00Z">
                <w:pPr>
                  <w:jc w:val="center"/>
                </w:pPr>
              </w:pPrChange>
            </w:pPr>
            <w:ins w:id="4607" w:author="Stefanie Lane" w:date="2022-06-23T13:35:00Z">
              <w:r w:rsidRPr="00CB11B1">
                <w:rPr>
                  <w:rFonts w:ascii="Calibri" w:eastAsia="Times New Roman" w:hAnsi="Calibri" w:cs="Calibri"/>
                  <w:color w:val="000000"/>
                  <w:sz w:val="20"/>
                  <w:szCs w:val="20"/>
                  <w:rPrChange w:id="4608" w:author="Stefanie Lane" w:date="2022-06-23T13:35:00Z">
                    <w:rPr/>
                  </w:rPrChange>
                </w:rPr>
                <w:t>0.465</w:t>
              </w:r>
            </w:ins>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CB11B1" w:rsidRDefault="00CB11B1">
            <w:pPr>
              <w:spacing w:after="0" w:line="240" w:lineRule="auto"/>
              <w:jc w:val="center"/>
              <w:rPr>
                <w:ins w:id="4609" w:author="Stefanie Lane" w:date="2022-06-23T13:35:00Z"/>
                <w:rFonts w:ascii="Calibri" w:eastAsia="Times New Roman" w:hAnsi="Calibri" w:cs="Calibri"/>
                <w:color w:val="000000"/>
                <w:sz w:val="20"/>
                <w:szCs w:val="20"/>
                <w:rPrChange w:id="4610" w:author="Stefanie Lane" w:date="2022-06-23T13:35:00Z">
                  <w:rPr>
                    <w:ins w:id="4611" w:author="Stefanie Lane" w:date="2022-06-23T13:35:00Z"/>
                  </w:rPr>
                </w:rPrChange>
              </w:rPr>
              <w:pPrChange w:id="4612" w:author="Stefanie Lane" w:date="2022-06-23T13:35:00Z">
                <w:pPr>
                  <w:jc w:val="center"/>
                </w:pPr>
              </w:pPrChange>
            </w:pPr>
            <w:ins w:id="4613" w:author="Stefanie Lane" w:date="2022-06-23T13:35:00Z">
              <w:r w:rsidRPr="00CB11B1">
                <w:rPr>
                  <w:rFonts w:ascii="Calibri" w:eastAsia="Times New Roman" w:hAnsi="Calibri" w:cs="Calibri"/>
                  <w:color w:val="000000"/>
                  <w:sz w:val="20"/>
                  <w:szCs w:val="20"/>
                  <w:rPrChange w:id="4614" w:author="Stefanie Lane" w:date="2022-06-23T13:35:00Z">
                    <w:rPr/>
                  </w:rPrChange>
                </w:rPr>
                <w:t>0.001</w:t>
              </w:r>
            </w:ins>
          </w:p>
        </w:tc>
      </w:tr>
      <w:tr w:rsidR="00CB11B1" w:rsidRPr="00CB11B1" w14:paraId="3547E5C5" w14:textId="77777777" w:rsidTr="00CB11B1">
        <w:trPr>
          <w:trHeight w:val="260"/>
          <w:ins w:id="4615"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CB11B1" w:rsidRDefault="00CB11B1">
            <w:pPr>
              <w:spacing w:after="0" w:line="240" w:lineRule="auto"/>
              <w:rPr>
                <w:ins w:id="4616" w:author="Stefanie Lane" w:date="2022-06-23T13:35:00Z"/>
                <w:rFonts w:ascii="Calibri" w:eastAsia="Times New Roman" w:hAnsi="Calibri" w:cs="Calibri"/>
                <w:color w:val="000000"/>
                <w:sz w:val="20"/>
                <w:szCs w:val="20"/>
                <w:rPrChange w:id="4617" w:author="Stefanie Lane" w:date="2022-06-23T13:35:00Z">
                  <w:rPr>
                    <w:ins w:id="4618" w:author="Stefanie Lane" w:date="2022-06-23T13:35:00Z"/>
                  </w:rPr>
                </w:rPrChange>
              </w:rPr>
              <w:pPrChange w:id="4619" w:author="Stefanie Lane" w:date="2022-06-23T13:35:00Z">
                <w:pPr/>
              </w:pPrChange>
            </w:pPr>
          </w:p>
        </w:tc>
        <w:tc>
          <w:tcPr>
            <w:tcW w:w="3077" w:type="dxa"/>
            <w:tcBorders>
              <w:top w:val="nil"/>
              <w:left w:val="nil"/>
              <w:bottom w:val="nil"/>
              <w:right w:val="nil"/>
            </w:tcBorders>
            <w:shd w:val="clear" w:color="auto" w:fill="auto"/>
            <w:noWrap/>
            <w:vAlign w:val="bottom"/>
            <w:hideMark/>
          </w:tcPr>
          <w:p w14:paraId="4002A41A" w14:textId="77777777" w:rsidR="00CB11B1" w:rsidRPr="00CB11B1" w:rsidRDefault="00CB11B1">
            <w:pPr>
              <w:spacing w:after="0" w:line="240" w:lineRule="auto"/>
              <w:rPr>
                <w:ins w:id="4620" w:author="Stefanie Lane" w:date="2022-06-23T13:35:00Z"/>
                <w:rFonts w:ascii="Calibri" w:eastAsia="Times New Roman" w:hAnsi="Calibri" w:cs="Calibri"/>
                <w:i/>
                <w:iCs/>
                <w:color w:val="000000"/>
                <w:sz w:val="20"/>
                <w:szCs w:val="20"/>
                <w:rPrChange w:id="4621" w:author="Stefanie Lane" w:date="2022-06-23T13:35:00Z">
                  <w:rPr>
                    <w:ins w:id="4622" w:author="Stefanie Lane" w:date="2022-06-23T13:35:00Z"/>
                  </w:rPr>
                </w:rPrChange>
              </w:rPr>
              <w:pPrChange w:id="4623" w:author="Stefanie Lane" w:date="2022-06-23T13:35:00Z">
                <w:pPr/>
              </w:pPrChange>
            </w:pPr>
            <w:ins w:id="4624" w:author="Stefanie Lane" w:date="2022-06-23T13:35:00Z">
              <w:r w:rsidRPr="00CB11B1">
                <w:rPr>
                  <w:rFonts w:ascii="Calibri" w:eastAsia="Times New Roman" w:hAnsi="Calibri" w:cs="Calibri"/>
                  <w:i/>
                  <w:iCs/>
                  <w:color w:val="000000"/>
                  <w:sz w:val="20"/>
                  <w:szCs w:val="20"/>
                  <w:rPrChange w:id="4625" w:author="Stefanie Lane" w:date="2022-06-23T13:35:00Z">
                    <w:rPr/>
                  </w:rPrChange>
                </w:rPr>
                <w:t>Lysimachia thyrsiflora</w:t>
              </w:r>
            </w:ins>
          </w:p>
        </w:tc>
        <w:tc>
          <w:tcPr>
            <w:tcW w:w="696" w:type="dxa"/>
            <w:tcBorders>
              <w:top w:val="nil"/>
              <w:left w:val="nil"/>
              <w:bottom w:val="nil"/>
              <w:right w:val="nil"/>
            </w:tcBorders>
            <w:shd w:val="clear" w:color="auto" w:fill="auto"/>
            <w:noWrap/>
            <w:vAlign w:val="bottom"/>
            <w:hideMark/>
          </w:tcPr>
          <w:p w14:paraId="405E5BD4" w14:textId="77777777" w:rsidR="00CB11B1" w:rsidRPr="00CB11B1" w:rsidRDefault="00CB11B1">
            <w:pPr>
              <w:spacing w:after="0" w:line="240" w:lineRule="auto"/>
              <w:jc w:val="center"/>
              <w:rPr>
                <w:ins w:id="4626" w:author="Stefanie Lane" w:date="2022-06-23T13:35:00Z"/>
                <w:rFonts w:ascii="Calibri" w:eastAsia="Times New Roman" w:hAnsi="Calibri" w:cs="Calibri"/>
                <w:color w:val="000000"/>
                <w:sz w:val="20"/>
                <w:szCs w:val="20"/>
                <w:rPrChange w:id="4627" w:author="Stefanie Lane" w:date="2022-06-23T13:35:00Z">
                  <w:rPr>
                    <w:ins w:id="4628" w:author="Stefanie Lane" w:date="2022-06-23T13:35:00Z"/>
                  </w:rPr>
                </w:rPrChange>
              </w:rPr>
              <w:pPrChange w:id="4629" w:author="Stefanie Lane" w:date="2022-06-23T13:35:00Z">
                <w:pPr>
                  <w:jc w:val="center"/>
                </w:pPr>
              </w:pPrChange>
            </w:pPr>
            <w:ins w:id="4630" w:author="Stefanie Lane" w:date="2022-06-23T13:35:00Z">
              <w:r w:rsidRPr="00CB11B1">
                <w:rPr>
                  <w:rFonts w:ascii="Calibri" w:eastAsia="Times New Roman" w:hAnsi="Calibri" w:cs="Calibri"/>
                  <w:color w:val="000000"/>
                  <w:sz w:val="20"/>
                  <w:szCs w:val="20"/>
                  <w:rPrChange w:id="4631" w:author="Stefanie Lane" w:date="2022-06-23T13:35:00Z">
                    <w:rPr/>
                  </w:rPrChange>
                </w:rPr>
                <w:t>0.400</w:t>
              </w:r>
            </w:ins>
          </w:p>
        </w:tc>
        <w:tc>
          <w:tcPr>
            <w:tcW w:w="727" w:type="dxa"/>
            <w:tcBorders>
              <w:top w:val="nil"/>
              <w:left w:val="nil"/>
              <w:bottom w:val="nil"/>
              <w:right w:val="nil"/>
            </w:tcBorders>
            <w:shd w:val="clear" w:color="auto" w:fill="auto"/>
            <w:noWrap/>
            <w:vAlign w:val="bottom"/>
            <w:hideMark/>
          </w:tcPr>
          <w:p w14:paraId="7EF59A72" w14:textId="77777777" w:rsidR="00CB11B1" w:rsidRPr="00CB11B1" w:rsidRDefault="00CB11B1">
            <w:pPr>
              <w:spacing w:after="0" w:line="240" w:lineRule="auto"/>
              <w:jc w:val="center"/>
              <w:rPr>
                <w:ins w:id="4632" w:author="Stefanie Lane" w:date="2022-06-23T13:35:00Z"/>
                <w:rFonts w:ascii="Calibri" w:eastAsia="Times New Roman" w:hAnsi="Calibri" w:cs="Calibri"/>
                <w:color w:val="000000"/>
                <w:sz w:val="20"/>
                <w:szCs w:val="20"/>
                <w:rPrChange w:id="4633" w:author="Stefanie Lane" w:date="2022-06-23T13:35:00Z">
                  <w:rPr>
                    <w:ins w:id="4634" w:author="Stefanie Lane" w:date="2022-06-23T13:35:00Z"/>
                  </w:rPr>
                </w:rPrChange>
              </w:rPr>
              <w:pPrChange w:id="4635" w:author="Stefanie Lane" w:date="2022-06-23T13:35:00Z">
                <w:pPr>
                  <w:jc w:val="center"/>
                </w:pPr>
              </w:pPrChange>
            </w:pPr>
            <w:ins w:id="4636" w:author="Stefanie Lane" w:date="2022-06-23T13:35:00Z">
              <w:r w:rsidRPr="00CB11B1">
                <w:rPr>
                  <w:rFonts w:ascii="Calibri" w:eastAsia="Times New Roman" w:hAnsi="Calibri" w:cs="Calibri"/>
                  <w:color w:val="000000"/>
                  <w:sz w:val="20"/>
                  <w:szCs w:val="20"/>
                  <w:rPrChange w:id="4637" w:author="Stefanie Lane" w:date="2022-06-23T13:35:00Z">
                    <w:rPr/>
                  </w:rPrChange>
                </w:rPr>
                <w:t>0.002</w:t>
              </w:r>
            </w:ins>
          </w:p>
        </w:tc>
        <w:tc>
          <w:tcPr>
            <w:tcW w:w="240" w:type="dxa"/>
            <w:tcBorders>
              <w:top w:val="nil"/>
              <w:left w:val="nil"/>
              <w:bottom w:val="nil"/>
              <w:right w:val="nil"/>
            </w:tcBorders>
            <w:shd w:val="clear" w:color="auto" w:fill="auto"/>
            <w:noWrap/>
            <w:vAlign w:val="bottom"/>
            <w:hideMark/>
          </w:tcPr>
          <w:p w14:paraId="2F32FDBA" w14:textId="77777777" w:rsidR="00CB11B1" w:rsidRPr="00CB11B1" w:rsidRDefault="00CB11B1">
            <w:pPr>
              <w:spacing w:after="0" w:line="240" w:lineRule="auto"/>
              <w:jc w:val="center"/>
              <w:rPr>
                <w:ins w:id="4638" w:author="Stefanie Lane" w:date="2022-06-23T13:35:00Z"/>
                <w:rFonts w:ascii="Calibri" w:eastAsia="Times New Roman" w:hAnsi="Calibri" w:cs="Calibri"/>
                <w:color w:val="000000"/>
                <w:sz w:val="20"/>
                <w:szCs w:val="20"/>
                <w:rPrChange w:id="4639" w:author="Stefanie Lane" w:date="2022-06-23T13:35:00Z">
                  <w:rPr>
                    <w:ins w:id="4640" w:author="Stefanie Lane" w:date="2022-06-23T13:35:00Z"/>
                  </w:rPr>
                </w:rPrChange>
              </w:rPr>
              <w:pPrChange w:id="4641"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523C9B37" w14:textId="77777777" w:rsidR="00CB11B1" w:rsidRPr="00CB11B1" w:rsidRDefault="00CB11B1">
            <w:pPr>
              <w:spacing w:after="0" w:line="240" w:lineRule="auto"/>
              <w:rPr>
                <w:ins w:id="4642" w:author="Stefanie Lane" w:date="2022-06-23T13:35:00Z"/>
                <w:rFonts w:ascii="Calibri" w:eastAsia="Times New Roman" w:hAnsi="Calibri" w:cs="Calibri"/>
                <w:i/>
                <w:iCs/>
                <w:color w:val="000000"/>
                <w:sz w:val="20"/>
                <w:szCs w:val="20"/>
                <w:rPrChange w:id="4643" w:author="Stefanie Lane" w:date="2022-06-23T13:35:00Z">
                  <w:rPr>
                    <w:ins w:id="4644" w:author="Stefanie Lane" w:date="2022-06-23T13:35:00Z"/>
                  </w:rPr>
                </w:rPrChange>
              </w:rPr>
              <w:pPrChange w:id="4645" w:author="Stefanie Lane" w:date="2022-06-23T13:35:00Z">
                <w:pPr/>
              </w:pPrChange>
            </w:pPr>
            <w:ins w:id="4646" w:author="Stefanie Lane" w:date="2022-06-23T13:35:00Z">
              <w:r w:rsidRPr="00CB11B1">
                <w:rPr>
                  <w:rFonts w:ascii="Calibri" w:eastAsia="Times New Roman" w:hAnsi="Calibri" w:cs="Calibri"/>
                  <w:i/>
                  <w:iCs/>
                  <w:color w:val="000000"/>
                  <w:sz w:val="20"/>
                  <w:szCs w:val="20"/>
                  <w:rPrChange w:id="4647" w:author="Stefanie Lane" w:date="2022-06-23T13:35:00Z">
                    <w:rPr/>
                  </w:rPrChange>
                </w:rPr>
                <w:t>Lysimachia thyrsiflora</w:t>
              </w:r>
            </w:ins>
          </w:p>
        </w:tc>
        <w:tc>
          <w:tcPr>
            <w:tcW w:w="706" w:type="dxa"/>
            <w:tcBorders>
              <w:top w:val="nil"/>
              <w:left w:val="nil"/>
              <w:bottom w:val="nil"/>
              <w:right w:val="nil"/>
            </w:tcBorders>
            <w:shd w:val="clear" w:color="auto" w:fill="auto"/>
            <w:noWrap/>
            <w:vAlign w:val="bottom"/>
            <w:hideMark/>
          </w:tcPr>
          <w:p w14:paraId="7A1B743A" w14:textId="77777777" w:rsidR="00CB11B1" w:rsidRPr="00CB11B1" w:rsidRDefault="00CB11B1">
            <w:pPr>
              <w:spacing w:after="0" w:line="240" w:lineRule="auto"/>
              <w:jc w:val="center"/>
              <w:rPr>
                <w:ins w:id="4648" w:author="Stefanie Lane" w:date="2022-06-23T13:35:00Z"/>
                <w:rFonts w:ascii="Calibri" w:eastAsia="Times New Roman" w:hAnsi="Calibri" w:cs="Calibri"/>
                <w:color w:val="000000"/>
                <w:sz w:val="20"/>
                <w:szCs w:val="20"/>
                <w:rPrChange w:id="4649" w:author="Stefanie Lane" w:date="2022-06-23T13:35:00Z">
                  <w:rPr>
                    <w:ins w:id="4650" w:author="Stefanie Lane" w:date="2022-06-23T13:35:00Z"/>
                  </w:rPr>
                </w:rPrChange>
              </w:rPr>
              <w:pPrChange w:id="4651" w:author="Stefanie Lane" w:date="2022-06-23T13:35:00Z">
                <w:pPr>
                  <w:jc w:val="center"/>
                </w:pPr>
              </w:pPrChange>
            </w:pPr>
            <w:ins w:id="4652" w:author="Stefanie Lane" w:date="2022-06-23T13:35:00Z">
              <w:r w:rsidRPr="00CB11B1">
                <w:rPr>
                  <w:rFonts w:ascii="Calibri" w:eastAsia="Times New Roman" w:hAnsi="Calibri" w:cs="Calibri"/>
                  <w:color w:val="000000"/>
                  <w:sz w:val="20"/>
                  <w:szCs w:val="20"/>
                  <w:rPrChange w:id="4653" w:author="Stefanie Lane" w:date="2022-06-23T13:35:00Z">
                    <w:rPr/>
                  </w:rPrChange>
                </w:rPr>
                <w:t>0.478</w:t>
              </w:r>
            </w:ins>
          </w:p>
        </w:tc>
        <w:tc>
          <w:tcPr>
            <w:tcW w:w="737" w:type="dxa"/>
            <w:tcBorders>
              <w:top w:val="nil"/>
              <w:left w:val="nil"/>
              <w:bottom w:val="nil"/>
              <w:right w:val="nil"/>
            </w:tcBorders>
            <w:shd w:val="clear" w:color="auto" w:fill="auto"/>
            <w:noWrap/>
            <w:vAlign w:val="bottom"/>
            <w:hideMark/>
          </w:tcPr>
          <w:p w14:paraId="0A46E0D1" w14:textId="77777777" w:rsidR="00CB11B1" w:rsidRPr="00CB11B1" w:rsidRDefault="00CB11B1">
            <w:pPr>
              <w:spacing w:after="0" w:line="240" w:lineRule="auto"/>
              <w:jc w:val="center"/>
              <w:rPr>
                <w:ins w:id="4654" w:author="Stefanie Lane" w:date="2022-06-23T13:35:00Z"/>
                <w:rFonts w:ascii="Calibri" w:eastAsia="Times New Roman" w:hAnsi="Calibri" w:cs="Calibri"/>
                <w:color w:val="000000"/>
                <w:sz w:val="20"/>
                <w:szCs w:val="20"/>
                <w:rPrChange w:id="4655" w:author="Stefanie Lane" w:date="2022-06-23T13:35:00Z">
                  <w:rPr>
                    <w:ins w:id="4656" w:author="Stefanie Lane" w:date="2022-06-23T13:35:00Z"/>
                  </w:rPr>
                </w:rPrChange>
              </w:rPr>
              <w:pPrChange w:id="4657" w:author="Stefanie Lane" w:date="2022-06-23T13:35:00Z">
                <w:pPr>
                  <w:jc w:val="center"/>
                </w:pPr>
              </w:pPrChange>
            </w:pPr>
            <w:ins w:id="4658" w:author="Stefanie Lane" w:date="2022-06-23T13:35:00Z">
              <w:r w:rsidRPr="00CB11B1">
                <w:rPr>
                  <w:rFonts w:ascii="Calibri" w:eastAsia="Times New Roman" w:hAnsi="Calibri" w:cs="Calibri"/>
                  <w:color w:val="000000"/>
                  <w:sz w:val="20"/>
                  <w:szCs w:val="20"/>
                  <w:rPrChange w:id="4659"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5C2B5C42" w14:textId="77777777" w:rsidR="00CB11B1" w:rsidRPr="00CB11B1" w:rsidRDefault="00CB11B1">
            <w:pPr>
              <w:spacing w:after="0" w:line="240" w:lineRule="auto"/>
              <w:jc w:val="center"/>
              <w:rPr>
                <w:ins w:id="4660" w:author="Stefanie Lane" w:date="2022-06-23T13:35:00Z"/>
                <w:rFonts w:ascii="Calibri" w:eastAsia="Times New Roman" w:hAnsi="Calibri" w:cs="Calibri"/>
                <w:color w:val="000000"/>
                <w:sz w:val="20"/>
                <w:szCs w:val="20"/>
                <w:rPrChange w:id="4661" w:author="Stefanie Lane" w:date="2022-06-23T13:35:00Z">
                  <w:rPr>
                    <w:ins w:id="4662" w:author="Stefanie Lane" w:date="2022-06-23T13:35:00Z"/>
                  </w:rPr>
                </w:rPrChange>
              </w:rPr>
              <w:pPrChange w:id="4663" w:author="Stefanie Lane" w:date="2022-06-23T13:35:00Z">
                <w:pPr>
                  <w:jc w:val="center"/>
                </w:pPr>
              </w:pPrChange>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CB11B1" w:rsidRDefault="00CB11B1">
            <w:pPr>
              <w:spacing w:after="0" w:line="240" w:lineRule="auto"/>
              <w:rPr>
                <w:ins w:id="4664" w:author="Stefanie Lane" w:date="2022-06-23T13:35:00Z"/>
                <w:rFonts w:ascii="Calibri" w:eastAsia="Times New Roman" w:hAnsi="Calibri" w:cs="Calibri"/>
                <w:i/>
                <w:iCs/>
                <w:color w:val="000000"/>
                <w:sz w:val="20"/>
                <w:szCs w:val="20"/>
                <w:rPrChange w:id="4665" w:author="Stefanie Lane" w:date="2022-06-23T13:35:00Z">
                  <w:rPr>
                    <w:ins w:id="4666" w:author="Stefanie Lane" w:date="2022-06-23T13:35:00Z"/>
                  </w:rPr>
                </w:rPrChange>
              </w:rPr>
              <w:pPrChange w:id="4667" w:author="Stefanie Lane" w:date="2022-06-23T13:35:00Z">
                <w:pPr/>
              </w:pPrChange>
            </w:pPr>
            <w:ins w:id="4668" w:author="Stefanie Lane" w:date="2022-06-23T13:35:00Z">
              <w:r w:rsidRPr="00CB11B1">
                <w:rPr>
                  <w:rFonts w:ascii="Calibri" w:eastAsia="Times New Roman" w:hAnsi="Calibri" w:cs="Calibri"/>
                  <w:i/>
                  <w:iCs/>
                  <w:color w:val="000000"/>
                  <w:sz w:val="20"/>
                  <w:szCs w:val="20"/>
                  <w:rPrChange w:id="4669" w:author="Stefanie Lane" w:date="2022-06-23T13:35:00Z">
                    <w:rPr/>
                  </w:rPrChange>
                </w:rPr>
                <w:t>Eleocharis palustris</w:t>
              </w:r>
            </w:ins>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CB11B1" w:rsidRDefault="00CB11B1">
            <w:pPr>
              <w:spacing w:after="0" w:line="240" w:lineRule="auto"/>
              <w:jc w:val="center"/>
              <w:rPr>
                <w:ins w:id="4670" w:author="Stefanie Lane" w:date="2022-06-23T13:35:00Z"/>
                <w:rFonts w:ascii="Calibri" w:eastAsia="Times New Roman" w:hAnsi="Calibri" w:cs="Calibri"/>
                <w:color w:val="000000"/>
                <w:sz w:val="20"/>
                <w:szCs w:val="20"/>
                <w:rPrChange w:id="4671" w:author="Stefanie Lane" w:date="2022-06-23T13:35:00Z">
                  <w:rPr>
                    <w:ins w:id="4672" w:author="Stefanie Lane" w:date="2022-06-23T13:35:00Z"/>
                  </w:rPr>
                </w:rPrChange>
              </w:rPr>
              <w:pPrChange w:id="4673" w:author="Stefanie Lane" w:date="2022-06-23T13:35:00Z">
                <w:pPr>
                  <w:jc w:val="center"/>
                </w:pPr>
              </w:pPrChange>
            </w:pPr>
            <w:ins w:id="4674" w:author="Stefanie Lane" w:date="2022-06-23T13:35:00Z">
              <w:r w:rsidRPr="00CB11B1">
                <w:rPr>
                  <w:rFonts w:ascii="Calibri" w:eastAsia="Times New Roman" w:hAnsi="Calibri" w:cs="Calibri"/>
                  <w:color w:val="000000"/>
                  <w:sz w:val="20"/>
                  <w:szCs w:val="20"/>
                  <w:rPrChange w:id="4675" w:author="Stefanie Lane" w:date="2022-06-23T13:35:00Z">
                    <w:rPr/>
                  </w:rPrChange>
                </w:rPr>
                <w:t>0.460</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CB11B1" w:rsidRDefault="00CB11B1">
            <w:pPr>
              <w:spacing w:after="0" w:line="240" w:lineRule="auto"/>
              <w:jc w:val="center"/>
              <w:rPr>
                <w:ins w:id="4676" w:author="Stefanie Lane" w:date="2022-06-23T13:35:00Z"/>
                <w:rFonts w:ascii="Calibri" w:eastAsia="Times New Roman" w:hAnsi="Calibri" w:cs="Calibri"/>
                <w:color w:val="000000"/>
                <w:sz w:val="20"/>
                <w:szCs w:val="20"/>
                <w:rPrChange w:id="4677" w:author="Stefanie Lane" w:date="2022-06-23T13:35:00Z">
                  <w:rPr>
                    <w:ins w:id="4678" w:author="Stefanie Lane" w:date="2022-06-23T13:35:00Z"/>
                  </w:rPr>
                </w:rPrChange>
              </w:rPr>
              <w:pPrChange w:id="4679" w:author="Stefanie Lane" w:date="2022-06-23T13:35:00Z">
                <w:pPr>
                  <w:jc w:val="center"/>
                </w:pPr>
              </w:pPrChange>
            </w:pPr>
            <w:ins w:id="4680" w:author="Stefanie Lane" w:date="2022-06-23T13:35:00Z">
              <w:r w:rsidRPr="00CB11B1">
                <w:rPr>
                  <w:rFonts w:ascii="Calibri" w:eastAsia="Times New Roman" w:hAnsi="Calibri" w:cs="Calibri"/>
                  <w:color w:val="000000"/>
                  <w:sz w:val="20"/>
                  <w:szCs w:val="20"/>
                  <w:rPrChange w:id="4681" w:author="Stefanie Lane" w:date="2022-06-23T13:35:00Z">
                    <w:rPr/>
                  </w:rPrChange>
                </w:rPr>
                <w:t>0.001</w:t>
              </w:r>
            </w:ins>
          </w:p>
        </w:tc>
      </w:tr>
      <w:tr w:rsidR="00CB11B1" w:rsidRPr="00CB11B1" w14:paraId="39A586A1" w14:textId="77777777" w:rsidTr="00CB11B1">
        <w:trPr>
          <w:trHeight w:val="260"/>
          <w:ins w:id="4682"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CB11B1" w:rsidRDefault="00CB11B1">
            <w:pPr>
              <w:spacing w:after="0" w:line="240" w:lineRule="auto"/>
              <w:rPr>
                <w:ins w:id="4683" w:author="Stefanie Lane" w:date="2022-06-23T13:35:00Z"/>
                <w:rFonts w:ascii="Calibri" w:eastAsia="Times New Roman" w:hAnsi="Calibri" w:cs="Calibri"/>
                <w:color w:val="000000"/>
                <w:sz w:val="20"/>
                <w:szCs w:val="20"/>
                <w:rPrChange w:id="4684" w:author="Stefanie Lane" w:date="2022-06-23T13:35:00Z">
                  <w:rPr>
                    <w:ins w:id="4685" w:author="Stefanie Lane" w:date="2022-06-23T13:35:00Z"/>
                  </w:rPr>
                </w:rPrChange>
              </w:rPr>
              <w:pPrChange w:id="4686"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CB11B1" w:rsidRDefault="00CB11B1">
            <w:pPr>
              <w:spacing w:after="0" w:line="240" w:lineRule="auto"/>
              <w:rPr>
                <w:ins w:id="4687" w:author="Stefanie Lane" w:date="2022-06-23T13:35:00Z"/>
                <w:rFonts w:ascii="Calibri" w:eastAsia="Times New Roman" w:hAnsi="Calibri" w:cs="Calibri"/>
                <w:i/>
                <w:iCs/>
                <w:sz w:val="20"/>
                <w:szCs w:val="20"/>
                <w:rPrChange w:id="4688" w:author="Stefanie Lane" w:date="2022-06-23T13:35:00Z">
                  <w:rPr>
                    <w:ins w:id="4689" w:author="Stefanie Lane" w:date="2022-06-23T13:35:00Z"/>
                  </w:rPr>
                </w:rPrChange>
              </w:rPr>
              <w:pPrChange w:id="4690" w:author="Stefanie Lane" w:date="2022-06-23T13:35:00Z">
                <w:pPr/>
              </w:pPrChange>
            </w:pPr>
            <w:ins w:id="4691" w:author="Stefanie Lane" w:date="2022-06-23T13:35:00Z">
              <w:r w:rsidRPr="00CB11B1">
                <w:rPr>
                  <w:rFonts w:ascii="Calibri" w:eastAsia="Times New Roman" w:hAnsi="Calibri" w:cs="Calibri"/>
                  <w:i/>
                  <w:iCs/>
                  <w:sz w:val="20"/>
                  <w:szCs w:val="20"/>
                  <w:rPrChange w:id="4692" w:author="Stefanie Lane" w:date="2022-06-23T13:35:00Z">
                    <w:rPr/>
                  </w:rPrChange>
                </w:rPr>
                <w:t>Trifolium wormskjoldii</w:t>
              </w:r>
            </w:ins>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CB11B1" w:rsidRDefault="00CB11B1">
            <w:pPr>
              <w:spacing w:after="0" w:line="240" w:lineRule="auto"/>
              <w:jc w:val="center"/>
              <w:rPr>
                <w:ins w:id="4693" w:author="Stefanie Lane" w:date="2022-06-23T13:35:00Z"/>
                <w:rFonts w:ascii="Calibri" w:eastAsia="Times New Roman" w:hAnsi="Calibri" w:cs="Calibri"/>
                <w:color w:val="000000"/>
                <w:sz w:val="20"/>
                <w:szCs w:val="20"/>
                <w:rPrChange w:id="4694" w:author="Stefanie Lane" w:date="2022-06-23T13:35:00Z">
                  <w:rPr>
                    <w:ins w:id="4695" w:author="Stefanie Lane" w:date="2022-06-23T13:35:00Z"/>
                  </w:rPr>
                </w:rPrChange>
              </w:rPr>
              <w:pPrChange w:id="4696" w:author="Stefanie Lane" w:date="2022-06-23T13:35:00Z">
                <w:pPr>
                  <w:jc w:val="center"/>
                </w:pPr>
              </w:pPrChange>
            </w:pPr>
            <w:ins w:id="4697" w:author="Stefanie Lane" w:date="2022-06-23T13:35:00Z">
              <w:r w:rsidRPr="00CB11B1">
                <w:rPr>
                  <w:rFonts w:ascii="Calibri" w:eastAsia="Times New Roman" w:hAnsi="Calibri" w:cs="Calibri"/>
                  <w:color w:val="000000"/>
                  <w:sz w:val="20"/>
                  <w:szCs w:val="20"/>
                  <w:rPrChange w:id="4698" w:author="Stefanie Lane" w:date="2022-06-23T13:35:00Z">
                    <w:rPr/>
                  </w:rPrChange>
                </w:rPr>
                <w:t>0.381</w:t>
              </w:r>
            </w:ins>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CB11B1" w:rsidRDefault="00CB11B1">
            <w:pPr>
              <w:spacing w:after="0" w:line="240" w:lineRule="auto"/>
              <w:jc w:val="center"/>
              <w:rPr>
                <w:ins w:id="4699" w:author="Stefanie Lane" w:date="2022-06-23T13:35:00Z"/>
                <w:rFonts w:ascii="Calibri" w:eastAsia="Times New Roman" w:hAnsi="Calibri" w:cs="Calibri"/>
                <w:color w:val="000000"/>
                <w:sz w:val="20"/>
                <w:szCs w:val="20"/>
                <w:rPrChange w:id="4700" w:author="Stefanie Lane" w:date="2022-06-23T13:35:00Z">
                  <w:rPr>
                    <w:ins w:id="4701" w:author="Stefanie Lane" w:date="2022-06-23T13:35:00Z"/>
                  </w:rPr>
                </w:rPrChange>
              </w:rPr>
              <w:pPrChange w:id="4702" w:author="Stefanie Lane" w:date="2022-06-23T13:35:00Z">
                <w:pPr>
                  <w:jc w:val="center"/>
                </w:pPr>
              </w:pPrChange>
            </w:pPr>
            <w:ins w:id="4703" w:author="Stefanie Lane" w:date="2022-06-23T13:35:00Z">
              <w:r w:rsidRPr="00CB11B1">
                <w:rPr>
                  <w:rFonts w:ascii="Calibri" w:eastAsia="Times New Roman" w:hAnsi="Calibri" w:cs="Calibri"/>
                  <w:color w:val="000000"/>
                  <w:sz w:val="20"/>
                  <w:szCs w:val="20"/>
                  <w:rPrChange w:id="4704" w:author="Stefanie Lane" w:date="2022-06-23T13:35:00Z">
                    <w:rPr/>
                  </w:rPrChange>
                </w:rPr>
                <w:t>0.003</w:t>
              </w:r>
            </w:ins>
          </w:p>
        </w:tc>
        <w:tc>
          <w:tcPr>
            <w:tcW w:w="240" w:type="dxa"/>
            <w:tcBorders>
              <w:top w:val="nil"/>
              <w:left w:val="nil"/>
              <w:bottom w:val="nil"/>
              <w:right w:val="nil"/>
            </w:tcBorders>
            <w:shd w:val="clear" w:color="auto" w:fill="auto"/>
            <w:noWrap/>
            <w:vAlign w:val="bottom"/>
            <w:hideMark/>
          </w:tcPr>
          <w:p w14:paraId="34718DF8" w14:textId="77777777" w:rsidR="00CB11B1" w:rsidRPr="00CB11B1" w:rsidRDefault="00CB11B1">
            <w:pPr>
              <w:spacing w:after="0" w:line="240" w:lineRule="auto"/>
              <w:jc w:val="center"/>
              <w:rPr>
                <w:ins w:id="4705" w:author="Stefanie Lane" w:date="2022-06-23T13:35:00Z"/>
                <w:rFonts w:ascii="Calibri" w:eastAsia="Times New Roman" w:hAnsi="Calibri" w:cs="Calibri"/>
                <w:color w:val="000000"/>
                <w:sz w:val="20"/>
                <w:szCs w:val="20"/>
                <w:rPrChange w:id="4706" w:author="Stefanie Lane" w:date="2022-06-23T13:35:00Z">
                  <w:rPr>
                    <w:ins w:id="4707" w:author="Stefanie Lane" w:date="2022-06-23T13:35:00Z"/>
                  </w:rPr>
                </w:rPrChange>
              </w:rPr>
              <w:pPrChange w:id="4708" w:author="Stefanie Lane" w:date="2022-06-23T13:35:00Z">
                <w:pPr>
                  <w:jc w:val="center"/>
                </w:pPr>
              </w:pPrChange>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CB11B1" w:rsidRDefault="00CB11B1">
            <w:pPr>
              <w:spacing w:after="0" w:line="240" w:lineRule="auto"/>
              <w:rPr>
                <w:ins w:id="4709" w:author="Stefanie Lane" w:date="2022-06-23T13:35:00Z"/>
                <w:rFonts w:ascii="Calibri" w:eastAsia="Times New Roman" w:hAnsi="Calibri" w:cs="Calibri"/>
                <w:i/>
                <w:iCs/>
                <w:color w:val="000000"/>
                <w:sz w:val="20"/>
                <w:szCs w:val="20"/>
                <w:rPrChange w:id="4710" w:author="Stefanie Lane" w:date="2022-06-23T13:35:00Z">
                  <w:rPr>
                    <w:ins w:id="4711" w:author="Stefanie Lane" w:date="2022-06-23T13:35:00Z"/>
                  </w:rPr>
                </w:rPrChange>
              </w:rPr>
              <w:pPrChange w:id="4712" w:author="Stefanie Lane" w:date="2022-06-23T13:35:00Z">
                <w:pPr/>
              </w:pPrChange>
            </w:pPr>
            <w:ins w:id="4713" w:author="Stefanie Lane" w:date="2022-06-23T13:35:00Z">
              <w:r w:rsidRPr="00CB11B1">
                <w:rPr>
                  <w:rFonts w:ascii="Calibri" w:eastAsia="Times New Roman" w:hAnsi="Calibri" w:cs="Calibri"/>
                  <w:i/>
                  <w:iCs/>
                  <w:color w:val="000000"/>
                  <w:sz w:val="20"/>
                  <w:szCs w:val="20"/>
                  <w:rPrChange w:id="4714" w:author="Stefanie Lane" w:date="2022-06-23T13:35:00Z">
                    <w:rPr/>
                  </w:rPrChange>
                </w:rPr>
                <w:t>Juncus articulatus</w:t>
              </w:r>
            </w:ins>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CB11B1" w:rsidRDefault="00CB11B1">
            <w:pPr>
              <w:spacing w:after="0" w:line="240" w:lineRule="auto"/>
              <w:jc w:val="center"/>
              <w:rPr>
                <w:ins w:id="4715" w:author="Stefanie Lane" w:date="2022-06-23T13:35:00Z"/>
                <w:rFonts w:ascii="Calibri" w:eastAsia="Times New Roman" w:hAnsi="Calibri" w:cs="Calibri"/>
                <w:color w:val="000000"/>
                <w:sz w:val="20"/>
                <w:szCs w:val="20"/>
                <w:rPrChange w:id="4716" w:author="Stefanie Lane" w:date="2022-06-23T13:35:00Z">
                  <w:rPr>
                    <w:ins w:id="4717" w:author="Stefanie Lane" w:date="2022-06-23T13:35:00Z"/>
                  </w:rPr>
                </w:rPrChange>
              </w:rPr>
              <w:pPrChange w:id="4718" w:author="Stefanie Lane" w:date="2022-06-23T13:35:00Z">
                <w:pPr>
                  <w:jc w:val="center"/>
                </w:pPr>
              </w:pPrChange>
            </w:pPr>
            <w:ins w:id="4719" w:author="Stefanie Lane" w:date="2022-06-23T13:35:00Z">
              <w:r w:rsidRPr="00CB11B1">
                <w:rPr>
                  <w:rFonts w:ascii="Calibri" w:eastAsia="Times New Roman" w:hAnsi="Calibri" w:cs="Calibri"/>
                  <w:color w:val="000000"/>
                  <w:sz w:val="20"/>
                  <w:szCs w:val="20"/>
                  <w:rPrChange w:id="4720" w:author="Stefanie Lane" w:date="2022-06-23T13:35:00Z">
                    <w:rPr/>
                  </w:rPrChange>
                </w:rPr>
                <w:t>0.438</w:t>
              </w:r>
            </w:ins>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CB11B1" w:rsidRDefault="00CB11B1">
            <w:pPr>
              <w:spacing w:after="0" w:line="240" w:lineRule="auto"/>
              <w:jc w:val="center"/>
              <w:rPr>
                <w:ins w:id="4721" w:author="Stefanie Lane" w:date="2022-06-23T13:35:00Z"/>
                <w:rFonts w:ascii="Calibri" w:eastAsia="Times New Roman" w:hAnsi="Calibri" w:cs="Calibri"/>
                <w:color w:val="000000"/>
                <w:sz w:val="20"/>
                <w:szCs w:val="20"/>
                <w:rPrChange w:id="4722" w:author="Stefanie Lane" w:date="2022-06-23T13:35:00Z">
                  <w:rPr>
                    <w:ins w:id="4723" w:author="Stefanie Lane" w:date="2022-06-23T13:35:00Z"/>
                  </w:rPr>
                </w:rPrChange>
              </w:rPr>
              <w:pPrChange w:id="4724" w:author="Stefanie Lane" w:date="2022-06-23T13:35:00Z">
                <w:pPr>
                  <w:jc w:val="center"/>
                </w:pPr>
              </w:pPrChange>
            </w:pPr>
            <w:ins w:id="4725" w:author="Stefanie Lane" w:date="2022-06-23T13:35:00Z">
              <w:r w:rsidRPr="00CB11B1">
                <w:rPr>
                  <w:rFonts w:ascii="Calibri" w:eastAsia="Times New Roman" w:hAnsi="Calibri" w:cs="Calibri"/>
                  <w:color w:val="000000"/>
                  <w:sz w:val="20"/>
                  <w:szCs w:val="20"/>
                  <w:rPrChange w:id="4726"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6943A2A5" w14:textId="77777777" w:rsidR="00CB11B1" w:rsidRPr="00CB11B1" w:rsidRDefault="00CB11B1">
            <w:pPr>
              <w:spacing w:after="0" w:line="240" w:lineRule="auto"/>
              <w:jc w:val="center"/>
              <w:rPr>
                <w:ins w:id="4727" w:author="Stefanie Lane" w:date="2022-06-23T13:35:00Z"/>
                <w:rFonts w:ascii="Calibri" w:eastAsia="Times New Roman" w:hAnsi="Calibri" w:cs="Calibri"/>
                <w:color w:val="000000"/>
                <w:sz w:val="20"/>
                <w:szCs w:val="20"/>
                <w:rPrChange w:id="4728" w:author="Stefanie Lane" w:date="2022-06-23T13:35:00Z">
                  <w:rPr>
                    <w:ins w:id="4729" w:author="Stefanie Lane" w:date="2022-06-23T13:35:00Z"/>
                  </w:rPr>
                </w:rPrChange>
              </w:rPr>
              <w:pPrChange w:id="4730"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62C37BDD" w14:textId="77777777" w:rsidR="00CB11B1" w:rsidRPr="00CB11B1" w:rsidRDefault="00CB11B1">
            <w:pPr>
              <w:spacing w:after="0" w:line="240" w:lineRule="auto"/>
              <w:rPr>
                <w:ins w:id="4731" w:author="Stefanie Lane" w:date="2022-06-23T13:35:00Z"/>
                <w:rFonts w:ascii="Calibri" w:eastAsia="Times New Roman" w:hAnsi="Calibri" w:cs="Calibri"/>
                <w:i/>
                <w:iCs/>
                <w:color w:val="000000"/>
                <w:sz w:val="20"/>
                <w:szCs w:val="20"/>
                <w:rPrChange w:id="4732" w:author="Stefanie Lane" w:date="2022-06-23T13:35:00Z">
                  <w:rPr>
                    <w:ins w:id="4733" w:author="Stefanie Lane" w:date="2022-06-23T13:35:00Z"/>
                  </w:rPr>
                </w:rPrChange>
              </w:rPr>
              <w:pPrChange w:id="4734" w:author="Stefanie Lane" w:date="2022-06-23T13:35:00Z">
                <w:pPr/>
              </w:pPrChange>
            </w:pPr>
            <w:ins w:id="4735" w:author="Stefanie Lane" w:date="2022-06-23T13:35:00Z">
              <w:r w:rsidRPr="00CB11B1">
                <w:rPr>
                  <w:rFonts w:ascii="Calibri" w:eastAsia="Times New Roman" w:hAnsi="Calibri" w:cs="Calibri"/>
                  <w:i/>
                  <w:iCs/>
                  <w:color w:val="000000"/>
                  <w:sz w:val="20"/>
                  <w:szCs w:val="20"/>
                  <w:rPrChange w:id="4736" w:author="Stefanie Lane" w:date="2022-06-23T13:35:00Z">
                    <w:rPr/>
                  </w:rPrChange>
                </w:rPr>
                <w:t>Juncus articulatus</w:t>
              </w:r>
            </w:ins>
          </w:p>
        </w:tc>
        <w:tc>
          <w:tcPr>
            <w:tcW w:w="693" w:type="dxa"/>
            <w:tcBorders>
              <w:top w:val="nil"/>
              <w:left w:val="nil"/>
              <w:bottom w:val="nil"/>
              <w:right w:val="nil"/>
            </w:tcBorders>
            <w:shd w:val="clear" w:color="auto" w:fill="auto"/>
            <w:noWrap/>
            <w:vAlign w:val="bottom"/>
            <w:hideMark/>
          </w:tcPr>
          <w:p w14:paraId="0073CB05" w14:textId="77777777" w:rsidR="00CB11B1" w:rsidRPr="00CB11B1" w:rsidRDefault="00CB11B1">
            <w:pPr>
              <w:spacing w:after="0" w:line="240" w:lineRule="auto"/>
              <w:jc w:val="center"/>
              <w:rPr>
                <w:ins w:id="4737" w:author="Stefanie Lane" w:date="2022-06-23T13:35:00Z"/>
                <w:rFonts w:ascii="Calibri" w:eastAsia="Times New Roman" w:hAnsi="Calibri" w:cs="Calibri"/>
                <w:color w:val="000000"/>
                <w:sz w:val="20"/>
                <w:szCs w:val="20"/>
                <w:rPrChange w:id="4738" w:author="Stefanie Lane" w:date="2022-06-23T13:35:00Z">
                  <w:rPr>
                    <w:ins w:id="4739" w:author="Stefanie Lane" w:date="2022-06-23T13:35:00Z"/>
                  </w:rPr>
                </w:rPrChange>
              </w:rPr>
              <w:pPrChange w:id="4740" w:author="Stefanie Lane" w:date="2022-06-23T13:35:00Z">
                <w:pPr>
                  <w:jc w:val="center"/>
                </w:pPr>
              </w:pPrChange>
            </w:pPr>
            <w:ins w:id="4741" w:author="Stefanie Lane" w:date="2022-06-23T13:35:00Z">
              <w:r w:rsidRPr="00CB11B1">
                <w:rPr>
                  <w:rFonts w:ascii="Calibri" w:eastAsia="Times New Roman" w:hAnsi="Calibri" w:cs="Calibri"/>
                  <w:color w:val="000000"/>
                  <w:sz w:val="20"/>
                  <w:szCs w:val="20"/>
                  <w:rPrChange w:id="4742" w:author="Stefanie Lane" w:date="2022-06-23T13:35:00Z">
                    <w:rPr/>
                  </w:rPrChange>
                </w:rPr>
                <w:t>0.373</w:t>
              </w:r>
            </w:ins>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CB11B1" w:rsidRDefault="00CB11B1">
            <w:pPr>
              <w:spacing w:after="0" w:line="240" w:lineRule="auto"/>
              <w:jc w:val="center"/>
              <w:rPr>
                <w:ins w:id="4743" w:author="Stefanie Lane" w:date="2022-06-23T13:35:00Z"/>
                <w:rFonts w:ascii="Calibri" w:eastAsia="Times New Roman" w:hAnsi="Calibri" w:cs="Calibri"/>
                <w:color w:val="000000"/>
                <w:sz w:val="20"/>
                <w:szCs w:val="20"/>
                <w:rPrChange w:id="4744" w:author="Stefanie Lane" w:date="2022-06-23T13:35:00Z">
                  <w:rPr>
                    <w:ins w:id="4745" w:author="Stefanie Lane" w:date="2022-06-23T13:35:00Z"/>
                  </w:rPr>
                </w:rPrChange>
              </w:rPr>
              <w:pPrChange w:id="4746" w:author="Stefanie Lane" w:date="2022-06-23T13:35:00Z">
                <w:pPr>
                  <w:jc w:val="center"/>
                </w:pPr>
              </w:pPrChange>
            </w:pPr>
            <w:ins w:id="4747" w:author="Stefanie Lane" w:date="2022-06-23T13:35:00Z">
              <w:r w:rsidRPr="00CB11B1">
                <w:rPr>
                  <w:rFonts w:ascii="Calibri" w:eastAsia="Times New Roman" w:hAnsi="Calibri" w:cs="Calibri"/>
                  <w:color w:val="000000"/>
                  <w:sz w:val="20"/>
                  <w:szCs w:val="20"/>
                  <w:rPrChange w:id="4748" w:author="Stefanie Lane" w:date="2022-06-23T13:35:00Z">
                    <w:rPr/>
                  </w:rPrChange>
                </w:rPr>
                <w:t>0.004</w:t>
              </w:r>
            </w:ins>
          </w:p>
        </w:tc>
      </w:tr>
      <w:tr w:rsidR="00CB11B1" w:rsidRPr="00CB11B1" w14:paraId="659215F0" w14:textId="77777777" w:rsidTr="00CB11B1">
        <w:trPr>
          <w:trHeight w:val="260"/>
          <w:ins w:id="4749"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CB11B1" w:rsidRDefault="00CB11B1">
            <w:pPr>
              <w:spacing w:after="0" w:line="240" w:lineRule="auto"/>
              <w:rPr>
                <w:ins w:id="4750" w:author="Stefanie Lane" w:date="2022-06-23T13:35:00Z"/>
                <w:rFonts w:ascii="Calibri" w:eastAsia="Times New Roman" w:hAnsi="Calibri" w:cs="Calibri"/>
                <w:color w:val="000000"/>
                <w:sz w:val="20"/>
                <w:szCs w:val="20"/>
                <w:rPrChange w:id="4751" w:author="Stefanie Lane" w:date="2022-06-23T13:35:00Z">
                  <w:rPr>
                    <w:ins w:id="4752" w:author="Stefanie Lane" w:date="2022-06-23T13:35:00Z"/>
                  </w:rPr>
                </w:rPrChange>
              </w:rPr>
              <w:pPrChange w:id="4753" w:author="Stefanie Lane" w:date="2022-06-23T13:35:00Z">
                <w:pPr/>
              </w:pPrChange>
            </w:pPr>
          </w:p>
        </w:tc>
        <w:tc>
          <w:tcPr>
            <w:tcW w:w="3077" w:type="dxa"/>
            <w:tcBorders>
              <w:top w:val="nil"/>
              <w:left w:val="nil"/>
              <w:bottom w:val="nil"/>
              <w:right w:val="nil"/>
            </w:tcBorders>
            <w:shd w:val="clear" w:color="auto" w:fill="auto"/>
            <w:noWrap/>
            <w:vAlign w:val="bottom"/>
            <w:hideMark/>
          </w:tcPr>
          <w:p w14:paraId="63AB45A7" w14:textId="77777777" w:rsidR="00CB11B1" w:rsidRPr="00CB11B1" w:rsidRDefault="00CB11B1">
            <w:pPr>
              <w:spacing w:after="0" w:line="240" w:lineRule="auto"/>
              <w:rPr>
                <w:ins w:id="4754" w:author="Stefanie Lane" w:date="2022-06-23T13:35:00Z"/>
                <w:rFonts w:ascii="Calibri" w:eastAsia="Times New Roman" w:hAnsi="Calibri" w:cs="Calibri"/>
                <w:i/>
                <w:iCs/>
                <w:sz w:val="20"/>
                <w:szCs w:val="20"/>
                <w:rPrChange w:id="4755" w:author="Stefanie Lane" w:date="2022-06-23T13:35:00Z">
                  <w:rPr>
                    <w:ins w:id="4756" w:author="Stefanie Lane" w:date="2022-06-23T13:35:00Z"/>
                  </w:rPr>
                </w:rPrChange>
              </w:rPr>
              <w:pPrChange w:id="4757" w:author="Stefanie Lane" w:date="2022-06-23T13:35:00Z">
                <w:pPr/>
              </w:pPrChange>
            </w:pPr>
            <w:ins w:id="4758" w:author="Stefanie Lane" w:date="2022-06-23T13:35:00Z">
              <w:r w:rsidRPr="00CB11B1">
                <w:rPr>
                  <w:rFonts w:ascii="Calibri" w:eastAsia="Times New Roman" w:hAnsi="Calibri" w:cs="Calibri"/>
                  <w:i/>
                  <w:iCs/>
                  <w:sz w:val="20"/>
                  <w:szCs w:val="20"/>
                  <w:rPrChange w:id="4759" w:author="Stefanie Lane" w:date="2022-06-23T13:35:00Z">
                    <w:rPr/>
                  </w:rPrChange>
                </w:rPr>
                <w:t>Lilaeopsis occidentalis</w:t>
              </w:r>
            </w:ins>
          </w:p>
        </w:tc>
        <w:tc>
          <w:tcPr>
            <w:tcW w:w="696" w:type="dxa"/>
            <w:tcBorders>
              <w:top w:val="nil"/>
              <w:left w:val="nil"/>
              <w:bottom w:val="nil"/>
              <w:right w:val="nil"/>
            </w:tcBorders>
            <w:shd w:val="clear" w:color="auto" w:fill="auto"/>
            <w:noWrap/>
            <w:vAlign w:val="bottom"/>
            <w:hideMark/>
          </w:tcPr>
          <w:p w14:paraId="3C9C10FA" w14:textId="77777777" w:rsidR="00CB11B1" w:rsidRPr="00CB11B1" w:rsidRDefault="00CB11B1">
            <w:pPr>
              <w:spacing w:after="0" w:line="240" w:lineRule="auto"/>
              <w:jc w:val="center"/>
              <w:rPr>
                <w:ins w:id="4760" w:author="Stefanie Lane" w:date="2022-06-23T13:35:00Z"/>
                <w:rFonts w:ascii="Calibri" w:eastAsia="Times New Roman" w:hAnsi="Calibri" w:cs="Calibri"/>
                <w:color w:val="000000"/>
                <w:sz w:val="20"/>
                <w:szCs w:val="20"/>
                <w:rPrChange w:id="4761" w:author="Stefanie Lane" w:date="2022-06-23T13:35:00Z">
                  <w:rPr>
                    <w:ins w:id="4762" w:author="Stefanie Lane" w:date="2022-06-23T13:35:00Z"/>
                  </w:rPr>
                </w:rPrChange>
              </w:rPr>
              <w:pPrChange w:id="4763" w:author="Stefanie Lane" w:date="2022-06-23T13:35:00Z">
                <w:pPr>
                  <w:jc w:val="center"/>
                </w:pPr>
              </w:pPrChange>
            </w:pPr>
            <w:ins w:id="4764" w:author="Stefanie Lane" w:date="2022-06-23T13:35:00Z">
              <w:r w:rsidRPr="00CB11B1">
                <w:rPr>
                  <w:rFonts w:ascii="Calibri" w:eastAsia="Times New Roman" w:hAnsi="Calibri" w:cs="Calibri"/>
                  <w:color w:val="000000"/>
                  <w:sz w:val="20"/>
                  <w:szCs w:val="20"/>
                  <w:rPrChange w:id="4765" w:author="Stefanie Lane" w:date="2022-06-23T13:35:00Z">
                    <w:rPr/>
                  </w:rPrChange>
                </w:rPr>
                <w:t>0.360</w:t>
              </w:r>
            </w:ins>
          </w:p>
        </w:tc>
        <w:tc>
          <w:tcPr>
            <w:tcW w:w="727" w:type="dxa"/>
            <w:tcBorders>
              <w:top w:val="nil"/>
              <w:left w:val="nil"/>
              <w:bottom w:val="nil"/>
              <w:right w:val="nil"/>
            </w:tcBorders>
            <w:shd w:val="clear" w:color="auto" w:fill="auto"/>
            <w:noWrap/>
            <w:vAlign w:val="bottom"/>
            <w:hideMark/>
          </w:tcPr>
          <w:p w14:paraId="4A442395" w14:textId="77777777" w:rsidR="00CB11B1" w:rsidRPr="00CB11B1" w:rsidRDefault="00CB11B1">
            <w:pPr>
              <w:spacing w:after="0" w:line="240" w:lineRule="auto"/>
              <w:jc w:val="center"/>
              <w:rPr>
                <w:ins w:id="4766" w:author="Stefanie Lane" w:date="2022-06-23T13:35:00Z"/>
                <w:rFonts w:ascii="Calibri" w:eastAsia="Times New Roman" w:hAnsi="Calibri" w:cs="Calibri"/>
                <w:color w:val="000000"/>
                <w:sz w:val="20"/>
                <w:szCs w:val="20"/>
                <w:rPrChange w:id="4767" w:author="Stefanie Lane" w:date="2022-06-23T13:35:00Z">
                  <w:rPr>
                    <w:ins w:id="4768" w:author="Stefanie Lane" w:date="2022-06-23T13:35:00Z"/>
                  </w:rPr>
                </w:rPrChange>
              </w:rPr>
              <w:pPrChange w:id="4769" w:author="Stefanie Lane" w:date="2022-06-23T13:35:00Z">
                <w:pPr>
                  <w:jc w:val="center"/>
                </w:pPr>
              </w:pPrChange>
            </w:pPr>
            <w:ins w:id="4770" w:author="Stefanie Lane" w:date="2022-06-23T13:35:00Z">
              <w:r w:rsidRPr="00CB11B1">
                <w:rPr>
                  <w:rFonts w:ascii="Calibri" w:eastAsia="Times New Roman" w:hAnsi="Calibri" w:cs="Calibri"/>
                  <w:color w:val="000000"/>
                  <w:sz w:val="20"/>
                  <w:szCs w:val="20"/>
                  <w:rPrChange w:id="4771" w:author="Stefanie Lane" w:date="2022-06-23T13:35:00Z">
                    <w:rPr/>
                  </w:rPrChange>
                </w:rPr>
                <w:t>0.004</w:t>
              </w:r>
            </w:ins>
          </w:p>
        </w:tc>
        <w:tc>
          <w:tcPr>
            <w:tcW w:w="240" w:type="dxa"/>
            <w:tcBorders>
              <w:top w:val="nil"/>
              <w:left w:val="nil"/>
              <w:bottom w:val="nil"/>
              <w:right w:val="nil"/>
            </w:tcBorders>
            <w:shd w:val="clear" w:color="auto" w:fill="auto"/>
            <w:noWrap/>
            <w:vAlign w:val="bottom"/>
            <w:hideMark/>
          </w:tcPr>
          <w:p w14:paraId="3315E006" w14:textId="77777777" w:rsidR="00CB11B1" w:rsidRPr="00CB11B1" w:rsidRDefault="00CB11B1">
            <w:pPr>
              <w:spacing w:after="0" w:line="240" w:lineRule="auto"/>
              <w:jc w:val="center"/>
              <w:rPr>
                <w:ins w:id="4772" w:author="Stefanie Lane" w:date="2022-06-23T13:35:00Z"/>
                <w:rFonts w:ascii="Calibri" w:eastAsia="Times New Roman" w:hAnsi="Calibri" w:cs="Calibri"/>
                <w:color w:val="000000"/>
                <w:sz w:val="20"/>
                <w:szCs w:val="20"/>
                <w:rPrChange w:id="4773" w:author="Stefanie Lane" w:date="2022-06-23T13:35:00Z">
                  <w:rPr>
                    <w:ins w:id="4774" w:author="Stefanie Lane" w:date="2022-06-23T13:35:00Z"/>
                  </w:rPr>
                </w:rPrChange>
              </w:rPr>
              <w:pPrChange w:id="4775" w:author="Stefanie Lane" w:date="2022-06-23T13:35:00Z">
                <w:pPr>
                  <w:jc w:val="center"/>
                </w:pPr>
              </w:pPrChange>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CB11B1" w:rsidRDefault="00CB11B1">
            <w:pPr>
              <w:spacing w:after="0" w:line="240" w:lineRule="auto"/>
              <w:rPr>
                <w:ins w:id="4776" w:author="Stefanie Lane" w:date="2022-06-23T13:35:00Z"/>
                <w:rFonts w:ascii="Calibri" w:eastAsia="Times New Roman" w:hAnsi="Calibri" w:cs="Calibri"/>
                <w:i/>
                <w:iCs/>
                <w:color w:val="000000"/>
                <w:sz w:val="20"/>
                <w:szCs w:val="20"/>
                <w:rPrChange w:id="4777" w:author="Stefanie Lane" w:date="2022-06-23T13:35:00Z">
                  <w:rPr>
                    <w:ins w:id="4778" w:author="Stefanie Lane" w:date="2022-06-23T13:35:00Z"/>
                  </w:rPr>
                </w:rPrChange>
              </w:rPr>
              <w:pPrChange w:id="4779" w:author="Stefanie Lane" w:date="2022-06-23T13:35:00Z">
                <w:pPr/>
              </w:pPrChange>
            </w:pPr>
            <w:ins w:id="4780" w:author="Stefanie Lane" w:date="2022-06-23T13:35:00Z">
              <w:r w:rsidRPr="00CB11B1">
                <w:rPr>
                  <w:rFonts w:ascii="Calibri" w:eastAsia="Times New Roman" w:hAnsi="Calibri" w:cs="Calibri"/>
                  <w:i/>
                  <w:iCs/>
                  <w:color w:val="000000"/>
                  <w:sz w:val="20"/>
                  <w:szCs w:val="20"/>
                  <w:rPrChange w:id="4781" w:author="Stefanie Lane" w:date="2022-06-23T13:35:00Z">
                    <w:rPr/>
                  </w:rPrChange>
                </w:rPr>
                <w:t>Juncus oxymeris</w:t>
              </w:r>
            </w:ins>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CB11B1" w:rsidRDefault="00CB11B1">
            <w:pPr>
              <w:spacing w:after="0" w:line="240" w:lineRule="auto"/>
              <w:jc w:val="center"/>
              <w:rPr>
                <w:ins w:id="4782" w:author="Stefanie Lane" w:date="2022-06-23T13:35:00Z"/>
                <w:rFonts w:ascii="Calibri" w:eastAsia="Times New Roman" w:hAnsi="Calibri" w:cs="Calibri"/>
                <w:color w:val="000000"/>
                <w:sz w:val="20"/>
                <w:szCs w:val="20"/>
                <w:rPrChange w:id="4783" w:author="Stefanie Lane" w:date="2022-06-23T13:35:00Z">
                  <w:rPr>
                    <w:ins w:id="4784" w:author="Stefanie Lane" w:date="2022-06-23T13:35:00Z"/>
                  </w:rPr>
                </w:rPrChange>
              </w:rPr>
              <w:pPrChange w:id="4785" w:author="Stefanie Lane" w:date="2022-06-23T13:35:00Z">
                <w:pPr>
                  <w:jc w:val="center"/>
                </w:pPr>
              </w:pPrChange>
            </w:pPr>
            <w:ins w:id="4786" w:author="Stefanie Lane" w:date="2022-06-23T13:35:00Z">
              <w:r w:rsidRPr="00CB11B1">
                <w:rPr>
                  <w:rFonts w:ascii="Calibri" w:eastAsia="Times New Roman" w:hAnsi="Calibri" w:cs="Calibri"/>
                  <w:color w:val="000000"/>
                  <w:sz w:val="20"/>
                  <w:szCs w:val="20"/>
                  <w:rPrChange w:id="4787" w:author="Stefanie Lane" w:date="2022-06-23T13:35:00Z">
                    <w:rPr/>
                  </w:rPrChange>
                </w:rPr>
                <w:t>0.356</w:t>
              </w:r>
            </w:ins>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CB11B1" w:rsidRDefault="00CB11B1">
            <w:pPr>
              <w:spacing w:after="0" w:line="240" w:lineRule="auto"/>
              <w:jc w:val="center"/>
              <w:rPr>
                <w:ins w:id="4788" w:author="Stefanie Lane" w:date="2022-06-23T13:35:00Z"/>
                <w:rFonts w:ascii="Calibri" w:eastAsia="Times New Roman" w:hAnsi="Calibri" w:cs="Calibri"/>
                <w:color w:val="000000"/>
                <w:sz w:val="20"/>
                <w:szCs w:val="20"/>
                <w:rPrChange w:id="4789" w:author="Stefanie Lane" w:date="2022-06-23T13:35:00Z">
                  <w:rPr>
                    <w:ins w:id="4790" w:author="Stefanie Lane" w:date="2022-06-23T13:35:00Z"/>
                  </w:rPr>
                </w:rPrChange>
              </w:rPr>
              <w:pPrChange w:id="4791" w:author="Stefanie Lane" w:date="2022-06-23T13:35:00Z">
                <w:pPr>
                  <w:jc w:val="center"/>
                </w:pPr>
              </w:pPrChange>
            </w:pPr>
            <w:ins w:id="4792" w:author="Stefanie Lane" w:date="2022-06-23T13:35:00Z">
              <w:r w:rsidRPr="00CB11B1">
                <w:rPr>
                  <w:rFonts w:ascii="Calibri" w:eastAsia="Times New Roman" w:hAnsi="Calibri" w:cs="Calibri"/>
                  <w:color w:val="000000"/>
                  <w:sz w:val="20"/>
                  <w:szCs w:val="20"/>
                  <w:rPrChange w:id="4793" w:author="Stefanie Lane" w:date="2022-06-23T13:35:00Z">
                    <w:rPr/>
                  </w:rPrChange>
                </w:rPr>
                <w:t>0.015</w:t>
              </w:r>
            </w:ins>
          </w:p>
        </w:tc>
        <w:tc>
          <w:tcPr>
            <w:tcW w:w="240" w:type="dxa"/>
            <w:tcBorders>
              <w:top w:val="nil"/>
              <w:left w:val="nil"/>
              <w:bottom w:val="nil"/>
              <w:right w:val="nil"/>
            </w:tcBorders>
            <w:shd w:val="clear" w:color="auto" w:fill="auto"/>
            <w:noWrap/>
            <w:vAlign w:val="bottom"/>
            <w:hideMark/>
          </w:tcPr>
          <w:p w14:paraId="49DC7ED0" w14:textId="77777777" w:rsidR="00CB11B1" w:rsidRPr="00CB11B1" w:rsidRDefault="00CB11B1">
            <w:pPr>
              <w:spacing w:after="0" w:line="240" w:lineRule="auto"/>
              <w:jc w:val="center"/>
              <w:rPr>
                <w:ins w:id="4794" w:author="Stefanie Lane" w:date="2022-06-23T13:35:00Z"/>
                <w:rFonts w:ascii="Calibri" w:eastAsia="Times New Roman" w:hAnsi="Calibri" w:cs="Calibri"/>
                <w:color w:val="000000"/>
                <w:sz w:val="20"/>
                <w:szCs w:val="20"/>
                <w:rPrChange w:id="4795" w:author="Stefanie Lane" w:date="2022-06-23T13:35:00Z">
                  <w:rPr>
                    <w:ins w:id="4796" w:author="Stefanie Lane" w:date="2022-06-23T13:35:00Z"/>
                  </w:rPr>
                </w:rPrChange>
              </w:rPr>
              <w:pPrChange w:id="4797" w:author="Stefanie Lane" w:date="2022-06-23T13:35:00Z">
                <w:pPr>
                  <w:jc w:val="center"/>
                </w:pPr>
              </w:pPrChange>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CB11B1" w:rsidRDefault="00CB11B1">
            <w:pPr>
              <w:spacing w:after="0" w:line="240" w:lineRule="auto"/>
              <w:rPr>
                <w:ins w:id="4798" w:author="Stefanie Lane" w:date="2022-06-23T13:35:00Z"/>
                <w:rFonts w:ascii="Calibri" w:eastAsia="Times New Roman" w:hAnsi="Calibri" w:cs="Calibri"/>
                <w:i/>
                <w:iCs/>
                <w:color w:val="000000"/>
                <w:sz w:val="20"/>
                <w:szCs w:val="20"/>
                <w:rPrChange w:id="4799" w:author="Stefanie Lane" w:date="2022-06-23T13:35:00Z">
                  <w:rPr>
                    <w:ins w:id="4800" w:author="Stefanie Lane" w:date="2022-06-23T13:35:00Z"/>
                  </w:rPr>
                </w:rPrChange>
              </w:rPr>
              <w:pPrChange w:id="4801" w:author="Stefanie Lane" w:date="2022-06-23T13:35:00Z">
                <w:pPr/>
              </w:pPrChange>
            </w:pPr>
            <w:ins w:id="4802" w:author="Stefanie Lane" w:date="2022-06-23T13:35:00Z">
              <w:r w:rsidRPr="00CB11B1">
                <w:rPr>
                  <w:rFonts w:ascii="Calibri" w:eastAsia="Times New Roman" w:hAnsi="Calibri" w:cs="Calibri"/>
                  <w:i/>
                  <w:iCs/>
                  <w:color w:val="000000"/>
                  <w:sz w:val="20"/>
                  <w:szCs w:val="20"/>
                  <w:rPrChange w:id="4803" w:author="Stefanie Lane" w:date="2022-06-23T13:35:00Z">
                    <w:rPr/>
                  </w:rPrChange>
                </w:rPr>
                <w:t>Galium trifidum</w:t>
              </w:r>
            </w:ins>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CB11B1" w:rsidRDefault="00CB11B1">
            <w:pPr>
              <w:spacing w:after="0" w:line="240" w:lineRule="auto"/>
              <w:jc w:val="center"/>
              <w:rPr>
                <w:ins w:id="4804" w:author="Stefanie Lane" w:date="2022-06-23T13:35:00Z"/>
                <w:rFonts w:ascii="Calibri" w:eastAsia="Times New Roman" w:hAnsi="Calibri" w:cs="Calibri"/>
                <w:color w:val="000000"/>
                <w:sz w:val="20"/>
                <w:szCs w:val="20"/>
                <w:rPrChange w:id="4805" w:author="Stefanie Lane" w:date="2022-06-23T13:35:00Z">
                  <w:rPr>
                    <w:ins w:id="4806" w:author="Stefanie Lane" w:date="2022-06-23T13:35:00Z"/>
                  </w:rPr>
                </w:rPrChange>
              </w:rPr>
              <w:pPrChange w:id="4807" w:author="Stefanie Lane" w:date="2022-06-23T13:35:00Z">
                <w:pPr>
                  <w:jc w:val="center"/>
                </w:pPr>
              </w:pPrChange>
            </w:pPr>
            <w:ins w:id="4808" w:author="Stefanie Lane" w:date="2022-06-23T13:35:00Z">
              <w:r w:rsidRPr="00CB11B1">
                <w:rPr>
                  <w:rFonts w:ascii="Calibri" w:eastAsia="Times New Roman" w:hAnsi="Calibri" w:cs="Calibri"/>
                  <w:color w:val="000000"/>
                  <w:sz w:val="20"/>
                  <w:szCs w:val="20"/>
                  <w:rPrChange w:id="4809" w:author="Stefanie Lane" w:date="2022-06-23T13:35:00Z">
                    <w:rPr/>
                  </w:rPrChange>
                </w:rPr>
                <w:t>0.348</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CB11B1" w:rsidRDefault="00CB11B1">
            <w:pPr>
              <w:spacing w:after="0" w:line="240" w:lineRule="auto"/>
              <w:jc w:val="center"/>
              <w:rPr>
                <w:ins w:id="4810" w:author="Stefanie Lane" w:date="2022-06-23T13:35:00Z"/>
                <w:rFonts w:ascii="Calibri" w:eastAsia="Times New Roman" w:hAnsi="Calibri" w:cs="Calibri"/>
                <w:color w:val="000000"/>
                <w:sz w:val="20"/>
                <w:szCs w:val="20"/>
                <w:rPrChange w:id="4811" w:author="Stefanie Lane" w:date="2022-06-23T13:35:00Z">
                  <w:rPr>
                    <w:ins w:id="4812" w:author="Stefanie Lane" w:date="2022-06-23T13:35:00Z"/>
                  </w:rPr>
                </w:rPrChange>
              </w:rPr>
              <w:pPrChange w:id="4813" w:author="Stefanie Lane" w:date="2022-06-23T13:35:00Z">
                <w:pPr>
                  <w:jc w:val="center"/>
                </w:pPr>
              </w:pPrChange>
            </w:pPr>
            <w:ins w:id="4814" w:author="Stefanie Lane" w:date="2022-06-23T13:35:00Z">
              <w:r w:rsidRPr="00CB11B1">
                <w:rPr>
                  <w:rFonts w:ascii="Calibri" w:eastAsia="Times New Roman" w:hAnsi="Calibri" w:cs="Calibri"/>
                  <w:color w:val="000000"/>
                  <w:sz w:val="20"/>
                  <w:szCs w:val="20"/>
                  <w:rPrChange w:id="4815" w:author="Stefanie Lane" w:date="2022-06-23T13:35:00Z">
                    <w:rPr/>
                  </w:rPrChange>
                </w:rPr>
                <w:t>0.008</w:t>
              </w:r>
            </w:ins>
          </w:p>
        </w:tc>
      </w:tr>
      <w:tr w:rsidR="00CB11B1" w:rsidRPr="00CB11B1" w14:paraId="6423772C" w14:textId="77777777" w:rsidTr="00CB11B1">
        <w:trPr>
          <w:trHeight w:val="260"/>
          <w:ins w:id="4816"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CB11B1" w:rsidRDefault="00CB11B1">
            <w:pPr>
              <w:spacing w:after="0" w:line="240" w:lineRule="auto"/>
              <w:rPr>
                <w:ins w:id="4817" w:author="Stefanie Lane" w:date="2022-06-23T13:35:00Z"/>
                <w:rFonts w:ascii="Calibri" w:eastAsia="Times New Roman" w:hAnsi="Calibri" w:cs="Calibri"/>
                <w:color w:val="000000"/>
                <w:sz w:val="20"/>
                <w:szCs w:val="20"/>
                <w:rPrChange w:id="4818" w:author="Stefanie Lane" w:date="2022-06-23T13:35:00Z">
                  <w:rPr>
                    <w:ins w:id="4819" w:author="Stefanie Lane" w:date="2022-06-23T13:35:00Z"/>
                  </w:rPr>
                </w:rPrChange>
              </w:rPr>
              <w:pPrChange w:id="4820"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CB11B1" w:rsidRDefault="00CB11B1">
            <w:pPr>
              <w:spacing w:after="0" w:line="240" w:lineRule="auto"/>
              <w:rPr>
                <w:ins w:id="4821" w:author="Stefanie Lane" w:date="2022-06-23T13:35:00Z"/>
                <w:rFonts w:ascii="Calibri" w:eastAsia="Times New Roman" w:hAnsi="Calibri" w:cs="Calibri"/>
                <w:i/>
                <w:iCs/>
                <w:sz w:val="20"/>
                <w:szCs w:val="20"/>
                <w:rPrChange w:id="4822" w:author="Stefanie Lane" w:date="2022-06-23T13:35:00Z">
                  <w:rPr>
                    <w:ins w:id="4823" w:author="Stefanie Lane" w:date="2022-06-23T13:35:00Z"/>
                  </w:rPr>
                </w:rPrChange>
              </w:rPr>
              <w:pPrChange w:id="4824" w:author="Stefanie Lane" w:date="2022-06-23T13:35:00Z">
                <w:pPr/>
              </w:pPrChange>
            </w:pPr>
            <w:ins w:id="4825" w:author="Stefanie Lane" w:date="2022-06-23T13:35:00Z">
              <w:r w:rsidRPr="00CB11B1">
                <w:rPr>
                  <w:rFonts w:ascii="Calibri" w:eastAsia="Times New Roman" w:hAnsi="Calibri" w:cs="Calibri"/>
                  <w:i/>
                  <w:iCs/>
                  <w:sz w:val="20"/>
                  <w:szCs w:val="20"/>
                  <w:rPrChange w:id="4826" w:author="Stefanie Lane" w:date="2022-06-23T13:35:00Z">
                    <w:rPr/>
                  </w:rPrChange>
                </w:rPr>
                <w:t>Mentha aquatica</w:t>
              </w:r>
            </w:ins>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CB11B1" w:rsidRDefault="00CB11B1">
            <w:pPr>
              <w:spacing w:after="0" w:line="240" w:lineRule="auto"/>
              <w:jc w:val="center"/>
              <w:rPr>
                <w:ins w:id="4827" w:author="Stefanie Lane" w:date="2022-06-23T13:35:00Z"/>
                <w:rFonts w:ascii="Calibri" w:eastAsia="Times New Roman" w:hAnsi="Calibri" w:cs="Calibri"/>
                <w:color w:val="000000"/>
                <w:sz w:val="20"/>
                <w:szCs w:val="20"/>
                <w:rPrChange w:id="4828" w:author="Stefanie Lane" w:date="2022-06-23T13:35:00Z">
                  <w:rPr>
                    <w:ins w:id="4829" w:author="Stefanie Lane" w:date="2022-06-23T13:35:00Z"/>
                  </w:rPr>
                </w:rPrChange>
              </w:rPr>
              <w:pPrChange w:id="4830" w:author="Stefanie Lane" w:date="2022-06-23T13:35:00Z">
                <w:pPr>
                  <w:jc w:val="center"/>
                </w:pPr>
              </w:pPrChange>
            </w:pPr>
            <w:ins w:id="4831" w:author="Stefanie Lane" w:date="2022-06-23T13:35:00Z">
              <w:r w:rsidRPr="00CB11B1">
                <w:rPr>
                  <w:rFonts w:ascii="Calibri" w:eastAsia="Times New Roman" w:hAnsi="Calibri" w:cs="Calibri"/>
                  <w:color w:val="000000"/>
                  <w:sz w:val="20"/>
                  <w:szCs w:val="20"/>
                  <w:rPrChange w:id="4832" w:author="Stefanie Lane" w:date="2022-06-23T13:35:00Z">
                    <w:rPr/>
                  </w:rPrChange>
                </w:rPr>
                <w:t>0.313</w:t>
              </w:r>
            </w:ins>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CB11B1" w:rsidRDefault="00CB11B1">
            <w:pPr>
              <w:spacing w:after="0" w:line="240" w:lineRule="auto"/>
              <w:jc w:val="center"/>
              <w:rPr>
                <w:ins w:id="4833" w:author="Stefanie Lane" w:date="2022-06-23T13:35:00Z"/>
                <w:rFonts w:ascii="Calibri" w:eastAsia="Times New Roman" w:hAnsi="Calibri" w:cs="Calibri"/>
                <w:color w:val="000000"/>
                <w:sz w:val="20"/>
                <w:szCs w:val="20"/>
                <w:rPrChange w:id="4834" w:author="Stefanie Lane" w:date="2022-06-23T13:35:00Z">
                  <w:rPr>
                    <w:ins w:id="4835" w:author="Stefanie Lane" w:date="2022-06-23T13:35:00Z"/>
                  </w:rPr>
                </w:rPrChange>
              </w:rPr>
              <w:pPrChange w:id="4836" w:author="Stefanie Lane" w:date="2022-06-23T13:35:00Z">
                <w:pPr>
                  <w:jc w:val="center"/>
                </w:pPr>
              </w:pPrChange>
            </w:pPr>
            <w:ins w:id="4837" w:author="Stefanie Lane" w:date="2022-06-23T13:35:00Z">
              <w:r w:rsidRPr="00CB11B1">
                <w:rPr>
                  <w:rFonts w:ascii="Calibri" w:eastAsia="Times New Roman" w:hAnsi="Calibri" w:cs="Calibri"/>
                  <w:color w:val="000000"/>
                  <w:sz w:val="20"/>
                  <w:szCs w:val="20"/>
                  <w:rPrChange w:id="4838" w:author="Stefanie Lane" w:date="2022-06-23T13:35:00Z">
                    <w:rPr/>
                  </w:rPrChange>
                </w:rPr>
                <w:t>0.010</w:t>
              </w:r>
            </w:ins>
          </w:p>
        </w:tc>
        <w:tc>
          <w:tcPr>
            <w:tcW w:w="240" w:type="dxa"/>
            <w:tcBorders>
              <w:top w:val="nil"/>
              <w:left w:val="nil"/>
              <w:bottom w:val="nil"/>
              <w:right w:val="nil"/>
            </w:tcBorders>
            <w:shd w:val="clear" w:color="auto" w:fill="auto"/>
            <w:noWrap/>
            <w:vAlign w:val="bottom"/>
            <w:hideMark/>
          </w:tcPr>
          <w:p w14:paraId="4942EE67" w14:textId="77777777" w:rsidR="00CB11B1" w:rsidRPr="00CB11B1" w:rsidRDefault="00CB11B1">
            <w:pPr>
              <w:spacing w:after="0" w:line="240" w:lineRule="auto"/>
              <w:jc w:val="center"/>
              <w:rPr>
                <w:ins w:id="4839" w:author="Stefanie Lane" w:date="2022-06-23T13:35:00Z"/>
                <w:rFonts w:ascii="Calibri" w:eastAsia="Times New Roman" w:hAnsi="Calibri" w:cs="Calibri"/>
                <w:color w:val="000000"/>
                <w:sz w:val="20"/>
                <w:szCs w:val="20"/>
                <w:rPrChange w:id="4840" w:author="Stefanie Lane" w:date="2022-06-23T13:35:00Z">
                  <w:rPr>
                    <w:ins w:id="4841" w:author="Stefanie Lane" w:date="2022-06-23T13:35:00Z"/>
                  </w:rPr>
                </w:rPrChange>
              </w:rPr>
              <w:pPrChange w:id="4842"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27C0C7FD" w14:textId="77777777" w:rsidR="00CB11B1" w:rsidRPr="00CB11B1" w:rsidRDefault="00CB11B1">
            <w:pPr>
              <w:spacing w:after="0" w:line="240" w:lineRule="auto"/>
              <w:rPr>
                <w:ins w:id="4843" w:author="Stefanie Lane" w:date="2022-06-23T13:35:00Z"/>
                <w:rFonts w:ascii="Calibri" w:eastAsia="Times New Roman" w:hAnsi="Calibri" w:cs="Calibri"/>
                <w:i/>
                <w:iCs/>
                <w:sz w:val="20"/>
                <w:szCs w:val="20"/>
                <w:rPrChange w:id="4844" w:author="Stefanie Lane" w:date="2022-06-23T13:35:00Z">
                  <w:rPr>
                    <w:ins w:id="4845" w:author="Stefanie Lane" w:date="2022-06-23T13:35:00Z"/>
                  </w:rPr>
                </w:rPrChange>
              </w:rPr>
              <w:pPrChange w:id="4846" w:author="Stefanie Lane" w:date="2022-06-23T13:35:00Z">
                <w:pPr/>
              </w:pPrChange>
            </w:pPr>
            <w:ins w:id="4847" w:author="Stefanie Lane" w:date="2022-06-23T13:35:00Z">
              <w:r w:rsidRPr="00CB11B1">
                <w:rPr>
                  <w:rFonts w:ascii="Calibri" w:eastAsia="Times New Roman" w:hAnsi="Calibri" w:cs="Calibri"/>
                  <w:i/>
                  <w:iCs/>
                  <w:sz w:val="20"/>
                  <w:szCs w:val="20"/>
                  <w:rPrChange w:id="4848" w:author="Stefanie Lane" w:date="2022-06-23T13:35:00Z">
                    <w:rPr/>
                  </w:rPrChange>
                </w:rPr>
                <w:t>Myosotis scorpioides</w:t>
              </w:r>
            </w:ins>
          </w:p>
        </w:tc>
        <w:tc>
          <w:tcPr>
            <w:tcW w:w="706" w:type="dxa"/>
            <w:tcBorders>
              <w:top w:val="nil"/>
              <w:left w:val="nil"/>
              <w:bottom w:val="nil"/>
              <w:right w:val="nil"/>
            </w:tcBorders>
            <w:shd w:val="clear" w:color="auto" w:fill="auto"/>
            <w:noWrap/>
            <w:vAlign w:val="bottom"/>
            <w:hideMark/>
          </w:tcPr>
          <w:p w14:paraId="29C4F98C" w14:textId="77777777" w:rsidR="00CB11B1" w:rsidRPr="00CB11B1" w:rsidRDefault="00CB11B1">
            <w:pPr>
              <w:spacing w:after="0" w:line="240" w:lineRule="auto"/>
              <w:jc w:val="center"/>
              <w:rPr>
                <w:ins w:id="4849" w:author="Stefanie Lane" w:date="2022-06-23T13:35:00Z"/>
                <w:rFonts w:ascii="Calibri" w:eastAsia="Times New Roman" w:hAnsi="Calibri" w:cs="Calibri"/>
                <w:color w:val="000000"/>
                <w:sz w:val="20"/>
                <w:szCs w:val="20"/>
                <w:rPrChange w:id="4850" w:author="Stefanie Lane" w:date="2022-06-23T13:35:00Z">
                  <w:rPr>
                    <w:ins w:id="4851" w:author="Stefanie Lane" w:date="2022-06-23T13:35:00Z"/>
                  </w:rPr>
                </w:rPrChange>
              </w:rPr>
              <w:pPrChange w:id="4852" w:author="Stefanie Lane" w:date="2022-06-23T13:35:00Z">
                <w:pPr>
                  <w:jc w:val="center"/>
                </w:pPr>
              </w:pPrChange>
            </w:pPr>
            <w:ins w:id="4853" w:author="Stefanie Lane" w:date="2022-06-23T13:35:00Z">
              <w:r w:rsidRPr="00CB11B1">
                <w:rPr>
                  <w:rFonts w:ascii="Calibri" w:eastAsia="Times New Roman" w:hAnsi="Calibri" w:cs="Calibri"/>
                  <w:color w:val="000000"/>
                  <w:sz w:val="20"/>
                  <w:szCs w:val="20"/>
                  <w:rPrChange w:id="4854" w:author="Stefanie Lane" w:date="2022-06-23T13:35:00Z">
                    <w:rPr/>
                  </w:rPrChange>
                </w:rPr>
                <w:t>0.356</w:t>
              </w:r>
            </w:ins>
          </w:p>
        </w:tc>
        <w:tc>
          <w:tcPr>
            <w:tcW w:w="737" w:type="dxa"/>
            <w:tcBorders>
              <w:top w:val="nil"/>
              <w:left w:val="nil"/>
              <w:bottom w:val="nil"/>
              <w:right w:val="nil"/>
            </w:tcBorders>
            <w:shd w:val="clear" w:color="auto" w:fill="auto"/>
            <w:noWrap/>
            <w:vAlign w:val="bottom"/>
            <w:hideMark/>
          </w:tcPr>
          <w:p w14:paraId="04A63206" w14:textId="77777777" w:rsidR="00CB11B1" w:rsidRPr="00CB11B1" w:rsidRDefault="00CB11B1">
            <w:pPr>
              <w:spacing w:after="0" w:line="240" w:lineRule="auto"/>
              <w:jc w:val="center"/>
              <w:rPr>
                <w:ins w:id="4855" w:author="Stefanie Lane" w:date="2022-06-23T13:35:00Z"/>
                <w:rFonts w:ascii="Calibri" w:eastAsia="Times New Roman" w:hAnsi="Calibri" w:cs="Calibri"/>
                <w:color w:val="000000"/>
                <w:sz w:val="20"/>
                <w:szCs w:val="20"/>
                <w:rPrChange w:id="4856" w:author="Stefanie Lane" w:date="2022-06-23T13:35:00Z">
                  <w:rPr>
                    <w:ins w:id="4857" w:author="Stefanie Lane" w:date="2022-06-23T13:35:00Z"/>
                  </w:rPr>
                </w:rPrChange>
              </w:rPr>
              <w:pPrChange w:id="4858" w:author="Stefanie Lane" w:date="2022-06-23T13:35:00Z">
                <w:pPr>
                  <w:jc w:val="center"/>
                </w:pPr>
              </w:pPrChange>
            </w:pPr>
            <w:ins w:id="4859" w:author="Stefanie Lane" w:date="2022-06-23T13:35:00Z">
              <w:r w:rsidRPr="00CB11B1">
                <w:rPr>
                  <w:rFonts w:ascii="Calibri" w:eastAsia="Times New Roman" w:hAnsi="Calibri" w:cs="Calibri"/>
                  <w:color w:val="000000"/>
                  <w:sz w:val="20"/>
                  <w:szCs w:val="20"/>
                  <w:rPrChange w:id="4860" w:author="Stefanie Lane" w:date="2022-06-23T13:35:00Z">
                    <w:rPr/>
                  </w:rPrChange>
                </w:rPr>
                <w:t>0.019</w:t>
              </w:r>
            </w:ins>
          </w:p>
        </w:tc>
        <w:tc>
          <w:tcPr>
            <w:tcW w:w="240" w:type="dxa"/>
            <w:tcBorders>
              <w:top w:val="nil"/>
              <w:left w:val="nil"/>
              <w:bottom w:val="nil"/>
              <w:right w:val="nil"/>
            </w:tcBorders>
            <w:shd w:val="clear" w:color="auto" w:fill="auto"/>
            <w:noWrap/>
            <w:vAlign w:val="bottom"/>
            <w:hideMark/>
          </w:tcPr>
          <w:p w14:paraId="76D9D290" w14:textId="77777777" w:rsidR="00CB11B1" w:rsidRPr="00CB11B1" w:rsidRDefault="00CB11B1">
            <w:pPr>
              <w:spacing w:after="0" w:line="240" w:lineRule="auto"/>
              <w:jc w:val="center"/>
              <w:rPr>
                <w:ins w:id="4861" w:author="Stefanie Lane" w:date="2022-06-23T13:35:00Z"/>
                <w:rFonts w:ascii="Calibri" w:eastAsia="Times New Roman" w:hAnsi="Calibri" w:cs="Calibri"/>
                <w:color w:val="000000"/>
                <w:sz w:val="20"/>
                <w:szCs w:val="20"/>
                <w:rPrChange w:id="4862" w:author="Stefanie Lane" w:date="2022-06-23T13:35:00Z">
                  <w:rPr>
                    <w:ins w:id="4863" w:author="Stefanie Lane" w:date="2022-06-23T13:35:00Z"/>
                  </w:rPr>
                </w:rPrChange>
              </w:rPr>
              <w:pPrChange w:id="4864" w:author="Stefanie Lane" w:date="2022-06-23T13:35:00Z">
                <w:pPr>
                  <w:jc w:val="center"/>
                </w:pPr>
              </w:pPrChange>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CB11B1" w:rsidRDefault="00CB11B1">
            <w:pPr>
              <w:spacing w:after="0" w:line="240" w:lineRule="auto"/>
              <w:rPr>
                <w:ins w:id="4865" w:author="Stefanie Lane" w:date="2022-06-23T13:35:00Z"/>
                <w:rFonts w:ascii="Calibri" w:eastAsia="Times New Roman" w:hAnsi="Calibri" w:cs="Calibri"/>
                <w:i/>
                <w:iCs/>
                <w:color w:val="000000"/>
                <w:sz w:val="20"/>
                <w:szCs w:val="20"/>
                <w:rPrChange w:id="4866" w:author="Stefanie Lane" w:date="2022-06-23T13:35:00Z">
                  <w:rPr>
                    <w:ins w:id="4867" w:author="Stefanie Lane" w:date="2022-06-23T13:35:00Z"/>
                  </w:rPr>
                </w:rPrChange>
              </w:rPr>
              <w:pPrChange w:id="4868" w:author="Stefanie Lane" w:date="2022-06-23T13:35:00Z">
                <w:pPr/>
              </w:pPrChange>
            </w:pPr>
            <w:ins w:id="4869" w:author="Stefanie Lane" w:date="2022-06-23T13:35:00Z">
              <w:r w:rsidRPr="00CB11B1">
                <w:rPr>
                  <w:rFonts w:ascii="Calibri" w:eastAsia="Times New Roman" w:hAnsi="Calibri" w:cs="Calibri"/>
                  <w:i/>
                  <w:iCs/>
                  <w:color w:val="000000"/>
                  <w:sz w:val="20"/>
                  <w:szCs w:val="20"/>
                  <w:rPrChange w:id="4870" w:author="Stefanie Lane" w:date="2022-06-23T13:35:00Z">
                    <w:rPr/>
                  </w:rPrChange>
                </w:rPr>
                <w:t>Bidens cernua</w:t>
              </w:r>
            </w:ins>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CB11B1" w:rsidRDefault="00CB11B1">
            <w:pPr>
              <w:spacing w:after="0" w:line="240" w:lineRule="auto"/>
              <w:jc w:val="center"/>
              <w:rPr>
                <w:ins w:id="4871" w:author="Stefanie Lane" w:date="2022-06-23T13:35:00Z"/>
                <w:rFonts w:ascii="Calibri" w:eastAsia="Times New Roman" w:hAnsi="Calibri" w:cs="Calibri"/>
                <w:color w:val="000000"/>
                <w:sz w:val="20"/>
                <w:szCs w:val="20"/>
                <w:rPrChange w:id="4872" w:author="Stefanie Lane" w:date="2022-06-23T13:35:00Z">
                  <w:rPr>
                    <w:ins w:id="4873" w:author="Stefanie Lane" w:date="2022-06-23T13:35:00Z"/>
                  </w:rPr>
                </w:rPrChange>
              </w:rPr>
              <w:pPrChange w:id="4874" w:author="Stefanie Lane" w:date="2022-06-23T13:35:00Z">
                <w:pPr>
                  <w:jc w:val="center"/>
                </w:pPr>
              </w:pPrChange>
            </w:pPr>
            <w:ins w:id="4875" w:author="Stefanie Lane" w:date="2022-06-23T13:35:00Z">
              <w:r w:rsidRPr="00CB11B1">
                <w:rPr>
                  <w:rFonts w:ascii="Calibri" w:eastAsia="Times New Roman" w:hAnsi="Calibri" w:cs="Calibri"/>
                  <w:color w:val="000000"/>
                  <w:sz w:val="20"/>
                  <w:szCs w:val="20"/>
                  <w:rPrChange w:id="4876" w:author="Stefanie Lane" w:date="2022-06-23T13:35:00Z">
                    <w:rPr/>
                  </w:rPrChange>
                </w:rPr>
                <w:t>0.323</w:t>
              </w:r>
            </w:ins>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CB11B1" w:rsidRDefault="00CB11B1">
            <w:pPr>
              <w:spacing w:after="0" w:line="240" w:lineRule="auto"/>
              <w:jc w:val="center"/>
              <w:rPr>
                <w:ins w:id="4877" w:author="Stefanie Lane" w:date="2022-06-23T13:35:00Z"/>
                <w:rFonts w:ascii="Calibri" w:eastAsia="Times New Roman" w:hAnsi="Calibri" w:cs="Calibri"/>
                <w:color w:val="000000"/>
                <w:sz w:val="20"/>
                <w:szCs w:val="20"/>
                <w:rPrChange w:id="4878" w:author="Stefanie Lane" w:date="2022-06-23T13:35:00Z">
                  <w:rPr>
                    <w:ins w:id="4879" w:author="Stefanie Lane" w:date="2022-06-23T13:35:00Z"/>
                  </w:rPr>
                </w:rPrChange>
              </w:rPr>
              <w:pPrChange w:id="4880" w:author="Stefanie Lane" w:date="2022-06-23T13:35:00Z">
                <w:pPr>
                  <w:jc w:val="center"/>
                </w:pPr>
              </w:pPrChange>
            </w:pPr>
            <w:ins w:id="4881" w:author="Stefanie Lane" w:date="2022-06-23T13:35:00Z">
              <w:r w:rsidRPr="00CB11B1">
                <w:rPr>
                  <w:rFonts w:ascii="Calibri" w:eastAsia="Times New Roman" w:hAnsi="Calibri" w:cs="Calibri"/>
                  <w:color w:val="000000"/>
                  <w:sz w:val="20"/>
                  <w:szCs w:val="20"/>
                  <w:rPrChange w:id="4882" w:author="Stefanie Lane" w:date="2022-06-23T13:35:00Z">
                    <w:rPr/>
                  </w:rPrChange>
                </w:rPr>
                <w:t>0.012</w:t>
              </w:r>
            </w:ins>
          </w:p>
        </w:tc>
      </w:tr>
      <w:tr w:rsidR="00CB11B1" w:rsidRPr="00CB11B1" w14:paraId="180F6E21" w14:textId="77777777" w:rsidTr="00CB11B1">
        <w:trPr>
          <w:trHeight w:val="260"/>
          <w:ins w:id="4883"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CB11B1" w:rsidRDefault="00CB11B1">
            <w:pPr>
              <w:spacing w:after="0" w:line="240" w:lineRule="auto"/>
              <w:rPr>
                <w:ins w:id="4884" w:author="Stefanie Lane" w:date="2022-06-23T13:35:00Z"/>
                <w:rFonts w:ascii="Calibri" w:eastAsia="Times New Roman" w:hAnsi="Calibri" w:cs="Calibri"/>
                <w:color w:val="000000"/>
                <w:sz w:val="20"/>
                <w:szCs w:val="20"/>
                <w:rPrChange w:id="4885" w:author="Stefanie Lane" w:date="2022-06-23T13:35:00Z">
                  <w:rPr>
                    <w:ins w:id="4886" w:author="Stefanie Lane" w:date="2022-06-23T13:35:00Z"/>
                  </w:rPr>
                </w:rPrChange>
              </w:rPr>
              <w:pPrChange w:id="4887" w:author="Stefanie Lane" w:date="2022-06-23T13:35:00Z">
                <w:pPr/>
              </w:pPrChange>
            </w:pPr>
          </w:p>
        </w:tc>
        <w:tc>
          <w:tcPr>
            <w:tcW w:w="3077" w:type="dxa"/>
            <w:tcBorders>
              <w:top w:val="nil"/>
              <w:left w:val="nil"/>
              <w:bottom w:val="nil"/>
              <w:right w:val="nil"/>
            </w:tcBorders>
            <w:shd w:val="clear" w:color="auto" w:fill="auto"/>
            <w:noWrap/>
            <w:vAlign w:val="bottom"/>
            <w:hideMark/>
          </w:tcPr>
          <w:p w14:paraId="701CB9A0" w14:textId="77777777" w:rsidR="00CB11B1" w:rsidRPr="00CB11B1" w:rsidRDefault="00CB11B1">
            <w:pPr>
              <w:spacing w:after="0" w:line="240" w:lineRule="auto"/>
              <w:jc w:val="center"/>
              <w:rPr>
                <w:ins w:id="4888" w:author="Stefanie Lane" w:date="2022-06-23T13:35:00Z"/>
                <w:rFonts w:ascii="Calibri" w:eastAsia="Times New Roman" w:hAnsi="Calibri" w:cs="Calibri"/>
                <w:color w:val="000000"/>
                <w:sz w:val="20"/>
                <w:szCs w:val="20"/>
                <w:rPrChange w:id="4889" w:author="Stefanie Lane" w:date="2022-06-23T13:35:00Z">
                  <w:rPr>
                    <w:ins w:id="4890" w:author="Stefanie Lane" w:date="2022-06-23T13:35:00Z"/>
                  </w:rPr>
                </w:rPrChange>
              </w:rPr>
              <w:pPrChange w:id="4891" w:author="Stefanie Lane" w:date="2022-06-23T13:35:00Z">
                <w:pPr>
                  <w:jc w:val="center"/>
                </w:pPr>
              </w:pPrChange>
            </w:pPr>
          </w:p>
        </w:tc>
        <w:tc>
          <w:tcPr>
            <w:tcW w:w="696" w:type="dxa"/>
            <w:tcBorders>
              <w:top w:val="nil"/>
              <w:left w:val="nil"/>
              <w:bottom w:val="nil"/>
              <w:right w:val="nil"/>
            </w:tcBorders>
            <w:shd w:val="clear" w:color="auto" w:fill="auto"/>
            <w:noWrap/>
            <w:vAlign w:val="bottom"/>
            <w:hideMark/>
          </w:tcPr>
          <w:p w14:paraId="190A2AAF" w14:textId="77777777" w:rsidR="00CB11B1" w:rsidRPr="00CB11B1" w:rsidRDefault="00CB11B1">
            <w:pPr>
              <w:spacing w:after="0" w:line="240" w:lineRule="auto"/>
              <w:rPr>
                <w:ins w:id="4892" w:author="Stefanie Lane" w:date="2022-06-23T13:35:00Z"/>
                <w:rFonts w:ascii="Times New Roman" w:eastAsia="Times New Roman" w:hAnsi="Times New Roman" w:cs="Times New Roman"/>
                <w:sz w:val="20"/>
                <w:szCs w:val="20"/>
                <w:rPrChange w:id="4893" w:author="Stefanie Lane" w:date="2022-06-23T13:35:00Z">
                  <w:rPr>
                    <w:ins w:id="4894" w:author="Stefanie Lane" w:date="2022-06-23T13:35:00Z"/>
                  </w:rPr>
                </w:rPrChange>
              </w:rPr>
              <w:pPrChange w:id="4895" w:author="Stefanie Lane" w:date="2022-06-23T13:35:00Z">
                <w:pPr/>
              </w:pPrChange>
            </w:pPr>
          </w:p>
        </w:tc>
        <w:tc>
          <w:tcPr>
            <w:tcW w:w="727" w:type="dxa"/>
            <w:tcBorders>
              <w:top w:val="nil"/>
              <w:left w:val="nil"/>
              <w:bottom w:val="nil"/>
              <w:right w:val="nil"/>
            </w:tcBorders>
            <w:shd w:val="clear" w:color="auto" w:fill="auto"/>
            <w:noWrap/>
            <w:vAlign w:val="bottom"/>
            <w:hideMark/>
          </w:tcPr>
          <w:p w14:paraId="36144348" w14:textId="77777777" w:rsidR="00CB11B1" w:rsidRPr="00CB11B1" w:rsidRDefault="00CB11B1">
            <w:pPr>
              <w:spacing w:after="0" w:line="240" w:lineRule="auto"/>
              <w:jc w:val="center"/>
              <w:rPr>
                <w:ins w:id="4896" w:author="Stefanie Lane" w:date="2022-06-23T13:35:00Z"/>
                <w:rFonts w:ascii="Times New Roman" w:eastAsia="Times New Roman" w:hAnsi="Times New Roman" w:cs="Times New Roman"/>
                <w:sz w:val="20"/>
                <w:szCs w:val="20"/>
                <w:rPrChange w:id="4897" w:author="Stefanie Lane" w:date="2022-06-23T13:35:00Z">
                  <w:rPr>
                    <w:ins w:id="4898" w:author="Stefanie Lane" w:date="2022-06-23T13:35:00Z"/>
                  </w:rPr>
                </w:rPrChange>
              </w:rPr>
              <w:pPrChange w:id="4899"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4265F47A" w14:textId="77777777" w:rsidR="00CB11B1" w:rsidRPr="00CB11B1" w:rsidRDefault="00CB11B1">
            <w:pPr>
              <w:spacing w:after="0" w:line="240" w:lineRule="auto"/>
              <w:jc w:val="center"/>
              <w:rPr>
                <w:ins w:id="4900" w:author="Stefanie Lane" w:date="2022-06-23T13:35:00Z"/>
                <w:rFonts w:ascii="Times New Roman" w:eastAsia="Times New Roman" w:hAnsi="Times New Roman" w:cs="Times New Roman"/>
                <w:sz w:val="20"/>
                <w:szCs w:val="20"/>
                <w:rPrChange w:id="4901" w:author="Stefanie Lane" w:date="2022-06-23T13:35:00Z">
                  <w:rPr>
                    <w:ins w:id="4902" w:author="Stefanie Lane" w:date="2022-06-23T13:35:00Z"/>
                  </w:rPr>
                </w:rPrChange>
              </w:rPr>
              <w:pPrChange w:id="4903" w:author="Stefanie Lane" w:date="2022-06-23T13:35:00Z">
                <w:pPr>
                  <w:jc w:val="center"/>
                </w:pPr>
              </w:pPrChange>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CB11B1" w:rsidRDefault="00CB11B1">
            <w:pPr>
              <w:spacing w:after="0" w:line="240" w:lineRule="auto"/>
              <w:rPr>
                <w:ins w:id="4904" w:author="Stefanie Lane" w:date="2022-06-23T13:35:00Z"/>
                <w:rFonts w:ascii="Calibri" w:eastAsia="Times New Roman" w:hAnsi="Calibri" w:cs="Calibri"/>
                <w:sz w:val="20"/>
                <w:szCs w:val="20"/>
                <w:rPrChange w:id="4905" w:author="Stefanie Lane" w:date="2022-06-23T13:35:00Z">
                  <w:rPr>
                    <w:ins w:id="4906" w:author="Stefanie Lane" w:date="2022-06-23T13:35:00Z"/>
                  </w:rPr>
                </w:rPrChange>
              </w:rPr>
              <w:pPrChange w:id="4907" w:author="Stefanie Lane" w:date="2022-06-23T13:35:00Z">
                <w:pPr/>
              </w:pPrChange>
            </w:pPr>
            <w:ins w:id="4908" w:author="Stefanie Lane" w:date="2022-06-23T13:35:00Z">
              <w:r w:rsidRPr="00CB11B1">
                <w:rPr>
                  <w:rFonts w:ascii="Calibri" w:eastAsia="Times New Roman" w:hAnsi="Calibri" w:cs="Calibri"/>
                  <w:sz w:val="20"/>
                  <w:szCs w:val="20"/>
                  <w:rPrChange w:id="4909" w:author="Stefanie Lane" w:date="2022-06-23T13:35:00Z">
                    <w:rPr/>
                  </w:rPrChange>
                </w:rPr>
                <w:t>Poaceae (unidentified sp.)</w:t>
              </w:r>
            </w:ins>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CB11B1" w:rsidRDefault="00CB11B1">
            <w:pPr>
              <w:spacing w:after="0" w:line="240" w:lineRule="auto"/>
              <w:jc w:val="center"/>
              <w:rPr>
                <w:ins w:id="4910" w:author="Stefanie Lane" w:date="2022-06-23T13:35:00Z"/>
                <w:rFonts w:ascii="Calibri" w:eastAsia="Times New Roman" w:hAnsi="Calibri" w:cs="Calibri"/>
                <w:color w:val="000000"/>
                <w:sz w:val="20"/>
                <w:szCs w:val="20"/>
                <w:rPrChange w:id="4911" w:author="Stefanie Lane" w:date="2022-06-23T13:35:00Z">
                  <w:rPr>
                    <w:ins w:id="4912" w:author="Stefanie Lane" w:date="2022-06-23T13:35:00Z"/>
                  </w:rPr>
                </w:rPrChange>
              </w:rPr>
              <w:pPrChange w:id="4913" w:author="Stefanie Lane" w:date="2022-06-23T13:35:00Z">
                <w:pPr>
                  <w:jc w:val="center"/>
                </w:pPr>
              </w:pPrChange>
            </w:pPr>
            <w:ins w:id="4914" w:author="Stefanie Lane" w:date="2022-06-23T13:35:00Z">
              <w:r w:rsidRPr="00CB11B1">
                <w:rPr>
                  <w:rFonts w:ascii="Calibri" w:eastAsia="Times New Roman" w:hAnsi="Calibri" w:cs="Calibri"/>
                  <w:color w:val="000000"/>
                  <w:sz w:val="20"/>
                  <w:szCs w:val="20"/>
                  <w:rPrChange w:id="4915" w:author="Stefanie Lane" w:date="2022-06-23T13:35:00Z">
                    <w:rPr/>
                  </w:rPrChange>
                </w:rPr>
                <w:t>0.356</w:t>
              </w:r>
            </w:ins>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CB11B1" w:rsidRDefault="00CB11B1">
            <w:pPr>
              <w:spacing w:after="0" w:line="240" w:lineRule="auto"/>
              <w:jc w:val="center"/>
              <w:rPr>
                <w:ins w:id="4916" w:author="Stefanie Lane" w:date="2022-06-23T13:35:00Z"/>
                <w:rFonts w:ascii="Calibri" w:eastAsia="Times New Roman" w:hAnsi="Calibri" w:cs="Calibri"/>
                <w:color w:val="000000"/>
                <w:sz w:val="20"/>
                <w:szCs w:val="20"/>
                <w:rPrChange w:id="4917" w:author="Stefanie Lane" w:date="2022-06-23T13:35:00Z">
                  <w:rPr>
                    <w:ins w:id="4918" w:author="Stefanie Lane" w:date="2022-06-23T13:35:00Z"/>
                  </w:rPr>
                </w:rPrChange>
              </w:rPr>
              <w:pPrChange w:id="4919" w:author="Stefanie Lane" w:date="2022-06-23T13:35:00Z">
                <w:pPr>
                  <w:jc w:val="center"/>
                </w:pPr>
              </w:pPrChange>
            </w:pPr>
            <w:ins w:id="4920" w:author="Stefanie Lane" w:date="2022-06-23T13:35:00Z">
              <w:r w:rsidRPr="00CB11B1">
                <w:rPr>
                  <w:rFonts w:ascii="Calibri" w:eastAsia="Times New Roman" w:hAnsi="Calibri" w:cs="Calibri"/>
                  <w:color w:val="000000"/>
                  <w:sz w:val="20"/>
                  <w:szCs w:val="20"/>
                  <w:rPrChange w:id="4921" w:author="Stefanie Lane" w:date="2022-06-23T13:35:00Z">
                    <w:rPr/>
                  </w:rPrChange>
                </w:rPr>
                <w:t>0.013</w:t>
              </w:r>
            </w:ins>
          </w:p>
        </w:tc>
        <w:tc>
          <w:tcPr>
            <w:tcW w:w="240" w:type="dxa"/>
            <w:tcBorders>
              <w:top w:val="nil"/>
              <w:left w:val="nil"/>
              <w:bottom w:val="nil"/>
              <w:right w:val="nil"/>
            </w:tcBorders>
            <w:shd w:val="clear" w:color="auto" w:fill="auto"/>
            <w:noWrap/>
            <w:vAlign w:val="bottom"/>
            <w:hideMark/>
          </w:tcPr>
          <w:p w14:paraId="6449A0C7" w14:textId="77777777" w:rsidR="00CB11B1" w:rsidRPr="00CB11B1" w:rsidRDefault="00CB11B1">
            <w:pPr>
              <w:spacing w:after="0" w:line="240" w:lineRule="auto"/>
              <w:jc w:val="center"/>
              <w:rPr>
                <w:ins w:id="4922" w:author="Stefanie Lane" w:date="2022-06-23T13:35:00Z"/>
                <w:rFonts w:ascii="Calibri" w:eastAsia="Times New Roman" w:hAnsi="Calibri" w:cs="Calibri"/>
                <w:color w:val="000000"/>
                <w:sz w:val="20"/>
                <w:szCs w:val="20"/>
                <w:rPrChange w:id="4923" w:author="Stefanie Lane" w:date="2022-06-23T13:35:00Z">
                  <w:rPr>
                    <w:ins w:id="4924" w:author="Stefanie Lane" w:date="2022-06-23T13:35:00Z"/>
                  </w:rPr>
                </w:rPrChange>
              </w:rPr>
              <w:pPrChange w:id="4925"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77A9DA37" w14:textId="77777777" w:rsidR="00CB11B1" w:rsidRPr="00CB11B1" w:rsidRDefault="00CB11B1">
            <w:pPr>
              <w:spacing w:after="0" w:line="240" w:lineRule="auto"/>
              <w:rPr>
                <w:ins w:id="4926" w:author="Stefanie Lane" w:date="2022-06-23T13:35:00Z"/>
                <w:rFonts w:ascii="Times New Roman" w:eastAsia="Times New Roman" w:hAnsi="Times New Roman" w:cs="Times New Roman"/>
                <w:sz w:val="20"/>
                <w:szCs w:val="20"/>
                <w:rPrChange w:id="4927" w:author="Stefanie Lane" w:date="2022-06-23T13:35:00Z">
                  <w:rPr>
                    <w:ins w:id="4928" w:author="Stefanie Lane" w:date="2022-06-23T13:35:00Z"/>
                  </w:rPr>
                </w:rPrChange>
              </w:rPr>
              <w:pPrChange w:id="4929" w:author="Stefanie Lane" w:date="2022-06-23T13:35:00Z">
                <w:pPr/>
              </w:pPrChange>
            </w:pPr>
          </w:p>
        </w:tc>
        <w:tc>
          <w:tcPr>
            <w:tcW w:w="693" w:type="dxa"/>
            <w:tcBorders>
              <w:top w:val="nil"/>
              <w:left w:val="nil"/>
              <w:bottom w:val="nil"/>
              <w:right w:val="nil"/>
            </w:tcBorders>
            <w:shd w:val="clear" w:color="auto" w:fill="auto"/>
            <w:noWrap/>
            <w:vAlign w:val="bottom"/>
            <w:hideMark/>
          </w:tcPr>
          <w:p w14:paraId="4A256DB6" w14:textId="77777777" w:rsidR="00CB11B1" w:rsidRPr="00CB11B1" w:rsidRDefault="00CB11B1">
            <w:pPr>
              <w:spacing w:after="0" w:line="240" w:lineRule="auto"/>
              <w:rPr>
                <w:ins w:id="4930" w:author="Stefanie Lane" w:date="2022-06-23T13:35:00Z"/>
                <w:rFonts w:ascii="Times New Roman" w:eastAsia="Times New Roman" w:hAnsi="Times New Roman" w:cs="Times New Roman"/>
                <w:sz w:val="20"/>
                <w:szCs w:val="20"/>
                <w:rPrChange w:id="4931" w:author="Stefanie Lane" w:date="2022-06-23T13:35:00Z">
                  <w:rPr>
                    <w:ins w:id="4932" w:author="Stefanie Lane" w:date="2022-06-23T13:35:00Z"/>
                  </w:rPr>
                </w:rPrChange>
              </w:rPr>
              <w:pPrChange w:id="4933"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CB11B1" w:rsidRDefault="00CB11B1">
            <w:pPr>
              <w:spacing w:after="0" w:line="240" w:lineRule="auto"/>
              <w:jc w:val="center"/>
              <w:rPr>
                <w:ins w:id="4934" w:author="Stefanie Lane" w:date="2022-06-23T13:35:00Z"/>
                <w:rFonts w:ascii="Calibri" w:eastAsia="Times New Roman" w:hAnsi="Calibri" w:cs="Calibri"/>
                <w:color w:val="000000"/>
                <w:sz w:val="20"/>
                <w:szCs w:val="20"/>
                <w:rPrChange w:id="4935" w:author="Stefanie Lane" w:date="2022-06-23T13:35:00Z">
                  <w:rPr>
                    <w:ins w:id="4936" w:author="Stefanie Lane" w:date="2022-06-23T13:35:00Z"/>
                  </w:rPr>
                </w:rPrChange>
              </w:rPr>
              <w:pPrChange w:id="4937" w:author="Stefanie Lane" w:date="2022-06-23T13:35:00Z">
                <w:pPr>
                  <w:jc w:val="center"/>
                </w:pPr>
              </w:pPrChange>
            </w:pPr>
            <w:ins w:id="4938" w:author="Stefanie Lane" w:date="2022-06-23T13:35:00Z">
              <w:r w:rsidRPr="00CB11B1">
                <w:rPr>
                  <w:rFonts w:ascii="Calibri" w:eastAsia="Times New Roman" w:hAnsi="Calibri" w:cs="Calibri"/>
                  <w:color w:val="000000"/>
                  <w:sz w:val="20"/>
                  <w:szCs w:val="20"/>
                  <w:rPrChange w:id="4939" w:author="Stefanie Lane" w:date="2022-06-23T13:35:00Z">
                    <w:rPr/>
                  </w:rPrChange>
                </w:rPr>
                <w:t> </w:t>
              </w:r>
            </w:ins>
          </w:p>
        </w:tc>
      </w:tr>
      <w:tr w:rsidR="00CB11B1" w:rsidRPr="00CB11B1" w14:paraId="53925B92" w14:textId="77777777" w:rsidTr="00CB11B1">
        <w:trPr>
          <w:trHeight w:val="260"/>
          <w:ins w:id="4940"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CB11B1" w:rsidRDefault="00CB11B1">
            <w:pPr>
              <w:spacing w:after="0" w:line="240" w:lineRule="auto"/>
              <w:rPr>
                <w:ins w:id="4941" w:author="Stefanie Lane" w:date="2022-06-23T13:35:00Z"/>
                <w:rFonts w:ascii="Calibri" w:eastAsia="Times New Roman" w:hAnsi="Calibri" w:cs="Calibri"/>
                <w:color w:val="000000"/>
                <w:sz w:val="20"/>
                <w:szCs w:val="20"/>
                <w:rPrChange w:id="4942" w:author="Stefanie Lane" w:date="2022-06-23T13:35:00Z">
                  <w:rPr>
                    <w:ins w:id="4943" w:author="Stefanie Lane" w:date="2022-06-23T13:35:00Z"/>
                  </w:rPr>
                </w:rPrChange>
              </w:rPr>
              <w:pPrChange w:id="4944" w:author="Stefanie Lane" w:date="2022-06-23T13:35:00Z">
                <w:pPr/>
              </w:pPrChange>
            </w:pPr>
          </w:p>
        </w:tc>
        <w:tc>
          <w:tcPr>
            <w:tcW w:w="3077" w:type="dxa"/>
            <w:tcBorders>
              <w:top w:val="nil"/>
              <w:left w:val="nil"/>
              <w:bottom w:val="nil"/>
              <w:right w:val="nil"/>
            </w:tcBorders>
            <w:shd w:val="clear" w:color="auto" w:fill="auto"/>
            <w:noWrap/>
            <w:vAlign w:val="bottom"/>
            <w:hideMark/>
          </w:tcPr>
          <w:p w14:paraId="6A44AB4C" w14:textId="77777777" w:rsidR="00CB11B1" w:rsidRPr="00CB11B1" w:rsidRDefault="00CB11B1">
            <w:pPr>
              <w:spacing w:after="0" w:line="240" w:lineRule="auto"/>
              <w:jc w:val="center"/>
              <w:rPr>
                <w:ins w:id="4945" w:author="Stefanie Lane" w:date="2022-06-23T13:35:00Z"/>
                <w:rFonts w:ascii="Calibri" w:eastAsia="Times New Roman" w:hAnsi="Calibri" w:cs="Calibri"/>
                <w:color w:val="000000"/>
                <w:sz w:val="20"/>
                <w:szCs w:val="20"/>
                <w:rPrChange w:id="4946" w:author="Stefanie Lane" w:date="2022-06-23T13:35:00Z">
                  <w:rPr>
                    <w:ins w:id="4947" w:author="Stefanie Lane" w:date="2022-06-23T13:35:00Z"/>
                  </w:rPr>
                </w:rPrChange>
              </w:rPr>
              <w:pPrChange w:id="4948" w:author="Stefanie Lane" w:date="2022-06-23T13:35:00Z">
                <w:pPr>
                  <w:jc w:val="center"/>
                </w:pPr>
              </w:pPrChange>
            </w:pPr>
          </w:p>
        </w:tc>
        <w:tc>
          <w:tcPr>
            <w:tcW w:w="696" w:type="dxa"/>
            <w:tcBorders>
              <w:top w:val="nil"/>
              <w:left w:val="nil"/>
              <w:bottom w:val="nil"/>
              <w:right w:val="nil"/>
            </w:tcBorders>
            <w:shd w:val="clear" w:color="auto" w:fill="auto"/>
            <w:noWrap/>
            <w:vAlign w:val="bottom"/>
            <w:hideMark/>
          </w:tcPr>
          <w:p w14:paraId="676C6357" w14:textId="77777777" w:rsidR="00CB11B1" w:rsidRPr="00CB11B1" w:rsidRDefault="00CB11B1">
            <w:pPr>
              <w:spacing w:after="0" w:line="240" w:lineRule="auto"/>
              <w:rPr>
                <w:ins w:id="4949" w:author="Stefanie Lane" w:date="2022-06-23T13:35:00Z"/>
                <w:rFonts w:ascii="Times New Roman" w:eastAsia="Times New Roman" w:hAnsi="Times New Roman" w:cs="Times New Roman"/>
                <w:sz w:val="20"/>
                <w:szCs w:val="20"/>
                <w:rPrChange w:id="4950" w:author="Stefanie Lane" w:date="2022-06-23T13:35:00Z">
                  <w:rPr>
                    <w:ins w:id="4951" w:author="Stefanie Lane" w:date="2022-06-23T13:35:00Z"/>
                  </w:rPr>
                </w:rPrChange>
              </w:rPr>
              <w:pPrChange w:id="4952" w:author="Stefanie Lane" w:date="2022-06-23T13:35:00Z">
                <w:pPr/>
              </w:pPrChange>
            </w:pPr>
          </w:p>
        </w:tc>
        <w:tc>
          <w:tcPr>
            <w:tcW w:w="727" w:type="dxa"/>
            <w:tcBorders>
              <w:top w:val="nil"/>
              <w:left w:val="nil"/>
              <w:bottom w:val="nil"/>
              <w:right w:val="nil"/>
            </w:tcBorders>
            <w:shd w:val="clear" w:color="auto" w:fill="auto"/>
            <w:noWrap/>
            <w:vAlign w:val="bottom"/>
            <w:hideMark/>
          </w:tcPr>
          <w:p w14:paraId="442BED8D" w14:textId="77777777" w:rsidR="00CB11B1" w:rsidRPr="00CB11B1" w:rsidRDefault="00CB11B1">
            <w:pPr>
              <w:spacing w:after="0" w:line="240" w:lineRule="auto"/>
              <w:jc w:val="center"/>
              <w:rPr>
                <w:ins w:id="4953" w:author="Stefanie Lane" w:date="2022-06-23T13:35:00Z"/>
                <w:rFonts w:ascii="Times New Roman" w:eastAsia="Times New Roman" w:hAnsi="Times New Roman" w:cs="Times New Roman"/>
                <w:sz w:val="20"/>
                <w:szCs w:val="20"/>
                <w:rPrChange w:id="4954" w:author="Stefanie Lane" w:date="2022-06-23T13:35:00Z">
                  <w:rPr>
                    <w:ins w:id="4955" w:author="Stefanie Lane" w:date="2022-06-23T13:35:00Z"/>
                  </w:rPr>
                </w:rPrChange>
              </w:rPr>
              <w:pPrChange w:id="4956"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6445181B" w14:textId="77777777" w:rsidR="00CB11B1" w:rsidRPr="00CB11B1" w:rsidRDefault="00CB11B1">
            <w:pPr>
              <w:spacing w:after="0" w:line="240" w:lineRule="auto"/>
              <w:jc w:val="center"/>
              <w:rPr>
                <w:ins w:id="4957" w:author="Stefanie Lane" w:date="2022-06-23T13:35:00Z"/>
                <w:rFonts w:ascii="Times New Roman" w:eastAsia="Times New Roman" w:hAnsi="Times New Roman" w:cs="Times New Roman"/>
                <w:sz w:val="20"/>
                <w:szCs w:val="20"/>
                <w:rPrChange w:id="4958" w:author="Stefanie Lane" w:date="2022-06-23T13:35:00Z">
                  <w:rPr>
                    <w:ins w:id="4959" w:author="Stefanie Lane" w:date="2022-06-23T13:35:00Z"/>
                  </w:rPr>
                </w:rPrChange>
              </w:rPr>
              <w:pPrChange w:id="4960"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49BAB480" w14:textId="77777777" w:rsidR="00CB11B1" w:rsidRPr="00CB11B1" w:rsidRDefault="00CB11B1">
            <w:pPr>
              <w:spacing w:after="0" w:line="240" w:lineRule="auto"/>
              <w:rPr>
                <w:ins w:id="4961" w:author="Stefanie Lane" w:date="2022-06-23T13:35:00Z"/>
                <w:rFonts w:ascii="Calibri" w:eastAsia="Times New Roman" w:hAnsi="Calibri" w:cs="Calibri"/>
                <w:i/>
                <w:iCs/>
                <w:sz w:val="20"/>
                <w:szCs w:val="20"/>
                <w:rPrChange w:id="4962" w:author="Stefanie Lane" w:date="2022-06-23T13:35:00Z">
                  <w:rPr>
                    <w:ins w:id="4963" w:author="Stefanie Lane" w:date="2022-06-23T13:35:00Z"/>
                  </w:rPr>
                </w:rPrChange>
              </w:rPr>
              <w:pPrChange w:id="4964" w:author="Stefanie Lane" w:date="2022-06-23T13:35:00Z">
                <w:pPr/>
              </w:pPrChange>
            </w:pPr>
            <w:ins w:id="4965" w:author="Stefanie Lane" w:date="2022-06-23T13:35:00Z">
              <w:r w:rsidRPr="00CB11B1">
                <w:rPr>
                  <w:rFonts w:ascii="Calibri" w:eastAsia="Times New Roman" w:hAnsi="Calibri" w:cs="Calibri"/>
                  <w:i/>
                  <w:iCs/>
                  <w:sz w:val="20"/>
                  <w:szCs w:val="20"/>
                  <w:rPrChange w:id="4966" w:author="Stefanie Lane" w:date="2022-06-23T13:35:00Z">
                    <w:rPr/>
                  </w:rPrChange>
                </w:rPr>
                <w:t>Deschampsia caespitosa</w:t>
              </w:r>
            </w:ins>
          </w:p>
        </w:tc>
        <w:tc>
          <w:tcPr>
            <w:tcW w:w="706" w:type="dxa"/>
            <w:tcBorders>
              <w:top w:val="nil"/>
              <w:left w:val="nil"/>
              <w:bottom w:val="nil"/>
              <w:right w:val="nil"/>
            </w:tcBorders>
            <w:shd w:val="clear" w:color="auto" w:fill="auto"/>
            <w:noWrap/>
            <w:vAlign w:val="bottom"/>
            <w:hideMark/>
          </w:tcPr>
          <w:p w14:paraId="1AAB7389" w14:textId="77777777" w:rsidR="00CB11B1" w:rsidRPr="00CB11B1" w:rsidRDefault="00CB11B1">
            <w:pPr>
              <w:spacing w:after="0" w:line="240" w:lineRule="auto"/>
              <w:jc w:val="center"/>
              <w:rPr>
                <w:ins w:id="4967" w:author="Stefanie Lane" w:date="2022-06-23T13:35:00Z"/>
                <w:rFonts w:ascii="Calibri" w:eastAsia="Times New Roman" w:hAnsi="Calibri" w:cs="Calibri"/>
                <w:color w:val="000000"/>
                <w:sz w:val="20"/>
                <w:szCs w:val="20"/>
                <w:rPrChange w:id="4968" w:author="Stefanie Lane" w:date="2022-06-23T13:35:00Z">
                  <w:rPr>
                    <w:ins w:id="4969" w:author="Stefanie Lane" w:date="2022-06-23T13:35:00Z"/>
                  </w:rPr>
                </w:rPrChange>
              </w:rPr>
              <w:pPrChange w:id="4970" w:author="Stefanie Lane" w:date="2022-06-23T13:35:00Z">
                <w:pPr>
                  <w:jc w:val="center"/>
                </w:pPr>
              </w:pPrChange>
            </w:pPr>
            <w:ins w:id="4971" w:author="Stefanie Lane" w:date="2022-06-23T13:35:00Z">
              <w:r w:rsidRPr="00CB11B1">
                <w:rPr>
                  <w:rFonts w:ascii="Calibri" w:eastAsia="Times New Roman" w:hAnsi="Calibri" w:cs="Calibri"/>
                  <w:color w:val="000000"/>
                  <w:sz w:val="20"/>
                  <w:szCs w:val="20"/>
                  <w:rPrChange w:id="4972" w:author="Stefanie Lane" w:date="2022-06-23T13:35:00Z">
                    <w:rPr/>
                  </w:rPrChange>
                </w:rPr>
                <w:t>0.354</w:t>
              </w:r>
            </w:ins>
          </w:p>
        </w:tc>
        <w:tc>
          <w:tcPr>
            <w:tcW w:w="737" w:type="dxa"/>
            <w:tcBorders>
              <w:top w:val="nil"/>
              <w:left w:val="nil"/>
              <w:bottom w:val="nil"/>
              <w:right w:val="nil"/>
            </w:tcBorders>
            <w:shd w:val="clear" w:color="auto" w:fill="auto"/>
            <w:noWrap/>
            <w:vAlign w:val="bottom"/>
            <w:hideMark/>
          </w:tcPr>
          <w:p w14:paraId="3E7C0ADD" w14:textId="77777777" w:rsidR="00CB11B1" w:rsidRPr="00CB11B1" w:rsidRDefault="00CB11B1">
            <w:pPr>
              <w:spacing w:after="0" w:line="240" w:lineRule="auto"/>
              <w:jc w:val="center"/>
              <w:rPr>
                <w:ins w:id="4973" w:author="Stefanie Lane" w:date="2022-06-23T13:35:00Z"/>
                <w:rFonts w:ascii="Calibri" w:eastAsia="Times New Roman" w:hAnsi="Calibri" w:cs="Calibri"/>
                <w:color w:val="000000"/>
                <w:sz w:val="20"/>
                <w:szCs w:val="20"/>
                <w:rPrChange w:id="4974" w:author="Stefanie Lane" w:date="2022-06-23T13:35:00Z">
                  <w:rPr>
                    <w:ins w:id="4975" w:author="Stefanie Lane" w:date="2022-06-23T13:35:00Z"/>
                  </w:rPr>
                </w:rPrChange>
              </w:rPr>
              <w:pPrChange w:id="4976" w:author="Stefanie Lane" w:date="2022-06-23T13:35:00Z">
                <w:pPr>
                  <w:jc w:val="center"/>
                </w:pPr>
              </w:pPrChange>
            </w:pPr>
            <w:ins w:id="4977" w:author="Stefanie Lane" w:date="2022-06-23T13:35:00Z">
              <w:r w:rsidRPr="00CB11B1">
                <w:rPr>
                  <w:rFonts w:ascii="Calibri" w:eastAsia="Times New Roman" w:hAnsi="Calibri" w:cs="Calibri"/>
                  <w:color w:val="000000"/>
                  <w:sz w:val="20"/>
                  <w:szCs w:val="20"/>
                  <w:rPrChange w:id="4978" w:author="Stefanie Lane" w:date="2022-06-23T13:35:00Z">
                    <w:rPr/>
                  </w:rPrChange>
                </w:rPr>
                <w:t>0.014</w:t>
              </w:r>
            </w:ins>
          </w:p>
        </w:tc>
        <w:tc>
          <w:tcPr>
            <w:tcW w:w="240" w:type="dxa"/>
            <w:tcBorders>
              <w:top w:val="nil"/>
              <w:left w:val="nil"/>
              <w:bottom w:val="nil"/>
              <w:right w:val="nil"/>
            </w:tcBorders>
            <w:shd w:val="clear" w:color="auto" w:fill="auto"/>
            <w:noWrap/>
            <w:vAlign w:val="bottom"/>
            <w:hideMark/>
          </w:tcPr>
          <w:p w14:paraId="37B98DB0" w14:textId="77777777" w:rsidR="00CB11B1" w:rsidRPr="00CB11B1" w:rsidRDefault="00CB11B1">
            <w:pPr>
              <w:spacing w:after="0" w:line="240" w:lineRule="auto"/>
              <w:jc w:val="center"/>
              <w:rPr>
                <w:ins w:id="4979" w:author="Stefanie Lane" w:date="2022-06-23T13:35:00Z"/>
                <w:rFonts w:ascii="Calibri" w:eastAsia="Times New Roman" w:hAnsi="Calibri" w:cs="Calibri"/>
                <w:color w:val="000000"/>
                <w:sz w:val="20"/>
                <w:szCs w:val="20"/>
                <w:rPrChange w:id="4980" w:author="Stefanie Lane" w:date="2022-06-23T13:35:00Z">
                  <w:rPr>
                    <w:ins w:id="4981" w:author="Stefanie Lane" w:date="2022-06-23T13:35:00Z"/>
                  </w:rPr>
                </w:rPrChange>
              </w:rPr>
              <w:pPrChange w:id="4982"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647D64C3" w14:textId="77777777" w:rsidR="00CB11B1" w:rsidRPr="00CB11B1" w:rsidRDefault="00CB11B1">
            <w:pPr>
              <w:spacing w:after="0" w:line="240" w:lineRule="auto"/>
              <w:rPr>
                <w:ins w:id="4983" w:author="Stefanie Lane" w:date="2022-06-23T13:35:00Z"/>
                <w:rFonts w:ascii="Times New Roman" w:eastAsia="Times New Roman" w:hAnsi="Times New Roman" w:cs="Times New Roman"/>
                <w:sz w:val="20"/>
                <w:szCs w:val="20"/>
                <w:rPrChange w:id="4984" w:author="Stefanie Lane" w:date="2022-06-23T13:35:00Z">
                  <w:rPr>
                    <w:ins w:id="4985" w:author="Stefanie Lane" w:date="2022-06-23T13:35:00Z"/>
                  </w:rPr>
                </w:rPrChange>
              </w:rPr>
              <w:pPrChange w:id="4986" w:author="Stefanie Lane" w:date="2022-06-23T13:35:00Z">
                <w:pPr/>
              </w:pPrChange>
            </w:pPr>
          </w:p>
        </w:tc>
        <w:tc>
          <w:tcPr>
            <w:tcW w:w="693" w:type="dxa"/>
            <w:tcBorders>
              <w:top w:val="nil"/>
              <w:left w:val="nil"/>
              <w:bottom w:val="nil"/>
              <w:right w:val="nil"/>
            </w:tcBorders>
            <w:shd w:val="clear" w:color="auto" w:fill="auto"/>
            <w:noWrap/>
            <w:vAlign w:val="bottom"/>
            <w:hideMark/>
          </w:tcPr>
          <w:p w14:paraId="398F8626" w14:textId="77777777" w:rsidR="00CB11B1" w:rsidRPr="00CB11B1" w:rsidRDefault="00CB11B1">
            <w:pPr>
              <w:spacing w:after="0" w:line="240" w:lineRule="auto"/>
              <w:rPr>
                <w:ins w:id="4987" w:author="Stefanie Lane" w:date="2022-06-23T13:35:00Z"/>
                <w:rFonts w:ascii="Times New Roman" w:eastAsia="Times New Roman" w:hAnsi="Times New Roman" w:cs="Times New Roman"/>
                <w:sz w:val="20"/>
                <w:szCs w:val="20"/>
                <w:rPrChange w:id="4988" w:author="Stefanie Lane" w:date="2022-06-23T13:35:00Z">
                  <w:rPr>
                    <w:ins w:id="4989" w:author="Stefanie Lane" w:date="2022-06-23T13:35:00Z"/>
                  </w:rPr>
                </w:rPrChange>
              </w:rPr>
              <w:pPrChange w:id="4990"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CB11B1" w:rsidRDefault="00CB11B1">
            <w:pPr>
              <w:spacing w:after="0" w:line="240" w:lineRule="auto"/>
              <w:jc w:val="center"/>
              <w:rPr>
                <w:ins w:id="4991" w:author="Stefanie Lane" w:date="2022-06-23T13:35:00Z"/>
                <w:rFonts w:ascii="Calibri" w:eastAsia="Times New Roman" w:hAnsi="Calibri" w:cs="Calibri"/>
                <w:color w:val="000000"/>
                <w:sz w:val="20"/>
                <w:szCs w:val="20"/>
                <w:rPrChange w:id="4992" w:author="Stefanie Lane" w:date="2022-06-23T13:35:00Z">
                  <w:rPr>
                    <w:ins w:id="4993" w:author="Stefanie Lane" w:date="2022-06-23T13:35:00Z"/>
                  </w:rPr>
                </w:rPrChange>
              </w:rPr>
              <w:pPrChange w:id="4994" w:author="Stefanie Lane" w:date="2022-06-23T13:35:00Z">
                <w:pPr>
                  <w:jc w:val="center"/>
                </w:pPr>
              </w:pPrChange>
            </w:pPr>
            <w:ins w:id="4995" w:author="Stefanie Lane" w:date="2022-06-23T13:35:00Z">
              <w:r w:rsidRPr="00CB11B1">
                <w:rPr>
                  <w:rFonts w:ascii="Calibri" w:eastAsia="Times New Roman" w:hAnsi="Calibri" w:cs="Calibri"/>
                  <w:color w:val="000000"/>
                  <w:sz w:val="20"/>
                  <w:szCs w:val="20"/>
                  <w:rPrChange w:id="4996" w:author="Stefanie Lane" w:date="2022-06-23T13:35:00Z">
                    <w:rPr/>
                  </w:rPrChange>
                </w:rPr>
                <w:t> </w:t>
              </w:r>
            </w:ins>
          </w:p>
        </w:tc>
      </w:tr>
      <w:tr w:rsidR="00CB11B1" w:rsidRPr="00CB11B1" w14:paraId="7AA606BB" w14:textId="77777777" w:rsidTr="00CB11B1">
        <w:trPr>
          <w:trHeight w:val="270"/>
          <w:ins w:id="4997"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CB11B1" w:rsidRDefault="00CB11B1">
            <w:pPr>
              <w:spacing w:after="0" w:line="240" w:lineRule="auto"/>
              <w:rPr>
                <w:ins w:id="4998" w:author="Stefanie Lane" w:date="2022-06-23T13:35:00Z"/>
                <w:rFonts w:ascii="Calibri" w:eastAsia="Times New Roman" w:hAnsi="Calibri" w:cs="Calibri"/>
                <w:color w:val="000000"/>
                <w:sz w:val="20"/>
                <w:szCs w:val="20"/>
                <w:rPrChange w:id="4999" w:author="Stefanie Lane" w:date="2022-06-23T13:35:00Z">
                  <w:rPr>
                    <w:ins w:id="5000" w:author="Stefanie Lane" w:date="2022-06-23T13:35:00Z"/>
                  </w:rPr>
                </w:rPrChange>
              </w:rPr>
              <w:pPrChange w:id="5001" w:author="Stefanie Lane" w:date="2022-06-23T13:35:00Z">
                <w:pPr/>
              </w:pPrChange>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CB11B1" w:rsidRDefault="00CB11B1">
            <w:pPr>
              <w:spacing w:after="0" w:line="240" w:lineRule="auto"/>
              <w:rPr>
                <w:ins w:id="5002" w:author="Stefanie Lane" w:date="2022-06-23T13:35:00Z"/>
                <w:rFonts w:ascii="Calibri" w:eastAsia="Times New Roman" w:hAnsi="Calibri" w:cs="Calibri"/>
                <w:color w:val="000000"/>
                <w:sz w:val="20"/>
                <w:szCs w:val="20"/>
                <w:rPrChange w:id="5003" w:author="Stefanie Lane" w:date="2022-06-23T13:35:00Z">
                  <w:rPr>
                    <w:ins w:id="5004" w:author="Stefanie Lane" w:date="2022-06-23T13:35:00Z"/>
                  </w:rPr>
                </w:rPrChange>
              </w:rPr>
              <w:pPrChange w:id="5005" w:author="Stefanie Lane" w:date="2022-06-23T13:35:00Z">
                <w:pPr/>
              </w:pPrChange>
            </w:pPr>
            <w:ins w:id="5006" w:author="Stefanie Lane" w:date="2022-06-23T13:35:00Z">
              <w:r w:rsidRPr="00CB11B1">
                <w:rPr>
                  <w:rFonts w:ascii="Calibri" w:eastAsia="Times New Roman" w:hAnsi="Calibri" w:cs="Calibri"/>
                  <w:color w:val="000000"/>
                  <w:sz w:val="20"/>
                  <w:szCs w:val="20"/>
                  <w:rPrChange w:id="5007" w:author="Stefanie Lane" w:date="2022-06-23T13:35:00Z">
                    <w:rPr/>
                  </w:rPrChange>
                </w:rPr>
                <w:t> </w:t>
              </w:r>
            </w:ins>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CB11B1" w:rsidRDefault="00CB11B1">
            <w:pPr>
              <w:spacing w:after="0" w:line="240" w:lineRule="auto"/>
              <w:jc w:val="center"/>
              <w:rPr>
                <w:ins w:id="5008" w:author="Stefanie Lane" w:date="2022-06-23T13:35:00Z"/>
                <w:rFonts w:ascii="Calibri" w:eastAsia="Times New Roman" w:hAnsi="Calibri" w:cs="Calibri"/>
                <w:color w:val="000000"/>
                <w:sz w:val="20"/>
                <w:szCs w:val="20"/>
                <w:rPrChange w:id="5009" w:author="Stefanie Lane" w:date="2022-06-23T13:35:00Z">
                  <w:rPr>
                    <w:ins w:id="5010" w:author="Stefanie Lane" w:date="2022-06-23T13:35:00Z"/>
                  </w:rPr>
                </w:rPrChange>
              </w:rPr>
              <w:pPrChange w:id="5011" w:author="Stefanie Lane" w:date="2022-06-23T13:35:00Z">
                <w:pPr>
                  <w:jc w:val="center"/>
                </w:pPr>
              </w:pPrChange>
            </w:pPr>
            <w:ins w:id="5012" w:author="Stefanie Lane" w:date="2022-06-23T13:35:00Z">
              <w:r w:rsidRPr="00CB11B1">
                <w:rPr>
                  <w:rFonts w:ascii="Calibri" w:eastAsia="Times New Roman" w:hAnsi="Calibri" w:cs="Calibri"/>
                  <w:color w:val="000000"/>
                  <w:sz w:val="20"/>
                  <w:szCs w:val="20"/>
                  <w:rPrChange w:id="5013" w:author="Stefanie Lane" w:date="2022-06-23T13:35:00Z">
                    <w:rPr/>
                  </w:rPrChange>
                </w:rPr>
                <w:t> </w:t>
              </w:r>
            </w:ins>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CB11B1" w:rsidRDefault="00CB11B1">
            <w:pPr>
              <w:spacing w:after="0" w:line="240" w:lineRule="auto"/>
              <w:jc w:val="center"/>
              <w:rPr>
                <w:ins w:id="5014" w:author="Stefanie Lane" w:date="2022-06-23T13:35:00Z"/>
                <w:rFonts w:ascii="Calibri" w:eastAsia="Times New Roman" w:hAnsi="Calibri" w:cs="Calibri"/>
                <w:color w:val="000000"/>
                <w:sz w:val="20"/>
                <w:szCs w:val="20"/>
                <w:rPrChange w:id="5015" w:author="Stefanie Lane" w:date="2022-06-23T13:35:00Z">
                  <w:rPr>
                    <w:ins w:id="5016" w:author="Stefanie Lane" w:date="2022-06-23T13:35:00Z"/>
                  </w:rPr>
                </w:rPrChange>
              </w:rPr>
              <w:pPrChange w:id="5017" w:author="Stefanie Lane" w:date="2022-06-23T13:35:00Z">
                <w:pPr>
                  <w:jc w:val="center"/>
                </w:pPr>
              </w:pPrChange>
            </w:pPr>
            <w:ins w:id="5018" w:author="Stefanie Lane" w:date="2022-06-23T13:35:00Z">
              <w:r w:rsidRPr="00CB11B1">
                <w:rPr>
                  <w:rFonts w:ascii="Calibri" w:eastAsia="Times New Roman" w:hAnsi="Calibri" w:cs="Calibri"/>
                  <w:color w:val="000000"/>
                  <w:sz w:val="20"/>
                  <w:szCs w:val="20"/>
                  <w:rPrChange w:id="5019" w:author="Stefanie Lane" w:date="2022-06-23T13:35:00Z">
                    <w:rPr/>
                  </w:rPrChange>
                </w:rPr>
                <w:t> </w:t>
              </w:r>
            </w:ins>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CB11B1" w:rsidRDefault="00CB11B1">
            <w:pPr>
              <w:spacing w:after="0" w:line="240" w:lineRule="auto"/>
              <w:rPr>
                <w:ins w:id="5020" w:author="Stefanie Lane" w:date="2022-06-23T13:35:00Z"/>
                <w:rFonts w:ascii="Calibri" w:eastAsia="Times New Roman" w:hAnsi="Calibri" w:cs="Calibri"/>
                <w:color w:val="000000"/>
                <w:sz w:val="20"/>
                <w:szCs w:val="20"/>
                <w:rPrChange w:id="5021" w:author="Stefanie Lane" w:date="2022-06-23T13:35:00Z">
                  <w:rPr>
                    <w:ins w:id="5022" w:author="Stefanie Lane" w:date="2022-06-23T13:35:00Z"/>
                  </w:rPr>
                </w:rPrChange>
              </w:rPr>
              <w:pPrChange w:id="5023" w:author="Stefanie Lane" w:date="2022-06-23T13:35:00Z">
                <w:pPr/>
              </w:pPrChange>
            </w:pPr>
            <w:ins w:id="5024" w:author="Stefanie Lane" w:date="2022-06-23T13:35:00Z">
              <w:r w:rsidRPr="00CB11B1">
                <w:rPr>
                  <w:rFonts w:ascii="Calibri" w:eastAsia="Times New Roman" w:hAnsi="Calibri" w:cs="Calibri"/>
                  <w:color w:val="000000"/>
                  <w:sz w:val="20"/>
                  <w:szCs w:val="20"/>
                  <w:rPrChange w:id="5025" w:author="Stefanie Lane" w:date="2022-06-23T13:35:00Z">
                    <w:rPr/>
                  </w:rPrChange>
                </w:rPr>
                <w:t> </w:t>
              </w:r>
            </w:ins>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CB11B1" w:rsidRDefault="00CB11B1">
            <w:pPr>
              <w:spacing w:after="0" w:line="240" w:lineRule="auto"/>
              <w:rPr>
                <w:ins w:id="5026" w:author="Stefanie Lane" w:date="2022-06-23T13:35:00Z"/>
                <w:rFonts w:ascii="Calibri" w:eastAsia="Times New Roman" w:hAnsi="Calibri" w:cs="Calibri"/>
                <w:i/>
                <w:iCs/>
                <w:color w:val="000000"/>
                <w:sz w:val="20"/>
                <w:szCs w:val="20"/>
                <w:rPrChange w:id="5027" w:author="Stefanie Lane" w:date="2022-06-23T13:35:00Z">
                  <w:rPr>
                    <w:ins w:id="5028" w:author="Stefanie Lane" w:date="2022-06-23T13:35:00Z"/>
                  </w:rPr>
                </w:rPrChange>
              </w:rPr>
              <w:pPrChange w:id="5029" w:author="Stefanie Lane" w:date="2022-06-23T13:35:00Z">
                <w:pPr/>
              </w:pPrChange>
            </w:pPr>
            <w:ins w:id="5030" w:author="Stefanie Lane" w:date="2022-06-23T13:35:00Z">
              <w:r w:rsidRPr="00CB11B1">
                <w:rPr>
                  <w:rFonts w:ascii="Calibri" w:eastAsia="Times New Roman" w:hAnsi="Calibri" w:cs="Calibri"/>
                  <w:i/>
                  <w:iCs/>
                  <w:color w:val="000000"/>
                  <w:sz w:val="20"/>
                  <w:szCs w:val="20"/>
                  <w:rPrChange w:id="5031" w:author="Stefanie Lane" w:date="2022-06-23T13:35:00Z">
                    <w:rPr/>
                  </w:rPrChange>
                </w:rPr>
                <w:t>Sagittaria latifolia</w:t>
              </w:r>
            </w:ins>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CB11B1" w:rsidRDefault="00CB11B1">
            <w:pPr>
              <w:spacing w:after="0" w:line="240" w:lineRule="auto"/>
              <w:jc w:val="center"/>
              <w:rPr>
                <w:ins w:id="5032" w:author="Stefanie Lane" w:date="2022-06-23T13:35:00Z"/>
                <w:rFonts w:ascii="Calibri" w:eastAsia="Times New Roman" w:hAnsi="Calibri" w:cs="Calibri"/>
                <w:color w:val="000000"/>
                <w:sz w:val="20"/>
                <w:szCs w:val="20"/>
                <w:rPrChange w:id="5033" w:author="Stefanie Lane" w:date="2022-06-23T13:35:00Z">
                  <w:rPr>
                    <w:ins w:id="5034" w:author="Stefanie Lane" w:date="2022-06-23T13:35:00Z"/>
                  </w:rPr>
                </w:rPrChange>
              </w:rPr>
              <w:pPrChange w:id="5035" w:author="Stefanie Lane" w:date="2022-06-23T13:35:00Z">
                <w:pPr>
                  <w:jc w:val="center"/>
                </w:pPr>
              </w:pPrChange>
            </w:pPr>
            <w:ins w:id="5036" w:author="Stefanie Lane" w:date="2022-06-23T13:35:00Z">
              <w:r w:rsidRPr="00CB11B1">
                <w:rPr>
                  <w:rFonts w:ascii="Calibri" w:eastAsia="Times New Roman" w:hAnsi="Calibri" w:cs="Calibri"/>
                  <w:color w:val="000000"/>
                  <w:sz w:val="20"/>
                  <w:szCs w:val="20"/>
                  <w:rPrChange w:id="5037" w:author="Stefanie Lane" w:date="2022-06-23T13:35:00Z">
                    <w:rPr/>
                  </w:rPrChange>
                </w:rPr>
                <w:t>0.301</w:t>
              </w:r>
            </w:ins>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CB11B1" w:rsidRDefault="00CB11B1">
            <w:pPr>
              <w:spacing w:after="0" w:line="240" w:lineRule="auto"/>
              <w:jc w:val="center"/>
              <w:rPr>
                <w:ins w:id="5038" w:author="Stefanie Lane" w:date="2022-06-23T13:35:00Z"/>
                <w:rFonts w:ascii="Calibri" w:eastAsia="Times New Roman" w:hAnsi="Calibri" w:cs="Calibri"/>
                <w:color w:val="000000"/>
                <w:sz w:val="20"/>
                <w:szCs w:val="20"/>
                <w:rPrChange w:id="5039" w:author="Stefanie Lane" w:date="2022-06-23T13:35:00Z">
                  <w:rPr>
                    <w:ins w:id="5040" w:author="Stefanie Lane" w:date="2022-06-23T13:35:00Z"/>
                  </w:rPr>
                </w:rPrChange>
              </w:rPr>
              <w:pPrChange w:id="5041" w:author="Stefanie Lane" w:date="2022-06-23T13:35:00Z">
                <w:pPr>
                  <w:jc w:val="center"/>
                </w:pPr>
              </w:pPrChange>
            </w:pPr>
            <w:ins w:id="5042" w:author="Stefanie Lane" w:date="2022-06-23T13:35:00Z">
              <w:r w:rsidRPr="00CB11B1">
                <w:rPr>
                  <w:rFonts w:ascii="Calibri" w:eastAsia="Times New Roman" w:hAnsi="Calibri" w:cs="Calibri"/>
                  <w:color w:val="000000"/>
                  <w:sz w:val="20"/>
                  <w:szCs w:val="20"/>
                  <w:rPrChange w:id="5043" w:author="Stefanie Lane" w:date="2022-06-23T13:35:00Z">
                    <w:rPr/>
                  </w:rPrChange>
                </w:rPr>
                <w:t>0.046</w:t>
              </w:r>
            </w:ins>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CB11B1" w:rsidRDefault="00CB11B1">
            <w:pPr>
              <w:spacing w:after="0" w:line="240" w:lineRule="auto"/>
              <w:rPr>
                <w:ins w:id="5044" w:author="Stefanie Lane" w:date="2022-06-23T13:35:00Z"/>
                <w:rFonts w:ascii="Calibri" w:eastAsia="Times New Roman" w:hAnsi="Calibri" w:cs="Calibri"/>
                <w:color w:val="000000"/>
                <w:sz w:val="20"/>
                <w:szCs w:val="20"/>
                <w:rPrChange w:id="5045" w:author="Stefanie Lane" w:date="2022-06-23T13:35:00Z">
                  <w:rPr>
                    <w:ins w:id="5046" w:author="Stefanie Lane" w:date="2022-06-23T13:35:00Z"/>
                  </w:rPr>
                </w:rPrChange>
              </w:rPr>
              <w:pPrChange w:id="5047" w:author="Stefanie Lane" w:date="2022-06-23T13:35:00Z">
                <w:pPr/>
              </w:pPrChange>
            </w:pPr>
            <w:ins w:id="5048" w:author="Stefanie Lane" w:date="2022-06-23T13:35:00Z">
              <w:r w:rsidRPr="00CB11B1">
                <w:rPr>
                  <w:rFonts w:ascii="Calibri" w:eastAsia="Times New Roman" w:hAnsi="Calibri" w:cs="Calibri"/>
                  <w:color w:val="000000"/>
                  <w:sz w:val="20"/>
                  <w:szCs w:val="20"/>
                  <w:rPrChange w:id="5049" w:author="Stefanie Lane" w:date="2022-06-23T13:35:00Z">
                    <w:rPr/>
                  </w:rPrChange>
                </w:rPr>
                <w:t> </w:t>
              </w:r>
            </w:ins>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CB11B1" w:rsidRDefault="00CB11B1">
            <w:pPr>
              <w:spacing w:after="0" w:line="240" w:lineRule="auto"/>
              <w:rPr>
                <w:ins w:id="5050" w:author="Stefanie Lane" w:date="2022-06-23T13:35:00Z"/>
                <w:rFonts w:ascii="Calibri" w:eastAsia="Times New Roman" w:hAnsi="Calibri" w:cs="Calibri"/>
                <w:color w:val="000000"/>
                <w:sz w:val="20"/>
                <w:szCs w:val="20"/>
                <w:rPrChange w:id="5051" w:author="Stefanie Lane" w:date="2022-06-23T13:35:00Z">
                  <w:rPr>
                    <w:ins w:id="5052" w:author="Stefanie Lane" w:date="2022-06-23T13:35:00Z"/>
                  </w:rPr>
                </w:rPrChange>
              </w:rPr>
              <w:pPrChange w:id="5053" w:author="Stefanie Lane" w:date="2022-06-23T13:35:00Z">
                <w:pPr/>
              </w:pPrChange>
            </w:pPr>
            <w:ins w:id="5054" w:author="Stefanie Lane" w:date="2022-06-23T13:35:00Z">
              <w:r w:rsidRPr="00CB11B1">
                <w:rPr>
                  <w:rFonts w:ascii="Calibri" w:eastAsia="Times New Roman" w:hAnsi="Calibri" w:cs="Calibri"/>
                  <w:color w:val="000000"/>
                  <w:sz w:val="20"/>
                  <w:szCs w:val="20"/>
                  <w:rPrChange w:id="5055" w:author="Stefanie Lane" w:date="2022-06-23T13:35:00Z">
                    <w:rPr/>
                  </w:rPrChange>
                </w:rPr>
                <w:t> </w:t>
              </w:r>
            </w:ins>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CB11B1" w:rsidRDefault="00CB11B1">
            <w:pPr>
              <w:spacing w:after="0" w:line="240" w:lineRule="auto"/>
              <w:jc w:val="center"/>
              <w:rPr>
                <w:ins w:id="5056" w:author="Stefanie Lane" w:date="2022-06-23T13:35:00Z"/>
                <w:rFonts w:ascii="Calibri" w:eastAsia="Times New Roman" w:hAnsi="Calibri" w:cs="Calibri"/>
                <w:color w:val="000000"/>
                <w:sz w:val="20"/>
                <w:szCs w:val="20"/>
                <w:rPrChange w:id="5057" w:author="Stefanie Lane" w:date="2022-06-23T13:35:00Z">
                  <w:rPr>
                    <w:ins w:id="5058" w:author="Stefanie Lane" w:date="2022-06-23T13:35:00Z"/>
                  </w:rPr>
                </w:rPrChange>
              </w:rPr>
              <w:pPrChange w:id="5059" w:author="Stefanie Lane" w:date="2022-06-23T13:35:00Z">
                <w:pPr>
                  <w:jc w:val="center"/>
                </w:pPr>
              </w:pPrChange>
            </w:pPr>
            <w:ins w:id="5060" w:author="Stefanie Lane" w:date="2022-06-23T13:35:00Z">
              <w:r w:rsidRPr="00CB11B1">
                <w:rPr>
                  <w:rFonts w:ascii="Calibri" w:eastAsia="Times New Roman" w:hAnsi="Calibri" w:cs="Calibri"/>
                  <w:color w:val="000000"/>
                  <w:sz w:val="20"/>
                  <w:szCs w:val="20"/>
                  <w:rPrChange w:id="5061" w:author="Stefanie Lane" w:date="2022-06-23T13:35:00Z">
                    <w:rPr/>
                  </w:rPrChange>
                </w:rPr>
                <w:t> </w:t>
              </w:r>
            </w:ins>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CB11B1" w:rsidRDefault="00CB11B1">
            <w:pPr>
              <w:spacing w:after="0" w:line="240" w:lineRule="auto"/>
              <w:jc w:val="center"/>
              <w:rPr>
                <w:ins w:id="5062" w:author="Stefanie Lane" w:date="2022-06-23T13:35:00Z"/>
                <w:rFonts w:ascii="Calibri" w:eastAsia="Times New Roman" w:hAnsi="Calibri" w:cs="Calibri"/>
                <w:color w:val="000000"/>
                <w:sz w:val="20"/>
                <w:szCs w:val="20"/>
                <w:rPrChange w:id="5063" w:author="Stefanie Lane" w:date="2022-06-23T13:35:00Z">
                  <w:rPr>
                    <w:ins w:id="5064" w:author="Stefanie Lane" w:date="2022-06-23T13:35:00Z"/>
                  </w:rPr>
                </w:rPrChange>
              </w:rPr>
              <w:pPrChange w:id="5065" w:author="Stefanie Lane" w:date="2022-06-23T13:35:00Z">
                <w:pPr>
                  <w:jc w:val="center"/>
                </w:pPr>
              </w:pPrChange>
            </w:pPr>
            <w:ins w:id="5066" w:author="Stefanie Lane" w:date="2022-06-23T13:35:00Z">
              <w:r w:rsidRPr="00CB11B1">
                <w:rPr>
                  <w:rFonts w:ascii="Calibri" w:eastAsia="Times New Roman" w:hAnsi="Calibri" w:cs="Calibri"/>
                  <w:color w:val="000000"/>
                  <w:sz w:val="20"/>
                  <w:szCs w:val="20"/>
                  <w:rPrChange w:id="5067" w:author="Stefanie Lane" w:date="2022-06-23T13:35:00Z">
                    <w:rPr/>
                  </w:rPrChange>
                </w:rPr>
                <w:t> </w:t>
              </w:r>
            </w:ins>
          </w:p>
        </w:tc>
      </w:tr>
    </w:tbl>
    <w:p w14:paraId="23CB0B2F" w14:textId="7377DBC4" w:rsidR="00F752B9" w:rsidRDefault="00CB11B1" w:rsidP="00791A3B">
      <w:pPr>
        <w:rPr>
          <w:ins w:id="5068" w:author="Stefanie Lane" w:date="2022-05-30T13:54:00Z"/>
        </w:rPr>
        <w:sectPr w:rsidR="00F752B9" w:rsidSect="00354D05">
          <w:pgSz w:w="15840" w:h="12240" w:orient="landscape"/>
          <w:pgMar w:top="1080" w:right="1080" w:bottom="1080" w:left="1080" w:header="720" w:footer="720" w:gutter="0"/>
          <w:lnNumType w:countBy="1" w:restart="continuous"/>
          <w:cols w:space="720"/>
          <w:docGrid w:linePitch="360"/>
        </w:sectPr>
      </w:pPr>
      <w:ins w:id="5069" w:author="Stefanie Lane" w:date="2022-06-23T13:35:00Z">
        <w:r>
          <w:fldChar w:fldCharType="end"/>
        </w:r>
      </w:ins>
    </w:p>
    <w:p w14:paraId="50CAFD46" w14:textId="133B2637" w:rsidR="00354D05" w:rsidDel="00876D65" w:rsidRDefault="00354D05" w:rsidP="00F222C0">
      <w:pPr>
        <w:rPr>
          <w:del w:id="5070" w:author="Stefanie Lane" w:date="2022-05-30T13:54:00Z"/>
        </w:rPr>
      </w:pPr>
    </w:p>
    <w:p w14:paraId="215F4F01" w14:textId="6066917C" w:rsidR="00876D65" w:rsidRPr="00046624" w:rsidRDefault="00876D65">
      <w:pPr>
        <w:rPr>
          <w:ins w:id="5071" w:author="Stefanie Lane" w:date="2022-05-30T16:00:00Z"/>
        </w:rPr>
        <w:pPrChange w:id="5072" w:author="Stefanie Lane" w:date="2022-05-30T13:50:00Z">
          <w:pPr>
            <w:pStyle w:val="Caption"/>
          </w:pPr>
        </w:pPrChange>
      </w:pPr>
    </w:p>
    <w:p w14:paraId="45185DC9" w14:textId="115E90F8" w:rsidR="00163B51" w:rsidRDefault="00CB72B2" w:rsidP="00F222C0">
      <w:commentRangeStart w:id="5073"/>
      <w:del w:id="5074" w:author="Stefanie Lane" w:date="2022-05-30T13:50:00Z">
        <w:r w:rsidRPr="00CB72B2" w:rsidDel="00354D05">
          <w:rPr>
            <w:noProof/>
          </w:rPr>
          <w:drawing>
            <wp:inline distT="0" distB="0" distL="0" distR="0" wp14:anchorId="5ED42F27" wp14:editId="73EC3B0E">
              <wp:extent cx="6395202" cy="309362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395202" cy="3093629"/>
                      </a:xfrm>
                      <a:prstGeom prst="rect">
                        <a:avLst/>
                      </a:prstGeom>
                      <a:noFill/>
                      <a:ln>
                        <a:noFill/>
                      </a:ln>
                    </pic:spPr>
                  </pic:pic>
                </a:graphicData>
              </a:graphic>
            </wp:inline>
          </w:drawing>
        </w:r>
      </w:del>
      <w:commentRangeEnd w:id="5073"/>
      <w:r w:rsidR="007B6DAA">
        <w:rPr>
          <w:rStyle w:val="CommentReference"/>
        </w:rPr>
        <w:commentReference w:id="5073"/>
      </w:r>
    </w:p>
    <w:p w14:paraId="39D9FFF3" w14:textId="77777777" w:rsidR="00811F80" w:rsidRDefault="003F2561" w:rsidP="00811F80">
      <w:pPr>
        <w:keepNext/>
      </w:pPr>
      <w:r>
        <w:rPr>
          <w:noProof/>
        </w:rPr>
        <w:drawing>
          <wp:inline distT="0" distB="0" distL="0" distR="0" wp14:anchorId="348D5818" wp14:editId="327EC9FF">
            <wp:extent cx="6400800" cy="3985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3985895"/>
                    </a:xfrm>
                    <a:prstGeom prst="rect">
                      <a:avLst/>
                    </a:prstGeom>
                  </pic:spPr>
                </pic:pic>
              </a:graphicData>
            </a:graphic>
          </wp:inline>
        </w:drawing>
      </w:r>
    </w:p>
    <w:p w14:paraId="7B3CEC48" w14:textId="641F3231" w:rsidR="00811F80" w:rsidRDefault="00811F80" w:rsidP="00811F80">
      <w:pPr>
        <w:pStyle w:val="Caption"/>
      </w:pPr>
      <w:bookmarkStart w:id="5075" w:name="_Ref103857626"/>
      <w:r>
        <w:t xml:space="preserve">Figure </w:t>
      </w:r>
      <w:fldSimple w:instr=" SEQ Figure \* ARABIC ">
        <w:r w:rsidR="00173A95">
          <w:rPr>
            <w:noProof/>
          </w:rPr>
          <w:t>4</w:t>
        </w:r>
      </w:fldSimple>
      <w:bookmarkEnd w:id="5075"/>
      <w:r>
        <w:t>.</w:t>
      </w:r>
      <w:ins w:id="5076" w:author="Stefanie Lane" w:date="2022-06-24T18:02:00Z">
        <w:r w:rsidR="00AF5903">
          <w:t xml:space="preserve"> Cluster analysis using </w:t>
        </w:r>
      </w:ins>
      <w:r w:rsidR="007D2D1E">
        <w:t xml:space="preserve">Bray-Curtis </w:t>
      </w:r>
      <w:del w:id="5077" w:author="Stefanie Lane" w:date="2022-05-30T13:54:00Z">
        <w:r w:rsidR="007D2D1E" w:rsidDel="0054402A">
          <w:delText xml:space="preserve">distance </w:delText>
        </w:r>
      </w:del>
      <w:ins w:id="5078" w:author="Stefanie Lane" w:date="2022-06-24T18:02:00Z">
        <w:r w:rsidR="00AF5903">
          <w:t>distance measure</w:t>
        </w:r>
      </w:ins>
      <w:ins w:id="5079" w:author="Stefanie Lane" w:date="2022-05-30T13:54:00Z">
        <w:r w:rsidR="0054402A">
          <w:t xml:space="preserve"> </w:t>
        </w:r>
      </w:ins>
      <w:r w:rsidR="007D2D1E">
        <w:t xml:space="preserve">shows similar trends of increasing dissimilarity over time as when using Euclidean </w:t>
      </w:r>
      <w:del w:id="5080" w:author="Stefanie Lane" w:date="2022-06-24T18:02:00Z">
        <w:r w:rsidR="007D2D1E" w:rsidDel="00AF5903">
          <w:delText>D</w:delText>
        </w:r>
      </w:del>
      <w:ins w:id="5081" w:author="Stefanie Lane" w:date="2022-06-24T18:02:00Z">
        <w:r w:rsidR="00AF5903">
          <w:t>d</w:t>
        </w:r>
      </w:ins>
      <w:r w:rsidR="007D2D1E">
        <w:t>istance (</w:t>
      </w:r>
      <w:r w:rsidR="007D2D1E">
        <w:fldChar w:fldCharType="begin"/>
      </w:r>
      <w:r w:rsidR="007D2D1E">
        <w:instrText xml:space="preserve"> REF _Ref94197029 \h </w:instrText>
      </w:r>
      <w:r w:rsidR="007D2D1E">
        <w:fldChar w:fldCharType="separate"/>
      </w:r>
      <w:r w:rsidR="00173A95">
        <w:t xml:space="preserve">Figure </w:t>
      </w:r>
      <w:r w:rsidR="00173A95">
        <w:rPr>
          <w:noProof/>
        </w:rPr>
        <w:t>2</w:t>
      </w:r>
      <w:r w:rsidR="007D2D1E">
        <w:fldChar w:fldCharType="end"/>
      </w:r>
      <w:r w:rsidR="007D2D1E">
        <w:t xml:space="preserve">). </w:t>
      </w:r>
    </w:p>
    <w:p w14:paraId="3DFBA252" w14:textId="238B7179" w:rsidR="000C5906" w:rsidRDefault="000C5906">
      <w:pPr>
        <w:rPr>
          <w:ins w:id="5082" w:author="Stefanie Lane" w:date="2022-06-03T14:43:00Z"/>
        </w:rPr>
      </w:pPr>
      <w:ins w:id="5083" w:author="Stefanie Lane" w:date="2022-06-03T14:43:00Z">
        <w:r>
          <w:br w:type="page"/>
        </w:r>
      </w:ins>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Change w:id="5084">
          <w:tblGrid>
            <w:gridCol w:w="1211"/>
            <w:gridCol w:w="960"/>
            <w:gridCol w:w="960"/>
            <w:gridCol w:w="300"/>
            <w:gridCol w:w="960"/>
            <w:gridCol w:w="960"/>
            <w:gridCol w:w="960"/>
          </w:tblGrid>
        </w:tblGridChange>
      </w:tblGrid>
      <w:tr w:rsidR="00D449DB" w:rsidRPr="00D449DB" w14:paraId="229BD786" w14:textId="77777777" w:rsidTr="00D449DB">
        <w:trPr>
          <w:trHeight w:val="470"/>
          <w:ins w:id="5085" w:author="Stefanie Lane" w:date="2022-06-13T22:43:00Z"/>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ins w:id="5086" w:author="Stefanie Lane" w:date="2022-06-13T22:43:00Z"/>
                <w:rFonts w:ascii="Times New Roman" w:eastAsia="Times New Roman" w:hAnsi="Times New Roman" w:cs="Times New Roman"/>
                <w:sz w:val="24"/>
                <w:szCs w:val="24"/>
              </w:rPr>
            </w:pPr>
            <w:bookmarkStart w:id="5087" w:name="_Hlk106053567"/>
            <w:bookmarkStart w:id="5088"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ins w:id="5089" w:author="Stefanie Lane" w:date="2022-06-13T22:43:00Z"/>
                <w:rFonts w:ascii="Calibri" w:eastAsia="Times New Roman" w:hAnsi="Calibri" w:cs="Calibri"/>
                <w:b/>
                <w:bCs/>
                <w:color w:val="000000"/>
                <w:sz w:val="20"/>
                <w:szCs w:val="20"/>
              </w:rPr>
            </w:pPr>
            <w:ins w:id="5090" w:author="Stefanie Lane" w:date="2022-06-13T22:43:00Z">
              <w:r w:rsidRPr="00D449DB">
                <w:rPr>
                  <w:rFonts w:ascii="Calibri" w:eastAsia="Times New Roman" w:hAnsi="Calibri" w:cs="Calibri"/>
                  <w:b/>
                  <w:bCs/>
                  <w:color w:val="000000"/>
                  <w:sz w:val="20"/>
                  <w:szCs w:val="20"/>
                </w:rPr>
                <w:t>Plot-level components</w:t>
              </w:r>
            </w:ins>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ins w:id="5091" w:author="Stefanie Lane" w:date="2022-06-13T22:43:00Z"/>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ins w:id="5092" w:author="Stefanie Lane" w:date="2022-06-13T22:43:00Z"/>
                <w:rFonts w:ascii="Calibri" w:eastAsia="Times New Roman" w:hAnsi="Calibri" w:cs="Calibri"/>
                <w:b/>
                <w:bCs/>
                <w:color w:val="000000"/>
                <w:sz w:val="20"/>
                <w:szCs w:val="20"/>
              </w:rPr>
            </w:pPr>
            <w:ins w:id="5093" w:author="Stefanie Lane" w:date="2022-06-13T22:43:00Z">
              <w:r w:rsidRPr="00D449DB">
                <w:rPr>
                  <w:rFonts w:ascii="Calibri" w:eastAsia="Times New Roman" w:hAnsi="Calibri" w:cs="Calibri"/>
                  <w:b/>
                  <w:bCs/>
                  <w:color w:val="000000"/>
                  <w:sz w:val="20"/>
                  <w:szCs w:val="20"/>
                </w:rPr>
                <w:t>Diversity components</w:t>
              </w:r>
            </w:ins>
          </w:p>
        </w:tc>
      </w:tr>
      <w:tr w:rsidR="00D449DB" w:rsidRPr="00D449DB" w14:paraId="77288227" w14:textId="77777777" w:rsidTr="00D449DB">
        <w:trPr>
          <w:trHeight w:val="780"/>
          <w:ins w:id="5094" w:author="Stefanie Lane" w:date="2022-06-13T22:43:00Z"/>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ins w:id="5095" w:author="Stefanie Lane" w:date="2022-06-13T22:43:00Z"/>
                <w:rFonts w:ascii="Calibri" w:eastAsia="Times New Roman" w:hAnsi="Calibri" w:cs="Calibri"/>
                <w:b/>
                <w:bCs/>
                <w:color w:val="000000"/>
                <w:sz w:val="20"/>
                <w:szCs w:val="20"/>
              </w:rPr>
            </w:pPr>
            <w:ins w:id="5096" w:author="Stefanie Lane" w:date="2022-06-13T22:43:00Z">
              <w:r w:rsidRPr="00D449DB">
                <w:rPr>
                  <w:rFonts w:ascii="Calibri" w:eastAsia="Times New Roman" w:hAnsi="Calibri" w:cs="Calibri"/>
                  <w:b/>
                  <w:bCs/>
                  <w:color w:val="000000"/>
                  <w:sz w:val="20"/>
                  <w:szCs w:val="20"/>
                </w:rPr>
                <w:t>Assemblage</w:t>
              </w:r>
            </w:ins>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ins w:id="5097" w:author="Stefanie Lane" w:date="2022-06-13T22:43:00Z"/>
                <w:rFonts w:ascii="Calibri" w:eastAsia="Times New Roman" w:hAnsi="Calibri" w:cs="Calibri"/>
                <w:b/>
                <w:bCs/>
                <w:color w:val="000000"/>
                <w:sz w:val="20"/>
                <w:szCs w:val="20"/>
              </w:rPr>
            </w:pPr>
            <w:ins w:id="5098" w:author="Stefanie Lane" w:date="2022-06-13T22:43:00Z">
              <w:r w:rsidRPr="00D449DB">
                <w:rPr>
                  <w:rFonts w:ascii="Calibri" w:eastAsia="Times New Roman" w:hAnsi="Calibri" w:cs="Calibri"/>
                  <w:b/>
                  <w:bCs/>
                  <w:color w:val="000000"/>
                  <w:sz w:val="20"/>
                  <w:szCs w:val="20"/>
                </w:rPr>
                <w:t>No. quadrats</w:t>
              </w:r>
            </w:ins>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ins w:id="5099" w:author="Stefanie Lane" w:date="2022-06-13T22:43:00Z"/>
                <w:rFonts w:ascii="Calibri" w:eastAsia="Times New Roman" w:hAnsi="Calibri" w:cs="Calibri"/>
                <w:b/>
                <w:bCs/>
                <w:color w:val="000000"/>
                <w:sz w:val="20"/>
                <w:szCs w:val="20"/>
              </w:rPr>
            </w:pPr>
            <w:ins w:id="5100" w:author="Stefanie Lane" w:date="2022-06-13T22:43:00Z">
              <w:r w:rsidRPr="00D449DB">
                <w:rPr>
                  <w:rFonts w:ascii="Calibri" w:eastAsia="Times New Roman" w:hAnsi="Calibri" w:cs="Calibri"/>
                  <w:b/>
                  <w:bCs/>
                  <w:color w:val="000000"/>
                  <w:sz w:val="20"/>
                  <w:szCs w:val="20"/>
                </w:rPr>
                <w:t>No. species</w:t>
              </w:r>
            </w:ins>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ins w:id="5101"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ins w:id="5102" w:author="Stefanie Lane" w:date="2022-06-13T22:43:00Z"/>
                <w:rFonts w:ascii="Calibri" w:eastAsia="Times New Roman" w:hAnsi="Calibri" w:cs="Calibri"/>
                <w:b/>
                <w:bCs/>
                <w:color w:val="000000"/>
                <w:sz w:val="20"/>
                <w:szCs w:val="20"/>
              </w:rPr>
            </w:pPr>
            <w:ins w:id="5103" w:author="Stefanie Lane" w:date="2022-06-13T22:43:00Z">
              <w:r w:rsidRPr="00D449DB">
                <w:rPr>
                  <w:rFonts w:ascii="Calibri" w:eastAsia="Times New Roman" w:hAnsi="Calibri" w:cs="Calibri"/>
                  <w:b/>
                  <w:bCs/>
                  <w:color w:val="000000"/>
                  <w:sz w:val="20"/>
                  <w:szCs w:val="20"/>
                </w:rPr>
                <w:t>α diversity</w:t>
              </w:r>
            </w:ins>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ins w:id="5104" w:author="Stefanie Lane" w:date="2022-06-13T22:43:00Z"/>
                <w:rFonts w:ascii="Calibri" w:eastAsia="Times New Roman" w:hAnsi="Calibri" w:cs="Calibri"/>
                <w:b/>
                <w:bCs/>
                <w:color w:val="000000"/>
                <w:sz w:val="20"/>
                <w:szCs w:val="20"/>
              </w:rPr>
            </w:pPr>
            <w:ins w:id="5105" w:author="Stefanie Lane" w:date="2022-06-13T22:43:00Z">
              <w:r w:rsidRPr="00D449DB">
                <w:rPr>
                  <w:rFonts w:ascii="Calibri" w:eastAsia="Times New Roman" w:hAnsi="Calibri" w:cs="Calibri"/>
                  <w:b/>
                  <w:bCs/>
                  <w:color w:val="000000"/>
                  <w:sz w:val="20"/>
                  <w:szCs w:val="20"/>
                </w:rPr>
                <w:t>α diversity sd</w:t>
              </w:r>
            </w:ins>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ins w:id="5106" w:author="Stefanie Lane" w:date="2022-06-13T22:43:00Z"/>
                <w:rFonts w:ascii="Calibri" w:eastAsia="Times New Roman" w:hAnsi="Calibri" w:cs="Calibri"/>
                <w:b/>
                <w:bCs/>
                <w:color w:val="000000"/>
                <w:sz w:val="20"/>
                <w:szCs w:val="20"/>
              </w:rPr>
            </w:pPr>
            <w:ins w:id="5107" w:author="Stefanie Lane" w:date="2022-06-13T22:43:00Z">
              <w:r w:rsidRPr="00D449DB">
                <w:rPr>
                  <w:rFonts w:ascii="Calibri" w:eastAsia="Times New Roman" w:hAnsi="Calibri" w:cs="Calibri"/>
                  <w:b/>
                  <w:bCs/>
                  <w:color w:val="000000"/>
                  <w:sz w:val="20"/>
                  <w:szCs w:val="20"/>
                </w:rPr>
                <w:t>β diversity</w:t>
              </w:r>
            </w:ins>
          </w:p>
        </w:tc>
      </w:tr>
      <w:tr w:rsidR="00D449DB" w:rsidRPr="00D449DB" w14:paraId="7C5D7D6D" w14:textId="77777777" w:rsidTr="00D449DB">
        <w:trPr>
          <w:trHeight w:val="290"/>
          <w:ins w:id="5108" w:author="Stefanie Lane" w:date="2022-06-13T22:43:00Z"/>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ins w:id="5109" w:author="Stefanie Lane" w:date="2022-06-13T22:43:00Z"/>
                <w:rFonts w:ascii="Calibri" w:eastAsia="Times New Roman" w:hAnsi="Calibri" w:cs="Calibri"/>
                <w:b/>
                <w:bCs/>
                <w:color w:val="000000"/>
                <w:sz w:val="20"/>
                <w:szCs w:val="20"/>
              </w:rPr>
            </w:pPr>
            <w:ins w:id="5110" w:author="Stefanie Lane" w:date="2022-06-13T22:43:00Z">
              <w:r w:rsidRPr="00D449DB">
                <w:rPr>
                  <w:rFonts w:ascii="Calibri" w:eastAsia="Times New Roman" w:hAnsi="Calibri" w:cs="Calibri"/>
                  <w:b/>
                  <w:bCs/>
                  <w:color w:val="000000"/>
                  <w:sz w:val="20"/>
                  <w:szCs w:val="20"/>
                </w:rPr>
                <w:t>Sedge</w:t>
              </w:r>
            </w:ins>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ins w:id="5111"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ins w:id="5112"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ins w:id="5113"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ins w:id="5114"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ins w:id="5115"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ins w:id="5116" w:author="Stefanie Lane" w:date="2022-06-13T22:43:00Z"/>
                <w:rFonts w:ascii="Times New Roman" w:eastAsia="Times New Roman" w:hAnsi="Times New Roman" w:cs="Times New Roman"/>
                <w:sz w:val="20"/>
                <w:szCs w:val="20"/>
              </w:rPr>
            </w:pPr>
          </w:p>
        </w:tc>
      </w:tr>
      <w:tr w:rsidR="00D449DB" w:rsidRPr="00D449DB" w14:paraId="5910E18D" w14:textId="77777777" w:rsidTr="00D449DB">
        <w:tblPrEx>
          <w:tblW w:w="6311" w:type="dxa"/>
          <w:tblPrExChange w:id="5117" w:author="Stefanie Lane" w:date="2022-06-13T22:43:00Z">
            <w:tblPrEx>
              <w:tblW w:w="6311" w:type="dxa"/>
            </w:tblPrEx>
          </w:tblPrExChange>
        </w:tblPrEx>
        <w:trPr>
          <w:trHeight w:val="290"/>
          <w:ins w:id="5118" w:author="Stefanie Lane" w:date="2022-06-13T22:43:00Z"/>
          <w:trPrChange w:id="5119"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120"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29A1B596" w14:textId="77777777" w:rsidR="00D449DB" w:rsidRPr="00D449DB" w:rsidRDefault="00D449DB" w:rsidP="00D449DB">
            <w:pPr>
              <w:spacing w:after="0" w:line="240" w:lineRule="auto"/>
              <w:jc w:val="right"/>
              <w:rPr>
                <w:ins w:id="5121" w:author="Stefanie Lane" w:date="2022-06-13T22:43:00Z"/>
                <w:rFonts w:ascii="Calibri" w:eastAsia="Times New Roman" w:hAnsi="Calibri" w:cs="Calibri"/>
                <w:color w:val="000000"/>
                <w:sz w:val="20"/>
                <w:szCs w:val="20"/>
              </w:rPr>
            </w:pPr>
            <w:ins w:id="5122" w:author="Stefanie Lane" w:date="2022-06-13T22:43:00Z">
              <w:r w:rsidRPr="00D449DB">
                <w:rPr>
                  <w:rFonts w:ascii="Calibri" w:eastAsia="Times New Roman" w:hAnsi="Calibri" w:cs="Calibri"/>
                  <w:color w:val="000000"/>
                  <w:sz w:val="20"/>
                  <w:szCs w:val="20"/>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5123"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3BC0000D" w14:textId="77777777" w:rsidR="00D449DB" w:rsidRPr="00D449DB" w:rsidRDefault="00D449DB" w:rsidP="00D449DB">
            <w:pPr>
              <w:spacing w:after="0" w:line="240" w:lineRule="auto"/>
              <w:jc w:val="center"/>
              <w:rPr>
                <w:ins w:id="5124" w:author="Stefanie Lane" w:date="2022-06-13T22:43:00Z"/>
                <w:rFonts w:ascii="Calibri" w:eastAsia="Times New Roman" w:hAnsi="Calibri" w:cs="Calibri"/>
                <w:color w:val="000000"/>
                <w:sz w:val="20"/>
                <w:szCs w:val="20"/>
              </w:rPr>
            </w:pPr>
            <w:ins w:id="5125"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5126"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4FCED447" w14:textId="77777777" w:rsidR="00D449DB" w:rsidRPr="00D449DB" w:rsidRDefault="00D449DB" w:rsidP="00D449DB">
            <w:pPr>
              <w:spacing w:after="0" w:line="240" w:lineRule="auto"/>
              <w:jc w:val="center"/>
              <w:rPr>
                <w:ins w:id="5127" w:author="Stefanie Lane" w:date="2022-06-13T22:43:00Z"/>
                <w:rFonts w:ascii="Calibri" w:eastAsia="Times New Roman" w:hAnsi="Calibri" w:cs="Calibri"/>
                <w:color w:val="000000"/>
                <w:sz w:val="20"/>
                <w:szCs w:val="20"/>
              </w:rPr>
            </w:pPr>
            <w:ins w:id="5128" w:author="Stefanie Lane" w:date="2022-06-13T22:43:00Z">
              <w:r w:rsidRPr="00D449DB">
                <w:rPr>
                  <w:rFonts w:ascii="Calibri" w:eastAsia="Times New Roman" w:hAnsi="Calibri" w:cs="Calibri"/>
                  <w:color w:val="000000"/>
                  <w:sz w:val="20"/>
                  <w:szCs w:val="20"/>
                </w:rPr>
                <w:t>32.3</w:t>
              </w:r>
            </w:ins>
          </w:p>
        </w:tc>
        <w:tc>
          <w:tcPr>
            <w:tcW w:w="300" w:type="dxa"/>
            <w:tcBorders>
              <w:top w:val="nil"/>
              <w:left w:val="nil"/>
              <w:bottom w:val="nil"/>
              <w:right w:val="nil"/>
            </w:tcBorders>
            <w:shd w:val="clear" w:color="auto" w:fill="auto"/>
            <w:noWrap/>
            <w:vAlign w:val="bottom"/>
            <w:hideMark/>
            <w:tcPrChange w:id="5129" w:author="Stefanie Lane" w:date="2022-06-13T22:43:00Z">
              <w:tcPr>
                <w:tcW w:w="300" w:type="dxa"/>
                <w:tcBorders>
                  <w:top w:val="nil"/>
                  <w:left w:val="nil"/>
                  <w:bottom w:val="nil"/>
                  <w:right w:val="nil"/>
                </w:tcBorders>
                <w:shd w:val="clear" w:color="auto" w:fill="auto"/>
                <w:noWrap/>
                <w:vAlign w:val="bottom"/>
                <w:hideMark/>
              </w:tcPr>
            </w:tcPrChange>
          </w:tcPr>
          <w:p w14:paraId="4CB294AA" w14:textId="77777777" w:rsidR="00D449DB" w:rsidRPr="00D449DB" w:rsidRDefault="00D449DB" w:rsidP="00D449DB">
            <w:pPr>
              <w:spacing w:after="0" w:line="240" w:lineRule="auto"/>
              <w:jc w:val="center"/>
              <w:rPr>
                <w:ins w:id="5130"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Change w:id="5131"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79FE14AC" w14:textId="77777777" w:rsidR="00D449DB" w:rsidRPr="00D449DB" w:rsidRDefault="00D449DB" w:rsidP="00D449DB">
            <w:pPr>
              <w:spacing w:after="0" w:line="240" w:lineRule="auto"/>
              <w:jc w:val="center"/>
              <w:rPr>
                <w:ins w:id="5132" w:author="Stefanie Lane" w:date="2022-06-13T22:43:00Z"/>
                <w:rFonts w:ascii="Calibri" w:eastAsia="Times New Roman" w:hAnsi="Calibri" w:cs="Calibri"/>
                <w:color w:val="000000"/>
                <w:sz w:val="20"/>
                <w:szCs w:val="20"/>
              </w:rPr>
            </w:pPr>
            <w:ins w:id="5133" w:author="Stefanie Lane" w:date="2022-06-13T22:43:00Z">
              <w:r w:rsidRPr="00D449DB">
                <w:rPr>
                  <w:rFonts w:ascii="Calibri" w:eastAsia="Times New Roman" w:hAnsi="Calibri" w:cs="Calibri"/>
                  <w:color w:val="000000"/>
                  <w:sz w:val="20"/>
                  <w:szCs w:val="20"/>
                </w:rPr>
                <w:t>10.67</w:t>
              </w:r>
            </w:ins>
          </w:p>
        </w:tc>
        <w:tc>
          <w:tcPr>
            <w:tcW w:w="960" w:type="dxa"/>
            <w:tcBorders>
              <w:top w:val="single" w:sz="4" w:space="0" w:color="auto"/>
              <w:left w:val="nil"/>
              <w:bottom w:val="single" w:sz="4" w:space="0" w:color="auto"/>
              <w:right w:val="nil"/>
            </w:tcBorders>
            <w:shd w:val="clear" w:color="auto" w:fill="auto"/>
            <w:noWrap/>
            <w:vAlign w:val="bottom"/>
            <w:hideMark/>
            <w:tcPrChange w:id="5134"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236BFF4D" w14:textId="77777777" w:rsidR="00D449DB" w:rsidRPr="00D449DB" w:rsidRDefault="00D449DB" w:rsidP="00D449DB">
            <w:pPr>
              <w:spacing w:after="0" w:line="240" w:lineRule="auto"/>
              <w:jc w:val="center"/>
              <w:rPr>
                <w:ins w:id="5135" w:author="Stefanie Lane" w:date="2022-06-13T22:43:00Z"/>
                <w:rFonts w:ascii="Calibri" w:eastAsia="Times New Roman" w:hAnsi="Calibri" w:cs="Calibri"/>
                <w:color w:val="000000"/>
                <w:sz w:val="20"/>
                <w:szCs w:val="20"/>
              </w:rPr>
            </w:pPr>
            <w:ins w:id="5136" w:author="Stefanie Lane" w:date="2022-06-13T22:43:00Z">
              <w:r w:rsidRPr="00D449DB">
                <w:rPr>
                  <w:rFonts w:ascii="Calibri" w:eastAsia="Times New Roman" w:hAnsi="Calibri" w:cs="Calibri"/>
                  <w:color w:val="000000"/>
                  <w:sz w:val="20"/>
                  <w:szCs w:val="20"/>
                </w:rPr>
                <w:t>2.34</w:t>
              </w:r>
            </w:ins>
          </w:p>
        </w:tc>
        <w:tc>
          <w:tcPr>
            <w:tcW w:w="960" w:type="dxa"/>
            <w:tcBorders>
              <w:top w:val="single" w:sz="4" w:space="0" w:color="auto"/>
              <w:left w:val="nil"/>
              <w:bottom w:val="single" w:sz="4" w:space="0" w:color="auto"/>
              <w:right w:val="nil"/>
            </w:tcBorders>
            <w:shd w:val="clear" w:color="auto" w:fill="auto"/>
            <w:noWrap/>
            <w:vAlign w:val="bottom"/>
            <w:hideMark/>
            <w:tcPrChange w:id="5137" w:author="Stefanie Lane" w:date="2022-06-13T22:43:00Z">
              <w:tcPr>
                <w:tcW w:w="960" w:type="dxa"/>
                <w:tcBorders>
                  <w:top w:val="single" w:sz="4" w:space="0" w:color="auto"/>
                  <w:left w:val="nil"/>
                  <w:bottom w:val="single" w:sz="4" w:space="0" w:color="auto"/>
                  <w:right w:val="nil"/>
                </w:tcBorders>
                <w:shd w:val="clear" w:color="000000" w:fill="B4C6E7"/>
                <w:noWrap/>
                <w:vAlign w:val="bottom"/>
                <w:hideMark/>
              </w:tcPr>
            </w:tcPrChange>
          </w:tcPr>
          <w:p w14:paraId="012DE759" w14:textId="77777777" w:rsidR="00D449DB" w:rsidRPr="00D449DB" w:rsidRDefault="00D449DB" w:rsidP="00D449DB">
            <w:pPr>
              <w:spacing w:after="0" w:line="240" w:lineRule="auto"/>
              <w:jc w:val="center"/>
              <w:rPr>
                <w:ins w:id="5138" w:author="Stefanie Lane" w:date="2022-06-13T22:43:00Z"/>
                <w:rFonts w:ascii="Calibri" w:eastAsia="Times New Roman" w:hAnsi="Calibri" w:cs="Calibri"/>
                <w:color w:val="000000"/>
                <w:sz w:val="20"/>
                <w:szCs w:val="20"/>
              </w:rPr>
            </w:pPr>
            <w:ins w:id="5139" w:author="Stefanie Lane" w:date="2022-06-13T22:43:00Z">
              <w:r w:rsidRPr="00D449DB">
                <w:rPr>
                  <w:rFonts w:ascii="Calibri" w:eastAsia="Times New Roman" w:hAnsi="Calibri" w:cs="Calibri"/>
                  <w:color w:val="000000"/>
                  <w:sz w:val="20"/>
                  <w:szCs w:val="20"/>
                </w:rPr>
                <w:t>3.03</w:t>
              </w:r>
            </w:ins>
          </w:p>
        </w:tc>
      </w:tr>
      <w:tr w:rsidR="00D449DB" w:rsidRPr="00D449DB" w14:paraId="4FCA8AD8" w14:textId="77777777" w:rsidTr="00D449DB">
        <w:tblPrEx>
          <w:tblW w:w="6311" w:type="dxa"/>
          <w:tblPrExChange w:id="5140" w:author="Stefanie Lane" w:date="2022-06-13T22:43:00Z">
            <w:tblPrEx>
              <w:tblW w:w="6311" w:type="dxa"/>
            </w:tblPrEx>
          </w:tblPrExChange>
        </w:tblPrEx>
        <w:trPr>
          <w:trHeight w:val="290"/>
          <w:ins w:id="5141" w:author="Stefanie Lane" w:date="2022-06-13T22:43:00Z"/>
          <w:trPrChange w:id="5142" w:author="Stefanie Lane" w:date="2022-06-13T22:43:00Z">
            <w:trPr>
              <w:trHeight w:val="290"/>
            </w:trPr>
          </w:trPrChange>
        </w:trPr>
        <w:tc>
          <w:tcPr>
            <w:tcW w:w="1211" w:type="dxa"/>
            <w:tcBorders>
              <w:top w:val="nil"/>
              <w:left w:val="nil"/>
              <w:bottom w:val="nil"/>
              <w:right w:val="nil"/>
            </w:tcBorders>
            <w:shd w:val="clear" w:color="auto" w:fill="auto"/>
            <w:noWrap/>
            <w:vAlign w:val="bottom"/>
            <w:hideMark/>
            <w:tcPrChange w:id="5143" w:author="Stefanie Lane" w:date="2022-06-13T22:43:00Z">
              <w:tcPr>
                <w:tcW w:w="1211" w:type="dxa"/>
                <w:tcBorders>
                  <w:top w:val="nil"/>
                  <w:left w:val="nil"/>
                  <w:bottom w:val="nil"/>
                  <w:right w:val="nil"/>
                </w:tcBorders>
                <w:shd w:val="clear" w:color="auto" w:fill="auto"/>
                <w:noWrap/>
                <w:vAlign w:val="bottom"/>
                <w:hideMark/>
              </w:tcPr>
            </w:tcPrChange>
          </w:tcPr>
          <w:p w14:paraId="77A9BC1B" w14:textId="77777777" w:rsidR="00D449DB" w:rsidRPr="00D449DB" w:rsidRDefault="00D449DB" w:rsidP="00D449DB">
            <w:pPr>
              <w:spacing w:after="0" w:line="240" w:lineRule="auto"/>
              <w:jc w:val="right"/>
              <w:rPr>
                <w:ins w:id="5144" w:author="Stefanie Lane" w:date="2022-06-13T22:43:00Z"/>
                <w:rFonts w:ascii="Calibri" w:eastAsia="Times New Roman" w:hAnsi="Calibri" w:cs="Calibri"/>
                <w:color w:val="000000"/>
                <w:sz w:val="20"/>
                <w:szCs w:val="20"/>
              </w:rPr>
            </w:pPr>
            <w:ins w:id="5145" w:author="Stefanie Lane" w:date="2022-06-13T22:43:00Z">
              <w:r w:rsidRPr="00D449DB">
                <w:rPr>
                  <w:rFonts w:ascii="Calibri" w:eastAsia="Times New Roman" w:hAnsi="Calibri" w:cs="Calibri"/>
                  <w:color w:val="000000"/>
                  <w:sz w:val="20"/>
                  <w:szCs w:val="20"/>
                </w:rPr>
                <w:t>1999</w:t>
              </w:r>
            </w:ins>
          </w:p>
        </w:tc>
        <w:tc>
          <w:tcPr>
            <w:tcW w:w="960" w:type="dxa"/>
            <w:tcBorders>
              <w:top w:val="nil"/>
              <w:left w:val="nil"/>
              <w:bottom w:val="single" w:sz="4" w:space="0" w:color="auto"/>
              <w:right w:val="nil"/>
            </w:tcBorders>
            <w:shd w:val="clear" w:color="auto" w:fill="auto"/>
            <w:noWrap/>
            <w:vAlign w:val="bottom"/>
            <w:hideMark/>
            <w:tcPrChange w:id="5146"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45A253F7" w14:textId="77777777" w:rsidR="00D449DB" w:rsidRPr="00D449DB" w:rsidRDefault="00D449DB" w:rsidP="00D449DB">
            <w:pPr>
              <w:spacing w:after="0" w:line="240" w:lineRule="auto"/>
              <w:jc w:val="center"/>
              <w:rPr>
                <w:ins w:id="5147" w:author="Stefanie Lane" w:date="2022-06-13T22:43:00Z"/>
                <w:rFonts w:ascii="Calibri" w:eastAsia="Times New Roman" w:hAnsi="Calibri" w:cs="Calibri"/>
                <w:color w:val="000000"/>
                <w:sz w:val="20"/>
                <w:szCs w:val="20"/>
              </w:rPr>
            </w:pPr>
            <w:ins w:id="5148" w:author="Stefanie Lane" w:date="2022-06-13T22:43:00Z">
              <w:r w:rsidRPr="00D449DB">
                <w:rPr>
                  <w:rFonts w:ascii="Calibri" w:eastAsia="Times New Roman" w:hAnsi="Calibri" w:cs="Calibri"/>
                  <w:color w:val="000000"/>
                  <w:sz w:val="20"/>
                  <w:szCs w:val="20"/>
                </w:rPr>
                <w:t>18</w:t>
              </w:r>
            </w:ins>
          </w:p>
        </w:tc>
        <w:tc>
          <w:tcPr>
            <w:tcW w:w="960" w:type="dxa"/>
            <w:tcBorders>
              <w:top w:val="nil"/>
              <w:left w:val="nil"/>
              <w:bottom w:val="nil"/>
              <w:right w:val="nil"/>
            </w:tcBorders>
            <w:shd w:val="clear" w:color="auto" w:fill="auto"/>
            <w:noWrap/>
            <w:vAlign w:val="bottom"/>
            <w:hideMark/>
            <w:tcPrChange w:id="5149" w:author="Stefanie Lane" w:date="2022-06-13T22:43:00Z">
              <w:tcPr>
                <w:tcW w:w="960" w:type="dxa"/>
                <w:tcBorders>
                  <w:top w:val="nil"/>
                  <w:left w:val="nil"/>
                  <w:bottom w:val="nil"/>
                  <w:right w:val="nil"/>
                </w:tcBorders>
                <w:shd w:val="clear" w:color="auto" w:fill="auto"/>
                <w:noWrap/>
                <w:vAlign w:val="bottom"/>
                <w:hideMark/>
              </w:tcPr>
            </w:tcPrChange>
          </w:tcPr>
          <w:p w14:paraId="7F7C03D1" w14:textId="77777777" w:rsidR="00D449DB" w:rsidRPr="00D449DB" w:rsidRDefault="00D449DB" w:rsidP="00D449DB">
            <w:pPr>
              <w:spacing w:after="0" w:line="240" w:lineRule="auto"/>
              <w:jc w:val="center"/>
              <w:rPr>
                <w:ins w:id="5150" w:author="Stefanie Lane" w:date="2022-06-13T22:43:00Z"/>
                <w:rFonts w:ascii="Calibri" w:eastAsia="Times New Roman" w:hAnsi="Calibri" w:cs="Calibri"/>
                <w:color w:val="000000"/>
                <w:sz w:val="20"/>
                <w:szCs w:val="20"/>
              </w:rPr>
            </w:pPr>
            <w:ins w:id="5151" w:author="Stefanie Lane" w:date="2022-06-13T22:43:00Z">
              <w:r w:rsidRPr="00D449DB">
                <w:rPr>
                  <w:rFonts w:ascii="Calibri" w:eastAsia="Times New Roman" w:hAnsi="Calibri" w:cs="Calibri"/>
                  <w:color w:val="000000"/>
                  <w:sz w:val="20"/>
                  <w:szCs w:val="20"/>
                </w:rPr>
                <w:t>31.6</w:t>
              </w:r>
            </w:ins>
          </w:p>
        </w:tc>
        <w:tc>
          <w:tcPr>
            <w:tcW w:w="300" w:type="dxa"/>
            <w:tcBorders>
              <w:top w:val="nil"/>
              <w:left w:val="nil"/>
              <w:bottom w:val="nil"/>
              <w:right w:val="nil"/>
            </w:tcBorders>
            <w:shd w:val="clear" w:color="auto" w:fill="auto"/>
            <w:noWrap/>
            <w:vAlign w:val="bottom"/>
            <w:hideMark/>
            <w:tcPrChange w:id="5152" w:author="Stefanie Lane" w:date="2022-06-13T22:43:00Z">
              <w:tcPr>
                <w:tcW w:w="300" w:type="dxa"/>
                <w:tcBorders>
                  <w:top w:val="nil"/>
                  <w:left w:val="nil"/>
                  <w:bottom w:val="nil"/>
                  <w:right w:val="nil"/>
                </w:tcBorders>
                <w:shd w:val="clear" w:color="auto" w:fill="auto"/>
                <w:noWrap/>
                <w:vAlign w:val="bottom"/>
                <w:hideMark/>
              </w:tcPr>
            </w:tcPrChange>
          </w:tcPr>
          <w:p w14:paraId="53AB6801" w14:textId="77777777" w:rsidR="00D449DB" w:rsidRPr="00D449DB" w:rsidRDefault="00D449DB" w:rsidP="00D449DB">
            <w:pPr>
              <w:spacing w:after="0" w:line="240" w:lineRule="auto"/>
              <w:jc w:val="center"/>
              <w:rPr>
                <w:ins w:id="5153"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Change w:id="5154"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71C1CA99" w14:textId="77777777" w:rsidR="00D449DB" w:rsidRPr="00D449DB" w:rsidRDefault="00D449DB" w:rsidP="00D449DB">
            <w:pPr>
              <w:spacing w:after="0" w:line="240" w:lineRule="auto"/>
              <w:jc w:val="center"/>
              <w:rPr>
                <w:ins w:id="5155" w:author="Stefanie Lane" w:date="2022-06-13T22:43:00Z"/>
                <w:rFonts w:ascii="Calibri" w:eastAsia="Times New Roman" w:hAnsi="Calibri" w:cs="Calibri"/>
                <w:color w:val="000000"/>
                <w:sz w:val="20"/>
                <w:szCs w:val="20"/>
              </w:rPr>
            </w:pPr>
            <w:ins w:id="5156" w:author="Stefanie Lane" w:date="2022-06-13T22:43:00Z">
              <w:r w:rsidRPr="00D449DB">
                <w:rPr>
                  <w:rFonts w:ascii="Calibri" w:eastAsia="Times New Roman" w:hAnsi="Calibri" w:cs="Calibri"/>
                  <w:color w:val="000000"/>
                  <w:sz w:val="20"/>
                  <w:szCs w:val="20"/>
                </w:rPr>
                <w:t>8.31</w:t>
              </w:r>
            </w:ins>
          </w:p>
        </w:tc>
        <w:tc>
          <w:tcPr>
            <w:tcW w:w="960" w:type="dxa"/>
            <w:tcBorders>
              <w:top w:val="nil"/>
              <w:left w:val="nil"/>
              <w:bottom w:val="single" w:sz="4" w:space="0" w:color="auto"/>
              <w:right w:val="nil"/>
            </w:tcBorders>
            <w:shd w:val="clear" w:color="auto" w:fill="auto"/>
            <w:noWrap/>
            <w:vAlign w:val="bottom"/>
            <w:hideMark/>
            <w:tcPrChange w:id="5157"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3286406D" w14:textId="77777777" w:rsidR="00D449DB" w:rsidRPr="00D449DB" w:rsidRDefault="00D449DB" w:rsidP="00D449DB">
            <w:pPr>
              <w:spacing w:after="0" w:line="240" w:lineRule="auto"/>
              <w:jc w:val="center"/>
              <w:rPr>
                <w:ins w:id="5158" w:author="Stefanie Lane" w:date="2022-06-13T22:43:00Z"/>
                <w:rFonts w:ascii="Calibri" w:eastAsia="Times New Roman" w:hAnsi="Calibri" w:cs="Calibri"/>
                <w:color w:val="000000"/>
                <w:sz w:val="20"/>
                <w:szCs w:val="20"/>
              </w:rPr>
            </w:pPr>
            <w:ins w:id="5159" w:author="Stefanie Lane" w:date="2022-06-13T22:43:00Z">
              <w:r w:rsidRPr="00D449DB">
                <w:rPr>
                  <w:rFonts w:ascii="Calibri" w:eastAsia="Times New Roman" w:hAnsi="Calibri" w:cs="Calibri"/>
                  <w:color w:val="000000"/>
                  <w:sz w:val="20"/>
                  <w:szCs w:val="20"/>
                </w:rPr>
                <w:t>1.98</w:t>
              </w:r>
            </w:ins>
          </w:p>
        </w:tc>
        <w:tc>
          <w:tcPr>
            <w:tcW w:w="960" w:type="dxa"/>
            <w:tcBorders>
              <w:top w:val="nil"/>
              <w:left w:val="nil"/>
              <w:bottom w:val="single" w:sz="4" w:space="0" w:color="auto"/>
              <w:right w:val="nil"/>
            </w:tcBorders>
            <w:shd w:val="clear" w:color="auto" w:fill="auto"/>
            <w:noWrap/>
            <w:vAlign w:val="bottom"/>
            <w:hideMark/>
            <w:tcPrChange w:id="5160" w:author="Stefanie Lane" w:date="2022-06-13T22:43:00Z">
              <w:tcPr>
                <w:tcW w:w="960" w:type="dxa"/>
                <w:tcBorders>
                  <w:top w:val="nil"/>
                  <w:left w:val="nil"/>
                  <w:bottom w:val="single" w:sz="4" w:space="0" w:color="auto"/>
                  <w:right w:val="nil"/>
                </w:tcBorders>
                <w:shd w:val="clear" w:color="000000" w:fill="B4C6E7"/>
                <w:noWrap/>
                <w:vAlign w:val="bottom"/>
                <w:hideMark/>
              </w:tcPr>
            </w:tcPrChange>
          </w:tcPr>
          <w:p w14:paraId="63625E5A" w14:textId="77777777" w:rsidR="00D449DB" w:rsidRPr="00D449DB" w:rsidRDefault="00D449DB" w:rsidP="00D449DB">
            <w:pPr>
              <w:spacing w:after="0" w:line="240" w:lineRule="auto"/>
              <w:jc w:val="center"/>
              <w:rPr>
                <w:ins w:id="5161" w:author="Stefanie Lane" w:date="2022-06-13T22:43:00Z"/>
                <w:rFonts w:ascii="Calibri" w:eastAsia="Times New Roman" w:hAnsi="Calibri" w:cs="Calibri"/>
                <w:color w:val="000000"/>
                <w:sz w:val="20"/>
                <w:szCs w:val="20"/>
              </w:rPr>
            </w:pPr>
            <w:ins w:id="5162" w:author="Stefanie Lane" w:date="2022-06-13T22:43:00Z">
              <w:r w:rsidRPr="00D449DB">
                <w:rPr>
                  <w:rFonts w:ascii="Calibri" w:eastAsia="Times New Roman" w:hAnsi="Calibri" w:cs="Calibri"/>
                  <w:color w:val="000000"/>
                  <w:sz w:val="20"/>
                  <w:szCs w:val="20"/>
                </w:rPr>
                <w:t>3.81</w:t>
              </w:r>
            </w:ins>
          </w:p>
        </w:tc>
      </w:tr>
      <w:tr w:rsidR="00D449DB" w:rsidRPr="00D449DB" w14:paraId="056721F9" w14:textId="77777777" w:rsidTr="00D449DB">
        <w:tblPrEx>
          <w:tblW w:w="6311" w:type="dxa"/>
          <w:tblPrExChange w:id="5163" w:author="Stefanie Lane" w:date="2022-06-13T22:43:00Z">
            <w:tblPrEx>
              <w:tblW w:w="6311" w:type="dxa"/>
            </w:tblPrEx>
          </w:tblPrExChange>
        </w:tblPrEx>
        <w:trPr>
          <w:trHeight w:val="290"/>
          <w:ins w:id="5164" w:author="Stefanie Lane" w:date="2022-06-13T22:43:00Z"/>
          <w:trPrChange w:id="5165"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166"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283D6CBE" w14:textId="77777777" w:rsidR="00D449DB" w:rsidRPr="00D449DB" w:rsidRDefault="00D449DB" w:rsidP="00D449DB">
            <w:pPr>
              <w:spacing w:after="0" w:line="240" w:lineRule="auto"/>
              <w:jc w:val="right"/>
              <w:rPr>
                <w:ins w:id="5167" w:author="Stefanie Lane" w:date="2022-06-13T22:43:00Z"/>
                <w:rFonts w:ascii="Calibri" w:eastAsia="Times New Roman" w:hAnsi="Calibri" w:cs="Calibri"/>
                <w:color w:val="000000"/>
                <w:sz w:val="20"/>
                <w:szCs w:val="20"/>
              </w:rPr>
            </w:pPr>
            <w:ins w:id="5168" w:author="Stefanie Lane" w:date="2022-06-13T22:43:00Z">
              <w:r w:rsidRPr="00D449DB">
                <w:rPr>
                  <w:rFonts w:ascii="Calibri" w:eastAsia="Times New Roman" w:hAnsi="Calibri" w:cs="Calibri"/>
                  <w:color w:val="000000"/>
                  <w:sz w:val="20"/>
                  <w:szCs w:val="20"/>
                </w:rPr>
                <w:t>2019</w:t>
              </w:r>
            </w:ins>
          </w:p>
        </w:tc>
        <w:tc>
          <w:tcPr>
            <w:tcW w:w="960" w:type="dxa"/>
            <w:tcBorders>
              <w:top w:val="nil"/>
              <w:left w:val="nil"/>
              <w:bottom w:val="single" w:sz="4" w:space="0" w:color="auto"/>
              <w:right w:val="nil"/>
            </w:tcBorders>
            <w:shd w:val="clear" w:color="auto" w:fill="auto"/>
            <w:noWrap/>
            <w:vAlign w:val="bottom"/>
            <w:hideMark/>
            <w:tcPrChange w:id="5169"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57817A8E" w14:textId="77777777" w:rsidR="00D449DB" w:rsidRPr="00D449DB" w:rsidRDefault="00D449DB" w:rsidP="00D449DB">
            <w:pPr>
              <w:spacing w:after="0" w:line="240" w:lineRule="auto"/>
              <w:jc w:val="center"/>
              <w:rPr>
                <w:ins w:id="5170" w:author="Stefanie Lane" w:date="2022-06-13T22:43:00Z"/>
                <w:rFonts w:ascii="Calibri" w:eastAsia="Times New Roman" w:hAnsi="Calibri" w:cs="Calibri"/>
                <w:color w:val="000000"/>
                <w:sz w:val="20"/>
                <w:szCs w:val="20"/>
              </w:rPr>
            </w:pPr>
            <w:ins w:id="5171"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5172"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1D478902" w14:textId="77777777" w:rsidR="00D449DB" w:rsidRPr="00D449DB" w:rsidRDefault="00D449DB" w:rsidP="00D449DB">
            <w:pPr>
              <w:spacing w:after="0" w:line="240" w:lineRule="auto"/>
              <w:jc w:val="center"/>
              <w:rPr>
                <w:ins w:id="5173" w:author="Stefanie Lane" w:date="2022-06-13T22:43:00Z"/>
                <w:rFonts w:ascii="Calibri" w:eastAsia="Times New Roman" w:hAnsi="Calibri" w:cs="Calibri"/>
                <w:color w:val="000000"/>
                <w:sz w:val="20"/>
                <w:szCs w:val="20"/>
              </w:rPr>
            </w:pPr>
            <w:ins w:id="5174" w:author="Stefanie Lane" w:date="2022-06-13T22:43:00Z">
              <w:r w:rsidRPr="00D449DB">
                <w:rPr>
                  <w:rFonts w:ascii="Calibri" w:eastAsia="Times New Roman" w:hAnsi="Calibri" w:cs="Calibri"/>
                  <w:color w:val="000000"/>
                  <w:sz w:val="20"/>
                  <w:szCs w:val="20"/>
                </w:rPr>
                <w:t>30.8</w:t>
              </w:r>
            </w:ins>
          </w:p>
        </w:tc>
        <w:tc>
          <w:tcPr>
            <w:tcW w:w="300" w:type="dxa"/>
            <w:tcBorders>
              <w:top w:val="nil"/>
              <w:left w:val="nil"/>
              <w:bottom w:val="nil"/>
              <w:right w:val="nil"/>
            </w:tcBorders>
            <w:shd w:val="clear" w:color="auto" w:fill="auto"/>
            <w:noWrap/>
            <w:vAlign w:val="bottom"/>
            <w:hideMark/>
            <w:tcPrChange w:id="5175" w:author="Stefanie Lane" w:date="2022-06-13T22:43:00Z">
              <w:tcPr>
                <w:tcW w:w="300" w:type="dxa"/>
                <w:tcBorders>
                  <w:top w:val="nil"/>
                  <w:left w:val="nil"/>
                  <w:bottom w:val="nil"/>
                  <w:right w:val="nil"/>
                </w:tcBorders>
                <w:shd w:val="clear" w:color="auto" w:fill="auto"/>
                <w:noWrap/>
                <w:vAlign w:val="bottom"/>
                <w:hideMark/>
              </w:tcPr>
            </w:tcPrChange>
          </w:tcPr>
          <w:p w14:paraId="5C5FC906" w14:textId="77777777" w:rsidR="00D449DB" w:rsidRPr="00D449DB" w:rsidRDefault="00D449DB" w:rsidP="00D449DB">
            <w:pPr>
              <w:spacing w:after="0" w:line="240" w:lineRule="auto"/>
              <w:jc w:val="center"/>
              <w:rPr>
                <w:ins w:id="5176"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Change w:id="5177"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61AFC6F7" w14:textId="77777777" w:rsidR="00D449DB" w:rsidRPr="00D449DB" w:rsidRDefault="00D449DB" w:rsidP="00D449DB">
            <w:pPr>
              <w:spacing w:after="0" w:line="240" w:lineRule="auto"/>
              <w:jc w:val="center"/>
              <w:rPr>
                <w:ins w:id="5178" w:author="Stefanie Lane" w:date="2022-06-13T22:43:00Z"/>
                <w:rFonts w:ascii="Calibri" w:eastAsia="Times New Roman" w:hAnsi="Calibri" w:cs="Calibri"/>
                <w:color w:val="000000"/>
                <w:sz w:val="20"/>
                <w:szCs w:val="20"/>
              </w:rPr>
            </w:pPr>
            <w:ins w:id="5179" w:author="Stefanie Lane" w:date="2022-06-13T22:43:00Z">
              <w:r w:rsidRPr="00D449DB">
                <w:rPr>
                  <w:rFonts w:ascii="Calibri" w:eastAsia="Times New Roman" w:hAnsi="Calibri" w:cs="Calibri"/>
                  <w:color w:val="000000"/>
                  <w:sz w:val="20"/>
                  <w:szCs w:val="20"/>
                </w:rPr>
                <w:t>8.18</w:t>
              </w:r>
            </w:ins>
          </w:p>
        </w:tc>
        <w:tc>
          <w:tcPr>
            <w:tcW w:w="960" w:type="dxa"/>
            <w:tcBorders>
              <w:top w:val="nil"/>
              <w:left w:val="nil"/>
              <w:bottom w:val="single" w:sz="4" w:space="0" w:color="auto"/>
              <w:right w:val="nil"/>
            </w:tcBorders>
            <w:shd w:val="clear" w:color="auto" w:fill="auto"/>
            <w:noWrap/>
            <w:vAlign w:val="bottom"/>
            <w:hideMark/>
            <w:tcPrChange w:id="5180"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2F70DF21" w14:textId="77777777" w:rsidR="00D449DB" w:rsidRPr="00D449DB" w:rsidRDefault="00D449DB" w:rsidP="00D449DB">
            <w:pPr>
              <w:spacing w:after="0" w:line="240" w:lineRule="auto"/>
              <w:jc w:val="center"/>
              <w:rPr>
                <w:ins w:id="5181" w:author="Stefanie Lane" w:date="2022-06-13T22:43:00Z"/>
                <w:rFonts w:ascii="Calibri" w:eastAsia="Times New Roman" w:hAnsi="Calibri" w:cs="Calibri"/>
                <w:color w:val="000000"/>
                <w:sz w:val="20"/>
                <w:szCs w:val="20"/>
              </w:rPr>
            </w:pPr>
            <w:ins w:id="5182" w:author="Stefanie Lane" w:date="2022-06-13T22:43:00Z">
              <w:r w:rsidRPr="00D449DB">
                <w:rPr>
                  <w:rFonts w:ascii="Calibri" w:eastAsia="Times New Roman" w:hAnsi="Calibri" w:cs="Calibri"/>
                  <w:color w:val="000000"/>
                  <w:sz w:val="20"/>
                  <w:szCs w:val="20"/>
                </w:rPr>
                <w:t>2.51</w:t>
              </w:r>
            </w:ins>
          </w:p>
        </w:tc>
        <w:tc>
          <w:tcPr>
            <w:tcW w:w="960" w:type="dxa"/>
            <w:tcBorders>
              <w:top w:val="nil"/>
              <w:left w:val="nil"/>
              <w:bottom w:val="single" w:sz="4" w:space="0" w:color="auto"/>
              <w:right w:val="nil"/>
            </w:tcBorders>
            <w:shd w:val="clear" w:color="auto" w:fill="auto"/>
            <w:noWrap/>
            <w:vAlign w:val="bottom"/>
            <w:hideMark/>
            <w:tcPrChange w:id="5183" w:author="Stefanie Lane" w:date="2022-06-13T22:43:00Z">
              <w:tcPr>
                <w:tcW w:w="960" w:type="dxa"/>
                <w:tcBorders>
                  <w:top w:val="nil"/>
                  <w:left w:val="nil"/>
                  <w:bottom w:val="single" w:sz="4" w:space="0" w:color="auto"/>
                  <w:right w:val="nil"/>
                </w:tcBorders>
                <w:shd w:val="clear" w:color="000000" w:fill="B4C6E7"/>
                <w:noWrap/>
                <w:vAlign w:val="bottom"/>
                <w:hideMark/>
              </w:tcPr>
            </w:tcPrChange>
          </w:tcPr>
          <w:p w14:paraId="182CAFF6" w14:textId="77777777" w:rsidR="00D449DB" w:rsidRPr="00D449DB" w:rsidRDefault="00D449DB" w:rsidP="00D449DB">
            <w:pPr>
              <w:spacing w:after="0" w:line="240" w:lineRule="auto"/>
              <w:jc w:val="center"/>
              <w:rPr>
                <w:ins w:id="5184" w:author="Stefanie Lane" w:date="2022-06-13T22:43:00Z"/>
                <w:rFonts w:ascii="Calibri" w:eastAsia="Times New Roman" w:hAnsi="Calibri" w:cs="Calibri"/>
                <w:color w:val="000000"/>
                <w:sz w:val="20"/>
                <w:szCs w:val="20"/>
              </w:rPr>
            </w:pPr>
            <w:ins w:id="5185" w:author="Stefanie Lane" w:date="2022-06-13T22:43:00Z">
              <w:r w:rsidRPr="00D449DB">
                <w:rPr>
                  <w:rFonts w:ascii="Calibri" w:eastAsia="Times New Roman" w:hAnsi="Calibri" w:cs="Calibri"/>
                  <w:color w:val="000000"/>
                  <w:sz w:val="20"/>
                  <w:szCs w:val="20"/>
                </w:rPr>
                <w:t>3.77</w:t>
              </w:r>
            </w:ins>
          </w:p>
        </w:tc>
      </w:tr>
      <w:tr w:rsidR="00D449DB" w:rsidRPr="00D449DB" w14:paraId="172C1E53" w14:textId="77777777" w:rsidTr="00D449DB">
        <w:trPr>
          <w:trHeight w:val="200"/>
          <w:ins w:id="5186" w:author="Stefanie Lane" w:date="2022-06-13T22:43:00Z"/>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ins w:id="5187" w:author="Stefanie Lane" w:date="2022-06-13T22:43: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ins w:id="5188"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ins w:id="5189"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ins w:id="5190"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ins w:id="5191"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ins w:id="5192"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ins w:id="5193" w:author="Stefanie Lane" w:date="2022-06-13T22:43:00Z"/>
                <w:rFonts w:ascii="Times New Roman" w:eastAsia="Times New Roman" w:hAnsi="Times New Roman" w:cs="Times New Roman"/>
                <w:sz w:val="20"/>
                <w:szCs w:val="20"/>
              </w:rPr>
            </w:pPr>
          </w:p>
        </w:tc>
      </w:tr>
      <w:tr w:rsidR="00D449DB" w:rsidRPr="00D449DB" w14:paraId="7A98A076" w14:textId="77777777" w:rsidTr="00D449DB">
        <w:trPr>
          <w:trHeight w:val="290"/>
          <w:ins w:id="5194" w:author="Stefanie Lane" w:date="2022-06-13T22:43:00Z"/>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ins w:id="5195" w:author="Stefanie Lane" w:date="2022-06-13T22:43:00Z"/>
                <w:rFonts w:ascii="Calibri" w:eastAsia="Times New Roman" w:hAnsi="Calibri" w:cs="Calibri"/>
                <w:b/>
                <w:bCs/>
                <w:color w:val="000000"/>
                <w:sz w:val="20"/>
                <w:szCs w:val="20"/>
              </w:rPr>
            </w:pPr>
            <w:ins w:id="5196" w:author="Stefanie Lane" w:date="2022-06-13T22:43:00Z">
              <w:r w:rsidRPr="00D449DB">
                <w:rPr>
                  <w:rFonts w:ascii="Calibri" w:eastAsia="Times New Roman" w:hAnsi="Calibri" w:cs="Calibri"/>
                  <w:b/>
                  <w:bCs/>
                  <w:color w:val="000000"/>
                  <w:sz w:val="20"/>
                  <w:szCs w:val="20"/>
                </w:rPr>
                <w:t>Fescue</w:t>
              </w:r>
            </w:ins>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ins w:id="5197"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ins w:id="5198"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ins w:id="5199"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ins w:id="5200"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ins w:id="5201"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ins w:id="5202" w:author="Stefanie Lane" w:date="2022-06-13T22:43:00Z"/>
                <w:rFonts w:ascii="Times New Roman" w:eastAsia="Times New Roman" w:hAnsi="Times New Roman" w:cs="Times New Roman"/>
                <w:sz w:val="20"/>
                <w:szCs w:val="20"/>
              </w:rPr>
            </w:pPr>
          </w:p>
        </w:tc>
      </w:tr>
      <w:tr w:rsidR="00D449DB" w:rsidRPr="00D449DB" w14:paraId="188AB353" w14:textId="77777777" w:rsidTr="00D449DB">
        <w:trPr>
          <w:trHeight w:val="290"/>
          <w:ins w:id="5203" w:author="Stefanie Lane" w:date="2022-06-13T22:43:00Z"/>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ins w:id="5204" w:author="Stefanie Lane" w:date="2022-06-13T22:43:00Z"/>
                <w:rFonts w:ascii="Calibri" w:eastAsia="Times New Roman" w:hAnsi="Calibri" w:cs="Calibri"/>
                <w:color w:val="000000"/>
                <w:sz w:val="20"/>
                <w:szCs w:val="20"/>
              </w:rPr>
            </w:pPr>
            <w:ins w:id="5205" w:author="Stefanie Lane" w:date="2022-06-13T22:43:00Z">
              <w:r w:rsidRPr="00D449DB">
                <w:rPr>
                  <w:rFonts w:ascii="Calibri" w:eastAsia="Times New Roman" w:hAnsi="Calibri" w:cs="Calibri"/>
                  <w:color w:val="000000"/>
                  <w:sz w:val="20"/>
                  <w:szCs w:val="20"/>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ins w:id="5206" w:author="Stefanie Lane" w:date="2022-06-13T22:43:00Z"/>
                <w:rFonts w:ascii="Calibri" w:eastAsia="Times New Roman" w:hAnsi="Calibri" w:cs="Calibri"/>
                <w:color w:val="000000"/>
                <w:sz w:val="20"/>
                <w:szCs w:val="20"/>
              </w:rPr>
            </w:pPr>
            <w:ins w:id="5207"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ins w:id="5208" w:author="Stefanie Lane" w:date="2022-06-13T22:43:00Z"/>
                <w:rFonts w:ascii="Calibri" w:eastAsia="Times New Roman" w:hAnsi="Calibri" w:cs="Calibri"/>
                <w:color w:val="000000"/>
                <w:sz w:val="20"/>
                <w:szCs w:val="20"/>
              </w:rPr>
            </w:pPr>
            <w:ins w:id="5209" w:author="Stefanie Lane" w:date="2022-06-13T22:43:00Z">
              <w:r w:rsidRPr="00D449DB">
                <w:rPr>
                  <w:rFonts w:ascii="Calibri" w:eastAsia="Times New Roman" w:hAnsi="Calibri" w:cs="Calibri"/>
                  <w:color w:val="000000"/>
                  <w:sz w:val="20"/>
                  <w:szCs w:val="20"/>
                </w:rPr>
                <w:t>43.3</w:t>
              </w:r>
            </w:ins>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ins w:id="5210"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ins w:id="5211" w:author="Stefanie Lane" w:date="2022-06-13T22:43:00Z"/>
                <w:rFonts w:ascii="Calibri" w:eastAsia="Times New Roman" w:hAnsi="Calibri" w:cs="Calibri"/>
                <w:color w:val="000000"/>
                <w:sz w:val="20"/>
                <w:szCs w:val="20"/>
              </w:rPr>
            </w:pPr>
            <w:ins w:id="5212" w:author="Stefanie Lane" w:date="2022-06-13T22:43:00Z">
              <w:r w:rsidRPr="00D449DB">
                <w:rPr>
                  <w:rFonts w:ascii="Calibri" w:eastAsia="Times New Roman" w:hAnsi="Calibri" w:cs="Calibri"/>
                  <w:color w:val="000000"/>
                  <w:sz w:val="20"/>
                  <w:szCs w:val="20"/>
                </w:rPr>
                <w:t>12.96</w:t>
              </w:r>
            </w:ins>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ins w:id="5213" w:author="Stefanie Lane" w:date="2022-06-13T22:43:00Z"/>
                <w:rFonts w:ascii="Calibri" w:eastAsia="Times New Roman" w:hAnsi="Calibri" w:cs="Calibri"/>
                <w:color w:val="000000"/>
                <w:sz w:val="20"/>
                <w:szCs w:val="20"/>
              </w:rPr>
            </w:pPr>
            <w:ins w:id="5214" w:author="Stefanie Lane" w:date="2022-06-13T22:43:00Z">
              <w:r w:rsidRPr="00D449DB">
                <w:rPr>
                  <w:rFonts w:ascii="Calibri" w:eastAsia="Times New Roman" w:hAnsi="Calibri" w:cs="Calibri"/>
                  <w:color w:val="000000"/>
                  <w:sz w:val="20"/>
                  <w:szCs w:val="20"/>
                </w:rPr>
                <w:t>3.91</w:t>
              </w:r>
            </w:ins>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ins w:id="5215" w:author="Stefanie Lane" w:date="2022-06-13T22:43:00Z"/>
                <w:rFonts w:ascii="Calibri" w:eastAsia="Times New Roman" w:hAnsi="Calibri" w:cs="Calibri"/>
                <w:color w:val="000000"/>
                <w:sz w:val="20"/>
                <w:szCs w:val="20"/>
              </w:rPr>
            </w:pPr>
            <w:ins w:id="5216" w:author="Stefanie Lane" w:date="2022-06-13T22:43:00Z">
              <w:r w:rsidRPr="00D449DB">
                <w:rPr>
                  <w:rFonts w:ascii="Calibri" w:eastAsia="Times New Roman" w:hAnsi="Calibri" w:cs="Calibri"/>
                  <w:color w:val="000000"/>
                  <w:sz w:val="20"/>
                  <w:szCs w:val="20"/>
                </w:rPr>
                <w:t>3.35</w:t>
              </w:r>
            </w:ins>
          </w:p>
        </w:tc>
      </w:tr>
      <w:tr w:rsidR="00D449DB" w:rsidRPr="00D449DB" w14:paraId="7382A7FE" w14:textId="77777777" w:rsidTr="00D449DB">
        <w:trPr>
          <w:trHeight w:val="290"/>
          <w:ins w:id="5217" w:author="Stefanie Lane" w:date="2022-06-13T22:43:00Z"/>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ins w:id="5218" w:author="Stefanie Lane" w:date="2022-06-13T22:43:00Z"/>
                <w:rFonts w:ascii="Calibri" w:eastAsia="Times New Roman" w:hAnsi="Calibri" w:cs="Calibri"/>
                <w:color w:val="000000"/>
                <w:sz w:val="20"/>
                <w:szCs w:val="20"/>
              </w:rPr>
            </w:pPr>
            <w:ins w:id="5219" w:author="Stefanie Lane" w:date="2022-06-13T22:43:00Z">
              <w:r w:rsidRPr="00D449DB">
                <w:rPr>
                  <w:rFonts w:ascii="Calibri" w:eastAsia="Times New Roman" w:hAnsi="Calibri" w:cs="Calibri"/>
                  <w:color w:val="000000"/>
                  <w:sz w:val="20"/>
                  <w:szCs w:val="20"/>
                </w:rPr>
                <w:t>1999</w:t>
              </w:r>
            </w:ins>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ins w:id="5220" w:author="Stefanie Lane" w:date="2022-06-13T22:43:00Z"/>
                <w:rFonts w:ascii="Calibri" w:eastAsia="Times New Roman" w:hAnsi="Calibri" w:cs="Calibri"/>
                <w:color w:val="000000"/>
                <w:sz w:val="20"/>
                <w:szCs w:val="20"/>
              </w:rPr>
            </w:pPr>
            <w:ins w:id="5221" w:author="Stefanie Lane" w:date="2022-06-13T22:43:00Z">
              <w:r w:rsidRPr="00D449DB">
                <w:rPr>
                  <w:rFonts w:ascii="Calibri" w:eastAsia="Times New Roman" w:hAnsi="Calibri" w:cs="Calibri"/>
                  <w:color w:val="000000"/>
                  <w:sz w:val="20"/>
                  <w:szCs w:val="20"/>
                </w:rPr>
                <w:t>18</w:t>
              </w:r>
            </w:ins>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ins w:id="5222" w:author="Stefanie Lane" w:date="2022-06-13T22:43:00Z"/>
                <w:rFonts w:ascii="Calibri" w:eastAsia="Times New Roman" w:hAnsi="Calibri" w:cs="Calibri"/>
                <w:color w:val="000000"/>
                <w:sz w:val="20"/>
                <w:szCs w:val="20"/>
              </w:rPr>
            </w:pPr>
            <w:ins w:id="5223" w:author="Stefanie Lane" w:date="2022-06-13T22:43:00Z">
              <w:r w:rsidRPr="00D449DB">
                <w:rPr>
                  <w:rFonts w:ascii="Calibri" w:eastAsia="Times New Roman" w:hAnsi="Calibri" w:cs="Calibri"/>
                  <w:color w:val="000000"/>
                  <w:sz w:val="20"/>
                  <w:szCs w:val="20"/>
                </w:rPr>
                <w:t>36.4</w:t>
              </w:r>
            </w:ins>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ins w:id="5224"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ins w:id="5225" w:author="Stefanie Lane" w:date="2022-06-13T22:43:00Z"/>
                <w:rFonts w:ascii="Calibri" w:eastAsia="Times New Roman" w:hAnsi="Calibri" w:cs="Calibri"/>
                <w:color w:val="000000"/>
                <w:sz w:val="20"/>
                <w:szCs w:val="20"/>
              </w:rPr>
            </w:pPr>
            <w:ins w:id="5226" w:author="Stefanie Lane" w:date="2022-06-13T22:43:00Z">
              <w:r w:rsidRPr="00D449DB">
                <w:rPr>
                  <w:rFonts w:ascii="Calibri" w:eastAsia="Times New Roman" w:hAnsi="Calibri" w:cs="Calibri"/>
                  <w:color w:val="000000"/>
                  <w:sz w:val="20"/>
                  <w:szCs w:val="20"/>
                </w:rPr>
                <w:t>9.72</w:t>
              </w:r>
            </w:ins>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ins w:id="5227" w:author="Stefanie Lane" w:date="2022-06-13T22:43:00Z"/>
                <w:rFonts w:ascii="Calibri" w:eastAsia="Times New Roman" w:hAnsi="Calibri" w:cs="Calibri"/>
                <w:color w:val="000000"/>
                <w:sz w:val="20"/>
                <w:szCs w:val="20"/>
              </w:rPr>
            </w:pPr>
            <w:ins w:id="5228" w:author="Stefanie Lane" w:date="2022-06-13T22:43:00Z">
              <w:r w:rsidRPr="00D449DB">
                <w:rPr>
                  <w:rFonts w:ascii="Calibri" w:eastAsia="Times New Roman" w:hAnsi="Calibri" w:cs="Calibri"/>
                  <w:color w:val="000000"/>
                  <w:sz w:val="20"/>
                  <w:szCs w:val="20"/>
                </w:rPr>
                <w:t>3.92</w:t>
              </w:r>
            </w:ins>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ins w:id="5229" w:author="Stefanie Lane" w:date="2022-06-13T22:43:00Z"/>
                <w:rFonts w:ascii="Calibri" w:eastAsia="Times New Roman" w:hAnsi="Calibri" w:cs="Calibri"/>
                <w:color w:val="000000"/>
                <w:sz w:val="20"/>
                <w:szCs w:val="20"/>
              </w:rPr>
            </w:pPr>
            <w:ins w:id="5230" w:author="Stefanie Lane" w:date="2022-06-13T22:43:00Z">
              <w:r w:rsidRPr="00D449DB">
                <w:rPr>
                  <w:rFonts w:ascii="Calibri" w:eastAsia="Times New Roman" w:hAnsi="Calibri" w:cs="Calibri"/>
                  <w:color w:val="000000"/>
                  <w:sz w:val="20"/>
                  <w:szCs w:val="20"/>
                </w:rPr>
                <w:t>3.76</w:t>
              </w:r>
            </w:ins>
          </w:p>
        </w:tc>
      </w:tr>
      <w:tr w:rsidR="00D449DB" w:rsidRPr="00D449DB" w14:paraId="4302B8B4" w14:textId="77777777" w:rsidTr="00D449DB">
        <w:trPr>
          <w:trHeight w:val="290"/>
          <w:ins w:id="5231" w:author="Stefanie Lane" w:date="2022-06-13T22:43:00Z"/>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ins w:id="5232" w:author="Stefanie Lane" w:date="2022-06-13T22:43:00Z"/>
                <w:rFonts w:ascii="Calibri" w:eastAsia="Times New Roman" w:hAnsi="Calibri" w:cs="Calibri"/>
                <w:color w:val="000000"/>
                <w:sz w:val="20"/>
                <w:szCs w:val="20"/>
              </w:rPr>
            </w:pPr>
            <w:ins w:id="5233" w:author="Stefanie Lane" w:date="2022-06-13T22:43:00Z">
              <w:r w:rsidRPr="00D449DB">
                <w:rPr>
                  <w:rFonts w:ascii="Calibri" w:eastAsia="Times New Roman" w:hAnsi="Calibri" w:cs="Calibri"/>
                  <w:color w:val="000000"/>
                  <w:sz w:val="20"/>
                  <w:szCs w:val="20"/>
                </w:rPr>
                <w:t>2019</w:t>
              </w:r>
            </w:ins>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ins w:id="5234" w:author="Stefanie Lane" w:date="2022-06-13T22:43:00Z"/>
                <w:rFonts w:ascii="Calibri" w:eastAsia="Times New Roman" w:hAnsi="Calibri" w:cs="Calibri"/>
                <w:color w:val="000000"/>
                <w:sz w:val="20"/>
                <w:szCs w:val="20"/>
              </w:rPr>
            </w:pPr>
            <w:ins w:id="5235"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ins w:id="5236" w:author="Stefanie Lane" w:date="2022-06-13T22:43:00Z"/>
                <w:rFonts w:ascii="Calibri" w:eastAsia="Times New Roman" w:hAnsi="Calibri" w:cs="Calibri"/>
                <w:color w:val="000000"/>
                <w:sz w:val="20"/>
                <w:szCs w:val="20"/>
              </w:rPr>
            </w:pPr>
            <w:ins w:id="5237" w:author="Stefanie Lane" w:date="2022-06-13T22:43:00Z">
              <w:r w:rsidRPr="00D449DB">
                <w:rPr>
                  <w:rFonts w:ascii="Calibri" w:eastAsia="Times New Roman" w:hAnsi="Calibri" w:cs="Calibri"/>
                  <w:color w:val="000000"/>
                  <w:sz w:val="20"/>
                  <w:szCs w:val="20"/>
                </w:rPr>
                <w:t>27</w:t>
              </w:r>
            </w:ins>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ins w:id="5238"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ins w:id="5239" w:author="Stefanie Lane" w:date="2022-06-13T22:43:00Z"/>
                <w:rFonts w:ascii="Calibri" w:eastAsia="Times New Roman" w:hAnsi="Calibri" w:cs="Calibri"/>
                <w:color w:val="000000"/>
                <w:sz w:val="20"/>
                <w:szCs w:val="20"/>
              </w:rPr>
            </w:pPr>
            <w:ins w:id="5240" w:author="Stefanie Lane" w:date="2022-06-13T22:43:00Z">
              <w:r w:rsidRPr="00D449DB">
                <w:rPr>
                  <w:rFonts w:ascii="Calibri" w:eastAsia="Times New Roman" w:hAnsi="Calibri" w:cs="Calibri"/>
                  <w:color w:val="000000"/>
                  <w:sz w:val="20"/>
                  <w:szCs w:val="20"/>
                </w:rPr>
                <w:t>5.83</w:t>
              </w:r>
            </w:ins>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ins w:id="5241" w:author="Stefanie Lane" w:date="2022-06-13T22:43:00Z"/>
                <w:rFonts w:ascii="Calibri" w:eastAsia="Times New Roman" w:hAnsi="Calibri" w:cs="Calibri"/>
                <w:color w:val="000000"/>
                <w:sz w:val="20"/>
                <w:szCs w:val="20"/>
              </w:rPr>
            </w:pPr>
            <w:ins w:id="5242" w:author="Stefanie Lane" w:date="2022-06-13T22:43:00Z">
              <w:r w:rsidRPr="00D449DB">
                <w:rPr>
                  <w:rFonts w:ascii="Calibri" w:eastAsia="Times New Roman" w:hAnsi="Calibri" w:cs="Calibri"/>
                  <w:color w:val="000000"/>
                  <w:sz w:val="20"/>
                  <w:szCs w:val="20"/>
                </w:rPr>
                <w:t>2.79</w:t>
              </w:r>
            </w:ins>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ins w:id="5243" w:author="Stefanie Lane" w:date="2022-06-13T22:43:00Z"/>
                <w:rFonts w:ascii="Calibri" w:eastAsia="Times New Roman" w:hAnsi="Calibri" w:cs="Calibri"/>
                <w:color w:val="000000"/>
                <w:sz w:val="20"/>
                <w:szCs w:val="20"/>
              </w:rPr>
            </w:pPr>
            <w:ins w:id="5244" w:author="Stefanie Lane" w:date="2022-06-13T22:43:00Z">
              <w:r w:rsidRPr="00D449DB">
                <w:rPr>
                  <w:rFonts w:ascii="Calibri" w:eastAsia="Times New Roman" w:hAnsi="Calibri" w:cs="Calibri"/>
                  <w:color w:val="000000"/>
                  <w:sz w:val="20"/>
                  <w:szCs w:val="20"/>
                </w:rPr>
                <w:t>4.63</w:t>
              </w:r>
            </w:ins>
          </w:p>
        </w:tc>
      </w:tr>
      <w:tr w:rsidR="00D449DB" w:rsidRPr="00D449DB" w14:paraId="2BCD40F4" w14:textId="77777777" w:rsidTr="00D449DB">
        <w:trPr>
          <w:trHeight w:val="200"/>
          <w:ins w:id="5245" w:author="Stefanie Lane" w:date="2022-06-13T22:43:00Z"/>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ins w:id="5246" w:author="Stefanie Lane" w:date="2022-06-13T22:43: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ins w:id="5247"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ins w:id="5248"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ins w:id="5249"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ins w:id="5250"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ins w:id="5251"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ins w:id="5252" w:author="Stefanie Lane" w:date="2022-06-13T22:43:00Z"/>
                <w:rFonts w:ascii="Times New Roman" w:eastAsia="Times New Roman" w:hAnsi="Times New Roman" w:cs="Times New Roman"/>
                <w:sz w:val="20"/>
                <w:szCs w:val="20"/>
              </w:rPr>
            </w:pPr>
          </w:p>
        </w:tc>
      </w:tr>
      <w:tr w:rsidR="00D449DB" w:rsidRPr="00D449DB" w14:paraId="1CC47218" w14:textId="77777777" w:rsidTr="00D449DB">
        <w:trPr>
          <w:trHeight w:val="290"/>
          <w:ins w:id="5253" w:author="Stefanie Lane" w:date="2022-06-13T22:43:00Z"/>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ins w:id="5254" w:author="Stefanie Lane" w:date="2022-06-13T22:43:00Z"/>
                <w:rFonts w:ascii="Calibri" w:eastAsia="Times New Roman" w:hAnsi="Calibri" w:cs="Calibri"/>
                <w:b/>
                <w:bCs/>
                <w:color w:val="000000"/>
                <w:sz w:val="20"/>
                <w:szCs w:val="20"/>
              </w:rPr>
            </w:pPr>
            <w:ins w:id="5255" w:author="Stefanie Lane" w:date="2022-06-13T22:43:00Z">
              <w:r w:rsidRPr="00D449DB">
                <w:rPr>
                  <w:rFonts w:ascii="Calibri" w:eastAsia="Times New Roman" w:hAnsi="Calibri" w:cs="Calibri"/>
                  <w:b/>
                  <w:bCs/>
                  <w:color w:val="000000"/>
                  <w:sz w:val="20"/>
                  <w:szCs w:val="20"/>
                </w:rPr>
                <w:t>Bogbean</w:t>
              </w:r>
            </w:ins>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ins w:id="5256"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ins w:id="5257"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ins w:id="5258"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ins w:id="5259"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ins w:id="5260"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ins w:id="5261" w:author="Stefanie Lane" w:date="2022-06-13T22:43:00Z"/>
                <w:rFonts w:ascii="Times New Roman" w:eastAsia="Times New Roman" w:hAnsi="Times New Roman" w:cs="Times New Roman"/>
                <w:sz w:val="20"/>
                <w:szCs w:val="20"/>
              </w:rPr>
            </w:pPr>
          </w:p>
        </w:tc>
      </w:tr>
      <w:tr w:rsidR="00D449DB" w:rsidRPr="00D449DB" w14:paraId="628624E6" w14:textId="77777777" w:rsidTr="00D449DB">
        <w:tblPrEx>
          <w:tblW w:w="6311" w:type="dxa"/>
          <w:tblPrExChange w:id="5262" w:author="Stefanie Lane" w:date="2022-06-13T22:43:00Z">
            <w:tblPrEx>
              <w:tblW w:w="6311" w:type="dxa"/>
            </w:tblPrEx>
          </w:tblPrExChange>
        </w:tblPrEx>
        <w:trPr>
          <w:trHeight w:val="290"/>
          <w:ins w:id="5263" w:author="Stefanie Lane" w:date="2022-06-13T22:43:00Z"/>
          <w:trPrChange w:id="5264"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265"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3759CC39" w14:textId="77777777" w:rsidR="00D449DB" w:rsidRPr="00D449DB" w:rsidRDefault="00D449DB" w:rsidP="00D449DB">
            <w:pPr>
              <w:spacing w:after="0" w:line="240" w:lineRule="auto"/>
              <w:jc w:val="right"/>
              <w:rPr>
                <w:ins w:id="5266" w:author="Stefanie Lane" w:date="2022-06-13T22:43:00Z"/>
                <w:rFonts w:ascii="Calibri" w:eastAsia="Times New Roman" w:hAnsi="Calibri" w:cs="Calibri"/>
                <w:color w:val="000000"/>
                <w:sz w:val="20"/>
                <w:szCs w:val="20"/>
              </w:rPr>
            </w:pPr>
            <w:ins w:id="5267" w:author="Stefanie Lane" w:date="2022-06-13T22:43:00Z">
              <w:r w:rsidRPr="00D449DB">
                <w:rPr>
                  <w:rFonts w:ascii="Calibri" w:eastAsia="Times New Roman" w:hAnsi="Calibri" w:cs="Calibri"/>
                  <w:color w:val="000000"/>
                  <w:sz w:val="20"/>
                  <w:szCs w:val="20"/>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5268"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0AFC87D1" w14:textId="77777777" w:rsidR="00D449DB" w:rsidRPr="00D449DB" w:rsidRDefault="00D449DB" w:rsidP="00D449DB">
            <w:pPr>
              <w:spacing w:after="0" w:line="240" w:lineRule="auto"/>
              <w:jc w:val="center"/>
              <w:rPr>
                <w:ins w:id="5269" w:author="Stefanie Lane" w:date="2022-06-13T22:43:00Z"/>
                <w:rFonts w:ascii="Calibri" w:eastAsia="Times New Roman" w:hAnsi="Calibri" w:cs="Calibri"/>
                <w:color w:val="000000"/>
                <w:sz w:val="20"/>
                <w:szCs w:val="20"/>
              </w:rPr>
            </w:pPr>
            <w:ins w:id="5270"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5271"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14F31FFD" w14:textId="77777777" w:rsidR="00D449DB" w:rsidRPr="00D449DB" w:rsidRDefault="00D449DB" w:rsidP="00D449DB">
            <w:pPr>
              <w:spacing w:after="0" w:line="240" w:lineRule="auto"/>
              <w:jc w:val="center"/>
              <w:rPr>
                <w:ins w:id="5272" w:author="Stefanie Lane" w:date="2022-06-13T22:43:00Z"/>
                <w:rFonts w:ascii="Calibri" w:eastAsia="Times New Roman" w:hAnsi="Calibri" w:cs="Calibri"/>
                <w:color w:val="000000"/>
                <w:sz w:val="20"/>
                <w:szCs w:val="20"/>
              </w:rPr>
            </w:pPr>
            <w:ins w:id="5273" w:author="Stefanie Lane" w:date="2022-06-13T22:43:00Z">
              <w:r w:rsidRPr="00D449DB">
                <w:rPr>
                  <w:rFonts w:ascii="Calibri" w:eastAsia="Times New Roman" w:hAnsi="Calibri" w:cs="Calibri"/>
                  <w:color w:val="000000"/>
                  <w:sz w:val="20"/>
                  <w:szCs w:val="20"/>
                </w:rPr>
                <w:t>31.7</w:t>
              </w:r>
            </w:ins>
          </w:p>
        </w:tc>
        <w:tc>
          <w:tcPr>
            <w:tcW w:w="300" w:type="dxa"/>
            <w:tcBorders>
              <w:top w:val="nil"/>
              <w:left w:val="nil"/>
              <w:bottom w:val="nil"/>
              <w:right w:val="nil"/>
            </w:tcBorders>
            <w:shd w:val="clear" w:color="auto" w:fill="auto"/>
            <w:noWrap/>
            <w:vAlign w:val="bottom"/>
            <w:hideMark/>
            <w:tcPrChange w:id="5274" w:author="Stefanie Lane" w:date="2022-06-13T22:43:00Z">
              <w:tcPr>
                <w:tcW w:w="300" w:type="dxa"/>
                <w:tcBorders>
                  <w:top w:val="nil"/>
                  <w:left w:val="nil"/>
                  <w:bottom w:val="nil"/>
                  <w:right w:val="nil"/>
                </w:tcBorders>
                <w:shd w:val="clear" w:color="auto" w:fill="auto"/>
                <w:noWrap/>
                <w:vAlign w:val="bottom"/>
                <w:hideMark/>
              </w:tcPr>
            </w:tcPrChange>
          </w:tcPr>
          <w:p w14:paraId="4E1EF631" w14:textId="77777777" w:rsidR="00D449DB" w:rsidRPr="00D449DB" w:rsidRDefault="00D449DB" w:rsidP="00D449DB">
            <w:pPr>
              <w:spacing w:after="0" w:line="240" w:lineRule="auto"/>
              <w:jc w:val="center"/>
              <w:rPr>
                <w:ins w:id="5275"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Change w:id="5276"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14D78201" w14:textId="77777777" w:rsidR="00D449DB" w:rsidRPr="00D449DB" w:rsidRDefault="00D449DB" w:rsidP="00D449DB">
            <w:pPr>
              <w:spacing w:after="0" w:line="240" w:lineRule="auto"/>
              <w:jc w:val="center"/>
              <w:rPr>
                <w:ins w:id="5277" w:author="Stefanie Lane" w:date="2022-06-13T22:43:00Z"/>
                <w:rFonts w:ascii="Calibri" w:eastAsia="Times New Roman" w:hAnsi="Calibri" w:cs="Calibri"/>
                <w:color w:val="000000"/>
                <w:sz w:val="20"/>
                <w:szCs w:val="20"/>
              </w:rPr>
            </w:pPr>
            <w:ins w:id="5278" w:author="Stefanie Lane" w:date="2022-06-13T22:43:00Z">
              <w:r w:rsidRPr="00D449DB">
                <w:rPr>
                  <w:rFonts w:ascii="Calibri" w:eastAsia="Times New Roman" w:hAnsi="Calibri" w:cs="Calibri"/>
                  <w:color w:val="000000"/>
                  <w:sz w:val="20"/>
                  <w:szCs w:val="20"/>
                </w:rPr>
                <w:t>12.83</w:t>
              </w:r>
            </w:ins>
          </w:p>
        </w:tc>
        <w:tc>
          <w:tcPr>
            <w:tcW w:w="960" w:type="dxa"/>
            <w:tcBorders>
              <w:top w:val="single" w:sz="4" w:space="0" w:color="auto"/>
              <w:left w:val="nil"/>
              <w:bottom w:val="single" w:sz="4" w:space="0" w:color="auto"/>
              <w:right w:val="nil"/>
            </w:tcBorders>
            <w:shd w:val="clear" w:color="auto" w:fill="auto"/>
            <w:noWrap/>
            <w:vAlign w:val="bottom"/>
            <w:hideMark/>
            <w:tcPrChange w:id="5279"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2AA32FCA" w14:textId="77777777" w:rsidR="00D449DB" w:rsidRPr="00D449DB" w:rsidRDefault="00D449DB" w:rsidP="00D449DB">
            <w:pPr>
              <w:spacing w:after="0" w:line="240" w:lineRule="auto"/>
              <w:jc w:val="center"/>
              <w:rPr>
                <w:ins w:id="5280" w:author="Stefanie Lane" w:date="2022-06-13T22:43:00Z"/>
                <w:rFonts w:ascii="Calibri" w:eastAsia="Times New Roman" w:hAnsi="Calibri" w:cs="Calibri"/>
                <w:color w:val="000000"/>
                <w:sz w:val="20"/>
                <w:szCs w:val="20"/>
              </w:rPr>
            </w:pPr>
            <w:ins w:id="5281" w:author="Stefanie Lane" w:date="2022-06-13T22:43:00Z">
              <w:r w:rsidRPr="00D449DB">
                <w:rPr>
                  <w:rFonts w:ascii="Calibri" w:eastAsia="Times New Roman" w:hAnsi="Calibri" w:cs="Calibri"/>
                  <w:color w:val="000000"/>
                  <w:sz w:val="20"/>
                  <w:szCs w:val="20"/>
                </w:rPr>
                <w:t>3.63</w:t>
              </w:r>
            </w:ins>
          </w:p>
        </w:tc>
        <w:tc>
          <w:tcPr>
            <w:tcW w:w="960" w:type="dxa"/>
            <w:tcBorders>
              <w:top w:val="single" w:sz="4" w:space="0" w:color="auto"/>
              <w:left w:val="nil"/>
              <w:bottom w:val="single" w:sz="4" w:space="0" w:color="auto"/>
              <w:right w:val="nil"/>
            </w:tcBorders>
            <w:shd w:val="clear" w:color="auto" w:fill="auto"/>
            <w:noWrap/>
            <w:vAlign w:val="bottom"/>
            <w:hideMark/>
            <w:tcPrChange w:id="5282" w:author="Stefanie Lane" w:date="2022-06-13T22:43:00Z">
              <w:tcPr>
                <w:tcW w:w="960" w:type="dxa"/>
                <w:tcBorders>
                  <w:top w:val="single" w:sz="4" w:space="0" w:color="auto"/>
                  <w:left w:val="nil"/>
                  <w:bottom w:val="single" w:sz="4" w:space="0" w:color="auto"/>
                  <w:right w:val="nil"/>
                </w:tcBorders>
                <w:shd w:val="clear" w:color="000000" w:fill="B4C6E7"/>
                <w:noWrap/>
                <w:vAlign w:val="bottom"/>
                <w:hideMark/>
              </w:tcPr>
            </w:tcPrChange>
          </w:tcPr>
          <w:p w14:paraId="516D208A" w14:textId="77777777" w:rsidR="00D449DB" w:rsidRPr="00D449DB" w:rsidRDefault="00D449DB" w:rsidP="00D449DB">
            <w:pPr>
              <w:spacing w:after="0" w:line="240" w:lineRule="auto"/>
              <w:jc w:val="center"/>
              <w:rPr>
                <w:ins w:id="5283" w:author="Stefanie Lane" w:date="2022-06-13T22:43:00Z"/>
                <w:rFonts w:ascii="Calibri" w:eastAsia="Times New Roman" w:hAnsi="Calibri" w:cs="Calibri"/>
                <w:color w:val="000000"/>
                <w:sz w:val="20"/>
                <w:szCs w:val="20"/>
              </w:rPr>
            </w:pPr>
            <w:ins w:id="5284" w:author="Stefanie Lane" w:date="2022-06-13T22:43:00Z">
              <w:r w:rsidRPr="00D449DB">
                <w:rPr>
                  <w:rFonts w:ascii="Calibri" w:eastAsia="Times New Roman" w:hAnsi="Calibri" w:cs="Calibri"/>
                  <w:color w:val="000000"/>
                  <w:sz w:val="20"/>
                  <w:szCs w:val="20"/>
                </w:rPr>
                <w:t>2.47</w:t>
              </w:r>
            </w:ins>
          </w:p>
        </w:tc>
      </w:tr>
      <w:tr w:rsidR="00D449DB" w:rsidRPr="00D449DB" w14:paraId="3BD43250" w14:textId="77777777" w:rsidTr="00D449DB">
        <w:tblPrEx>
          <w:tblW w:w="6311" w:type="dxa"/>
          <w:tblPrExChange w:id="5285" w:author="Stefanie Lane" w:date="2022-06-13T22:43:00Z">
            <w:tblPrEx>
              <w:tblW w:w="6311" w:type="dxa"/>
            </w:tblPrEx>
          </w:tblPrExChange>
        </w:tblPrEx>
        <w:trPr>
          <w:trHeight w:val="290"/>
          <w:ins w:id="5286" w:author="Stefanie Lane" w:date="2022-06-13T22:43:00Z"/>
          <w:trPrChange w:id="5287" w:author="Stefanie Lane" w:date="2022-06-13T22:43:00Z">
            <w:trPr>
              <w:trHeight w:val="290"/>
            </w:trPr>
          </w:trPrChange>
        </w:trPr>
        <w:tc>
          <w:tcPr>
            <w:tcW w:w="1211" w:type="dxa"/>
            <w:tcBorders>
              <w:top w:val="nil"/>
              <w:left w:val="nil"/>
              <w:bottom w:val="nil"/>
              <w:right w:val="nil"/>
            </w:tcBorders>
            <w:shd w:val="clear" w:color="auto" w:fill="auto"/>
            <w:noWrap/>
            <w:vAlign w:val="bottom"/>
            <w:hideMark/>
            <w:tcPrChange w:id="5288" w:author="Stefanie Lane" w:date="2022-06-13T22:43:00Z">
              <w:tcPr>
                <w:tcW w:w="1211" w:type="dxa"/>
                <w:tcBorders>
                  <w:top w:val="nil"/>
                  <w:left w:val="nil"/>
                  <w:bottom w:val="nil"/>
                  <w:right w:val="nil"/>
                </w:tcBorders>
                <w:shd w:val="clear" w:color="auto" w:fill="auto"/>
                <w:noWrap/>
                <w:vAlign w:val="bottom"/>
                <w:hideMark/>
              </w:tcPr>
            </w:tcPrChange>
          </w:tcPr>
          <w:p w14:paraId="4F42726E" w14:textId="77777777" w:rsidR="00D449DB" w:rsidRPr="00D449DB" w:rsidRDefault="00D449DB" w:rsidP="00D449DB">
            <w:pPr>
              <w:spacing w:after="0" w:line="240" w:lineRule="auto"/>
              <w:jc w:val="right"/>
              <w:rPr>
                <w:ins w:id="5289" w:author="Stefanie Lane" w:date="2022-06-13T22:43:00Z"/>
                <w:rFonts w:ascii="Calibri" w:eastAsia="Times New Roman" w:hAnsi="Calibri" w:cs="Calibri"/>
                <w:color w:val="000000"/>
                <w:sz w:val="20"/>
                <w:szCs w:val="20"/>
              </w:rPr>
            </w:pPr>
            <w:ins w:id="5290" w:author="Stefanie Lane" w:date="2022-06-13T22:43:00Z">
              <w:r w:rsidRPr="00D449DB">
                <w:rPr>
                  <w:rFonts w:ascii="Calibri" w:eastAsia="Times New Roman" w:hAnsi="Calibri" w:cs="Calibri"/>
                  <w:color w:val="000000"/>
                  <w:sz w:val="20"/>
                  <w:szCs w:val="20"/>
                </w:rPr>
                <w:t>1999</w:t>
              </w:r>
            </w:ins>
          </w:p>
        </w:tc>
        <w:tc>
          <w:tcPr>
            <w:tcW w:w="960" w:type="dxa"/>
            <w:tcBorders>
              <w:top w:val="nil"/>
              <w:left w:val="nil"/>
              <w:bottom w:val="single" w:sz="4" w:space="0" w:color="auto"/>
              <w:right w:val="nil"/>
            </w:tcBorders>
            <w:shd w:val="clear" w:color="auto" w:fill="auto"/>
            <w:noWrap/>
            <w:vAlign w:val="bottom"/>
            <w:hideMark/>
            <w:tcPrChange w:id="5291"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432CCEDC" w14:textId="77777777" w:rsidR="00D449DB" w:rsidRPr="00D449DB" w:rsidRDefault="00D449DB" w:rsidP="00D449DB">
            <w:pPr>
              <w:spacing w:after="0" w:line="240" w:lineRule="auto"/>
              <w:jc w:val="center"/>
              <w:rPr>
                <w:ins w:id="5292" w:author="Stefanie Lane" w:date="2022-06-13T22:43:00Z"/>
                <w:rFonts w:ascii="Calibri" w:eastAsia="Times New Roman" w:hAnsi="Calibri" w:cs="Calibri"/>
                <w:color w:val="000000"/>
                <w:sz w:val="20"/>
                <w:szCs w:val="20"/>
              </w:rPr>
            </w:pPr>
            <w:ins w:id="5293" w:author="Stefanie Lane" w:date="2022-06-13T22:43:00Z">
              <w:r w:rsidRPr="00D449DB">
                <w:rPr>
                  <w:rFonts w:ascii="Calibri" w:eastAsia="Times New Roman" w:hAnsi="Calibri" w:cs="Calibri"/>
                  <w:color w:val="000000"/>
                  <w:sz w:val="20"/>
                  <w:szCs w:val="20"/>
                </w:rPr>
                <w:t>18</w:t>
              </w:r>
            </w:ins>
          </w:p>
        </w:tc>
        <w:tc>
          <w:tcPr>
            <w:tcW w:w="960" w:type="dxa"/>
            <w:tcBorders>
              <w:top w:val="nil"/>
              <w:left w:val="nil"/>
              <w:bottom w:val="nil"/>
              <w:right w:val="nil"/>
            </w:tcBorders>
            <w:shd w:val="clear" w:color="auto" w:fill="auto"/>
            <w:noWrap/>
            <w:vAlign w:val="bottom"/>
            <w:hideMark/>
            <w:tcPrChange w:id="5294" w:author="Stefanie Lane" w:date="2022-06-13T22:43:00Z">
              <w:tcPr>
                <w:tcW w:w="960" w:type="dxa"/>
                <w:tcBorders>
                  <w:top w:val="nil"/>
                  <w:left w:val="nil"/>
                  <w:bottom w:val="nil"/>
                  <w:right w:val="nil"/>
                </w:tcBorders>
                <w:shd w:val="clear" w:color="auto" w:fill="auto"/>
                <w:noWrap/>
                <w:vAlign w:val="bottom"/>
                <w:hideMark/>
              </w:tcPr>
            </w:tcPrChange>
          </w:tcPr>
          <w:p w14:paraId="2908B327" w14:textId="77777777" w:rsidR="00D449DB" w:rsidRPr="00D449DB" w:rsidRDefault="00D449DB" w:rsidP="00D449DB">
            <w:pPr>
              <w:spacing w:after="0" w:line="240" w:lineRule="auto"/>
              <w:jc w:val="center"/>
              <w:rPr>
                <w:ins w:id="5295" w:author="Stefanie Lane" w:date="2022-06-13T22:43:00Z"/>
                <w:rFonts w:ascii="Calibri" w:eastAsia="Times New Roman" w:hAnsi="Calibri" w:cs="Calibri"/>
                <w:color w:val="000000"/>
                <w:sz w:val="20"/>
                <w:szCs w:val="20"/>
              </w:rPr>
            </w:pPr>
            <w:ins w:id="5296" w:author="Stefanie Lane" w:date="2022-06-13T22:43:00Z">
              <w:r w:rsidRPr="00D449DB">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Change w:id="5297" w:author="Stefanie Lane" w:date="2022-06-13T22:43:00Z">
              <w:tcPr>
                <w:tcW w:w="300" w:type="dxa"/>
                <w:tcBorders>
                  <w:top w:val="nil"/>
                  <w:left w:val="nil"/>
                  <w:bottom w:val="nil"/>
                  <w:right w:val="nil"/>
                </w:tcBorders>
                <w:shd w:val="clear" w:color="auto" w:fill="auto"/>
                <w:noWrap/>
                <w:vAlign w:val="bottom"/>
                <w:hideMark/>
              </w:tcPr>
            </w:tcPrChange>
          </w:tcPr>
          <w:p w14:paraId="4DCDA1DB" w14:textId="77777777" w:rsidR="00D449DB" w:rsidRPr="00D449DB" w:rsidRDefault="00D449DB" w:rsidP="00D449DB">
            <w:pPr>
              <w:spacing w:after="0" w:line="240" w:lineRule="auto"/>
              <w:jc w:val="center"/>
              <w:rPr>
                <w:ins w:id="5298"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Change w:id="5299"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64C71B5C" w14:textId="77777777" w:rsidR="00D449DB" w:rsidRPr="00D449DB" w:rsidRDefault="00D449DB" w:rsidP="00D449DB">
            <w:pPr>
              <w:spacing w:after="0" w:line="240" w:lineRule="auto"/>
              <w:jc w:val="center"/>
              <w:rPr>
                <w:ins w:id="5300" w:author="Stefanie Lane" w:date="2022-06-13T22:43:00Z"/>
                <w:rFonts w:ascii="Calibri" w:eastAsia="Times New Roman" w:hAnsi="Calibri" w:cs="Calibri"/>
                <w:color w:val="000000"/>
                <w:sz w:val="20"/>
                <w:szCs w:val="20"/>
              </w:rPr>
            </w:pPr>
            <w:ins w:id="5301" w:author="Stefanie Lane" w:date="2022-06-13T22:43:00Z">
              <w:r w:rsidRPr="00D449DB">
                <w:rPr>
                  <w:rFonts w:ascii="Calibri" w:eastAsia="Times New Roman" w:hAnsi="Calibri" w:cs="Calibri"/>
                  <w:color w:val="000000"/>
                  <w:sz w:val="20"/>
                  <w:szCs w:val="20"/>
                </w:rPr>
                <w:t>11.50</w:t>
              </w:r>
            </w:ins>
          </w:p>
        </w:tc>
        <w:tc>
          <w:tcPr>
            <w:tcW w:w="960" w:type="dxa"/>
            <w:tcBorders>
              <w:top w:val="nil"/>
              <w:left w:val="nil"/>
              <w:bottom w:val="single" w:sz="4" w:space="0" w:color="auto"/>
              <w:right w:val="nil"/>
            </w:tcBorders>
            <w:shd w:val="clear" w:color="auto" w:fill="auto"/>
            <w:noWrap/>
            <w:vAlign w:val="bottom"/>
            <w:hideMark/>
            <w:tcPrChange w:id="5302"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4571793B" w14:textId="77777777" w:rsidR="00D449DB" w:rsidRPr="00D449DB" w:rsidRDefault="00D449DB" w:rsidP="00D449DB">
            <w:pPr>
              <w:spacing w:after="0" w:line="240" w:lineRule="auto"/>
              <w:jc w:val="center"/>
              <w:rPr>
                <w:ins w:id="5303" w:author="Stefanie Lane" w:date="2022-06-13T22:43:00Z"/>
                <w:rFonts w:ascii="Calibri" w:eastAsia="Times New Roman" w:hAnsi="Calibri" w:cs="Calibri"/>
                <w:color w:val="000000"/>
                <w:sz w:val="20"/>
                <w:szCs w:val="20"/>
              </w:rPr>
            </w:pPr>
            <w:ins w:id="5304" w:author="Stefanie Lane" w:date="2022-06-13T22:43:00Z">
              <w:r w:rsidRPr="00D449DB">
                <w:rPr>
                  <w:rFonts w:ascii="Calibri" w:eastAsia="Times New Roman" w:hAnsi="Calibri" w:cs="Calibri"/>
                  <w:color w:val="000000"/>
                  <w:sz w:val="20"/>
                  <w:szCs w:val="20"/>
                </w:rPr>
                <w:t>2.92</w:t>
              </w:r>
            </w:ins>
          </w:p>
        </w:tc>
        <w:tc>
          <w:tcPr>
            <w:tcW w:w="960" w:type="dxa"/>
            <w:tcBorders>
              <w:top w:val="nil"/>
              <w:left w:val="nil"/>
              <w:bottom w:val="single" w:sz="4" w:space="0" w:color="auto"/>
              <w:right w:val="nil"/>
            </w:tcBorders>
            <w:shd w:val="clear" w:color="auto" w:fill="auto"/>
            <w:noWrap/>
            <w:vAlign w:val="bottom"/>
            <w:hideMark/>
            <w:tcPrChange w:id="5305" w:author="Stefanie Lane" w:date="2022-06-13T22:43:00Z">
              <w:tcPr>
                <w:tcW w:w="960" w:type="dxa"/>
                <w:tcBorders>
                  <w:top w:val="nil"/>
                  <w:left w:val="nil"/>
                  <w:bottom w:val="single" w:sz="4" w:space="0" w:color="auto"/>
                  <w:right w:val="nil"/>
                </w:tcBorders>
                <w:shd w:val="clear" w:color="000000" w:fill="B4C6E7"/>
                <w:noWrap/>
                <w:vAlign w:val="bottom"/>
                <w:hideMark/>
              </w:tcPr>
            </w:tcPrChange>
          </w:tcPr>
          <w:p w14:paraId="2D4499FC" w14:textId="77777777" w:rsidR="00D449DB" w:rsidRPr="00D449DB" w:rsidRDefault="00D449DB" w:rsidP="00D449DB">
            <w:pPr>
              <w:spacing w:after="0" w:line="240" w:lineRule="auto"/>
              <w:jc w:val="center"/>
              <w:rPr>
                <w:ins w:id="5306" w:author="Stefanie Lane" w:date="2022-06-13T22:43:00Z"/>
                <w:rFonts w:ascii="Calibri" w:eastAsia="Times New Roman" w:hAnsi="Calibri" w:cs="Calibri"/>
                <w:color w:val="000000"/>
                <w:sz w:val="20"/>
                <w:szCs w:val="20"/>
              </w:rPr>
            </w:pPr>
            <w:ins w:id="5307" w:author="Stefanie Lane" w:date="2022-06-13T22:43:00Z">
              <w:r w:rsidRPr="00D449DB">
                <w:rPr>
                  <w:rFonts w:ascii="Calibri" w:eastAsia="Times New Roman" w:hAnsi="Calibri" w:cs="Calibri"/>
                  <w:color w:val="000000"/>
                  <w:sz w:val="20"/>
                  <w:szCs w:val="20"/>
                </w:rPr>
                <w:t>3.13</w:t>
              </w:r>
            </w:ins>
          </w:p>
        </w:tc>
      </w:tr>
      <w:tr w:rsidR="00D449DB" w:rsidRPr="00D449DB" w14:paraId="08A8B74D" w14:textId="77777777" w:rsidTr="00D449DB">
        <w:tblPrEx>
          <w:tblW w:w="6311" w:type="dxa"/>
          <w:tblPrExChange w:id="5308" w:author="Stefanie Lane" w:date="2022-06-13T22:43:00Z">
            <w:tblPrEx>
              <w:tblW w:w="6311" w:type="dxa"/>
            </w:tblPrEx>
          </w:tblPrExChange>
        </w:tblPrEx>
        <w:trPr>
          <w:trHeight w:val="290"/>
          <w:ins w:id="5309" w:author="Stefanie Lane" w:date="2022-06-13T22:43:00Z"/>
          <w:trPrChange w:id="5310"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311"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569AF1C4" w14:textId="77777777" w:rsidR="00D449DB" w:rsidRPr="00D449DB" w:rsidRDefault="00D449DB" w:rsidP="00D449DB">
            <w:pPr>
              <w:spacing w:after="0" w:line="240" w:lineRule="auto"/>
              <w:jc w:val="right"/>
              <w:rPr>
                <w:ins w:id="5312" w:author="Stefanie Lane" w:date="2022-06-13T22:43:00Z"/>
                <w:rFonts w:ascii="Calibri" w:eastAsia="Times New Roman" w:hAnsi="Calibri" w:cs="Calibri"/>
                <w:color w:val="000000"/>
                <w:sz w:val="20"/>
                <w:szCs w:val="20"/>
              </w:rPr>
            </w:pPr>
            <w:ins w:id="5313" w:author="Stefanie Lane" w:date="2022-06-13T22:43:00Z">
              <w:r w:rsidRPr="00D449DB">
                <w:rPr>
                  <w:rFonts w:ascii="Calibri" w:eastAsia="Times New Roman" w:hAnsi="Calibri" w:cs="Calibri"/>
                  <w:color w:val="000000"/>
                  <w:sz w:val="20"/>
                  <w:szCs w:val="20"/>
                </w:rPr>
                <w:t>2019</w:t>
              </w:r>
            </w:ins>
          </w:p>
        </w:tc>
        <w:tc>
          <w:tcPr>
            <w:tcW w:w="960" w:type="dxa"/>
            <w:tcBorders>
              <w:top w:val="nil"/>
              <w:left w:val="nil"/>
              <w:bottom w:val="single" w:sz="4" w:space="0" w:color="auto"/>
              <w:right w:val="nil"/>
            </w:tcBorders>
            <w:shd w:val="clear" w:color="auto" w:fill="auto"/>
            <w:noWrap/>
            <w:vAlign w:val="bottom"/>
            <w:hideMark/>
            <w:tcPrChange w:id="5314"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1139C9B8" w14:textId="77777777" w:rsidR="00D449DB" w:rsidRPr="00D449DB" w:rsidRDefault="00D449DB" w:rsidP="00D449DB">
            <w:pPr>
              <w:spacing w:after="0" w:line="240" w:lineRule="auto"/>
              <w:jc w:val="center"/>
              <w:rPr>
                <w:ins w:id="5315" w:author="Stefanie Lane" w:date="2022-06-13T22:43:00Z"/>
                <w:rFonts w:ascii="Calibri" w:eastAsia="Times New Roman" w:hAnsi="Calibri" w:cs="Calibri"/>
                <w:color w:val="000000"/>
                <w:sz w:val="20"/>
                <w:szCs w:val="20"/>
              </w:rPr>
            </w:pPr>
            <w:ins w:id="5316"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5317"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70FC3F54" w14:textId="77777777" w:rsidR="00D449DB" w:rsidRPr="00D449DB" w:rsidRDefault="00D449DB" w:rsidP="00D449DB">
            <w:pPr>
              <w:spacing w:after="0" w:line="240" w:lineRule="auto"/>
              <w:jc w:val="center"/>
              <w:rPr>
                <w:ins w:id="5318" w:author="Stefanie Lane" w:date="2022-06-13T22:43:00Z"/>
                <w:rFonts w:ascii="Calibri" w:eastAsia="Times New Roman" w:hAnsi="Calibri" w:cs="Calibri"/>
                <w:color w:val="000000"/>
                <w:sz w:val="20"/>
                <w:szCs w:val="20"/>
              </w:rPr>
            </w:pPr>
            <w:ins w:id="5319" w:author="Stefanie Lane" w:date="2022-06-13T22:43:00Z">
              <w:r w:rsidRPr="00D449DB">
                <w:rPr>
                  <w:rFonts w:ascii="Calibri" w:eastAsia="Times New Roman" w:hAnsi="Calibri" w:cs="Calibri"/>
                  <w:color w:val="000000"/>
                  <w:sz w:val="20"/>
                  <w:szCs w:val="20"/>
                </w:rPr>
                <w:t>31.4</w:t>
              </w:r>
            </w:ins>
          </w:p>
        </w:tc>
        <w:tc>
          <w:tcPr>
            <w:tcW w:w="300" w:type="dxa"/>
            <w:tcBorders>
              <w:top w:val="nil"/>
              <w:left w:val="nil"/>
              <w:bottom w:val="nil"/>
              <w:right w:val="nil"/>
            </w:tcBorders>
            <w:shd w:val="clear" w:color="auto" w:fill="auto"/>
            <w:noWrap/>
            <w:vAlign w:val="bottom"/>
            <w:hideMark/>
            <w:tcPrChange w:id="5320" w:author="Stefanie Lane" w:date="2022-06-13T22:43:00Z">
              <w:tcPr>
                <w:tcW w:w="300" w:type="dxa"/>
                <w:tcBorders>
                  <w:top w:val="nil"/>
                  <w:left w:val="nil"/>
                  <w:bottom w:val="nil"/>
                  <w:right w:val="nil"/>
                </w:tcBorders>
                <w:shd w:val="clear" w:color="auto" w:fill="auto"/>
                <w:noWrap/>
                <w:vAlign w:val="bottom"/>
                <w:hideMark/>
              </w:tcPr>
            </w:tcPrChange>
          </w:tcPr>
          <w:p w14:paraId="18166F28" w14:textId="77777777" w:rsidR="00D449DB" w:rsidRPr="00D449DB" w:rsidRDefault="00D449DB" w:rsidP="00D449DB">
            <w:pPr>
              <w:spacing w:after="0" w:line="240" w:lineRule="auto"/>
              <w:jc w:val="center"/>
              <w:rPr>
                <w:ins w:id="5321"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Change w:id="5322"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2FB30BE7" w14:textId="77777777" w:rsidR="00D449DB" w:rsidRPr="00D449DB" w:rsidRDefault="00D449DB" w:rsidP="00D449DB">
            <w:pPr>
              <w:spacing w:after="0" w:line="240" w:lineRule="auto"/>
              <w:jc w:val="center"/>
              <w:rPr>
                <w:ins w:id="5323" w:author="Stefanie Lane" w:date="2022-06-13T22:43:00Z"/>
                <w:rFonts w:ascii="Calibri" w:eastAsia="Times New Roman" w:hAnsi="Calibri" w:cs="Calibri"/>
                <w:color w:val="000000"/>
                <w:sz w:val="20"/>
                <w:szCs w:val="20"/>
              </w:rPr>
            </w:pPr>
            <w:ins w:id="5324" w:author="Stefanie Lane" w:date="2022-06-13T22:43:00Z">
              <w:r w:rsidRPr="00D449DB">
                <w:rPr>
                  <w:rFonts w:ascii="Calibri" w:eastAsia="Times New Roman" w:hAnsi="Calibri" w:cs="Calibri"/>
                  <w:color w:val="000000"/>
                  <w:sz w:val="20"/>
                  <w:szCs w:val="20"/>
                </w:rPr>
                <w:t>10.52</w:t>
              </w:r>
            </w:ins>
          </w:p>
        </w:tc>
        <w:tc>
          <w:tcPr>
            <w:tcW w:w="960" w:type="dxa"/>
            <w:tcBorders>
              <w:top w:val="nil"/>
              <w:left w:val="nil"/>
              <w:bottom w:val="single" w:sz="4" w:space="0" w:color="auto"/>
              <w:right w:val="nil"/>
            </w:tcBorders>
            <w:shd w:val="clear" w:color="auto" w:fill="auto"/>
            <w:noWrap/>
            <w:vAlign w:val="bottom"/>
            <w:hideMark/>
            <w:tcPrChange w:id="5325"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02DC6381" w14:textId="77777777" w:rsidR="00D449DB" w:rsidRPr="00D449DB" w:rsidRDefault="00D449DB" w:rsidP="00D449DB">
            <w:pPr>
              <w:spacing w:after="0" w:line="240" w:lineRule="auto"/>
              <w:jc w:val="center"/>
              <w:rPr>
                <w:ins w:id="5326" w:author="Stefanie Lane" w:date="2022-06-13T22:43:00Z"/>
                <w:rFonts w:ascii="Calibri" w:eastAsia="Times New Roman" w:hAnsi="Calibri" w:cs="Calibri"/>
                <w:color w:val="000000"/>
                <w:sz w:val="20"/>
                <w:szCs w:val="20"/>
              </w:rPr>
            </w:pPr>
            <w:ins w:id="5327" w:author="Stefanie Lane" w:date="2022-06-13T22:43:00Z">
              <w:r w:rsidRPr="00D449DB">
                <w:rPr>
                  <w:rFonts w:ascii="Calibri" w:eastAsia="Times New Roman" w:hAnsi="Calibri" w:cs="Calibri"/>
                  <w:color w:val="000000"/>
                  <w:sz w:val="20"/>
                  <w:szCs w:val="20"/>
                </w:rPr>
                <w:t>1.90</w:t>
              </w:r>
            </w:ins>
          </w:p>
        </w:tc>
        <w:tc>
          <w:tcPr>
            <w:tcW w:w="960" w:type="dxa"/>
            <w:tcBorders>
              <w:top w:val="nil"/>
              <w:left w:val="nil"/>
              <w:bottom w:val="single" w:sz="4" w:space="0" w:color="auto"/>
              <w:right w:val="nil"/>
            </w:tcBorders>
            <w:shd w:val="clear" w:color="auto" w:fill="auto"/>
            <w:noWrap/>
            <w:vAlign w:val="bottom"/>
            <w:hideMark/>
            <w:tcPrChange w:id="5328" w:author="Stefanie Lane" w:date="2022-06-13T22:43:00Z">
              <w:tcPr>
                <w:tcW w:w="960" w:type="dxa"/>
                <w:tcBorders>
                  <w:top w:val="nil"/>
                  <w:left w:val="nil"/>
                  <w:bottom w:val="single" w:sz="4" w:space="0" w:color="auto"/>
                  <w:right w:val="nil"/>
                </w:tcBorders>
                <w:shd w:val="clear" w:color="000000" w:fill="B4C6E7"/>
                <w:noWrap/>
                <w:vAlign w:val="bottom"/>
                <w:hideMark/>
              </w:tcPr>
            </w:tcPrChange>
          </w:tcPr>
          <w:p w14:paraId="5BE20362" w14:textId="77777777" w:rsidR="00D449DB" w:rsidRPr="00D449DB" w:rsidRDefault="00D449DB" w:rsidP="00D449DB">
            <w:pPr>
              <w:spacing w:after="0" w:line="240" w:lineRule="auto"/>
              <w:jc w:val="center"/>
              <w:rPr>
                <w:ins w:id="5329" w:author="Stefanie Lane" w:date="2022-06-13T22:43:00Z"/>
                <w:rFonts w:ascii="Calibri" w:eastAsia="Times New Roman" w:hAnsi="Calibri" w:cs="Calibri"/>
                <w:color w:val="000000"/>
                <w:sz w:val="20"/>
                <w:szCs w:val="20"/>
              </w:rPr>
            </w:pPr>
            <w:ins w:id="5330" w:author="Stefanie Lane" w:date="2022-06-13T22:43:00Z">
              <w:r w:rsidRPr="00D449DB">
                <w:rPr>
                  <w:rFonts w:ascii="Calibri" w:eastAsia="Times New Roman" w:hAnsi="Calibri" w:cs="Calibri"/>
                  <w:color w:val="000000"/>
                  <w:sz w:val="20"/>
                  <w:szCs w:val="20"/>
                </w:rPr>
                <w:t>2.99</w:t>
              </w:r>
            </w:ins>
          </w:p>
        </w:tc>
      </w:tr>
      <w:tr w:rsidR="00D449DB" w:rsidRPr="00D449DB" w14:paraId="2B867B6D" w14:textId="77777777" w:rsidTr="00D449DB">
        <w:trPr>
          <w:trHeight w:val="200"/>
          <w:ins w:id="5331" w:author="Stefanie Lane" w:date="2022-06-13T22:43:00Z"/>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ins w:id="5332" w:author="Stefanie Lane" w:date="2022-06-13T22:43: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ins w:id="5333"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ins w:id="5334"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ins w:id="5335"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ins w:id="5336"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ins w:id="5337"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ins w:id="5338" w:author="Stefanie Lane" w:date="2022-06-13T22:43:00Z"/>
                <w:rFonts w:ascii="Times New Roman" w:eastAsia="Times New Roman" w:hAnsi="Times New Roman" w:cs="Times New Roman"/>
                <w:sz w:val="20"/>
                <w:szCs w:val="20"/>
              </w:rPr>
            </w:pPr>
          </w:p>
        </w:tc>
      </w:tr>
      <w:tr w:rsidR="00D449DB" w:rsidRPr="00D449DB" w14:paraId="484B6AA8" w14:textId="77777777" w:rsidTr="00D449DB">
        <w:trPr>
          <w:trHeight w:val="290"/>
          <w:ins w:id="5339" w:author="Stefanie Lane" w:date="2022-06-13T22:43:00Z"/>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ins w:id="5340" w:author="Stefanie Lane" w:date="2022-06-13T22:43:00Z"/>
                <w:rFonts w:ascii="Calibri" w:eastAsia="Times New Roman" w:hAnsi="Calibri" w:cs="Calibri"/>
                <w:b/>
                <w:bCs/>
                <w:color w:val="000000"/>
                <w:sz w:val="20"/>
                <w:szCs w:val="20"/>
              </w:rPr>
            </w:pPr>
            <w:ins w:id="5341" w:author="Stefanie Lane" w:date="2022-06-13T22:43:00Z">
              <w:r w:rsidRPr="00D449DB">
                <w:rPr>
                  <w:rFonts w:ascii="Calibri" w:eastAsia="Times New Roman" w:hAnsi="Calibri" w:cs="Calibri"/>
                  <w:b/>
                  <w:bCs/>
                  <w:color w:val="000000"/>
                  <w:sz w:val="20"/>
                  <w:szCs w:val="20"/>
                </w:rPr>
                <w:t>Total</w:t>
              </w:r>
            </w:ins>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ins w:id="5342"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ins w:id="5343"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ins w:id="5344"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ins w:id="5345"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ins w:id="5346"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ins w:id="5347" w:author="Stefanie Lane" w:date="2022-06-13T22:43:00Z"/>
                <w:rFonts w:ascii="Times New Roman" w:eastAsia="Times New Roman" w:hAnsi="Times New Roman" w:cs="Times New Roman"/>
                <w:sz w:val="20"/>
                <w:szCs w:val="20"/>
              </w:rPr>
            </w:pPr>
          </w:p>
        </w:tc>
      </w:tr>
      <w:tr w:rsidR="00D449DB" w:rsidRPr="00D449DB" w14:paraId="4C6A8F6A" w14:textId="77777777" w:rsidTr="00D449DB">
        <w:tblPrEx>
          <w:tblW w:w="6311" w:type="dxa"/>
          <w:tblPrExChange w:id="5348" w:author="Stefanie Lane" w:date="2022-06-13T22:43:00Z">
            <w:tblPrEx>
              <w:tblW w:w="6311" w:type="dxa"/>
            </w:tblPrEx>
          </w:tblPrExChange>
        </w:tblPrEx>
        <w:trPr>
          <w:trHeight w:val="290"/>
          <w:ins w:id="5349" w:author="Stefanie Lane" w:date="2022-06-13T22:43:00Z"/>
          <w:trPrChange w:id="5350"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351"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104790E4" w14:textId="77777777" w:rsidR="00D449DB" w:rsidRPr="00D449DB" w:rsidRDefault="00D449DB" w:rsidP="00D449DB">
            <w:pPr>
              <w:spacing w:after="0" w:line="240" w:lineRule="auto"/>
              <w:jc w:val="right"/>
              <w:rPr>
                <w:ins w:id="5352" w:author="Stefanie Lane" w:date="2022-06-13T22:43:00Z"/>
                <w:rFonts w:ascii="Calibri" w:eastAsia="Times New Roman" w:hAnsi="Calibri" w:cs="Calibri"/>
                <w:color w:val="000000"/>
                <w:sz w:val="20"/>
                <w:szCs w:val="20"/>
              </w:rPr>
            </w:pPr>
            <w:ins w:id="5353" w:author="Stefanie Lane" w:date="2022-06-13T22:43:00Z">
              <w:r w:rsidRPr="00D449DB">
                <w:rPr>
                  <w:rFonts w:ascii="Calibri" w:eastAsia="Times New Roman" w:hAnsi="Calibri" w:cs="Calibri"/>
                  <w:color w:val="000000"/>
                  <w:sz w:val="20"/>
                  <w:szCs w:val="20"/>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5354"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248E36D9" w14:textId="77777777" w:rsidR="00D449DB" w:rsidRPr="00D449DB" w:rsidRDefault="00D449DB" w:rsidP="00D449DB">
            <w:pPr>
              <w:spacing w:after="0" w:line="240" w:lineRule="auto"/>
              <w:jc w:val="center"/>
              <w:rPr>
                <w:ins w:id="5355" w:author="Stefanie Lane" w:date="2022-06-13T22:43:00Z"/>
                <w:rFonts w:ascii="Calibri" w:eastAsia="Times New Roman" w:hAnsi="Calibri" w:cs="Calibri"/>
                <w:color w:val="000000"/>
                <w:sz w:val="20"/>
                <w:szCs w:val="20"/>
              </w:rPr>
            </w:pPr>
            <w:ins w:id="5356" w:author="Stefanie Lane" w:date="2022-06-13T22:43:00Z">
              <w:r w:rsidRPr="00D449DB">
                <w:rPr>
                  <w:rFonts w:ascii="Calibri" w:eastAsia="Times New Roman" w:hAnsi="Calibri" w:cs="Calibri"/>
                  <w:color w:val="000000"/>
                  <w:sz w:val="20"/>
                  <w:szCs w:val="20"/>
                </w:rPr>
                <w:t>54</w:t>
              </w:r>
            </w:ins>
          </w:p>
        </w:tc>
        <w:tc>
          <w:tcPr>
            <w:tcW w:w="960" w:type="dxa"/>
            <w:tcBorders>
              <w:top w:val="single" w:sz="4" w:space="0" w:color="auto"/>
              <w:left w:val="nil"/>
              <w:bottom w:val="single" w:sz="4" w:space="0" w:color="auto"/>
              <w:right w:val="nil"/>
            </w:tcBorders>
            <w:shd w:val="clear" w:color="auto" w:fill="auto"/>
            <w:noWrap/>
            <w:vAlign w:val="bottom"/>
            <w:hideMark/>
            <w:tcPrChange w:id="5357"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7EDAE943" w14:textId="77777777" w:rsidR="00D449DB" w:rsidRPr="00D449DB" w:rsidRDefault="00D449DB" w:rsidP="00D449DB">
            <w:pPr>
              <w:spacing w:after="0" w:line="240" w:lineRule="auto"/>
              <w:jc w:val="center"/>
              <w:rPr>
                <w:ins w:id="5358" w:author="Stefanie Lane" w:date="2022-06-13T22:43:00Z"/>
                <w:rFonts w:ascii="Calibri" w:eastAsia="Times New Roman" w:hAnsi="Calibri" w:cs="Calibri"/>
                <w:color w:val="000000"/>
                <w:sz w:val="20"/>
                <w:szCs w:val="20"/>
              </w:rPr>
            </w:pPr>
            <w:ins w:id="5359" w:author="Stefanie Lane" w:date="2022-06-13T22:43:00Z">
              <w:r w:rsidRPr="00D449DB">
                <w:rPr>
                  <w:rFonts w:ascii="Calibri" w:eastAsia="Times New Roman" w:hAnsi="Calibri" w:cs="Calibri"/>
                  <w:color w:val="000000"/>
                  <w:sz w:val="20"/>
                  <w:szCs w:val="20"/>
                </w:rPr>
                <w:t>47.6</w:t>
              </w:r>
            </w:ins>
          </w:p>
        </w:tc>
        <w:tc>
          <w:tcPr>
            <w:tcW w:w="300" w:type="dxa"/>
            <w:tcBorders>
              <w:top w:val="nil"/>
              <w:left w:val="nil"/>
              <w:bottom w:val="nil"/>
              <w:right w:val="nil"/>
            </w:tcBorders>
            <w:shd w:val="clear" w:color="auto" w:fill="auto"/>
            <w:noWrap/>
            <w:vAlign w:val="bottom"/>
            <w:hideMark/>
            <w:tcPrChange w:id="5360" w:author="Stefanie Lane" w:date="2022-06-13T22:43:00Z">
              <w:tcPr>
                <w:tcW w:w="300" w:type="dxa"/>
                <w:tcBorders>
                  <w:top w:val="nil"/>
                  <w:left w:val="nil"/>
                  <w:bottom w:val="nil"/>
                  <w:right w:val="nil"/>
                </w:tcBorders>
                <w:shd w:val="clear" w:color="auto" w:fill="auto"/>
                <w:noWrap/>
                <w:vAlign w:val="bottom"/>
                <w:hideMark/>
              </w:tcPr>
            </w:tcPrChange>
          </w:tcPr>
          <w:p w14:paraId="2F33A5A7" w14:textId="77777777" w:rsidR="00D449DB" w:rsidRPr="00D449DB" w:rsidRDefault="00D449DB" w:rsidP="00D449DB">
            <w:pPr>
              <w:spacing w:after="0" w:line="240" w:lineRule="auto"/>
              <w:jc w:val="center"/>
              <w:rPr>
                <w:ins w:id="5361"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Change w:id="5362"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6B66CA50" w14:textId="77777777" w:rsidR="00D449DB" w:rsidRPr="00D449DB" w:rsidRDefault="00D449DB" w:rsidP="00D449DB">
            <w:pPr>
              <w:spacing w:after="0" w:line="240" w:lineRule="auto"/>
              <w:jc w:val="center"/>
              <w:rPr>
                <w:ins w:id="5363" w:author="Stefanie Lane" w:date="2022-06-13T22:43:00Z"/>
                <w:rFonts w:ascii="Calibri" w:eastAsia="Times New Roman" w:hAnsi="Calibri" w:cs="Calibri"/>
                <w:color w:val="000000"/>
                <w:sz w:val="20"/>
                <w:szCs w:val="20"/>
              </w:rPr>
            </w:pPr>
            <w:ins w:id="5364" w:author="Stefanie Lane" w:date="2022-06-13T22:43:00Z">
              <w:r w:rsidRPr="00D449DB">
                <w:rPr>
                  <w:rFonts w:ascii="Calibri" w:eastAsia="Times New Roman" w:hAnsi="Calibri" w:cs="Calibri"/>
                  <w:color w:val="000000"/>
                  <w:sz w:val="20"/>
                  <w:szCs w:val="20"/>
                </w:rPr>
                <w:t>12.15</w:t>
              </w:r>
            </w:ins>
          </w:p>
        </w:tc>
        <w:tc>
          <w:tcPr>
            <w:tcW w:w="960" w:type="dxa"/>
            <w:tcBorders>
              <w:top w:val="single" w:sz="4" w:space="0" w:color="auto"/>
              <w:left w:val="nil"/>
              <w:bottom w:val="single" w:sz="4" w:space="0" w:color="auto"/>
              <w:right w:val="nil"/>
            </w:tcBorders>
            <w:shd w:val="clear" w:color="auto" w:fill="auto"/>
            <w:noWrap/>
            <w:vAlign w:val="bottom"/>
            <w:hideMark/>
            <w:tcPrChange w:id="5365"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616C4650" w14:textId="77777777" w:rsidR="00D449DB" w:rsidRPr="00D449DB" w:rsidRDefault="00D449DB" w:rsidP="00D449DB">
            <w:pPr>
              <w:spacing w:after="0" w:line="240" w:lineRule="auto"/>
              <w:jc w:val="center"/>
              <w:rPr>
                <w:ins w:id="5366" w:author="Stefanie Lane" w:date="2022-06-13T22:43:00Z"/>
                <w:rFonts w:ascii="Calibri" w:eastAsia="Times New Roman" w:hAnsi="Calibri" w:cs="Calibri"/>
                <w:color w:val="000000"/>
                <w:sz w:val="20"/>
                <w:szCs w:val="20"/>
              </w:rPr>
            </w:pPr>
            <w:ins w:id="5367" w:author="Stefanie Lane" w:date="2022-06-13T22:43:00Z">
              <w:r w:rsidRPr="00D449DB">
                <w:rPr>
                  <w:rFonts w:ascii="Calibri" w:eastAsia="Times New Roman" w:hAnsi="Calibri" w:cs="Calibri"/>
                  <w:color w:val="000000"/>
                  <w:sz w:val="20"/>
                  <w:szCs w:val="20"/>
                </w:rPr>
                <w:t>3.49</w:t>
              </w:r>
            </w:ins>
          </w:p>
        </w:tc>
        <w:tc>
          <w:tcPr>
            <w:tcW w:w="960" w:type="dxa"/>
            <w:tcBorders>
              <w:top w:val="single" w:sz="4" w:space="0" w:color="auto"/>
              <w:left w:val="nil"/>
              <w:bottom w:val="single" w:sz="4" w:space="0" w:color="auto"/>
              <w:right w:val="nil"/>
            </w:tcBorders>
            <w:shd w:val="clear" w:color="auto" w:fill="auto"/>
            <w:noWrap/>
            <w:vAlign w:val="bottom"/>
            <w:hideMark/>
            <w:tcPrChange w:id="5368" w:author="Stefanie Lane" w:date="2022-06-13T22:43:00Z">
              <w:tcPr>
                <w:tcW w:w="960" w:type="dxa"/>
                <w:tcBorders>
                  <w:top w:val="single" w:sz="4" w:space="0" w:color="auto"/>
                  <w:left w:val="nil"/>
                  <w:bottom w:val="single" w:sz="4" w:space="0" w:color="auto"/>
                  <w:right w:val="nil"/>
                </w:tcBorders>
                <w:shd w:val="clear" w:color="000000" w:fill="B4C6E7"/>
                <w:noWrap/>
                <w:vAlign w:val="bottom"/>
                <w:hideMark/>
              </w:tcPr>
            </w:tcPrChange>
          </w:tcPr>
          <w:p w14:paraId="11D25098" w14:textId="77777777" w:rsidR="00D449DB" w:rsidRPr="00D449DB" w:rsidRDefault="00D449DB" w:rsidP="00D449DB">
            <w:pPr>
              <w:spacing w:after="0" w:line="240" w:lineRule="auto"/>
              <w:jc w:val="center"/>
              <w:rPr>
                <w:ins w:id="5369" w:author="Stefanie Lane" w:date="2022-06-13T22:43:00Z"/>
                <w:rFonts w:ascii="Calibri" w:eastAsia="Times New Roman" w:hAnsi="Calibri" w:cs="Calibri"/>
                <w:color w:val="000000"/>
                <w:sz w:val="20"/>
                <w:szCs w:val="20"/>
              </w:rPr>
            </w:pPr>
            <w:ins w:id="5370" w:author="Stefanie Lane" w:date="2022-06-13T22:43:00Z">
              <w:r w:rsidRPr="00D449DB">
                <w:rPr>
                  <w:rFonts w:ascii="Calibri" w:eastAsia="Times New Roman" w:hAnsi="Calibri" w:cs="Calibri"/>
                  <w:color w:val="000000"/>
                  <w:sz w:val="20"/>
                  <w:szCs w:val="20"/>
                </w:rPr>
                <w:t>3.92</w:t>
              </w:r>
            </w:ins>
          </w:p>
        </w:tc>
      </w:tr>
      <w:tr w:rsidR="00D449DB" w:rsidRPr="00D449DB" w14:paraId="26D0BBA2" w14:textId="77777777" w:rsidTr="00D449DB">
        <w:tblPrEx>
          <w:tblW w:w="6311" w:type="dxa"/>
          <w:tblPrExChange w:id="5371" w:author="Stefanie Lane" w:date="2022-06-13T22:43:00Z">
            <w:tblPrEx>
              <w:tblW w:w="6311" w:type="dxa"/>
            </w:tblPrEx>
          </w:tblPrExChange>
        </w:tblPrEx>
        <w:trPr>
          <w:trHeight w:val="290"/>
          <w:ins w:id="5372" w:author="Stefanie Lane" w:date="2022-06-13T22:43:00Z"/>
          <w:trPrChange w:id="5373" w:author="Stefanie Lane" w:date="2022-06-13T22:43:00Z">
            <w:trPr>
              <w:trHeight w:val="290"/>
            </w:trPr>
          </w:trPrChange>
        </w:trPr>
        <w:tc>
          <w:tcPr>
            <w:tcW w:w="1211" w:type="dxa"/>
            <w:tcBorders>
              <w:top w:val="nil"/>
              <w:left w:val="nil"/>
              <w:bottom w:val="nil"/>
              <w:right w:val="nil"/>
            </w:tcBorders>
            <w:shd w:val="clear" w:color="auto" w:fill="auto"/>
            <w:noWrap/>
            <w:vAlign w:val="bottom"/>
            <w:hideMark/>
            <w:tcPrChange w:id="5374" w:author="Stefanie Lane" w:date="2022-06-13T22:43:00Z">
              <w:tcPr>
                <w:tcW w:w="1211" w:type="dxa"/>
                <w:tcBorders>
                  <w:top w:val="nil"/>
                  <w:left w:val="nil"/>
                  <w:bottom w:val="nil"/>
                  <w:right w:val="nil"/>
                </w:tcBorders>
                <w:shd w:val="clear" w:color="auto" w:fill="auto"/>
                <w:noWrap/>
                <w:vAlign w:val="bottom"/>
                <w:hideMark/>
              </w:tcPr>
            </w:tcPrChange>
          </w:tcPr>
          <w:p w14:paraId="2F0CB831" w14:textId="77777777" w:rsidR="00D449DB" w:rsidRPr="00D449DB" w:rsidRDefault="00D449DB" w:rsidP="00D449DB">
            <w:pPr>
              <w:spacing w:after="0" w:line="240" w:lineRule="auto"/>
              <w:jc w:val="right"/>
              <w:rPr>
                <w:ins w:id="5375" w:author="Stefanie Lane" w:date="2022-06-13T22:43:00Z"/>
                <w:rFonts w:ascii="Calibri" w:eastAsia="Times New Roman" w:hAnsi="Calibri" w:cs="Calibri"/>
                <w:color w:val="000000"/>
                <w:sz w:val="20"/>
                <w:szCs w:val="20"/>
              </w:rPr>
            </w:pPr>
            <w:ins w:id="5376" w:author="Stefanie Lane" w:date="2022-06-13T22:43:00Z">
              <w:r w:rsidRPr="00D449DB">
                <w:rPr>
                  <w:rFonts w:ascii="Calibri" w:eastAsia="Times New Roman" w:hAnsi="Calibri" w:cs="Calibri"/>
                  <w:color w:val="000000"/>
                  <w:sz w:val="20"/>
                  <w:szCs w:val="20"/>
                </w:rPr>
                <w:t>1999</w:t>
              </w:r>
            </w:ins>
          </w:p>
        </w:tc>
        <w:tc>
          <w:tcPr>
            <w:tcW w:w="960" w:type="dxa"/>
            <w:tcBorders>
              <w:top w:val="nil"/>
              <w:left w:val="nil"/>
              <w:bottom w:val="single" w:sz="4" w:space="0" w:color="auto"/>
              <w:right w:val="nil"/>
            </w:tcBorders>
            <w:shd w:val="clear" w:color="auto" w:fill="auto"/>
            <w:noWrap/>
            <w:vAlign w:val="bottom"/>
            <w:hideMark/>
            <w:tcPrChange w:id="5377"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1602EBBF" w14:textId="77777777" w:rsidR="00D449DB" w:rsidRPr="00D449DB" w:rsidRDefault="00D449DB" w:rsidP="00D449DB">
            <w:pPr>
              <w:spacing w:after="0" w:line="240" w:lineRule="auto"/>
              <w:jc w:val="center"/>
              <w:rPr>
                <w:ins w:id="5378" w:author="Stefanie Lane" w:date="2022-06-13T22:43:00Z"/>
                <w:rFonts w:ascii="Calibri" w:eastAsia="Times New Roman" w:hAnsi="Calibri" w:cs="Calibri"/>
                <w:color w:val="000000"/>
                <w:sz w:val="20"/>
                <w:szCs w:val="20"/>
              </w:rPr>
            </w:pPr>
            <w:ins w:id="5379" w:author="Stefanie Lane" w:date="2022-06-13T22:43:00Z">
              <w:r w:rsidRPr="00D449DB">
                <w:rPr>
                  <w:rFonts w:ascii="Calibri" w:eastAsia="Times New Roman" w:hAnsi="Calibri" w:cs="Calibri"/>
                  <w:color w:val="000000"/>
                  <w:sz w:val="20"/>
                  <w:szCs w:val="20"/>
                </w:rPr>
                <w:t>54</w:t>
              </w:r>
            </w:ins>
          </w:p>
        </w:tc>
        <w:tc>
          <w:tcPr>
            <w:tcW w:w="960" w:type="dxa"/>
            <w:tcBorders>
              <w:top w:val="nil"/>
              <w:left w:val="nil"/>
              <w:bottom w:val="nil"/>
              <w:right w:val="nil"/>
            </w:tcBorders>
            <w:shd w:val="clear" w:color="auto" w:fill="auto"/>
            <w:noWrap/>
            <w:vAlign w:val="bottom"/>
            <w:hideMark/>
            <w:tcPrChange w:id="5380" w:author="Stefanie Lane" w:date="2022-06-13T22:43:00Z">
              <w:tcPr>
                <w:tcW w:w="960" w:type="dxa"/>
                <w:tcBorders>
                  <w:top w:val="nil"/>
                  <w:left w:val="nil"/>
                  <w:bottom w:val="nil"/>
                  <w:right w:val="nil"/>
                </w:tcBorders>
                <w:shd w:val="clear" w:color="auto" w:fill="auto"/>
                <w:noWrap/>
                <w:vAlign w:val="bottom"/>
                <w:hideMark/>
              </w:tcPr>
            </w:tcPrChange>
          </w:tcPr>
          <w:p w14:paraId="091ABDDB" w14:textId="77777777" w:rsidR="00D449DB" w:rsidRPr="00D449DB" w:rsidRDefault="00D449DB" w:rsidP="00D449DB">
            <w:pPr>
              <w:spacing w:after="0" w:line="240" w:lineRule="auto"/>
              <w:jc w:val="center"/>
              <w:rPr>
                <w:ins w:id="5381" w:author="Stefanie Lane" w:date="2022-06-13T22:43:00Z"/>
                <w:rFonts w:ascii="Calibri" w:eastAsia="Times New Roman" w:hAnsi="Calibri" w:cs="Calibri"/>
                <w:color w:val="000000"/>
                <w:sz w:val="20"/>
                <w:szCs w:val="20"/>
              </w:rPr>
            </w:pPr>
            <w:ins w:id="5382" w:author="Stefanie Lane" w:date="2022-06-13T22:43:00Z">
              <w:r w:rsidRPr="00D449DB">
                <w:rPr>
                  <w:rFonts w:ascii="Calibri" w:eastAsia="Times New Roman" w:hAnsi="Calibri" w:cs="Calibri"/>
                  <w:color w:val="000000"/>
                  <w:sz w:val="20"/>
                  <w:szCs w:val="20"/>
                </w:rPr>
                <w:t>42.1</w:t>
              </w:r>
            </w:ins>
          </w:p>
        </w:tc>
        <w:tc>
          <w:tcPr>
            <w:tcW w:w="300" w:type="dxa"/>
            <w:tcBorders>
              <w:top w:val="nil"/>
              <w:left w:val="nil"/>
              <w:bottom w:val="nil"/>
              <w:right w:val="nil"/>
            </w:tcBorders>
            <w:shd w:val="clear" w:color="auto" w:fill="auto"/>
            <w:noWrap/>
            <w:vAlign w:val="bottom"/>
            <w:hideMark/>
            <w:tcPrChange w:id="5383" w:author="Stefanie Lane" w:date="2022-06-13T22:43:00Z">
              <w:tcPr>
                <w:tcW w:w="300" w:type="dxa"/>
                <w:tcBorders>
                  <w:top w:val="nil"/>
                  <w:left w:val="nil"/>
                  <w:bottom w:val="nil"/>
                  <w:right w:val="nil"/>
                </w:tcBorders>
                <w:shd w:val="clear" w:color="auto" w:fill="auto"/>
                <w:noWrap/>
                <w:vAlign w:val="bottom"/>
                <w:hideMark/>
              </w:tcPr>
            </w:tcPrChange>
          </w:tcPr>
          <w:p w14:paraId="61F22843" w14:textId="77777777" w:rsidR="00D449DB" w:rsidRPr="00D449DB" w:rsidRDefault="00D449DB" w:rsidP="00D449DB">
            <w:pPr>
              <w:spacing w:after="0" w:line="240" w:lineRule="auto"/>
              <w:jc w:val="center"/>
              <w:rPr>
                <w:ins w:id="5384" w:author="Stefanie Lane" w:date="2022-06-13T22:43: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Change w:id="5385" w:author="Stefanie Lane" w:date="2022-06-13T22:43:00Z">
              <w:tcPr>
                <w:tcW w:w="960" w:type="dxa"/>
                <w:tcBorders>
                  <w:top w:val="nil"/>
                  <w:left w:val="nil"/>
                  <w:bottom w:val="nil"/>
                  <w:right w:val="nil"/>
                </w:tcBorders>
                <w:shd w:val="clear" w:color="auto" w:fill="auto"/>
                <w:noWrap/>
                <w:vAlign w:val="bottom"/>
                <w:hideMark/>
              </w:tcPr>
            </w:tcPrChange>
          </w:tcPr>
          <w:p w14:paraId="21FF8AE7" w14:textId="77777777" w:rsidR="00D449DB" w:rsidRPr="00D449DB" w:rsidRDefault="00D449DB" w:rsidP="00D449DB">
            <w:pPr>
              <w:spacing w:after="0" w:line="240" w:lineRule="auto"/>
              <w:jc w:val="center"/>
              <w:rPr>
                <w:ins w:id="5386" w:author="Stefanie Lane" w:date="2022-06-13T22:43:00Z"/>
                <w:rFonts w:ascii="Calibri" w:eastAsia="Times New Roman" w:hAnsi="Calibri" w:cs="Calibri"/>
                <w:color w:val="000000"/>
                <w:sz w:val="20"/>
                <w:szCs w:val="20"/>
              </w:rPr>
            </w:pPr>
            <w:ins w:id="5387" w:author="Stefanie Lane" w:date="2022-06-13T22:43:00Z">
              <w:r w:rsidRPr="00D449DB">
                <w:rPr>
                  <w:rFonts w:ascii="Calibri" w:eastAsia="Times New Roman" w:hAnsi="Calibri" w:cs="Calibri"/>
                  <w:color w:val="000000"/>
                  <w:sz w:val="20"/>
                  <w:szCs w:val="20"/>
                </w:rPr>
                <w:t>10.02</w:t>
              </w:r>
            </w:ins>
          </w:p>
        </w:tc>
        <w:tc>
          <w:tcPr>
            <w:tcW w:w="960" w:type="dxa"/>
            <w:tcBorders>
              <w:top w:val="nil"/>
              <w:left w:val="nil"/>
              <w:bottom w:val="nil"/>
              <w:right w:val="nil"/>
            </w:tcBorders>
            <w:shd w:val="clear" w:color="auto" w:fill="auto"/>
            <w:noWrap/>
            <w:vAlign w:val="bottom"/>
            <w:hideMark/>
            <w:tcPrChange w:id="5388" w:author="Stefanie Lane" w:date="2022-06-13T22:43:00Z">
              <w:tcPr>
                <w:tcW w:w="960" w:type="dxa"/>
                <w:tcBorders>
                  <w:top w:val="nil"/>
                  <w:left w:val="nil"/>
                  <w:bottom w:val="nil"/>
                  <w:right w:val="nil"/>
                </w:tcBorders>
                <w:shd w:val="clear" w:color="auto" w:fill="auto"/>
                <w:noWrap/>
                <w:vAlign w:val="bottom"/>
                <w:hideMark/>
              </w:tcPr>
            </w:tcPrChange>
          </w:tcPr>
          <w:p w14:paraId="63807D5B" w14:textId="77777777" w:rsidR="00D449DB" w:rsidRPr="00D449DB" w:rsidRDefault="00D449DB" w:rsidP="00D449DB">
            <w:pPr>
              <w:spacing w:after="0" w:line="240" w:lineRule="auto"/>
              <w:jc w:val="center"/>
              <w:rPr>
                <w:ins w:id="5389" w:author="Stefanie Lane" w:date="2022-06-13T22:43:00Z"/>
                <w:rFonts w:ascii="Calibri" w:eastAsia="Times New Roman" w:hAnsi="Calibri" w:cs="Calibri"/>
                <w:color w:val="000000"/>
                <w:sz w:val="20"/>
                <w:szCs w:val="20"/>
              </w:rPr>
            </w:pPr>
            <w:ins w:id="5390" w:author="Stefanie Lane" w:date="2022-06-13T22:43:00Z">
              <w:r w:rsidRPr="00D449DB">
                <w:rPr>
                  <w:rFonts w:ascii="Calibri" w:eastAsia="Times New Roman" w:hAnsi="Calibri" w:cs="Calibri"/>
                  <w:color w:val="000000"/>
                  <w:sz w:val="20"/>
                  <w:szCs w:val="20"/>
                </w:rPr>
                <w:t>3.35</w:t>
              </w:r>
            </w:ins>
          </w:p>
        </w:tc>
        <w:tc>
          <w:tcPr>
            <w:tcW w:w="960" w:type="dxa"/>
            <w:tcBorders>
              <w:top w:val="nil"/>
              <w:left w:val="nil"/>
              <w:bottom w:val="nil"/>
              <w:right w:val="nil"/>
            </w:tcBorders>
            <w:shd w:val="clear" w:color="auto" w:fill="auto"/>
            <w:noWrap/>
            <w:vAlign w:val="bottom"/>
            <w:hideMark/>
            <w:tcPrChange w:id="5391" w:author="Stefanie Lane" w:date="2022-06-13T22:43:00Z">
              <w:tcPr>
                <w:tcW w:w="960" w:type="dxa"/>
                <w:tcBorders>
                  <w:top w:val="nil"/>
                  <w:left w:val="nil"/>
                  <w:bottom w:val="nil"/>
                  <w:right w:val="nil"/>
                </w:tcBorders>
                <w:shd w:val="clear" w:color="000000" w:fill="B4C6E7"/>
                <w:noWrap/>
                <w:vAlign w:val="bottom"/>
                <w:hideMark/>
              </w:tcPr>
            </w:tcPrChange>
          </w:tcPr>
          <w:p w14:paraId="53560A29" w14:textId="77777777" w:rsidR="00D449DB" w:rsidRPr="00D449DB" w:rsidRDefault="00D449DB" w:rsidP="00D449DB">
            <w:pPr>
              <w:spacing w:after="0" w:line="240" w:lineRule="auto"/>
              <w:jc w:val="center"/>
              <w:rPr>
                <w:ins w:id="5392" w:author="Stefanie Lane" w:date="2022-06-13T22:43:00Z"/>
                <w:rFonts w:ascii="Calibri" w:eastAsia="Times New Roman" w:hAnsi="Calibri" w:cs="Calibri"/>
                <w:color w:val="000000"/>
                <w:sz w:val="20"/>
                <w:szCs w:val="20"/>
              </w:rPr>
            </w:pPr>
            <w:ins w:id="5393" w:author="Stefanie Lane" w:date="2022-06-13T22:43:00Z">
              <w:r w:rsidRPr="00D449DB">
                <w:rPr>
                  <w:rFonts w:ascii="Calibri" w:eastAsia="Times New Roman" w:hAnsi="Calibri" w:cs="Calibri"/>
                  <w:color w:val="000000"/>
                  <w:sz w:val="20"/>
                  <w:szCs w:val="20"/>
                </w:rPr>
                <w:t>4.22</w:t>
              </w:r>
            </w:ins>
          </w:p>
        </w:tc>
      </w:tr>
      <w:tr w:rsidR="00D449DB" w:rsidRPr="00D449DB" w14:paraId="4DB93A55" w14:textId="77777777" w:rsidTr="00D449DB">
        <w:tblPrEx>
          <w:tblW w:w="6311" w:type="dxa"/>
          <w:tblPrExChange w:id="5394" w:author="Stefanie Lane" w:date="2022-06-13T22:43:00Z">
            <w:tblPrEx>
              <w:tblW w:w="6311" w:type="dxa"/>
            </w:tblPrEx>
          </w:tblPrExChange>
        </w:tblPrEx>
        <w:trPr>
          <w:trHeight w:val="290"/>
          <w:ins w:id="5395" w:author="Stefanie Lane" w:date="2022-06-13T22:43:00Z"/>
          <w:trPrChange w:id="5396"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397"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30BB0F8B" w14:textId="77777777" w:rsidR="00D449DB" w:rsidRPr="00D449DB" w:rsidRDefault="00D449DB" w:rsidP="00D449DB">
            <w:pPr>
              <w:spacing w:after="0" w:line="240" w:lineRule="auto"/>
              <w:jc w:val="right"/>
              <w:rPr>
                <w:ins w:id="5398" w:author="Stefanie Lane" w:date="2022-06-13T22:43:00Z"/>
                <w:rFonts w:ascii="Calibri" w:eastAsia="Times New Roman" w:hAnsi="Calibri" w:cs="Calibri"/>
                <w:color w:val="000000"/>
                <w:sz w:val="20"/>
                <w:szCs w:val="20"/>
              </w:rPr>
            </w:pPr>
            <w:ins w:id="5399" w:author="Stefanie Lane" w:date="2022-06-13T22:43:00Z">
              <w:r w:rsidRPr="00D449DB">
                <w:rPr>
                  <w:rFonts w:ascii="Calibri" w:eastAsia="Times New Roman" w:hAnsi="Calibri" w:cs="Calibri"/>
                  <w:color w:val="000000"/>
                  <w:sz w:val="20"/>
                  <w:szCs w:val="20"/>
                </w:rPr>
                <w:t>2019</w:t>
              </w:r>
            </w:ins>
          </w:p>
        </w:tc>
        <w:tc>
          <w:tcPr>
            <w:tcW w:w="960" w:type="dxa"/>
            <w:tcBorders>
              <w:top w:val="nil"/>
              <w:left w:val="nil"/>
              <w:bottom w:val="single" w:sz="4" w:space="0" w:color="auto"/>
              <w:right w:val="nil"/>
            </w:tcBorders>
            <w:shd w:val="clear" w:color="auto" w:fill="auto"/>
            <w:noWrap/>
            <w:vAlign w:val="bottom"/>
            <w:hideMark/>
            <w:tcPrChange w:id="5400"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13500B3C" w14:textId="77777777" w:rsidR="00D449DB" w:rsidRPr="00D449DB" w:rsidRDefault="00D449DB" w:rsidP="00D449DB">
            <w:pPr>
              <w:spacing w:after="0" w:line="240" w:lineRule="auto"/>
              <w:jc w:val="center"/>
              <w:rPr>
                <w:ins w:id="5401" w:author="Stefanie Lane" w:date="2022-06-13T22:43:00Z"/>
                <w:rFonts w:ascii="Calibri" w:eastAsia="Times New Roman" w:hAnsi="Calibri" w:cs="Calibri"/>
                <w:color w:val="000000"/>
                <w:sz w:val="20"/>
                <w:szCs w:val="20"/>
              </w:rPr>
            </w:pPr>
            <w:ins w:id="5402" w:author="Stefanie Lane" w:date="2022-06-13T22:43:00Z">
              <w:r w:rsidRPr="00D449DB">
                <w:rPr>
                  <w:rFonts w:ascii="Calibri" w:eastAsia="Times New Roman" w:hAnsi="Calibri" w:cs="Calibri"/>
                  <w:color w:val="000000"/>
                  <w:sz w:val="20"/>
                  <w:szCs w:val="20"/>
                </w:rPr>
                <w:t>54</w:t>
              </w:r>
            </w:ins>
          </w:p>
        </w:tc>
        <w:tc>
          <w:tcPr>
            <w:tcW w:w="960" w:type="dxa"/>
            <w:tcBorders>
              <w:top w:val="single" w:sz="4" w:space="0" w:color="auto"/>
              <w:left w:val="nil"/>
              <w:bottom w:val="single" w:sz="4" w:space="0" w:color="auto"/>
              <w:right w:val="nil"/>
            </w:tcBorders>
            <w:shd w:val="clear" w:color="auto" w:fill="auto"/>
            <w:noWrap/>
            <w:vAlign w:val="bottom"/>
            <w:hideMark/>
            <w:tcPrChange w:id="5403"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00CBB812" w14:textId="77777777" w:rsidR="00D449DB" w:rsidRPr="00D449DB" w:rsidRDefault="00D449DB" w:rsidP="00D449DB">
            <w:pPr>
              <w:spacing w:after="0" w:line="240" w:lineRule="auto"/>
              <w:jc w:val="center"/>
              <w:rPr>
                <w:ins w:id="5404" w:author="Stefanie Lane" w:date="2022-06-13T22:43:00Z"/>
                <w:rFonts w:ascii="Calibri" w:eastAsia="Times New Roman" w:hAnsi="Calibri" w:cs="Calibri"/>
                <w:color w:val="000000"/>
                <w:sz w:val="20"/>
                <w:szCs w:val="20"/>
              </w:rPr>
            </w:pPr>
            <w:ins w:id="5405" w:author="Stefanie Lane" w:date="2022-06-13T22:43:00Z">
              <w:r w:rsidRPr="00D449DB">
                <w:rPr>
                  <w:rFonts w:ascii="Calibri" w:eastAsia="Times New Roman" w:hAnsi="Calibri" w:cs="Calibri"/>
                  <w:color w:val="000000"/>
                  <w:sz w:val="20"/>
                  <w:szCs w:val="20"/>
                </w:rPr>
                <w:t>41.7</w:t>
              </w:r>
            </w:ins>
          </w:p>
        </w:tc>
        <w:tc>
          <w:tcPr>
            <w:tcW w:w="300" w:type="dxa"/>
            <w:tcBorders>
              <w:top w:val="nil"/>
              <w:left w:val="nil"/>
              <w:bottom w:val="nil"/>
              <w:right w:val="nil"/>
            </w:tcBorders>
            <w:shd w:val="clear" w:color="auto" w:fill="auto"/>
            <w:noWrap/>
            <w:vAlign w:val="bottom"/>
            <w:hideMark/>
            <w:tcPrChange w:id="5406" w:author="Stefanie Lane" w:date="2022-06-13T22:43:00Z">
              <w:tcPr>
                <w:tcW w:w="300" w:type="dxa"/>
                <w:tcBorders>
                  <w:top w:val="nil"/>
                  <w:left w:val="nil"/>
                  <w:bottom w:val="nil"/>
                  <w:right w:val="nil"/>
                </w:tcBorders>
                <w:shd w:val="clear" w:color="auto" w:fill="auto"/>
                <w:noWrap/>
                <w:vAlign w:val="bottom"/>
                <w:hideMark/>
              </w:tcPr>
            </w:tcPrChange>
          </w:tcPr>
          <w:p w14:paraId="226131A7" w14:textId="77777777" w:rsidR="00D449DB" w:rsidRPr="00D449DB" w:rsidRDefault="00D449DB" w:rsidP="00D449DB">
            <w:pPr>
              <w:spacing w:after="0" w:line="240" w:lineRule="auto"/>
              <w:jc w:val="center"/>
              <w:rPr>
                <w:ins w:id="5407"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Change w:id="5408"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05BAA678" w14:textId="77777777" w:rsidR="00D449DB" w:rsidRPr="00D449DB" w:rsidRDefault="00D449DB" w:rsidP="00D449DB">
            <w:pPr>
              <w:spacing w:after="0" w:line="240" w:lineRule="auto"/>
              <w:jc w:val="center"/>
              <w:rPr>
                <w:ins w:id="5409" w:author="Stefanie Lane" w:date="2022-06-13T22:43:00Z"/>
                <w:rFonts w:ascii="Calibri" w:eastAsia="Times New Roman" w:hAnsi="Calibri" w:cs="Calibri"/>
                <w:color w:val="000000"/>
                <w:sz w:val="20"/>
                <w:szCs w:val="20"/>
              </w:rPr>
            </w:pPr>
            <w:ins w:id="5410" w:author="Stefanie Lane" w:date="2022-06-13T22:43:00Z">
              <w:r w:rsidRPr="00D449DB">
                <w:rPr>
                  <w:rFonts w:ascii="Calibri" w:eastAsia="Times New Roman" w:hAnsi="Calibri" w:cs="Calibri"/>
                  <w:color w:val="000000"/>
                  <w:sz w:val="20"/>
                  <w:szCs w:val="20"/>
                </w:rPr>
                <w:t>8.18</w:t>
              </w:r>
            </w:ins>
          </w:p>
        </w:tc>
        <w:tc>
          <w:tcPr>
            <w:tcW w:w="960" w:type="dxa"/>
            <w:tcBorders>
              <w:top w:val="single" w:sz="4" w:space="0" w:color="auto"/>
              <w:left w:val="nil"/>
              <w:bottom w:val="single" w:sz="4" w:space="0" w:color="auto"/>
              <w:right w:val="nil"/>
            </w:tcBorders>
            <w:shd w:val="clear" w:color="auto" w:fill="auto"/>
            <w:noWrap/>
            <w:vAlign w:val="bottom"/>
            <w:hideMark/>
            <w:tcPrChange w:id="5411"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6490FD8E" w14:textId="77777777" w:rsidR="00D449DB" w:rsidRPr="00D449DB" w:rsidRDefault="00D449DB" w:rsidP="00D449DB">
            <w:pPr>
              <w:spacing w:after="0" w:line="240" w:lineRule="auto"/>
              <w:jc w:val="center"/>
              <w:rPr>
                <w:ins w:id="5412" w:author="Stefanie Lane" w:date="2022-06-13T22:43:00Z"/>
                <w:rFonts w:ascii="Calibri" w:eastAsia="Times New Roman" w:hAnsi="Calibri" w:cs="Calibri"/>
                <w:color w:val="000000"/>
                <w:sz w:val="20"/>
                <w:szCs w:val="20"/>
              </w:rPr>
            </w:pPr>
            <w:ins w:id="5413" w:author="Stefanie Lane" w:date="2022-06-13T22:43:00Z">
              <w:r w:rsidRPr="00D449DB">
                <w:rPr>
                  <w:rFonts w:ascii="Calibri" w:eastAsia="Times New Roman" w:hAnsi="Calibri" w:cs="Calibri"/>
                  <w:color w:val="000000"/>
                  <w:sz w:val="20"/>
                  <w:szCs w:val="20"/>
                </w:rPr>
                <w:t>3.08</w:t>
              </w:r>
            </w:ins>
          </w:p>
        </w:tc>
        <w:tc>
          <w:tcPr>
            <w:tcW w:w="960" w:type="dxa"/>
            <w:tcBorders>
              <w:top w:val="single" w:sz="4" w:space="0" w:color="auto"/>
              <w:left w:val="nil"/>
              <w:bottom w:val="single" w:sz="4" w:space="0" w:color="auto"/>
              <w:right w:val="nil"/>
            </w:tcBorders>
            <w:shd w:val="clear" w:color="auto" w:fill="auto"/>
            <w:noWrap/>
            <w:vAlign w:val="bottom"/>
            <w:hideMark/>
            <w:tcPrChange w:id="5414" w:author="Stefanie Lane" w:date="2022-06-13T22:43:00Z">
              <w:tcPr>
                <w:tcW w:w="960" w:type="dxa"/>
                <w:tcBorders>
                  <w:top w:val="single" w:sz="4" w:space="0" w:color="auto"/>
                  <w:left w:val="nil"/>
                  <w:bottom w:val="single" w:sz="4" w:space="0" w:color="auto"/>
                  <w:right w:val="nil"/>
                </w:tcBorders>
                <w:shd w:val="clear" w:color="000000" w:fill="B4C6E7"/>
                <w:noWrap/>
                <w:vAlign w:val="bottom"/>
                <w:hideMark/>
              </w:tcPr>
            </w:tcPrChange>
          </w:tcPr>
          <w:p w14:paraId="295C1C5F" w14:textId="77777777" w:rsidR="00D449DB" w:rsidRPr="00D449DB" w:rsidRDefault="00D449DB" w:rsidP="00D449DB">
            <w:pPr>
              <w:spacing w:after="0" w:line="240" w:lineRule="auto"/>
              <w:jc w:val="center"/>
              <w:rPr>
                <w:ins w:id="5415" w:author="Stefanie Lane" w:date="2022-06-13T22:43:00Z"/>
                <w:rFonts w:ascii="Calibri" w:eastAsia="Times New Roman" w:hAnsi="Calibri" w:cs="Calibri"/>
                <w:color w:val="000000"/>
                <w:sz w:val="20"/>
                <w:szCs w:val="20"/>
              </w:rPr>
            </w:pPr>
            <w:ins w:id="5416" w:author="Stefanie Lane" w:date="2022-06-13T22:43:00Z">
              <w:r w:rsidRPr="00D449DB">
                <w:rPr>
                  <w:rFonts w:ascii="Calibri" w:eastAsia="Times New Roman" w:hAnsi="Calibri" w:cs="Calibri"/>
                  <w:color w:val="000000"/>
                  <w:sz w:val="20"/>
                  <w:szCs w:val="20"/>
                </w:rPr>
                <w:t>5.10</w:t>
              </w:r>
            </w:ins>
          </w:p>
        </w:tc>
      </w:tr>
    </w:tbl>
    <w:p w14:paraId="4DB496C8" w14:textId="70C1F7D1" w:rsidR="000C5906" w:rsidRDefault="000C5906" w:rsidP="000C5906">
      <w:pPr>
        <w:pStyle w:val="Caption"/>
        <w:rPr>
          <w:ins w:id="5417" w:author="Stefanie Lane" w:date="2022-06-03T14:43:00Z"/>
        </w:rPr>
      </w:pPr>
      <w:bookmarkStart w:id="5418" w:name="_Hlk106053555"/>
      <w:bookmarkEnd w:id="5087"/>
      <w:ins w:id="5419" w:author="Stefanie Lane" w:date="2022-06-03T14:43:00Z">
        <w:r>
          <w:t xml:space="preserve">Table </w:t>
        </w:r>
        <w:r>
          <w:fldChar w:fldCharType="begin"/>
        </w:r>
        <w:r>
          <w:instrText xml:space="preserve"> SEQ Table \* ARABIC </w:instrText>
        </w:r>
      </w:ins>
      <w:r>
        <w:fldChar w:fldCharType="separate"/>
      </w:r>
      <w:ins w:id="5420" w:author="Stefanie Lane" w:date="2022-06-03T14:48:00Z">
        <w:r w:rsidR="00173A95">
          <w:rPr>
            <w:noProof/>
          </w:rPr>
          <w:t>6</w:t>
        </w:r>
      </w:ins>
      <w:ins w:id="5421" w:author="Stefanie Lane" w:date="2022-06-03T14:43:00Z">
        <w:r>
          <w:fldChar w:fldCharType="end"/>
        </w:r>
        <w:bookmarkEnd w:id="5088"/>
        <w:r>
          <w:t>. Bootstrapping</w:t>
        </w:r>
      </w:ins>
      <w:ins w:id="5422" w:author="Stefanie Lane" w:date="2022-06-03T14:44:00Z">
        <w:r>
          <w:t xml:space="preserve"> 1</w:t>
        </w:r>
      </w:ins>
      <w:ins w:id="5423" w:author="Stefanie Lane" w:date="2022-06-13T22:43:00Z">
        <w:r w:rsidR="00F661DD">
          <w:t>8</w:t>
        </w:r>
      </w:ins>
      <w:ins w:id="5424" w:author="Stefanie Lane" w:date="2022-06-03T14:44:00Z">
        <w:r>
          <w:t xml:space="preserve"> randomly selected plots 1</w:t>
        </w:r>
      </w:ins>
      <w:ins w:id="5425" w:author="Stefanie Lane" w:date="2022-06-13T22:43:00Z">
        <w:r w:rsidR="00F661DD">
          <w:t>0</w:t>
        </w:r>
      </w:ins>
      <w:ins w:id="5426" w:author="Stefanie Lane" w:date="2022-06-03T14:44:00Z">
        <w:r>
          <w:t xml:space="preserve"> times </w:t>
        </w:r>
        <w:r w:rsidR="00980A64">
          <w:t>shows consistent overall trend in loss of species and alpha divers</w:t>
        </w:r>
      </w:ins>
      <w:ins w:id="5427" w:author="Stefanie Lane" w:date="2022-06-03T14:45:00Z">
        <w:r w:rsidR="00980A64">
          <w:t>ity over time</w:t>
        </w:r>
      </w:ins>
      <w:ins w:id="5428" w:author="Stefanie Lane" w:date="2022-06-13T22:43:00Z">
        <w:r w:rsidR="00F661DD">
          <w:t xml:space="preserve">, and overall increase in beta diversity between 1979 and 2019 in all </w:t>
        </w:r>
        <w:r w:rsidR="00FC0A3B">
          <w:t>assemblages</w:t>
        </w:r>
      </w:ins>
      <w:ins w:id="5429" w:author="Stefanie Lane" w:date="2022-06-13T22:44:00Z">
        <w:r w:rsidR="00FC0A3B">
          <w:t xml:space="preserve"> and across the entire Ladner Marsh plant community</w:t>
        </w:r>
      </w:ins>
      <w:ins w:id="5430" w:author="Stefanie Lane" w:date="2022-06-03T14:45:00Z">
        <w:r w:rsidR="00980A64">
          <w:t>. Therefore, loss of plots due to sampling re-location or</w:t>
        </w:r>
        <w:r w:rsidR="00493F79">
          <w:t xml:space="preserve"> how number of plots clustered into assemblages</w:t>
        </w:r>
      </w:ins>
      <w:ins w:id="5431" w:author="Stefanie Lane" w:date="2022-06-13T22:44:00Z">
        <w:r w:rsidR="00FC0A3B">
          <w:t xml:space="preserve"> as reported in </w:t>
        </w:r>
        <w:r w:rsidR="00FC0A3B">
          <w:fldChar w:fldCharType="begin"/>
        </w:r>
        <w:r w:rsidR="00FC0A3B">
          <w:instrText xml:space="preserve"> REF _Ref104813833 \h </w:instrText>
        </w:r>
      </w:ins>
      <w:r w:rsidR="00FC0A3B">
        <w:fldChar w:fldCharType="separate"/>
      </w:r>
      <w:ins w:id="5432" w:author="Stefanie Lane" w:date="2022-06-13T22:44:00Z">
        <w:r w:rsidR="00FC0A3B">
          <w:t xml:space="preserve">Table </w:t>
        </w:r>
        <w:r w:rsidR="00FC0A3B">
          <w:rPr>
            <w:noProof/>
          </w:rPr>
          <w:t>2</w:t>
        </w:r>
        <w:r w:rsidR="00FC0A3B">
          <w:fldChar w:fldCharType="end"/>
        </w:r>
        <w:r w:rsidR="00FC0A3B">
          <w:t xml:space="preserve"> </w:t>
        </w:r>
      </w:ins>
      <w:ins w:id="5433" w:author="Stefanie Lane" w:date="2022-06-03T14:45:00Z">
        <w:r w:rsidR="00493F79">
          <w:t xml:space="preserve"> is not </w:t>
        </w:r>
      </w:ins>
      <w:ins w:id="5434" w:author="Stefanie Lane" w:date="2022-06-03T14:46:00Z">
        <w:r w:rsidR="00493F79">
          <w:t>expected to affect loss of species or plot-based diversity metrics.</w:t>
        </w:r>
        <w:bookmarkEnd w:id="5418"/>
        <w:r w:rsidR="00493F79">
          <w:t xml:space="preserve"> </w:t>
        </w:r>
      </w:ins>
      <w:ins w:id="5435" w:author="Stefanie Lane" w:date="2022-06-03T14:45:00Z">
        <w:r w:rsidR="00980A64">
          <w:t xml:space="preserve"> </w:t>
        </w:r>
      </w:ins>
    </w:p>
    <w:p w14:paraId="038DE27B" w14:textId="77777777" w:rsidR="00D449DB" w:rsidRDefault="00163B51">
      <w:pPr>
        <w:pStyle w:val="Caption"/>
        <w:rPr>
          <w:ins w:id="5436" w:author="Stefanie Lane" w:date="2022-06-13T22:42:00Z"/>
        </w:rPr>
      </w:pPr>
      <w:r>
        <w:br w:type="page"/>
      </w:r>
    </w:p>
    <w:p w14:paraId="70173B5A" w14:textId="36AC1AD3" w:rsidR="00163B51" w:rsidRDefault="00163B51">
      <w:pPr>
        <w:pStyle w:val="Caption"/>
        <w:pPrChange w:id="5437" w:author="Stefanie Lane" w:date="2022-06-03T14:43:00Z">
          <w:pPr/>
        </w:pPrChange>
      </w:pPr>
    </w:p>
    <w:p w14:paraId="317CA03B" w14:textId="00B0B47A" w:rsidR="00402FFE" w:rsidRDefault="006601E5" w:rsidP="00402FFE">
      <w:pPr>
        <w:pStyle w:val="Caption"/>
        <w:pPrChange w:id="5438" w:author="Lane, Stefanie" w:date="2023-04-28T12:07:00Z">
          <w:pPr/>
        </w:pPrChange>
      </w:pPr>
      <w:bookmarkStart w:id="5439" w:name="_Ref103170147"/>
      <w:r>
        <w:t xml:space="preserve">Table </w:t>
      </w:r>
      <w:fldSimple w:instr=" SEQ Table \* ARABIC ">
        <w:ins w:id="5440" w:author="Stefanie Lane" w:date="2022-06-03T14:47:00Z">
          <w:r w:rsidR="00173A95">
            <w:rPr>
              <w:noProof/>
            </w:rPr>
            <w:t>7</w:t>
          </w:r>
        </w:ins>
        <w:del w:id="5441" w:author="Stefanie Lane" w:date="2022-05-30T14:29:00Z">
          <w:r w:rsidR="000F6BE9" w:rsidDel="00B71811">
            <w:rPr>
              <w:noProof/>
            </w:rPr>
            <w:delText>6</w:delText>
          </w:r>
        </w:del>
      </w:fldSimple>
      <w:bookmarkEnd w:id="5439"/>
      <w:r>
        <w:t xml:space="preserve">. </w:t>
      </w:r>
      <w:r w:rsidRPr="003F7745">
        <w:t xml:space="preserve">Percent change in mean </w:t>
      </w:r>
      <w:r w:rsidR="007D4F72">
        <w:t>abundance (</w:t>
      </w:r>
      <w:r w:rsidRPr="003F7745">
        <w:t>cover class</w:t>
      </w:r>
      <w:r w:rsidR="007D4F72">
        <w:t>)</w:t>
      </w:r>
      <w:r w:rsidRPr="003F7745">
        <w:t xml:space="preserve"> between </w:t>
      </w:r>
      <w:del w:id="5442" w:author="Stefanie Lane" w:date="2022-06-23T15:13:00Z">
        <w:r w:rsidRPr="003F7745" w:rsidDel="005F7BFA">
          <w:delText>1979</w:delText>
        </w:r>
        <w:r w:rsidR="00A20DBD" w:rsidDel="005F7BFA">
          <w:delText xml:space="preserve">, 1999, </w:delText>
        </w:r>
        <w:r w:rsidRPr="003F7745" w:rsidDel="005F7BFA">
          <w:delText>and 2019</w:delText>
        </w:r>
      </w:del>
      <w:ins w:id="5443" w:author="Stefanie Lane" w:date="2022-06-23T15:13:00Z">
        <w:r w:rsidR="005F7BFA">
          <w:t>from 1979 to 2019</w:t>
        </w:r>
      </w:ins>
      <w:del w:id="5444" w:author="Stefanie Lane" w:date="2022-06-23T15:13:00Z">
        <w:r w:rsidRPr="003F7745" w:rsidDel="005F7BFA">
          <w:delText xml:space="preserve"> datasets</w:delText>
        </w:r>
      </w:del>
      <w:r w:rsidRPr="003F7745">
        <w:t xml:space="preserve"> for </w:t>
      </w:r>
      <w:ins w:id="5445" w:author="Stefanie Lane" w:date="2022-06-23T15:13:00Z">
        <w:r w:rsidR="005F7BFA">
          <w:t>non-native and na</w:t>
        </w:r>
      </w:ins>
      <w:ins w:id="5446" w:author="Stefanie Lane" w:date="2022-06-23T15:14:00Z">
        <w:r w:rsidR="005F7BFA">
          <w:t xml:space="preserve">tive </w:t>
        </w:r>
      </w:ins>
      <w:r w:rsidRPr="003F7745">
        <w:t>species observed in each assemblage</w:t>
      </w:r>
      <w:r w:rsidR="004F6583">
        <w:t>. New species appearances from 1979 to 2019 indicated by (+)</w:t>
      </w:r>
      <w:ins w:id="5447" w:author="Stefanie Lane" w:date="2022-06-23T15:13:00Z">
        <w:r w:rsidR="005F7BFA">
          <w:t>; species only appearing in 1999 indicated by ‘NA’</w:t>
        </w:r>
      </w:ins>
      <w:r w:rsidR="004F6583">
        <w:t xml:space="preserve">. </w:t>
      </w:r>
      <w:ins w:id="5448" w:author="Stefanie Lane" w:date="2022-06-23T15:14:00Z">
        <w:r w:rsidR="00122884">
          <w:t>Native</w:t>
        </w:r>
        <w:r w:rsidR="005F7BFA">
          <w:t xml:space="preserve"> status is listed as ‘unknown’ if </w:t>
        </w:r>
        <w:r w:rsidR="00122884">
          <w:t xml:space="preserve">plant was not identified to species level. </w:t>
        </w:r>
      </w:ins>
      <w:ins w:id="5449" w:author="Stefanie Lane" w:date="2022-06-23T15:12:00Z">
        <w:r w:rsidR="00EB4CE1">
          <w:fldChar w:fldCharType="begin"/>
        </w:r>
        <w:r w:rsidR="00EB4CE1">
          <w:instrText xml:space="preserve"> LINK </w:instrText>
        </w:r>
      </w:ins>
      <w:r w:rsidR="00402FFE">
        <w:instrText xml:space="preserve">Excel.Sheet.12 https://ubcca-my.sharepoint.com/personal/stefanie_lane_ubc_ca/Documents/Documents/Dissertation/CommunityStability/species_table_pct.xlsx species_table_pct!R1C1:R163C7 </w:instrText>
      </w:r>
      <w:ins w:id="5450" w:author="Stefanie Lane" w:date="2022-06-23T15:12:00Z">
        <w:r w:rsidR="00EB4CE1">
          <w:instrText xml:space="preserve">\a \f 4 \h </w:instrText>
        </w:r>
      </w:ins>
      <w:r w:rsidR="006F10B7">
        <w:instrText xml:space="preserve"> \* MERGEFORMAT </w:instrText>
      </w:r>
      <w:ins w:id="5451" w:author="Stefanie Lane" w:date="2022-06-23T15:12:00Z">
        <w:r w:rsidR="00402FFE">
          <w:fldChar w:fldCharType="separate"/>
        </w:r>
      </w:ins>
    </w:p>
    <w:tbl>
      <w:tblPr>
        <w:tblW w:w="10170" w:type="dxa"/>
        <w:tblLook w:val="04A0" w:firstRow="1" w:lastRow="0" w:firstColumn="1" w:lastColumn="0" w:noHBand="0" w:noVBand="1"/>
      </w:tblPr>
      <w:tblGrid>
        <w:gridCol w:w="1311"/>
        <w:gridCol w:w="1160"/>
        <w:gridCol w:w="3320"/>
        <w:gridCol w:w="869"/>
        <w:gridCol w:w="990"/>
        <w:gridCol w:w="810"/>
        <w:gridCol w:w="1710"/>
        <w:tblGridChange w:id="5452">
          <w:tblGrid>
            <w:gridCol w:w="1311"/>
            <w:gridCol w:w="1160"/>
            <w:gridCol w:w="3320"/>
            <w:gridCol w:w="869"/>
            <w:gridCol w:w="990"/>
            <w:gridCol w:w="810"/>
            <w:gridCol w:w="1710"/>
          </w:tblGrid>
        </w:tblGridChange>
      </w:tblGrid>
      <w:tr w:rsidR="00402FFE" w:rsidRPr="00402FFE" w14:paraId="0EA53EDE" w14:textId="77777777" w:rsidTr="00402FFE">
        <w:trPr>
          <w:divId w:val="50731576"/>
          <w:trHeight w:val="590"/>
          <w:ins w:id="5453" w:author="Lane, Stefanie" w:date="2023-04-28T12:07:00Z"/>
        </w:trPr>
        <w:tc>
          <w:tcPr>
            <w:tcW w:w="1311" w:type="dxa"/>
            <w:tcBorders>
              <w:top w:val="single" w:sz="4" w:space="0" w:color="auto"/>
              <w:left w:val="nil"/>
              <w:bottom w:val="single" w:sz="8" w:space="0" w:color="auto"/>
              <w:right w:val="nil"/>
            </w:tcBorders>
            <w:shd w:val="clear" w:color="auto" w:fill="auto"/>
            <w:noWrap/>
            <w:vAlign w:val="center"/>
            <w:hideMark/>
          </w:tcPr>
          <w:p w14:paraId="638454A6" w14:textId="34796DF8" w:rsidR="00402FFE" w:rsidRPr="00402FFE" w:rsidRDefault="00402FFE" w:rsidP="00402FFE">
            <w:pPr>
              <w:spacing w:after="0" w:line="240" w:lineRule="auto"/>
              <w:jc w:val="center"/>
              <w:rPr>
                <w:ins w:id="5454" w:author="Lane, Stefanie" w:date="2023-04-28T12:07:00Z"/>
                <w:rFonts w:ascii="Calibri" w:eastAsia="Times New Roman" w:hAnsi="Calibri" w:cs="Calibri"/>
                <w:b/>
                <w:bCs/>
                <w:color w:val="000000"/>
                <w:rPrChange w:id="5455" w:author="Lane, Stefanie" w:date="2023-04-28T12:07:00Z">
                  <w:rPr>
                    <w:ins w:id="5456" w:author="Lane, Stefanie" w:date="2023-04-28T12:07:00Z"/>
                    <w:rFonts w:ascii="Calibri" w:hAnsi="Calibri" w:cs="Calibri"/>
                    <w:b/>
                    <w:bCs/>
                    <w:color w:val="000000"/>
                  </w:rPr>
                </w:rPrChange>
              </w:rPr>
              <w:pPrChange w:id="5457" w:author="Lane, Stefanie" w:date="2023-04-28T12:07:00Z">
                <w:pPr>
                  <w:jc w:val="center"/>
                </w:pPr>
              </w:pPrChange>
            </w:pPr>
            <w:ins w:id="5458" w:author="Lane, Stefanie" w:date="2023-04-28T12:07:00Z">
              <w:r w:rsidRPr="00402FFE">
                <w:rPr>
                  <w:rFonts w:ascii="Calibri" w:eastAsia="Times New Roman" w:hAnsi="Calibri" w:cs="Calibri"/>
                  <w:b/>
                  <w:bCs/>
                  <w:color w:val="000000"/>
                  <w:rPrChange w:id="5459" w:author="Lane, Stefanie" w:date="2023-04-28T12:07:00Z">
                    <w:rPr>
                      <w:rFonts w:ascii="Calibri" w:hAnsi="Calibri" w:cs="Calibri"/>
                      <w:b/>
                      <w:bCs/>
                      <w:color w:val="000000"/>
                    </w:rPr>
                  </w:rPrChange>
                </w:rPr>
                <w:t>Assemblage</w:t>
              </w:r>
            </w:ins>
          </w:p>
        </w:tc>
        <w:tc>
          <w:tcPr>
            <w:tcW w:w="1160" w:type="dxa"/>
            <w:tcBorders>
              <w:top w:val="single" w:sz="4" w:space="0" w:color="auto"/>
              <w:left w:val="nil"/>
              <w:bottom w:val="single" w:sz="8" w:space="0" w:color="auto"/>
              <w:right w:val="nil"/>
            </w:tcBorders>
            <w:shd w:val="clear" w:color="auto" w:fill="auto"/>
            <w:noWrap/>
            <w:vAlign w:val="center"/>
            <w:hideMark/>
          </w:tcPr>
          <w:p w14:paraId="66B057EB" w14:textId="77777777" w:rsidR="00402FFE" w:rsidRPr="00402FFE" w:rsidRDefault="00402FFE" w:rsidP="00402FFE">
            <w:pPr>
              <w:spacing w:after="0" w:line="240" w:lineRule="auto"/>
              <w:jc w:val="center"/>
              <w:rPr>
                <w:ins w:id="5460" w:author="Lane, Stefanie" w:date="2023-04-28T12:07:00Z"/>
                <w:rFonts w:ascii="Calibri" w:eastAsia="Times New Roman" w:hAnsi="Calibri" w:cs="Calibri"/>
                <w:b/>
                <w:bCs/>
                <w:color w:val="000000"/>
                <w:rPrChange w:id="5461" w:author="Lane, Stefanie" w:date="2023-04-28T12:07:00Z">
                  <w:rPr>
                    <w:ins w:id="5462" w:author="Lane, Stefanie" w:date="2023-04-28T12:07:00Z"/>
                  </w:rPr>
                </w:rPrChange>
              </w:rPr>
              <w:pPrChange w:id="5463" w:author="Lane, Stefanie" w:date="2023-04-28T12:07:00Z">
                <w:pPr>
                  <w:jc w:val="center"/>
                </w:pPr>
              </w:pPrChange>
            </w:pPr>
            <w:ins w:id="5464" w:author="Lane, Stefanie" w:date="2023-04-28T12:07:00Z">
              <w:r w:rsidRPr="00402FFE">
                <w:rPr>
                  <w:rFonts w:ascii="Calibri" w:eastAsia="Times New Roman" w:hAnsi="Calibri" w:cs="Calibri"/>
                  <w:b/>
                  <w:bCs/>
                  <w:color w:val="000000"/>
                  <w:rPrChange w:id="5465" w:author="Lane, Stefanie" w:date="2023-04-28T12:07:00Z">
                    <w:rPr/>
                  </w:rPrChange>
                </w:rPr>
                <w:t>Status</w:t>
              </w:r>
            </w:ins>
          </w:p>
        </w:tc>
        <w:tc>
          <w:tcPr>
            <w:tcW w:w="3320" w:type="dxa"/>
            <w:tcBorders>
              <w:top w:val="single" w:sz="4" w:space="0" w:color="auto"/>
              <w:left w:val="nil"/>
              <w:bottom w:val="single" w:sz="8" w:space="0" w:color="auto"/>
              <w:right w:val="nil"/>
            </w:tcBorders>
            <w:shd w:val="clear" w:color="auto" w:fill="auto"/>
            <w:noWrap/>
            <w:vAlign w:val="center"/>
            <w:hideMark/>
          </w:tcPr>
          <w:p w14:paraId="1629B6A1" w14:textId="77777777" w:rsidR="00402FFE" w:rsidRPr="00402FFE" w:rsidRDefault="00402FFE" w:rsidP="00402FFE">
            <w:pPr>
              <w:spacing w:after="0" w:line="240" w:lineRule="auto"/>
              <w:jc w:val="center"/>
              <w:rPr>
                <w:ins w:id="5466" w:author="Lane, Stefanie" w:date="2023-04-28T12:07:00Z"/>
                <w:rFonts w:ascii="Calibri" w:eastAsia="Times New Roman" w:hAnsi="Calibri" w:cs="Calibri"/>
                <w:b/>
                <w:bCs/>
                <w:color w:val="000000"/>
                <w:rPrChange w:id="5467" w:author="Lane, Stefanie" w:date="2023-04-28T12:07:00Z">
                  <w:rPr>
                    <w:ins w:id="5468" w:author="Lane, Stefanie" w:date="2023-04-28T12:07:00Z"/>
                  </w:rPr>
                </w:rPrChange>
              </w:rPr>
              <w:pPrChange w:id="5469" w:author="Lane, Stefanie" w:date="2023-04-28T12:07:00Z">
                <w:pPr>
                  <w:jc w:val="center"/>
                </w:pPr>
              </w:pPrChange>
            </w:pPr>
            <w:ins w:id="5470" w:author="Lane, Stefanie" w:date="2023-04-28T12:07:00Z">
              <w:r w:rsidRPr="00402FFE">
                <w:rPr>
                  <w:rFonts w:ascii="Calibri" w:eastAsia="Times New Roman" w:hAnsi="Calibri" w:cs="Calibri"/>
                  <w:b/>
                  <w:bCs/>
                  <w:color w:val="000000"/>
                  <w:rPrChange w:id="5471" w:author="Lane, Stefanie" w:date="2023-04-28T12:07:00Z">
                    <w:rPr/>
                  </w:rPrChange>
                </w:rPr>
                <w:t>Species</w:t>
              </w:r>
            </w:ins>
          </w:p>
        </w:tc>
        <w:tc>
          <w:tcPr>
            <w:tcW w:w="869" w:type="dxa"/>
            <w:tcBorders>
              <w:top w:val="single" w:sz="4" w:space="0" w:color="auto"/>
              <w:left w:val="nil"/>
              <w:bottom w:val="single" w:sz="8" w:space="0" w:color="auto"/>
              <w:right w:val="nil"/>
            </w:tcBorders>
            <w:shd w:val="clear" w:color="auto" w:fill="auto"/>
            <w:noWrap/>
            <w:vAlign w:val="center"/>
            <w:hideMark/>
          </w:tcPr>
          <w:p w14:paraId="594FF350" w14:textId="77777777" w:rsidR="00402FFE" w:rsidRPr="00402FFE" w:rsidRDefault="00402FFE" w:rsidP="00402FFE">
            <w:pPr>
              <w:spacing w:after="0" w:line="240" w:lineRule="auto"/>
              <w:jc w:val="center"/>
              <w:rPr>
                <w:ins w:id="5472" w:author="Lane, Stefanie" w:date="2023-04-28T12:07:00Z"/>
                <w:rFonts w:ascii="Calibri" w:eastAsia="Times New Roman" w:hAnsi="Calibri" w:cs="Calibri"/>
                <w:b/>
                <w:bCs/>
                <w:color w:val="000000"/>
                <w:rPrChange w:id="5473" w:author="Lane, Stefanie" w:date="2023-04-28T12:07:00Z">
                  <w:rPr>
                    <w:ins w:id="5474" w:author="Lane, Stefanie" w:date="2023-04-28T12:07:00Z"/>
                  </w:rPr>
                </w:rPrChange>
              </w:rPr>
              <w:pPrChange w:id="5475" w:author="Lane, Stefanie" w:date="2023-04-28T12:07:00Z">
                <w:pPr>
                  <w:jc w:val="center"/>
                </w:pPr>
              </w:pPrChange>
            </w:pPr>
            <w:ins w:id="5476" w:author="Lane, Stefanie" w:date="2023-04-28T12:07:00Z">
              <w:r w:rsidRPr="00402FFE">
                <w:rPr>
                  <w:rFonts w:ascii="Calibri" w:eastAsia="Times New Roman" w:hAnsi="Calibri" w:cs="Calibri"/>
                  <w:b/>
                  <w:bCs/>
                  <w:color w:val="000000"/>
                  <w:rPrChange w:id="5477" w:author="Lane, Stefanie" w:date="2023-04-28T12:07:00Z">
                    <w:rPr/>
                  </w:rPrChange>
                </w:rPr>
                <w:t>1979</w:t>
              </w:r>
            </w:ins>
          </w:p>
        </w:tc>
        <w:tc>
          <w:tcPr>
            <w:tcW w:w="990" w:type="dxa"/>
            <w:tcBorders>
              <w:top w:val="single" w:sz="4" w:space="0" w:color="auto"/>
              <w:left w:val="nil"/>
              <w:bottom w:val="single" w:sz="8" w:space="0" w:color="auto"/>
              <w:right w:val="nil"/>
            </w:tcBorders>
            <w:shd w:val="clear" w:color="auto" w:fill="auto"/>
            <w:noWrap/>
            <w:vAlign w:val="center"/>
            <w:hideMark/>
          </w:tcPr>
          <w:p w14:paraId="6B362012" w14:textId="77777777" w:rsidR="00402FFE" w:rsidRPr="00402FFE" w:rsidRDefault="00402FFE" w:rsidP="00402FFE">
            <w:pPr>
              <w:spacing w:after="0" w:line="240" w:lineRule="auto"/>
              <w:jc w:val="center"/>
              <w:rPr>
                <w:ins w:id="5478" w:author="Lane, Stefanie" w:date="2023-04-28T12:07:00Z"/>
                <w:rFonts w:ascii="Calibri" w:eastAsia="Times New Roman" w:hAnsi="Calibri" w:cs="Calibri"/>
                <w:b/>
                <w:bCs/>
                <w:color w:val="000000"/>
                <w:rPrChange w:id="5479" w:author="Lane, Stefanie" w:date="2023-04-28T12:07:00Z">
                  <w:rPr>
                    <w:ins w:id="5480" w:author="Lane, Stefanie" w:date="2023-04-28T12:07:00Z"/>
                  </w:rPr>
                </w:rPrChange>
              </w:rPr>
              <w:pPrChange w:id="5481" w:author="Lane, Stefanie" w:date="2023-04-28T12:07:00Z">
                <w:pPr>
                  <w:jc w:val="center"/>
                </w:pPr>
              </w:pPrChange>
            </w:pPr>
            <w:ins w:id="5482" w:author="Lane, Stefanie" w:date="2023-04-28T12:07:00Z">
              <w:r w:rsidRPr="00402FFE">
                <w:rPr>
                  <w:rFonts w:ascii="Calibri" w:eastAsia="Times New Roman" w:hAnsi="Calibri" w:cs="Calibri"/>
                  <w:b/>
                  <w:bCs/>
                  <w:color w:val="000000"/>
                  <w:rPrChange w:id="5483" w:author="Lane, Stefanie" w:date="2023-04-28T12:07:00Z">
                    <w:rPr/>
                  </w:rPrChange>
                </w:rPr>
                <w:t>1999</w:t>
              </w:r>
            </w:ins>
          </w:p>
        </w:tc>
        <w:tc>
          <w:tcPr>
            <w:tcW w:w="810" w:type="dxa"/>
            <w:tcBorders>
              <w:top w:val="single" w:sz="4" w:space="0" w:color="auto"/>
              <w:left w:val="nil"/>
              <w:bottom w:val="single" w:sz="8" w:space="0" w:color="auto"/>
              <w:right w:val="nil"/>
            </w:tcBorders>
            <w:shd w:val="clear" w:color="auto" w:fill="auto"/>
            <w:noWrap/>
            <w:vAlign w:val="center"/>
            <w:hideMark/>
          </w:tcPr>
          <w:p w14:paraId="167954D8" w14:textId="77777777" w:rsidR="00402FFE" w:rsidRPr="00402FFE" w:rsidRDefault="00402FFE" w:rsidP="00402FFE">
            <w:pPr>
              <w:spacing w:after="0" w:line="240" w:lineRule="auto"/>
              <w:jc w:val="center"/>
              <w:rPr>
                <w:ins w:id="5484" w:author="Lane, Stefanie" w:date="2023-04-28T12:07:00Z"/>
                <w:rFonts w:ascii="Calibri" w:eastAsia="Times New Roman" w:hAnsi="Calibri" w:cs="Calibri"/>
                <w:b/>
                <w:bCs/>
                <w:color w:val="000000"/>
                <w:rPrChange w:id="5485" w:author="Lane, Stefanie" w:date="2023-04-28T12:07:00Z">
                  <w:rPr>
                    <w:ins w:id="5486" w:author="Lane, Stefanie" w:date="2023-04-28T12:07:00Z"/>
                  </w:rPr>
                </w:rPrChange>
              </w:rPr>
              <w:pPrChange w:id="5487" w:author="Lane, Stefanie" w:date="2023-04-28T12:07:00Z">
                <w:pPr>
                  <w:jc w:val="center"/>
                </w:pPr>
              </w:pPrChange>
            </w:pPr>
            <w:ins w:id="5488" w:author="Lane, Stefanie" w:date="2023-04-28T12:07:00Z">
              <w:r w:rsidRPr="00402FFE">
                <w:rPr>
                  <w:rFonts w:ascii="Calibri" w:eastAsia="Times New Roman" w:hAnsi="Calibri" w:cs="Calibri"/>
                  <w:b/>
                  <w:bCs/>
                  <w:color w:val="000000"/>
                  <w:rPrChange w:id="5489" w:author="Lane, Stefanie" w:date="2023-04-28T12:07:00Z">
                    <w:rPr/>
                  </w:rPrChange>
                </w:rPr>
                <w:t>2019</w:t>
              </w:r>
            </w:ins>
          </w:p>
        </w:tc>
        <w:tc>
          <w:tcPr>
            <w:tcW w:w="1710" w:type="dxa"/>
            <w:tcBorders>
              <w:top w:val="single" w:sz="4" w:space="0" w:color="auto"/>
              <w:left w:val="nil"/>
              <w:bottom w:val="single" w:sz="8" w:space="0" w:color="auto"/>
              <w:right w:val="nil"/>
            </w:tcBorders>
            <w:shd w:val="clear" w:color="auto" w:fill="auto"/>
            <w:vAlign w:val="center"/>
            <w:hideMark/>
          </w:tcPr>
          <w:p w14:paraId="47B89126" w14:textId="77777777" w:rsidR="00402FFE" w:rsidRPr="00402FFE" w:rsidRDefault="00402FFE" w:rsidP="00402FFE">
            <w:pPr>
              <w:spacing w:after="0" w:line="240" w:lineRule="auto"/>
              <w:jc w:val="center"/>
              <w:rPr>
                <w:ins w:id="5490" w:author="Lane, Stefanie" w:date="2023-04-28T12:07:00Z"/>
                <w:rFonts w:ascii="Calibri" w:eastAsia="Times New Roman" w:hAnsi="Calibri" w:cs="Calibri"/>
                <w:b/>
                <w:bCs/>
                <w:color w:val="000000"/>
                <w:rPrChange w:id="5491" w:author="Lane, Stefanie" w:date="2023-04-28T12:07:00Z">
                  <w:rPr>
                    <w:ins w:id="5492" w:author="Lane, Stefanie" w:date="2023-04-28T12:07:00Z"/>
                  </w:rPr>
                </w:rPrChange>
              </w:rPr>
              <w:pPrChange w:id="5493" w:author="Lane, Stefanie" w:date="2023-04-28T12:07:00Z">
                <w:pPr>
                  <w:jc w:val="center"/>
                </w:pPr>
              </w:pPrChange>
            </w:pPr>
            <w:ins w:id="5494" w:author="Lane, Stefanie" w:date="2023-04-28T12:07:00Z">
              <w:r w:rsidRPr="00402FFE">
                <w:rPr>
                  <w:rFonts w:ascii="Calibri" w:eastAsia="Times New Roman" w:hAnsi="Calibri" w:cs="Calibri"/>
                  <w:b/>
                  <w:bCs/>
                  <w:color w:val="000000"/>
                  <w:rPrChange w:id="5495" w:author="Lane, Stefanie" w:date="2023-04-28T12:07:00Z">
                    <w:rPr/>
                  </w:rPrChange>
                </w:rPr>
                <w:t>Percent Change (1979-2019)</w:t>
              </w:r>
            </w:ins>
          </w:p>
        </w:tc>
      </w:tr>
      <w:tr w:rsidR="00402FFE" w:rsidRPr="00402FFE" w14:paraId="1E3A1D6A" w14:textId="77777777" w:rsidTr="00402FFE">
        <w:trPr>
          <w:divId w:val="50731576"/>
          <w:trHeight w:val="290"/>
          <w:ins w:id="5496" w:author="Lane, Stefanie" w:date="2023-04-28T12:07:00Z"/>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746978E0" w14:textId="77777777" w:rsidR="00402FFE" w:rsidRPr="00402FFE" w:rsidRDefault="00402FFE" w:rsidP="00402FFE">
            <w:pPr>
              <w:spacing w:after="0" w:line="240" w:lineRule="auto"/>
              <w:jc w:val="center"/>
              <w:rPr>
                <w:ins w:id="5497" w:author="Lane, Stefanie" w:date="2023-04-28T12:07:00Z"/>
                <w:rFonts w:ascii="Calibri" w:eastAsia="Times New Roman" w:hAnsi="Calibri" w:cs="Calibri"/>
                <w:color w:val="000000"/>
                <w:rPrChange w:id="5498" w:author="Lane, Stefanie" w:date="2023-04-28T12:07:00Z">
                  <w:rPr>
                    <w:ins w:id="5499" w:author="Lane, Stefanie" w:date="2023-04-28T12:07:00Z"/>
                  </w:rPr>
                </w:rPrChange>
              </w:rPr>
              <w:pPrChange w:id="5500" w:author="Lane, Stefanie" w:date="2023-04-28T12:07:00Z">
                <w:pPr>
                  <w:jc w:val="center"/>
                </w:pPr>
              </w:pPrChange>
            </w:pPr>
            <w:ins w:id="5501" w:author="Lane, Stefanie" w:date="2023-04-28T12:07:00Z">
              <w:r w:rsidRPr="00402FFE">
                <w:rPr>
                  <w:rFonts w:ascii="Calibri" w:eastAsia="Times New Roman" w:hAnsi="Calibri" w:cs="Calibri"/>
                  <w:color w:val="000000"/>
                  <w:rPrChange w:id="5502" w:author="Lane, Stefanie" w:date="2023-04-28T12:07:00Z">
                    <w:rPr/>
                  </w:rPrChange>
                </w:rPr>
                <w:t>Bogbean</w:t>
              </w:r>
            </w:ins>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D4F2C5A" w14:textId="77777777" w:rsidR="00402FFE" w:rsidRPr="00402FFE" w:rsidRDefault="00402FFE" w:rsidP="00402FFE">
            <w:pPr>
              <w:spacing w:after="0" w:line="240" w:lineRule="auto"/>
              <w:jc w:val="center"/>
              <w:rPr>
                <w:ins w:id="5503" w:author="Lane, Stefanie" w:date="2023-04-28T12:07:00Z"/>
                <w:rFonts w:ascii="Calibri" w:eastAsia="Times New Roman" w:hAnsi="Calibri" w:cs="Calibri"/>
                <w:color w:val="000000"/>
                <w:rPrChange w:id="5504" w:author="Lane, Stefanie" w:date="2023-04-28T12:07:00Z">
                  <w:rPr>
                    <w:ins w:id="5505" w:author="Lane, Stefanie" w:date="2023-04-28T12:07:00Z"/>
                  </w:rPr>
                </w:rPrChange>
              </w:rPr>
              <w:pPrChange w:id="5506" w:author="Lane, Stefanie" w:date="2023-04-28T12:07:00Z">
                <w:pPr>
                  <w:jc w:val="center"/>
                </w:pPr>
              </w:pPrChange>
            </w:pPr>
            <w:ins w:id="5507" w:author="Lane, Stefanie" w:date="2023-04-28T12:07:00Z">
              <w:r w:rsidRPr="00402FFE">
                <w:rPr>
                  <w:rFonts w:ascii="Calibri" w:eastAsia="Times New Roman" w:hAnsi="Calibri" w:cs="Calibri"/>
                  <w:color w:val="000000"/>
                  <w:rPrChange w:id="5508" w:author="Lane, Stefanie" w:date="2023-04-28T12:07:00Z">
                    <w:rPr/>
                  </w:rPrChange>
                </w:rPr>
                <w:t>Non-native</w:t>
              </w:r>
            </w:ins>
          </w:p>
        </w:tc>
        <w:tc>
          <w:tcPr>
            <w:tcW w:w="3320" w:type="dxa"/>
            <w:tcBorders>
              <w:top w:val="single" w:sz="4" w:space="0" w:color="auto"/>
              <w:left w:val="nil"/>
              <w:bottom w:val="single" w:sz="4" w:space="0" w:color="auto"/>
              <w:right w:val="nil"/>
            </w:tcBorders>
            <w:shd w:val="clear" w:color="auto" w:fill="auto"/>
            <w:noWrap/>
            <w:vAlign w:val="bottom"/>
            <w:hideMark/>
          </w:tcPr>
          <w:p w14:paraId="31653FA7" w14:textId="77777777" w:rsidR="00402FFE" w:rsidRPr="00402FFE" w:rsidRDefault="00402FFE" w:rsidP="00402FFE">
            <w:pPr>
              <w:spacing w:after="0" w:line="240" w:lineRule="auto"/>
              <w:rPr>
                <w:ins w:id="5509" w:author="Lane, Stefanie" w:date="2023-04-28T12:07:00Z"/>
                <w:rFonts w:ascii="Calibri" w:eastAsia="Times New Roman" w:hAnsi="Calibri" w:cs="Calibri"/>
                <w:i/>
                <w:iCs/>
                <w:color w:val="000000"/>
                <w:rPrChange w:id="5510" w:author="Lane, Stefanie" w:date="2023-04-28T12:07:00Z">
                  <w:rPr>
                    <w:ins w:id="5511" w:author="Lane, Stefanie" w:date="2023-04-28T12:07:00Z"/>
                  </w:rPr>
                </w:rPrChange>
              </w:rPr>
              <w:pPrChange w:id="5512" w:author="Lane, Stefanie" w:date="2023-04-28T12:07:00Z">
                <w:pPr/>
              </w:pPrChange>
            </w:pPr>
            <w:ins w:id="5513" w:author="Lane, Stefanie" w:date="2023-04-28T12:07:00Z">
              <w:r w:rsidRPr="00402FFE">
                <w:rPr>
                  <w:rFonts w:ascii="Calibri" w:eastAsia="Times New Roman" w:hAnsi="Calibri" w:cs="Calibri"/>
                  <w:i/>
                  <w:iCs/>
                  <w:color w:val="000000"/>
                  <w:rPrChange w:id="5514" w:author="Lane, Stefanie" w:date="2023-04-28T12:07:00Z">
                    <w:rPr/>
                  </w:rPrChange>
                </w:rPr>
                <w:t>Mentha arvensis</w:t>
              </w:r>
            </w:ins>
          </w:p>
        </w:tc>
        <w:tc>
          <w:tcPr>
            <w:tcW w:w="869" w:type="dxa"/>
            <w:tcBorders>
              <w:top w:val="single" w:sz="4" w:space="0" w:color="auto"/>
              <w:left w:val="nil"/>
              <w:bottom w:val="single" w:sz="4" w:space="0" w:color="auto"/>
              <w:right w:val="nil"/>
            </w:tcBorders>
            <w:shd w:val="clear" w:color="auto" w:fill="auto"/>
            <w:noWrap/>
            <w:vAlign w:val="bottom"/>
            <w:hideMark/>
          </w:tcPr>
          <w:p w14:paraId="1447C409" w14:textId="77777777" w:rsidR="00402FFE" w:rsidRPr="00402FFE" w:rsidRDefault="00402FFE" w:rsidP="00402FFE">
            <w:pPr>
              <w:spacing w:after="0" w:line="240" w:lineRule="auto"/>
              <w:jc w:val="center"/>
              <w:rPr>
                <w:ins w:id="5515" w:author="Lane, Stefanie" w:date="2023-04-28T12:07:00Z"/>
                <w:rFonts w:ascii="Calibri" w:eastAsia="Times New Roman" w:hAnsi="Calibri" w:cs="Calibri"/>
                <w:color w:val="000000"/>
                <w:rPrChange w:id="5516" w:author="Lane, Stefanie" w:date="2023-04-28T12:07:00Z">
                  <w:rPr>
                    <w:ins w:id="5517" w:author="Lane, Stefanie" w:date="2023-04-28T12:07:00Z"/>
                  </w:rPr>
                </w:rPrChange>
              </w:rPr>
              <w:pPrChange w:id="5518" w:author="Lane, Stefanie" w:date="2023-04-28T12:07:00Z">
                <w:pPr>
                  <w:jc w:val="center"/>
                </w:pPr>
              </w:pPrChange>
            </w:pPr>
            <w:ins w:id="5519" w:author="Lane, Stefanie" w:date="2023-04-28T12:07:00Z">
              <w:r w:rsidRPr="00402FFE">
                <w:rPr>
                  <w:rFonts w:ascii="Calibri" w:eastAsia="Times New Roman" w:hAnsi="Calibri" w:cs="Calibri"/>
                  <w:color w:val="000000"/>
                  <w:rPrChange w:id="5520" w:author="Lane, Stefanie" w:date="2023-04-28T12:07:00Z">
                    <w:rPr/>
                  </w:rPrChange>
                </w:rPr>
                <w:t>0.47</w:t>
              </w:r>
            </w:ins>
          </w:p>
        </w:tc>
        <w:tc>
          <w:tcPr>
            <w:tcW w:w="990" w:type="dxa"/>
            <w:tcBorders>
              <w:top w:val="single" w:sz="4" w:space="0" w:color="auto"/>
              <w:left w:val="nil"/>
              <w:bottom w:val="single" w:sz="4" w:space="0" w:color="auto"/>
              <w:right w:val="nil"/>
            </w:tcBorders>
            <w:shd w:val="clear" w:color="auto" w:fill="auto"/>
            <w:noWrap/>
            <w:vAlign w:val="bottom"/>
            <w:hideMark/>
          </w:tcPr>
          <w:p w14:paraId="203842FF" w14:textId="77777777" w:rsidR="00402FFE" w:rsidRPr="00402FFE" w:rsidRDefault="00402FFE" w:rsidP="00402FFE">
            <w:pPr>
              <w:spacing w:after="0" w:line="240" w:lineRule="auto"/>
              <w:jc w:val="center"/>
              <w:rPr>
                <w:ins w:id="5521" w:author="Lane, Stefanie" w:date="2023-04-28T12:07:00Z"/>
                <w:rFonts w:ascii="Calibri" w:eastAsia="Times New Roman" w:hAnsi="Calibri" w:cs="Calibri"/>
                <w:color w:val="000000"/>
                <w:rPrChange w:id="5522" w:author="Lane, Stefanie" w:date="2023-04-28T12:07:00Z">
                  <w:rPr>
                    <w:ins w:id="5523" w:author="Lane, Stefanie" w:date="2023-04-28T12:07:00Z"/>
                  </w:rPr>
                </w:rPrChange>
              </w:rPr>
              <w:pPrChange w:id="5524" w:author="Lane, Stefanie" w:date="2023-04-28T12:07:00Z">
                <w:pPr>
                  <w:jc w:val="center"/>
                </w:pPr>
              </w:pPrChange>
            </w:pPr>
            <w:ins w:id="5525" w:author="Lane, Stefanie" w:date="2023-04-28T12:07:00Z">
              <w:r w:rsidRPr="00402FFE">
                <w:rPr>
                  <w:rFonts w:ascii="Calibri" w:eastAsia="Times New Roman" w:hAnsi="Calibri" w:cs="Calibri"/>
                  <w:color w:val="000000"/>
                  <w:rPrChange w:id="5526"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296EED2E" w14:textId="77777777" w:rsidR="00402FFE" w:rsidRPr="00402FFE" w:rsidRDefault="00402FFE" w:rsidP="00402FFE">
            <w:pPr>
              <w:spacing w:after="0" w:line="240" w:lineRule="auto"/>
              <w:jc w:val="center"/>
              <w:rPr>
                <w:ins w:id="5527" w:author="Lane, Stefanie" w:date="2023-04-28T12:07:00Z"/>
                <w:rFonts w:ascii="Calibri" w:eastAsia="Times New Roman" w:hAnsi="Calibri" w:cs="Calibri"/>
                <w:color w:val="000000"/>
                <w:rPrChange w:id="5528" w:author="Lane, Stefanie" w:date="2023-04-28T12:07:00Z">
                  <w:rPr>
                    <w:ins w:id="5529" w:author="Lane, Stefanie" w:date="2023-04-28T12:07:00Z"/>
                  </w:rPr>
                </w:rPrChange>
              </w:rPr>
              <w:pPrChange w:id="5530" w:author="Lane, Stefanie" w:date="2023-04-28T12:07:00Z">
                <w:pPr>
                  <w:jc w:val="center"/>
                </w:pPr>
              </w:pPrChange>
            </w:pPr>
            <w:ins w:id="5531" w:author="Lane, Stefanie" w:date="2023-04-28T12:07:00Z">
              <w:r w:rsidRPr="00402FFE">
                <w:rPr>
                  <w:rFonts w:ascii="Calibri" w:eastAsia="Times New Roman" w:hAnsi="Calibri" w:cs="Calibri"/>
                  <w:color w:val="000000"/>
                  <w:rPrChange w:id="5532" w:author="Lane, Stefanie" w:date="2023-04-28T12:07:00Z">
                    <w:rPr/>
                  </w:rPrChange>
                </w:rPr>
                <w:t>0.07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F8DCE90" w14:textId="77777777" w:rsidR="00402FFE" w:rsidRPr="00402FFE" w:rsidRDefault="00402FFE" w:rsidP="00402FFE">
            <w:pPr>
              <w:spacing w:after="0" w:line="240" w:lineRule="auto"/>
              <w:jc w:val="center"/>
              <w:rPr>
                <w:ins w:id="5533" w:author="Lane, Stefanie" w:date="2023-04-28T12:07:00Z"/>
                <w:rFonts w:ascii="Calibri" w:eastAsia="Times New Roman" w:hAnsi="Calibri" w:cs="Calibri"/>
                <w:color w:val="000000"/>
                <w:rPrChange w:id="5534" w:author="Lane, Stefanie" w:date="2023-04-28T12:07:00Z">
                  <w:rPr>
                    <w:ins w:id="5535" w:author="Lane, Stefanie" w:date="2023-04-28T12:07:00Z"/>
                  </w:rPr>
                </w:rPrChange>
              </w:rPr>
              <w:pPrChange w:id="5536" w:author="Lane, Stefanie" w:date="2023-04-28T12:07:00Z">
                <w:pPr>
                  <w:jc w:val="center"/>
                </w:pPr>
              </w:pPrChange>
            </w:pPr>
            <w:ins w:id="5537" w:author="Lane, Stefanie" w:date="2023-04-28T12:07:00Z">
              <w:r w:rsidRPr="00402FFE">
                <w:rPr>
                  <w:rFonts w:ascii="Calibri" w:eastAsia="Times New Roman" w:hAnsi="Calibri" w:cs="Calibri"/>
                  <w:color w:val="000000"/>
                  <w:rPrChange w:id="5538" w:author="Lane, Stefanie" w:date="2023-04-28T12:07:00Z">
                    <w:rPr/>
                  </w:rPrChange>
                </w:rPr>
                <w:t>-84.9</w:t>
              </w:r>
            </w:ins>
          </w:p>
        </w:tc>
      </w:tr>
      <w:tr w:rsidR="00402FFE" w:rsidRPr="00402FFE" w14:paraId="57C44AD8" w14:textId="77777777" w:rsidTr="00402FFE">
        <w:trPr>
          <w:divId w:val="50731576"/>
          <w:trHeight w:val="290"/>
          <w:ins w:id="5539" w:author="Lane, Stefanie" w:date="2023-04-28T12:07:00Z"/>
        </w:trPr>
        <w:tc>
          <w:tcPr>
            <w:tcW w:w="1311" w:type="dxa"/>
            <w:vMerge/>
            <w:tcBorders>
              <w:top w:val="nil"/>
              <w:left w:val="single" w:sz="8" w:space="0" w:color="auto"/>
              <w:bottom w:val="single" w:sz="8" w:space="0" w:color="000000"/>
              <w:right w:val="nil"/>
            </w:tcBorders>
            <w:vAlign w:val="center"/>
            <w:hideMark/>
          </w:tcPr>
          <w:p w14:paraId="368740B4" w14:textId="77777777" w:rsidR="00402FFE" w:rsidRPr="00402FFE" w:rsidRDefault="00402FFE" w:rsidP="00402FFE">
            <w:pPr>
              <w:spacing w:after="0" w:line="240" w:lineRule="auto"/>
              <w:rPr>
                <w:ins w:id="5540" w:author="Lane, Stefanie" w:date="2023-04-28T12:07:00Z"/>
                <w:rFonts w:ascii="Calibri" w:eastAsia="Times New Roman" w:hAnsi="Calibri" w:cs="Calibri"/>
                <w:color w:val="000000"/>
                <w:rPrChange w:id="5541" w:author="Lane, Stefanie" w:date="2023-04-28T12:07:00Z">
                  <w:rPr>
                    <w:ins w:id="5542" w:author="Lane, Stefanie" w:date="2023-04-28T12:07:00Z"/>
                  </w:rPr>
                </w:rPrChange>
              </w:rPr>
              <w:pPrChange w:id="5543"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DCA0105" w14:textId="77777777" w:rsidR="00402FFE" w:rsidRPr="00402FFE" w:rsidRDefault="00402FFE" w:rsidP="00402FFE">
            <w:pPr>
              <w:spacing w:after="0" w:line="240" w:lineRule="auto"/>
              <w:rPr>
                <w:ins w:id="5544" w:author="Lane, Stefanie" w:date="2023-04-28T12:07:00Z"/>
                <w:rFonts w:ascii="Calibri" w:eastAsia="Times New Roman" w:hAnsi="Calibri" w:cs="Calibri"/>
                <w:color w:val="000000"/>
                <w:rPrChange w:id="5545" w:author="Lane, Stefanie" w:date="2023-04-28T12:07:00Z">
                  <w:rPr>
                    <w:ins w:id="5546" w:author="Lane, Stefanie" w:date="2023-04-28T12:07:00Z"/>
                  </w:rPr>
                </w:rPrChange>
              </w:rPr>
              <w:pPrChange w:id="5547" w:author="Lane, Stefanie" w:date="2023-04-28T12:07:00Z">
                <w:pPr/>
              </w:pPrChange>
            </w:pPr>
          </w:p>
        </w:tc>
        <w:tc>
          <w:tcPr>
            <w:tcW w:w="3320" w:type="dxa"/>
            <w:tcBorders>
              <w:top w:val="nil"/>
              <w:left w:val="nil"/>
              <w:bottom w:val="nil"/>
              <w:right w:val="nil"/>
            </w:tcBorders>
            <w:shd w:val="clear" w:color="auto" w:fill="auto"/>
            <w:noWrap/>
            <w:vAlign w:val="bottom"/>
            <w:hideMark/>
          </w:tcPr>
          <w:p w14:paraId="49960F88" w14:textId="77777777" w:rsidR="00402FFE" w:rsidRPr="00402FFE" w:rsidRDefault="00402FFE" w:rsidP="00402FFE">
            <w:pPr>
              <w:spacing w:after="0" w:line="240" w:lineRule="auto"/>
              <w:rPr>
                <w:ins w:id="5548" w:author="Lane, Stefanie" w:date="2023-04-28T12:07:00Z"/>
                <w:rFonts w:ascii="Calibri" w:eastAsia="Times New Roman" w:hAnsi="Calibri" w:cs="Calibri"/>
                <w:i/>
                <w:iCs/>
                <w:color w:val="000000"/>
                <w:rPrChange w:id="5549" w:author="Lane, Stefanie" w:date="2023-04-28T12:07:00Z">
                  <w:rPr>
                    <w:ins w:id="5550" w:author="Lane, Stefanie" w:date="2023-04-28T12:07:00Z"/>
                  </w:rPr>
                </w:rPrChange>
              </w:rPr>
              <w:pPrChange w:id="5551" w:author="Lane, Stefanie" w:date="2023-04-28T12:07:00Z">
                <w:pPr/>
              </w:pPrChange>
            </w:pPr>
            <w:ins w:id="5552" w:author="Lane, Stefanie" w:date="2023-04-28T12:07:00Z">
              <w:r w:rsidRPr="00402FFE">
                <w:rPr>
                  <w:rFonts w:ascii="Calibri" w:eastAsia="Times New Roman" w:hAnsi="Calibri" w:cs="Calibri"/>
                  <w:i/>
                  <w:iCs/>
                  <w:color w:val="000000"/>
                  <w:rPrChange w:id="5553" w:author="Lane, Stefanie" w:date="2023-04-28T12:07:00Z">
                    <w:rPr/>
                  </w:rPrChange>
                </w:rPr>
                <w:t>Myosotis scorpiodes</w:t>
              </w:r>
            </w:ins>
          </w:p>
        </w:tc>
        <w:tc>
          <w:tcPr>
            <w:tcW w:w="869" w:type="dxa"/>
            <w:tcBorders>
              <w:top w:val="nil"/>
              <w:left w:val="nil"/>
              <w:bottom w:val="nil"/>
              <w:right w:val="nil"/>
            </w:tcBorders>
            <w:shd w:val="clear" w:color="auto" w:fill="auto"/>
            <w:noWrap/>
            <w:vAlign w:val="bottom"/>
            <w:hideMark/>
          </w:tcPr>
          <w:p w14:paraId="1CDEB1D8" w14:textId="77777777" w:rsidR="00402FFE" w:rsidRPr="00402FFE" w:rsidRDefault="00402FFE" w:rsidP="00402FFE">
            <w:pPr>
              <w:spacing w:after="0" w:line="240" w:lineRule="auto"/>
              <w:jc w:val="center"/>
              <w:rPr>
                <w:ins w:id="5554" w:author="Lane, Stefanie" w:date="2023-04-28T12:07:00Z"/>
                <w:rFonts w:ascii="Calibri" w:eastAsia="Times New Roman" w:hAnsi="Calibri" w:cs="Calibri"/>
                <w:color w:val="000000"/>
                <w:rPrChange w:id="5555" w:author="Lane, Stefanie" w:date="2023-04-28T12:07:00Z">
                  <w:rPr>
                    <w:ins w:id="5556" w:author="Lane, Stefanie" w:date="2023-04-28T12:07:00Z"/>
                  </w:rPr>
                </w:rPrChange>
              </w:rPr>
              <w:pPrChange w:id="5557" w:author="Lane, Stefanie" w:date="2023-04-28T12:07:00Z">
                <w:pPr>
                  <w:jc w:val="center"/>
                </w:pPr>
              </w:pPrChange>
            </w:pPr>
            <w:ins w:id="5558" w:author="Lane, Stefanie" w:date="2023-04-28T12:07:00Z">
              <w:r w:rsidRPr="00402FFE">
                <w:rPr>
                  <w:rFonts w:ascii="Calibri" w:eastAsia="Times New Roman" w:hAnsi="Calibri" w:cs="Calibri"/>
                  <w:color w:val="000000"/>
                  <w:rPrChange w:id="5559" w:author="Lane, Stefanie" w:date="2023-04-28T12:07:00Z">
                    <w:rPr/>
                  </w:rPrChange>
                </w:rPr>
                <w:t>0.68</w:t>
              </w:r>
            </w:ins>
          </w:p>
        </w:tc>
        <w:tc>
          <w:tcPr>
            <w:tcW w:w="990" w:type="dxa"/>
            <w:tcBorders>
              <w:top w:val="nil"/>
              <w:left w:val="nil"/>
              <w:bottom w:val="nil"/>
              <w:right w:val="nil"/>
            </w:tcBorders>
            <w:shd w:val="clear" w:color="auto" w:fill="auto"/>
            <w:noWrap/>
            <w:vAlign w:val="bottom"/>
            <w:hideMark/>
          </w:tcPr>
          <w:p w14:paraId="2659725A" w14:textId="77777777" w:rsidR="00402FFE" w:rsidRPr="00402FFE" w:rsidRDefault="00402FFE" w:rsidP="00402FFE">
            <w:pPr>
              <w:spacing w:after="0" w:line="240" w:lineRule="auto"/>
              <w:jc w:val="center"/>
              <w:rPr>
                <w:ins w:id="5560" w:author="Lane, Stefanie" w:date="2023-04-28T12:07:00Z"/>
                <w:rFonts w:ascii="Calibri" w:eastAsia="Times New Roman" w:hAnsi="Calibri" w:cs="Calibri"/>
                <w:color w:val="000000"/>
                <w:rPrChange w:id="5561" w:author="Lane, Stefanie" w:date="2023-04-28T12:07:00Z">
                  <w:rPr>
                    <w:ins w:id="5562" w:author="Lane, Stefanie" w:date="2023-04-28T12:07:00Z"/>
                  </w:rPr>
                </w:rPrChange>
              </w:rPr>
              <w:pPrChange w:id="5563" w:author="Lane, Stefanie" w:date="2023-04-28T12:07:00Z">
                <w:pPr>
                  <w:jc w:val="center"/>
                </w:pPr>
              </w:pPrChange>
            </w:pPr>
            <w:ins w:id="5564" w:author="Lane, Stefanie" w:date="2023-04-28T12:07:00Z">
              <w:r w:rsidRPr="00402FFE">
                <w:rPr>
                  <w:rFonts w:ascii="Calibri" w:eastAsia="Times New Roman" w:hAnsi="Calibri" w:cs="Calibri"/>
                  <w:color w:val="000000"/>
                  <w:rPrChange w:id="5565" w:author="Lane, Stefanie" w:date="2023-04-28T12:07:00Z">
                    <w:rPr/>
                  </w:rPrChange>
                </w:rPr>
                <w:t>0.22</w:t>
              </w:r>
            </w:ins>
          </w:p>
        </w:tc>
        <w:tc>
          <w:tcPr>
            <w:tcW w:w="810" w:type="dxa"/>
            <w:tcBorders>
              <w:top w:val="nil"/>
              <w:left w:val="nil"/>
              <w:bottom w:val="nil"/>
              <w:right w:val="nil"/>
            </w:tcBorders>
            <w:shd w:val="clear" w:color="auto" w:fill="auto"/>
            <w:noWrap/>
            <w:vAlign w:val="bottom"/>
            <w:hideMark/>
          </w:tcPr>
          <w:p w14:paraId="5084BA17" w14:textId="77777777" w:rsidR="00402FFE" w:rsidRPr="00402FFE" w:rsidRDefault="00402FFE" w:rsidP="00402FFE">
            <w:pPr>
              <w:spacing w:after="0" w:line="240" w:lineRule="auto"/>
              <w:jc w:val="center"/>
              <w:rPr>
                <w:ins w:id="5566" w:author="Lane, Stefanie" w:date="2023-04-28T12:07:00Z"/>
                <w:rFonts w:ascii="Calibri" w:eastAsia="Times New Roman" w:hAnsi="Calibri" w:cs="Calibri"/>
                <w:color w:val="000000"/>
                <w:rPrChange w:id="5567" w:author="Lane, Stefanie" w:date="2023-04-28T12:07:00Z">
                  <w:rPr>
                    <w:ins w:id="5568" w:author="Lane, Stefanie" w:date="2023-04-28T12:07:00Z"/>
                  </w:rPr>
                </w:rPrChange>
              </w:rPr>
              <w:pPrChange w:id="5569" w:author="Lane, Stefanie" w:date="2023-04-28T12:07:00Z">
                <w:pPr>
                  <w:jc w:val="center"/>
                </w:pPr>
              </w:pPrChange>
            </w:pPr>
            <w:ins w:id="5570" w:author="Lane, Stefanie" w:date="2023-04-28T12:07:00Z">
              <w:r w:rsidRPr="00402FFE">
                <w:rPr>
                  <w:rFonts w:ascii="Calibri" w:eastAsia="Times New Roman" w:hAnsi="Calibri" w:cs="Calibri"/>
                  <w:color w:val="000000"/>
                  <w:rPrChange w:id="5571" w:author="Lane, Stefanie" w:date="2023-04-28T12:07:00Z">
                    <w:rPr/>
                  </w:rPrChange>
                </w:rPr>
                <w:t>0.21</w:t>
              </w:r>
            </w:ins>
          </w:p>
        </w:tc>
        <w:tc>
          <w:tcPr>
            <w:tcW w:w="1710" w:type="dxa"/>
            <w:tcBorders>
              <w:top w:val="nil"/>
              <w:left w:val="nil"/>
              <w:bottom w:val="nil"/>
              <w:right w:val="single" w:sz="8" w:space="0" w:color="auto"/>
            </w:tcBorders>
            <w:shd w:val="clear" w:color="auto" w:fill="auto"/>
            <w:noWrap/>
            <w:vAlign w:val="bottom"/>
            <w:hideMark/>
          </w:tcPr>
          <w:p w14:paraId="0EE3E491" w14:textId="77777777" w:rsidR="00402FFE" w:rsidRPr="00402FFE" w:rsidRDefault="00402FFE" w:rsidP="00402FFE">
            <w:pPr>
              <w:spacing w:after="0" w:line="240" w:lineRule="auto"/>
              <w:jc w:val="center"/>
              <w:rPr>
                <w:ins w:id="5572" w:author="Lane, Stefanie" w:date="2023-04-28T12:07:00Z"/>
                <w:rFonts w:ascii="Calibri" w:eastAsia="Times New Roman" w:hAnsi="Calibri" w:cs="Calibri"/>
                <w:color w:val="000000"/>
                <w:rPrChange w:id="5573" w:author="Lane, Stefanie" w:date="2023-04-28T12:07:00Z">
                  <w:rPr>
                    <w:ins w:id="5574" w:author="Lane, Stefanie" w:date="2023-04-28T12:07:00Z"/>
                  </w:rPr>
                </w:rPrChange>
              </w:rPr>
              <w:pPrChange w:id="5575" w:author="Lane, Stefanie" w:date="2023-04-28T12:07:00Z">
                <w:pPr>
                  <w:jc w:val="center"/>
                </w:pPr>
              </w:pPrChange>
            </w:pPr>
            <w:ins w:id="5576" w:author="Lane, Stefanie" w:date="2023-04-28T12:07:00Z">
              <w:r w:rsidRPr="00402FFE">
                <w:rPr>
                  <w:rFonts w:ascii="Calibri" w:eastAsia="Times New Roman" w:hAnsi="Calibri" w:cs="Calibri"/>
                  <w:color w:val="000000"/>
                  <w:rPrChange w:id="5577" w:author="Lane, Stefanie" w:date="2023-04-28T12:07:00Z">
                    <w:rPr/>
                  </w:rPrChange>
                </w:rPr>
                <w:t>-68.7</w:t>
              </w:r>
            </w:ins>
          </w:p>
        </w:tc>
      </w:tr>
      <w:tr w:rsidR="00402FFE" w:rsidRPr="00402FFE" w14:paraId="7AF0677F" w14:textId="77777777" w:rsidTr="00402FFE">
        <w:trPr>
          <w:divId w:val="50731576"/>
          <w:trHeight w:val="290"/>
          <w:ins w:id="5578" w:author="Lane, Stefanie" w:date="2023-04-28T12:07:00Z"/>
        </w:trPr>
        <w:tc>
          <w:tcPr>
            <w:tcW w:w="1311" w:type="dxa"/>
            <w:vMerge/>
            <w:tcBorders>
              <w:top w:val="nil"/>
              <w:left w:val="single" w:sz="8" w:space="0" w:color="auto"/>
              <w:bottom w:val="single" w:sz="8" w:space="0" w:color="000000"/>
              <w:right w:val="nil"/>
            </w:tcBorders>
            <w:vAlign w:val="center"/>
            <w:hideMark/>
          </w:tcPr>
          <w:p w14:paraId="207814D7" w14:textId="77777777" w:rsidR="00402FFE" w:rsidRPr="00402FFE" w:rsidRDefault="00402FFE" w:rsidP="00402FFE">
            <w:pPr>
              <w:spacing w:after="0" w:line="240" w:lineRule="auto"/>
              <w:rPr>
                <w:ins w:id="5579" w:author="Lane, Stefanie" w:date="2023-04-28T12:07:00Z"/>
                <w:rFonts w:ascii="Calibri" w:eastAsia="Times New Roman" w:hAnsi="Calibri" w:cs="Calibri"/>
                <w:color w:val="000000"/>
                <w:rPrChange w:id="5580" w:author="Lane, Stefanie" w:date="2023-04-28T12:07:00Z">
                  <w:rPr>
                    <w:ins w:id="5581" w:author="Lane, Stefanie" w:date="2023-04-28T12:07:00Z"/>
                  </w:rPr>
                </w:rPrChange>
              </w:rPr>
              <w:pPrChange w:id="558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9C443D0" w14:textId="77777777" w:rsidR="00402FFE" w:rsidRPr="00402FFE" w:rsidRDefault="00402FFE" w:rsidP="00402FFE">
            <w:pPr>
              <w:spacing w:after="0" w:line="240" w:lineRule="auto"/>
              <w:rPr>
                <w:ins w:id="5583" w:author="Lane, Stefanie" w:date="2023-04-28T12:07:00Z"/>
                <w:rFonts w:ascii="Calibri" w:eastAsia="Times New Roman" w:hAnsi="Calibri" w:cs="Calibri"/>
                <w:color w:val="000000"/>
                <w:rPrChange w:id="5584" w:author="Lane, Stefanie" w:date="2023-04-28T12:07:00Z">
                  <w:rPr>
                    <w:ins w:id="5585" w:author="Lane, Stefanie" w:date="2023-04-28T12:07:00Z"/>
                  </w:rPr>
                </w:rPrChange>
              </w:rPr>
              <w:pPrChange w:id="5586"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96A55E2" w14:textId="77777777" w:rsidR="00402FFE" w:rsidRPr="00402FFE" w:rsidRDefault="00402FFE" w:rsidP="00402FFE">
            <w:pPr>
              <w:spacing w:after="0" w:line="240" w:lineRule="auto"/>
              <w:rPr>
                <w:ins w:id="5587" w:author="Lane, Stefanie" w:date="2023-04-28T12:07:00Z"/>
                <w:rFonts w:ascii="Calibri" w:eastAsia="Times New Roman" w:hAnsi="Calibri" w:cs="Calibri"/>
                <w:i/>
                <w:iCs/>
                <w:color w:val="000000"/>
                <w:rPrChange w:id="5588" w:author="Lane, Stefanie" w:date="2023-04-28T12:07:00Z">
                  <w:rPr>
                    <w:ins w:id="5589" w:author="Lane, Stefanie" w:date="2023-04-28T12:07:00Z"/>
                  </w:rPr>
                </w:rPrChange>
              </w:rPr>
              <w:pPrChange w:id="5590" w:author="Lane, Stefanie" w:date="2023-04-28T12:07:00Z">
                <w:pPr/>
              </w:pPrChange>
            </w:pPr>
            <w:ins w:id="5591" w:author="Lane, Stefanie" w:date="2023-04-28T12:07:00Z">
              <w:r w:rsidRPr="00402FFE">
                <w:rPr>
                  <w:rFonts w:ascii="Calibri" w:eastAsia="Times New Roman" w:hAnsi="Calibri" w:cs="Calibri"/>
                  <w:i/>
                  <w:iCs/>
                  <w:color w:val="000000"/>
                  <w:rPrChange w:id="5592" w:author="Lane, Stefanie" w:date="2023-04-28T12:07:00Z">
                    <w:rPr/>
                  </w:rPrChange>
                </w:rPr>
                <w:t>Agrostis stolonifera</w:t>
              </w:r>
            </w:ins>
          </w:p>
        </w:tc>
        <w:tc>
          <w:tcPr>
            <w:tcW w:w="869" w:type="dxa"/>
            <w:tcBorders>
              <w:top w:val="single" w:sz="4" w:space="0" w:color="auto"/>
              <w:left w:val="nil"/>
              <w:bottom w:val="single" w:sz="4" w:space="0" w:color="auto"/>
              <w:right w:val="nil"/>
            </w:tcBorders>
            <w:shd w:val="clear" w:color="auto" w:fill="auto"/>
            <w:noWrap/>
            <w:vAlign w:val="bottom"/>
            <w:hideMark/>
          </w:tcPr>
          <w:p w14:paraId="3F6D9857" w14:textId="77777777" w:rsidR="00402FFE" w:rsidRPr="00402FFE" w:rsidRDefault="00402FFE" w:rsidP="00402FFE">
            <w:pPr>
              <w:spacing w:after="0" w:line="240" w:lineRule="auto"/>
              <w:jc w:val="center"/>
              <w:rPr>
                <w:ins w:id="5593" w:author="Lane, Stefanie" w:date="2023-04-28T12:07:00Z"/>
                <w:rFonts w:ascii="Calibri" w:eastAsia="Times New Roman" w:hAnsi="Calibri" w:cs="Calibri"/>
                <w:color w:val="000000"/>
                <w:rPrChange w:id="5594" w:author="Lane, Stefanie" w:date="2023-04-28T12:07:00Z">
                  <w:rPr>
                    <w:ins w:id="5595" w:author="Lane, Stefanie" w:date="2023-04-28T12:07:00Z"/>
                  </w:rPr>
                </w:rPrChange>
              </w:rPr>
              <w:pPrChange w:id="5596" w:author="Lane, Stefanie" w:date="2023-04-28T12:07:00Z">
                <w:pPr>
                  <w:jc w:val="center"/>
                </w:pPr>
              </w:pPrChange>
            </w:pPr>
            <w:ins w:id="5597" w:author="Lane, Stefanie" w:date="2023-04-28T12:07:00Z">
              <w:r w:rsidRPr="00402FFE">
                <w:rPr>
                  <w:rFonts w:ascii="Calibri" w:eastAsia="Times New Roman" w:hAnsi="Calibri" w:cs="Calibri"/>
                  <w:color w:val="000000"/>
                  <w:rPrChange w:id="5598" w:author="Lane, Stefanie" w:date="2023-04-28T12:07:00Z">
                    <w:rPr/>
                  </w:rPrChange>
                </w:rPr>
                <w:t>3.21</w:t>
              </w:r>
            </w:ins>
          </w:p>
        </w:tc>
        <w:tc>
          <w:tcPr>
            <w:tcW w:w="990" w:type="dxa"/>
            <w:tcBorders>
              <w:top w:val="single" w:sz="4" w:space="0" w:color="auto"/>
              <w:left w:val="nil"/>
              <w:bottom w:val="single" w:sz="4" w:space="0" w:color="auto"/>
              <w:right w:val="nil"/>
            </w:tcBorders>
            <w:shd w:val="clear" w:color="auto" w:fill="auto"/>
            <w:noWrap/>
            <w:vAlign w:val="bottom"/>
            <w:hideMark/>
          </w:tcPr>
          <w:p w14:paraId="6A7A2841" w14:textId="77777777" w:rsidR="00402FFE" w:rsidRPr="00402FFE" w:rsidRDefault="00402FFE" w:rsidP="00402FFE">
            <w:pPr>
              <w:spacing w:after="0" w:line="240" w:lineRule="auto"/>
              <w:jc w:val="center"/>
              <w:rPr>
                <w:ins w:id="5599" w:author="Lane, Stefanie" w:date="2023-04-28T12:07:00Z"/>
                <w:rFonts w:ascii="Calibri" w:eastAsia="Times New Roman" w:hAnsi="Calibri" w:cs="Calibri"/>
                <w:color w:val="000000"/>
                <w:rPrChange w:id="5600" w:author="Lane, Stefanie" w:date="2023-04-28T12:07:00Z">
                  <w:rPr>
                    <w:ins w:id="5601" w:author="Lane, Stefanie" w:date="2023-04-28T12:07:00Z"/>
                  </w:rPr>
                </w:rPrChange>
              </w:rPr>
              <w:pPrChange w:id="5602" w:author="Lane, Stefanie" w:date="2023-04-28T12:07:00Z">
                <w:pPr>
                  <w:jc w:val="center"/>
                </w:pPr>
              </w:pPrChange>
            </w:pPr>
            <w:ins w:id="5603" w:author="Lane, Stefanie" w:date="2023-04-28T12:07:00Z">
              <w:r w:rsidRPr="00402FFE">
                <w:rPr>
                  <w:rFonts w:ascii="Calibri" w:eastAsia="Times New Roman" w:hAnsi="Calibri" w:cs="Calibri"/>
                  <w:color w:val="000000"/>
                  <w:rPrChange w:id="5604" w:author="Lane, Stefanie" w:date="2023-04-28T12:07:00Z">
                    <w:rPr/>
                  </w:rPrChange>
                </w:rPr>
                <w:t>1.50</w:t>
              </w:r>
            </w:ins>
          </w:p>
        </w:tc>
        <w:tc>
          <w:tcPr>
            <w:tcW w:w="810" w:type="dxa"/>
            <w:tcBorders>
              <w:top w:val="single" w:sz="4" w:space="0" w:color="auto"/>
              <w:left w:val="nil"/>
              <w:bottom w:val="single" w:sz="4" w:space="0" w:color="auto"/>
              <w:right w:val="nil"/>
            </w:tcBorders>
            <w:shd w:val="clear" w:color="auto" w:fill="auto"/>
            <w:noWrap/>
            <w:vAlign w:val="bottom"/>
            <w:hideMark/>
          </w:tcPr>
          <w:p w14:paraId="6B673FF8" w14:textId="77777777" w:rsidR="00402FFE" w:rsidRPr="00402FFE" w:rsidRDefault="00402FFE" w:rsidP="00402FFE">
            <w:pPr>
              <w:spacing w:after="0" w:line="240" w:lineRule="auto"/>
              <w:jc w:val="center"/>
              <w:rPr>
                <w:ins w:id="5605" w:author="Lane, Stefanie" w:date="2023-04-28T12:07:00Z"/>
                <w:rFonts w:ascii="Calibri" w:eastAsia="Times New Roman" w:hAnsi="Calibri" w:cs="Calibri"/>
                <w:color w:val="000000"/>
                <w:rPrChange w:id="5606" w:author="Lane, Stefanie" w:date="2023-04-28T12:07:00Z">
                  <w:rPr>
                    <w:ins w:id="5607" w:author="Lane, Stefanie" w:date="2023-04-28T12:07:00Z"/>
                  </w:rPr>
                </w:rPrChange>
              </w:rPr>
              <w:pPrChange w:id="5608" w:author="Lane, Stefanie" w:date="2023-04-28T12:07:00Z">
                <w:pPr>
                  <w:jc w:val="center"/>
                </w:pPr>
              </w:pPrChange>
            </w:pPr>
            <w:ins w:id="5609" w:author="Lane, Stefanie" w:date="2023-04-28T12:07:00Z">
              <w:r w:rsidRPr="00402FFE">
                <w:rPr>
                  <w:rFonts w:ascii="Calibri" w:eastAsia="Times New Roman" w:hAnsi="Calibri" w:cs="Calibri"/>
                  <w:color w:val="000000"/>
                  <w:rPrChange w:id="5610" w:author="Lane, Stefanie" w:date="2023-04-28T12:07:00Z">
                    <w:rPr/>
                  </w:rPrChange>
                </w:rPr>
                <w:t>1.29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30DFEAF" w14:textId="77777777" w:rsidR="00402FFE" w:rsidRPr="00402FFE" w:rsidRDefault="00402FFE" w:rsidP="00402FFE">
            <w:pPr>
              <w:spacing w:after="0" w:line="240" w:lineRule="auto"/>
              <w:jc w:val="center"/>
              <w:rPr>
                <w:ins w:id="5611" w:author="Lane, Stefanie" w:date="2023-04-28T12:07:00Z"/>
                <w:rFonts w:ascii="Calibri" w:eastAsia="Times New Roman" w:hAnsi="Calibri" w:cs="Calibri"/>
                <w:color w:val="000000"/>
                <w:rPrChange w:id="5612" w:author="Lane, Stefanie" w:date="2023-04-28T12:07:00Z">
                  <w:rPr>
                    <w:ins w:id="5613" w:author="Lane, Stefanie" w:date="2023-04-28T12:07:00Z"/>
                  </w:rPr>
                </w:rPrChange>
              </w:rPr>
              <w:pPrChange w:id="5614" w:author="Lane, Stefanie" w:date="2023-04-28T12:07:00Z">
                <w:pPr>
                  <w:jc w:val="center"/>
                </w:pPr>
              </w:pPrChange>
            </w:pPr>
            <w:ins w:id="5615" w:author="Lane, Stefanie" w:date="2023-04-28T12:07:00Z">
              <w:r w:rsidRPr="00402FFE">
                <w:rPr>
                  <w:rFonts w:ascii="Calibri" w:eastAsia="Times New Roman" w:hAnsi="Calibri" w:cs="Calibri"/>
                  <w:color w:val="000000"/>
                  <w:rPrChange w:id="5616" w:author="Lane, Stefanie" w:date="2023-04-28T12:07:00Z">
                    <w:rPr/>
                  </w:rPrChange>
                </w:rPr>
                <w:t>-60.0</w:t>
              </w:r>
            </w:ins>
          </w:p>
        </w:tc>
      </w:tr>
      <w:tr w:rsidR="00402FFE" w:rsidRPr="00402FFE" w14:paraId="6941F911" w14:textId="77777777" w:rsidTr="00402FFE">
        <w:trPr>
          <w:divId w:val="50731576"/>
          <w:trHeight w:val="290"/>
          <w:ins w:id="5617" w:author="Lane, Stefanie" w:date="2023-04-28T12:07:00Z"/>
        </w:trPr>
        <w:tc>
          <w:tcPr>
            <w:tcW w:w="1311" w:type="dxa"/>
            <w:vMerge/>
            <w:tcBorders>
              <w:top w:val="nil"/>
              <w:left w:val="single" w:sz="8" w:space="0" w:color="auto"/>
              <w:bottom w:val="single" w:sz="8" w:space="0" w:color="000000"/>
              <w:right w:val="nil"/>
            </w:tcBorders>
            <w:vAlign w:val="center"/>
            <w:hideMark/>
          </w:tcPr>
          <w:p w14:paraId="73BF70F0" w14:textId="77777777" w:rsidR="00402FFE" w:rsidRPr="00402FFE" w:rsidRDefault="00402FFE" w:rsidP="00402FFE">
            <w:pPr>
              <w:spacing w:after="0" w:line="240" w:lineRule="auto"/>
              <w:rPr>
                <w:ins w:id="5618" w:author="Lane, Stefanie" w:date="2023-04-28T12:07:00Z"/>
                <w:rFonts w:ascii="Calibri" w:eastAsia="Times New Roman" w:hAnsi="Calibri" w:cs="Calibri"/>
                <w:color w:val="000000"/>
                <w:rPrChange w:id="5619" w:author="Lane, Stefanie" w:date="2023-04-28T12:07:00Z">
                  <w:rPr>
                    <w:ins w:id="5620" w:author="Lane, Stefanie" w:date="2023-04-28T12:07:00Z"/>
                  </w:rPr>
                </w:rPrChange>
              </w:rPr>
              <w:pPrChange w:id="5621"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25CA67E" w14:textId="77777777" w:rsidR="00402FFE" w:rsidRPr="00402FFE" w:rsidRDefault="00402FFE" w:rsidP="00402FFE">
            <w:pPr>
              <w:spacing w:after="0" w:line="240" w:lineRule="auto"/>
              <w:rPr>
                <w:ins w:id="5622" w:author="Lane, Stefanie" w:date="2023-04-28T12:07:00Z"/>
                <w:rFonts w:ascii="Calibri" w:eastAsia="Times New Roman" w:hAnsi="Calibri" w:cs="Calibri"/>
                <w:color w:val="000000"/>
                <w:rPrChange w:id="5623" w:author="Lane, Stefanie" w:date="2023-04-28T12:07:00Z">
                  <w:rPr>
                    <w:ins w:id="5624" w:author="Lane, Stefanie" w:date="2023-04-28T12:07:00Z"/>
                  </w:rPr>
                </w:rPrChange>
              </w:rPr>
              <w:pPrChange w:id="5625" w:author="Lane, Stefanie" w:date="2023-04-28T12:07:00Z">
                <w:pPr/>
              </w:pPrChange>
            </w:pPr>
          </w:p>
        </w:tc>
        <w:tc>
          <w:tcPr>
            <w:tcW w:w="3320" w:type="dxa"/>
            <w:tcBorders>
              <w:top w:val="nil"/>
              <w:left w:val="nil"/>
              <w:bottom w:val="nil"/>
              <w:right w:val="nil"/>
            </w:tcBorders>
            <w:shd w:val="clear" w:color="auto" w:fill="auto"/>
            <w:noWrap/>
            <w:vAlign w:val="bottom"/>
            <w:hideMark/>
          </w:tcPr>
          <w:p w14:paraId="076BFAA1" w14:textId="77777777" w:rsidR="00402FFE" w:rsidRPr="00402FFE" w:rsidRDefault="00402FFE" w:rsidP="00402FFE">
            <w:pPr>
              <w:spacing w:after="0" w:line="240" w:lineRule="auto"/>
              <w:rPr>
                <w:ins w:id="5626" w:author="Lane, Stefanie" w:date="2023-04-28T12:07:00Z"/>
                <w:rFonts w:ascii="Calibri" w:eastAsia="Times New Roman" w:hAnsi="Calibri" w:cs="Calibri"/>
                <w:i/>
                <w:iCs/>
                <w:color w:val="000000"/>
                <w:rPrChange w:id="5627" w:author="Lane, Stefanie" w:date="2023-04-28T12:07:00Z">
                  <w:rPr>
                    <w:ins w:id="5628" w:author="Lane, Stefanie" w:date="2023-04-28T12:07:00Z"/>
                  </w:rPr>
                </w:rPrChange>
              </w:rPr>
              <w:pPrChange w:id="5629" w:author="Lane, Stefanie" w:date="2023-04-28T12:07:00Z">
                <w:pPr/>
              </w:pPrChange>
            </w:pPr>
            <w:ins w:id="5630" w:author="Lane, Stefanie" w:date="2023-04-28T12:07:00Z">
              <w:r w:rsidRPr="00402FFE">
                <w:rPr>
                  <w:rFonts w:ascii="Calibri" w:eastAsia="Times New Roman" w:hAnsi="Calibri" w:cs="Calibri"/>
                  <w:i/>
                  <w:iCs/>
                  <w:color w:val="000000"/>
                  <w:rPrChange w:id="5631" w:author="Lane, Stefanie" w:date="2023-04-28T12:07:00Z">
                    <w:rPr/>
                  </w:rPrChange>
                </w:rPr>
                <w:t>Lythrum salicaria</w:t>
              </w:r>
            </w:ins>
          </w:p>
        </w:tc>
        <w:tc>
          <w:tcPr>
            <w:tcW w:w="869" w:type="dxa"/>
            <w:tcBorders>
              <w:top w:val="nil"/>
              <w:left w:val="nil"/>
              <w:bottom w:val="nil"/>
              <w:right w:val="nil"/>
            </w:tcBorders>
            <w:shd w:val="clear" w:color="auto" w:fill="auto"/>
            <w:noWrap/>
            <w:vAlign w:val="bottom"/>
            <w:hideMark/>
          </w:tcPr>
          <w:p w14:paraId="547AB792" w14:textId="77777777" w:rsidR="00402FFE" w:rsidRPr="00402FFE" w:rsidRDefault="00402FFE" w:rsidP="00402FFE">
            <w:pPr>
              <w:spacing w:after="0" w:line="240" w:lineRule="auto"/>
              <w:jc w:val="center"/>
              <w:rPr>
                <w:ins w:id="5632" w:author="Lane, Stefanie" w:date="2023-04-28T12:07:00Z"/>
                <w:rFonts w:ascii="Calibri" w:eastAsia="Times New Roman" w:hAnsi="Calibri" w:cs="Calibri"/>
                <w:color w:val="000000"/>
                <w:rPrChange w:id="5633" w:author="Lane, Stefanie" w:date="2023-04-28T12:07:00Z">
                  <w:rPr>
                    <w:ins w:id="5634" w:author="Lane, Stefanie" w:date="2023-04-28T12:07:00Z"/>
                  </w:rPr>
                </w:rPrChange>
              </w:rPr>
              <w:pPrChange w:id="5635" w:author="Lane, Stefanie" w:date="2023-04-28T12:07:00Z">
                <w:pPr>
                  <w:jc w:val="center"/>
                </w:pPr>
              </w:pPrChange>
            </w:pPr>
            <w:ins w:id="5636" w:author="Lane, Stefanie" w:date="2023-04-28T12:07:00Z">
              <w:r w:rsidRPr="00402FFE">
                <w:rPr>
                  <w:rFonts w:ascii="Calibri" w:eastAsia="Times New Roman" w:hAnsi="Calibri" w:cs="Calibri"/>
                  <w:color w:val="000000"/>
                  <w:rPrChange w:id="5637" w:author="Lane, Stefanie" w:date="2023-04-28T12:07:00Z">
                    <w:rPr/>
                  </w:rPrChange>
                </w:rPr>
                <w:t>1.11</w:t>
              </w:r>
            </w:ins>
          </w:p>
        </w:tc>
        <w:tc>
          <w:tcPr>
            <w:tcW w:w="990" w:type="dxa"/>
            <w:tcBorders>
              <w:top w:val="nil"/>
              <w:left w:val="nil"/>
              <w:bottom w:val="nil"/>
              <w:right w:val="nil"/>
            </w:tcBorders>
            <w:shd w:val="clear" w:color="auto" w:fill="auto"/>
            <w:noWrap/>
            <w:vAlign w:val="bottom"/>
            <w:hideMark/>
          </w:tcPr>
          <w:p w14:paraId="02E14804" w14:textId="77777777" w:rsidR="00402FFE" w:rsidRPr="00402FFE" w:rsidRDefault="00402FFE" w:rsidP="00402FFE">
            <w:pPr>
              <w:spacing w:after="0" w:line="240" w:lineRule="auto"/>
              <w:jc w:val="center"/>
              <w:rPr>
                <w:ins w:id="5638" w:author="Lane, Stefanie" w:date="2023-04-28T12:07:00Z"/>
                <w:rFonts w:ascii="Calibri" w:eastAsia="Times New Roman" w:hAnsi="Calibri" w:cs="Calibri"/>
                <w:color w:val="000000"/>
                <w:rPrChange w:id="5639" w:author="Lane, Stefanie" w:date="2023-04-28T12:07:00Z">
                  <w:rPr>
                    <w:ins w:id="5640" w:author="Lane, Stefanie" w:date="2023-04-28T12:07:00Z"/>
                  </w:rPr>
                </w:rPrChange>
              </w:rPr>
              <w:pPrChange w:id="5641" w:author="Lane, Stefanie" w:date="2023-04-28T12:07:00Z">
                <w:pPr>
                  <w:jc w:val="center"/>
                </w:pPr>
              </w:pPrChange>
            </w:pPr>
            <w:ins w:id="5642" w:author="Lane, Stefanie" w:date="2023-04-28T12:07:00Z">
              <w:r w:rsidRPr="00402FFE">
                <w:rPr>
                  <w:rFonts w:ascii="Calibri" w:eastAsia="Times New Roman" w:hAnsi="Calibri" w:cs="Calibri"/>
                  <w:color w:val="000000"/>
                  <w:rPrChange w:id="5643" w:author="Lane, Stefanie" w:date="2023-04-28T12:07:00Z">
                    <w:rPr/>
                  </w:rPrChange>
                </w:rPr>
                <w:t>1.17</w:t>
              </w:r>
            </w:ins>
          </w:p>
        </w:tc>
        <w:tc>
          <w:tcPr>
            <w:tcW w:w="810" w:type="dxa"/>
            <w:tcBorders>
              <w:top w:val="nil"/>
              <w:left w:val="nil"/>
              <w:bottom w:val="nil"/>
              <w:right w:val="nil"/>
            </w:tcBorders>
            <w:shd w:val="clear" w:color="auto" w:fill="auto"/>
            <w:noWrap/>
            <w:vAlign w:val="bottom"/>
            <w:hideMark/>
          </w:tcPr>
          <w:p w14:paraId="17946B1E" w14:textId="77777777" w:rsidR="00402FFE" w:rsidRPr="00402FFE" w:rsidRDefault="00402FFE" w:rsidP="00402FFE">
            <w:pPr>
              <w:spacing w:after="0" w:line="240" w:lineRule="auto"/>
              <w:jc w:val="center"/>
              <w:rPr>
                <w:ins w:id="5644" w:author="Lane, Stefanie" w:date="2023-04-28T12:07:00Z"/>
                <w:rFonts w:ascii="Calibri" w:eastAsia="Times New Roman" w:hAnsi="Calibri" w:cs="Calibri"/>
                <w:color w:val="000000"/>
                <w:rPrChange w:id="5645" w:author="Lane, Stefanie" w:date="2023-04-28T12:07:00Z">
                  <w:rPr>
                    <w:ins w:id="5646" w:author="Lane, Stefanie" w:date="2023-04-28T12:07:00Z"/>
                  </w:rPr>
                </w:rPrChange>
              </w:rPr>
              <w:pPrChange w:id="5647" w:author="Lane, Stefanie" w:date="2023-04-28T12:07:00Z">
                <w:pPr>
                  <w:jc w:val="center"/>
                </w:pPr>
              </w:pPrChange>
            </w:pPr>
            <w:ins w:id="5648" w:author="Lane, Stefanie" w:date="2023-04-28T12:07:00Z">
              <w:r w:rsidRPr="00402FFE">
                <w:rPr>
                  <w:rFonts w:ascii="Calibri" w:eastAsia="Times New Roman" w:hAnsi="Calibri" w:cs="Calibri"/>
                  <w:color w:val="000000"/>
                  <w:rPrChange w:id="5649" w:author="Lane, Stefanie" w:date="2023-04-28T12:07:00Z">
                    <w:rPr/>
                  </w:rPrChange>
                </w:rPr>
                <w:t>0.61</w:t>
              </w:r>
            </w:ins>
          </w:p>
        </w:tc>
        <w:tc>
          <w:tcPr>
            <w:tcW w:w="1710" w:type="dxa"/>
            <w:tcBorders>
              <w:top w:val="nil"/>
              <w:left w:val="nil"/>
              <w:bottom w:val="nil"/>
              <w:right w:val="single" w:sz="8" w:space="0" w:color="auto"/>
            </w:tcBorders>
            <w:shd w:val="clear" w:color="auto" w:fill="auto"/>
            <w:noWrap/>
            <w:vAlign w:val="bottom"/>
            <w:hideMark/>
          </w:tcPr>
          <w:p w14:paraId="33DE1114" w14:textId="77777777" w:rsidR="00402FFE" w:rsidRPr="00402FFE" w:rsidRDefault="00402FFE" w:rsidP="00402FFE">
            <w:pPr>
              <w:spacing w:after="0" w:line="240" w:lineRule="auto"/>
              <w:jc w:val="center"/>
              <w:rPr>
                <w:ins w:id="5650" w:author="Lane, Stefanie" w:date="2023-04-28T12:07:00Z"/>
                <w:rFonts w:ascii="Calibri" w:eastAsia="Times New Roman" w:hAnsi="Calibri" w:cs="Calibri"/>
                <w:color w:val="000000"/>
                <w:rPrChange w:id="5651" w:author="Lane, Stefanie" w:date="2023-04-28T12:07:00Z">
                  <w:rPr>
                    <w:ins w:id="5652" w:author="Lane, Stefanie" w:date="2023-04-28T12:07:00Z"/>
                  </w:rPr>
                </w:rPrChange>
              </w:rPr>
              <w:pPrChange w:id="5653" w:author="Lane, Stefanie" w:date="2023-04-28T12:07:00Z">
                <w:pPr>
                  <w:jc w:val="center"/>
                </w:pPr>
              </w:pPrChange>
            </w:pPr>
            <w:ins w:id="5654" w:author="Lane, Stefanie" w:date="2023-04-28T12:07:00Z">
              <w:r w:rsidRPr="00402FFE">
                <w:rPr>
                  <w:rFonts w:ascii="Calibri" w:eastAsia="Times New Roman" w:hAnsi="Calibri" w:cs="Calibri"/>
                  <w:color w:val="000000"/>
                  <w:rPrChange w:id="5655" w:author="Lane, Stefanie" w:date="2023-04-28T12:07:00Z">
                    <w:rPr/>
                  </w:rPrChange>
                </w:rPr>
                <w:t>-45.1</w:t>
              </w:r>
            </w:ins>
          </w:p>
        </w:tc>
      </w:tr>
      <w:tr w:rsidR="00402FFE" w:rsidRPr="00402FFE" w14:paraId="2AF63296" w14:textId="77777777" w:rsidTr="00402FFE">
        <w:trPr>
          <w:divId w:val="50731576"/>
          <w:trHeight w:val="290"/>
          <w:ins w:id="5656" w:author="Lane, Stefanie" w:date="2023-04-28T12:07:00Z"/>
        </w:trPr>
        <w:tc>
          <w:tcPr>
            <w:tcW w:w="1311" w:type="dxa"/>
            <w:vMerge/>
            <w:tcBorders>
              <w:top w:val="nil"/>
              <w:left w:val="single" w:sz="8" w:space="0" w:color="auto"/>
              <w:bottom w:val="single" w:sz="8" w:space="0" w:color="000000"/>
              <w:right w:val="nil"/>
            </w:tcBorders>
            <w:vAlign w:val="center"/>
            <w:hideMark/>
          </w:tcPr>
          <w:p w14:paraId="22FCE1FC" w14:textId="77777777" w:rsidR="00402FFE" w:rsidRPr="00402FFE" w:rsidRDefault="00402FFE" w:rsidP="00402FFE">
            <w:pPr>
              <w:spacing w:after="0" w:line="240" w:lineRule="auto"/>
              <w:rPr>
                <w:ins w:id="5657" w:author="Lane, Stefanie" w:date="2023-04-28T12:07:00Z"/>
                <w:rFonts w:ascii="Calibri" w:eastAsia="Times New Roman" w:hAnsi="Calibri" w:cs="Calibri"/>
                <w:color w:val="000000"/>
                <w:rPrChange w:id="5658" w:author="Lane, Stefanie" w:date="2023-04-28T12:07:00Z">
                  <w:rPr>
                    <w:ins w:id="5659" w:author="Lane, Stefanie" w:date="2023-04-28T12:07:00Z"/>
                  </w:rPr>
                </w:rPrChange>
              </w:rPr>
              <w:pPrChange w:id="5660"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5A764E19" w14:textId="77777777" w:rsidR="00402FFE" w:rsidRPr="00402FFE" w:rsidRDefault="00402FFE" w:rsidP="00402FFE">
            <w:pPr>
              <w:spacing w:after="0" w:line="240" w:lineRule="auto"/>
              <w:rPr>
                <w:ins w:id="5661" w:author="Lane, Stefanie" w:date="2023-04-28T12:07:00Z"/>
                <w:rFonts w:ascii="Calibri" w:eastAsia="Times New Roman" w:hAnsi="Calibri" w:cs="Calibri"/>
                <w:color w:val="000000"/>
                <w:rPrChange w:id="5662" w:author="Lane, Stefanie" w:date="2023-04-28T12:07:00Z">
                  <w:rPr>
                    <w:ins w:id="5663" w:author="Lane, Stefanie" w:date="2023-04-28T12:07:00Z"/>
                  </w:rPr>
                </w:rPrChange>
              </w:rPr>
              <w:pPrChange w:id="5664"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79EEEDA" w14:textId="77777777" w:rsidR="00402FFE" w:rsidRPr="00402FFE" w:rsidRDefault="00402FFE" w:rsidP="00402FFE">
            <w:pPr>
              <w:spacing w:after="0" w:line="240" w:lineRule="auto"/>
              <w:rPr>
                <w:ins w:id="5665" w:author="Lane, Stefanie" w:date="2023-04-28T12:07:00Z"/>
                <w:rFonts w:ascii="Calibri" w:eastAsia="Times New Roman" w:hAnsi="Calibri" w:cs="Calibri"/>
                <w:i/>
                <w:iCs/>
                <w:color w:val="000000"/>
                <w:rPrChange w:id="5666" w:author="Lane, Stefanie" w:date="2023-04-28T12:07:00Z">
                  <w:rPr>
                    <w:ins w:id="5667" w:author="Lane, Stefanie" w:date="2023-04-28T12:07:00Z"/>
                  </w:rPr>
                </w:rPrChange>
              </w:rPr>
              <w:pPrChange w:id="5668" w:author="Lane, Stefanie" w:date="2023-04-28T12:07:00Z">
                <w:pPr/>
              </w:pPrChange>
            </w:pPr>
            <w:ins w:id="5669" w:author="Lane, Stefanie" w:date="2023-04-28T12:07:00Z">
              <w:r w:rsidRPr="00402FFE">
                <w:rPr>
                  <w:rFonts w:ascii="Calibri" w:eastAsia="Times New Roman" w:hAnsi="Calibri" w:cs="Calibri"/>
                  <w:i/>
                  <w:iCs/>
                  <w:color w:val="000000"/>
                  <w:rPrChange w:id="5670" w:author="Lane, Stefanie" w:date="2023-04-28T12:07:00Z">
                    <w:rPr/>
                  </w:rPrChange>
                </w:rPr>
                <w:t>Rumex conglomeratus</w:t>
              </w:r>
            </w:ins>
          </w:p>
        </w:tc>
        <w:tc>
          <w:tcPr>
            <w:tcW w:w="869" w:type="dxa"/>
            <w:tcBorders>
              <w:top w:val="single" w:sz="4" w:space="0" w:color="auto"/>
              <w:left w:val="nil"/>
              <w:bottom w:val="single" w:sz="4" w:space="0" w:color="auto"/>
              <w:right w:val="nil"/>
            </w:tcBorders>
            <w:shd w:val="clear" w:color="auto" w:fill="auto"/>
            <w:noWrap/>
            <w:vAlign w:val="bottom"/>
            <w:hideMark/>
          </w:tcPr>
          <w:p w14:paraId="773DC588" w14:textId="77777777" w:rsidR="00402FFE" w:rsidRPr="00402FFE" w:rsidRDefault="00402FFE" w:rsidP="00402FFE">
            <w:pPr>
              <w:spacing w:after="0" w:line="240" w:lineRule="auto"/>
              <w:jc w:val="center"/>
              <w:rPr>
                <w:ins w:id="5671" w:author="Lane, Stefanie" w:date="2023-04-28T12:07:00Z"/>
                <w:rFonts w:ascii="Calibri" w:eastAsia="Times New Roman" w:hAnsi="Calibri" w:cs="Calibri"/>
                <w:color w:val="000000"/>
                <w:rPrChange w:id="5672" w:author="Lane, Stefanie" w:date="2023-04-28T12:07:00Z">
                  <w:rPr>
                    <w:ins w:id="5673" w:author="Lane, Stefanie" w:date="2023-04-28T12:07:00Z"/>
                  </w:rPr>
                </w:rPrChange>
              </w:rPr>
              <w:pPrChange w:id="5674" w:author="Lane, Stefanie" w:date="2023-04-28T12:07:00Z">
                <w:pPr>
                  <w:jc w:val="center"/>
                </w:pPr>
              </w:pPrChange>
            </w:pPr>
            <w:ins w:id="5675" w:author="Lane, Stefanie" w:date="2023-04-28T12:07:00Z">
              <w:r w:rsidRPr="00402FFE">
                <w:rPr>
                  <w:rFonts w:ascii="Calibri" w:eastAsia="Times New Roman" w:hAnsi="Calibri" w:cs="Calibri"/>
                  <w:color w:val="000000"/>
                  <w:rPrChange w:id="5676" w:author="Lane, Stefanie" w:date="2023-04-28T12:07:00Z">
                    <w:rPr/>
                  </w:rPrChange>
                </w:rPr>
                <w:t>0.05</w:t>
              </w:r>
            </w:ins>
          </w:p>
        </w:tc>
        <w:tc>
          <w:tcPr>
            <w:tcW w:w="990" w:type="dxa"/>
            <w:tcBorders>
              <w:top w:val="single" w:sz="4" w:space="0" w:color="auto"/>
              <w:left w:val="nil"/>
              <w:bottom w:val="single" w:sz="4" w:space="0" w:color="auto"/>
              <w:right w:val="nil"/>
            </w:tcBorders>
            <w:shd w:val="clear" w:color="auto" w:fill="auto"/>
            <w:noWrap/>
            <w:vAlign w:val="bottom"/>
            <w:hideMark/>
          </w:tcPr>
          <w:p w14:paraId="17CFF648" w14:textId="77777777" w:rsidR="00402FFE" w:rsidRPr="00402FFE" w:rsidRDefault="00402FFE" w:rsidP="00402FFE">
            <w:pPr>
              <w:spacing w:after="0" w:line="240" w:lineRule="auto"/>
              <w:jc w:val="center"/>
              <w:rPr>
                <w:ins w:id="5677" w:author="Lane, Stefanie" w:date="2023-04-28T12:07:00Z"/>
                <w:rFonts w:ascii="Calibri" w:eastAsia="Times New Roman" w:hAnsi="Calibri" w:cs="Calibri"/>
                <w:color w:val="000000"/>
                <w:rPrChange w:id="5678" w:author="Lane, Stefanie" w:date="2023-04-28T12:07:00Z">
                  <w:rPr>
                    <w:ins w:id="5679" w:author="Lane, Stefanie" w:date="2023-04-28T12:07:00Z"/>
                  </w:rPr>
                </w:rPrChange>
              </w:rPr>
              <w:pPrChange w:id="5680" w:author="Lane, Stefanie" w:date="2023-04-28T12:07:00Z">
                <w:pPr>
                  <w:jc w:val="center"/>
                </w:pPr>
              </w:pPrChange>
            </w:pPr>
            <w:ins w:id="5681" w:author="Lane, Stefanie" w:date="2023-04-28T12:07:00Z">
              <w:r w:rsidRPr="00402FFE">
                <w:rPr>
                  <w:rFonts w:ascii="Calibri" w:eastAsia="Times New Roman" w:hAnsi="Calibri" w:cs="Calibri"/>
                  <w:color w:val="000000"/>
                  <w:rPrChange w:id="5682"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2027F602" w14:textId="77777777" w:rsidR="00402FFE" w:rsidRPr="00402FFE" w:rsidRDefault="00402FFE" w:rsidP="00402FFE">
            <w:pPr>
              <w:spacing w:after="0" w:line="240" w:lineRule="auto"/>
              <w:jc w:val="center"/>
              <w:rPr>
                <w:ins w:id="5683" w:author="Lane, Stefanie" w:date="2023-04-28T12:07:00Z"/>
                <w:rFonts w:ascii="Calibri" w:eastAsia="Times New Roman" w:hAnsi="Calibri" w:cs="Calibri"/>
                <w:color w:val="000000"/>
                <w:rPrChange w:id="5684" w:author="Lane, Stefanie" w:date="2023-04-28T12:07:00Z">
                  <w:rPr>
                    <w:ins w:id="5685" w:author="Lane, Stefanie" w:date="2023-04-28T12:07:00Z"/>
                  </w:rPr>
                </w:rPrChange>
              </w:rPr>
              <w:pPrChange w:id="5686" w:author="Lane, Stefanie" w:date="2023-04-28T12:07:00Z">
                <w:pPr>
                  <w:jc w:val="center"/>
                </w:pPr>
              </w:pPrChange>
            </w:pPr>
            <w:ins w:id="5687" w:author="Lane, Stefanie" w:date="2023-04-28T12:07:00Z">
              <w:r w:rsidRPr="00402FFE">
                <w:rPr>
                  <w:rFonts w:ascii="Calibri" w:eastAsia="Times New Roman" w:hAnsi="Calibri" w:cs="Calibri"/>
                  <w:color w:val="000000"/>
                  <w:rPrChange w:id="5688" w:author="Lane, Stefanie" w:date="2023-04-28T12:07: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157A00" w14:textId="77777777" w:rsidR="00402FFE" w:rsidRPr="00402FFE" w:rsidRDefault="00402FFE" w:rsidP="00402FFE">
            <w:pPr>
              <w:spacing w:after="0" w:line="240" w:lineRule="auto"/>
              <w:jc w:val="center"/>
              <w:rPr>
                <w:ins w:id="5689" w:author="Lane, Stefanie" w:date="2023-04-28T12:07:00Z"/>
                <w:rFonts w:ascii="Calibri" w:eastAsia="Times New Roman" w:hAnsi="Calibri" w:cs="Calibri"/>
                <w:color w:val="000000"/>
                <w:rPrChange w:id="5690" w:author="Lane, Stefanie" w:date="2023-04-28T12:07:00Z">
                  <w:rPr>
                    <w:ins w:id="5691" w:author="Lane, Stefanie" w:date="2023-04-28T12:07:00Z"/>
                  </w:rPr>
                </w:rPrChange>
              </w:rPr>
              <w:pPrChange w:id="5692" w:author="Lane, Stefanie" w:date="2023-04-28T12:07:00Z">
                <w:pPr>
                  <w:jc w:val="center"/>
                </w:pPr>
              </w:pPrChange>
            </w:pPr>
            <w:ins w:id="5693" w:author="Lane, Stefanie" w:date="2023-04-28T12:07:00Z">
              <w:r w:rsidRPr="00402FFE">
                <w:rPr>
                  <w:rFonts w:ascii="Calibri" w:eastAsia="Times New Roman" w:hAnsi="Calibri" w:cs="Calibri"/>
                  <w:color w:val="000000"/>
                  <w:rPrChange w:id="5694" w:author="Lane, Stefanie" w:date="2023-04-28T12:07:00Z">
                    <w:rPr/>
                  </w:rPrChange>
                </w:rPr>
                <w:t>-32.1</w:t>
              </w:r>
            </w:ins>
          </w:p>
        </w:tc>
      </w:tr>
      <w:tr w:rsidR="00402FFE" w:rsidRPr="00402FFE" w14:paraId="0C83372F" w14:textId="77777777" w:rsidTr="00402FFE">
        <w:trPr>
          <w:divId w:val="50731576"/>
          <w:trHeight w:val="290"/>
          <w:ins w:id="5695" w:author="Lane, Stefanie" w:date="2023-04-28T12:07:00Z"/>
        </w:trPr>
        <w:tc>
          <w:tcPr>
            <w:tcW w:w="1311" w:type="dxa"/>
            <w:vMerge/>
            <w:tcBorders>
              <w:top w:val="nil"/>
              <w:left w:val="single" w:sz="8" w:space="0" w:color="auto"/>
              <w:bottom w:val="single" w:sz="8" w:space="0" w:color="000000"/>
              <w:right w:val="nil"/>
            </w:tcBorders>
            <w:vAlign w:val="center"/>
            <w:hideMark/>
          </w:tcPr>
          <w:p w14:paraId="41FF5D23" w14:textId="77777777" w:rsidR="00402FFE" w:rsidRPr="00402FFE" w:rsidRDefault="00402FFE" w:rsidP="00402FFE">
            <w:pPr>
              <w:spacing w:after="0" w:line="240" w:lineRule="auto"/>
              <w:rPr>
                <w:ins w:id="5696" w:author="Lane, Stefanie" w:date="2023-04-28T12:07:00Z"/>
                <w:rFonts w:ascii="Calibri" w:eastAsia="Times New Roman" w:hAnsi="Calibri" w:cs="Calibri"/>
                <w:color w:val="000000"/>
                <w:rPrChange w:id="5697" w:author="Lane, Stefanie" w:date="2023-04-28T12:07:00Z">
                  <w:rPr>
                    <w:ins w:id="5698" w:author="Lane, Stefanie" w:date="2023-04-28T12:07:00Z"/>
                  </w:rPr>
                </w:rPrChange>
              </w:rPr>
              <w:pPrChange w:id="5699"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CA4EDD7" w14:textId="77777777" w:rsidR="00402FFE" w:rsidRPr="00402FFE" w:rsidRDefault="00402FFE" w:rsidP="00402FFE">
            <w:pPr>
              <w:spacing w:after="0" w:line="240" w:lineRule="auto"/>
              <w:rPr>
                <w:ins w:id="5700" w:author="Lane, Stefanie" w:date="2023-04-28T12:07:00Z"/>
                <w:rFonts w:ascii="Calibri" w:eastAsia="Times New Roman" w:hAnsi="Calibri" w:cs="Calibri"/>
                <w:color w:val="000000"/>
                <w:rPrChange w:id="5701" w:author="Lane, Stefanie" w:date="2023-04-28T12:07:00Z">
                  <w:rPr>
                    <w:ins w:id="5702" w:author="Lane, Stefanie" w:date="2023-04-28T12:07:00Z"/>
                  </w:rPr>
                </w:rPrChange>
              </w:rPr>
              <w:pPrChange w:id="5703" w:author="Lane, Stefanie" w:date="2023-04-28T12:07:00Z">
                <w:pPr/>
              </w:pPrChange>
            </w:pPr>
          </w:p>
        </w:tc>
        <w:tc>
          <w:tcPr>
            <w:tcW w:w="3320" w:type="dxa"/>
            <w:tcBorders>
              <w:top w:val="nil"/>
              <w:left w:val="nil"/>
              <w:bottom w:val="nil"/>
              <w:right w:val="nil"/>
            </w:tcBorders>
            <w:shd w:val="clear" w:color="auto" w:fill="auto"/>
            <w:noWrap/>
            <w:vAlign w:val="bottom"/>
            <w:hideMark/>
          </w:tcPr>
          <w:p w14:paraId="5E45410C" w14:textId="77777777" w:rsidR="00402FFE" w:rsidRPr="00402FFE" w:rsidRDefault="00402FFE" w:rsidP="00402FFE">
            <w:pPr>
              <w:spacing w:after="0" w:line="240" w:lineRule="auto"/>
              <w:rPr>
                <w:ins w:id="5704" w:author="Lane, Stefanie" w:date="2023-04-28T12:07:00Z"/>
                <w:rFonts w:ascii="Calibri" w:eastAsia="Times New Roman" w:hAnsi="Calibri" w:cs="Calibri"/>
                <w:i/>
                <w:iCs/>
                <w:color w:val="000000"/>
                <w:rPrChange w:id="5705" w:author="Lane, Stefanie" w:date="2023-04-28T12:07:00Z">
                  <w:rPr>
                    <w:ins w:id="5706" w:author="Lane, Stefanie" w:date="2023-04-28T12:07:00Z"/>
                  </w:rPr>
                </w:rPrChange>
              </w:rPr>
              <w:pPrChange w:id="5707" w:author="Lane, Stefanie" w:date="2023-04-28T12:07:00Z">
                <w:pPr/>
              </w:pPrChange>
            </w:pPr>
            <w:ins w:id="5708" w:author="Lane, Stefanie" w:date="2023-04-28T12:07:00Z">
              <w:r w:rsidRPr="00402FFE">
                <w:rPr>
                  <w:rFonts w:ascii="Calibri" w:eastAsia="Times New Roman" w:hAnsi="Calibri" w:cs="Calibri"/>
                  <w:i/>
                  <w:iCs/>
                  <w:color w:val="000000"/>
                  <w:rPrChange w:id="5709" w:author="Lane, Stefanie" w:date="2023-04-28T12:07:00Z">
                    <w:rPr/>
                  </w:rPrChange>
                </w:rPr>
                <w:t>Mentha aquatica</w:t>
              </w:r>
            </w:ins>
          </w:p>
        </w:tc>
        <w:tc>
          <w:tcPr>
            <w:tcW w:w="869" w:type="dxa"/>
            <w:tcBorders>
              <w:top w:val="nil"/>
              <w:left w:val="nil"/>
              <w:bottom w:val="nil"/>
              <w:right w:val="nil"/>
            </w:tcBorders>
            <w:shd w:val="clear" w:color="auto" w:fill="auto"/>
            <w:noWrap/>
            <w:vAlign w:val="bottom"/>
            <w:hideMark/>
          </w:tcPr>
          <w:p w14:paraId="21DD5196" w14:textId="77777777" w:rsidR="00402FFE" w:rsidRPr="00402FFE" w:rsidRDefault="00402FFE" w:rsidP="00402FFE">
            <w:pPr>
              <w:spacing w:after="0" w:line="240" w:lineRule="auto"/>
              <w:jc w:val="center"/>
              <w:rPr>
                <w:ins w:id="5710" w:author="Lane, Stefanie" w:date="2023-04-28T12:07:00Z"/>
                <w:rFonts w:ascii="Calibri" w:eastAsia="Times New Roman" w:hAnsi="Calibri" w:cs="Calibri"/>
                <w:color w:val="000000"/>
                <w:rPrChange w:id="5711" w:author="Lane, Stefanie" w:date="2023-04-28T12:07:00Z">
                  <w:rPr>
                    <w:ins w:id="5712" w:author="Lane, Stefanie" w:date="2023-04-28T12:07:00Z"/>
                  </w:rPr>
                </w:rPrChange>
              </w:rPr>
              <w:pPrChange w:id="5713" w:author="Lane, Stefanie" w:date="2023-04-28T12:07:00Z">
                <w:pPr>
                  <w:jc w:val="center"/>
                </w:pPr>
              </w:pPrChange>
            </w:pPr>
            <w:ins w:id="5714" w:author="Lane, Stefanie" w:date="2023-04-28T12:07:00Z">
              <w:r w:rsidRPr="00402FFE">
                <w:rPr>
                  <w:rFonts w:ascii="Calibri" w:eastAsia="Times New Roman" w:hAnsi="Calibri" w:cs="Calibri"/>
                  <w:color w:val="000000"/>
                  <w:rPrChange w:id="5715" w:author="Lane, Stefanie" w:date="2023-04-28T12:07:00Z">
                    <w:rPr/>
                  </w:rPrChange>
                </w:rPr>
                <w:t>0.37</w:t>
              </w:r>
            </w:ins>
          </w:p>
        </w:tc>
        <w:tc>
          <w:tcPr>
            <w:tcW w:w="990" w:type="dxa"/>
            <w:tcBorders>
              <w:top w:val="nil"/>
              <w:left w:val="nil"/>
              <w:bottom w:val="nil"/>
              <w:right w:val="nil"/>
            </w:tcBorders>
            <w:shd w:val="clear" w:color="auto" w:fill="auto"/>
            <w:noWrap/>
            <w:vAlign w:val="bottom"/>
            <w:hideMark/>
          </w:tcPr>
          <w:p w14:paraId="428FB45E" w14:textId="77777777" w:rsidR="00402FFE" w:rsidRPr="00402FFE" w:rsidRDefault="00402FFE" w:rsidP="00402FFE">
            <w:pPr>
              <w:spacing w:after="0" w:line="240" w:lineRule="auto"/>
              <w:jc w:val="center"/>
              <w:rPr>
                <w:ins w:id="5716" w:author="Lane, Stefanie" w:date="2023-04-28T12:07:00Z"/>
                <w:rFonts w:ascii="Calibri" w:eastAsia="Times New Roman" w:hAnsi="Calibri" w:cs="Calibri"/>
                <w:color w:val="000000"/>
                <w:rPrChange w:id="5717" w:author="Lane, Stefanie" w:date="2023-04-28T12:07:00Z">
                  <w:rPr>
                    <w:ins w:id="5718" w:author="Lane, Stefanie" w:date="2023-04-28T12:07:00Z"/>
                  </w:rPr>
                </w:rPrChange>
              </w:rPr>
              <w:pPrChange w:id="5719" w:author="Lane, Stefanie" w:date="2023-04-28T12:07:00Z">
                <w:pPr>
                  <w:jc w:val="center"/>
                </w:pPr>
              </w:pPrChange>
            </w:pPr>
            <w:ins w:id="5720" w:author="Lane, Stefanie" w:date="2023-04-28T12:07:00Z">
              <w:r w:rsidRPr="00402FFE">
                <w:rPr>
                  <w:rFonts w:ascii="Calibri" w:eastAsia="Times New Roman" w:hAnsi="Calibri" w:cs="Calibri"/>
                  <w:color w:val="000000"/>
                  <w:rPrChange w:id="5721" w:author="Lane, Stefanie" w:date="2023-04-28T12:07:00Z">
                    <w:rPr/>
                  </w:rPrChange>
                </w:rPr>
                <w:t>2.28</w:t>
              </w:r>
            </w:ins>
          </w:p>
        </w:tc>
        <w:tc>
          <w:tcPr>
            <w:tcW w:w="810" w:type="dxa"/>
            <w:tcBorders>
              <w:top w:val="nil"/>
              <w:left w:val="nil"/>
              <w:bottom w:val="nil"/>
              <w:right w:val="nil"/>
            </w:tcBorders>
            <w:shd w:val="clear" w:color="auto" w:fill="auto"/>
            <w:noWrap/>
            <w:vAlign w:val="bottom"/>
            <w:hideMark/>
          </w:tcPr>
          <w:p w14:paraId="1E0761ED" w14:textId="77777777" w:rsidR="00402FFE" w:rsidRPr="00402FFE" w:rsidRDefault="00402FFE" w:rsidP="00402FFE">
            <w:pPr>
              <w:spacing w:after="0" w:line="240" w:lineRule="auto"/>
              <w:jc w:val="center"/>
              <w:rPr>
                <w:ins w:id="5722" w:author="Lane, Stefanie" w:date="2023-04-28T12:07:00Z"/>
                <w:rFonts w:ascii="Calibri" w:eastAsia="Times New Roman" w:hAnsi="Calibri" w:cs="Calibri"/>
                <w:color w:val="000000"/>
                <w:rPrChange w:id="5723" w:author="Lane, Stefanie" w:date="2023-04-28T12:07:00Z">
                  <w:rPr>
                    <w:ins w:id="5724" w:author="Lane, Stefanie" w:date="2023-04-28T12:07:00Z"/>
                  </w:rPr>
                </w:rPrChange>
              </w:rPr>
              <w:pPrChange w:id="5725" w:author="Lane, Stefanie" w:date="2023-04-28T12:07:00Z">
                <w:pPr>
                  <w:jc w:val="center"/>
                </w:pPr>
              </w:pPrChange>
            </w:pPr>
            <w:ins w:id="5726" w:author="Lane, Stefanie" w:date="2023-04-28T12:07:00Z">
              <w:r w:rsidRPr="00402FFE">
                <w:rPr>
                  <w:rFonts w:ascii="Calibri" w:eastAsia="Times New Roman" w:hAnsi="Calibri" w:cs="Calibri"/>
                  <w:color w:val="000000"/>
                  <w:rPrChange w:id="5727" w:author="Lane, Stefanie" w:date="2023-04-28T12:07:00Z">
                    <w:rPr/>
                  </w:rPrChange>
                </w:rPr>
                <w:t>1.79</w:t>
              </w:r>
            </w:ins>
          </w:p>
        </w:tc>
        <w:tc>
          <w:tcPr>
            <w:tcW w:w="1710" w:type="dxa"/>
            <w:tcBorders>
              <w:top w:val="nil"/>
              <w:left w:val="nil"/>
              <w:bottom w:val="nil"/>
              <w:right w:val="single" w:sz="8" w:space="0" w:color="auto"/>
            </w:tcBorders>
            <w:shd w:val="clear" w:color="auto" w:fill="auto"/>
            <w:noWrap/>
            <w:vAlign w:val="bottom"/>
            <w:hideMark/>
          </w:tcPr>
          <w:p w14:paraId="1C448A88" w14:textId="77777777" w:rsidR="00402FFE" w:rsidRPr="00402FFE" w:rsidRDefault="00402FFE" w:rsidP="00402FFE">
            <w:pPr>
              <w:spacing w:after="0" w:line="240" w:lineRule="auto"/>
              <w:jc w:val="center"/>
              <w:rPr>
                <w:ins w:id="5728" w:author="Lane, Stefanie" w:date="2023-04-28T12:07:00Z"/>
                <w:rFonts w:ascii="Calibri" w:eastAsia="Times New Roman" w:hAnsi="Calibri" w:cs="Calibri"/>
                <w:color w:val="000000"/>
                <w:rPrChange w:id="5729" w:author="Lane, Stefanie" w:date="2023-04-28T12:07:00Z">
                  <w:rPr>
                    <w:ins w:id="5730" w:author="Lane, Stefanie" w:date="2023-04-28T12:07:00Z"/>
                  </w:rPr>
                </w:rPrChange>
              </w:rPr>
              <w:pPrChange w:id="5731" w:author="Lane, Stefanie" w:date="2023-04-28T12:07:00Z">
                <w:pPr>
                  <w:jc w:val="center"/>
                </w:pPr>
              </w:pPrChange>
            </w:pPr>
            <w:ins w:id="5732" w:author="Lane, Stefanie" w:date="2023-04-28T12:07:00Z">
              <w:r w:rsidRPr="00402FFE">
                <w:rPr>
                  <w:rFonts w:ascii="Calibri" w:eastAsia="Times New Roman" w:hAnsi="Calibri" w:cs="Calibri"/>
                  <w:color w:val="000000"/>
                  <w:rPrChange w:id="5733" w:author="Lane, Stefanie" w:date="2023-04-28T12:07:00Z">
                    <w:rPr/>
                  </w:rPrChange>
                </w:rPr>
                <w:t>384.7</w:t>
              </w:r>
            </w:ins>
          </w:p>
        </w:tc>
      </w:tr>
      <w:tr w:rsidR="00402FFE" w:rsidRPr="00402FFE" w14:paraId="5A30DFF3" w14:textId="77777777" w:rsidTr="00402FFE">
        <w:trPr>
          <w:divId w:val="50731576"/>
          <w:trHeight w:val="290"/>
          <w:ins w:id="5734" w:author="Lane, Stefanie" w:date="2023-04-28T12:07:00Z"/>
        </w:trPr>
        <w:tc>
          <w:tcPr>
            <w:tcW w:w="1311" w:type="dxa"/>
            <w:vMerge/>
            <w:tcBorders>
              <w:top w:val="nil"/>
              <w:left w:val="single" w:sz="8" w:space="0" w:color="auto"/>
              <w:bottom w:val="single" w:sz="8" w:space="0" w:color="000000"/>
              <w:right w:val="nil"/>
            </w:tcBorders>
            <w:vAlign w:val="center"/>
            <w:hideMark/>
          </w:tcPr>
          <w:p w14:paraId="20E8CD42" w14:textId="77777777" w:rsidR="00402FFE" w:rsidRPr="00402FFE" w:rsidRDefault="00402FFE" w:rsidP="00402FFE">
            <w:pPr>
              <w:spacing w:after="0" w:line="240" w:lineRule="auto"/>
              <w:rPr>
                <w:ins w:id="5735" w:author="Lane, Stefanie" w:date="2023-04-28T12:07:00Z"/>
                <w:rFonts w:ascii="Calibri" w:eastAsia="Times New Roman" w:hAnsi="Calibri" w:cs="Calibri"/>
                <w:color w:val="000000"/>
                <w:rPrChange w:id="5736" w:author="Lane, Stefanie" w:date="2023-04-28T12:07:00Z">
                  <w:rPr>
                    <w:ins w:id="5737" w:author="Lane, Stefanie" w:date="2023-04-28T12:07:00Z"/>
                  </w:rPr>
                </w:rPrChange>
              </w:rPr>
              <w:pPrChange w:id="5738"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E1725E2" w14:textId="77777777" w:rsidR="00402FFE" w:rsidRPr="00402FFE" w:rsidRDefault="00402FFE" w:rsidP="00402FFE">
            <w:pPr>
              <w:spacing w:after="0" w:line="240" w:lineRule="auto"/>
              <w:rPr>
                <w:ins w:id="5739" w:author="Lane, Stefanie" w:date="2023-04-28T12:07:00Z"/>
                <w:rFonts w:ascii="Calibri" w:eastAsia="Times New Roman" w:hAnsi="Calibri" w:cs="Calibri"/>
                <w:color w:val="000000"/>
                <w:rPrChange w:id="5740" w:author="Lane, Stefanie" w:date="2023-04-28T12:07:00Z">
                  <w:rPr>
                    <w:ins w:id="5741" w:author="Lane, Stefanie" w:date="2023-04-28T12:07:00Z"/>
                  </w:rPr>
                </w:rPrChange>
              </w:rPr>
              <w:pPrChange w:id="5742"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9151ED2" w14:textId="77777777" w:rsidR="00402FFE" w:rsidRPr="00402FFE" w:rsidRDefault="00402FFE" w:rsidP="00402FFE">
            <w:pPr>
              <w:spacing w:after="0" w:line="240" w:lineRule="auto"/>
              <w:rPr>
                <w:ins w:id="5743" w:author="Lane, Stefanie" w:date="2023-04-28T12:07:00Z"/>
                <w:rFonts w:ascii="Calibri" w:eastAsia="Times New Roman" w:hAnsi="Calibri" w:cs="Calibri"/>
                <w:i/>
                <w:iCs/>
                <w:color w:val="000000"/>
                <w:rPrChange w:id="5744" w:author="Lane, Stefanie" w:date="2023-04-28T12:07:00Z">
                  <w:rPr>
                    <w:ins w:id="5745" w:author="Lane, Stefanie" w:date="2023-04-28T12:07:00Z"/>
                  </w:rPr>
                </w:rPrChange>
              </w:rPr>
              <w:pPrChange w:id="5746" w:author="Lane, Stefanie" w:date="2023-04-28T12:07:00Z">
                <w:pPr/>
              </w:pPrChange>
            </w:pPr>
            <w:ins w:id="5747" w:author="Lane, Stefanie" w:date="2023-04-28T12:07:00Z">
              <w:r w:rsidRPr="00402FFE">
                <w:rPr>
                  <w:rFonts w:ascii="Calibri" w:eastAsia="Times New Roman" w:hAnsi="Calibri" w:cs="Calibri"/>
                  <w:i/>
                  <w:iCs/>
                  <w:color w:val="000000"/>
                  <w:rPrChange w:id="5748" w:author="Lane, Stefanie" w:date="2023-04-28T12:07:00Z">
                    <w:rPr/>
                  </w:rPrChange>
                </w:rPr>
                <w:t>Iris pseudocorus</w:t>
              </w:r>
            </w:ins>
          </w:p>
        </w:tc>
        <w:tc>
          <w:tcPr>
            <w:tcW w:w="869" w:type="dxa"/>
            <w:tcBorders>
              <w:top w:val="single" w:sz="4" w:space="0" w:color="auto"/>
              <w:left w:val="nil"/>
              <w:bottom w:val="single" w:sz="4" w:space="0" w:color="auto"/>
              <w:right w:val="nil"/>
            </w:tcBorders>
            <w:shd w:val="clear" w:color="auto" w:fill="auto"/>
            <w:noWrap/>
            <w:vAlign w:val="bottom"/>
            <w:hideMark/>
          </w:tcPr>
          <w:p w14:paraId="3A4C68AF" w14:textId="77777777" w:rsidR="00402FFE" w:rsidRPr="00402FFE" w:rsidRDefault="00402FFE" w:rsidP="00402FFE">
            <w:pPr>
              <w:spacing w:after="0" w:line="240" w:lineRule="auto"/>
              <w:jc w:val="center"/>
              <w:rPr>
                <w:ins w:id="5749" w:author="Lane, Stefanie" w:date="2023-04-28T12:07:00Z"/>
                <w:rFonts w:ascii="Calibri" w:eastAsia="Times New Roman" w:hAnsi="Calibri" w:cs="Calibri"/>
                <w:color w:val="000000"/>
                <w:rPrChange w:id="5750" w:author="Lane, Stefanie" w:date="2023-04-28T12:07:00Z">
                  <w:rPr>
                    <w:ins w:id="5751" w:author="Lane, Stefanie" w:date="2023-04-28T12:07:00Z"/>
                  </w:rPr>
                </w:rPrChange>
              </w:rPr>
              <w:pPrChange w:id="5752" w:author="Lane, Stefanie" w:date="2023-04-28T12:07:00Z">
                <w:pPr>
                  <w:jc w:val="center"/>
                </w:pPr>
              </w:pPrChange>
            </w:pPr>
            <w:ins w:id="5753" w:author="Lane, Stefanie" w:date="2023-04-28T12:07:00Z">
              <w:r w:rsidRPr="00402FFE">
                <w:rPr>
                  <w:rFonts w:ascii="Calibri" w:eastAsia="Times New Roman" w:hAnsi="Calibri" w:cs="Calibri"/>
                  <w:color w:val="000000"/>
                  <w:rPrChange w:id="5754"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2058C7EF" w14:textId="77777777" w:rsidR="00402FFE" w:rsidRPr="00402FFE" w:rsidRDefault="00402FFE" w:rsidP="00402FFE">
            <w:pPr>
              <w:spacing w:after="0" w:line="240" w:lineRule="auto"/>
              <w:jc w:val="center"/>
              <w:rPr>
                <w:ins w:id="5755" w:author="Lane, Stefanie" w:date="2023-04-28T12:07:00Z"/>
                <w:rFonts w:ascii="Calibri" w:eastAsia="Times New Roman" w:hAnsi="Calibri" w:cs="Calibri"/>
                <w:color w:val="000000"/>
                <w:rPrChange w:id="5756" w:author="Lane, Stefanie" w:date="2023-04-28T12:07:00Z">
                  <w:rPr>
                    <w:ins w:id="5757" w:author="Lane, Stefanie" w:date="2023-04-28T12:07:00Z"/>
                  </w:rPr>
                </w:rPrChange>
              </w:rPr>
              <w:pPrChange w:id="5758" w:author="Lane, Stefanie" w:date="2023-04-28T12:07:00Z">
                <w:pPr>
                  <w:jc w:val="center"/>
                </w:pPr>
              </w:pPrChange>
            </w:pPr>
            <w:ins w:id="5759" w:author="Lane, Stefanie" w:date="2023-04-28T12:07:00Z">
              <w:r w:rsidRPr="00402FFE">
                <w:rPr>
                  <w:rFonts w:ascii="Calibri" w:eastAsia="Times New Roman" w:hAnsi="Calibri" w:cs="Calibri"/>
                  <w:color w:val="000000"/>
                  <w:rPrChange w:id="5760" w:author="Lane, Stefanie" w:date="2023-04-28T12:07:00Z">
                    <w:rPr/>
                  </w:rPrChange>
                </w:rPr>
                <w:t>0.33</w:t>
              </w:r>
            </w:ins>
          </w:p>
        </w:tc>
        <w:tc>
          <w:tcPr>
            <w:tcW w:w="810" w:type="dxa"/>
            <w:tcBorders>
              <w:top w:val="single" w:sz="4" w:space="0" w:color="auto"/>
              <w:left w:val="nil"/>
              <w:bottom w:val="single" w:sz="4" w:space="0" w:color="auto"/>
              <w:right w:val="nil"/>
            </w:tcBorders>
            <w:shd w:val="clear" w:color="auto" w:fill="auto"/>
            <w:noWrap/>
            <w:vAlign w:val="bottom"/>
            <w:hideMark/>
          </w:tcPr>
          <w:p w14:paraId="08FAE4CF" w14:textId="77777777" w:rsidR="00402FFE" w:rsidRPr="00402FFE" w:rsidRDefault="00402FFE" w:rsidP="00402FFE">
            <w:pPr>
              <w:spacing w:after="0" w:line="240" w:lineRule="auto"/>
              <w:jc w:val="center"/>
              <w:rPr>
                <w:ins w:id="5761" w:author="Lane, Stefanie" w:date="2023-04-28T12:07:00Z"/>
                <w:rFonts w:ascii="Calibri" w:eastAsia="Times New Roman" w:hAnsi="Calibri" w:cs="Calibri"/>
                <w:color w:val="000000"/>
                <w:rPrChange w:id="5762" w:author="Lane, Stefanie" w:date="2023-04-28T12:07:00Z">
                  <w:rPr>
                    <w:ins w:id="5763" w:author="Lane, Stefanie" w:date="2023-04-28T12:07:00Z"/>
                  </w:rPr>
                </w:rPrChange>
              </w:rPr>
              <w:pPrChange w:id="5764" w:author="Lane, Stefanie" w:date="2023-04-28T12:07:00Z">
                <w:pPr>
                  <w:jc w:val="center"/>
                </w:pPr>
              </w:pPrChange>
            </w:pPr>
            <w:ins w:id="5765" w:author="Lane, Stefanie" w:date="2023-04-28T12:07:00Z">
              <w:r w:rsidRPr="00402FFE">
                <w:rPr>
                  <w:rFonts w:ascii="Calibri" w:eastAsia="Times New Roman" w:hAnsi="Calibri" w:cs="Calibri"/>
                  <w:color w:val="000000"/>
                  <w:rPrChange w:id="5766" w:author="Lane, Stefanie" w:date="2023-04-28T12:07:00Z">
                    <w:rPr/>
                  </w:rPrChange>
                </w:rPr>
                <w:t>0.21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C288988" w14:textId="77777777" w:rsidR="00402FFE" w:rsidRPr="00402FFE" w:rsidRDefault="00402FFE" w:rsidP="00402FFE">
            <w:pPr>
              <w:spacing w:after="0" w:line="240" w:lineRule="auto"/>
              <w:jc w:val="center"/>
              <w:rPr>
                <w:ins w:id="5767" w:author="Lane, Stefanie" w:date="2023-04-28T12:07:00Z"/>
                <w:rFonts w:ascii="Calibri" w:eastAsia="Times New Roman" w:hAnsi="Calibri" w:cs="Calibri"/>
                <w:color w:val="000000"/>
                <w:rPrChange w:id="5768" w:author="Lane, Stefanie" w:date="2023-04-28T12:07:00Z">
                  <w:rPr>
                    <w:ins w:id="5769" w:author="Lane, Stefanie" w:date="2023-04-28T12:07:00Z"/>
                  </w:rPr>
                </w:rPrChange>
              </w:rPr>
              <w:pPrChange w:id="5770" w:author="Lane, Stefanie" w:date="2023-04-28T12:07:00Z">
                <w:pPr>
                  <w:jc w:val="center"/>
                </w:pPr>
              </w:pPrChange>
            </w:pPr>
            <w:ins w:id="5771" w:author="Lane, Stefanie" w:date="2023-04-28T12:07:00Z">
              <w:r w:rsidRPr="00402FFE">
                <w:rPr>
                  <w:rFonts w:ascii="Calibri" w:eastAsia="Times New Roman" w:hAnsi="Calibri" w:cs="Calibri"/>
                  <w:color w:val="000000"/>
                  <w:rPrChange w:id="5772" w:author="Lane, Stefanie" w:date="2023-04-28T12:07:00Z">
                    <w:rPr/>
                  </w:rPrChange>
                </w:rPr>
                <w:t>+</w:t>
              </w:r>
            </w:ins>
          </w:p>
        </w:tc>
      </w:tr>
      <w:tr w:rsidR="00402FFE" w:rsidRPr="00402FFE" w14:paraId="3191312F" w14:textId="77777777" w:rsidTr="00402FFE">
        <w:trPr>
          <w:divId w:val="50731576"/>
          <w:trHeight w:val="290"/>
          <w:ins w:id="5773" w:author="Lane, Stefanie" w:date="2023-04-28T12:07:00Z"/>
        </w:trPr>
        <w:tc>
          <w:tcPr>
            <w:tcW w:w="1311" w:type="dxa"/>
            <w:vMerge/>
            <w:tcBorders>
              <w:top w:val="nil"/>
              <w:left w:val="single" w:sz="8" w:space="0" w:color="auto"/>
              <w:bottom w:val="single" w:sz="8" w:space="0" w:color="000000"/>
              <w:right w:val="nil"/>
            </w:tcBorders>
            <w:vAlign w:val="center"/>
            <w:hideMark/>
          </w:tcPr>
          <w:p w14:paraId="200C5A4D" w14:textId="77777777" w:rsidR="00402FFE" w:rsidRPr="00402FFE" w:rsidRDefault="00402FFE" w:rsidP="00402FFE">
            <w:pPr>
              <w:spacing w:after="0" w:line="240" w:lineRule="auto"/>
              <w:rPr>
                <w:ins w:id="5774" w:author="Lane, Stefanie" w:date="2023-04-28T12:07:00Z"/>
                <w:rFonts w:ascii="Calibri" w:eastAsia="Times New Roman" w:hAnsi="Calibri" w:cs="Calibri"/>
                <w:color w:val="000000"/>
                <w:rPrChange w:id="5775" w:author="Lane, Stefanie" w:date="2023-04-28T12:07:00Z">
                  <w:rPr>
                    <w:ins w:id="5776" w:author="Lane, Stefanie" w:date="2023-04-28T12:07:00Z"/>
                  </w:rPr>
                </w:rPrChange>
              </w:rPr>
              <w:pPrChange w:id="5777"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4F0FA77" w14:textId="77777777" w:rsidR="00402FFE" w:rsidRPr="00402FFE" w:rsidRDefault="00402FFE" w:rsidP="00402FFE">
            <w:pPr>
              <w:spacing w:after="0" w:line="240" w:lineRule="auto"/>
              <w:rPr>
                <w:ins w:id="5778" w:author="Lane, Stefanie" w:date="2023-04-28T12:07:00Z"/>
                <w:rFonts w:ascii="Calibri" w:eastAsia="Times New Roman" w:hAnsi="Calibri" w:cs="Calibri"/>
                <w:color w:val="000000"/>
                <w:rPrChange w:id="5779" w:author="Lane, Stefanie" w:date="2023-04-28T12:07:00Z">
                  <w:rPr>
                    <w:ins w:id="5780" w:author="Lane, Stefanie" w:date="2023-04-28T12:07:00Z"/>
                  </w:rPr>
                </w:rPrChange>
              </w:rPr>
              <w:pPrChange w:id="5781" w:author="Lane, Stefanie" w:date="2023-04-28T12:07:00Z">
                <w:pPr/>
              </w:pPrChange>
            </w:pPr>
          </w:p>
        </w:tc>
        <w:tc>
          <w:tcPr>
            <w:tcW w:w="3320" w:type="dxa"/>
            <w:tcBorders>
              <w:top w:val="nil"/>
              <w:left w:val="nil"/>
              <w:bottom w:val="nil"/>
              <w:right w:val="nil"/>
            </w:tcBorders>
            <w:shd w:val="clear" w:color="auto" w:fill="auto"/>
            <w:noWrap/>
            <w:vAlign w:val="bottom"/>
            <w:hideMark/>
          </w:tcPr>
          <w:p w14:paraId="7BC56D6F" w14:textId="77777777" w:rsidR="00402FFE" w:rsidRPr="00402FFE" w:rsidRDefault="00402FFE" w:rsidP="00402FFE">
            <w:pPr>
              <w:spacing w:after="0" w:line="240" w:lineRule="auto"/>
              <w:rPr>
                <w:ins w:id="5782" w:author="Lane, Stefanie" w:date="2023-04-28T12:07:00Z"/>
                <w:rFonts w:ascii="Calibri" w:eastAsia="Times New Roman" w:hAnsi="Calibri" w:cs="Calibri"/>
                <w:i/>
                <w:iCs/>
                <w:color w:val="000000"/>
                <w:rPrChange w:id="5783" w:author="Lane, Stefanie" w:date="2023-04-28T12:07:00Z">
                  <w:rPr>
                    <w:ins w:id="5784" w:author="Lane, Stefanie" w:date="2023-04-28T12:07:00Z"/>
                  </w:rPr>
                </w:rPrChange>
              </w:rPr>
              <w:pPrChange w:id="5785" w:author="Lane, Stefanie" w:date="2023-04-28T12:07:00Z">
                <w:pPr/>
              </w:pPrChange>
            </w:pPr>
            <w:ins w:id="5786" w:author="Lane, Stefanie" w:date="2023-04-28T12:07:00Z">
              <w:r w:rsidRPr="00402FFE">
                <w:rPr>
                  <w:rFonts w:ascii="Calibri" w:eastAsia="Times New Roman" w:hAnsi="Calibri" w:cs="Calibri"/>
                  <w:i/>
                  <w:iCs/>
                  <w:color w:val="000000"/>
                  <w:rPrChange w:id="5787" w:author="Lane, Stefanie" w:date="2023-04-28T12:07:00Z">
                    <w:rPr/>
                  </w:rPrChange>
                </w:rPr>
                <w:t>Lycopus europaeus</w:t>
              </w:r>
            </w:ins>
          </w:p>
        </w:tc>
        <w:tc>
          <w:tcPr>
            <w:tcW w:w="869" w:type="dxa"/>
            <w:tcBorders>
              <w:top w:val="nil"/>
              <w:left w:val="nil"/>
              <w:bottom w:val="nil"/>
              <w:right w:val="nil"/>
            </w:tcBorders>
            <w:shd w:val="clear" w:color="auto" w:fill="auto"/>
            <w:noWrap/>
            <w:vAlign w:val="bottom"/>
            <w:hideMark/>
          </w:tcPr>
          <w:p w14:paraId="60044318" w14:textId="77777777" w:rsidR="00402FFE" w:rsidRPr="00402FFE" w:rsidRDefault="00402FFE" w:rsidP="00402FFE">
            <w:pPr>
              <w:spacing w:after="0" w:line="240" w:lineRule="auto"/>
              <w:jc w:val="center"/>
              <w:rPr>
                <w:ins w:id="5788" w:author="Lane, Stefanie" w:date="2023-04-28T12:07:00Z"/>
                <w:rFonts w:ascii="Calibri" w:eastAsia="Times New Roman" w:hAnsi="Calibri" w:cs="Calibri"/>
                <w:color w:val="000000"/>
                <w:rPrChange w:id="5789" w:author="Lane, Stefanie" w:date="2023-04-28T12:07:00Z">
                  <w:rPr>
                    <w:ins w:id="5790" w:author="Lane, Stefanie" w:date="2023-04-28T12:07:00Z"/>
                  </w:rPr>
                </w:rPrChange>
              </w:rPr>
              <w:pPrChange w:id="5791" w:author="Lane, Stefanie" w:date="2023-04-28T12:07:00Z">
                <w:pPr>
                  <w:jc w:val="center"/>
                </w:pPr>
              </w:pPrChange>
            </w:pPr>
            <w:ins w:id="5792" w:author="Lane, Stefanie" w:date="2023-04-28T12:07:00Z">
              <w:r w:rsidRPr="00402FFE">
                <w:rPr>
                  <w:rFonts w:ascii="Calibri" w:eastAsia="Times New Roman" w:hAnsi="Calibri" w:cs="Calibri"/>
                  <w:color w:val="000000"/>
                  <w:rPrChange w:id="5793"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1E8ECEA8" w14:textId="77777777" w:rsidR="00402FFE" w:rsidRPr="00402FFE" w:rsidRDefault="00402FFE" w:rsidP="00402FFE">
            <w:pPr>
              <w:spacing w:after="0" w:line="240" w:lineRule="auto"/>
              <w:jc w:val="center"/>
              <w:rPr>
                <w:ins w:id="5794" w:author="Lane, Stefanie" w:date="2023-04-28T12:07:00Z"/>
                <w:rFonts w:ascii="Calibri" w:eastAsia="Times New Roman" w:hAnsi="Calibri" w:cs="Calibri"/>
                <w:color w:val="000000"/>
                <w:rPrChange w:id="5795" w:author="Lane, Stefanie" w:date="2023-04-28T12:07:00Z">
                  <w:rPr>
                    <w:ins w:id="5796" w:author="Lane, Stefanie" w:date="2023-04-28T12:07:00Z"/>
                  </w:rPr>
                </w:rPrChange>
              </w:rPr>
              <w:pPrChange w:id="5797" w:author="Lane, Stefanie" w:date="2023-04-28T12:07:00Z">
                <w:pPr>
                  <w:jc w:val="center"/>
                </w:pPr>
              </w:pPrChange>
            </w:pPr>
            <w:ins w:id="5798" w:author="Lane, Stefanie" w:date="2023-04-28T12:07:00Z">
              <w:r w:rsidRPr="00402FFE">
                <w:rPr>
                  <w:rFonts w:ascii="Calibri" w:eastAsia="Times New Roman" w:hAnsi="Calibri" w:cs="Calibri"/>
                  <w:color w:val="000000"/>
                  <w:rPrChange w:id="5799"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679ABBD3" w14:textId="77777777" w:rsidR="00402FFE" w:rsidRPr="00402FFE" w:rsidRDefault="00402FFE" w:rsidP="00402FFE">
            <w:pPr>
              <w:spacing w:after="0" w:line="240" w:lineRule="auto"/>
              <w:jc w:val="center"/>
              <w:rPr>
                <w:ins w:id="5800" w:author="Lane, Stefanie" w:date="2023-04-28T12:07:00Z"/>
                <w:rFonts w:ascii="Calibri" w:eastAsia="Times New Roman" w:hAnsi="Calibri" w:cs="Calibri"/>
                <w:color w:val="000000"/>
                <w:rPrChange w:id="5801" w:author="Lane, Stefanie" w:date="2023-04-28T12:07:00Z">
                  <w:rPr>
                    <w:ins w:id="5802" w:author="Lane, Stefanie" w:date="2023-04-28T12:07:00Z"/>
                  </w:rPr>
                </w:rPrChange>
              </w:rPr>
              <w:pPrChange w:id="5803" w:author="Lane, Stefanie" w:date="2023-04-28T12:07:00Z">
                <w:pPr>
                  <w:jc w:val="center"/>
                </w:pPr>
              </w:pPrChange>
            </w:pPr>
            <w:ins w:id="5804" w:author="Lane, Stefanie" w:date="2023-04-28T12:07:00Z">
              <w:r w:rsidRPr="00402FFE">
                <w:rPr>
                  <w:rFonts w:ascii="Calibri" w:eastAsia="Times New Roman" w:hAnsi="Calibri" w:cs="Calibri"/>
                  <w:color w:val="000000"/>
                  <w:rPrChange w:id="5805" w:author="Lane, Stefanie" w:date="2023-04-28T12:07:00Z">
                    <w:rPr/>
                  </w:rPrChange>
                </w:rPr>
                <w:t>0.04</w:t>
              </w:r>
            </w:ins>
          </w:p>
        </w:tc>
        <w:tc>
          <w:tcPr>
            <w:tcW w:w="1710" w:type="dxa"/>
            <w:tcBorders>
              <w:top w:val="nil"/>
              <w:left w:val="nil"/>
              <w:bottom w:val="nil"/>
              <w:right w:val="single" w:sz="8" w:space="0" w:color="auto"/>
            </w:tcBorders>
            <w:shd w:val="clear" w:color="auto" w:fill="auto"/>
            <w:noWrap/>
            <w:vAlign w:val="bottom"/>
            <w:hideMark/>
          </w:tcPr>
          <w:p w14:paraId="362481B8" w14:textId="77777777" w:rsidR="00402FFE" w:rsidRPr="00402FFE" w:rsidRDefault="00402FFE" w:rsidP="00402FFE">
            <w:pPr>
              <w:spacing w:after="0" w:line="240" w:lineRule="auto"/>
              <w:jc w:val="center"/>
              <w:rPr>
                <w:ins w:id="5806" w:author="Lane, Stefanie" w:date="2023-04-28T12:07:00Z"/>
                <w:rFonts w:ascii="Calibri" w:eastAsia="Times New Roman" w:hAnsi="Calibri" w:cs="Calibri"/>
                <w:color w:val="000000"/>
                <w:rPrChange w:id="5807" w:author="Lane, Stefanie" w:date="2023-04-28T12:07:00Z">
                  <w:rPr>
                    <w:ins w:id="5808" w:author="Lane, Stefanie" w:date="2023-04-28T12:07:00Z"/>
                  </w:rPr>
                </w:rPrChange>
              </w:rPr>
              <w:pPrChange w:id="5809" w:author="Lane, Stefanie" w:date="2023-04-28T12:07:00Z">
                <w:pPr>
                  <w:jc w:val="center"/>
                </w:pPr>
              </w:pPrChange>
            </w:pPr>
            <w:ins w:id="5810" w:author="Lane, Stefanie" w:date="2023-04-28T12:07:00Z">
              <w:r w:rsidRPr="00402FFE">
                <w:rPr>
                  <w:rFonts w:ascii="Calibri" w:eastAsia="Times New Roman" w:hAnsi="Calibri" w:cs="Calibri"/>
                  <w:color w:val="000000"/>
                  <w:rPrChange w:id="5811" w:author="Lane, Stefanie" w:date="2023-04-28T12:07:00Z">
                    <w:rPr/>
                  </w:rPrChange>
                </w:rPr>
                <w:t>+</w:t>
              </w:r>
            </w:ins>
          </w:p>
        </w:tc>
      </w:tr>
      <w:tr w:rsidR="00402FFE" w:rsidRPr="00402FFE" w14:paraId="60C8FB55" w14:textId="77777777" w:rsidTr="00402FFE">
        <w:trPr>
          <w:divId w:val="50731576"/>
          <w:trHeight w:val="290"/>
          <w:ins w:id="5812" w:author="Lane, Stefanie" w:date="2023-04-28T12:07:00Z"/>
        </w:trPr>
        <w:tc>
          <w:tcPr>
            <w:tcW w:w="1311" w:type="dxa"/>
            <w:vMerge/>
            <w:tcBorders>
              <w:top w:val="nil"/>
              <w:left w:val="single" w:sz="8" w:space="0" w:color="auto"/>
              <w:bottom w:val="single" w:sz="8" w:space="0" w:color="000000"/>
              <w:right w:val="nil"/>
            </w:tcBorders>
            <w:vAlign w:val="center"/>
            <w:hideMark/>
          </w:tcPr>
          <w:p w14:paraId="2A189A8A" w14:textId="77777777" w:rsidR="00402FFE" w:rsidRPr="00402FFE" w:rsidRDefault="00402FFE" w:rsidP="00402FFE">
            <w:pPr>
              <w:spacing w:after="0" w:line="240" w:lineRule="auto"/>
              <w:rPr>
                <w:ins w:id="5813" w:author="Lane, Stefanie" w:date="2023-04-28T12:07:00Z"/>
                <w:rFonts w:ascii="Calibri" w:eastAsia="Times New Roman" w:hAnsi="Calibri" w:cs="Calibri"/>
                <w:color w:val="000000"/>
                <w:rPrChange w:id="5814" w:author="Lane, Stefanie" w:date="2023-04-28T12:07:00Z">
                  <w:rPr>
                    <w:ins w:id="5815" w:author="Lane, Stefanie" w:date="2023-04-28T12:07:00Z"/>
                  </w:rPr>
                </w:rPrChange>
              </w:rPr>
              <w:pPrChange w:id="5816"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CED5808" w14:textId="77777777" w:rsidR="00402FFE" w:rsidRPr="00402FFE" w:rsidRDefault="00402FFE" w:rsidP="00402FFE">
            <w:pPr>
              <w:spacing w:after="0" w:line="240" w:lineRule="auto"/>
              <w:rPr>
                <w:ins w:id="5817" w:author="Lane, Stefanie" w:date="2023-04-28T12:07:00Z"/>
                <w:rFonts w:ascii="Calibri" w:eastAsia="Times New Roman" w:hAnsi="Calibri" w:cs="Calibri"/>
                <w:color w:val="000000"/>
                <w:rPrChange w:id="5818" w:author="Lane, Stefanie" w:date="2023-04-28T12:07:00Z">
                  <w:rPr>
                    <w:ins w:id="5819" w:author="Lane, Stefanie" w:date="2023-04-28T12:07:00Z"/>
                  </w:rPr>
                </w:rPrChange>
              </w:rPr>
              <w:pPrChange w:id="5820"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856F1B8" w14:textId="77777777" w:rsidR="00402FFE" w:rsidRPr="00402FFE" w:rsidRDefault="00402FFE" w:rsidP="00402FFE">
            <w:pPr>
              <w:spacing w:after="0" w:line="240" w:lineRule="auto"/>
              <w:rPr>
                <w:ins w:id="5821" w:author="Lane, Stefanie" w:date="2023-04-28T12:07:00Z"/>
                <w:rFonts w:ascii="Calibri" w:eastAsia="Times New Roman" w:hAnsi="Calibri" w:cs="Calibri"/>
                <w:i/>
                <w:iCs/>
                <w:color w:val="000000"/>
                <w:rPrChange w:id="5822" w:author="Lane, Stefanie" w:date="2023-04-28T12:07:00Z">
                  <w:rPr>
                    <w:ins w:id="5823" w:author="Lane, Stefanie" w:date="2023-04-28T12:07:00Z"/>
                  </w:rPr>
                </w:rPrChange>
              </w:rPr>
              <w:pPrChange w:id="5824" w:author="Lane, Stefanie" w:date="2023-04-28T12:07:00Z">
                <w:pPr/>
              </w:pPrChange>
            </w:pPr>
            <w:ins w:id="5825" w:author="Lane, Stefanie" w:date="2023-04-28T12:07:00Z">
              <w:r w:rsidRPr="00402FFE">
                <w:rPr>
                  <w:rFonts w:ascii="Calibri" w:eastAsia="Times New Roman" w:hAnsi="Calibri" w:cs="Calibri"/>
                  <w:i/>
                  <w:iCs/>
                  <w:color w:val="000000"/>
                  <w:rPrChange w:id="5826" w:author="Lane, Stefanie" w:date="2023-04-28T12:07:00Z">
                    <w:rPr/>
                  </w:rPrChange>
                </w:rPr>
                <w:t>Phalaris arundinacea</w:t>
              </w:r>
            </w:ins>
          </w:p>
        </w:tc>
        <w:tc>
          <w:tcPr>
            <w:tcW w:w="869" w:type="dxa"/>
            <w:tcBorders>
              <w:top w:val="single" w:sz="4" w:space="0" w:color="auto"/>
              <w:left w:val="nil"/>
              <w:bottom w:val="single" w:sz="4" w:space="0" w:color="auto"/>
              <w:right w:val="nil"/>
            </w:tcBorders>
            <w:shd w:val="clear" w:color="auto" w:fill="auto"/>
            <w:noWrap/>
            <w:vAlign w:val="bottom"/>
            <w:hideMark/>
          </w:tcPr>
          <w:p w14:paraId="0A83C5E9" w14:textId="77777777" w:rsidR="00402FFE" w:rsidRPr="00402FFE" w:rsidRDefault="00402FFE" w:rsidP="00402FFE">
            <w:pPr>
              <w:spacing w:after="0" w:line="240" w:lineRule="auto"/>
              <w:jc w:val="center"/>
              <w:rPr>
                <w:ins w:id="5827" w:author="Lane, Stefanie" w:date="2023-04-28T12:07:00Z"/>
                <w:rFonts w:ascii="Calibri" w:eastAsia="Times New Roman" w:hAnsi="Calibri" w:cs="Calibri"/>
                <w:color w:val="000000"/>
                <w:rPrChange w:id="5828" w:author="Lane, Stefanie" w:date="2023-04-28T12:07:00Z">
                  <w:rPr>
                    <w:ins w:id="5829" w:author="Lane, Stefanie" w:date="2023-04-28T12:07:00Z"/>
                  </w:rPr>
                </w:rPrChange>
              </w:rPr>
              <w:pPrChange w:id="5830" w:author="Lane, Stefanie" w:date="2023-04-28T12:07:00Z">
                <w:pPr>
                  <w:jc w:val="center"/>
                </w:pPr>
              </w:pPrChange>
            </w:pPr>
            <w:ins w:id="5831" w:author="Lane, Stefanie" w:date="2023-04-28T12:07:00Z">
              <w:r w:rsidRPr="00402FFE">
                <w:rPr>
                  <w:rFonts w:ascii="Calibri" w:eastAsia="Times New Roman" w:hAnsi="Calibri" w:cs="Calibri"/>
                  <w:color w:val="000000"/>
                  <w:rPrChange w:id="5832"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7C4C399B" w14:textId="77777777" w:rsidR="00402FFE" w:rsidRPr="00402FFE" w:rsidRDefault="00402FFE" w:rsidP="00402FFE">
            <w:pPr>
              <w:spacing w:after="0" w:line="240" w:lineRule="auto"/>
              <w:jc w:val="center"/>
              <w:rPr>
                <w:ins w:id="5833" w:author="Lane, Stefanie" w:date="2023-04-28T12:07:00Z"/>
                <w:rFonts w:ascii="Calibri" w:eastAsia="Times New Roman" w:hAnsi="Calibri" w:cs="Calibri"/>
                <w:color w:val="000000"/>
                <w:rPrChange w:id="5834" w:author="Lane, Stefanie" w:date="2023-04-28T12:07:00Z">
                  <w:rPr>
                    <w:ins w:id="5835" w:author="Lane, Stefanie" w:date="2023-04-28T12:07:00Z"/>
                  </w:rPr>
                </w:rPrChange>
              </w:rPr>
              <w:pPrChange w:id="5836" w:author="Lane, Stefanie" w:date="2023-04-28T12:07:00Z">
                <w:pPr>
                  <w:jc w:val="center"/>
                </w:pPr>
              </w:pPrChange>
            </w:pPr>
            <w:ins w:id="5837" w:author="Lane, Stefanie" w:date="2023-04-28T12:07:00Z">
              <w:r w:rsidRPr="00402FFE">
                <w:rPr>
                  <w:rFonts w:ascii="Calibri" w:eastAsia="Times New Roman" w:hAnsi="Calibri" w:cs="Calibri"/>
                  <w:color w:val="000000"/>
                  <w:rPrChange w:id="5838" w:author="Lane, Stefanie" w:date="2023-04-28T12:07:00Z">
                    <w:rPr/>
                  </w:rPrChange>
                </w:rPr>
                <w:t>0.06</w:t>
              </w:r>
            </w:ins>
          </w:p>
        </w:tc>
        <w:tc>
          <w:tcPr>
            <w:tcW w:w="810" w:type="dxa"/>
            <w:tcBorders>
              <w:top w:val="single" w:sz="4" w:space="0" w:color="auto"/>
              <w:left w:val="nil"/>
              <w:bottom w:val="single" w:sz="4" w:space="0" w:color="auto"/>
              <w:right w:val="nil"/>
            </w:tcBorders>
            <w:shd w:val="clear" w:color="auto" w:fill="auto"/>
            <w:noWrap/>
            <w:vAlign w:val="bottom"/>
            <w:hideMark/>
          </w:tcPr>
          <w:p w14:paraId="134AF7D5" w14:textId="77777777" w:rsidR="00402FFE" w:rsidRPr="00402FFE" w:rsidRDefault="00402FFE" w:rsidP="00402FFE">
            <w:pPr>
              <w:spacing w:after="0" w:line="240" w:lineRule="auto"/>
              <w:jc w:val="center"/>
              <w:rPr>
                <w:ins w:id="5839" w:author="Lane, Stefanie" w:date="2023-04-28T12:07:00Z"/>
                <w:rFonts w:ascii="Calibri" w:eastAsia="Times New Roman" w:hAnsi="Calibri" w:cs="Calibri"/>
                <w:color w:val="000000"/>
                <w:rPrChange w:id="5840" w:author="Lane, Stefanie" w:date="2023-04-28T12:07:00Z">
                  <w:rPr>
                    <w:ins w:id="5841" w:author="Lane, Stefanie" w:date="2023-04-28T12:07:00Z"/>
                  </w:rPr>
                </w:rPrChange>
              </w:rPr>
              <w:pPrChange w:id="5842" w:author="Lane, Stefanie" w:date="2023-04-28T12:07:00Z">
                <w:pPr>
                  <w:jc w:val="center"/>
                </w:pPr>
              </w:pPrChange>
            </w:pPr>
            <w:ins w:id="5843" w:author="Lane, Stefanie" w:date="2023-04-28T12:07:00Z">
              <w:r w:rsidRPr="00402FFE">
                <w:rPr>
                  <w:rFonts w:ascii="Calibri" w:eastAsia="Times New Roman" w:hAnsi="Calibri" w:cs="Calibri"/>
                  <w:color w:val="000000"/>
                  <w:rPrChange w:id="5844" w:author="Lane, Stefanie" w:date="2023-04-28T12:07: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12580F" w14:textId="77777777" w:rsidR="00402FFE" w:rsidRPr="00402FFE" w:rsidRDefault="00402FFE" w:rsidP="00402FFE">
            <w:pPr>
              <w:spacing w:after="0" w:line="240" w:lineRule="auto"/>
              <w:jc w:val="center"/>
              <w:rPr>
                <w:ins w:id="5845" w:author="Lane, Stefanie" w:date="2023-04-28T12:07:00Z"/>
                <w:rFonts w:ascii="Calibri" w:eastAsia="Times New Roman" w:hAnsi="Calibri" w:cs="Calibri"/>
                <w:color w:val="000000"/>
                <w:rPrChange w:id="5846" w:author="Lane, Stefanie" w:date="2023-04-28T12:07:00Z">
                  <w:rPr>
                    <w:ins w:id="5847" w:author="Lane, Stefanie" w:date="2023-04-28T12:07:00Z"/>
                  </w:rPr>
                </w:rPrChange>
              </w:rPr>
              <w:pPrChange w:id="5848" w:author="Lane, Stefanie" w:date="2023-04-28T12:07:00Z">
                <w:pPr>
                  <w:jc w:val="center"/>
                </w:pPr>
              </w:pPrChange>
            </w:pPr>
            <w:ins w:id="5849" w:author="Lane, Stefanie" w:date="2023-04-28T12:07:00Z">
              <w:r w:rsidRPr="00402FFE">
                <w:rPr>
                  <w:rFonts w:ascii="Calibri" w:eastAsia="Times New Roman" w:hAnsi="Calibri" w:cs="Calibri"/>
                  <w:color w:val="000000"/>
                  <w:rPrChange w:id="5850" w:author="Lane, Stefanie" w:date="2023-04-28T12:07:00Z">
                    <w:rPr/>
                  </w:rPrChange>
                </w:rPr>
                <w:t>+</w:t>
              </w:r>
            </w:ins>
          </w:p>
        </w:tc>
      </w:tr>
      <w:tr w:rsidR="00402FFE" w:rsidRPr="00402FFE" w14:paraId="097C1134" w14:textId="77777777" w:rsidTr="00402FFE">
        <w:trPr>
          <w:divId w:val="50731576"/>
          <w:trHeight w:val="300"/>
          <w:ins w:id="5851" w:author="Lane, Stefanie" w:date="2023-04-28T12:07:00Z"/>
        </w:trPr>
        <w:tc>
          <w:tcPr>
            <w:tcW w:w="1311" w:type="dxa"/>
            <w:vMerge/>
            <w:tcBorders>
              <w:top w:val="nil"/>
              <w:left w:val="single" w:sz="8" w:space="0" w:color="auto"/>
              <w:bottom w:val="single" w:sz="8" w:space="0" w:color="000000"/>
              <w:right w:val="nil"/>
            </w:tcBorders>
            <w:vAlign w:val="center"/>
            <w:hideMark/>
          </w:tcPr>
          <w:p w14:paraId="195EDB73" w14:textId="77777777" w:rsidR="00402FFE" w:rsidRPr="00402FFE" w:rsidRDefault="00402FFE" w:rsidP="00402FFE">
            <w:pPr>
              <w:spacing w:after="0" w:line="240" w:lineRule="auto"/>
              <w:rPr>
                <w:ins w:id="5852" w:author="Lane, Stefanie" w:date="2023-04-28T12:07:00Z"/>
                <w:rFonts w:ascii="Calibri" w:eastAsia="Times New Roman" w:hAnsi="Calibri" w:cs="Calibri"/>
                <w:color w:val="000000"/>
                <w:rPrChange w:id="5853" w:author="Lane, Stefanie" w:date="2023-04-28T12:07:00Z">
                  <w:rPr>
                    <w:ins w:id="5854" w:author="Lane, Stefanie" w:date="2023-04-28T12:07:00Z"/>
                  </w:rPr>
                </w:rPrChange>
              </w:rPr>
              <w:pPrChange w:id="585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7159002" w14:textId="77777777" w:rsidR="00402FFE" w:rsidRPr="00402FFE" w:rsidRDefault="00402FFE" w:rsidP="00402FFE">
            <w:pPr>
              <w:spacing w:after="0" w:line="240" w:lineRule="auto"/>
              <w:rPr>
                <w:ins w:id="5856" w:author="Lane, Stefanie" w:date="2023-04-28T12:07:00Z"/>
                <w:rFonts w:ascii="Calibri" w:eastAsia="Times New Roman" w:hAnsi="Calibri" w:cs="Calibri"/>
                <w:color w:val="000000"/>
                <w:rPrChange w:id="5857" w:author="Lane, Stefanie" w:date="2023-04-28T12:07:00Z">
                  <w:rPr>
                    <w:ins w:id="5858" w:author="Lane, Stefanie" w:date="2023-04-28T12:07:00Z"/>
                  </w:rPr>
                </w:rPrChange>
              </w:rPr>
              <w:pPrChange w:id="5859" w:author="Lane, Stefanie" w:date="2023-04-28T12:07:00Z">
                <w:pPr/>
              </w:pPrChange>
            </w:pPr>
          </w:p>
        </w:tc>
        <w:tc>
          <w:tcPr>
            <w:tcW w:w="3320" w:type="dxa"/>
            <w:tcBorders>
              <w:top w:val="nil"/>
              <w:left w:val="nil"/>
              <w:bottom w:val="single" w:sz="8" w:space="0" w:color="auto"/>
              <w:right w:val="nil"/>
            </w:tcBorders>
            <w:shd w:val="clear" w:color="auto" w:fill="auto"/>
            <w:noWrap/>
            <w:vAlign w:val="bottom"/>
            <w:hideMark/>
          </w:tcPr>
          <w:p w14:paraId="414296A3" w14:textId="77777777" w:rsidR="00402FFE" w:rsidRPr="00402FFE" w:rsidRDefault="00402FFE" w:rsidP="00402FFE">
            <w:pPr>
              <w:spacing w:after="0" w:line="240" w:lineRule="auto"/>
              <w:rPr>
                <w:ins w:id="5860" w:author="Lane, Stefanie" w:date="2023-04-28T12:07:00Z"/>
                <w:rFonts w:ascii="Calibri" w:eastAsia="Times New Roman" w:hAnsi="Calibri" w:cs="Calibri"/>
                <w:i/>
                <w:iCs/>
                <w:color w:val="000000"/>
                <w:rPrChange w:id="5861" w:author="Lane, Stefanie" w:date="2023-04-28T12:07:00Z">
                  <w:rPr>
                    <w:ins w:id="5862" w:author="Lane, Stefanie" w:date="2023-04-28T12:07:00Z"/>
                  </w:rPr>
                </w:rPrChange>
              </w:rPr>
              <w:pPrChange w:id="5863" w:author="Lane, Stefanie" w:date="2023-04-28T12:07:00Z">
                <w:pPr/>
              </w:pPrChange>
            </w:pPr>
            <w:ins w:id="5864" w:author="Lane, Stefanie" w:date="2023-04-28T12:07:00Z">
              <w:r w:rsidRPr="00402FFE">
                <w:rPr>
                  <w:rFonts w:ascii="Calibri" w:eastAsia="Times New Roman" w:hAnsi="Calibri" w:cs="Calibri"/>
                  <w:i/>
                  <w:iCs/>
                  <w:color w:val="000000"/>
                  <w:rPrChange w:id="5865" w:author="Lane, Stefanie" w:date="2023-04-28T12:07:00Z">
                    <w:rPr/>
                  </w:rPrChange>
                </w:rPr>
                <w:t>Festuca arundinacea</w:t>
              </w:r>
            </w:ins>
          </w:p>
        </w:tc>
        <w:tc>
          <w:tcPr>
            <w:tcW w:w="869" w:type="dxa"/>
            <w:tcBorders>
              <w:top w:val="nil"/>
              <w:left w:val="nil"/>
              <w:bottom w:val="single" w:sz="8" w:space="0" w:color="auto"/>
              <w:right w:val="nil"/>
            </w:tcBorders>
            <w:shd w:val="clear" w:color="auto" w:fill="auto"/>
            <w:noWrap/>
            <w:vAlign w:val="bottom"/>
            <w:hideMark/>
          </w:tcPr>
          <w:p w14:paraId="3299B2FF" w14:textId="77777777" w:rsidR="00402FFE" w:rsidRPr="00402FFE" w:rsidRDefault="00402FFE" w:rsidP="00402FFE">
            <w:pPr>
              <w:spacing w:after="0" w:line="240" w:lineRule="auto"/>
              <w:jc w:val="center"/>
              <w:rPr>
                <w:ins w:id="5866" w:author="Lane, Stefanie" w:date="2023-04-28T12:07:00Z"/>
                <w:rFonts w:ascii="Calibri" w:eastAsia="Times New Roman" w:hAnsi="Calibri" w:cs="Calibri"/>
                <w:color w:val="000000"/>
                <w:rPrChange w:id="5867" w:author="Lane, Stefanie" w:date="2023-04-28T12:07:00Z">
                  <w:rPr>
                    <w:ins w:id="5868" w:author="Lane, Stefanie" w:date="2023-04-28T12:07:00Z"/>
                  </w:rPr>
                </w:rPrChange>
              </w:rPr>
              <w:pPrChange w:id="5869" w:author="Lane, Stefanie" w:date="2023-04-28T12:07:00Z">
                <w:pPr>
                  <w:jc w:val="center"/>
                </w:pPr>
              </w:pPrChange>
            </w:pPr>
            <w:ins w:id="5870" w:author="Lane, Stefanie" w:date="2023-04-28T12:07:00Z">
              <w:r w:rsidRPr="00402FFE">
                <w:rPr>
                  <w:rFonts w:ascii="Calibri" w:eastAsia="Times New Roman" w:hAnsi="Calibri" w:cs="Calibri"/>
                  <w:color w:val="000000"/>
                  <w:rPrChange w:id="5871" w:author="Lane, Stefanie" w:date="2023-04-28T12:07:00Z">
                    <w:rPr/>
                  </w:rPrChange>
                </w:rPr>
                <w:t>0.00</w:t>
              </w:r>
            </w:ins>
          </w:p>
        </w:tc>
        <w:tc>
          <w:tcPr>
            <w:tcW w:w="990" w:type="dxa"/>
            <w:tcBorders>
              <w:top w:val="nil"/>
              <w:left w:val="nil"/>
              <w:bottom w:val="single" w:sz="8" w:space="0" w:color="auto"/>
              <w:right w:val="nil"/>
            </w:tcBorders>
            <w:shd w:val="clear" w:color="auto" w:fill="auto"/>
            <w:noWrap/>
            <w:vAlign w:val="bottom"/>
            <w:hideMark/>
          </w:tcPr>
          <w:p w14:paraId="4D74BAED" w14:textId="77777777" w:rsidR="00402FFE" w:rsidRPr="00402FFE" w:rsidRDefault="00402FFE" w:rsidP="00402FFE">
            <w:pPr>
              <w:spacing w:after="0" w:line="240" w:lineRule="auto"/>
              <w:jc w:val="center"/>
              <w:rPr>
                <w:ins w:id="5872" w:author="Lane, Stefanie" w:date="2023-04-28T12:07:00Z"/>
                <w:rFonts w:ascii="Calibri" w:eastAsia="Times New Roman" w:hAnsi="Calibri" w:cs="Calibri"/>
                <w:color w:val="000000"/>
                <w:rPrChange w:id="5873" w:author="Lane, Stefanie" w:date="2023-04-28T12:07:00Z">
                  <w:rPr>
                    <w:ins w:id="5874" w:author="Lane, Stefanie" w:date="2023-04-28T12:07:00Z"/>
                  </w:rPr>
                </w:rPrChange>
              </w:rPr>
              <w:pPrChange w:id="5875" w:author="Lane, Stefanie" w:date="2023-04-28T12:07:00Z">
                <w:pPr>
                  <w:jc w:val="center"/>
                </w:pPr>
              </w:pPrChange>
            </w:pPr>
            <w:ins w:id="5876" w:author="Lane, Stefanie" w:date="2023-04-28T12:07:00Z">
              <w:r w:rsidRPr="00402FFE">
                <w:rPr>
                  <w:rFonts w:ascii="Calibri" w:eastAsia="Times New Roman" w:hAnsi="Calibri" w:cs="Calibri"/>
                  <w:color w:val="000000"/>
                  <w:rPrChange w:id="5877" w:author="Lane, Stefanie" w:date="2023-04-28T12:07:00Z">
                    <w:rPr/>
                  </w:rPrChange>
                </w:rPr>
                <w:t>0.17</w:t>
              </w:r>
            </w:ins>
          </w:p>
        </w:tc>
        <w:tc>
          <w:tcPr>
            <w:tcW w:w="810" w:type="dxa"/>
            <w:tcBorders>
              <w:top w:val="nil"/>
              <w:left w:val="nil"/>
              <w:bottom w:val="single" w:sz="8" w:space="0" w:color="auto"/>
              <w:right w:val="nil"/>
            </w:tcBorders>
            <w:shd w:val="clear" w:color="auto" w:fill="auto"/>
            <w:noWrap/>
            <w:vAlign w:val="bottom"/>
            <w:hideMark/>
          </w:tcPr>
          <w:p w14:paraId="1233EB38" w14:textId="77777777" w:rsidR="00402FFE" w:rsidRPr="00402FFE" w:rsidRDefault="00402FFE" w:rsidP="00402FFE">
            <w:pPr>
              <w:spacing w:after="0" w:line="240" w:lineRule="auto"/>
              <w:jc w:val="center"/>
              <w:rPr>
                <w:ins w:id="5878" w:author="Lane, Stefanie" w:date="2023-04-28T12:07:00Z"/>
                <w:rFonts w:ascii="Calibri" w:eastAsia="Times New Roman" w:hAnsi="Calibri" w:cs="Calibri"/>
                <w:color w:val="000000"/>
                <w:rPrChange w:id="5879" w:author="Lane, Stefanie" w:date="2023-04-28T12:07:00Z">
                  <w:rPr>
                    <w:ins w:id="5880" w:author="Lane, Stefanie" w:date="2023-04-28T12:07:00Z"/>
                  </w:rPr>
                </w:rPrChange>
              </w:rPr>
              <w:pPrChange w:id="5881" w:author="Lane, Stefanie" w:date="2023-04-28T12:07:00Z">
                <w:pPr>
                  <w:jc w:val="center"/>
                </w:pPr>
              </w:pPrChange>
            </w:pPr>
            <w:ins w:id="5882" w:author="Lane, Stefanie" w:date="2023-04-28T12:07:00Z">
              <w:r w:rsidRPr="00402FFE">
                <w:rPr>
                  <w:rFonts w:ascii="Calibri" w:eastAsia="Times New Roman" w:hAnsi="Calibri" w:cs="Calibri"/>
                  <w:color w:val="000000"/>
                  <w:rPrChange w:id="5883" w:author="Lane, Stefanie" w:date="2023-04-28T12:07: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
          <w:p w14:paraId="6CD38401" w14:textId="77777777" w:rsidR="00402FFE" w:rsidRPr="00402FFE" w:rsidRDefault="00402FFE" w:rsidP="00402FFE">
            <w:pPr>
              <w:spacing w:after="0" w:line="240" w:lineRule="auto"/>
              <w:jc w:val="center"/>
              <w:rPr>
                <w:ins w:id="5884" w:author="Lane, Stefanie" w:date="2023-04-28T12:07:00Z"/>
                <w:rFonts w:ascii="Calibri" w:eastAsia="Times New Roman" w:hAnsi="Calibri" w:cs="Calibri"/>
                <w:color w:val="000000"/>
                <w:rPrChange w:id="5885" w:author="Lane, Stefanie" w:date="2023-04-28T12:07:00Z">
                  <w:rPr>
                    <w:ins w:id="5886" w:author="Lane, Stefanie" w:date="2023-04-28T12:07:00Z"/>
                  </w:rPr>
                </w:rPrChange>
              </w:rPr>
              <w:pPrChange w:id="5887" w:author="Lane, Stefanie" w:date="2023-04-28T12:07:00Z">
                <w:pPr>
                  <w:jc w:val="center"/>
                </w:pPr>
              </w:pPrChange>
            </w:pPr>
            <w:ins w:id="5888" w:author="Lane, Stefanie" w:date="2023-04-28T12:07:00Z">
              <w:r w:rsidRPr="00402FFE">
                <w:rPr>
                  <w:rFonts w:ascii="Calibri" w:eastAsia="Times New Roman" w:hAnsi="Calibri" w:cs="Calibri"/>
                  <w:color w:val="000000"/>
                  <w:rPrChange w:id="5889" w:author="Lane, Stefanie" w:date="2023-04-28T12:07:00Z">
                    <w:rPr/>
                  </w:rPrChange>
                </w:rPr>
                <w:t>NA</w:t>
              </w:r>
            </w:ins>
          </w:p>
        </w:tc>
      </w:tr>
      <w:tr w:rsidR="00402FFE" w:rsidRPr="00402FFE" w14:paraId="2F131CF4" w14:textId="77777777" w:rsidTr="00402FFE">
        <w:trPr>
          <w:divId w:val="50731576"/>
          <w:trHeight w:val="290"/>
          <w:ins w:id="5890" w:author="Lane, Stefanie" w:date="2023-04-28T12:07:00Z"/>
        </w:trPr>
        <w:tc>
          <w:tcPr>
            <w:tcW w:w="1311" w:type="dxa"/>
            <w:vMerge/>
            <w:tcBorders>
              <w:top w:val="nil"/>
              <w:left w:val="single" w:sz="8" w:space="0" w:color="auto"/>
              <w:bottom w:val="single" w:sz="8" w:space="0" w:color="000000"/>
              <w:right w:val="nil"/>
            </w:tcBorders>
            <w:vAlign w:val="center"/>
            <w:hideMark/>
          </w:tcPr>
          <w:p w14:paraId="77ACAEA9" w14:textId="77777777" w:rsidR="00402FFE" w:rsidRPr="00402FFE" w:rsidRDefault="00402FFE" w:rsidP="00402FFE">
            <w:pPr>
              <w:spacing w:after="0" w:line="240" w:lineRule="auto"/>
              <w:rPr>
                <w:ins w:id="5891" w:author="Lane, Stefanie" w:date="2023-04-28T12:07:00Z"/>
                <w:rFonts w:ascii="Calibri" w:eastAsia="Times New Roman" w:hAnsi="Calibri" w:cs="Calibri"/>
                <w:color w:val="000000"/>
                <w:rPrChange w:id="5892" w:author="Lane, Stefanie" w:date="2023-04-28T12:07:00Z">
                  <w:rPr>
                    <w:ins w:id="5893" w:author="Lane, Stefanie" w:date="2023-04-28T12:07:00Z"/>
                  </w:rPr>
                </w:rPrChange>
              </w:rPr>
              <w:pPrChange w:id="5894" w:author="Lane, Stefanie" w:date="2023-04-28T12:07: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36B58121" w14:textId="77777777" w:rsidR="00402FFE" w:rsidRPr="00402FFE" w:rsidRDefault="00402FFE" w:rsidP="00402FFE">
            <w:pPr>
              <w:spacing w:after="0" w:line="240" w:lineRule="auto"/>
              <w:jc w:val="center"/>
              <w:rPr>
                <w:ins w:id="5895" w:author="Lane, Stefanie" w:date="2023-04-28T12:07:00Z"/>
                <w:rFonts w:ascii="Calibri" w:eastAsia="Times New Roman" w:hAnsi="Calibri" w:cs="Calibri"/>
                <w:color w:val="000000"/>
                <w:rPrChange w:id="5896" w:author="Lane, Stefanie" w:date="2023-04-28T12:07:00Z">
                  <w:rPr>
                    <w:ins w:id="5897" w:author="Lane, Stefanie" w:date="2023-04-28T12:07:00Z"/>
                  </w:rPr>
                </w:rPrChange>
              </w:rPr>
              <w:pPrChange w:id="5898" w:author="Lane, Stefanie" w:date="2023-04-28T12:07:00Z">
                <w:pPr>
                  <w:jc w:val="center"/>
                </w:pPr>
              </w:pPrChange>
            </w:pPr>
            <w:ins w:id="5899" w:author="Lane, Stefanie" w:date="2023-04-28T12:07:00Z">
              <w:r w:rsidRPr="00402FFE">
                <w:rPr>
                  <w:rFonts w:ascii="Calibri" w:eastAsia="Times New Roman" w:hAnsi="Calibri" w:cs="Calibri"/>
                  <w:color w:val="000000"/>
                  <w:rPrChange w:id="5900" w:author="Lane, Stefanie" w:date="2023-04-28T12:07:00Z">
                    <w:rPr/>
                  </w:rPrChange>
                </w:rPr>
                <w:t>Native</w:t>
              </w:r>
            </w:ins>
          </w:p>
        </w:tc>
        <w:tc>
          <w:tcPr>
            <w:tcW w:w="3320" w:type="dxa"/>
            <w:tcBorders>
              <w:top w:val="nil"/>
              <w:left w:val="nil"/>
              <w:bottom w:val="nil"/>
              <w:right w:val="nil"/>
            </w:tcBorders>
            <w:shd w:val="clear" w:color="auto" w:fill="auto"/>
            <w:noWrap/>
            <w:vAlign w:val="bottom"/>
            <w:hideMark/>
          </w:tcPr>
          <w:p w14:paraId="6C27B304" w14:textId="77777777" w:rsidR="00402FFE" w:rsidRPr="00402FFE" w:rsidRDefault="00402FFE" w:rsidP="00402FFE">
            <w:pPr>
              <w:spacing w:after="0" w:line="240" w:lineRule="auto"/>
              <w:rPr>
                <w:ins w:id="5901" w:author="Lane, Stefanie" w:date="2023-04-28T12:07:00Z"/>
                <w:rFonts w:ascii="Calibri" w:eastAsia="Times New Roman" w:hAnsi="Calibri" w:cs="Calibri"/>
                <w:i/>
                <w:iCs/>
                <w:color w:val="000000"/>
                <w:rPrChange w:id="5902" w:author="Lane, Stefanie" w:date="2023-04-28T12:07:00Z">
                  <w:rPr>
                    <w:ins w:id="5903" w:author="Lane, Stefanie" w:date="2023-04-28T12:07:00Z"/>
                  </w:rPr>
                </w:rPrChange>
              </w:rPr>
              <w:pPrChange w:id="5904" w:author="Lane, Stefanie" w:date="2023-04-28T12:07:00Z">
                <w:pPr/>
              </w:pPrChange>
            </w:pPr>
            <w:ins w:id="5905" w:author="Lane, Stefanie" w:date="2023-04-28T12:07:00Z">
              <w:r w:rsidRPr="00402FFE">
                <w:rPr>
                  <w:rFonts w:ascii="Calibri" w:eastAsia="Times New Roman" w:hAnsi="Calibri" w:cs="Calibri"/>
                  <w:i/>
                  <w:iCs/>
                  <w:color w:val="000000"/>
                  <w:rPrChange w:id="5906" w:author="Lane, Stefanie" w:date="2023-04-28T12:07:00Z">
                    <w:rPr/>
                  </w:rPrChange>
                </w:rPr>
                <w:t>Alisma plantago aquatica</w:t>
              </w:r>
            </w:ins>
          </w:p>
        </w:tc>
        <w:tc>
          <w:tcPr>
            <w:tcW w:w="869" w:type="dxa"/>
            <w:tcBorders>
              <w:top w:val="nil"/>
              <w:left w:val="nil"/>
              <w:bottom w:val="nil"/>
              <w:right w:val="nil"/>
            </w:tcBorders>
            <w:shd w:val="clear" w:color="auto" w:fill="auto"/>
            <w:noWrap/>
            <w:vAlign w:val="bottom"/>
            <w:hideMark/>
          </w:tcPr>
          <w:p w14:paraId="4A0B8D19" w14:textId="77777777" w:rsidR="00402FFE" w:rsidRPr="00402FFE" w:rsidRDefault="00402FFE" w:rsidP="00402FFE">
            <w:pPr>
              <w:spacing w:after="0" w:line="240" w:lineRule="auto"/>
              <w:jc w:val="center"/>
              <w:rPr>
                <w:ins w:id="5907" w:author="Lane, Stefanie" w:date="2023-04-28T12:07:00Z"/>
                <w:rFonts w:ascii="Calibri" w:eastAsia="Times New Roman" w:hAnsi="Calibri" w:cs="Calibri"/>
                <w:color w:val="000000"/>
                <w:rPrChange w:id="5908" w:author="Lane, Stefanie" w:date="2023-04-28T12:07:00Z">
                  <w:rPr>
                    <w:ins w:id="5909" w:author="Lane, Stefanie" w:date="2023-04-28T12:07:00Z"/>
                  </w:rPr>
                </w:rPrChange>
              </w:rPr>
              <w:pPrChange w:id="5910" w:author="Lane, Stefanie" w:date="2023-04-28T12:07:00Z">
                <w:pPr>
                  <w:jc w:val="center"/>
                </w:pPr>
              </w:pPrChange>
            </w:pPr>
            <w:ins w:id="5911" w:author="Lane, Stefanie" w:date="2023-04-28T12:07:00Z">
              <w:r w:rsidRPr="00402FFE">
                <w:rPr>
                  <w:rFonts w:ascii="Calibri" w:eastAsia="Times New Roman" w:hAnsi="Calibri" w:cs="Calibri"/>
                  <w:color w:val="000000"/>
                  <w:rPrChange w:id="5912" w:author="Lane, Stefanie" w:date="2023-04-28T12:07:00Z">
                    <w:rPr/>
                  </w:rPrChange>
                </w:rPr>
                <w:t>0.16</w:t>
              </w:r>
            </w:ins>
          </w:p>
        </w:tc>
        <w:tc>
          <w:tcPr>
            <w:tcW w:w="990" w:type="dxa"/>
            <w:tcBorders>
              <w:top w:val="nil"/>
              <w:left w:val="nil"/>
              <w:bottom w:val="nil"/>
              <w:right w:val="nil"/>
            </w:tcBorders>
            <w:shd w:val="clear" w:color="auto" w:fill="auto"/>
            <w:noWrap/>
            <w:vAlign w:val="bottom"/>
            <w:hideMark/>
          </w:tcPr>
          <w:p w14:paraId="3830E09C" w14:textId="77777777" w:rsidR="00402FFE" w:rsidRPr="00402FFE" w:rsidRDefault="00402FFE" w:rsidP="00402FFE">
            <w:pPr>
              <w:spacing w:after="0" w:line="240" w:lineRule="auto"/>
              <w:jc w:val="center"/>
              <w:rPr>
                <w:ins w:id="5913" w:author="Lane, Stefanie" w:date="2023-04-28T12:07:00Z"/>
                <w:rFonts w:ascii="Calibri" w:eastAsia="Times New Roman" w:hAnsi="Calibri" w:cs="Calibri"/>
                <w:color w:val="000000"/>
                <w:rPrChange w:id="5914" w:author="Lane, Stefanie" w:date="2023-04-28T12:07:00Z">
                  <w:rPr>
                    <w:ins w:id="5915" w:author="Lane, Stefanie" w:date="2023-04-28T12:07:00Z"/>
                  </w:rPr>
                </w:rPrChange>
              </w:rPr>
              <w:pPrChange w:id="5916" w:author="Lane, Stefanie" w:date="2023-04-28T12:07:00Z">
                <w:pPr>
                  <w:jc w:val="center"/>
                </w:pPr>
              </w:pPrChange>
            </w:pPr>
            <w:ins w:id="5917" w:author="Lane, Stefanie" w:date="2023-04-28T12:07:00Z">
              <w:r w:rsidRPr="00402FFE">
                <w:rPr>
                  <w:rFonts w:ascii="Calibri" w:eastAsia="Times New Roman" w:hAnsi="Calibri" w:cs="Calibri"/>
                  <w:color w:val="000000"/>
                  <w:rPrChange w:id="5918" w:author="Lane, Stefanie" w:date="2023-04-28T12:07:00Z">
                    <w:rPr/>
                  </w:rPrChange>
                </w:rPr>
                <w:t>0.11</w:t>
              </w:r>
            </w:ins>
          </w:p>
        </w:tc>
        <w:tc>
          <w:tcPr>
            <w:tcW w:w="810" w:type="dxa"/>
            <w:tcBorders>
              <w:top w:val="nil"/>
              <w:left w:val="nil"/>
              <w:bottom w:val="nil"/>
              <w:right w:val="nil"/>
            </w:tcBorders>
            <w:shd w:val="clear" w:color="auto" w:fill="auto"/>
            <w:noWrap/>
            <w:vAlign w:val="bottom"/>
            <w:hideMark/>
          </w:tcPr>
          <w:p w14:paraId="4625830F" w14:textId="77777777" w:rsidR="00402FFE" w:rsidRPr="00402FFE" w:rsidRDefault="00402FFE" w:rsidP="00402FFE">
            <w:pPr>
              <w:spacing w:after="0" w:line="240" w:lineRule="auto"/>
              <w:jc w:val="center"/>
              <w:rPr>
                <w:ins w:id="5919" w:author="Lane, Stefanie" w:date="2023-04-28T12:07:00Z"/>
                <w:rFonts w:ascii="Calibri" w:eastAsia="Times New Roman" w:hAnsi="Calibri" w:cs="Calibri"/>
                <w:color w:val="000000"/>
                <w:rPrChange w:id="5920" w:author="Lane, Stefanie" w:date="2023-04-28T12:07:00Z">
                  <w:rPr>
                    <w:ins w:id="5921" w:author="Lane, Stefanie" w:date="2023-04-28T12:07:00Z"/>
                  </w:rPr>
                </w:rPrChange>
              </w:rPr>
              <w:pPrChange w:id="5922" w:author="Lane, Stefanie" w:date="2023-04-28T12:07:00Z">
                <w:pPr>
                  <w:jc w:val="center"/>
                </w:pPr>
              </w:pPrChange>
            </w:pPr>
            <w:ins w:id="5923" w:author="Lane, Stefanie" w:date="2023-04-28T12:07:00Z">
              <w:r w:rsidRPr="00402FFE">
                <w:rPr>
                  <w:rFonts w:ascii="Calibri" w:eastAsia="Times New Roman" w:hAnsi="Calibri" w:cs="Calibri"/>
                  <w:color w:val="000000"/>
                  <w:rPrChange w:id="5924"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2821ADBE" w14:textId="77777777" w:rsidR="00402FFE" w:rsidRPr="00402FFE" w:rsidRDefault="00402FFE" w:rsidP="00402FFE">
            <w:pPr>
              <w:spacing w:after="0" w:line="240" w:lineRule="auto"/>
              <w:jc w:val="center"/>
              <w:rPr>
                <w:ins w:id="5925" w:author="Lane, Stefanie" w:date="2023-04-28T12:07:00Z"/>
                <w:rFonts w:ascii="Calibri" w:eastAsia="Times New Roman" w:hAnsi="Calibri" w:cs="Calibri"/>
                <w:color w:val="000000"/>
                <w:rPrChange w:id="5926" w:author="Lane, Stefanie" w:date="2023-04-28T12:07:00Z">
                  <w:rPr>
                    <w:ins w:id="5927" w:author="Lane, Stefanie" w:date="2023-04-28T12:07:00Z"/>
                  </w:rPr>
                </w:rPrChange>
              </w:rPr>
              <w:pPrChange w:id="5928" w:author="Lane, Stefanie" w:date="2023-04-28T12:07:00Z">
                <w:pPr>
                  <w:jc w:val="center"/>
                </w:pPr>
              </w:pPrChange>
            </w:pPr>
            <w:ins w:id="5929" w:author="Lane, Stefanie" w:date="2023-04-28T12:07:00Z">
              <w:r w:rsidRPr="00402FFE">
                <w:rPr>
                  <w:rFonts w:ascii="Calibri" w:eastAsia="Times New Roman" w:hAnsi="Calibri" w:cs="Calibri"/>
                  <w:color w:val="000000"/>
                  <w:rPrChange w:id="5930" w:author="Lane, Stefanie" w:date="2023-04-28T12:07:00Z">
                    <w:rPr/>
                  </w:rPrChange>
                </w:rPr>
                <w:t>-100.0</w:t>
              </w:r>
            </w:ins>
          </w:p>
        </w:tc>
      </w:tr>
      <w:tr w:rsidR="00402FFE" w:rsidRPr="00402FFE" w14:paraId="48BA30A5" w14:textId="77777777" w:rsidTr="00402FFE">
        <w:trPr>
          <w:divId w:val="50731576"/>
          <w:trHeight w:val="290"/>
          <w:ins w:id="5931" w:author="Lane, Stefanie" w:date="2023-04-28T12:07:00Z"/>
        </w:trPr>
        <w:tc>
          <w:tcPr>
            <w:tcW w:w="1311" w:type="dxa"/>
            <w:vMerge/>
            <w:tcBorders>
              <w:top w:val="nil"/>
              <w:left w:val="single" w:sz="8" w:space="0" w:color="auto"/>
              <w:bottom w:val="single" w:sz="8" w:space="0" w:color="000000"/>
              <w:right w:val="nil"/>
            </w:tcBorders>
            <w:vAlign w:val="center"/>
            <w:hideMark/>
          </w:tcPr>
          <w:p w14:paraId="0B4A88B2" w14:textId="77777777" w:rsidR="00402FFE" w:rsidRPr="00402FFE" w:rsidRDefault="00402FFE" w:rsidP="00402FFE">
            <w:pPr>
              <w:spacing w:after="0" w:line="240" w:lineRule="auto"/>
              <w:rPr>
                <w:ins w:id="5932" w:author="Lane, Stefanie" w:date="2023-04-28T12:07:00Z"/>
                <w:rFonts w:ascii="Calibri" w:eastAsia="Times New Roman" w:hAnsi="Calibri" w:cs="Calibri"/>
                <w:color w:val="000000"/>
                <w:rPrChange w:id="5933" w:author="Lane, Stefanie" w:date="2023-04-28T12:07:00Z">
                  <w:rPr>
                    <w:ins w:id="5934" w:author="Lane, Stefanie" w:date="2023-04-28T12:07:00Z"/>
                  </w:rPr>
                </w:rPrChange>
              </w:rPr>
              <w:pPrChange w:id="593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56AD627" w14:textId="77777777" w:rsidR="00402FFE" w:rsidRPr="00402FFE" w:rsidRDefault="00402FFE" w:rsidP="00402FFE">
            <w:pPr>
              <w:spacing w:after="0" w:line="240" w:lineRule="auto"/>
              <w:rPr>
                <w:ins w:id="5936" w:author="Lane, Stefanie" w:date="2023-04-28T12:07:00Z"/>
                <w:rFonts w:ascii="Calibri" w:eastAsia="Times New Roman" w:hAnsi="Calibri" w:cs="Calibri"/>
                <w:color w:val="000000"/>
                <w:rPrChange w:id="5937" w:author="Lane, Stefanie" w:date="2023-04-28T12:07:00Z">
                  <w:rPr>
                    <w:ins w:id="5938" w:author="Lane, Stefanie" w:date="2023-04-28T12:07:00Z"/>
                  </w:rPr>
                </w:rPrChange>
              </w:rPr>
              <w:pPrChange w:id="5939"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EA66691" w14:textId="77777777" w:rsidR="00402FFE" w:rsidRPr="00402FFE" w:rsidRDefault="00402FFE" w:rsidP="00402FFE">
            <w:pPr>
              <w:spacing w:after="0" w:line="240" w:lineRule="auto"/>
              <w:rPr>
                <w:ins w:id="5940" w:author="Lane, Stefanie" w:date="2023-04-28T12:07:00Z"/>
                <w:rFonts w:ascii="Calibri" w:eastAsia="Times New Roman" w:hAnsi="Calibri" w:cs="Calibri"/>
                <w:i/>
                <w:iCs/>
                <w:color w:val="000000"/>
                <w:rPrChange w:id="5941" w:author="Lane, Stefanie" w:date="2023-04-28T12:07:00Z">
                  <w:rPr>
                    <w:ins w:id="5942" w:author="Lane, Stefanie" w:date="2023-04-28T12:07:00Z"/>
                  </w:rPr>
                </w:rPrChange>
              </w:rPr>
              <w:pPrChange w:id="5943" w:author="Lane, Stefanie" w:date="2023-04-28T12:07:00Z">
                <w:pPr/>
              </w:pPrChange>
            </w:pPr>
            <w:ins w:id="5944" w:author="Lane, Stefanie" w:date="2023-04-28T12:07:00Z">
              <w:r w:rsidRPr="00402FFE">
                <w:rPr>
                  <w:rFonts w:ascii="Calibri" w:eastAsia="Times New Roman" w:hAnsi="Calibri" w:cs="Calibri"/>
                  <w:i/>
                  <w:iCs/>
                  <w:color w:val="000000"/>
                  <w:rPrChange w:id="5945" w:author="Lane, Stefanie" w:date="2023-04-28T12:07:00Z">
                    <w:rPr/>
                  </w:rPrChange>
                </w:rPr>
                <w:t>Alopecurus geniculatus</w:t>
              </w:r>
            </w:ins>
          </w:p>
        </w:tc>
        <w:tc>
          <w:tcPr>
            <w:tcW w:w="869" w:type="dxa"/>
            <w:tcBorders>
              <w:top w:val="single" w:sz="4" w:space="0" w:color="auto"/>
              <w:left w:val="nil"/>
              <w:bottom w:val="single" w:sz="4" w:space="0" w:color="auto"/>
              <w:right w:val="nil"/>
            </w:tcBorders>
            <w:shd w:val="clear" w:color="auto" w:fill="auto"/>
            <w:noWrap/>
            <w:vAlign w:val="bottom"/>
            <w:hideMark/>
          </w:tcPr>
          <w:p w14:paraId="40B99EB2" w14:textId="77777777" w:rsidR="00402FFE" w:rsidRPr="00402FFE" w:rsidRDefault="00402FFE" w:rsidP="00402FFE">
            <w:pPr>
              <w:spacing w:after="0" w:line="240" w:lineRule="auto"/>
              <w:jc w:val="center"/>
              <w:rPr>
                <w:ins w:id="5946" w:author="Lane, Stefanie" w:date="2023-04-28T12:07:00Z"/>
                <w:rFonts w:ascii="Calibri" w:eastAsia="Times New Roman" w:hAnsi="Calibri" w:cs="Calibri"/>
                <w:color w:val="000000"/>
                <w:rPrChange w:id="5947" w:author="Lane, Stefanie" w:date="2023-04-28T12:07:00Z">
                  <w:rPr>
                    <w:ins w:id="5948" w:author="Lane, Stefanie" w:date="2023-04-28T12:07:00Z"/>
                  </w:rPr>
                </w:rPrChange>
              </w:rPr>
              <w:pPrChange w:id="5949" w:author="Lane, Stefanie" w:date="2023-04-28T12:07:00Z">
                <w:pPr>
                  <w:jc w:val="center"/>
                </w:pPr>
              </w:pPrChange>
            </w:pPr>
            <w:ins w:id="5950" w:author="Lane, Stefanie" w:date="2023-04-28T12:07:00Z">
              <w:r w:rsidRPr="00402FFE">
                <w:rPr>
                  <w:rFonts w:ascii="Calibri" w:eastAsia="Times New Roman" w:hAnsi="Calibri" w:cs="Calibri"/>
                  <w:color w:val="000000"/>
                  <w:rPrChange w:id="5951" w:author="Lane, Stefanie" w:date="2023-04-28T12:07:00Z">
                    <w:rPr/>
                  </w:rPrChange>
                </w:rPr>
                <w:t>0.05</w:t>
              </w:r>
            </w:ins>
          </w:p>
        </w:tc>
        <w:tc>
          <w:tcPr>
            <w:tcW w:w="990" w:type="dxa"/>
            <w:tcBorders>
              <w:top w:val="single" w:sz="4" w:space="0" w:color="auto"/>
              <w:left w:val="nil"/>
              <w:bottom w:val="single" w:sz="4" w:space="0" w:color="auto"/>
              <w:right w:val="nil"/>
            </w:tcBorders>
            <w:shd w:val="clear" w:color="auto" w:fill="auto"/>
            <w:noWrap/>
            <w:vAlign w:val="bottom"/>
            <w:hideMark/>
          </w:tcPr>
          <w:p w14:paraId="2C09DA39" w14:textId="77777777" w:rsidR="00402FFE" w:rsidRPr="00402FFE" w:rsidRDefault="00402FFE" w:rsidP="00402FFE">
            <w:pPr>
              <w:spacing w:after="0" w:line="240" w:lineRule="auto"/>
              <w:jc w:val="center"/>
              <w:rPr>
                <w:ins w:id="5952" w:author="Lane, Stefanie" w:date="2023-04-28T12:07:00Z"/>
                <w:rFonts w:ascii="Calibri" w:eastAsia="Times New Roman" w:hAnsi="Calibri" w:cs="Calibri"/>
                <w:color w:val="000000"/>
                <w:rPrChange w:id="5953" w:author="Lane, Stefanie" w:date="2023-04-28T12:07:00Z">
                  <w:rPr>
                    <w:ins w:id="5954" w:author="Lane, Stefanie" w:date="2023-04-28T12:07:00Z"/>
                  </w:rPr>
                </w:rPrChange>
              </w:rPr>
              <w:pPrChange w:id="5955" w:author="Lane, Stefanie" w:date="2023-04-28T12:07:00Z">
                <w:pPr>
                  <w:jc w:val="center"/>
                </w:pPr>
              </w:pPrChange>
            </w:pPr>
            <w:ins w:id="5956" w:author="Lane, Stefanie" w:date="2023-04-28T12:07:00Z">
              <w:r w:rsidRPr="00402FFE">
                <w:rPr>
                  <w:rFonts w:ascii="Calibri" w:eastAsia="Times New Roman" w:hAnsi="Calibri" w:cs="Calibri"/>
                  <w:color w:val="000000"/>
                  <w:rPrChange w:id="5957"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11058218" w14:textId="77777777" w:rsidR="00402FFE" w:rsidRPr="00402FFE" w:rsidRDefault="00402FFE" w:rsidP="00402FFE">
            <w:pPr>
              <w:spacing w:after="0" w:line="240" w:lineRule="auto"/>
              <w:jc w:val="center"/>
              <w:rPr>
                <w:ins w:id="5958" w:author="Lane, Stefanie" w:date="2023-04-28T12:07:00Z"/>
                <w:rFonts w:ascii="Calibri" w:eastAsia="Times New Roman" w:hAnsi="Calibri" w:cs="Calibri"/>
                <w:color w:val="000000"/>
                <w:rPrChange w:id="5959" w:author="Lane, Stefanie" w:date="2023-04-28T12:07:00Z">
                  <w:rPr>
                    <w:ins w:id="5960" w:author="Lane, Stefanie" w:date="2023-04-28T12:07:00Z"/>
                  </w:rPr>
                </w:rPrChange>
              </w:rPr>
              <w:pPrChange w:id="5961" w:author="Lane, Stefanie" w:date="2023-04-28T12:07:00Z">
                <w:pPr>
                  <w:jc w:val="center"/>
                </w:pPr>
              </w:pPrChange>
            </w:pPr>
            <w:ins w:id="5962" w:author="Lane, Stefanie" w:date="2023-04-28T12:07:00Z">
              <w:r w:rsidRPr="00402FFE">
                <w:rPr>
                  <w:rFonts w:ascii="Calibri" w:eastAsia="Times New Roman" w:hAnsi="Calibri" w:cs="Calibri"/>
                  <w:color w:val="000000"/>
                  <w:rPrChange w:id="5963"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B5C8DD7" w14:textId="77777777" w:rsidR="00402FFE" w:rsidRPr="00402FFE" w:rsidRDefault="00402FFE" w:rsidP="00402FFE">
            <w:pPr>
              <w:spacing w:after="0" w:line="240" w:lineRule="auto"/>
              <w:jc w:val="center"/>
              <w:rPr>
                <w:ins w:id="5964" w:author="Lane, Stefanie" w:date="2023-04-28T12:07:00Z"/>
                <w:rFonts w:ascii="Calibri" w:eastAsia="Times New Roman" w:hAnsi="Calibri" w:cs="Calibri"/>
                <w:color w:val="000000"/>
                <w:rPrChange w:id="5965" w:author="Lane, Stefanie" w:date="2023-04-28T12:07:00Z">
                  <w:rPr>
                    <w:ins w:id="5966" w:author="Lane, Stefanie" w:date="2023-04-28T12:07:00Z"/>
                  </w:rPr>
                </w:rPrChange>
              </w:rPr>
              <w:pPrChange w:id="5967" w:author="Lane, Stefanie" w:date="2023-04-28T12:07:00Z">
                <w:pPr>
                  <w:jc w:val="center"/>
                </w:pPr>
              </w:pPrChange>
            </w:pPr>
            <w:ins w:id="5968" w:author="Lane, Stefanie" w:date="2023-04-28T12:07:00Z">
              <w:r w:rsidRPr="00402FFE">
                <w:rPr>
                  <w:rFonts w:ascii="Calibri" w:eastAsia="Times New Roman" w:hAnsi="Calibri" w:cs="Calibri"/>
                  <w:color w:val="000000"/>
                  <w:rPrChange w:id="5969" w:author="Lane, Stefanie" w:date="2023-04-28T12:07:00Z">
                    <w:rPr/>
                  </w:rPrChange>
                </w:rPr>
                <w:t>-100.0</w:t>
              </w:r>
            </w:ins>
          </w:p>
        </w:tc>
      </w:tr>
      <w:tr w:rsidR="00402FFE" w:rsidRPr="00402FFE" w14:paraId="55D3DAF3" w14:textId="77777777" w:rsidTr="00402FFE">
        <w:trPr>
          <w:divId w:val="50731576"/>
          <w:trHeight w:val="290"/>
          <w:ins w:id="5970" w:author="Lane, Stefanie" w:date="2023-04-28T12:07:00Z"/>
        </w:trPr>
        <w:tc>
          <w:tcPr>
            <w:tcW w:w="1311" w:type="dxa"/>
            <w:vMerge/>
            <w:tcBorders>
              <w:top w:val="nil"/>
              <w:left w:val="single" w:sz="8" w:space="0" w:color="auto"/>
              <w:bottom w:val="single" w:sz="8" w:space="0" w:color="000000"/>
              <w:right w:val="nil"/>
            </w:tcBorders>
            <w:vAlign w:val="center"/>
            <w:hideMark/>
          </w:tcPr>
          <w:p w14:paraId="29E904FB" w14:textId="77777777" w:rsidR="00402FFE" w:rsidRPr="00402FFE" w:rsidRDefault="00402FFE" w:rsidP="00402FFE">
            <w:pPr>
              <w:spacing w:after="0" w:line="240" w:lineRule="auto"/>
              <w:rPr>
                <w:ins w:id="5971" w:author="Lane, Stefanie" w:date="2023-04-28T12:07:00Z"/>
                <w:rFonts w:ascii="Calibri" w:eastAsia="Times New Roman" w:hAnsi="Calibri" w:cs="Calibri"/>
                <w:color w:val="000000"/>
                <w:rPrChange w:id="5972" w:author="Lane, Stefanie" w:date="2023-04-28T12:07:00Z">
                  <w:rPr>
                    <w:ins w:id="5973" w:author="Lane, Stefanie" w:date="2023-04-28T12:07:00Z"/>
                  </w:rPr>
                </w:rPrChange>
              </w:rPr>
              <w:pPrChange w:id="5974"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B70DF42" w14:textId="77777777" w:rsidR="00402FFE" w:rsidRPr="00402FFE" w:rsidRDefault="00402FFE" w:rsidP="00402FFE">
            <w:pPr>
              <w:spacing w:after="0" w:line="240" w:lineRule="auto"/>
              <w:rPr>
                <w:ins w:id="5975" w:author="Lane, Stefanie" w:date="2023-04-28T12:07:00Z"/>
                <w:rFonts w:ascii="Calibri" w:eastAsia="Times New Roman" w:hAnsi="Calibri" w:cs="Calibri"/>
                <w:color w:val="000000"/>
                <w:rPrChange w:id="5976" w:author="Lane, Stefanie" w:date="2023-04-28T12:07:00Z">
                  <w:rPr>
                    <w:ins w:id="5977" w:author="Lane, Stefanie" w:date="2023-04-28T12:07:00Z"/>
                  </w:rPr>
                </w:rPrChange>
              </w:rPr>
              <w:pPrChange w:id="5978" w:author="Lane, Stefanie" w:date="2023-04-28T12:07:00Z">
                <w:pPr/>
              </w:pPrChange>
            </w:pPr>
          </w:p>
        </w:tc>
        <w:tc>
          <w:tcPr>
            <w:tcW w:w="3320" w:type="dxa"/>
            <w:tcBorders>
              <w:top w:val="nil"/>
              <w:left w:val="nil"/>
              <w:bottom w:val="nil"/>
              <w:right w:val="nil"/>
            </w:tcBorders>
            <w:shd w:val="clear" w:color="auto" w:fill="auto"/>
            <w:noWrap/>
            <w:vAlign w:val="bottom"/>
            <w:hideMark/>
          </w:tcPr>
          <w:p w14:paraId="6431CB27" w14:textId="77777777" w:rsidR="00402FFE" w:rsidRPr="00402FFE" w:rsidRDefault="00402FFE" w:rsidP="00402FFE">
            <w:pPr>
              <w:spacing w:after="0" w:line="240" w:lineRule="auto"/>
              <w:rPr>
                <w:ins w:id="5979" w:author="Lane, Stefanie" w:date="2023-04-28T12:07:00Z"/>
                <w:rFonts w:ascii="Calibri" w:eastAsia="Times New Roman" w:hAnsi="Calibri" w:cs="Calibri"/>
                <w:i/>
                <w:iCs/>
                <w:color w:val="000000"/>
                <w:rPrChange w:id="5980" w:author="Lane, Stefanie" w:date="2023-04-28T12:07:00Z">
                  <w:rPr>
                    <w:ins w:id="5981" w:author="Lane, Stefanie" w:date="2023-04-28T12:07:00Z"/>
                  </w:rPr>
                </w:rPrChange>
              </w:rPr>
              <w:pPrChange w:id="5982" w:author="Lane, Stefanie" w:date="2023-04-28T12:07:00Z">
                <w:pPr/>
              </w:pPrChange>
            </w:pPr>
            <w:ins w:id="5983" w:author="Lane, Stefanie" w:date="2023-04-28T12:07:00Z">
              <w:r w:rsidRPr="00402FFE">
                <w:rPr>
                  <w:rFonts w:ascii="Calibri" w:eastAsia="Times New Roman" w:hAnsi="Calibri" w:cs="Calibri"/>
                  <w:i/>
                  <w:iCs/>
                  <w:color w:val="000000"/>
                  <w:rPrChange w:id="5984" w:author="Lane, Stefanie" w:date="2023-04-28T12:07:00Z">
                    <w:rPr/>
                  </w:rPrChange>
                </w:rPr>
                <w:t>Deschampsia caespitosa</w:t>
              </w:r>
            </w:ins>
          </w:p>
        </w:tc>
        <w:tc>
          <w:tcPr>
            <w:tcW w:w="869" w:type="dxa"/>
            <w:tcBorders>
              <w:top w:val="nil"/>
              <w:left w:val="nil"/>
              <w:bottom w:val="nil"/>
              <w:right w:val="nil"/>
            </w:tcBorders>
            <w:shd w:val="clear" w:color="auto" w:fill="auto"/>
            <w:noWrap/>
            <w:vAlign w:val="bottom"/>
            <w:hideMark/>
          </w:tcPr>
          <w:p w14:paraId="654B91D3" w14:textId="77777777" w:rsidR="00402FFE" w:rsidRPr="00402FFE" w:rsidRDefault="00402FFE" w:rsidP="00402FFE">
            <w:pPr>
              <w:spacing w:after="0" w:line="240" w:lineRule="auto"/>
              <w:jc w:val="center"/>
              <w:rPr>
                <w:ins w:id="5985" w:author="Lane, Stefanie" w:date="2023-04-28T12:07:00Z"/>
                <w:rFonts w:ascii="Calibri" w:eastAsia="Times New Roman" w:hAnsi="Calibri" w:cs="Calibri"/>
                <w:color w:val="000000"/>
                <w:rPrChange w:id="5986" w:author="Lane, Stefanie" w:date="2023-04-28T12:07:00Z">
                  <w:rPr>
                    <w:ins w:id="5987" w:author="Lane, Stefanie" w:date="2023-04-28T12:07:00Z"/>
                  </w:rPr>
                </w:rPrChange>
              </w:rPr>
              <w:pPrChange w:id="5988" w:author="Lane, Stefanie" w:date="2023-04-28T12:07:00Z">
                <w:pPr>
                  <w:jc w:val="center"/>
                </w:pPr>
              </w:pPrChange>
            </w:pPr>
            <w:ins w:id="5989" w:author="Lane, Stefanie" w:date="2023-04-28T12:07:00Z">
              <w:r w:rsidRPr="00402FFE">
                <w:rPr>
                  <w:rFonts w:ascii="Calibri" w:eastAsia="Times New Roman" w:hAnsi="Calibri" w:cs="Calibri"/>
                  <w:color w:val="000000"/>
                  <w:rPrChange w:id="5990" w:author="Lane, Stefanie" w:date="2023-04-28T12:07:00Z">
                    <w:rPr/>
                  </w:rPrChange>
                </w:rPr>
                <w:t>0.26</w:t>
              </w:r>
            </w:ins>
          </w:p>
        </w:tc>
        <w:tc>
          <w:tcPr>
            <w:tcW w:w="990" w:type="dxa"/>
            <w:tcBorders>
              <w:top w:val="nil"/>
              <w:left w:val="nil"/>
              <w:bottom w:val="nil"/>
              <w:right w:val="nil"/>
            </w:tcBorders>
            <w:shd w:val="clear" w:color="auto" w:fill="auto"/>
            <w:noWrap/>
            <w:vAlign w:val="bottom"/>
            <w:hideMark/>
          </w:tcPr>
          <w:p w14:paraId="1F2632C2" w14:textId="77777777" w:rsidR="00402FFE" w:rsidRPr="00402FFE" w:rsidRDefault="00402FFE" w:rsidP="00402FFE">
            <w:pPr>
              <w:spacing w:after="0" w:line="240" w:lineRule="auto"/>
              <w:jc w:val="center"/>
              <w:rPr>
                <w:ins w:id="5991" w:author="Lane, Stefanie" w:date="2023-04-28T12:07:00Z"/>
                <w:rFonts w:ascii="Calibri" w:eastAsia="Times New Roman" w:hAnsi="Calibri" w:cs="Calibri"/>
                <w:color w:val="000000"/>
                <w:rPrChange w:id="5992" w:author="Lane, Stefanie" w:date="2023-04-28T12:07:00Z">
                  <w:rPr>
                    <w:ins w:id="5993" w:author="Lane, Stefanie" w:date="2023-04-28T12:07:00Z"/>
                  </w:rPr>
                </w:rPrChange>
              </w:rPr>
              <w:pPrChange w:id="5994" w:author="Lane, Stefanie" w:date="2023-04-28T12:07:00Z">
                <w:pPr>
                  <w:jc w:val="center"/>
                </w:pPr>
              </w:pPrChange>
            </w:pPr>
            <w:ins w:id="5995" w:author="Lane, Stefanie" w:date="2023-04-28T12:07:00Z">
              <w:r w:rsidRPr="00402FFE">
                <w:rPr>
                  <w:rFonts w:ascii="Calibri" w:eastAsia="Times New Roman" w:hAnsi="Calibri" w:cs="Calibri"/>
                  <w:color w:val="000000"/>
                  <w:rPrChange w:id="5996" w:author="Lane, Stefanie" w:date="2023-04-28T12:07:00Z">
                    <w:rPr/>
                  </w:rPrChange>
                </w:rPr>
                <w:t>0.22</w:t>
              </w:r>
            </w:ins>
          </w:p>
        </w:tc>
        <w:tc>
          <w:tcPr>
            <w:tcW w:w="810" w:type="dxa"/>
            <w:tcBorders>
              <w:top w:val="nil"/>
              <w:left w:val="nil"/>
              <w:bottom w:val="nil"/>
              <w:right w:val="nil"/>
            </w:tcBorders>
            <w:shd w:val="clear" w:color="auto" w:fill="auto"/>
            <w:noWrap/>
            <w:vAlign w:val="bottom"/>
            <w:hideMark/>
          </w:tcPr>
          <w:p w14:paraId="1775ED8F" w14:textId="77777777" w:rsidR="00402FFE" w:rsidRPr="00402FFE" w:rsidRDefault="00402FFE" w:rsidP="00402FFE">
            <w:pPr>
              <w:spacing w:after="0" w:line="240" w:lineRule="auto"/>
              <w:jc w:val="center"/>
              <w:rPr>
                <w:ins w:id="5997" w:author="Lane, Stefanie" w:date="2023-04-28T12:07:00Z"/>
                <w:rFonts w:ascii="Calibri" w:eastAsia="Times New Roman" w:hAnsi="Calibri" w:cs="Calibri"/>
                <w:color w:val="000000"/>
                <w:rPrChange w:id="5998" w:author="Lane, Stefanie" w:date="2023-04-28T12:07:00Z">
                  <w:rPr>
                    <w:ins w:id="5999" w:author="Lane, Stefanie" w:date="2023-04-28T12:07:00Z"/>
                  </w:rPr>
                </w:rPrChange>
              </w:rPr>
              <w:pPrChange w:id="6000" w:author="Lane, Stefanie" w:date="2023-04-28T12:07:00Z">
                <w:pPr>
                  <w:jc w:val="center"/>
                </w:pPr>
              </w:pPrChange>
            </w:pPr>
            <w:ins w:id="6001" w:author="Lane, Stefanie" w:date="2023-04-28T12:07:00Z">
              <w:r w:rsidRPr="00402FFE">
                <w:rPr>
                  <w:rFonts w:ascii="Calibri" w:eastAsia="Times New Roman" w:hAnsi="Calibri" w:cs="Calibri"/>
                  <w:color w:val="000000"/>
                  <w:rPrChange w:id="6002"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22273974" w14:textId="77777777" w:rsidR="00402FFE" w:rsidRPr="00402FFE" w:rsidRDefault="00402FFE" w:rsidP="00402FFE">
            <w:pPr>
              <w:spacing w:after="0" w:line="240" w:lineRule="auto"/>
              <w:jc w:val="center"/>
              <w:rPr>
                <w:ins w:id="6003" w:author="Lane, Stefanie" w:date="2023-04-28T12:07:00Z"/>
                <w:rFonts w:ascii="Calibri" w:eastAsia="Times New Roman" w:hAnsi="Calibri" w:cs="Calibri"/>
                <w:color w:val="000000"/>
                <w:rPrChange w:id="6004" w:author="Lane, Stefanie" w:date="2023-04-28T12:07:00Z">
                  <w:rPr>
                    <w:ins w:id="6005" w:author="Lane, Stefanie" w:date="2023-04-28T12:07:00Z"/>
                  </w:rPr>
                </w:rPrChange>
              </w:rPr>
              <w:pPrChange w:id="6006" w:author="Lane, Stefanie" w:date="2023-04-28T12:07:00Z">
                <w:pPr>
                  <w:jc w:val="center"/>
                </w:pPr>
              </w:pPrChange>
            </w:pPr>
            <w:ins w:id="6007" w:author="Lane, Stefanie" w:date="2023-04-28T12:07:00Z">
              <w:r w:rsidRPr="00402FFE">
                <w:rPr>
                  <w:rFonts w:ascii="Calibri" w:eastAsia="Times New Roman" w:hAnsi="Calibri" w:cs="Calibri"/>
                  <w:color w:val="000000"/>
                  <w:rPrChange w:id="6008" w:author="Lane, Stefanie" w:date="2023-04-28T12:07:00Z">
                    <w:rPr/>
                  </w:rPrChange>
                </w:rPr>
                <w:t>-100.0</w:t>
              </w:r>
            </w:ins>
          </w:p>
        </w:tc>
      </w:tr>
      <w:tr w:rsidR="00402FFE" w:rsidRPr="00402FFE" w14:paraId="6EF3FDEE" w14:textId="77777777" w:rsidTr="00402FFE">
        <w:trPr>
          <w:divId w:val="50731576"/>
          <w:trHeight w:val="290"/>
          <w:ins w:id="6009" w:author="Lane, Stefanie" w:date="2023-04-28T12:07:00Z"/>
        </w:trPr>
        <w:tc>
          <w:tcPr>
            <w:tcW w:w="1311" w:type="dxa"/>
            <w:vMerge/>
            <w:tcBorders>
              <w:top w:val="nil"/>
              <w:left w:val="single" w:sz="8" w:space="0" w:color="auto"/>
              <w:bottom w:val="single" w:sz="8" w:space="0" w:color="000000"/>
              <w:right w:val="nil"/>
            </w:tcBorders>
            <w:vAlign w:val="center"/>
            <w:hideMark/>
          </w:tcPr>
          <w:p w14:paraId="3B8384E1" w14:textId="77777777" w:rsidR="00402FFE" w:rsidRPr="00402FFE" w:rsidRDefault="00402FFE" w:rsidP="00402FFE">
            <w:pPr>
              <w:spacing w:after="0" w:line="240" w:lineRule="auto"/>
              <w:rPr>
                <w:ins w:id="6010" w:author="Lane, Stefanie" w:date="2023-04-28T12:07:00Z"/>
                <w:rFonts w:ascii="Calibri" w:eastAsia="Times New Roman" w:hAnsi="Calibri" w:cs="Calibri"/>
                <w:color w:val="000000"/>
                <w:rPrChange w:id="6011" w:author="Lane, Stefanie" w:date="2023-04-28T12:07:00Z">
                  <w:rPr>
                    <w:ins w:id="6012" w:author="Lane, Stefanie" w:date="2023-04-28T12:07:00Z"/>
                  </w:rPr>
                </w:rPrChange>
              </w:rPr>
              <w:pPrChange w:id="6013"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F8D7518" w14:textId="77777777" w:rsidR="00402FFE" w:rsidRPr="00402FFE" w:rsidRDefault="00402FFE" w:rsidP="00402FFE">
            <w:pPr>
              <w:spacing w:after="0" w:line="240" w:lineRule="auto"/>
              <w:rPr>
                <w:ins w:id="6014" w:author="Lane, Stefanie" w:date="2023-04-28T12:07:00Z"/>
                <w:rFonts w:ascii="Calibri" w:eastAsia="Times New Roman" w:hAnsi="Calibri" w:cs="Calibri"/>
                <w:color w:val="000000"/>
                <w:rPrChange w:id="6015" w:author="Lane, Stefanie" w:date="2023-04-28T12:07:00Z">
                  <w:rPr>
                    <w:ins w:id="6016" w:author="Lane, Stefanie" w:date="2023-04-28T12:07:00Z"/>
                  </w:rPr>
                </w:rPrChange>
              </w:rPr>
              <w:pPrChange w:id="6017"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0D1ECE4" w14:textId="77777777" w:rsidR="00402FFE" w:rsidRPr="00402FFE" w:rsidRDefault="00402FFE" w:rsidP="00402FFE">
            <w:pPr>
              <w:spacing w:after="0" w:line="240" w:lineRule="auto"/>
              <w:rPr>
                <w:ins w:id="6018" w:author="Lane, Stefanie" w:date="2023-04-28T12:07:00Z"/>
                <w:rFonts w:ascii="Calibri" w:eastAsia="Times New Roman" w:hAnsi="Calibri" w:cs="Calibri"/>
                <w:i/>
                <w:iCs/>
                <w:color w:val="000000"/>
                <w:rPrChange w:id="6019" w:author="Lane, Stefanie" w:date="2023-04-28T12:07:00Z">
                  <w:rPr>
                    <w:ins w:id="6020" w:author="Lane, Stefanie" w:date="2023-04-28T12:07:00Z"/>
                  </w:rPr>
                </w:rPrChange>
              </w:rPr>
              <w:pPrChange w:id="6021" w:author="Lane, Stefanie" w:date="2023-04-28T12:07:00Z">
                <w:pPr/>
              </w:pPrChange>
            </w:pPr>
            <w:ins w:id="6022" w:author="Lane, Stefanie" w:date="2023-04-28T12:07:00Z">
              <w:r w:rsidRPr="00402FFE">
                <w:rPr>
                  <w:rFonts w:ascii="Calibri" w:eastAsia="Times New Roman" w:hAnsi="Calibri" w:cs="Calibri"/>
                  <w:i/>
                  <w:iCs/>
                  <w:color w:val="000000"/>
                  <w:rPrChange w:id="6023" w:author="Lane, Stefanie" w:date="2023-04-28T12:07:00Z">
                    <w:rPr/>
                  </w:rPrChange>
                </w:rPr>
                <w:t>Equisetum fluviatile</w:t>
              </w:r>
            </w:ins>
          </w:p>
        </w:tc>
        <w:tc>
          <w:tcPr>
            <w:tcW w:w="869" w:type="dxa"/>
            <w:tcBorders>
              <w:top w:val="single" w:sz="4" w:space="0" w:color="auto"/>
              <w:left w:val="nil"/>
              <w:bottom w:val="single" w:sz="4" w:space="0" w:color="auto"/>
              <w:right w:val="nil"/>
            </w:tcBorders>
            <w:shd w:val="clear" w:color="auto" w:fill="auto"/>
            <w:noWrap/>
            <w:vAlign w:val="bottom"/>
            <w:hideMark/>
          </w:tcPr>
          <w:p w14:paraId="0079B223" w14:textId="77777777" w:rsidR="00402FFE" w:rsidRPr="00402FFE" w:rsidRDefault="00402FFE" w:rsidP="00402FFE">
            <w:pPr>
              <w:spacing w:after="0" w:line="240" w:lineRule="auto"/>
              <w:jc w:val="center"/>
              <w:rPr>
                <w:ins w:id="6024" w:author="Lane, Stefanie" w:date="2023-04-28T12:07:00Z"/>
                <w:rFonts w:ascii="Calibri" w:eastAsia="Times New Roman" w:hAnsi="Calibri" w:cs="Calibri"/>
                <w:color w:val="000000"/>
                <w:rPrChange w:id="6025" w:author="Lane, Stefanie" w:date="2023-04-28T12:07:00Z">
                  <w:rPr>
                    <w:ins w:id="6026" w:author="Lane, Stefanie" w:date="2023-04-28T12:07:00Z"/>
                  </w:rPr>
                </w:rPrChange>
              </w:rPr>
              <w:pPrChange w:id="6027" w:author="Lane, Stefanie" w:date="2023-04-28T12:07:00Z">
                <w:pPr>
                  <w:jc w:val="center"/>
                </w:pPr>
              </w:pPrChange>
            </w:pPr>
            <w:ins w:id="6028" w:author="Lane, Stefanie" w:date="2023-04-28T12:07:00Z">
              <w:r w:rsidRPr="00402FFE">
                <w:rPr>
                  <w:rFonts w:ascii="Calibri" w:eastAsia="Times New Roman" w:hAnsi="Calibri" w:cs="Calibri"/>
                  <w:color w:val="000000"/>
                  <w:rPrChange w:id="6029" w:author="Lane, Stefanie" w:date="2023-04-28T12:07:00Z">
                    <w:rPr/>
                  </w:rPrChange>
                </w:rPr>
                <w:t>1.37</w:t>
              </w:r>
            </w:ins>
          </w:p>
        </w:tc>
        <w:tc>
          <w:tcPr>
            <w:tcW w:w="990" w:type="dxa"/>
            <w:tcBorders>
              <w:top w:val="single" w:sz="4" w:space="0" w:color="auto"/>
              <w:left w:val="nil"/>
              <w:bottom w:val="single" w:sz="4" w:space="0" w:color="auto"/>
              <w:right w:val="nil"/>
            </w:tcBorders>
            <w:shd w:val="clear" w:color="auto" w:fill="auto"/>
            <w:noWrap/>
            <w:vAlign w:val="bottom"/>
            <w:hideMark/>
          </w:tcPr>
          <w:p w14:paraId="57B38AE2" w14:textId="77777777" w:rsidR="00402FFE" w:rsidRPr="00402FFE" w:rsidRDefault="00402FFE" w:rsidP="00402FFE">
            <w:pPr>
              <w:spacing w:after="0" w:line="240" w:lineRule="auto"/>
              <w:jc w:val="center"/>
              <w:rPr>
                <w:ins w:id="6030" w:author="Lane, Stefanie" w:date="2023-04-28T12:07:00Z"/>
                <w:rFonts w:ascii="Calibri" w:eastAsia="Times New Roman" w:hAnsi="Calibri" w:cs="Calibri"/>
                <w:color w:val="000000"/>
                <w:rPrChange w:id="6031" w:author="Lane, Stefanie" w:date="2023-04-28T12:07:00Z">
                  <w:rPr>
                    <w:ins w:id="6032" w:author="Lane, Stefanie" w:date="2023-04-28T12:07:00Z"/>
                  </w:rPr>
                </w:rPrChange>
              </w:rPr>
              <w:pPrChange w:id="6033" w:author="Lane, Stefanie" w:date="2023-04-28T12:07:00Z">
                <w:pPr>
                  <w:jc w:val="center"/>
                </w:pPr>
              </w:pPrChange>
            </w:pPr>
            <w:ins w:id="6034" w:author="Lane, Stefanie" w:date="2023-04-28T12:07:00Z">
              <w:r w:rsidRPr="00402FFE">
                <w:rPr>
                  <w:rFonts w:ascii="Calibri" w:eastAsia="Times New Roman" w:hAnsi="Calibri" w:cs="Calibri"/>
                  <w:color w:val="000000"/>
                  <w:rPrChange w:id="6035" w:author="Lane, Stefanie" w:date="2023-04-28T12:07:00Z">
                    <w:rPr/>
                  </w:rPrChange>
                </w:rPr>
                <w:t>1.17</w:t>
              </w:r>
            </w:ins>
          </w:p>
        </w:tc>
        <w:tc>
          <w:tcPr>
            <w:tcW w:w="810" w:type="dxa"/>
            <w:tcBorders>
              <w:top w:val="single" w:sz="4" w:space="0" w:color="auto"/>
              <w:left w:val="nil"/>
              <w:bottom w:val="single" w:sz="4" w:space="0" w:color="auto"/>
              <w:right w:val="nil"/>
            </w:tcBorders>
            <w:shd w:val="clear" w:color="auto" w:fill="auto"/>
            <w:noWrap/>
            <w:vAlign w:val="bottom"/>
            <w:hideMark/>
          </w:tcPr>
          <w:p w14:paraId="1DE3D35A" w14:textId="77777777" w:rsidR="00402FFE" w:rsidRPr="00402FFE" w:rsidRDefault="00402FFE" w:rsidP="00402FFE">
            <w:pPr>
              <w:spacing w:after="0" w:line="240" w:lineRule="auto"/>
              <w:jc w:val="center"/>
              <w:rPr>
                <w:ins w:id="6036" w:author="Lane, Stefanie" w:date="2023-04-28T12:07:00Z"/>
                <w:rFonts w:ascii="Calibri" w:eastAsia="Times New Roman" w:hAnsi="Calibri" w:cs="Calibri"/>
                <w:color w:val="000000"/>
                <w:rPrChange w:id="6037" w:author="Lane, Stefanie" w:date="2023-04-28T12:07:00Z">
                  <w:rPr>
                    <w:ins w:id="6038" w:author="Lane, Stefanie" w:date="2023-04-28T12:07:00Z"/>
                  </w:rPr>
                </w:rPrChange>
              </w:rPr>
              <w:pPrChange w:id="6039" w:author="Lane, Stefanie" w:date="2023-04-28T12:07:00Z">
                <w:pPr>
                  <w:jc w:val="center"/>
                </w:pPr>
              </w:pPrChange>
            </w:pPr>
            <w:ins w:id="6040" w:author="Lane, Stefanie" w:date="2023-04-28T12:07:00Z">
              <w:r w:rsidRPr="00402FFE">
                <w:rPr>
                  <w:rFonts w:ascii="Calibri" w:eastAsia="Times New Roman" w:hAnsi="Calibri" w:cs="Calibri"/>
                  <w:color w:val="000000"/>
                  <w:rPrChange w:id="6041"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82FDB11" w14:textId="77777777" w:rsidR="00402FFE" w:rsidRPr="00402FFE" w:rsidRDefault="00402FFE" w:rsidP="00402FFE">
            <w:pPr>
              <w:spacing w:after="0" w:line="240" w:lineRule="auto"/>
              <w:jc w:val="center"/>
              <w:rPr>
                <w:ins w:id="6042" w:author="Lane, Stefanie" w:date="2023-04-28T12:07:00Z"/>
                <w:rFonts w:ascii="Calibri" w:eastAsia="Times New Roman" w:hAnsi="Calibri" w:cs="Calibri"/>
                <w:color w:val="000000"/>
                <w:rPrChange w:id="6043" w:author="Lane, Stefanie" w:date="2023-04-28T12:07:00Z">
                  <w:rPr>
                    <w:ins w:id="6044" w:author="Lane, Stefanie" w:date="2023-04-28T12:07:00Z"/>
                  </w:rPr>
                </w:rPrChange>
              </w:rPr>
              <w:pPrChange w:id="6045" w:author="Lane, Stefanie" w:date="2023-04-28T12:07:00Z">
                <w:pPr>
                  <w:jc w:val="center"/>
                </w:pPr>
              </w:pPrChange>
            </w:pPr>
            <w:ins w:id="6046" w:author="Lane, Stefanie" w:date="2023-04-28T12:07:00Z">
              <w:r w:rsidRPr="00402FFE">
                <w:rPr>
                  <w:rFonts w:ascii="Calibri" w:eastAsia="Times New Roman" w:hAnsi="Calibri" w:cs="Calibri"/>
                  <w:color w:val="000000"/>
                  <w:rPrChange w:id="6047" w:author="Lane, Stefanie" w:date="2023-04-28T12:07:00Z">
                    <w:rPr/>
                  </w:rPrChange>
                </w:rPr>
                <w:t>-100.0</w:t>
              </w:r>
            </w:ins>
          </w:p>
        </w:tc>
      </w:tr>
      <w:tr w:rsidR="00402FFE" w:rsidRPr="00402FFE" w14:paraId="04DDADFC" w14:textId="77777777" w:rsidTr="00402FFE">
        <w:trPr>
          <w:divId w:val="50731576"/>
          <w:trHeight w:val="290"/>
          <w:ins w:id="6048" w:author="Lane, Stefanie" w:date="2023-04-28T12:07:00Z"/>
        </w:trPr>
        <w:tc>
          <w:tcPr>
            <w:tcW w:w="1311" w:type="dxa"/>
            <w:vMerge/>
            <w:tcBorders>
              <w:top w:val="nil"/>
              <w:left w:val="single" w:sz="8" w:space="0" w:color="auto"/>
              <w:bottom w:val="single" w:sz="8" w:space="0" w:color="000000"/>
              <w:right w:val="nil"/>
            </w:tcBorders>
            <w:vAlign w:val="center"/>
            <w:hideMark/>
          </w:tcPr>
          <w:p w14:paraId="21617CBD" w14:textId="77777777" w:rsidR="00402FFE" w:rsidRPr="00402FFE" w:rsidRDefault="00402FFE" w:rsidP="00402FFE">
            <w:pPr>
              <w:spacing w:after="0" w:line="240" w:lineRule="auto"/>
              <w:rPr>
                <w:ins w:id="6049" w:author="Lane, Stefanie" w:date="2023-04-28T12:07:00Z"/>
                <w:rFonts w:ascii="Calibri" w:eastAsia="Times New Roman" w:hAnsi="Calibri" w:cs="Calibri"/>
                <w:color w:val="000000"/>
                <w:rPrChange w:id="6050" w:author="Lane, Stefanie" w:date="2023-04-28T12:07:00Z">
                  <w:rPr>
                    <w:ins w:id="6051" w:author="Lane, Stefanie" w:date="2023-04-28T12:07:00Z"/>
                  </w:rPr>
                </w:rPrChange>
              </w:rPr>
              <w:pPrChange w:id="605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3FB1A14" w14:textId="77777777" w:rsidR="00402FFE" w:rsidRPr="00402FFE" w:rsidRDefault="00402FFE" w:rsidP="00402FFE">
            <w:pPr>
              <w:spacing w:after="0" w:line="240" w:lineRule="auto"/>
              <w:rPr>
                <w:ins w:id="6053" w:author="Lane, Stefanie" w:date="2023-04-28T12:07:00Z"/>
                <w:rFonts w:ascii="Calibri" w:eastAsia="Times New Roman" w:hAnsi="Calibri" w:cs="Calibri"/>
                <w:color w:val="000000"/>
                <w:rPrChange w:id="6054" w:author="Lane, Stefanie" w:date="2023-04-28T12:07:00Z">
                  <w:rPr>
                    <w:ins w:id="6055" w:author="Lane, Stefanie" w:date="2023-04-28T12:07:00Z"/>
                  </w:rPr>
                </w:rPrChange>
              </w:rPr>
              <w:pPrChange w:id="6056" w:author="Lane, Stefanie" w:date="2023-04-28T12:07:00Z">
                <w:pPr/>
              </w:pPrChange>
            </w:pPr>
          </w:p>
        </w:tc>
        <w:tc>
          <w:tcPr>
            <w:tcW w:w="3320" w:type="dxa"/>
            <w:tcBorders>
              <w:top w:val="nil"/>
              <w:left w:val="nil"/>
              <w:bottom w:val="nil"/>
              <w:right w:val="nil"/>
            </w:tcBorders>
            <w:shd w:val="clear" w:color="auto" w:fill="auto"/>
            <w:noWrap/>
            <w:vAlign w:val="bottom"/>
            <w:hideMark/>
          </w:tcPr>
          <w:p w14:paraId="43244CAE" w14:textId="77777777" w:rsidR="00402FFE" w:rsidRPr="00402FFE" w:rsidRDefault="00402FFE" w:rsidP="00402FFE">
            <w:pPr>
              <w:spacing w:after="0" w:line="240" w:lineRule="auto"/>
              <w:rPr>
                <w:ins w:id="6057" w:author="Lane, Stefanie" w:date="2023-04-28T12:07:00Z"/>
                <w:rFonts w:ascii="Calibri" w:eastAsia="Times New Roman" w:hAnsi="Calibri" w:cs="Calibri"/>
                <w:i/>
                <w:iCs/>
                <w:color w:val="000000"/>
                <w:rPrChange w:id="6058" w:author="Lane, Stefanie" w:date="2023-04-28T12:07:00Z">
                  <w:rPr>
                    <w:ins w:id="6059" w:author="Lane, Stefanie" w:date="2023-04-28T12:07:00Z"/>
                  </w:rPr>
                </w:rPrChange>
              </w:rPr>
              <w:pPrChange w:id="6060" w:author="Lane, Stefanie" w:date="2023-04-28T12:07:00Z">
                <w:pPr/>
              </w:pPrChange>
            </w:pPr>
            <w:ins w:id="6061" w:author="Lane, Stefanie" w:date="2023-04-28T12:07:00Z">
              <w:r w:rsidRPr="00402FFE">
                <w:rPr>
                  <w:rFonts w:ascii="Calibri" w:eastAsia="Times New Roman" w:hAnsi="Calibri" w:cs="Calibri"/>
                  <w:i/>
                  <w:iCs/>
                  <w:color w:val="000000"/>
                  <w:rPrChange w:id="6062" w:author="Lane, Stefanie" w:date="2023-04-28T12:07:00Z">
                    <w:rPr/>
                  </w:rPrChange>
                </w:rPr>
                <w:t>Leersia oryzoides</w:t>
              </w:r>
            </w:ins>
          </w:p>
        </w:tc>
        <w:tc>
          <w:tcPr>
            <w:tcW w:w="869" w:type="dxa"/>
            <w:tcBorders>
              <w:top w:val="nil"/>
              <w:left w:val="nil"/>
              <w:bottom w:val="nil"/>
              <w:right w:val="nil"/>
            </w:tcBorders>
            <w:shd w:val="clear" w:color="auto" w:fill="auto"/>
            <w:noWrap/>
            <w:vAlign w:val="bottom"/>
            <w:hideMark/>
          </w:tcPr>
          <w:p w14:paraId="629E79C3" w14:textId="77777777" w:rsidR="00402FFE" w:rsidRPr="00402FFE" w:rsidRDefault="00402FFE" w:rsidP="00402FFE">
            <w:pPr>
              <w:spacing w:after="0" w:line="240" w:lineRule="auto"/>
              <w:jc w:val="center"/>
              <w:rPr>
                <w:ins w:id="6063" w:author="Lane, Stefanie" w:date="2023-04-28T12:07:00Z"/>
                <w:rFonts w:ascii="Calibri" w:eastAsia="Times New Roman" w:hAnsi="Calibri" w:cs="Calibri"/>
                <w:color w:val="000000"/>
                <w:rPrChange w:id="6064" w:author="Lane, Stefanie" w:date="2023-04-28T12:07:00Z">
                  <w:rPr>
                    <w:ins w:id="6065" w:author="Lane, Stefanie" w:date="2023-04-28T12:07:00Z"/>
                  </w:rPr>
                </w:rPrChange>
              </w:rPr>
              <w:pPrChange w:id="6066" w:author="Lane, Stefanie" w:date="2023-04-28T12:07:00Z">
                <w:pPr>
                  <w:jc w:val="center"/>
                </w:pPr>
              </w:pPrChange>
            </w:pPr>
            <w:ins w:id="6067" w:author="Lane, Stefanie" w:date="2023-04-28T12:07:00Z">
              <w:r w:rsidRPr="00402FFE">
                <w:rPr>
                  <w:rFonts w:ascii="Calibri" w:eastAsia="Times New Roman" w:hAnsi="Calibri" w:cs="Calibri"/>
                  <w:color w:val="000000"/>
                  <w:rPrChange w:id="6068" w:author="Lane, Stefanie" w:date="2023-04-28T12:07:00Z">
                    <w:rPr/>
                  </w:rPrChange>
                </w:rPr>
                <w:t>0.26</w:t>
              </w:r>
            </w:ins>
          </w:p>
        </w:tc>
        <w:tc>
          <w:tcPr>
            <w:tcW w:w="990" w:type="dxa"/>
            <w:tcBorders>
              <w:top w:val="nil"/>
              <w:left w:val="nil"/>
              <w:bottom w:val="nil"/>
              <w:right w:val="nil"/>
            </w:tcBorders>
            <w:shd w:val="clear" w:color="auto" w:fill="auto"/>
            <w:noWrap/>
            <w:vAlign w:val="bottom"/>
            <w:hideMark/>
          </w:tcPr>
          <w:p w14:paraId="74B223C6" w14:textId="77777777" w:rsidR="00402FFE" w:rsidRPr="00402FFE" w:rsidRDefault="00402FFE" w:rsidP="00402FFE">
            <w:pPr>
              <w:spacing w:after="0" w:line="240" w:lineRule="auto"/>
              <w:jc w:val="center"/>
              <w:rPr>
                <w:ins w:id="6069" w:author="Lane, Stefanie" w:date="2023-04-28T12:07:00Z"/>
                <w:rFonts w:ascii="Calibri" w:eastAsia="Times New Roman" w:hAnsi="Calibri" w:cs="Calibri"/>
                <w:color w:val="000000"/>
                <w:rPrChange w:id="6070" w:author="Lane, Stefanie" w:date="2023-04-28T12:07:00Z">
                  <w:rPr>
                    <w:ins w:id="6071" w:author="Lane, Stefanie" w:date="2023-04-28T12:07:00Z"/>
                  </w:rPr>
                </w:rPrChange>
              </w:rPr>
              <w:pPrChange w:id="6072" w:author="Lane, Stefanie" w:date="2023-04-28T12:07:00Z">
                <w:pPr>
                  <w:jc w:val="center"/>
                </w:pPr>
              </w:pPrChange>
            </w:pPr>
            <w:ins w:id="6073" w:author="Lane, Stefanie" w:date="2023-04-28T12:07:00Z">
              <w:r w:rsidRPr="00402FFE">
                <w:rPr>
                  <w:rFonts w:ascii="Calibri" w:eastAsia="Times New Roman" w:hAnsi="Calibri" w:cs="Calibri"/>
                  <w:color w:val="000000"/>
                  <w:rPrChange w:id="6074" w:author="Lane, Stefanie" w:date="2023-04-28T12:07:00Z">
                    <w:rPr/>
                  </w:rPrChange>
                </w:rPr>
                <w:t>0.33</w:t>
              </w:r>
            </w:ins>
          </w:p>
        </w:tc>
        <w:tc>
          <w:tcPr>
            <w:tcW w:w="810" w:type="dxa"/>
            <w:tcBorders>
              <w:top w:val="nil"/>
              <w:left w:val="nil"/>
              <w:bottom w:val="nil"/>
              <w:right w:val="nil"/>
            </w:tcBorders>
            <w:shd w:val="clear" w:color="auto" w:fill="auto"/>
            <w:noWrap/>
            <w:vAlign w:val="bottom"/>
            <w:hideMark/>
          </w:tcPr>
          <w:p w14:paraId="71135F62" w14:textId="77777777" w:rsidR="00402FFE" w:rsidRPr="00402FFE" w:rsidRDefault="00402FFE" w:rsidP="00402FFE">
            <w:pPr>
              <w:spacing w:after="0" w:line="240" w:lineRule="auto"/>
              <w:jc w:val="center"/>
              <w:rPr>
                <w:ins w:id="6075" w:author="Lane, Stefanie" w:date="2023-04-28T12:07:00Z"/>
                <w:rFonts w:ascii="Calibri" w:eastAsia="Times New Roman" w:hAnsi="Calibri" w:cs="Calibri"/>
                <w:color w:val="000000"/>
                <w:rPrChange w:id="6076" w:author="Lane, Stefanie" w:date="2023-04-28T12:07:00Z">
                  <w:rPr>
                    <w:ins w:id="6077" w:author="Lane, Stefanie" w:date="2023-04-28T12:07:00Z"/>
                  </w:rPr>
                </w:rPrChange>
              </w:rPr>
              <w:pPrChange w:id="6078" w:author="Lane, Stefanie" w:date="2023-04-28T12:07:00Z">
                <w:pPr>
                  <w:jc w:val="center"/>
                </w:pPr>
              </w:pPrChange>
            </w:pPr>
            <w:ins w:id="6079" w:author="Lane, Stefanie" w:date="2023-04-28T12:07:00Z">
              <w:r w:rsidRPr="00402FFE">
                <w:rPr>
                  <w:rFonts w:ascii="Calibri" w:eastAsia="Times New Roman" w:hAnsi="Calibri" w:cs="Calibri"/>
                  <w:color w:val="000000"/>
                  <w:rPrChange w:id="6080"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0F3F2791" w14:textId="77777777" w:rsidR="00402FFE" w:rsidRPr="00402FFE" w:rsidRDefault="00402FFE" w:rsidP="00402FFE">
            <w:pPr>
              <w:spacing w:after="0" w:line="240" w:lineRule="auto"/>
              <w:jc w:val="center"/>
              <w:rPr>
                <w:ins w:id="6081" w:author="Lane, Stefanie" w:date="2023-04-28T12:07:00Z"/>
                <w:rFonts w:ascii="Calibri" w:eastAsia="Times New Roman" w:hAnsi="Calibri" w:cs="Calibri"/>
                <w:color w:val="000000"/>
                <w:rPrChange w:id="6082" w:author="Lane, Stefanie" w:date="2023-04-28T12:07:00Z">
                  <w:rPr>
                    <w:ins w:id="6083" w:author="Lane, Stefanie" w:date="2023-04-28T12:07:00Z"/>
                  </w:rPr>
                </w:rPrChange>
              </w:rPr>
              <w:pPrChange w:id="6084" w:author="Lane, Stefanie" w:date="2023-04-28T12:07:00Z">
                <w:pPr>
                  <w:jc w:val="center"/>
                </w:pPr>
              </w:pPrChange>
            </w:pPr>
            <w:ins w:id="6085" w:author="Lane, Stefanie" w:date="2023-04-28T12:07:00Z">
              <w:r w:rsidRPr="00402FFE">
                <w:rPr>
                  <w:rFonts w:ascii="Calibri" w:eastAsia="Times New Roman" w:hAnsi="Calibri" w:cs="Calibri"/>
                  <w:color w:val="000000"/>
                  <w:rPrChange w:id="6086" w:author="Lane, Stefanie" w:date="2023-04-28T12:07:00Z">
                    <w:rPr/>
                  </w:rPrChange>
                </w:rPr>
                <w:t>-100.0</w:t>
              </w:r>
            </w:ins>
          </w:p>
        </w:tc>
      </w:tr>
      <w:tr w:rsidR="00402FFE" w:rsidRPr="00402FFE" w14:paraId="631189E5" w14:textId="77777777" w:rsidTr="00402FFE">
        <w:trPr>
          <w:divId w:val="50731576"/>
          <w:trHeight w:val="290"/>
          <w:ins w:id="6087" w:author="Lane, Stefanie" w:date="2023-04-28T12:07:00Z"/>
        </w:trPr>
        <w:tc>
          <w:tcPr>
            <w:tcW w:w="1311" w:type="dxa"/>
            <w:vMerge/>
            <w:tcBorders>
              <w:top w:val="nil"/>
              <w:left w:val="single" w:sz="8" w:space="0" w:color="auto"/>
              <w:bottom w:val="single" w:sz="8" w:space="0" w:color="000000"/>
              <w:right w:val="nil"/>
            </w:tcBorders>
            <w:vAlign w:val="center"/>
            <w:hideMark/>
          </w:tcPr>
          <w:p w14:paraId="47685AE3" w14:textId="77777777" w:rsidR="00402FFE" w:rsidRPr="00402FFE" w:rsidRDefault="00402FFE" w:rsidP="00402FFE">
            <w:pPr>
              <w:spacing w:after="0" w:line="240" w:lineRule="auto"/>
              <w:rPr>
                <w:ins w:id="6088" w:author="Lane, Stefanie" w:date="2023-04-28T12:07:00Z"/>
                <w:rFonts w:ascii="Calibri" w:eastAsia="Times New Roman" w:hAnsi="Calibri" w:cs="Calibri"/>
                <w:color w:val="000000"/>
                <w:rPrChange w:id="6089" w:author="Lane, Stefanie" w:date="2023-04-28T12:07:00Z">
                  <w:rPr>
                    <w:ins w:id="6090" w:author="Lane, Stefanie" w:date="2023-04-28T12:07:00Z"/>
                  </w:rPr>
                </w:rPrChange>
              </w:rPr>
              <w:pPrChange w:id="6091"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973951A" w14:textId="77777777" w:rsidR="00402FFE" w:rsidRPr="00402FFE" w:rsidRDefault="00402FFE" w:rsidP="00402FFE">
            <w:pPr>
              <w:spacing w:after="0" w:line="240" w:lineRule="auto"/>
              <w:rPr>
                <w:ins w:id="6092" w:author="Lane, Stefanie" w:date="2023-04-28T12:07:00Z"/>
                <w:rFonts w:ascii="Calibri" w:eastAsia="Times New Roman" w:hAnsi="Calibri" w:cs="Calibri"/>
                <w:color w:val="000000"/>
                <w:rPrChange w:id="6093" w:author="Lane, Stefanie" w:date="2023-04-28T12:07:00Z">
                  <w:rPr>
                    <w:ins w:id="6094" w:author="Lane, Stefanie" w:date="2023-04-28T12:07:00Z"/>
                  </w:rPr>
                </w:rPrChange>
              </w:rPr>
              <w:pPrChange w:id="6095"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22BC9BB" w14:textId="77777777" w:rsidR="00402FFE" w:rsidRPr="00402FFE" w:rsidRDefault="00402FFE" w:rsidP="00402FFE">
            <w:pPr>
              <w:spacing w:after="0" w:line="240" w:lineRule="auto"/>
              <w:rPr>
                <w:ins w:id="6096" w:author="Lane, Stefanie" w:date="2023-04-28T12:07:00Z"/>
                <w:rFonts w:ascii="Calibri" w:eastAsia="Times New Roman" w:hAnsi="Calibri" w:cs="Calibri"/>
                <w:i/>
                <w:iCs/>
                <w:color w:val="000000"/>
                <w:rPrChange w:id="6097" w:author="Lane, Stefanie" w:date="2023-04-28T12:07:00Z">
                  <w:rPr>
                    <w:ins w:id="6098" w:author="Lane, Stefanie" w:date="2023-04-28T12:07:00Z"/>
                  </w:rPr>
                </w:rPrChange>
              </w:rPr>
              <w:pPrChange w:id="6099" w:author="Lane, Stefanie" w:date="2023-04-28T12:07:00Z">
                <w:pPr/>
              </w:pPrChange>
            </w:pPr>
            <w:ins w:id="6100" w:author="Lane, Stefanie" w:date="2023-04-28T12:07:00Z">
              <w:r w:rsidRPr="00402FFE">
                <w:rPr>
                  <w:rFonts w:ascii="Calibri" w:eastAsia="Times New Roman" w:hAnsi="Calibri" w:cs="Calibri"/>
                  <w:i/>
                  <w:iCs/>
                  <w:color w:val="000000"/>
                  <w:rPrChange w:id="6101" w:author="Lane, Stefanie" w:date="2023-04-28T12:07:00Z">
                    <w:rPr/>
                  </w:rPrChange>
                </w:rPr>
                <w:t>Lilaeopsis occidentalis</w:t>
              </w:r>
            </w:ins>
          </w:p>
        </w:tc>
        <w:tc>
          <w:tcPr>
            <w:tcW w:w="869" w:type="dxa"/>
            <w:tcBorders>
              <w:top w:val="single" w:sz="4" w:space="0" w:color="auto"/>
              <w:left w:val="nil"/>
              <w:bottom w:val="single" w:sz="4" w:space="0" w:color="auto"/>
              <w:right w:val="nil"/>
            </w:tcBorders>
            <w:shd w:val="clear" w:color="auto" w:fill="auto"/>
            <w:noWrap/>
            <w:vAlign w:val="bottom"/>
            <w:hideMark/>
          </w:tcPr>
          <w:p w14:paraId="54E6E91E" w14:textId="77777777" w:rsidR="00402FFE" w:rsidRPr="00402FFE" w:rsidRDefault="00402FFE" w:rsidP="00402FFE">
            <w:pPr>
              <w:spacing w:after="0" w:line="240" w:lineRule="auto"/>
              <w:jc w:val="center"/>
              <w:rPr>
                <w:ins w:id="6102" w:author="Lane, Stefanie" w:date="2023-04-28T12:07:00Z"/>
                <w:rFonts w:ascii="Calibri" w:eastAsia="Times New Roman" w:hAnsi="Calibri" w:cs="Calibri"/>
                <w:color w:val="000000"/>
                <w:rPrChange w:id="6103" w:author="Lane, Stefanie" w:date="2023-04-28T12:07:00Z">
                  <w:rPr>
                    <w:ins w:id="6104" w:author="Lane, Stefanie" w:date="2023-04-28T12:07:00Z"/>
                  </w:rPr>
                </w:rPrChange>
              </w:rPr>
              <w:pPrChange w:id="6105" w:author="Lane, Stefanie" w:date="2023-04-28T12:07:00Z">
                <w:pPr>
                  <w:jc w:val="center"/>
                </w:pPr>
              </w:pPrChange>
            </w:pPr>
            <w:ins w:id="6106" w:author="Lane, Stefanie" w:date="2023-04-28T12:07:00Z">
              <w:r w:rsidRPr="00402FFE">
                <w:rPr>
                  <w:rFonts w:ascii="Calibri" w:eastAsia="Times New Roman" w:hAnsi="Calibri" w:cs="Calibri"/>
                  <w:color w:val="000000"/>
                  <w:rPrChange w:id="6107" w:author="Lane, Stefanie" w:date="2023-04-28T12:07:00Z">
                    <w:rPr/>
                  </w:rPrChange>
                </w:rPr>
                <w:t>0.21</w:t>
              </w:r>
            </w:ins>
          </w:p>
        </w:tc>
        <w:tc>
          <w:tcPr>
            <w:tcW w:w="990" w:type="dxa"/>
            <w:tcBorders>
              <w:top w:val="single" w:sz="4" w:space="0" w:color="auto"/>
              <w:left w:val="nil"/>
              <w:bottom w:val="single" w:sz="4" w:space="0" w:color="auto"/>
              <w:right w:val="nil"/>
            </w:tcBorders>
            <w:shd w:val="clear" w:color="auto" w:fill="auto"/>
            <w:noWrap/>
            <w:vAlign w:val="bottom"/>
            <w:hideMark/>
          </w:tcPr>
          <w:p w14:paraId="398A0A1A" w14:textId="77777777" w:rsidR="00402FFE" w:rsidRPr="00402FFE" w:rsidRDefault="00402FFE" w:rsidP="00402FFE">
            <w:pPr>
              <w:spacing w:after="0" w:line="240" w:lineRule="auto"/>
              <w:jc w:val="center"/>
              <w:rPr>
                <w:ins w:id="6108" w:author="Lane, Stefanie" w:date="2023-04-28T12:07:00Z"/>
                <w:rFonts w:ascii="Calibri" w:eastAsia="Times New Roman" w:hAnsi="Calibri" w:cs="Calibri"/>
                <w:color w:val="000000"/>
                <w:rPrChange w:id="6109" w:author="Lane, Stefanie" w:date="2023-04-28T12:07:00Z">
                  <w:rPr>
                    <w:ins w:id="6110" w:author="Lane, Stefanie" w:date="2023-04-28T12:07:00Z"/>
                  </w:rPr>
                </w:rPrChange>
              </w:rPr>
              <w:pPrChange w:id="6111" w:author="Lane, Stefanie" w:date="2023-04-28T12:07:00Z">
                <w:pPr>
                  <w:jc w:val="center"/>
                </w:pPr>
              </w:pPrChange>
            </w:pPr>
            <w:ins w:id="6112" w:author="Lane, Stefanie" w:date="2023-04-28T12:07:00Z">
              <w:r w:rsidRPr="00402FFE">
                <w:rPr>
                  <w:rFonts w:ascii="Calibri" w:eastAsia="Times New Roman" w:hAnsi="Calibri" w:cs="Calibri"/>
                  <w:color w:val="000000"/>
                  <w:rPrChange w:id="6113"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7FB257FD" w14:textId="77777777" w:rsidR="00402FFE" w:rsidRPr="00402FFE" w:rsidRDefault="00402FFE" w:rsidP="00402FFE">
            <w:pPr>
              <w:spacing w:after="0" w:line="240" w:lineRule="auto"/>
              <w:jc w:val="center"/>
              <w:rPr>
                <w:ins w:id="6114" w:author="Lane, Stefanie" w:date="2023-04-28T12:07:00Z"/>
                <w:rFonts w:ascii="Calibri" w:eastAsia="Times New Roman" w:hAnsi="Calibri" w:cs="Calibri"/>
                <w:color w:val="000000"/>
                <w:rPrChange w:id="6115" w:author="Lane, Stefanie" w:date="2023-04-28T12:07:00Z">
                  <w:rPr>
                    <w:ins w:id="6116" w:author="Lane, Stefanie" w:date="2023-04-28T12:07:00Z"/>
                  </w:rPr>
                </w:rPrChange>
              </w:rPr>
              <w:pPrChange w:id="6117" w:author="Lane, Stefanie" w:date="2023-04-28T12:07:00Z">
                <w:pPr>
                  <w:jc w:val="center"/>
                </w:pPr>
              </w:pPrChange>
            </w:pPr>
            <w:ins w:id="6118" w:author="Lane, Stefanie" w:date="2023-04-28T12:07:00Z">
              <w:r w:rsidRPr="00402FFE">
                <w:rPr>
                  <w:rFonts w:ascii="Calibri" w:eastAsia="Times New Roman" w:hAnsi="Calibri" w:cs="Calibri"/>
                  <w:color w:val="000000"/>
                  <w:rPrChange w:id="6119"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7E68F3A" w14:textId="77777777" w:rsidR="00402FFE" w:rsidRPr="00402FFE" w:rsidRDefault="00402FFE" w:rsidP="00402FFE">
            <w:pPr>
              <w:spacing w:after="0" w:line="240" w:lineRule="auto"/>
              <w:jc w:val="center"/>
              <w:rPr>
                <w:ins w:id="6120" w:author="Lane, Stefanie" w:date="2023-04-28T12:07:00Z"/>
                <w:rFonts w:ascii="Calibri" w:eastAsia="Times New Roman" w:hAnsi="Calibri" w:cs="Calibri"/>
                <w:color w:val="000000"/>
                <w:rPrChange w:id="6121" w:author="Lane, Stefanie" w:date="2023-04-28T12:07:00Z">
                  <w:rPr>
                    <w:ins w:id="6122" w:author="Lane, Stefanie" w:date="2023-04-28T12:07:00Z"/>
                  </w:rPr>
                </w:rPrChange>
              </w:rPr>
              <w:pPrChange w:id="6123" w:author="Lane, Stefanie" w:date="2023-04-28T12:07:00Z">
                <w:pPr>
                  <w:jc w:val="center"/>
                </w:pPr>
              </w:pPrChange>
            </w:pPr>
            <w:ins w:id="6124" w:author="Lane, Stefanie" w:date="2023-04-28T12:07:00Z">
              <w:r w:rsidRPr="00402FFE">
                <w:rPr>
                  <w:rFonts w:ascii="Calibri" w:eastAsia="Times New Roman" w:hAnsi="Calibri" w:cs="Calibri"/>
                  <w:color w:val="000000"/>
                  <w:rPrChange w:id="6125" w:author="Lane, Stefanie" w:date="2023-04-28T12:07:00Z">
                    <w:rPr/>
                  </w:rPrChange>
                </w:rPr>
                <w:t>-100.0</w:t>
              </w:r>
            </w:ins>
          </w:p>
        </w:tc>
      </w:tr>
      <w:tr w:rsidR="00402FFE" w:rsidRPr="00402FFE" w14:paraId="070B8FC7" w14:textId="77777777" w:rsidTr="00402FFE">
        <w:trPr>
          <w:divId w:val="50731576"/>
          <w:trHeight w:val="290"/>
          <w:ins w:id="6126" w:author="Lane, Stefanie" w:date="2023-04-28T12:07:00Z"/>
        </w:trPr>
        <w:tc>
          <w:tcPr>
            <w:tcW w:w="1311" w:type="dxa"/>
            <w:vMerge/>
            <w:tcBorders>
              <w:top w:val="nil"/>
              <w:left w:val="single" w:sz="8" w:space="0" w:color="auto"/>
              <w:bottom w:val="single" w:sz="8" w:space="0" w:color="000000"/>
              <w:right w:val="nil"/>
            </w:tcBorders>
            <w:vAlign w:val="center"/>
            <w:hideMark/>
          </w:tcPr>
          <w:p w14:paraId="32E410B3" w14:textId="77777777" w:rsidR="00402FFE" w:rsidRPr="00402FFE" w:rsidRDefault="00402FFE" w:rsidP="00402FFE">
            <w:pPr>
              <w:spacing w:after="0" w:line="240" w:lineRule="auto"/>
              <w:rPr>
                <w:ins w:id="6127" w:author="Lane, Stefanie" w:date="2023-04-28T12:07:00Z"/>
                <w:rFonts w:ascii="Calibri" w:eastAsia="Times New Roman" w:hAnsi="Calibri" w:cs="Calibri"/>
                <w:color w:val="000000"/>
                <w:rPrChange w:id="6128" w:author="Lane, Stefanie" w:date="2023-04-28T12:07:00Z">
                  <w:rPr>
                    <w:ins w:id="6129" w:author="Lane, Stefanie" w:date="2023-04-28T12:07:00Z"/>
                  </w:rPr>
                </w:rPrChange>
              </w:rPr>
              <w:pPrChange w:id="6130"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2617C30" w14:textId="77777777" w:rsidR="00402FFE" w:rsidRPr="00402FFE" w:rsidRDefault="00402FFE" w:rsidP="00402FFE">
            <w:pPr>
              <w:spacing w:after="0" w:line="240" w:lineRule="auto"/>
              <w:rPr>
                <w:ins w:id="6131" w:author="Lane, Stefanie" w:date="2023-04-28T12:07:00Z"/>
                <w:rFonts w:ascii="Calibri" w:eastAsia="Times New Roman" w:hAnsi="Calibri" w:cs="Calibri"/>
                <w:color w:val="000000"/>
                <w:rPrChange w:id="6132" w:author="Lane, Stefanie" w:date="2023-04-28T12:07:00Z">
                  <w:rPr>
                    <w:ins w:id="6133" w:author="Lane, Stefanie" w:date="2023-04-28T12:07:00Z"/>
                  </w:rPr>
                </w:rPrChange>
              </w:rPr>
              <w:pPrChange w:id="6134" w:author="Lane, Stefanie" w:date="2023-04-28T12:07:00Z">
                <w:pPr/>
              </w:pPrChange>
            </w:pPr>
          </w:p>
        </w:tc>
        <w:tc>
          <w:tcPr>
            <w:tcW w:w="3320" w:type="dxa"/>
            <w:tcBorders>
              <w:top w:val="nil"/>
              <w:left w:val="nil"/>
              <w:bottom w:val="nil"/>
              <w:right w:val="nil"/>
            </w:tcBorders>
            <w:shd w:val="clear" w:color="auto" w:fill="auto"/>
            <w:noWrap/>
            <w:vAlign w:val="bottom"/>
            <w:hideMark/>
          </w:tcPr>
          <w:p w14:paraId="20E6437D" w14:textId="77777777" w:rsidR="00402FFE" w:rsidRPr="00402FFE" w:rsidRDefault="00402FFE" w:rsidP="00402FFE">
            <w:pPr>
              <w:spacing w:after="0" w:line="240" w:lineRule="auto"/>
              <w:rPr>
                <w:ins w:id="6135" w:author="Lane, Stefanie" w:date="2023-04-28T12:07:00Z"/>
                <w:rFonts w:ascii="Calibri" w:eastAsia="Times New Roman" w:hAnsi="Calibri" w:cs="Calibri"/>
                <w:i/>
                <w:iCs/>
                <w:color w:val="000000"/>
                <w:rPrChange w:id="6136" w:author="Lane, Stefanie" w:date="2023-04-28T12:07:00Z">
                  <w:rPr>
                    <w:ins w:id="6137" w:author="Lane, Stefanie" w:date="2023-04-28T12:07:00Z"/>
                  </w:rPr>
                </w:rPrChange>
              </w:rPr>
              <w:pPrChange w:id="6138" w:author="Lane, Stefanie" w:date="2023-04-28T12:07:00Z">
                <w:pPr/>
              </w:pPrChange>
            </w:pPr>
            <w:ins w:id="6139" w:author="Lane, Stefanie" w:date="2023-04-28T12:07:00Z">
              <w:r w:rsidRPr="00402FFE">
                <w:rPr>
                  <w:rFonts w:ascii="Calibri" w:eastAsia="Times New Roman" w:hAnsi="Calibri" w:cs="Calibri"/>
                  <w:i/>
                  <w:iCs/>
                  <w:color w:val="000000"/>
                  <w:rPrChange w:id="6140" w:author="Lane, Stefanie" w:date="2023-04-28T12:07:00Z">
                    <w:rPr/>
                  </w:rPrChange>
                </w:rPr>
                <w:t>Oenanthe sarmentosa</w:t>
              </w:r>
            </w:ins>
          </w:p>
        </w:tc>
        <w:tc>
          <w:tcPr>
            <w:tcW w:w="869" w:type="dxa"/>
            <w:tcBorders>
              <w:top w:val="nil"/>
              <w:left w:val="nil"/>
              <w:bottom w:val="nil"/>
              <w:right w:val="nil"/>
            </w:tcBorders>
            <w:shd w:val="clear" w:color="auto" w:fill="auto"/>
            <w:noWrap/>
            <w:vAlign w:val="bottom"/>
            <w:hideMark/>
          </w:tcPr>
          <w:p w14:paraId="3CB7C43D" w14:textId="77777777" w:rsidR="00402FFE" w:rsidRPr="00402FFE" w:rsidRDefault="00402FFE" w:rsidP="00402FFE">
            <w:pPr>
              <w:spacing w:after="0" w:line="240" w:lineRule="auto"/>
              <w:jc w:val="center"/>
              <w:rPr>
                <w:ins w:id="6141" w:author="Lane, Stefanie" w:date="2023-04-28T12:07:00Z"/>
                <w:rFonts w:ascii="Calibri" w:eastAsia="Times New Roman" w:hAnsi="Calibri" w:cs="Calibri"/>
                <w:color w:val="000000"/>
                <w:rPrChange w:id="6142" w:author="Lane, Stefanie" w:date="2023-04-28T12:07:00Z">
                  <w:rPr>
                    <w:ins w:id="6143" w:author="Lane, Stefanie" w:date="2023-04-28T12:07:00Z"/>
                  </w:rPr>
                </w:rPrChange>
              </w:rPr>
              <w:pPrChange w:id="6144" w:author="Lane, Stefanie" w:date="2023-04-28T12:07:00Z">
                <w:pPr>
                  <w:jc w:val="center"/>
                </w:pPr>
              </w:pPrChange>
            </w:pPr>
            <w:ins w:id="6145" w:author="Lane, Stefanie" w:date="2023-04-28T12:07:00Z">
              <w:r w:rsidRPr="00402FFE">
                <w:rPr>
                  <w:rFonts w:ascii="Calibri" w:eastAsia="Times New Roman" w:hAnsi="Calibri" w:cs="Calibri"/>
                  <w:color w:val="000000"/>
                  <w:rPrChange w:id="6146" w:author="Lane, Stefanie" w:date="2023-04-28T12:07:00Z">
                    <w:rPr/>
                  </w:rPrChange>
                </w:rPr>
                <w:t>0.63</w:t>
              </w:r>
            </w:ins>
          </w:p>
        </w:tc>
        <w:tc>
          <w:tcPr>
            <w:tcW w:w="990" w:type="dxa"/>
            <w:tcBorders>
              <w:top w:val="nil"/>
              <w:left w:val="nil"/>
              <w:bottom w:val="nil"/>
              <w:right w:val="nil"/>
            </w:tcBorders>
            <w:shd w:val="clear" w:color="auto" w:fill="auto"/>
            <w:noWrap/>
            <w:vAlign w:val="bottom"/>
            <w:hideMark/>
          </w:tcPr>
          <w:p w14:paraId="70F029FB" w14:textId="77777777" w:rsidR="00402FFE" w:rsidRPr="00402FFE" w:rsidRDefault="00402FFE" w:rsidP="00402FFE">
            <w:pPr>
              <w:spacing w:after="0" w:line="240" w:lineRule="auto"/>
              <w:jc w:val="center"/>
              <w:rPr>
                <w:ins w:id="6147" w:author="Lane, Stefanie" w:date="2023-04-28T12:07:00Z"/>
                <w:rFonts w:ascii="Calibri" w:eastAsia="Times New Roman" w:hAnsi="Calibri" w:cs="Calibri"/>
                <w:color w:val="000000"/>
                <w:rPrChange w:id="6148" w:author="Lane, Stefanie" w:date="2023-04-28T12:07:00Z">
                  <w:rPr>
                    <w:ins w:id="6149" w:author="Lane, Stefanie" w:date="2023-04-28T12:07:00Z"/>
                  </w:rPr>
                </w:rPrChange>
              </w:rPr>
              <w:pPrChange w:id="6150" w:author="Lane, Stefanie" w:date="2023-04-28T12:07:00Z">
                <w:pPr>
                  <w:jc w:val="center"/>
                </w:pPr>
              </w:pPrChange>
            </w:pPr>
            <w:ins w:id="6151" w:author="Lane, Stefanie" w:date="2023-04-28T12:07:00Z">
              <w:r w:rsidRPr="00402FFE">
                <w:rPr>
                  <w:rFonts w:ascii="Calibri" w:eastAsia="Times New Roman" w:hAnsi="Calibri" w:cs="Calibri"/>
                  <w:color w:val="000000"/>
                  <w:rPrChange w:id="6152" w:author="Lane, Stefanie" w:date="2023-04-28T12:07:00Z">
                    <w:rPr/>
                  </w:rPrChange>
                </w:rPr>
                <w:t>0.11</w:t>
              </w:r>
            </w:ins>
          </w:p>
        </w:tc>
        <w:tc>
          <w:tcPr>
            <w:tcW w:w="810" w:type="dxa"/>
            <w:tcBorders>
              <w:top w:val="nil"/>
              <w:left w:val="nil"/>
              <w:bottom w:val="nil"/>
              <w:right w:val="nil"/>
            </w:tcBorders>
            <w:shd w:val="clear" w:color="auto" w:fill="auto"/>
            <w:noWrap/>
            <w:vAlign w:val="bottom"/>
            <w:hideMark/>
          </w:tcPr>
          <w:p w14:paraId="48876982" w14:textId="77777777" w:rsidR="00402FFE" w:rsidRPr="00402FFE" w:rsidRDefault="00402FFE" w:rsidP="00402FFE">
            <w:pPr>
              <w:spacing w:after="0" w:line="240" w:lineRule="auto"/>
              <w:jc w:val="center"/>
              <w:rPr>
                <w:ins w:id="6153" w:author="Lane, Stefanie" w:date="2023-04-28T12:07:00Z"/>
                <w:rFonts w:ascii="Calibri" w:eastAsia="Times New Roman" w:hAnsi="Calibri" w:cs="Calibri"/>
                <w:color w:val="000000"/>
                <w:rPrChange w:id="6154" w:author="Lane, Stefanie" w:date="2023-04-28T12:07:00Z">
                  <w:rPr>
                    <w:ins w:id="6155" w:author="Lane, Stefanie" w:date="2023-04-28T12:07:00Z"/>
                  </w:rPr>
                </w:rPrChange>
              </w:rPr>
              <w:pPrChange w:id="6156" w:author="Lane, Stefanie" w:date="2023-04-28T12:07:00Z">
                <w:pPr>
                  <w:jc w:val="center"/>
                </w:pPr>
              </w:pPrChange>
            </w:pPr>
            <w:ins w:id="6157" w:author="Lane, Stefanie" w:date="2023-04-28T12:07:00Z">
              <w:r w:rsidRPr="00402FFE">
                <w:rPr>
                  <w:rFonts w:ascii="Calibri" w:eastAsia="Times New Roman" w:hAnsi="Calibri" w:cs="Calibri"/>
                  <w:color w:val="000000"/>
                  <w:rPrChange w:id="6158"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0DE78CA7" w14:textId="77777777" w:rsidR="00402FFE" w:rsidRPr="00402FFE" w:rsidRDefault="00402FFE" w:rsidP="00402FFE">
            <w:pPr>
              <w:spacing w:after="0" w:line="240" w:lineRule="auto"/>
              <w:jc w:val="center"/>
              <w:rPr>
                <w:ins w:id="6159" w:author="Lane, Stefanie" w:date="2023-04-28T12:07:00Z"/>
                <w:rFonts w:ascii="Calibri" w:eastAsia="Times New Roman" w:hAnsi="Calibri" w:cs="Calibri"/>
                <w:color w:val="000000"/>
                <w:rPrChange w:id="6160" w:author="Lane, Stefanie" w:date="2023-04-28T12:07:00Z">
                  <w:rPr>
                    <w:ins w:id="6161" w:author="Lane, Stefanie" w:date="2023-04-28T12:07:00Z"/>
                  </w:rPr>
                </w:rPrChange>
              </w:rPr>
              <w:pPrChange w:id="6162" w:author="Lane, Stefanie" w:date="2023-04-28T12:07:00Z">
                <w:pPr>
                  <w:jc w:val="center"/>
                </w:pPr>
              </w:pPrChange>
            </w:pPr>
            <w:ins w:id="6163" w:author="Lane, Stefanie" w:date="2023-04-28T12:07:00Z">
              <w:r w:rsidRPr="00402FFE">
                <w:rPr>
                  <w:rFonts w:ascii="Calibri" w:eastAsia="Times New Roman" w:hAnsi="Calibri" w:cs="Calibri"/>
                  <w:color w:val="000000"/>
                  <w:rPrChange w:id="6164" w:author="Lane, Stefanie" w:date="2023-04-28T12:07:00Z">
                    <w:rPr/>
                  </w:rPrChange>
                </w:rPr>
                <w:t>-100.0</w:t>
              </w:r>
            </w:ins>
          </w:p>
        </w:tc>
      </w:tr>
      <w:tr w:rsidR="00402FFE" w:rsidRPr="00402FFE" w14:paraId="40A0BD49" w14:textId="77777777" w:rsidTr="00402FFE">
        <w:trPr>
          <w:divId w:val="50731576"/>
          <w:trHeight w:val="290"/>
          <w:ins w:id="6165" w:author="Lane, Stefanie" w:date="2023-04-28T12:07:00Z"/>
        </w:trPr>
        <w:tc>
          <w:tcPr>
            <w:tcW w:w="1311" w:type="dxa"/>
            <w:vMerge/>
            <w:tcBorders>
              <w:top w:val="nil"/>
              <w:left w:val="single" w:sz="8" w:space="0" w:color="auto"/>
              <w:bottom w:val="single" w:sz="8" w:space="0" w:color="000000"/>
              <w:right w:val="nil"/>
            </w:tcBorders>
            <w:vAlign w:val="center"/>
            <w:hideMark/>
          </w:tcPr>
          <w:p w14:paraId="6197861B" w14:textId="77777777" w:rsidR="00402FFE" w:rsidRPr="00402FFE" w:rsidRDefault="00402FFE" w:rsidP="00402FFE">
            <w:pPr>
              <w:spacing w:after="0" w:line="240" w:lineRule="auto"/>
              <w:rPr>
                <w:ins w:id="6166" w:author="Lane, Stefanie" w:date="2023-04-28T12:07:00Z"/>
                <w:rFonts w:ascii="Calibri" w:eastAsia="Times New Roman" w:hAnsi="Calibri" w:cs="Calibri"/>
                <w:color w:val="000000"/>
                <w:rPrChange w:id="6167" w:author="Lane, Stefanie" w:date="2023-04-28T12:07:00Z">
                  <w:rPr>
                    <w:ins w:id="6168" w:author="Lane, Stefanie" w:date="2023-04-28T12:07:00Z"/>
                  </w:rPr>
                </w:rPrChange>
              </w:rPr>
              <w:pPrChange w:id="6169"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D009839" w14:textId="77777777" w:rsidR="00402FFE" w:rsidRPr="00402FFE" w:rsidRDefault="00402FFE" w:rsidP="00402FFE">
            <w:pPr>
              <w:spacing w:after="0" w:line="240" w:lineRule="auto"/>
              <w:rPr>
                <w:ins w:id="6170" w:author="Lane, Stefanie" w:date="2023-04-28T12:07:00Z"/>
                <w:rFonts w:ascii="Calibri" w:eastAsia="Times New Roman" w:hAnsi="Calibri" w:cs="Calibri"/>
                <w:color w:val="000000"/>
                <w:rPrChange w:id="6171" w:author="Lane, Stefanie" w:date="2023-04-28T12:07:00Z">
                  <w:rPr>
                    <w:ins w:id="6172" w:author="Lane, Stefanie" w:date="2023-04-28T12:07:00Z"/>
                  </w:rPr>
                </w:rPrChange>
              </w:rPr>
              <w:pPrChange w:id="6173"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ADC7116" w14:textId="77777777" w:rsidR="00402FFE" w:rsidRPr="00402FFE" w:rsidRDefault="00402FFE" w:rsidP="00402FFE">
            <w:pPr>
              <w:spacing w:after="0" w:line="240" w:lineRule="auto"/>
              <w:rPr>
                <w:ins w:id="6174" w:author="Lane, Stefanie" w:date="2023-04-28T12:07:00Z"/>
                <w:rFonts w:ascii="Calibri" w:eastAsia="Times New Roman" w:hAnsi="Calibri" w:cs="Calibri"/>
                <w:i/>
                <w:iCs/>
                <w:color w:val="000000"/>
                <w:rPrChange w:id="6175" w:author="Lane, Stefanie" w:date="2023-04-28T12:07:00Z">
                  <w:rPr>
                    <w:ins w:id="6176" w:author="Lane, Stefanie" w:date="2023-04-28T12:07:00Z"/>
                  </w:rPr>
                </w:rPrChange>
              </w:rPr>
              <w:pPrChange w:id="6177" w:author="Lane, Stefanie" w:date="2023-04-28T12:07:00Z">
                <w:pPr/>
              </w:pPrChange>
            </w:pPr>
            <w:ins w:id="6178" w:author="Lane, Stefanie" w:date="2023-04-28T12:07:00Z">
              <w:r w:rsidRPr="00402FFE">
                <w:rPr>
                  <w:rFonts w:ascii="Calibri" w:eastAsia="Times New Roman" w:hAnsi="Calibri" w:cs="Calibri"/>
                  <w:i/>
                  <w:iCs/>
                  <w:color w:val="000000"/>
                  <w:rPrChange w:id="6179" w:author="Lane, Stefanie" w:date="2023-04-28T12:07:00Z">
                    <w:rPr/>
                  </w:rPrChange>
                </w:rPr>
                <w:t>Poa trivialis</w:t>
              </w:r>
            </w:ins>
          </w:p>
        </w:tc>
        <w:tc>
          <w:tcPr>
            <w:tcW w:w="869" w:type="dxa"/>
            <w:tcBorders>
              <w:top w:val="single" w:sz="4" w:space="0" w:color="auto"/>
              <w:left w:val="nil"/>
              <w:bottom w:val="single" w:sz="4" w:space="0" w:color="auto"/>
              <w:right w:val="nil"/>
            </w:tcBorders>
            <w:shd w:val="clear" w:color="auto" w:fill="auto"/>
            <w:noWrap/>
            <w:vAlign w:val="bottom"/>
            <w:hideMark/>
          </w:tcPr>
          <w:p w14:paraId="25EB438B" w14:textId="77777777" w:rsidR="00402FFE" w:rsidRPr="00402FFE" w:rsidRDefault="00402FFE" w:rsidP="00402FFE">
            <w:pPr>
              <w:spacing w:after="0" w:line="240" w:lineRule="auto"/>
              <w:jc w:val="center"/>
              <w:rPr>
                <w:ins w:id="6180" w:author="Lane, Stefanie" w:date="2023-04-28T12:07:00Z"/>
                <w:rFonts w:ascii="Calibri" w:eastAsia="Times New Roman" w:hAnsi="Calibri" w:cs="Calibri"/>
                <w:color w:val="000000"/>
                <w:rPrChange w:id="6181" w:author="Lane, Stefanie" w:date="2023-04-28T12:07:00Z">
                  <w:rPr>
                    <w:ins w:id="6182" w:author="Lane, Stefanie" w:date="2023-04-28T12:07:00Z"/>
                  </w:rPr>
                </w:rPrChange>
              </w:rPr>
              <w:pPrChange w:id="6183" w:author="Lane, Stefanie" w:date="2023-04-28T12:07:00Z">
                <w:pPr>
                  <w:jc w:val="center"/>
                </w:pPr>
              </w:pPrChange>
            </w:pPr>
            <w:ins w:id="6184" w:author="Lane, Stefanie" w:date="2023-04-28T12:07:00Z">
              <w:r w:rsidRPr="00402FFE">
                <w:rPr>
                  <w:rFonts w:ascii="Calibri" w:eastAsia="Times New Roman" w:hAnsi="Calibri" w:cs="Calibri"/>
                  <w:color w:val="000000"/>
                  <w:rPrChange w:id="6185" w:author="Lane, Stefanie" w:date="2023-04-28T12:07:00Z">
                    <w:rPr/>
                  </w:rPrChange>
                </w:rPr>
                <w:t>0.11</w:t>
              </w:r>
            </w:ins>
          </w:p>
        </w:tc>
        <w:tc>
          <w:tcPr>
            <w:tcW w:w="990" w:type="dxa"/>
            <w:tcBorders>
              <w:top w:val="single" w:sz="4" w:space="0" w:color="auto"/>
              <w:left w:val="nil"/>
              <w:bottom w:val="single" w:sz="4" w:space="0" w:color="auto"/>
              <w:right w:val="nil"/>
            </w:tcBorders>
            <w:shd w:val="clear" w:color="auto" w:fill="auto"/>
            <w:noWrap/>
            <w:vAlign w:val="bottom"/>
            <w:hideMark/>
          </w:tcPr>
          <w:p w14:paraId="4D8AEA5C" w14:textId="77777777" w:rsidR="00402FFE" w:rsidRPr="00402FFE" w:rsidRDefault="00402FFE" w:rsidP="00402FFE">
            <w:pPr>
              <w:spacing w:after="0" w:line="240" w:lineRule="auto"/>
              <w:jc w:val="center"/>
              <w:rPr>
                <w:ins w:id="6186" w:author="Lane, Stefanie" w:date="2023-04-28T12:07:00Z"/>
                <w:rFonts w:ascii="Calibri" w:eastAsia="Times New Roman" w:hAnsi="Calibri" w:cs="Calibri"/>
                <w:color w:val="000000"/>
                <w:rPrChange w:id="6187" w:author="Lane, Stefanie" w:date="2023-04-28T12:07:00Z">
                  <w:rPr>
                    <w:ins w:id="6188" w:author="Lane, Stefanie" w:date="2023-04-28T12:07:00Z"/>
                  </w:rPr>
                </w:rPrChange>
              </w:rPr>
              <w:pPrChange w:id="6189" w:author="Lane, Stefanie" w:date="2023-04-28T12:07:00Z">
                <w:pPr>
                  <w:jc w:val="center"/>
                </w:pPr>
              </w:pPrChange>
            </w:pPr>
            <w:ins w:id="6190" w:author="Lane, Stefanie" w:date="2023-04-28T12:07:00Z">
              <w:r w:rsidRPr="00402FFE">
                <w:rPr>
                  <w:rFonts w:ascii="Calibri" w:eastAsia="Times New Roman" w:hAnsi="Calibri" w:cs="Calibri"/>
                  <w:color w:val="000000"/>
                  <w:rPrChange w:id="6191"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654DB478" w14:textId="77777777" w:rsidR="00402FFE" w:rsidRPr="00402FFE" w:rsidRDefault="00402FFE" w:rsidP="00402FFE">
            <w:pPr>
              <w:spacing w:after="0" w:line="240" w:lineRule="auto"/>
              <w:jc w:val="center"/>
              <w:rPr>
                <w:ins w:id="6192" w:author="Lane, Stefanie" w:date="2023-04-28T12:07:00Z"/>
                <w:rFonts w:ascii="Calibri" w:eastAsia="Times New Roman" w:hAnsi="Calibri" w:cs="Calibri"/>
                <w:color w:val="000000"/>
                <w:rPrChange w:id="6193" w:author="Lane, Stefanie" w:date="2023-04-28T12:07:00Z">
                  <w:rPr>
                    <w:ins w:id="6194" w:author="Lane, Stefanie" w:date="2023-04-28T12:07:00Z"/>
                  </w:rPr>
                </w:rPrChange>
              </w:rPr>
              <w:pPrChange w:id="6195" w:author="Lane, Stefanie" w:date="2023-04-28T12:07:00Z">
                <w:pPr>
                  <w:jc w:val="center"/>
                </w:pPr>
              </w:pPrChange>
            </w:pPr>
            <w:ins w:id="6196" w:author="Lane, Stefanie" w:date="2023-04-28T12:07:00Z">
              <w:r w:rsidRPr="00402FFE">
                <w:rPr>
                  <w:rFonts w:ascii="Calibri" w:eastAsia="Times New Roman" w:hAnsi="Calibri" w:cs="Calibri"/>
                  <w:color w:val="000000"/>
                  <w:rPrChange w:id="6197"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1152C2" w14:textId="77777777" w:rsidR="00402FFE" w:rsidRPr="00402FFE" w:rsidRDefault="00402FFE" w:rsidP="00402FFE">
            <w:pPr>
              <w:spacing w:after="0" w:line="240" w:lineRule="auto"/>
              <w:jc w:val="center"/>
              <w:rPr>
                <w:ins w:id="6198" w:author="Lane, Stefanie" w:date="2023-04-28T12:07:00Z"/>
                <w:rFonts w:ascii="Calibri" w:eastAsia="Times New Roman" w:hAnsi="Calibri" w:cs="Calibri"/>
                <w:color w:val="000000"/>
                <w:rPrChange w:id="6199" w:author="Lane, Stefanie" w:date="2023-04-28T12:07:00Z">
                  <w:rPr>
                    <w:ins w:id="6200" w:author="Lane, Stefanie" w:date="2023-04-28T12:07:00Z"/>
                  </w:rPr>
                </w:rPrChange>
              </w:rPr>
              <w:pPrChange w:id="6201" w:author="Lane, Stefanie" w:date="2023-04-28T12:07:00Z">
                <w:pPr>
                  <w:jc w:val="center"/>
                </w:pPr>
              </w:pPrChange>
            </w:pPr>
            <w:ins w:id="6202" w:author="Lane, Stefanie" w:date="2023-04-28T12:07:00Z">
              <w:r w:rsidRPr="00402FFE">
                <w:rPr>
                  <w:rFonts w:ascii="Calibri" w:eastAsia="Times New Roman" w:hAnsi="Calibri" w:cs="Calibri"/>
                  <w:color w:val="000000"/>
                  <w:rPrChange w:id="6203" w:author="Lane, Stefanie" w:date="2023-04-28T12:07:00Z">
                    <w:rPr/>
                  </w:rPrChange>
                </w:rPr>
                <w:t>-100.0</w:t>
              </w:r>
            </w:ins>
          </w:p>
        </w:tc>
      </w:tr>
      <w:tr w:rsidR="00402FFE" w:rsidRPr="00402FFE" w14:paraId="3D85D0AC" w14:textId="77777777" w:rsidTr="00402FFE">
        <w:trPr>
          <w:divId w:val="50731576"/>
          <w:trHeight w:val="290"/>
          <w:ins w:id="6204" w:author="Lane, Stefanie" w:date="2023-04-28T12:07:00Z"/>
        </w:trPr>
        <w:tc>
          <w:tcPr>
            <w:tcW w:w="1311" w:type="dxa"/>
            <w:vMerge/>
            <w:tcBorders>
              <w:top w:val="nil"/>
              <w:left w:val="single" w:sz="8" w:space="0" w:color="auto"/>
              <w:bottom w:val="single" w:sz="8" w:space="0" w:color="000000"/>
              <w:right w:val="nil"/>
            </w:tcBorders>
            <w:vAlign w:val="center"/>
            <w:hideMark/>
          </w:tcPr>
          <w:p w14:paraId="718A6711" w14:textId="77777777" w:rsidR="00402FFE" w:rsidRPr="00402FFE" w:rsidRDefault="00402FFE" w:rsidP="00402FFE">
            <w:pPr>
              <w:spacing w:after="0" w:line="240" w:lineRule="auto"/>
              <w:rPr>
                <w:ins w:id="6205" w:author="Lane, Stefanie" w:date="2023-04-28T12:07:00Z"/>
                <w:rFonts w:ascii="Calibri" w:eastAsia="Times New Roman" w:hAnsi="Calibri" w:cs="Calibri"/>
                <w:color w:val="000000"/>
                <w:rPrChange w:id="6206" w:author="Lane, Stefanie" w:date="2023-04-28T12:07:00Z">
                  <w:rPr>
                    <w:ins w:id="6207" w:author="Lane, Stefanie" w:date="2023-04-28T12:07:00Z"/>
                  </w:rPr>
                </w:rPrChange>
              </w:rPr>
              <w:pPrChange w:id="6208"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5A0F74D" w14:textId="77777777" w:rsidR="00402FFE" w:rsidRPr="00402FFE" w:rsidRDefault="00402FFE" w:rsidP="00402FFE">
            <w:pPr>
              <w:spacing w:after="0" w:line="240" w:lineRule="auto"/>
              <w:rPr>
                <w:ins w:id="6209" w:author="Lane, Stefanie" w:date="2023-04-28T12:07:00Z"/>
                <w:rFonts w:ascii="Calibri" w:eastAsia="Times New Roman" w:hAnsi="Calibri" w:cs="Calibri"/>
                <w:color w:val="000000"/>
                <w:rPrChange w:id="6210" w:author="Lane, Stefanie" w:date="2023-04-28T12:07:00Z">
                  <w:rPr>
                    <w:ins w:id="6211" w:author="Lane, Stefanie" w:date="2023-04-28T12:07:00Z"/>
                  </w:rPr>
                </w:rPrChange>
              </w:rPr>
              <w:pPrChange w:id="6212" w:author="Lane, Stefanie" w:date="2023-04-28T12:07:00Z">
                <w:pPr/>
              </w:pPrChange>
            </w:pPr>
          </w:p>
        </w:tc>
        <w:tc>
          <w:tcPr>
            <w:tcW w:w="3320" w:type="dxa"/>
            <w:tcBorders>
              <w:top w:val="nil"/>
              <w:left w:val="nil"/>
              <w:bottom w:val="nil"/>
              <w:right w:val="nil"/>
            </w:tcBorders>
            <w:shd w:val="clear" w:color="auto" w:fill="auto"/>
            <w:noWrap/>
            <w:vAlign w:val="bottom"/>
            <w:hideMark/>
          </w:tcPr>
          <w:p w14:paraId="6B3C3630" w14:textId="77777777" w:rsidR="00402FFE" w:rsidRPr="00402FFE" w:rsidRDefault="00402FFE" w:rsidP="00402FFE">
            <w:pPr>
              <w:spacing w:after="0" w:line="240" w:lineRule="auto"/>
              <w:rPr>
                <w:ins w:id="6213" w:author="Lane, Stefanie" w:date="2023-04-28T12:07:00Z"/>
                <w:rFonts w:ascii="Calibri" w:eastAsia="Times New Roman" w:hAnsi="Calibri" w:cs="Calibri"/>
                <w:i/>
                <w:iCs/>
                <w:color w:val="000000"/>
                <w:rPrChange w:id="6214" w:author="Lane, Stefanie" w:date="2023-04-28T12:07:00Z">
                  <w:rPr>
                    <w:ins w:id="6215" w:author="Lane, Stefanie" w:date="2023-04-28T12:07:00Z"/>
                  </w:rPr>
                </w:rPrChange>
              </w:rPr>
              <w:pPrChange w:id="6216" w:author="Lane, Stefanie" w:date="2023-04-28T12:07:00Z">
                <w:pPr/>
              </w:pPrChange>
            </w:pPr>
            <w:ins w:id="6217" w:author="Lane, Stefanie" w:date="2023-04-28T12:07:00Z">
              <w:r w:rsidRPr="00402FFE">
                <w:rPr>
                  <w:rFonts w:ascii="Calibri" w:eastAsia="Times New Roman" w:hAnsi="Calibri" w:cs="Calibri"/>
                  <w:i/>
                  <w:iCs/>
                  <w:color w:val="000000"/>
                  <w:rPrChange w:id="6218" w:author="Lane, Stefanie" w:date="2023-04-28T12:07:00Z">
                    <w:rPr/>
                  </w:rPrChange>
                </w:rPr>
                <w:t>Sium suave</w:t>
              </w:r>
            </w:ins>
          </w:p>
        </w:tc>
        <w:tc>
          <w:tcPr>
            <w:tcW w:w="869" w:type="dxa"/>
            <w:tcBorders>
              <w:top w:val="nil"/>
              <w:left w:val="nil"/>
              <w:bottom w:val="nil"/>
              <w:right w:val="nil"/>
            </w:tcBorders>
            <w:shd w:val="clear" w:color="auto" w:fill="auto"/>
            <w:noWrap/>
            <w:vAlign w:val="bottom"/>
            <w:hideMark/>
          </w:tcPr>
          <w:p w14:paraId="7FF7BAE2" w14:textId="77777777" w:rsidR="00402FFE" w:rsidRPr="00402FFE" w:rsidRDefault="00402FFE" w:rsidP="00402FFE">
            <w:pPr>
              <w:spacing w:after="0" w:line="240" w:lineRule="auto"/>
              <w:jc w:val="center"/>
              <w:rPr>
                <w:ins w:id="6219" w:author="Lane, Stefanie" w:date="2023-04-28T12:07:00Z"/>
                <w:rFonts w:ascii="Calibri" w:eastAsia="Times New Roman" w:hAnsi="Calibri" w:cs="Calibri"/>
                <w:color w:val="000000"/>
                <w:rPrChange w:id="6220" w:author="Lane, Stefanie" w:date="2023-04-28T12:07:00Z">
                  <w:rPr>
                    <w:ins w:id="6221" w:author="Lane, Stefanie" w:date="2023-04-28T12:07:00Z"/>
                  </w:rPr>
                </w:rPrChange>
              </w:rPr>
              <w:pPrChange w:id="6222" w:author="Lane, Stefanie" w:date="2023-04-28T12:07:00Z">
                <w:pPr>
                  <w:jc w:val="center"/>
                </w:pPr>
              </w:pPrChange>
            </w:pPr>
            <w:ins w:id="6223" w:author="Lane, Stefanie" w:date="2023-04-28T12:07:00Z">
              <w:r w:rsidRPr="00402FFE">
                <w:rPr>
                  <w:rFonts w:ascii="Calibri" w:eastAsia="Times New Roman" w:hAnsi="Calibri" w:cs="Calibri"/>
                  <w:color w:val="000000"/>
                  <w:rPrChange w:id="6224" w:author="Lane, Stefanie" w:date="2023-04-28T12:07:00Z">
                    <w:rPr/>
                  </w:rPrChange>
                </w:rPr>
                <w:t>0.63</w:t>
              </w:r>
            </w:ins>
          </w:p>
        </w:tc>
        <w:tc>
          <w:tcPr>
            <w:tcW w:w="990" w:type="dxa"/>
            <w:tcBorders>
              <w:top w:val="nil"/>
              <w:left w:val="nil"/>
              <w:bottom w:val="nil"/>
              <w:right w:val="nil"/>
            </w:tcBorders>
            <w:shd w:val="clear" w:color="auto" w:fill="auto"/>
            <w:noWrap/>
            <w:vAlign w:val="bottom"/>
            <w:hideMark/>
          </w:tcPr>
          <w:p w14:paraId="5DC95C39" w14:textId="77777777" w:rsidR="00402FFE" w:rsidRPr="00402FFE" w:rsidRDefault="00402FFE" w:rsidP="00402FFE">
            <w:pPr>
              <w:spacing w:after="0" w:line="240" w:lineRule="auto"/>
              <w:jc w:val="center"/>
              <w:rPr>
                <w:ins w:id="6225" w:author="Lane, Stefanie" w:date="2023-04-28T12:07:00Z"/>
                <w:rFonts w:ascii="Calibri" w:eastAsia="Times New Roman" w:hAnsi="Calibri" w:cs="Calibri"/>
                <w:color w:val="000000"/>
                <w:rPrChange w:id="6226" w:author="Lane, Stefanie" w:date="2023-04-28T12:07:00Z">
                  <w:rPr>
                    <w:ins w:id="6227" w:author="Lane, Stefanie" w:date="2023-04-28T12:07:00Z"/>
                  </w:rPr>
                </w:rPrChange>
              </w:rPr>
              <w:pPrChange w:id="6228" w:author="Lane, Stefanie" w:date="2023-04-28T12:07:00Z">
                <w:pPr>
                  <w:jc w:val="center"/>
                </w:pPr>
              </w:pPrChange>
            </w:pPr>
            <w:ins w:id="6229" w:author="Lane, Stefanie" w:date="2023-04-28T12:07:00Z">
              <w:r w:rsidRPr="00402FFE">
                <w:rPr>
                  <w:rFonts w:ascii="Calibri" w:eastAsia="Times New Roman" w:hAnsi="Calibri" w:cs="Calibri"/>
                  <w:color w:val="000000"/>
                  <w:rPrChange w:id="6230" w:author="Lane, Stefanie" w:date="2023-04-28T12:07:00Z">
                    <w:rPr/>
                  </w:rPrChange>
                </w:rPr>
                <w:t>0.17</w:t>
              </w:r>
            </w:ins>
          </w:p>
        </w:tc>
        <w:tc>
          <w:tcPr>
            <w:tcW w:w="810" w:type="dxa"/>
            <w:tcBorders>
              <w:top w:val="nil"/>
              <w:left w:val="nil"/>
              <w:bottom w:val="nil"/>
              <w:right w:val="nil"/>
            </w:tcBorders>
            <w:shd w:val="clear" w:color="auto" w:fill="auto"/>
            <w:noWrap/>
            <w:vAlign w:val="bottom"/>
            <w:hideMark/>
          </w:tcPr>
          <w:p w14:paraId="10E3D4BF" w14:textId="77777777" w:rsidR="00402FFE" w:rsidRPr="00402FFE" w:rsidRDefault="00402FFE" w:rsidP="00402FFE">
            <w:pPr>
              <w:spacing w:after="0" w:line="240" w:lineRule="auto"/>
              <w:jc w:val="center"/>
              <w:rPr>
                <w:ins w:id="6231" w:author="Lane, Stefanie" w:date="2023-04-28T12:07:00Z"/>
                <w:rFonts w:ascii="Calibri" w:eastAsia="Times New Roman" w:hAnsi="Calibri" w:cs="Calibri"/>
                <w:color w:val="000000"/>
                <w:rPrChange w:id="6232" w:author="Lane, Stefanie" w:date="2023-04-28T12:07:00Z">
                  <w:rPr>
                    <w:ins w:id="6233" w:author="Lane, Stefanie" w:date="2023-04-28T12:07:00Z"/>
                  </w:rPr>
                </w:rPrChange>
              </w:rPr>
              <w:pPrChange w:id="6234" w:author="Lane, Stefanie" w:date="2023-04-28T12:07:00Z">
                <w:pPr>
                  <w:jc w:val="center"/>
                </w:pPr>
              </w:pPrChange>
            </w:pPr>
            <w:ins w:id="6235" w:author="Lane, Stefanie" w:date="2023-04-28T12:07:00Z">
              <w:r w:rsidRPr="00402FFE">
                <w:rPr>
                  <w:rFonts w:ascii="Calibri" w:eastAsia="Times New Roman" w:hAnsi="Calibri" w:cs="Calibri"/>
                  <w:color w:val="000000"/>
                  <w:rPrChange w:id="6236"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0F65554B" w14:textId="77777777" w:rsidR="00402FFE" w:rsidRPr="00402FFE" w:rsidRDefault="00402FFE" w:rsidP="00402FFE">
            <w:pPr>
              <w:spacing w:after="0" w:line="240" w:lineRule="auto"/>
              <w:jc w:val="center"/>
              <w:rPr>
                <w:ins w:id="6237" w:author="Lane, Stefanie" w:date="2023-04-28T12:07:00Z"/>
                <w:rFonts w:ascii="Calibri" w:eastAsia="Times New Roman" w:hAnsi="Calibri" w:cs="Calibri"/>
                <w:color w:val="000000"/>
                <w:rPrChange w:id="6238" w:author="Lane, Stefanie" w:date="2023-04-28T12:07:00Z">
                  <w:rPr>
                    <w:ins w:id="6239" w:author="Lane, Stefanie" w:date="2023-04-28T12:07:00Z"/>
                  </w:rPr>
                </w:rPrChange>
              </w:rPr>
              <w:pPrChange w:id="6240" w:author="Lane, Stefanie" w:date="2023-04-28T12:07:00Z">
                <w:pPr>
                  <w:jc w:val="center"/>
                </w:pPr>
              </w:pPrChange>
            </w:pPr>
            <w:ins w:id="6241" w:author="Lane, Stefanie" w:date="2023-04-28T12:07:00Z">
              <w:r w:rsidRPr="00402FFE">
                <w:rPr>
                  <w:rFonts w:ascii="Calibri" w:eastAsia="Times New Roman" w:hAnsi="Calibri" w:cs="Calibri"/>
                  <w:color w:val="000000"/>
                  <w:rPrChange w:id="6242" w:author="Lane, Stefanie" w:date="2023-04-28T12:07:00Z">
                    <w:rPr/>
                  </w:rPrChange>
                </w:rPr>
                <w:t>-100.0</w:t>
              </w:r>
            </w:ins>
          </w:p>
        </w:tc>
      </w:tr>
      <w:tr w:rsidR="00402FFE" w:rsidRPr="00402FFE" w14:paraId="13F22F9F" w14:textId="77777777" w:rsidTr="00402FFE">
        <w:trPr>
          <w:divId w:val="50731576"/>
          <w:trHeight w:val="290"/>
          <w:ins w:id="6243" w:author="Lane, Stefanie" w:date="2023-04-28T12:07:00Z"/>
        </w:trPr>
        <w:tc>
          <w:tcPr>
            <w:tcW w:w="1311" w:type="dxa"/>
            <w:vMerge/>
            <w:tcBorders>
              <w:top w:val="nil"/>
              <w:left w:val="single" w:sz="8" w:space="0" w:color="auto"/>
              <w:bottom w:val="single" w:sz="8" w:space="0" w:color="000000"/>
              <w:right w:val="nil"/>
            </w:tcBorders>
            <w:vAlign w:val="center"/>
            <w:hideMark/>
          </w:tcPr>
          <w:p w14:paraId="51A339B0" w14:textId="77777777" w:rsidR="00402FFE" w:rsidRPr="00402FFE" w:rsidRDefault="00402FFE" w:rsidP="00402FFE">
            <w:pPr>
              <w:spacing w:after="0" w:line="240" w:lineRule="auto"/>
              <w:rPr>
                <w:ins w:id="6244" w:author="Lane, Stefanie" w:date="2023-04-28T12:07:00Z"/>
                <w:rFonts w:ascii="Calibri" w:eastAsia="Times New Roman" w:hAnsi="Calibri" w:cs="Calibri"/>
                <w:color w:val="000000"/>
                <w:rPrChange w:id="6245" w:author="Lane, Stefanie" w:date="2023-04-28T12:07:00Z">
                  <w:rPr>
                    <w:ins w:id="6246" w:author="Lane, Stefanie" w:date="2023-04-28T12:07:00Z"/>
                  </w:rPr>
                </w:rPrChange>
              </w:rPr>
              <w:pPrChange w:id="6247"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DE901A8" w14:textId="77777777" w:rsidR="00402FFE" w:rsidRPr="00402FFE" w:rsidRDefault="00402FFE" w:rsidP="00402FFE">
            <w:pPr>
              <w:spacing w:after="0" w:line="240" w:lineRule="auto"/>
              <w:rPr>
                <w:ins w:id="6248" w:author="Lane, Stefanie" w:date="2023-04-28T12:07:00Z"/>
                <w:rFonts w:ascii="Calibri" w:eastAsia="Times New Roman" w:hAnsi="Calibri" w:cs="Calibri"/>
                <w:color w:val="000000"/>
                <w:rPrChange w:id="6249" w:author="Lane, Stefanie" w:date="2023-04-28T12:07:00Z">
                  <w:rPr>
                    <w:ins w:id="6250" w:author="Lane, Stefanie" w:date="2023-04-28T12:07:00Z"/>
                  </w:rPr>
                </w:rPrChange>
              </w:rPr>
              <w:pPrChange w:id="6251"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EF1795F" w14:textId="77777777" w:rsidR="00402FFE" w:rsidRPr="00402FFE" w:rsidRDefault="00402FFE" w:rsidP="00402FFE">
            <w:pPr>
              <w:spacing w:after="0" w:line="240" w:lineRule="auto"/>
              <w:rPr>
                <w:ins w:id="6252" w:author="Lane, Stefanie" w:date="2023-04-28T12:07:00Z"/>
                <w:rFonts w:ascii="Calibri" w:eastAsia="Times New Roman" w:hAnsi="Calibri" w:cs="Calibri"/>
                <w:i/>
                <w:iCs/>
                <w:color w:val="000000"/>
                <w:rPrChange w:id="6253" w:author="Lane, Stefanie" w:date="2023-04-28T12:07:00Z">
                  <w:rPr>
                    <w:ins w:id="6254" w:author="Lane, Stefanie" w:date="2023-04-28T12:07:00Z"/>
                  </w:rPr>
                </w:rPrChange>
              </w:rPr>
              <w:pPrChange w:id="6255" w:author="Lane, Stefanie" w:date="2023-04-28T12:07:00Z">
                <w:pPr/>
              </w:pPrChange>
            </w:pPr>
            <w:ins w:id="6256" w:author="Lane, Stefanie" w:date="2023-04-28T12:07:00Z">
              <w:r w:rsidRPr="00402FFE">
                <w:rPr>
                  <w:rFonts w:ascii="Calibri" w:eastAsia="Times New Roman" w:hAnsi="Calibri" w:cs="Calibri"/>
                  <w:i/>
                  <w:iCs/>
                  <w:color w:val="000000"/>
                  <w:rPrChange w:id="6257" w:author="Lane, Stefanie" w:date="2023-04-28T12:07:00Z">
                    <w:rPr/>
                  </w:rPrChange>
                </w:rPr>
                <w:t>Caltha palustris</w:t>
              </w:r>
            </w:ins>
          </w:p>
        </w:tc>
        <w:tc>
          <w:tcPr>
            <w:tcW w:w="869" w:type="dxa"/>
            <w:tcBorders>
              <w:top w:val="single" w:sz="4" w:space="0" w:color="auto"/>
              <w:left w:val="nil"/>
              <w:bottom w:val="single" w:sz="4" w:space="0" w:color="auto"/>
              <w:right w:val="nil"/>
            </w:tcBorders>
            <w:shd w:val="clear" w:color="auto" w:fill="auto"/>
            <w:noWrap/>
            <w:vAlign w:val="bottom"/>
            <w:hideMark/>
          </w:tcPr>
          <w:p w14:paraId="40CA2EB8" w14:textId="77777777" w:rsidR="00402FFE" w:rsidRPr="00402FFE" w:rsidRDefault="00402FFE" w:rsidP="00402FFE">
            <w:pPr>
              <w:spacing w:after="0" w:line="240" w:lineRule="auto"/>
              <w:jc w:val="center"/>
              <w:rPr>
                <w:ins w:id="6258" w:author="Lane, Stefanie" w:date="2023-04-28T12:07:00Z"/>
                <w:rFonts w:ascii="Calibri" w:eastAsia="Times New Roman" w:hAnsi="Calibri" w:cs="Calibri"/>
                <w:color w:val="000000"/>
                <w:rPrChange w:id="6259" w:author="Lane, Stefanie" w:date="2023-04-28T12:07:00Z">
                  <w:rPr>
                    <w:ins w:id="6260" w:author="Lane, Stefanie" w:date="2023-04-28T12:07:00Z"/>
                  </w:rPr>
                </w:rPrChange>
              </w:rPr>
              <w:pPrChange w:id="6261" w:author="Lane, Stefanie" w:date="2023-04-28T12:07:00Z">
                <w:pPr>
                  <w:jc w:val="center"/>
                </w:pPr>
              </w:pPrChange>
            </w:pPr>
            <w:ins w:id="6262" w:author="Lane, Stefanie" w:date="2023-04-28T12:07:00Z">
              <w:r w:rsidRPr="00402FFE">
                <w:rPr>
                  <w:rFonts w:ascii="Calibri" w:eastAsia="Times New Roman" w:hAnsi="Calibri" w:cs="Calibri"/>
                  <w:color w:val="000000"/>
                  <w:rPrChange w:id="6263" w:author="Lane, Stefanie" w:date="2023-04-28T12:07:00Z">
                    <w:rPr/>
                  </w:rPrChange>
                </w:rPr>
                <w:t>0.95</w:t>
              </w:r>
            </w:ins>
          </w:p>
        </w:tc>
        <w:tc>
          <w:tcPr>
            <w:tcW w:w="990" w:type="dxa"/>
            <w:tcBorders>
              <w:top w:val="single" w:sz="4" w:space="0" w:color="auto"/>
              <w:left w:val="nil"/>
              <w:bottom w:val="single" w:sz="4" w:space="0" w:color="auto"/>
              <w:right w:val="nil"/>
            </w:tcBorders>
            <w:shd w:val="clear" w:color="auto" w:fill="auto"/>
            <w:noWrap/>
            <w:vAlign w:val="bottom"/>
            <w:hideMark/>
          </w:tcPr>
          <w:p w14:paraId="276F1067" w14:textId="77777777" w:rsidR="00402FFE" w:rsidRPr="00402FFE" w:rsidRDefault="00402FFE" w:rsidP="00402FFE">
            <w:pPr>
              <w:spacing w:after="0" w:line="240" w:lineRule="auto"/>
              <w:jc w:val="center"/>
              <w:rPr>
                <w:ins w:id="6264" w:author="Lane, Stefanie" w:date="2023-04-28T12:07:00Z"/>
                <w:rFonts w:ascii="Calibri" w:eastAsia="Times New Roman" w:hAnsi="Calibri" w:cs="Calibri"/>
                <w:color w:val="000000"/>
                <w:rPrChange w:id="6265" w:author="Lane, Stefanie" w:date="2023-04-28T12:07:00Z">
                  <w:rPr>
                    <w:ins w:id="6266" w:author="Lane, Stefanie" w:date="2023-04-28T12:07:00Z"/>
                  </w:rPr>
                </w:rPrChange>
              </w:rPr>
              <w:pPrChange w:id="6267" w:author="Lane, Stefanie" w:date="2023-04-28T12:07:00Z">
                <w:pPr>
                  <w:jc w:val="center"/>
                </w:pPr>
              </w:pPrChange>
            </w:pPr>
            <w:ins w:id="6268" w:author="Lane, Stefanie" w:date="2023-04-28T12:07:00Z">
              <w:r w:rsidRPr="00402FFE">
                <w:rPr>
                  <w:rFonts w:ascii="Calibri" w:eastAsia="Times New Roman" w:hAnsi="Calibri" w:cs="Calibri"/>
                  <w:color w:val="000000"/>
                  <w:rPrChange w:id="6269" w:author="Lane, Stefanie" w:date="2023-04-28T12:07:00Z">
                    <w:rPr/>
                  </w:rPrChange>
                </w:rPr>
                <w:t>0.22</w:t>
              </w:r>
            </w:ins>
          </w:p>
        </w:tc>
        <w:tc>
          <w:tcPr>
            <w:tcW w:w="810" w:type="dxa"/>
            <w:tcBorders>
              <w:top w:val="single" w:sz="4" w:space="0" w:color="auto"/>
              <w:left w:val="nil"/>
              <w:bottom w:val="single" w:sz="4" w:space="0" w:color="auto"/>
              <w:right w:val="nil"/>
            </w:tcBorders>
            <w:shd w:val="clear" w:color="auto" w:fill="auto"/>
            <w:noWrap/>
            <w:vAlign w:val="bottom"/>
            <w:hideMark/>
          </w:tcPr>
          <w:p w14:paraId="6AD504CD" w14:textId="77777777" w:rsidR="00402FFE" w:rsidRPr="00402FFE" w:rsidRDefault="00402FFE" w:rsidP="00402FFE">
            <w:pPr>
              <w:spacing w:after="0" w:line="240" w:lineRule="auto"/>
              <w:jc w:val="center"/>
              <w:rPr>
                <w:ins w:id="6270" w:author="Lane, Stefanie" w:date="2023-04-28T12:07:00Z"/>
                <w:rFonts w:ascii="Calibri" w:eastAsia="Times New Roman" w:hAnsi="Calibri" w:cs="Calibri"/>
                <w:color w:val="000000"/>
                <w:rPrChange w:id="6271" w:author="Lane, Stefanie" w:date="2023-04-28T12:07:00Z">
                  <w:rPr>
                    <w:ins w:id="6272" w:author="Lane, Stefanie" w:date="2023-04-28T12:07:00Z"/>
                  </w:rPr>
                </w:rPrChange>
              </w:rPr>
              <w:pPrChange w:id="6273" w:author="Lane, Stefanie" w:date="2023-04-28T12:07:00Z">
                <w:pPr>
                  <w:jc w:val="center"/>
                </w:pPr>
              </w:pPrChange>
            </w:pPr>
            <w:ins w:id="6274" w:author="Lane, Stefanie" w:date="2023-04-28T12:07:00Z">
              <w:r w:rsidRPr="00402FFE">
                <w:rPr>
                  <w:rFonts w:ascii="Calibri" w:eastAsia="Times New Roman" w:hAnsi="Calibri" w:cs="Calibri"/>
                  <w:color w:val="000000"/>
                  <w:rPrChange w:id="6275" w:author="Lane, Stefanie" w:date="2023-04-28T12:07:00Z">
                    <w:rPr/>
                  </w:rPrChange>
                </w:rPr>
                <w:t>0.07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9260DF5" w14:textId="77777777" w:rsidR="00402FFE" w:rsidRPr="00402FFE" w:rsidRDefault="00402FFE" w:rsidP="00402FFE">
            <w:pPr>
              <w:spacing w:after="0" w:line="240" w:lineRule="auto"/>
              <w:jc w:val="center"/>
              <w:rPr>
                <w:ins w:id="6276" w:author="Lane, Stefanie" w:date="2023-04-28T12:07:00Z"/>
                <w:rFonts w:ascii="Calibri" w:eastAsia="Times New Roman" w:hAnsi="Calibri" w:cs="Calibri"/>
                <w:color w:val="000000"/>
                <w:rPrChange w:id="6277" w:author="Lane, Stefanie" w:date="2023-04-28T12:07:00Z">
                  <w:rPr>
                    <w:ins w:id="6278" w:author="Lane, Stefanie" w:date="2023-04-28T12:07:00Z"/>
                  </w:rPr>
                </w:rPrChange>
              </w:rPr>
              <w:pPrChange w:id="6279" w:author="Lane, Stefanie" w:date="2023-04-28T12:07:00Z">
                <w:pPr>
                  <w:jc w:val="center"/>
                </w:pPr>
              </w:pPrChange>
            </w:pPr>
            <w:ins w:id="6280" w:author="Lane, Stefanie" w:date="2023-04-28T12:07:00Z">
              <w:r w:rsidRPr="00402FFE">
                <w:rPr>
                  <w:rFonts w:ascii="Calibri" w:eastAsia="Times New Roman" w:hAnsi="Calibri" w:cs="Calibri"/>
                  <w:color w:val="000000"/>
                  <w:rPrChange w:id="6281" w:author="Lane, Stefanie" w:date="2023-04-28T12:07:00Z">
                    <w:rPr/>
                  </w:rPrChange>
                </w:rPr>
                <w:t>-92.5</w:t>
              </w:r>
            </w:ins>
          </w:p>
        </w:tc>
      </w:tr>
      <w:tr w:rsidR="00402FFE" w:rsidRPr="00402FFE" w14:paraId="7D5D46F7" w14:textId="77777777" w:rsidTr="00402FFE">
        <w:trPr>
          <w:divId w:val="50731576"/>
          <w:trHeight w:val="290"/>
          <w:ins w:id="6282" w:author="Lane, Stefanie" w:date="2023-04-28T12:07:00Z"/>
        </w:trPr>
        <w:tc>
          <w:tcPr>
            <w:tcW w:w="1311" w:type="dxa"/>
            <w:vMerge/>
            <w:tcBorders>
              <w:top w:val="nil"/>
              <w:left w:val="single" w:sz="8" w:space="0" w:color="auto"/>
              <w:bottom w:val="single" w:sz="8" w:space="0" w:color="000000"/>
              <w:right w:val="nil"/>
            </w:tcBorders>
            <w:vAlign w:val="center"/>
            <w:hideMark/>
          </w:tcPr>
          <w:p w14:paraId="4D19A267" w14:textId="77777777" w:rsidR="00402FFE" w:rsidRPr="00402FFE" w:rsidRDefault="00402FFE" w:rsidP="00402FFE">
            <w:pPr>
              <w:spacing w:after="0" w:line="240" w:lineRule="auto"/>
              <w:rPr>
                <w:ins w:id="6283" w:author="Lane, Stefanie" w:date="2023-04-28T12:07:00Z"/>
                <w:rFonts w:ascii="Calibri" w:eastAsia="Times New Roman" w:hAnsi="Calibri" w:cs="Calibri"/>
                <w:color w:val="000000"/>
                <w:rPrChange w:id="6284" w:author="Lane, Stefanie" w:date="2023-04-28T12:07:00Z">
                  <w:rPr>
                    <w:ins w:id="6285" w:author="Lane, Stefanie" w:date="2023-04-28T12:07:00Z"/>
                  </w:rPr>
                </w:rPrChange>
              </w:rPr>
              <w:pPrChange w:id="6286"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B7839BC" w14:textId="77777777" w:rsidR="00402FFE" w:rsidRPr="00402FFE" w:rsidRDefault="00402FFE" w:rsidP="00402FFE">
            <w:pPr>
              <w:spacing w:after="0" w:line="240" w:lineRule="auto"/>
              <w:rPr>
                <w:ins w:id="6287" w:author="Lane, Stefanie" w:date="2023-04-28T12:07:00Z"/>
                <w:rFonts w:ascii="Calibri" w:eastAsia="Times New Roman" w:hAnsi="Calibri" w:cs="Calibri"/>
                <w:color w:val="000000"/>
                <w:rPrChange w:id="6288" w:author="Lane, Stefanie" w:date="2023-04-28T12:07:00Z">
                  <w:rPr>
                    <w:ins w:id="6289" w:author="Lane, Stefanie" w:date="2023-04-28T12:07:00Z"/>
                  </w:rPr>
                </w:rPrChange>
              </w:rPr>
              <w:pPrChange w:id="6290" w:author="Lane, Stefanie" w:date="2023-04-28T12:07:00Z">
                <w:pPr/>
              </w:pPrChange>
            </w:pPr>
          </w:p>
        </w:tc>
        <w:tc>
          <w:tcPr>
            <w:tcW w:w="3320" w:type="dxa"/>
            <w:tcBorders>
              <w:top w:val="nil"/>
              <w:left w:val="nil"/>
              <w:bottom w:val="nil"/>
              <w:right w:val="nil"/>
            </w:tcBorders>
            <w:shd w:val="clear" w:color="auto" w:fill="auto"/>
            <w:noWrap/>
            <w:vAlign w:val="bottom"/>
            <w:hideMark/>
          </w:tcPr>
          <w:p w14:paraId="7E4BC5D9" w14:textId="77777777" w:rsidR="00402FFE" w:rsidRPr="00402FFE" w:rsidRDefault="00402FFE" w:rsidP="00402FFE">
            <w:pPr>
              <w:spacing w:after="0" w:line="240" w:lineRule="auto"/>
              <w:rPr>
                <w:ins w:id="6291" w:author="Lane, Stefanie" w:date="2023-04-28T12:07:00Z"/>
                <w:rFonts w:ascii="Calibri" w:eastAsia="Times New Roman" w:hAnsi="Calibri" w:cs="Calibri"/>
                <w:i/>
                <w:iCs/>
                <w:color w:val="000000"/>
                <w:rPrChange w:id="6292" w:author="Lane, Stefanie" w:date="2023-04-28T12:07:00Z">
                  <w:rPr>
                    <w:ins w:id="6293" w:author="Lane, Stefanie" w:date="2023-04-28T12:07:00Z"/>
                  </w:rPr>
                </w:rPrChange>
              </w:rPr>
              <w:pPrChange w:id="6294" w:author="Lane, Stefanie" w:date="2023-04-28T12:07:00Z">
                <w:pPr/>
              </w:pPrChange>
            </w:pPr>
            <w:ins w:id="6295" w:author="Lane, Stefanie" w:date="2023-04-28T12:07:00Z">
              <w:r w:rsidRPr="00402FFE">
                <w:rPr>
                  <w:rFonts w:ascii="Calibri" w:eastAsia="Times New Roman" w:hAnsi="Calibri" w:cs="Calibri"/>
                  <w:i/>
                  <w:iCs/>
                  <w:color w:val="000000"/>
                  <w:rPrChange w:id="6296" w:author="Lane, Stefanie" w:date="2023-04-28T12:07:00Z">
                    <w:rPr/>
                  </w:rPrChange>
                </w:rPr>
                <w:t>Bidens cernua</w:t>
              </w:r>
            </w:ins>
          </w:p>
        </w:tc>
        <w:tc>
          <w:tcPr>
            <w:tcW w:w="869" w:type="dxa"/>
            <w:tcBorders>
              <w:top w:val="nil"/>
              <w:left w:val="nil"/>
              <w:bottom w:val="nil"/>
              <w:right w:val="nil"/>
            </w:tcBorders>
            <w:shd w:val="clear" w:color="auto" w:fill="auto"/>
            <w:noWrap/>
            <w:vAlign w:val="bottom"/>
            <w:hideMark/>
          </w:tcPr>
          <w:p w14:paraId="3BF20D0B" w14:textId="77777777" w:rsidR="00402FFE" w:rsidRPr="00402FFE" w:rsidRDefault="00402FFE" w:rsidP="00402FFE">
            <w:pPr>
              <w:spacing w:after="0" w:line="240" w:lineRule="auto"/>
              <w:jc w:val="center"/>
              <w:rPr>
                <w:ins w:id="6297" w:author="Lane, Stefanie" w:date="2023-04-28T12:07:00Z"/>
                <w:rFonts w:ascii="Calibri" w:eastAsia="Times New Roman" w:hAnsi="Calibri" w:cs="Calibri"/>
                <w:color w:val="000000"/>
                <w:rPrChange w:id="6298" w:author="Lane, Stefanie" w:date="2023-04-28T12:07:00Z">
                  <w:rPr>
                    <w:ins w:id="6299" w:author="Lane, Stefanie" w:date="2023-04-28T12:07:00Z"/>
                  </w:rPr>
                </w:rPrChange>
              </w:rPr>
              <w:pPrChange w:id="6300" w:author="Lane, Stefanie" w:date="2023-04-28T12:07:00Z">
                <w:pPr>
                  <w:jc w:val="center"/>
                </w:pPr>
              </w:pPrChange>
            </w:pPr>
            <w:ins w:id="6301" w:author="Lane, Stefanie" w:date="2023-04-28T12:07:00Z">
              <w:r w:rsidRPr="00402FFE">
                <w:rPr>
                  <w:rFonts w:ascii="Calibri" w:eastAsia="Times New Roman" w:hAnsi="Calibri" w:cs="Calibri"/>
                  <w:color w:val="000000"/>
                  <w:rPrChange w:id="6302" w:author="Lane, Stefanie" w:date="2023-04-28T12:07:00Z">
                    <w:rPr/>
                  </w:rPrChange>
                </w:rPr>
                <w:t>0.84</w:t>
              </w:r>
            </w:ins>
          </w:p>
        </w:tc>
        <w:tc>
          <w:tcPr>
            <w:tcW w:w="990" w:type="dxa"/>
            <w:tcBorders>
              <w:top w:val="nil"/>
              <w:left w:val="nil"/>
              <w:bottom w:val="nil"/>
              <w:right w:val="nil"/>
            </w:tcBorders>
            <w:shd w:val="clear" w:color="auto" w:fill="auto"/>
            <w:noWrap/>
            <w:vAlign w:val="bottom"/>
            <w:hideMark/>
          </w:tcPr>
          <w:p w14:paraId="4FEB3889" w14:textId="77777777" w:rsidR="00402FFE" w:rsidRPr="00402FFE" w:rsidRDefault="00402FFE" w:rsidP="00402FFE">
            <w:pPr>
              <w:spacing w:after="0" w:line="240" w:lineRule="auto"/>
              <w:jc w:val="center"/>
              <w:rPr>
                <w:ins w:id="6303" w:author="Lane, Stefanie" w:date="2023-04-28T12:07:00Z"/>
                <w:rFonts w:ascii="Calibri" w:eastAsia="Times New Roman" w:hAnsi="Calibri" w:cs="Calibri"/>
                <w:color w:val="000000"/>
                <w:rPrChange w:id="6304" w:author="Lane, Stefanie" w:date="2023-04-28T12:07:00Z">
                  <w:rPr>
                    <w:ins w:id="6305" w:author="Lane, Stefanie" w:date="2023-04-28T12:07:00Z"/>
                  </w:rPr>
                </w:rPrChange>
              </w:rPr>
              <w:pPrChange w:id="6306" w:author="Lane, Stefanie" w:date="2023-04-28T12:07:00Z">
                <w:pPr>
                  <w:jc w:val="center"/>
                </w:pPr>
              </w:pPrChange>
            </w:pPr>
            <w:ins w:id="6307" w:author="Lane, Stefanie" w:date="2023-04-28T12:07:00Z">
              <w:r w:rsidRPr="00402FFE">
                <w:rPr>
                  <w:rFonts w:ascii="Calibri" w:eastAsia="Times New Roman" w:hAnsi="Calibri" w:cs="Calibri"/>
                  <w:color w:val="000000"/>
                  <w:rPrChange w:id="6308" w:author="Lane, Stefanie" w:date="2023-04-28T12:07:00Z">
                    <w:rPr/>
                  </w:rPrChange>
                </w:rPr>
                <w:t>0.17</w:t>
              </w:r>
            </w:ins>
          </w:p>
        </w:tc>
        <w:tc>
          <w:tcPr>
            <w:tcW w:w="810" w:type="dxa"/>
            <w:tcBorders>
              <w:top w:val="nil"/>
              <w:left w:val="nil"/>
              <w:bottom w:val="nil"/>
              <w:right w:val="nil"/>
            </w:tcBorders>
            <w:shd w:val="clear" w:color="auto" w:fill="auto"/>
            <w:noWrap/>
            <w:vAlign w:val="bottom"/>
            <w:hideMark/>
          </w:tcPr>
          <w:p w14:paraId="0DE4BBEF" w14:textId="77777777" w:rsidR="00402FFE" w:rsidRPr="00402FFE" w:rsidRDefault="00402FFE" w:rsidP="00402FFE">
            <w:pPr>
              <w:spacing w:after="0" w:line="240" w:lineRule="auto"/>
              <w:jc w:val="center"/>
              <w:rPr>
                <w:ins w:id="6309" w:author="Lane, Stefanie" w:date="2023-04-28T12:07:00Z"/>
                <w:rFonts w:ascii="Calibri" w:eastAsia="Times New Roman" w:hAnsi="Calibri" w:cs="Calibri"/>
                <w:color w:val="000000"/>
                <w:rPrChange w:id="6310" w:author="Lane, Stefanie" w:date="2023-04-28T12:07:00Z">
                  <w:rPr>
                    <w:ins w:id="6311" w:author="Lane, Stefanie" w:date="2023-04-28T12:07:00Z"/>
                  </w:rPr>
                </w:rPrChange>
              </w:rPr>
              <w:pPrChange w:id="6312" w:author="Lane, Stefanie" w:date="2023-04-28T12:07:00Z">
                <w:pPr>
                  <w:jc w:val="center"/>
                </w:pPr>
              </w:pPrChange>
            </w:pPr>
            <w:ins w:id="6313" w:author="Lane, Stefanie" w:date="2023-04-28T12:07:00Z">
              <w:r w:rsidRPr="00402FFE">
                <w:rPr>
                  <w:rFonts w:ascii="Calibri" w:eastAsia="Times New Roman" w:hAnsi="Calibri" w:cs="Calibri"/>
                  <w:color w:val="000000"/>
                  <w:rPrChange w:id="6314" w:author="Lane, Stefanie" w:date="2023-04-28T12:07:00Z">
                    <w:rPr/>
                  </w:rPrChange>
                </w:rPr>
                <w:t>0.14</w:t>
              </w:r>
            </w:ins>
          </w:p>
        </w:tc>
        <w:tc>
          <w:tcPr>
            <w:tcW w:w="1710" w:type="dxa"/>
            <w:tcBorders>
              <w:top w:val="nil"/>
              <w:left w:val="nil"/>
              <w:bottom w:val="nil"/>
              <w:right w:val="single" w:sz="8" w:space="0" w:color="auto"/>
            </w:tcBorders>
            <w:shd w:val="clear" w:color="auto" w:fill="auto"/>
            <w:noWrap/>
            <w:vAlign w:val="bottom"/>
            <w:hideMark/>
          </w:tcPr>
          <w:p w14:paraId="1B0A8356" w14:textId="77777777" w:rsidR="00402FFE" w:rsidRPr="00402FFE" w:rsidRDefault="00402FFE" w:rsidP="00402FFE">
            <w:pPr>
              <w:spacing w:after="0" w:line="240" w:lineRule="auto"/>
              <w:jc w:val="center"/>
              <w:rPr>
                <w:ins w:id="6315" w:author="Lane, Stefanie" w:date="2023-04-28T12:07:00Z"/>
                <w:rFonts w:ascii="Calibri" w:eastAsia="Times New Roman" w:hAnsi="Calibri" w:cs="Calibri"/>
                <w:color w:val="000000"/>
                <w:rPrChange w:id="6316" w:author="Lane, Stefanie" w:date="2023-04-28T12:07:00Z">
                  <w:rPr>
                    <w:ins w:id="6317" w:author="Lane, Stefanie" w:date="2023-04-28T12:07:00Z"/>
                  </w:rPr>
                </w:rPrChange>
              </w:rPr>
              <w:pPrChange w:id="6318" w:author="Lane, Stefanie" w:date="2023-04-28T12:07:00Z">
                <w:pPr>
                  <w:jc w:val="center"/>
                </w:pPr>
              </w:pPrChange>
            </w:pPr>
            <w:ins w:id="6319" w:author="Lane, Stefanie" w:date="2023-04-28T12:07:00Z">
              <w:r w:rsidRPr="00402FFE">
                <w:rPr>
                  <w:rFonts w:ascii="Calibri" w:eastAsia="Times New Roman" w:hAnsi="Calibri" w:cs="Calibri"/>
                  <w:color w:val="000000"/>
                  <w:rPrChange w:id="6320" w:author="Lane, Stefanie" w:date="2023-04-28T12:07:00Z">
                    <w:rPr/>
                  </w:rPrChange>
                </w:rPr>
                <w:t>-83.0</w:t>
              </w:r>
            </w:ins>
          </w:p>
        </w:tc>
      </w:tr>
      <w:tr w:rsidR="00402FFE" w:rsidRPr="00402FFE" w14:paraId="4A22F55F" w14:textId="77777777" w:rsidTr="00402FFE">
        <w:trPr>
          <w:divId w:val="50731576"/>
          <w:trHeight w:val="290"/>
          <w:ins w:id="6321" w:author="Lane, Stefanie" w:date="2023-04-28T12:07:00Z"/>
        </w:trPr>
        <w:tc>
          <w:tcPr>
            <w:tcW w:w="1311" w:type="dxa"/>
            <w:vMerge/>
            <w:tcBorders>
              <w:top w:val="nil"/>
              <w:left w:val="single" w:sz="8" w:space="0" w:color="auto"/>
              <w:bottom w:val="single" w:sz="8" w:space="0" w:color="000000"/>
              <w:right w:val="nil"/>
            </w:tcBorders>
            <w:vAlign w:val="center"/>
            <w:hideMark/>
          </w:tcPr>
          <w:p w14:paraId="7E7871EE" w14:textId="77777777" w:rsidR="00402FFE" w:rsidRPr="00402FFE" w:rsidRDefault="00402FFE" w:rsidP="00402FFE">
            <w:pPr>
              <w:spacing w:after="0" w:line="240" w:lineRule="auto"/>
              <w:rPr>
                <w:ins w:id="6322" w:author="Lane, Stefanie" w:date="2023-04-28T12:07:00Z"/>
                <w:rFonts w:ascii="Calibri" w:eastAsia="Times New Roman" w:hAnsi="Calibri" w:cs="Calibri"/>
                <w:color w:val="000000"/>
                <w:rPrChange w:id="6323" w:author="Lane, Stefanie" w:date="2023-04-28T12:07:00Z">
                  <w:rPr>
                    <w:ins w:id="6324" w:author="Lane, Stefanie" w:date="2023-04-28T12:07:00Z"/>
                  </w:rPr>
                </w:rPrChange>
              </w:rPr>
              <w:pPrChange w:id="632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DB7AF92" w14:textId="77777777" w:rsidR="00402FFE" w:rsidRPr="00402FFE" w:rsidRDefault="00402FFE" w:rsidP="00402FFE">
            <w:pPr>
              <w:spacing w:after="0" w:line="240" w:lineRule="auto"/>
              <w:rPr>
                <w:ins w:id="6326" w:author="Lane, Stefanie" w:date="2023-04-28T12:07:00Z"/>
                <w:rFonts w:ascii="Calibri" w:eastAsia="Times New Roman" w:hAnsi="Calibri" w:cs="Calibri"/>
                <w:color w:val="000000"/>
                <w:rPrChange w:id="6327" w:author="Lane, Stefanie" w:date="2023-04-28T12:07:00Z">
                  <w:rPr>
                    <w:ins w:id="6328" w:author="Lane, Stefanie" w:date="2023-04-28T12:07:00Z"/>
                  </w:rPr>
                </w:rPrChange>
              </w:rPr>
              <w:pPrChange w:id="6329"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AD75479" w14:textId="77777777" w:rsidR="00402FFE" w:rsidRPr="00402FFE" w:rsidRDefault="00402FFE" w:rsidP="00402FFE">
            <w:pPr>
              <w:spacing w:after="0" w:line="240" w:lineRule="auto"/>
              <w:rPr>
                <w:ins w:id="6330" w:author="Lane, Stefanie" w:date="2023-04-28T12:07:00Z"/>
                <w:rFonts w:ascii="Calibri" w:eastAsia="Times New Roman" w:hAnsi="Calibri" w:cs="Calibri"/>
                <w:i/>
                <w:iCs/>
                <w:color w:val="000000"/>
                <w:rPrChange w:id="6331" w:author="Lane, Stefanie" w:date="2023-04-28T12:07:00Z">
                  <w:rPr>
                    <w:ins w:id="6332" w:author="Lane, Stefanie" w:date="2023-04-28T12:07:00Z"/>
                  </w:rPr>
                </w:rPrChange>
              </w:rPr>
              <w:pPrChange w:id="6333" w:author="Lane, Stefanie" w:date="2023-04-28T12:07:00Z">
                <w:pPr/>
              </w:pPrChange>
            </w:pPr>
            <w:ins w:id="6334" w:author="Lane, Stefanie" w:date="2023-04-28T12:07:00Z">
              <w:r w:rsidRPr="00402FFE">
                <w:rPr>
                  <w:rFonts w:ascii="Calibri" w:eastAsia="Times New Roman" w:hAnsi="Calibri" w:cs="Calibri"/>
                  <w:i/>
                  <w:iCs/>
                  <w:color w:val="000000"/>
                  <w:rPrChange w:id="6335" w:author="Lane, Stefanie" w:date="2023-04-28T12:07:00Z">
                    <w:rPr/>
                  </w:rPrChange>
                </w:rPr>
                <w:t>Trifolium wormskjoldii</w:t>
              </w:r>
            </w:ins>
          </w:p>
        </w:tc>
        <w:tc>
          <w:tcPr>
            <w:tcW w:w="869" w:type="dxa"/>
            <w:tcBorders>
              <w:top w:val="single" w:sz="4" w:space="0" w:color="auto"/>
              <w:left w:val="nil"/>
              <w:bottom w:val="single" w:sz="4" w:space="0" w:color="auto"/>
              <w:right w:val="nil"/>
            </w:tcBorders>
            <w:shd w:val="clear" w:color="auto" w:fill="auto"/>
            <w:noWrap/>
            <w:vAlign w:val="bottom"/>
            <w:hideMark/>
          </w:tcPr>
          <w:p w14:paraId="71D0771A" w14:textId="77777777" w:rsidR="00402FFE" w:rsidRPr="00402FFE" w:rsidRDefault="00402FFE" w:rsidP="00402FFE">
            <w:pPr>
              <w:spacing w:after="0" w:line="240" w:lineRule="auto"/>
              <w:jc w:val="center"/>
              <w:rPr>
                <w:ins w:id="6336" w:author="Lane, Stefanie" w:date="2023-04-28T12:07:00Z"/>
                <w:rFonts w:ascii="Calibri" w:eastAsia="Times New Roman" w:hAnsi="Calibri" w:cs="Calibri"/>
                <w:color w:val="000000"/>
                <w:rPrChange w:id="6337" w:author="Lane, Stefanie" w:date="2023-04-28T12:07:00Z">
                  <w:rPr>
                    <w:ins w:id="6338" w:author="Lane, Stefanie" w:date="2023-04-28T12:07:00Z"/>
                  </w:rPr>
                </w:rPrChange>
              </w:rPr>
              <w:pPrChange w:id="6339" w:author="Lane, Stefanie" w:date="2023-04-28T12:07:00Z">
                <w:pPr>
                  <w:jc w:val="center"/>
                </w:pPr>
              </w:pPrChange>
            </w:pPr>
            <w:ins w:id="6340" w:author="Lane, Stefanie" w:date="2023-04-28T12:07:00Z">
              <w:r w:rsidRPr="00402FFE">
                <w:rPr>
                  <w:rFonts w:ascii="Calibri" w:eastAsia="Times New Roman" w:hAnsi="Calibri" w:cs="Calibri"/>
                  <w:color w:val="000000"/>
                  <w:rPrChange w:id="6341" w:author="Lane, Stefanie" w:date="2023-04-28T12:07:00Z">
                    <w:rPr/>
                  </w:rPrChange>
                </w:rPr>
                <w:t>0.95</w:t>
              </w:r>
            </w:ins>
          </w:p>
        </w:tc>
        <w:tc>
          <w:tcPr>
            <w:tcW w:w="990" w:type="dxa"/>
            <w:tcBorders>
              <w:top w:val="single" w:sz="4" w:space="0" w:color="auto"/>
              <w:left w:val="nil"/>
              <w:bottom w:val="single" w:sz="4" w:space="0" w:color="auto"/>
              <w:right w:val="nil"/>
            </w:tcBorders>
            <w:shd w:val="clear" w:color="auto" w:fill="auto"/>
            <w:noWrap/>
            <w:vAlign w:val="bottom"/>
            <w:hideMark/>
          </w:tcPr>
          <w:p w14:paraId="657615C8" w14:textId="77777777" w:rsidR="00402FFE" w:rsidRPr="00402FFE" w:rsidRDefault="00402FFE" w:rsidP="00402FFE">
            <w:pPr>
              <w:spacing w:after="0" w:line="240" w:lineRule="auto"/>
              <w:jc w:val="center"/>
              <w:rPr>
                <w:ins w:id="6342" w:author="Lane, Stefanie" w:date="2023-04-28T12:07:00Z"/>
                <w:rFonts w:ascii="Calibri" w:eastAsia="Times New Roman" w:hAnsi="Calibri" w:cs="Calibri"/>
                <w:color w:val="000000"/>
                <w:rPrChange w:id="6343" w:author="Lane, Stefanie" w:date="2023-04-28T12:07:00Z">
                  <w:rPr>
                    <w:ins w:id="6344" w:author="Lane, Stefanie" w:date="2023-04-28T12:07:00Z"/>
                  </w:rPr>
                </w:rPrChange>
              </w:rPr>
              <w:pPrChange w:id="6345" w:author="Lane, Stefanie" w:date="2023-04-28T12:07:00Z">
                <w:pPr>
                  <w:jc w:val="center"/>
                </w:pPr>
              </w:pPrChange>
            </w:pPr>
            <w:ins w:id="6346" w:author="Lane, Stefanie" w:date="2023-04-28T12:07:00Z">
              <w:r w:rsidRPr="00402FFE">
                <w:rPr>
                  <w:rFonts w:ascii="Calibri" w:eastAsia="Times New Roman" w:hAnsi="Calibri" w:cs="Calibri"/>
                  <w:color w:val="000000"/>
                  <w:rPrChange w:id="6347" w:author="Lane, Stefanie" w:date="2023-04-28T12:07:00Z">
                    <w:rPr/>
                  </w:rPrChange>
                </w:rPr>
                <w:t>0.11</w:t>
              </w:r>
            </w:ins>
          </w:p>
        </w:tc>
        <w:tc>
          <w:tcPr>
            <w:tcW w:w="810" w:type="dxa"/>
            <w:tcBorders>
              <w:top w:val="single" w:sz="4" w:space="0" w:color="auto"/>
              <w:left w:val="nil"/>
              <w:bottom w:val="single" w:sz="4" w:space="0" w:color="auto"/>
              <w:right w:val="nil"/>
            </w:tcBorders>
            <w:shd w:val="clear" w:color="auto" w:fill="auto"/>
            <w:noWrap/>
            <w:vAlign w:val="bottom"/>
            <w:hideMark/>
          </w:tcPr>
          <w:p w14:paraId="7E2E84E0" w14:textId="77777777" w:rsidR="00402FFE" w:rsidRPr="00402FFE" w:rsidRDefault="00402FFE" w:rsidP="00402FFE">
            <w:pPr>
              <w:spacing w:after="0" w:line="240" w:lineRule="auto"/>
              <w:jc w:val="center"/>
              <w:rPr>
                <w:ins w:id="6348" w:author="Lane, Stefanie" w:date="2023-04-28T12:07:00Z"/>
                <w:rFonts w:ascii="Calibri" w:eastAsia="Times New Roman" w:hAnsi="Calibri" w:cs="Calibri"/>
                <w:color w:val="000000"/>
                <w:rPrChange w:id="6349" w:author="Lane, Stefanie" w:date="2023-04-28T12:07:00Z">
                  <w:rPr>
                    <w:ins w:id="6350" w:author="Lane, Stefanie" w:date="2023-04-28T12:07:00Z"/>
                  </w:rPr>
                </w:rPrChange>
              </w:rPr>
              <w:pPrChange w:id="6351" w:author="Lane, Stefanie" w:date="2023-04-28T12:07:00Z">
                <w:pPr>
                  <w:jc w:val="center"/>
                </w:pPr>
              </w:pPrChange>
            </w:pPr>
            <w:ins w:id="6352" w:author="Lane, Stefanie" w:date="2023-04-28T12:07:00Z">
              <w:r w:rsidRPr="00402FFE">
                <w:rPr>
                  <w:rFonts w:ascii="Calibri" w:eastAsia="Times New Roman" w:hAnsi="Calibri" w:cs="Calibri"/>
                  <w:color w:val="000000"/>
                  <w:rPrChange w:id="6353" w:author="Lane, Stefanie" w:date="2023-04-28T12:07:00Z">
                    <w:rPr/>
                  </w:rPrChange>
                </w:rPr>
                <w:t>0.18</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9AC82CE" w14:textId="77777777" w:rsidR="00402FFE" w:rsidRPr="00402FFE" w:rsidRDefault="00402FFE" w:rsidP="00402FFE">
            <w:pPr>
              <w:spacing w:after="0" w:line="240" w:lineRule="auto"/>
              <w:jc w:val="center"/>
              <w:rPr>
                <w:ins w:id="6354" w:author="Lane, Stefanie" w:date="2023-04-28T12:07:00Z"/>
                <w:rFonts w:ascii="Calibri" w:eastAsia="Times New Roman" w:hAnsi="Calibri" w:cs="Calibri"/>
                <w:color w:val="000000"/>
                <w:rPrChange w:id="6355" w:author="Lane, Stefanie" w:date="2023-04-28T12:07:00Z">
                  <w:rPr>
                    <w:ins w:id="6356" w:author="Lane, Stefanie" w:date="2023-04-28T12:07:00Z"/>
                  </w:rPr>
                </w:rPrChange>
              </w:rPr>
              <w:pPrChange w:id="6357" w:author="Lane, Stefanie" w:date="2023-04-28T12:07:00Z">
                <w:pPr>
                  <w:jc w:val="center"/>
                </w:pPr>
              </w:pPrChange>
            </w:pPr>
            <w:ins w:id="6358" w:author="Lane, Stefanie" w:date="2023-04-28T12:07:00Z">
              <w:r w:rsidRPr="00402FFE">
                <w:rPr>
                  <w:rFonts w:ascii="Calibri" w:eastAsia="Times New Roman" w:hAnsi="Calibri" w:cs="Calibri"/>
                  <w:color w:val="000000"/>
                  <w:rPrChange w:id="6359" w:author="Lane, Stefanie" w:date="2023-04-28T12:07:00Z">
                    <w:rPr/>
                  </w:rPrChange>
                </w:rPr>
                <w:t>-81.2</w:t>
              </w:r>
            </w:ins>
          </w:p>
        </w:tc>
      </w:tr>
      <w:tr w:rsidR="00402FFE" w:rsidRPr="00402FFE" w14:paraId="48FCABF2" w14:textId="77777777" w:rsidTr="00402FFE">
        <w:trPr>
          <w:divId w:val="50731576"/>
          <w:trHeight w:val="290"/>
          <w:ins w:id="6360" w:author="Lane, Stefanie" w:date="2023-04-28T12:07:00Z"/>
        </w:trPr>
        <w:tc>
          <w:tcPr>
            <w:tcW w:w="1311" w:type="dxa"/>
            <w:vMerge/>
            <w:tcBorders>
              <w:top w:val="nil"/>
              <w:left w:val="single" w:sz="8" w:space="0" w:color="auto"/>
              <w:bottom w:val="single" w:sz="8" w:space="0" w:color="000000"/>
              <w:right w:val="nil"/>
            </w:tcBorders>
            <w:vAlign w:val="center"/>
            <w:hideMark/>
          </w:tcPr>
          <w:p w14:paraId="3A2C23DD" w14:textId="77777777" w:rsidR="00402FFE" w:rsidRPr="00402FFE" w:rsidRDefault="00402FFE" w:rsidP="00402FFE">
            <w:pPr>
              <w:spacing w:after="0" w:line="240" w:lineRule="auto"/>
              <w:rPr>
                <w:ins w:id="6361" w:author="Lane, Stefanie" w:date="2023-04-28T12:07:00Z"/>
                <w:rFonts w:ascii="Calibri" w:eastAsia="Times New Roman" w:hAnsi="Calibri" w:cs="Calibri"/>
                <w:color w:val="000000"/>
                <w:rPrChange w:id="6362" w:author="Lane, Stefanie" w:date="2023-04-28T12:07:00Z">
                  <w:rPr>
                    <w:ins w:id="6363" w:author="Lane, Stefanie" w:date="2023-04-28T12:07:00Z"/>
                  </w:rPr>
                </w:rPrChange>
              </w:rPr>
              <w:pPrChange w:id="6364"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A68B3C5" w14:textId="77777777" w:rsidR="00402FFE" w:rsidRPr="00402FFE" w:rsidRDefault="00402FFE" w:rsidP="00402FFE">
            <w:pPr>
              <w:spacing w:after="0" w:line="240" w:lineRule="auto"/>
              <w:rPr>
                <w:ins w:id="6365" w:author="Lane, Stefanie" w:date="2023-04-28T12:07:00Z"/>
                <w:rFonts w:ascii="Calibri" w:eastAsia="Times New Roman" w:hAnsi="Calibri" w:cs="Calibri"/>
                <w:color w:val="000000"/>
                <w:rPrChange w:id="6366" w:author="Lane, Stefanie" w:date="2023-04-28T12:07:00Z">
                  <w:rPr>
                    <w:ins w:id="6367" w:author="Lane, Stefanie" w:date="2023-04-28T12:07:00Z"/>
                  </w:rPr>
                </w:rPrChange>
              </w:rPr>
              <w:pPrChange w:id="6368" w:author="Lane, Stefanie" w:date="2023-04-28T12:07:00Z">
                <w:pPr/>
              </w:pPrChange>
            </w:pPr>
          </w:p>
        </w:tc>
        <w:tc>
          <w:tcPr>
            <w:tcW w:w="3320" w:type="dxa"/>
            <w:tcBorders>
              <w:top w:val="nil"/>
              <w:left w:val="nil"/>
              <w:bottom w:val="nil"/>
              <w:right w:val="nil"/>
            </w:tcBorders>
            <w:shd w:val="clear" w:color="auto" w:fill="auto"/>
            <w:noWrap/>
            <w:vAlign w:val="bottom"/>
            <w:hideMark/>
          </w:tcPr>
          <w:p w14:paraId="2DC56848" w14:textId="77777777" w:rsidR="00402FFE" w:rsidRPr="00402FFE" w:rsidRDefault="00402FFE" w:rsidP="00402FFE">
            <w:pPr>
              <w:spacing w:after="0" w:line="240" w:lineRule="auto"/>
              <w:rPr>
                <w:ins w:id="6369" w:author="Lane, Stefanie" w:date="2023-04-28T12:07:00Z"/>
                <w:rFonts w:ascii="Calibri" w:eastAsia="Times New Roman" w:hAnsi="Calibri" w:cs="Calibri"/>
                <w:i/>
                <w:iCs/>
                <w:color w:val="000000"/>
                <w:rPrChange w:id="6370" w:author="Lane, Stefanie" w:date="2023-04-28T12:07:00Z">
                  <w:rPr>
                    <w:ins w:id="6371" w:author="Lane, Stefanie" w:date="2023-04-28T12:07:00Z"/>
                  </w:rPr>
                </w:rPrChange>
              </w:rPr>
              <w:pPrChange w:id="6372" w:author="Lane, Stefanie" w:date="2023-04-28T12:07:00Z">
                <w:pPr/>
              </w:pPrChange>
            </w:pPr>
            <w:ins w:id="6373" w:author="Lane, Stefanie" w:date="2023-04-28T12:07:00Z">
              <w:r w:rsidRPr="00402FFE">
                <w:rPr>
                  <w:rFonts w:ascii="Calibri" w:eastAsia="Times New Roman" w:hAnsi="Calibri" w:cs="Calibri"/>
                  <w:i/>
                  <w:iCs/>
                  <w:color w:val="000000"/>
                  <w:rPrChange w:id="6374" w:author="Lane, Stefanie" w:date="2023-04-28T12:07:00Z">
                    <w:rPr/>
                  </w:rPrChange>
                </w:rPr>
                <w:t>Schoenoplectus tabernaemontani</w:t>
              </w:r>
            </w:ins>
          </w:p>
        </w:tc>
        <w:tc>
          <w:tcPr>
            <w:tcW w:w="869" w:type="dxa"/>
            <w:tcBorders>
              <w:top w:val="nil"/>
              <w:left w:val="nil"/>
              <w:bottom w:val="nil"/>
              <w:right w:val="nil"/>
            </w:tcBorders>
            <w:shd w:val="clear" w:color="auto" w:fill="auto"/>
            <w:noWrap/>
            <w:vAlign w:val="bottom"/>
            <w:hideMark/>
          </w:tcPr>
          <w:p w14:paraId="093E5239" w14:textId="77777777" w:rsidR="00402FFE" w:rsidRPr="00402FFE" w:rsidRDefault="00402FFE" w:rsidP="00402FFE">
            <w:pPr>
              <w:spacing w:after="0" w:line="240" w:lineRule="auto"/>
              <w:jc w:val="center"/>
              <w:rPr>
                <w:ins w:id="6375" w:author="Lane, Stefanie" w:date="2023-04-28T12:07:00Z"/>
                <w:rFonts w:ascii="Calibri" w:eastAsia="Times New Roman" w:hAnsi="Calibri" w:cs="Calibri"/>
                <w:color w:val="000000"/>
                <w:rPrChange w:id="6376" w:author="Lane, Stefanie" w:date="2023-04-28T12:07:00Z">
                  <w:rPr>
                    <w:ins w:id="6377" w:author="Lane, Stefanie" w:date="2023-04-28T12:07:00Z"/>
                  </w:rPr>
                </w:rPrChange>
              </w:rPr>
              <w:pPrChange w:id="6378" w:author="Lane, Stefanie" w:date="2023-04-28T12:07:00Z">
                <w:pPr>
                  <w:jc w:val="center"/>
                </w:pPr>
              </w:pPrChange>
            </w:pPr>
            <w:ins w:id="6379" w:author="Lane, Stefanie" w:date="2023-04-28T12:07:00Z">
              <w:r w:rsidRPr="00402FFE">
                <w:rPr>
                  <w:rFonts w:ascii="Calibri" w:eastAsia="Times New Roman" w:hAnsi="Calibri" w:cs="Calibri"/>
                  <w:color w:val="000000"/>
                  <w:rPrChange w:id="6380" w:author="Lane, Stefanie" w:date="2023-04-28T12:07:00Z">
                    <w:rPr/>
                  </w:rPrChange>
                </w:rPr>
                <w:t>0.16</w:t>
              </w:r>
            </w:ins>
          </w:p>
        </w:tc>
        <w:tc>
          <w:tcPr>
            <w:tcW w:w="990" w:type="dxa"/>
            <w:tcBorders>
              <w:top w:val="nil"/>
              <w:left w:val="nil"/>
              <w:bottom w:val="nil"/>
              <w:right w:val="nil"/>
            </w:tcBorders>
            <w:shd w:val="clear" w:color="auto" w:fill="auto"/>
            <w:noWrap/>
            <w:vAlign w:val="bottom"/>
            <w:hideMark/>
          </w:tcPr>
          <w:p w14:paraId="36E513CC" w14:textId="77777777" w:rsidR="00402FFE" w:rsidRPr="00402FFE" w:rsidRDefault="00402FFE" w:rsidP="00402FFE">
            <w:pPr>
              <w:spacing w:after="0" w:line="240" w:lineRule="auto"/>
              <w:jc w:val="center"/>
              <w:rPr>
                <w:ins w:id="6381" w:author="Lane, Stefanie" w:date="2023-04-28T12:07:00Z"/>
                <w:rFonts w:ascii="Calibri" w:eastAsia="Times New Roman" w:hAnsi="Calibri" w:cs="Calibri"/>
                <w:color w:val="000000"/>
                <w:rPrChange w:id="6382" w:author="Lane, Stefanie" w:date="2023-04-28T12:07:00Z">
                  <w:rPr>
                    <w:ins w:id="6383" w:author="Lane, Stefanie" w:date="2023-04-28T12:07:00Z"/>
                  </w:rPr>
                </w:rPrChange>
              </w:rPr>
              <w:pPrChange w:id="6384" w:author="Lane, Stefanie" w:date="2023-04-28T12:07:00Z">
                <w:pPr>
                  <w:jc w:val="center"/>
                </w:pPr>
              </w:pPrChange>
            </w:pPr>
            <w:ins w:id="6385" w:author="Lane, Stefanie" w:date="2023-04-28T12:07:00Z">
              <w:r w:rsidRPr="00402FFE">
                <w:rPr>
                  <w:rFonts w:ascii="Calibri" w:eastAsia="Times New Roman" w:hAnsi="Calibri" w:cs="Calibri"/>
                  <w:color w:val="000000"/>
                  <w:rPrChange w:id="6386"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0D3550B4" w14:textId="77777777" w:rsidR="00402FFE" w:rsidRPr="00402FFE" w:rsidRDefault="00402FFE" w:rsidP="00402FFE">
            <w:pPr>
              <w:spacing w:after="0" w:line="240" w:lineRule="auto"/>
              <w:jc w:val="center"/>
              <w:rPr>
                <w:ins w:id="6387" w:author="Lane, Stefanie" w:date="2023-04-28T12:07:00Z"/>
                <w:rFonts w:ascii="Calibri" w:eastAsia="Times New Roman" w:hAnsi="Calibri" w:cs="Calibri"/>
                <w:color w:val="000000"/>
                <w:rPrChange w:id="6388" w:author="Lane, Stefanie" w:date="2023-04-28T12:07:00Z">
                  <w:rPr>
                    <w:ins w:id="6389" w:author="Lane, Stefanie" w:date="2023-04-28T12:07:00Z"/>
                  </w:rPr>
                </w:rPrChange>
              </w:rPr>
              <w:pPrChange w:id="6390" w:author="Lane, Stefanie" w:date="2023-04-28T12:07:00Z">
                <w:pPr>
                  <w:jc w:val="center"/>
                </w:pPr>
              </w:pPrChange>
            </w:pPr>
            <w:ins w:id="6391" w:author="Lane, Stefanie" w:date="2023-04-28T12:07:00Z">
              <w:r w:rsidRPr="00402FFE">
                <w:rPr>
                  <w:rFonts w:ascii="Calibri" w:eastAsia="Times New Roman" w:hAnsi="Calibri" w:cs="Calibri"/>
                  <w:color w:val="000000"/>
                  <w:rPrChange w:id="6392" w:author="Lane, Stefanie" w:date="2023-04-28T12:07:00Z">
                    <w:rPr/>
                  </w:rPrChange>
                </w:rPr>
                <w:t>0.07</w:t>
              </w:r>
            </w:ins>
          </w:p>
        </w:tc>
        <w:tc>
          <w:tcPr>
            <w:tcW w:w="1710" w:type="dxa"/>
            <w:tcBorders>
              <w:top w:val="nil"/>
              <w:left w:val="nil"/>
              <w:bottom w:val="nil"/>
              <w:right w:val="single" w:sz="8" w:space="0" w:color="auto"/>
            </w:tcBorders>
            <w:shd w:val="clear" w:color="auto" w:fill="auto"/>
            <w:noWrap/>
            <w:vAlign w:val="bottom"/>
            <w:hideMark/>
          </w:tcPr>
          <w:p w14:paraId="5165C9D4" w14:textId="77777777" w:rsidR="00402FFE" w:rsidRPr="00402FFE" w:rsidRDefault="00402FFE" w:rsidP="00402FFE">
            <w:pPr>
              <w:spacing w:after="0" w:line="240" w:lineRule="auto"/>
              <w:jc w:val="center"/>
              <w:rPr>
                <w:ins w:id="6393" w:author="Lane, Stefanie" w:date="2023-04-28T12:07:00Z"/>
                <w:rFonts w:ascii="Calibri" w:eastAsia="Times New Roman" w:hAnsi="Calibri" w:cs="Calibri"/>
                <w:color w:val="000000"/>
                <w:rPrChange w:id="6394" w:author="Lane, Stefanie" w:date="2023-04-28T12:07:00Z">
                  <w:rPr>
                    <w:ins w:id="6395" w:author="Lane, Stefanie" w:date="2023-04-28T12:07:00Z"/>
                  </w:rPr>
                </w:rPrChange>
              </w:rPr>
              <w:pPrChange w:id="6396" w:author="Lane, Stefanie" w:date="2023-04-28T12:07:00Z">
                <w:pPr>
                  <w:jc w:val="center"/>
                </w:pPr>
              </w:pPrChange>
            </w:pPr>
            <w:ins w:id="6397" w:author="Lane, Stefanie" w:date="2023-04-28T12:07:00Z">
              <w:r w:rsidRPr="00402FFE">
                <w:rPr>
                  <w:rFonts w:ascii="Calibri" w:eastAsia="Times New Roman" w:hAnsi="Calibri" w:cs="Calibri"/>
                  <w:color w:val="000000"/>
                  <w:rPrChange w:id="6398" w:author="Lane, Stefanie" w:date="2023-04-28T12:07:00Z">
                    <w:rPr/>
                  </w:rPrChange>
                </w:rPr>
                <w:t>-54.8</w:t>
              </w:r>
            </w:ins>
          </w:p>
        </w:tc>
      </w:tr>
      <w:tr w:rsidR="00402FFE" w:rsidRPr="00402FFE" w14:paraId="42856B31" w14:textId="77777777" w:rsidTr="00402FFE">
        <w:trPr>
          <w:divId w:val="50731576"/>
          <w:trHeight w:val="290"/>
          <w:ins w:id="6399" w:author="Lane, Stefanie" w:date="2023-04-28T12:07:00Z"/>
        </w:trPr>
        <w:tc>
          <w:tcPr>
            <w:tcW w:w="1311" w:type="dxa"/>
            <w:vMerge/>
            <w:tcBorders>
              <w:top w:val="nil"/>
              <w:left w:val="single" w:sz="8" w:space="0" w:color="auto"/>
              <w:bottom w:val="single" w:sz="8" w:space="0" w:color="000000"/>
              <w:right w:val="nil"/>
            </w:tcBorders>
            <w:vAlign w:val="center"/>
            <w:hideMark/>
          </w:tcPr>
          <w:p w14:paraId="205D4C44" w14:textId="77777777" w:rsidR="00402FFE" w:rsidRPr="00402FFE" w:rsidRDefault="00402FFE" w:rsidP="00402FFE">
            <w:pPr>
              <w:spacing w:after="0" w:line="240" w:lineRule="auto"/>
              <w:rPr>
                <w:ins w:id="6400" w:author="Lane, Stefanie" w:date="2023-04-28T12:07:00Z"/>
                <w:rFonts w:ascii="Calibri" w:eastAsia="Times New Roman" w:hAnsi="Calibri" w:cs="Calibri"/>
                <w:color w:val="000000"/>
                <w:rPrChange w:id="6401" w:author="Lane, Stefanie" w:date="2023-04-28T12:07:00Z">
                  <w:rPr>
                    <w:ins w:id="6402" w:author="Lane, Stefanie" w:date="2023-04-28T12:07:00Z"/>
                  </w:rPr>
                </w:rPrChange>
              </w:rPr>
              <w:pPrChange w:id="6403"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6438F04" w14:textId="77777777" w:rsidR="00402FFE" w:rsidRPr="00402FFE" w:rsidRDefault="00402FFE" w:rsidP="00402FFE">
            <w:pPr>
              <w:spacing w:after="0" w:line="240" w:lineRule="auto"/>
              <w:rPr>
                <w:ins w:id="6404" w:author="Lane, Stefanie" w:date="2023-04-28T12:07:00Z"/>
                <w:rFonts w:ascii="Calibri" w:eastAsia="Times New Roman" w:hAnsi="Calibri" w:cs="Calibri"/>
                <w:color w:val="000000"/>
                <w:rPrChange w:id="6405" w:author="Lane, Stefanie" w:date="2023-04-28T12:07:00Z">
                  <w:rPr>
                    <w:ins w:id="6406" w:author="Lane, Stefanie" w:date="2023-04-28T12:07:00Z"/>
                  </w:rPr>
                </w:rPrChange>
              </w:rPr>
              <w:pPrChange w:id="6407"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8D25CC6" w14:textId="77777777" w:rsidR="00402FFE" w:rsidRPr="00402FFE" w:rsidRDefault="00402FFE" w:rsidP="00402FFE">
            <w:pPr>
              <w:spacing w:after="0" w:line="240" w:lineRule="auto"/>
              <w:rPr>
                <w:ins w:id="6408" w:author="Lane, Stefanie" w:date="2023-04-28T12:07:00Z"/>
                <w:rFonts w:ascii="Calibri" w:eastAsia="Times New Roman" w:hAnsi="Calibri" w:cs="Calibri"/>
                <w:i/>
                <w:iCs/>
                <w:color w:val="000000"/>
                <w:rPrChange w:id="6409" w:author="Lane, Stefanie" w:date="2023-04-28T12:07:00Z">
                  <w:rPr>
                    <w:ins w:id="6410" w:author="Lane, Stefanie" w:date="2023-04-28T12:07:00Z"/>
                  </w:rPr>
                </w:rPrChange>
              </w:rPr>
              <w:pPrChange w:id="6411" w:author="Lane, Stefanie" w:date="2023-04-28T12:07:00Z">
                <w:pPr/>
              </w:pPrChange>
            </w:pPr>
            <w:ins w:id="6412" w:author="Lane, Stefanie" w:date="2023-04-28T12:07:00Z">
              <w:r w:rsidRPr="00402FFE">
                <w:rPr>
                  <w:rFonts w:ascii="Calibri" w:eastAsia="Times New Roman" w:hAnsi="Calibri" w:cs="Calibri"/>
                  <w:i/>
                  <w:iCs/>
                  <w:color w:val="000000"/>
                  <w:rPrChange w:id="6413" w:author="Lane, Stefanie" w:date="2023-04-28T12:07:00Z">
                    <w:rPr/>
                  </w:rPrChange>
                </w:rPr>
                <w:t>Eleocharis palustris</w:t>
              </w:r>
            </w:ins>
          </w:p>
        </w:tc>
        <w:tc>
          <w:tcPr>
            <w:tcW w:w="869" w:type="dxa"/>
            <w:tcBorders>
              <w:top w:val="single" w:sz="4" w:space="0" w:color="auto"/>
              <w:left w:val="nil"/>
              <w:bottom w:val="single" w:sz="4" w:space="0" w:color="auto"/>
              <w:right w:val="nil"/>
            </w:tcBorders>
            <w:shd w:val="clear" w:color="auto" w:fill="auto"/>
            <w:noWrap/>
            <w:vAlign w:val="bottom"/>
            <w:hideMark/>
          </w:tcPr>
          <w:p w14:paraId="193E0D58" w14:textId="77777777" w:rsidR="00402FFE" w:rsidRPr="00402FFE" w:rsidRDefault="00402FFE" w:rsidP="00402FFE">
            <w:pPr>
              <w:spacing w:after="0" w:line="240" w:lineRule="auto"/>
              <w:jc w:val="center"/>
              <w:rPr>
                <w:ins w:id="6414" w:author="Lane, Stefanie" w:date="2023-04-28T12:07:00Z"/>
                <w:rFonts w:ascii="Calibri" w:eastAsia="Times New Roman" w:hAnsi="Calibri" w:cs="Calibri"/>
                <w:color w:val="000000"/>
                <w:rPrChange w:id="6415" w:author="Lane, Stefanie" w:date="2023-04-28T12:07:00Z">
                  <w:rPr>
                    <w:ins w:id="6416" w:author="Lane, Stefanie" w:date="2023-04-28T12:07:00Z"/>
                  </w:rPr>
                </w:rPrChange>
              </w:rPr>
              <w:pPrChange w:id="6417" w:author="Lane, Stefanie" w:date="2023-04-28T12:07:00Z">
                <w:pPr>
                  <w:jc w:val="center"/>
                </w:pPr>
              </w:pPrChange>
            </w:pPr>
            <w:ins w:id="6418" w:author="Lane, Stefanie" w:date="2023-04-28T12:07:00Z">
              <w:r w:rsidRPr="00402FFE">
                <w:rPr>
                  <w:rFonts w:ascii="Calibri" w:eastAsia="Times New Roman" w:hAnsi="Calibri" w:cs="Calibri"/>
                  <w:color w:val="000000"/>
                  <w:rPrChange w:id="6419" w:author="Lane, Stefanie" w:date="2023-04-28T12:07:00Z">
                    <w:rPr/>
                  </w:rPrChange>
                </w:rPr>
                <w:t>0.63</w:t>
              </w:r>
            </w:ins>
          </w:p>
        </w:tc>
        <w:tc>
          <w:tcPr>
            <w:tcW w:w="990" w:type="dxa"/>
            <w:tcBorders>
              <w:top w:val="single" w:sz="4" w:space="0" w:color="auto"/>
              <w:left w:val="nil"/>
              <w:bottom w:val="single" w:sz="4" w:space="0" w:color="auto"/>
              <w:right w:val="nil"/>
            </w:tcBorders>
            <w:shd w:val="clear" w:color="auto" w:fill="auto"/>
            <w:noWrap/>
            <w:vAlign w:val="bottom"/>
            <w:hideMark/>
          </w:tcPr>
          <w:p w14:paraId="7C92B4A5" w14:textId="77777777" w:rsidR="00402FFE" w:rsidRPr="00402FFE" w:rsidRDefault="00402FFE" w:rsidP="00402FFE">
            <w:pPr>
              <w:spacing w:after="0" w:line="240" w:lineRule="auto"/>
              <w:jc w:val="center"/>
              <w:rPr>
                <w:ins w:id="6420" w:author="Lane, Stefanie" w:date="2023-04-28T12:07:00Z"/>
                <w:rFonts w:ascii="Calibri" w:eastAsia="Times New Roman" w:hAnsi="Calibri" w:cs="Calibri"/>
                <w:color w:val="000000"/>
                <w:rPrChange w:id="6421" w:author="Lane, Stefanie" w:date="2023-04-28T12:07:00Z">
                  <w:rPr>
                    <w:ins w:id="6422" w:author="Lane, Stefanie" w:date="2023-04-28T12:07:00Z"/>
                  </w:rPr>
                </w:rPrChange>
              </w:rPr>
              <w:pPrChange w:id="6423" w:author="Lane, Stefanie" w:date="2023-04-28T12:07:00Z">
                <w:pPr>
                  <w:jc w:val="center"/>
                </w:pPr>
              </w:pPrChange>
            </w:pPr>
            <w:ins w:id="6424" w:author="Lane, Stefanie" w:date="2023-04-28T12:07:00Z">
              <w:r w:rsidRPr="00402FFE">
                <w:rPr>
                  <w:rFonts w:ascii="Calibri" w:eastAsia="Times New Roman" w:hAnsi="Calibri" w:cs="Calibri"/>
                  <w:color w:val="000000"/>
                  <w:rPrChange w:id="6425" w:author="Lane, Stefanie" w:date="2023-04-28T12:07:00Z">
                    <w:rPr/>
                  </w:rPrChange>
                </w:rPr>
                <w:t>0.78</w:t>
              </w:r>
            </w:ins>
          </w:p>
        </w:tc>
        <w:tc>
          <w:tcPr>
            <w:tcW w:w="810" w:type="dxa"/>
            <w:tcBorders>
              <w:top w:val="single" w:sz="4" w:space="0" w:color="auto"/>
              <w:left w:val="nil"/>
              <w:bottom w:val="single" w:sz="4" w:space="0" w:color="auto"/>
              <w:right w:val="nil"/>
            </w:tcBorders>
            <w:shd w:val="clear" w:color="auto" w:fill="auto"/>
            <w:noWrap/>
            <w:vAlign w:val="bottom"/>
            <w:hideMark/>
          </w:tcPr>
          <w:p w14:paraId="23290951" w14:textId="77777777" w:rsidR="00402FFE" w:rsidRPr="00402FFE" w:rsidRDefault="00402FFE" w:rsidP="00402FFE">
            <w:pPr>
              <w:spacing w:after="0" w:line="240" w:lineRule="auto"/>
              <w:jc w:val="center"/>
              <w:rPr>
                <w:ins w:id="6426" w:author="Lane, Stefanie" w:date="2023-04-28T12:07:00Z"/>
                <w:rFonts w:ascii="Calibri" w:eastAsia="Times New Roman" w:hAnsi="Calibri" w:cs="Calibri"/>
                <w:color w:val="000000"/>
                <w:rPrChange w:id="6427" w:author="Lane, Stefanie" w:date="2023-04-28T12:07:00Z">
                  <w:rPr>
                    <w:ins w:id="6428" w:author="Lane, Stefanie" w:date="2023-04-28T12:07:00Z"/>
                  </w:rPr>
                </w:rPrChange>
              </w:rPr>
              <w:pPrChange w:id="6429" w:author="Lane, Stefanie" w:date="2023-04-28T12:07:00Z">
                <w:pPr>
                  <w:jc w:val="center"/>
                </w:pPr>
              </w:pPrChange>
            </w:pPr>
            <w:ins w:id="6430" w:author="Lane, Stefanie" w:date="2023-04-28T12:07:00Z">
              <w:r w:rsidRPr="00402FFE">
                <w:rPr>
                  <w:rFonts w:ascii="Calibri" w:eastAsia="Times New Roman" w:hAnsi="Calibri" w:cs="Calibri"/>
                  <w:color w:val="000000"/>
                  <w:rPrChange w:id="6431" w:author="Lane, Stefanie" w:date="2023-04-28T12:07:00Z">
                    <w:rPr/>
                  </w:rPrChange>
                </w:rPr>
                <w:t>0.39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572723" w14:textId="77777777" w:rsidR="00402FFE" w:rsidRPr="00402FFE" w:rsidRDefault="00402FFE" w:rsidP="00402FFE">
            <w:pPr>
              <w:spacing w:after="0" w:line="240" w:lineRule="auto"/>
              <w:jc w:val="center"/>
              <w:rPr>
                <w:ins w:id="6432" w:author="Lane, Stefanie" w:date="2023-04-28T12:07:00Z"/>
                <w:rFonts w:ascii="Calibri" w:eastAsia="Times New Roman" w:hAnsi="Calibri" w:cs="Calibri"/>
                <w:color w:val="000000"/>
                <w:rPrChange w:id="6433" w:author="Lane, Stefanie" w:date="2023-04-28T12:07:00Z">
                  <w:rPr>
                    <w:ins w:id="6434" w:author="Lane, Stefanie" w:date="2023-04-28T12:07:00Z"/>
                  </w:rPr>
                </w:rPrChange>
              </w:rPr>
              <w:pPrChange w:id="6435" w:author="Lane, Stefanie" w:date="2023-04-28T12:07:00Z">
                <w:pPr>
                  <w:jc w:val="center"/>
                </w:pPr>
              </w:pPrChange>
            </w:pPr>
            <w:ins w:id="6436" w:author="Lane, Stefanie" w:date="2023-04-28T12:07:00Z">
              <w:r w:rsidRPr="00402FFE">
                <w:rPr>
                  <w:rFonts w:ascii="Calibri" w:eastAsia="Times New Roman" w:hAnsi="Calibri" w:cs="Calibri"/>
                  <w:color w:val="000000"/>
                  <w:rPrChange w:id="6437" w:author="Lane, Stefanie" w:date="2023-04-28T12:07:00Z">
                    <w:rPr/>
                  </w:rPrChange>
                </w:rPr>
                <w:t>-37.8</w:t>
              </w:r>
            </w:ins>
          </w:p>
        </w:tc>
      </w:tr>
      <w:tr w:rsidR="00402FFE" w:rsidRPr="00402FFE" w14:paraId="41CFC34D" w14:textId="77777777" w:rsidTr="00402FFE">
        <w:trPr>
          <w:divId w:val="50731576"/>
          <w:trHeight w:val="290"/>
          <w:ins w:id="6438" w:author="Lane, Stefanie" w:date="2023-04-28T12:07:00Z"/>
        </w:trPr>
        <w:tc>
          <w:tcPr>
            <w:tcW w:w="1311" w:type="dxa"/>
            <w:vMerge/>
            <w:tcBorders>
              <w:top w:val="nil"/>
              <w:left w:val="single" w:sz="8" w:space="0" w:color="auto"/>
              <w:bottom w:val="single" w:sz="8" w:space="0" w:color="000000"/>
              <w:right w:val="nil"/>
            </w:tcBorders>
            <w:vAlign w:val="center"/>
            <w:hideMark/>
          </w:tcPr>
          <w:p w14:paraId="136E0BD9" w14:textId="77777777" w:rsidR="00402FFE" w:rsidRPr="00402FFE" w:rsidRDefault="00402FFE" w:rsidP="00402FFE">
            <w:pPr>
              <w:spacing w:after="0" w:line="240" w:lineRule="auto"/>
              <w:rPr>
                <w:ins w:id="6439" w:author="Lane, Stefanie" w:date="2023-04-28T12:07:00Z"/>
                <w:rFonts w:ascii="Calibri" w:eastAsia="Times New Roman" w:hAnsi="Calibri" w:cs="Calibri"/>
                <w:color w:val="000000"/>
                <w:rPrChange w:id="6440" w:author="Lane, Stefanie" w:date="2023-04-28T12:07:00Z">
                  <w:rPr>
                    <w:ins w:id="6441" w:author="Lane, Stefanie" w:date="2023-04-28T12:07:00Z"/>
                  </w:rPr>
                </w:rPrChange>
              </w:rPr>
              <w:pPrChange w:id="644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FC93D86" w14:textId="77777777" w:rsidR="00402FFE" w:rsidRPr="00402FFE" w:rsidRDefault="00402FFE" w:rsidP="00402FFE">
            <w:pPr>
              <w:spacing w:after="0" w:line="240" w:lineRule="auto"/>
              <w:rPr>
                <w:ins w:id="6443" w:author="Lane, Stefanie" w:date="2023-04-28T12:07:00Z"/>
                <w:rFonts w:ascii="Calibri" w:eastAsia="Times New Roman" w:hAnsi="Calibri" w:cs="Calibri"/>
                <w:color w:val="000000"/>
                <w:rPrChange w:id="6444" w:author="Lane, Stefanie" w:date="2023-04-28T12:07:00Z">
                  <w:rPr>
                    <w:ins w:id="6445" w:author="Lane, Stefanie" w:date="2023-04-28T12:07:00Z"/>
                  </w:rPr>
                </w:rPrChange>
              </w:rPr>
              <w:pPrChange w:id="6446" w:author="Lane, Stefanie" w:date="2023-04-28T12:07:00Z">
                <w:pPr/>
              </w:pPrChange>
            </w:pPr>
          </w:p>
        </w:tc>
        <w:tc>
          <w:tcPr>
            <w:tcW w:w="3320" w:type="dxa"/>
            <w:tcBorders>
              <w:top w:val="nil"/>
              <w:left w:val="nil"/>
              <w:bottom w:val="nil"/>
              <w:right w:val="nil"/>
            </w:tcBorders>
            <w:shd w:val="clear" w:color="auto" w:fill="auto"/>
            <w:noWrap/>
            <w:vAlign w:val="bottom"/>
            <w:hideMark/>
          </w:tcPr>
          <w:p w14:paraId="664A38A3" w14:textId="77777777" w:rsidR="00402FFE" w:rsidRPr="00402FFE" w:rsidRDefault="00402FFE" w:rsidP="00402FFE">
            <w:pPr>
              <w:spacing w:after="0" w:line="240" w:lineRule="auto"/>
              <w:rPr>
                <w:ins w:id="6447" w:author="Lane, Stefanie" w:date="2023-04-28T12:07:00Z"/>
                <w:rFonts w:ascii="Calibri" w:eastAsia="Times New Roman" w:hAnsi="Calibri" w:cs="Calibri"/>
                <w:i/>
                <w:iCs/>
                <w:color w:val="000000"/>
                <w:rPrChange w:id="6448" w:author="Lane, Stefanie" w:date="2023-04-28T12:07:00Z">
                  <w:rPr>
                    <w:ins w:id="6449" w:author="Lane, Stefanie" w:date="2023-04-28T12:07:00Z"/>
                  </w:rPr>
                </w:rPrChange>
              </w:rPr>
              <w:pPrChange w:id="6450" w:author="Lane, Stefanie" w:date="2023-04-28T12:07:00Z">
                <w:pPr/>
              </w:pPrChange>
            </w:pPr>
            <w:ins w:id="6451" w:author="Lane, Stefanie" w:date="2023-04-28T12:07:00Z">
              <w:r w:rsidRPr="00402FFE">
                <w:rPr>
                  <w:rStyle w:val="Emphasis"/>
                  <w:rPrChange w:id="6452" w:author="Lane, Stefanie" w:date="2023-04-28T12:07:00Z">
                    <w:rPr/>
                  </w:rPrChange>
                </w:rPr>
                <w:t xml:space="preserve">Symphyotrichum </w:t>
              </w:r>
              <w:r w:rsidRPr="00402FFE">
                <w:rPr>
                  <w:rFonts w:ascii="Calibri" w:eastAsia="Times New Roman" w:hAnsi="Calibri" w:cs="Calibri"/>
                  <w:i/>
                  <w:iCs/>
                  <w:color w:val="000000"/>
                  <w:rPrChange w:id="6453" w:author="Lane, Stefanie" w:date="2023-04-28T12:07:00Z">
                    <w:rPr/>
                  </w:rPrChange>
                </w:rPr>
                <w:t>subspicatum</w:t>
              </w:r>
            </w:ins>
          </w:p>
        </w:tc>
        <w:tc>
          <w:tcPr>
            <w:tcW w:w="869" w:type="dxa"/>
            <w:tcBorders>
              <w:top w:val="nil"/>
              <w:left w:val="nil"/>
              <w:bottom w:val="nil"/>
              <w:right w:val="nil"/>
            </w:tcBorders>
            <w:shd w:val="clear" w:color="auto" w:fill="auto"/>
            <w:noWrap/>
            <w:vAlign w:val="bottom"/>
            <w:hideMark/>
          </w:tcPr>
          <w:p w14:paraId="486BA1E7" w14:textId="77777777" w:rsidR="00402FFE" w:rsidRPr="00402FFE" w:rsidRDefault="00402FFE" w:rsidP="00402FFE">
            <w:pPr>
              <w:spacing w:after="0" w:line="240" w:lineRule="auto"/>
              <w:jc w:val="center"/>
              <w:rPr>
                <w:ins w:id="6454" w:author="Lane, Stefanie" w:date="2023-04-28T12:07:00Z"/>
                <w:rFonts w:ascii="Calibri" w:eastAsia="Times New Roman" w:hAnsi="Calibri" w:cs="Calibri"/>
                <w:color w:val="000000"/>
                <w:rPrChange w:id="6455" w:author="Lane, Stefanie" w:date="2023-04-28T12:07:00Z">
                  <w:rPr>
                    <w:ins w:id="6456" w:author="Lane, Stefanie" w:date="2023-04-28T12:07:00Z"/>
                  </w:rPr>
                </w:rPrChange>
              </w:rPr>
              <w:pPrChange w:id="6457" w:author="Lane, Stefanie" w:date="2023-04-28T12:07:00Z">
                <w:pPr>
                  <w:jc w:val="center"/>
                </w:pPr>
              </w:pPrChange>
            </w:pPr>
            <w:ins w:id="6458" w:author="Lane, Stefanie" w:date="2023-04-28T12:07:00Z">
              <w:r w:rsidRPr="00402FFE">
                <w:rPr>
                  <w:rFonts w:ascii="Calibri" w:eastAsia="Times New Roman" w:hAnsi="Calibri" w:cs="Calibri"/>
                  <w:color w:val="000000"/>
                  <w:rPrChange w:id="6459" w:author="Lane, Stefanie" w:date="2023-04-28T12:07:00Z">
                    <w:rPr/>
                  </w:rPrChange>
                </w:rPr>
                <w:t>0.47</w:t>
              </w:r>
            </w:ins>
          </w:p>
        </w:tc>
        <w:tc>
          <w:tcPr>
            <w:tcW w:w="990" w:type="dxa"/>
            <w:tcBorders>
              <w:top w:val="nil"/>
              <w:left w:val="nil"/>
              <w:bottom w:val="nil"/>
              <w:right w:val="nil"/>
            </w:tcBorders>
            <w:shd w:val="clear" w:color="auto" w:fill="auto"/>
            <w:noWrap/>
            <w:vAlign w:val="bottom"/>
            <w:hideMark/>
          </w:tcPr>
          <w:p w14:paraId="642EE8D7" w14:textId="77777777" w:rsidR="00402FFE" w:rsidRPr="00402FFE" w:rsidRDefault="00402FFE" w:rsidP="00402FFE">
            <w:pPr>
              <w:spacing w:after="0" w:line="240" w:lineRule="auto"/>
              <w:jc w:val="center"/>
              <w:rPr>
                <w:ins w:id="6460" w:author="Lane, Stefanie" w:date="2023-04-28T12:07:00Z"/>
                <w:rFonts w:ascii="Calibri" w:eastAsia="Times New Roman" w:hAnsi="Calibri" w:cs="Calibri"/>
                <w:color w:val="000000"/>
                <w:rPrChange w:id="6461" w:author="Lane, Stefanie" w:date="2023-04-28T12:07:00Z">
                  <w:rPr>
                    <w:ins w:id="6462" w:author="Lane, Stefanie" w:date="2023-04-28T12:07:00Z"/>
                  </w:rPr>
                </w:rPrChange>
              </w:rPr>
              <w:pPrChange w:id="6463" w:author="Lane, Stefanie" w:date="2023-04-28T12:07:00Z">
                <w:pPr>
                  <w:jc w:val="center"/>
                </w:pPr>
              </w:pPrChange>
            </w:pPr>
            <w:ins w:id="6464" w:author="Lane, Stefanie" w:date="2023-04-28T12:07:00Z">
              <w:r w:rsidRPr="00402FFE">
                <w:rPr>
                  <w:rFonts w:ascii="Calibri" w:eastAsia="Times New Roman" w:hAnsi="Calibri" w:cs="Calibri"/>
                  <w:color w:val="000000"/>
                  <w:rPrChange w:id="6465" w:author="Lane, Stefanie" w:date="2023-04-28T12:07:00Z">
                    <w:rPr/>
                  </w:rPrChange>
                </w:rPr>
                <w:t>0.33</w:t>
              </w:r>
            </w:ins>
          </w:p>
        </w:tc>
        <w:tc>
          <w:tcPr>
            <w:tcW w:w="810" w:type="dxa"/>
            <w:tcBorders>
              <w:top w:val="nil"/>
              <w:left w:val="nil"/>
              <w:bottom w:val="nil"/>
              <w:right w:val="nil"/>
            </w:tcBorders>
            <w:shd w:val="clear" w:color="auto" w:fill="auto"/>
            <w:noWrap/>
            <w:vAlign w:val="bottom"/>
            <w:hideMark/>
          </w:tcPr>
          <w:p w14:paraId="76A77CB5" w14:textId="77777777" w:rsidR="00402FFE" w:rsidRPr="00402FFE" w:rsidRDefault="00402FFE" w:rsidP="00402FFE">
            <w:pPr>
              <w:spacing w:after="0" w:line="240" w:lineRule="auto"/>
              <w:jc w:val="center"/>
              <w:rPr>
                <w:ins w:id="6466" w:author="Lane, Stefanie" w:date="2023-04-28T12:07:00Z"/>
                <w:rFonts w:ascii="Calibri" w:eastAsia="Times New Roman" w:hAnsi="Calibri" w:cs="Calibri"/>
                <w:color w:val="000000"/>
                <w:rPrChange w:id="6467" w:author="Lane, Stefanie" w:date="2023-04-28T12:07:00Z">
                  <w:rPr>
                    <w:ins w:id="6468" w:author="Lane, Stefanie" w:date="2023-04-28T12:07:00Z"/>
                  </w:rPr>
                </w:rPrChange>
              </w:rPr>
              <w:pPrChange w:id="6469" w:author="Lane, Stefanie" w:date="2023-04-28T12:07:00Z">
                <w:pPr>
                  <w:jc w:val="center"/>
                </w:pPr>
              </w:pPrChange>
            </w:pPr>
            <w:ins w:id="6470" w:author="Lane, Stefanie" w:date="2023-04-28T12:07:00Z">
              <w:r w:rsidRPr="00402FFE">
                <w:rPr>
                  <w:rFonts w:ascii="Calibri" w:eastAsia="Times New Roman" w:hAnsi="Calibri" w:cs="Calibri"/>
                  <w:color w:val="000000"/>
                  <w:rPrChange w:id="6471" w:author="Lane, Stefanie" w:date="2023-04-28T12:07:00Z">
                    <w:rPr/>
                  </w:rPrChange>
                </w:rPr>
                <w:t>0.32</w:t>
              </w:r>
            </w:ins>
          </w:p>
        </w:tc>
        <w:tc>
          <w:tcPr>
            <w:tcW w:w="1710" w:type="dxa"/>
            <w:tcBorders>
              <w:top w:val="nil"/>
              <w:left w:val="nil"/>
              <w:bottom w:val="nil"/>
              <w:right w:val="single" w:sz="8" w:space="0" w:color="auto"/>
            </w:tcBorders>
            <w:shd w:val="clear" w:color="auto" w:fill="auto"/>
            <w:noWrap/>
            <w:vAlign w:val="bottom"/>
            <w:hideMark/>
          </w:tcPr>
          <w:p w14:paraId="12682E95" w14:textId="77777777" w:rsidR="00402FFE" w:rsidRPr="00402FFE" w:rsidRDefault="00402FFE" w:rsidP="00402FFE">
            <w:pPr>
              <w:spacing w:after="0" w:line="240" w:lineRule="auto"/>
              <w:jc w:val="center"/>
              <w:rPr>
                <w:ins w:id="6472" w:author="Lane, Stefanie" w:date="2023-04-28T12:07:00Z"/>
                <w:rFonts w:ascii="Calibri" w:eastAsia="Times New Roman" w:hAnsi="Calibri" w:cs="Calibri"/>
                <w:color w:val="000000"/>
                <w:rPrChange w:id="6473" w:author="Lane, Stefanie" w:date="2023-04-28T12:07:00Z">
                  <w:rPr>
                    <w:ins w:id="6474" w:author="Lane, Stefanie" w:date="2023-04-28T12:07:00Z"/>
                  </w:rPr>
                </w:rPrChange>
              </w:rPr>
              <w:pPrChange w:id="6475" w:author="Lane, Stefanie" w:date="2023-04-28T12:07:00Z">
                <w:pPr>
                  <w:jc w:val="center"/>
                </w:pPr>
              </w:pPrChange>
            </w:pPr>
            <w:ins w:id="6476" w:author="Lane, Stefanie" w:date="2023-04-28T12:07:00Z">
              <w:r w:rsidRPr="00402FFE">
                <w:rPr>
                  <w:rFonts w:ascii="Calibri" w:eastAsia="Times New Roman" w:hAnsi="Calibri" w:cs="Calibri"/>
                  <w:color w:val="000000"/>
                  <w:rPrChange w:id="6477" w:author="Lane, Stefanie" w:date="2023-04-28T12:07:00Z">
                    <w:rPr/>
                  </w:rPrChange>
                </w:rPr>
                <w:t>-32.1</w:t>
              </w:r>
            </w:ins>
          </w:p>
        </w:tc>
      </w:tr>
      <w:tr w:rsidR="00402FFE" w:rsidRPr="00402FFE" w14:paraId="76B5BDC8" w14:textId="77777777" w:rsidTr="00402FFE">
        <w:trPr>
          <w:divId w:val="50731576"/>
          <w:trHeight w:val="290"/>
          <w:ins w:id="6478" w:author="Lane, Stefanie" w:date="2023-04-28T12:07:00Z"/>
        </w:trPr>
        <w:tc>
          <w:tcPr>
            <w:tcW w:w="1311" w:type="dxa"/>
            <w:vMerge/>
            <w:tcBorders>
              <w:top w:val="nil"/>
              <w:left w:val="single" w:sz="8" w:space="0" w:color="auto"/>
              <w:bottom w:val="single" w:sz="8" w:space="0" w:color="000000"/>
              <w:right w:val="nil"/>
            </w:tcBorders>
            <w:vAlign w:val="center"/>
            <w:hideMark/>
          </w:tcPr>
          <w:p w14:paraId="5A842B26" w14:textId="77777777" w:rsidR="00402FFE" w:rsidRPr="00402FFE" w:rsidRDefault="00402FFE" w:rsidP="00402FFE">
            <w:pPr>
              <w:spacing w:after="0" w:line="240" w:lineRule="auto"/>
              <w:rPr>
                <w:ins w:id="6479" w:author="Lane, Stefanie" w:date="2023-04-28T12:07:00Z"/>
                <w:rFonts w:ascii="Calibri" w:eastAsia="Times New Roman" w:hAnsi="Calibri" w:cs="Calibri"/>
                <w:color w:val="000000"/>
                <w:rPrChange w:id="6480" w:author="Lane, Stefanie" w:date="2023-04-28T12:07:00Z">
                  <w:rPr>
                    <w:ins w:id="6481" w:author="Lane, Stefanie" w:date="2023-04-28T12:07:00Z"/>
                  </w:rPr>
                </w:rPrChange>
              </w:rPr>
              <w:pPrChange w:id="648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B784A44" w14:textId="77777777" w:rsidR="00402FFE" w:rsidRPr="00402FFE" w:rsidRDefault="00402FFE" w:rsidP="00402FFE">
            <w:pPr>
              <w:spacing w:after="0" w:line="240" w:lineRule="auto"/>
              <w:rPr>
                <w:ins w:id="6483" w:author="Lane, Stefanie" w:date="2023-04-28T12:07:00Z"/>
                <w:rFonts w:ascii="Calibri" w:eastAsia="Times New Roman" w:hAnsi="Calibri" w:cs="Calibri"/>
                <w:color w:val="000000"/>
                <w:rPrChange w:id="6484" w:author="Lane, Stefanie" w:date="2023-04-28T12:07:00Z">
                  <w:rPr>
                    <w:ins w:id="6485" w:author="Lane, Stefanie" w:date="2023-04-28T12:07:00Z"/>
                  </w:rPr>
                </w:rPrChange>
              </w:rPr>
              <w:pPrChange w:id="6486"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0C5D709" w14:textId="77777777" w:rsidR="00402FFE" w:rsidRPr="00402FFE" w:rsidRDefault="00402FFE" w:rsidP="00402FFE">
            <w:pPr>
              <w:spacing w:after="0" w:line="240" w:lineRule="auto"/>
              <w:rPr>
                <w:ins w:id="6487" w:author="Lane, Stefanie" w:date="2023-04-28T12:07:00Z"/>
                <w:rFonts w:ascii="Calibri" w:eastAsia="Times New Roman" w:hAnsi="Calibri" w:cs="Calibri"/>
                <w:i/>
                <w:iCs/>
                <w:color w:val="000000"/>
                <w:rPrChange w:id="6488" w:author="Lane, Stefanie" w:date="2023-04-28T12:07:00Z">
                  <w:rPr>
                    <w:ins w:id="6489" w:author="Lane, Stefanie" w:date="2023-04-28T12:07:00Z"/>
                  </w:rPr>
                </w:rPrChange>
              </w:rPr>
              <w:pPrChange w:id="6490" w:author="Lane, Stefanie" w:date="2023-04-28T12:07:00Z">
                <w:pPr/>
              </w:pPrChange>
            </w:pPr>
            <w:ins w:id="6491" w:author="Lane, Stefanie" w:date="2023-04-28T12:07:00Z">
              <w:r w:rsidRPr="00402FFE">
                <w:rPr>
                  <w:rFonts w:ascii="Calibri" w:eastAsia="Times New Roman" w:hAnsi="Calibri" w:cs="Calibri"/>
                  <w:i/>
                  <w:iCs/>
                  <w:color w:val="000000"/>
                  <w:rPrChange w:id="6492" w:author="Lane, Stefanie" w:date="2023-04-28T12:07:00Z">
                    <w:rPr/>
                  </w:rPrChange>
                </w:rPr>
                <w:t>Juncus oxymeris</w:t>
              </w:r>
            </w:ins>
          </w:p>
        </w:tc>
        <w:tc>
          <w:tcPr>
            <w:tcW w:w="869" w:type="dxa"/>
            <w:tcBorders>
              <w:top w:val="single" w:sz="4" w:space="0" w:color="auto"/>
              <w:left w:val="nil"/>
              <w:bottom w:val="single" w:sz="4" w:space="0" w:color="auto"/>
              <w:right w:val="nil"/>
            </w:tcBorders>
            <w:shd w:val="clear" w:color="auto" w:fill="auto"/>
            <w:noWrap/>
            <w:vAlign w:val="bottom"/>
            <w:hideMark/>
          </w:tcPr>
          <w:p w14:paraId="70D76748" w14:textId="77777777" w:rsidR="00402FFE" w:rsidRPr="00402FFE" w:rsidRDefault="00402FFE" w:rsidP="00402FFE">
            <w:pPr>
              <w:spacing w:after="0" w:line="240" w:lineRule="auto"/>
              <w:jc w:val="center"/>
              <w:rPr>
                <w:ins w:id="6493" w:author="Lane, Stefanie" w:date="2023-04-28T12:07:00Z"/>
                <w:rFonts w:ascii="Calibri" w:eastAsia="Times New Roman" w:hAnsi="Calibri" w:cs="Calibri"/>
                <w:color w:val="000000"/>
                <w:rPrChange w:id="6494" w:author="Lane, Stefanie" w:date="2023-04-28T12:07:00Z">
                  <w:rPr>
                    <w:ins w:id="6495" w:author="Lane, Stefanie" w:date="2023-04-28T12:07:00Z"/>
                  </w:rPr>
                </w:rPrChange>
              </w:rPr>
              <w:pPrChange w:id="6496" w:author="Lane, Stefanie" w:date="2023-04-28T12:07:00Z">
                <w:pPr>
                  <w:jc w:val="center"/>
                </w:pPr>
              </w:pPrChange>
            </w:pPr>
            <w:ins w:id="6497" w:author="Lane, Stefanie" w:date="2023-04-28T12:07:00Z">
              <w:r w:rsidRPr="00402FFE">
                <w:rPr>
                  <w:rFonts w:ascii="Calibri" w:eastAsia="Times New Roman" w:hAnsi="Calibri" w:cs="Calibri"/>
                  <w:color w:val="000000"/>
                  <w:rPrChange w:id="6498" w:author="Lane, Stefanie" w:date="2023-04-28T12:07:00Z">
                    <w:rPr/>
                  </w:rPrChange>
                </w:rPr>
                <w:t>0.05</w:t>
              </w:r>
            </w:ins>
          </w:p>
        </w:tc>
        <w:tc>
          <w:tcPr>
            <w:tcW w:w="990" w:type="dxa"/>
            <w:tcBorders>
              <w:top w:val="single" w:sz="4" w:space="0" w:color="auto"/>
              <w:left w:val="nil"/>
              <w:bottom w:val="single" w:sz="4" w:space="0" w:color="auto"/>
              <w:right w:val="nil"/>
            </w:tcBorders>
            <w:shd w:val="clear" w:color="auto" w:fill="auto"/>
            <w:noWrap/>
            <w:vAlign w:val="bottom"/>
            <w:hideMark/>
          </w:tcPr>
          <w:p w14:paraId="12A22E78" w14:textId="77777777" w:rsidR="00402FFE" w:rsidRPr="00402FFE" w:rsidRDefault="00402FFE" w:rsidP="00402FFE">
            <w:pPr>
              <w:spacing w:after="0" w:line="240" w:lineRule="auto"/>
              <w:jc w:val="center"/>
              <w:rPr>
                <w:ins w:id="6499" w:author="Lane, Stefanie" w:date="2023-04-28T12:07:00Z"/>
                <w:rFonts w:ascii="Calibri" w:eastAsia="Times New Roman" w:hAnsi="Calibri" w:cs="Calibri"/>
                <w:color w:val="000000"/>
                <w:rPrChange w:id="6500" w:author="Lane, Stefanie" w:date="2023-04-28T12:07:00Z">
                  <w:rPr>
                    <w:ins w:id="6501" w:author="Lane, Stefanie" w:date="2023-04-28T12:07:00Z"/>
                  </w:rPr>
                </w:rPrChange>
              </w:rPr>
              <w:pPrChange w:id="6502" w:author="Lane, Stefanie" w:date="2023-04-28T12:07:00Z">
                <w:pPr>
                  <w:jc w:val="center"/>
                </w:pPr>
              </w:pPrChange>
            </w:pPr>
            <w:ins w:id="6503" w:author="Lane, Stefanie" w:date="2023-04-28T12:07:00Z">
              <w:r w:rsidRPr="00402FFE">
                <w:rPr>
                  <w:rFonts w:ascii="Calibri" w:eastAsia="Times New Roman" w:hAnsi="Calibri" w:cs="Calibri"/>
                  <w:color w:val="000000"/>
                  <w:rPrChange w:id="6504" w:author="Lane, Stefanie" w:date="2023-04-28T12:07:00Z">
                    <w:rPr/>
                  </w:rPrChange>
                </w:rPr>
                <w:t>0.11</w:t>
              </w:r>
            </w:ins>
          </w:p>
        </w:tc>
        <w:tc>
          <w:tcPr>
            <w:tcW w:w="810" w:type="dxa"/>
            <w:tcBorders>
              <w:top w:val="single" w:sz="4" w:space="0" w:color="auto"/>
              <w:left w:val="nil"/>
              <w:bottom w:val="single" w:sz="4" w:space="0" w:color="auto"/>
              <w:right w:val="nil"/>
            </w:tcBorders>
            <w:shd w:val="clear" w:color="auto" w:fill="auto"/>
            <w:noWrap/>
            <w:vAlign w:val="bottom"/>
            <w:hideMark/>
          </w:tcPr>
          <w:p w14:paraId="72DD6810" w14:textId="77777777" w:rsidR="00402FFE" w:rsidRPr="00402FFE" w:rsidRDefault="00402FFE" w:rsidP="00402FFE">
            <w:pPr>
              <w:spacing w:after="0" w:line="240" w:lineRule="auto"/>
              <w:jc w:val="center"/>
              <w:rPr>
                <w:ins w:id="6505" w:author="Lane, Stefanie" w:date="2023-04-28T12:07:00Z"/>
                <w:rFonts w:ascii="Calibri" w:eastAsia="Times New Roman" w:hAnsi="Calibri" w:cs="Calibri"/>
                <w:color w:val="000000"/>
                <w:rPrChange w:id="6506" w:author="Lane, Stefanie" w:date="2023-04-28T12:07:00Z">
                  <w:rPr>
                    <w:ins w:id="6507" w:author="Lane, Stefanie" w:date="2023-04-28T12:07:00Z"/>
                  </w:rPr>
                </w:rPrChange>
              </w:rPr>
              <w:pPrChange w:id="6508" w:author="Lane, Stefanie" w:date="2023-04-28T12:07:00Z">
                <w:pPr>
                  <w:jc w:val="center"/>
                </w:pPr>
              </w:pPrChange>
            </w:pPr>
            <w:ins w:id="6509" w:author="Lane, Stefanie" w:date="2023-04-28T12:07:00Z">
              <w:r w:rsidRPr="00402FFE">
                <w:rPr>
                  <w:rFonts w:ascii="Calibri" w:eastAsia="Times New Roman" w:hAnsi="Calibri" w:cs="Calibri"/>
                  <w:color w:val="000000"/>
                  <w:rPrChange w:id="6510" w:author="Lane, Stefanie" w:date="2023-04-28T12:07: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2EE300A" w14:textId="77777777" w:rsidR="00402FFE" w:rsidRPr="00402FFE" w:rsidRDefault="00402FFE" w:rsidP="00402FFE">
            <w:pPr>
              <w:spacing w:after="0" w:line="240" w:lineRule="auto"/>
              <w:jc w:val="center"/>
              <w:rPr>
                <w:ins w:id="6511" w:author="Lane, Stefanie" w:date="2023-04-28T12:07:00Z"/>
                <w:rFonts w:ascii="Calibri" w:eastAsia="Times New Roman" w:hAnsi="Calibri" w:cs="Calibri"/>
                <w:color w:val="000000"/>
                <w:rPrChange w:id="6512" w:author="Lane, Stefanie" w:date="2023-04-28T12:07:00Z">
                  <w:rPr>
                    <w:ins w:id="6513" w:author="Lane, Stefanie" w:date="2023-04-28T12:07:00Z"/>
                  </w:rPr>
                </w:rPrChange>
              </w:rPr>
              <w:pPrChange w:id="6514" w:author="Lane, Stefanie" w:date="2023-04-28T12:07:00Z">
                <w:pPr>
                  <w:jc w:val="center"/>
                </w:pPr>
              </w:pPrChange>
            </w:pPr>
            <w:ins w:id="6515" w:author="Lane, Stefanie" w:date="2023-04-28T12:07:00Z">
              <w:r w:rsidRPr="00402FFE">
                <w:rPr>
                  <w:rFonts w:ascii="Calibri" w:eastAsia="Times New Roman" w:hAnsi="Calibri" w:cs="Calibri"/>
                  <w:color w:val="000000"/>
                  <w:rPrChange w:id="6516" w:author="Lane, Stefanie" w:date="2023-04-28T12:07:00Z">
                    <w:rPr/>
                  </w:rPrChange>
                </w:rPr>
                <w:t>-32.1</w:t>
              </w:r>
            </w:ins>
          </w:p>
        </w:tc>
      </w:tr>
      <w:tr w:rsidR="00402FFE" w:rsidRPr="00402FFE" w14:paraId="47FB095F" w14:textId="77777777" w:rsidTr="00402FFE">
        <w:trPr>
          <w:divId w:val="50731576"/>
          <w:trHeight w:val="290"/>
          <w:ins w:id="6517" w:author="Lane, Stefanie" w:date="2023-04-28T12:07:00Z"/>
        </w:trPr>
        <w:tc>
          <w:tcPr>
            <w:tcW w:w="1311" w:type="dxa"/>
            <w:vMerge/>
            <w:tcBorders>
              <w:top w:val="nil"/>
              <w:left w:val="single" w:sz="8" w:space="0" w:color="auto"/>
              <w:bottom w:val="single" w:sz="8" w:space="0" w:color="000000"/>
              <w:right w:val="nil"/>
            </w:tcBorders>
            <w:vAlign w:val="center"/>
            <w:hideMark/>
          </w:tcPr>
          <w:p w14:paraId="353E8CCE" w14:textId="77777777" w:rsidR="00402FFE" w:rsidRPr="00402FFE" w:rsidRDefault="00402FFE" w:rsidP="00402FFE">
            <w:pPr>
              <w:spacing w:after="0" w:line="240" w:lineRule="auto"/>
              <w:rPr>
                <w:ins w:id="6518" w:author="Lane, Stefanie" w:date="2023-04-28T12:07:00Z"/>
                <w:rFonts w:ascii="Calibri" w:eastAsia="Times New Roman" w:hAnsi="Calibri" w:cs="Calibri"/>
                <w:color w:val="000000"/>
                <w:rPrChange w:id="6519" w:author="Lane, Stefanie" w:date="2023-04-28T12:07:00Z">
                  <w:rPr>
                    <w:ins w:id="6520" w:author="Lane, Stefanie" w:date="2023-04-28T12:07:00Z"/>
                  </w:rPr>
                </w:rPrChange>
              </w:rPr>
              <w:pPrChange w:id="6521"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BAC8B16" w14:textId="77777777" w:rsidR="00402FFE" w:rsidRPr="00402FFE" w:rsidRDefault="00402FFE" w:rsidP="00402FFE">
            <w:pPr>
              <w:spacing w:after="0" w:line="240" w:lineRule="auto"/>
              <w:rPr>
                <w:ins w:id="6522" w:author="Lane, Stefanie" w:date="2023-04-28T12:07:00Z"/>
                <w:rFonts w:ascii="Calibri" w:eastAsia="Times New Roman" w:hAnsi="Calibri" w:cs="Calibri"/>
                <w:color w:val="000000"/>
                <w:rPrChange w:id="6523" w:author="Lane, Stefanie" w:date="2023-04-28T12:07:00Z">
                  <w:rPr>
                    <w:ins w:id="6524" w:author="Lane, Stefanie" w:date="2023-04-28T12:07:00Z"/>
                  </w:rPr>
                </w:rPrChange>
              </w:rPr>
              <w:pPrChange w:id="6525" w:author="Lane, Stefanie" w:date="2023-04-28T12:07:00Z">
                <w:pPr/>
              </w:pPrChange>
            </w:pPr>
          </w:p>
        </w:tc>
        <w:tc>
          <w:tcPr>
            <w:tcW w:w="3320" w:type="dxa"/>
            <w:tcBorders>
              <w:top w:val="nil"/>
              <w:left w:val="nil"/>
              <w:bottom w:val="nil"/>
              <w:right w:val="nil"/>
            </w:tcBorders>
            <w:shd w:val="clear" w:color="auto" w:fill="auto"/>
            <w:noWrap/>
            <w:vAlign w:val="bottom"/>
            <w:hideMark/>
          </w:tcPr>
          <w:p w14:paraId="65609312" w14:textId="77777777" w:rsidR="00402FFE" w:rsidRPr="00402FFE" w:rsidRDefault="00402FFE" w:rsidP="00402FFE">
            <w:pPr>
              <w:spacing w:after="0" w:line="240" w:lineRule="auto"/>
              <w:rPr>
                <w:ins w:id="6526" w:author="Lane, Stefanie" w:date="2023-04-28T12:07:00Z"/>
                <w:rFonts w:ascii="Calibri" w:eastAsia="Times New Roman" w:hAnsi="Calibri" w:cs="Calibri"/>
                <w:i/>
                <w:iCs/>
                <w:color w:val="000000"/>
                <w:rPrChange w:id="6527" w:author="Lane, Stefanie" w:date="2023-04-28T12:07:00Z">
                  <w:rPr>
                    <w:ins w:id="6528" w:author="Lane, Stefanie" w:date="2023-04-28T12:07:00Z"/>
                  </w:rPr>
                </w:rPrChange>
              </w:rPr>
              <w:pPrChange w:id="6529" w:author="Lane, Stefanie" w:date="2023-04-28T12:07:00Z">
                <w:pPr/>
              </w:pPrChange>
            </w:pPr>
            <w:ins w:id="6530" w:author="Lane, Stefanie" w:date="2023-04-28T12:07:00Z">
              <w:r w:rsidRPr="00402FFE">
                <w:rPr>
                  <w:rFonts w:ascii="Calibri" w:eastAsia="Times New Roman" w:hAnsi="Calibri" w:cs="Calibri"/>
                  <w:i/>
                  <w:iCs/>
                  <w:color w:val="000000"/>
                  <w:rPrChange w:id="6531" w:author="Lane, Stefanie" w:date="2023-04-28T12:07:00Z">
                    <w:rPr/>
                  </w:rPrChange>
                </w:rPr>
                <w:t>Platanthera dilatata</w:t>
              </w:r>
            </w:ins>
          </w:p>
        </w:tc>
        <w:tc>
          <w:tcPr>
            <w:tcW w:w="869" w:type="dxa"/>
            <w:tcBorders>
              <w:top w:val="nil"/>
              <w:left w:val="nil"/>
              <w:bottom w:val="nil"/>
              <w:right w:val="nil"/>
            </w:tcBorders>
            <w:shd w:val="clear" w:color="auto" w:fill="auto"/>
            <w:noWrap/>
            <w:vAlign w:val="bottom"/>
            <w:hideMark/>
          </w:tcPr>
          <w:p w14:paraId="44F70FB3" w14:textId="77777777" w:rsidR="00402FFE" w:rsidRPr="00402FFE" w:rsidRDefault="00402FFE" w:rsidP="00402FFE">
            <w:pPr>
              <w:spacing w:after="0" w:line="240" w:lineRule="auto"/>
              <w:jc w:val="center"/>
              <w:rPr>
                <w:ins w:id="6532" w:author="Lane, Stefanie" w:date="2023-04-28T12:07:00Z"/>
                <w:rFonts w:ascii="Calibri" w:eastAsia="Times New Roman" w:hAnsi="Calibri" w:cs="Calibri"/>
                <w:color w:val="000000"/>
                <w:rPrChange w:id="6533" w:author="Lane, Stefanie" w:date="2023-04-28T12:07:00Z">
                  <w:rPr>
                    <w:ins w:id="6534" w:author="Lane, Stefanie" w:date="2023-04-28T12:07:00Z"/>
                  </w:rPr>
                </w:rPrChange>
              </w:rPr>
              <w:pPrChange w:id="6535" w:author="Lane, Stefanie" w:date="2023-04-28T12:07:00Z">
                <w:pPr>
                  <w:jc w:val="center"/>
                </w:pPr>
              </w:pPrChange>
            </w:pPr>
            <w:ins w:id="6536" w:author="Lane, Stefanie" w:date="2023-04-28T12:07:00Z">
              <w:r w:rsidRPr="00402FFE">
                <w:rPr>
                  <w:rFonts w:ascii="Calibri" w:eastAsia="Times New Roman" w:hAnsi="Calibri" w:cs="Calibri"/>
                  <w:color w:val="000000"/>
                  <w:rPrChange w:id="6537" w:author="Lane, Stefanie" w:date="2023-04-28T12:07:00Z">
                    <w:rPr/>
                  </w:rPrChange>
                </w:rPr>
                <w:t>0.05</w:t>
              </w:r>
            </w:ins>
          </w:p>
        </w:tc>
        <w:tc>
          <w:tcPr>
            <w:tcW w:w="990" w:type="dxa"/>
            <w:tcBorders>
              <w:top w:val="nil"/>
              <w:left w:val="nil"/>
              <w:bottom w:val="nil"/>
              <w:right w:val="nil"/>
            </w:tcBorders>
            <w:shd w:val="clear" w:color="auto" w:fill="auto"/>
            <w:noWrap/>
            <w:vAlign w:val="bottom"/>
            <w:hideMark/>
          </w:tcPr>
          <w:p w14:paraId="55223106" w14:textId="77777777" w:rsidR="00402FFE" w:rsidRPr="00402FFE" w:rsidRDefault="00402FFE" w:rsidP="00402FFE">
            <w:pPr>
              <w:spacing w:after="0" w:line="240" w:lineRule="auto"/>
              <w:jc w:val="center"/>
              <w:rPr>
                <w:ins w:id="6538" w:author="Lane, Stefanie" w:date="2023-04-28T12:07:00Z"/>
                <w:rFonts w:ascii="Calibri" w:eastAsia="Times New Roman" w:hAnsi="Calibri" w:cs="Calibri"/>
                <w:color w:val="000000"/>
                <w:rPrChange w:id="6539" w:author="Lane, Stefanie" w:date="2023-04-28T12:07:00Z">
                  <w:rPr>
                    <w:ins w:id="6540" w:author="Lane, Stefanie" w:date="2023-04-28T12:07:00Z"/>
                  </w:rPr>
                </w:rPrChange>
              </w:rPr>
              <w:pPrChange w:id="6541" w:author="Lane, Stefanie" w:date="2023-04-28T12:07:00Z">
                <w:pPr>
                  <w:jc w:val="center"/>
                </w:pPr>
              </w:pPrChange>
            </w:pPr>
            <w:ins w:id="6542" w:author="Lane, Stefanie" w:date="2023-04-28T12:07:00Z">
              <w:r w:rsidRPr="00402FFE">
                <w:rPr>
                  <w:rFonts w:ascii="Calibri" w:eastAsia="Times New Roman" w:hAnsi="Calibri" w:cs="Calibri"/>
                  <w:color w:val="000000"/>
                  <w:rPrChange w:id="6543" w:author="Lane, Stefanie" w:date="2023-04-28T12:07:00Z">
                    <w:rPr/>
                  </w:rPrChange>
                </w:rPr>
                <w:t>0.06</w:t>
              </w:r>
            </w:ins>
          </w:p>
        </w:tc>
        <w:tc>
          <w:tcPr>
            <w:tcW w:w="810" w:type="dxa"/>
            <w:tcBorders>
              <w:top w:val="nil"/>
              <w:left w:val="nil"/>
              <w:bottom w:val="nil"/>
              <w:right w:val="nil"/>
            </w:tcBorders>
            <w:shd w:val="clear" w:color="auto" w:fill="auto"/>
            <w:noWrap/>
            <w:vAlign w:val="bottom"/>
            <w:hideMark/>
          </w:tcPr>
          <w:p w14:paraId="1BBF9BB5" w14:textId="77777777" w:rsidR="00402FFE" w:rsidRPr="00402FFE" w:rsidRDefault="00402FFE" w:rsidP="00402FFE">
            <w:pPr>
              <w:spacing w:after="0" w:line="240" w:lineRule="auto"/>
              <w:jc w:val="center"/>
              <w:rPr>
                <w:ins w:id="6544" w:author="Lane, Stefanie" w:date="2023-04-28T12:07:00Z"/>
                <w:rFonts w:ascii="Calibri" w:eastAsia="Times New Roman" w:hAnsi="Calibri" w:cs="Calibri"/>
                <w:color w:val="000000"/>
                <w:rPrChange w:id="6545" w:author="Lane, Stefanie" w:date="2023-04-28T12:07:00Z">
                  <w:rPr>
                    <w:ins w:id="6546" w:author="Lane, Stefanie" w:date="2023-04-28T12:07:00Z"/>
                  </w:rPr>
                </w:rPrChange>
              </w:rPr>
              <w:pPrChange w:id="6547" w:author="Lane, Stefanie" w:date="2023-04-28T12:07:00Z">
                <w:pPr>
                  <w:jc w:val="center"/>
                </w:pPr>
              </w:pPrChange>
            </w:pPr>
            <w:ins w:id="6548" w:author="Lane, Stefanie" w:date="2023-04-28T12:07:00Z">
              <w:r w:rsidRPr="00402FFE">
                <w:rPr>
                  <w:rFonts w:ascii="Calibri" w:eastAsia="Times New Roman" w:hAnsi="Calibri" w:cs="Calibri"/>
                  <w:color w:val="000000"/>
                  <w:rPrChange w:id="6549" w:author="Lane, Stefanie" w:date="2023-04-28T12:07:00Z">
                    <w:rPr/>
                  </w:rPrChange>
                </w:rPr>
                <w:t>0.04</w:t>
              </w:r>
            </w:ins>
          </w:p>
        </w:tc>
        <w:tc>
          <w:tcPr>
            <w:tcW w:w="1710" w:type="dxa"/>
            <w:tcBorders>
              <w:top w:val="nil"/>
              <w:left w:val="nil"/>
              <w:bottom w:val="nil"/>
              <w:right w:val="single" w:sz="8" w:space="0" w:color="auto"/>
            </w:tcBorders>
            <w:shd w:val="clear" w:color="auto" w:fill="auto"/>
            <w:noWrap/>
            <w:vAlign w:val="bottom"/>
            <w:hideMark/>
          </w:tcPr>
          <w:p w14:paraId="20C53125" w14:textId="77777777" w:rsidR="00402FFE" w:rsidRPr="00402FFE" w:rsidRDefault="00402FFE" w:rsidP="00402FFE">
            <w:pPr>
              <w:spacing w:after="0" w:line="240" w:lineRule="auto"/>
              <w:jc w:val="center"/>
              <w:rPr>
                <w:ins w:id="6550" w:author="Lane, Stefanie" w:date="2023-04-28T12:07:00Z"/>
                <w:rFonts w:ascii="Calibri" w:eastAsia="Times New Roman" w:hAnsi="Calibri" w:cs="Calibri"/>
                <w:color w:val="000000"/>
                <w:rPrChange w:id="6551" w:author="Lane, Stefanie" w:date="2023-04-28T12:07:00Z">
                  <w:rPr>
                    <w:ins w:id="6552" w:author="Lane, Stefanie" w:date="2023-04-28T12:07:00Z"/>
                  </w:rPr>
                </w:rPrChange>
              </w:rPr>
              <w:pPrChange w:id="6553" w:author="Lane, Stefanie" w:date="2023-04-28T12:07:00Z">
                <w:pPr>
                  <w:jc w:val="center"/>
                </w:pPr>
              </w:pPrChange>
            </w:pPr>
            <w:ins w:id="6554" w:author="Lane, Stefanie" w:date="2023-04-28T12:07:00Z">
              <w:r w:rsidRPr="00402FFE">
                <w:rPr>
                  <w:rFonts w:ascii="Calibri" w:eastAsia="Times New Roman" w:hAnsi="Calibri" w:cs="Calibri"/>
                  <w:color w:val="000000"/>
                  <w:rPrChange w:id="6555" w:author="Lane, Stefanie" w:date="2023-04-28T12:07:00Z">
                    <w:rPr/>
                  </w:rPrChange>
                </w:rPr>
                <w:t>-32.1</w:t>
              </w:r>
            </w:ins>
          </w:p>
        </w:tc>
      </w:tr>
      <w:tr w:rsidR="00402FFE" w:rsidRPr="00402FFE" w14:paraId="62580617" w14:textId="77777777" w:rsidTr="00402FFE">
        <w:trPr>
          <w:divId w:val="50731576"/>
          <w:trHeight w:val="290"/>
          <w:ins w:id="6556" w:author="Lane, Stefanie" w:date="2023-04-28T12:07:00Z"/>
        </w:trPr>
        <w:tc>
          <w:tcPr>
            <w:tcW w:w="1311" w:type="dxa"/>
            <w:vMerge/>
            <w:tcBorders>
              <w:top w:val="nil"/>
              <w:left w:val="single" w:sz="8" w:space="0" w:color="auto"/>
              <w:bottom w:val="single" w:sz="8" w:space="0" w:color="000000"/>
              <w:right w:val="nil"/>
            </w:tcBorders>
            <w:vAlign w:val="center"/>
            <w:hideMark/>
          </w:tcPr>
          <w:p w14:paraId="04A34C72" w14:textId="77777777" w:rsidR="00402FFE" w:rsidRPr="00402FFE" w:rsidRDefault="00402FFE" w:rsidP="00402FFE">
            <w:pPr>
              <w:spacing w:after="0" w:line="240" w:lineRule="auto"/>
              <w:rPr>
                <w:ins w:id="6557" w:author="Lane, Stefanie" w:date="2023-04-28T12:07:00Z"/>
                <w:rFonts w:ascii="Calibri" w:eastAsia="Times New Roman" w:hAnsi="Calibri" w:cs="Calibri"/>
                <w:color w:val="000000"/>
                <w:rPrChange w:id="6558" w:author="Lane, Stefanie" w:date="2023-04-28T12:07:00Z">
                  <w:rPr>
                    <w:ins w:id="6559" w:author="Lane, Stefanie" w:date="2023-04-28T12:07:00Z"/>
                  </w:rPr>
                </w:rPrChange>
              </w:rPr>
              <w:pPrChange w:id="6560"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7B8571B" w14:textId="77777777" w:rsidR="00402FFE" w:rsidRPr="00402FFE" w:rsidRDefault="00402FFE" w:rsidP="00402FFE">
            <w:pPr>
              <w:spacing w:after="0" w:line="240" w:lineRule="auto"/>
              <w:rPr>
                <w:ins w:id="6561" w:author="Lane, Stefanie" w:date="2023-04-28T12:07:00Z"/>
                <w:rFonts w:ascii="Calibri" w:eastAsia="Times New Roman" w:hAnsi="Calibri" w:cs="Calibri"/>
                <w:color w:val="000000"/>
                <w:rPrChange w:id="6562" w:author="Lane, Stefanie" w:date="2023-04-28T12:07:00Z">
                  <w:rPr>
                    <w:ins w:id="6563" w:author="Lane, Stefanie" w:date="2023-04-28T12:07:00Z"/>
                  </w:rPr>
                </w:rPrChange>
              </w:rPr>
              <w:pPrChange w:id="6564"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5F2684C" w14:textId="77777777" w:rsidR="00402FFE" w:rsidRPr="00402FFE" w:rsidRDefault="00402FFE" w:rsidP="00402FFE">
            <w:pPr>
              <w:spacing w:after="0" w:line="240" w:lineRule="auto"/>
              <w:rPr>
                <w:ins w:id="6565" w:author="Lane, Stefanie" w:date="2023-04-28T12:07:00Z"/>
                <w:rFonts w:ascii="Calibri" w:eastAsia="Times New Roman" w:hAnsi="Calibri" w:cs="Calibri"/>
                <w:i/>
                <w:iCs/>
                <w:color w:val="000000"/>
                <w:rPrChange w:id="6566" w:author="Lane, Stefanie" w:date="2023-04-28T12:07:00Z">
                  <w:rPr>
                    <w:ins w:id="6567" w:author="Lane, Stefanie" w:date="2023-04-28T12:07:00Z"/>
                  </w:rPr>
                </w:rPrChange>
              </w:rPr>
              <w:pPrChange w:id="6568" w:author="Lane, Stefanie" w:date="2023-04-28T12:07:00Z">
                <w:pPr/>
              </w:pPrChange>
            </w:pPr>
            <w:ins w:id="6569" w:author="Lane, Stefanie" w:date="2023-04-28T12:07:00Z">
              <w:r w:rsidRPr="00402FFE">
                <w:rPr>
                  <w:rFonts w:ascii="Calibri" w:eastAsia="Times New Roman" w:hAnsi="Calibri" w:cs="Calibri"/>
                  <w:i/>
                  <w:iCs/>
                  <w:color w:val="000000"/>
                  <w:rPrChange w:id="6570" w:author="Lane, Stefanie" w:date="2023-04-28T12:07:00Z">
                    <w:rPr/>
                  </w:rPrChange>
                </w:rPr>
                <w:t>Menyanthes trifoliata</w:t>
              </w:r>
            </w:ins>
          </w:p>
        </w:tc>
        <w:tc>
          <w:tcPr>
            <w:tcW w:w="869" w:type="dxa"/>
            <w:tcBorders>
              <w:top w:val="single" w:sz="4" w:space="0" w:color="auto"/>
              <w:left w:val="nil"/>
              <w:bottom w:val="single" w:sz="4" w:space="0" w:color="auto"/>
              <w:right w:val="nil"/>
            </w:tcBorders>
            <w:shd w:val="clear" w:color="auto" w:fill="auto"/>
            <w:noWrap/>
            <w:vAlign w:val="bottom"/>
            <w:hideMark/>
          </w:tcPr>
          <w:p w14:paraId="7F97FC01" w14:textId="77777777" w:rsidR="00402FFE" w:rsidRPr="00402FFE" w:rsidRDefault="00402FFE" w:rsidP="00402FFE">
            <w:pPr>
              <w:spacing w:after="0" w:line="240" w:lineRule="auto"/>
              <w:jc w:val="center"/>
              <w:rPr>
                <w:ins w:id="6571" w:author="Lane, Stefanie" w:date="2023-04-28T12:07:00Z"/>
                <w:rFonts w:ascii="Calibri" w:eastAsia="Times New Roman" w:hAnsi="Calibri" w:cs="Calibri"/>
                <w:color w:val="000000"/>
                <w:rPrChange w:id="6572" w:author="Lane, Stefanie" w:date="2023-04-28T12:07:00Z">
                  <w:rPr>
                    <w:ins w:id="6573" w:author="Lane, Stefanie" w:date="2023-04-28T12:07:00Z"/>
                  </w:rPr>
                </w:rPrChange>
              </w:rPr>
              <w:pPrChange w:id="6574" w:author="Lane, Stefanie" w:date="2023-04-28T12:07:00Z">
                <w:pPr>
                  <w:jc w:val="center"/>
                </w:pPr>
              </w:pPrChange>
            </w:pPr>
            <w:ins w:id="6575" w:author="Lane, Stefanie" w:date="2023-04-28T12:07:00Z">
              <w:r w:rsidRPr="00402FFE">
                <w:rPr>
                  <w:rFonts w:ascii="Calibri" w:eastAsia="Times New Roman" w:hAnsi="Calibri" w:cs="Calibri"/>
                  <w:color w:val="000000"/>
                  <w:rPrChange w:id="6576" w:author="Lane, Stefanie" w:date="2023-04-28T12:07:00Z">
                    <w:rPr/>
                  </w:rPrChange>
                </w:rPr>
                <w:t>3.84</w:t>
              </w:r>
            </w:ins>
          </w:p>
        </w:tc>
        <w:tc>
          <w:tcPr>
            <w:tcW w:w="990" w:type="dxa"/>
            <w:tcBorders>
              <w:top w:val="single" w:sz="4" w:space="0" w:color="auto"/>
              <w:left w:val="nil"/>
              <w:bottom w:val="single" w:sz="4" w:space="0" w:color="auto"/>
              <w:right w:val="nil"/>
            </w:tcBorders>
            <w:shd w:val="clear" w:color="auto" w:fill="auto"/>
            <w:noWrap/>
            <w:vAlign w:val="bottom"/>
            <w:hideMark/>
          </w:tcPr>
          <w:p w14:paraId="04ABAEC0" w14:textId="77777777" w:rsidR="00402FFE" w:rsidRPr="00402FFE" w:rsidRDefault="00402FFE" w:rsidP="00402FFE">
            <w:pPr>
              <w:spacing w:after="0" w:line="240" w:lineRule="auto"/>
              <w:jc w:val="center"/>
              <w:rPr>
                <w:ins w:id="6577" w:author="Lane, Stefanie" w:date="2023-04-28T12:07:00Z"/>
                <w:rFonts w:ascii="Calibri" w:eastAsia="Times New Roman" w:hAnsi="Calibri" w:cs="Calibri"/>
                <w:color w:val="000000"/>
                <w:rPrChange w:id="6578" w:author="Lane, Stefanie" w:date="2023-04-28T12:07:00Z">
                  <w:rPr>
                    <w:ins w:id="6579" w:author="Lane, Stefanie" w:date="2023-04-28T12:07:00Z"/>
                  </w:rPr>
                </w:rPrChange>
              </w:rPr>
              <w:pPrChange w:id="6580" w:author="Lane, Stefanie" w:date="2023-04-28T12:07:00Z">
                <w:pPr>
                  <w:jc w:val="center"/>
                </w:pPr>
              </w:pPrChange>
            </w:pPr>
            <w:ins w:id="6581" w:author="Lane, Stefanie" w:date="2023-04-28T12:07:00Z">
              <w:r w:rsidRPr="00402FFE">
                <w:rPr>
                  <w:rFonts w:ascii="Calibri" w:eastAsia="Times New Roman" w:hAnsi="Calibri" w:cs="Calibri"/>
                  <w:color w:val="000000"/>
                  <w:rPrChange w:id="6582" w:author="Lane, Stefanie" w:date="2023-04-28T12:07:00Z">
                    <w:rPr/>
                  </w:rPrChange>
                </w:rPr>
                <w:t>3.06</w:t>
              </w:r>
            </w:ins>
          </w:p>
        </w:tc>
        <w:tc>
          <w:tcPr>
            <w:tcW w:w="810" w:type="dxa"/>
            <w:tcBorders>
              <w:top w:val="single" w:sz="4" w:space="0" w:color="auto"/>
              <w:left w:val="nil"/>
              <w:bottom w:val="single" w:sz="4" w:space="0" w:color="auto"/>
              <w:right w:val="nil"/>
            </w:tcBorders>
            <w:shd w:val="clear" w:color="auto" w:fill="auto"/>
            <w:noWrap/>
            <w:vAlign w:val="bottom"/>
            <w:hideMark/>
          </w:tcPr>
          <w:p w14:paraId="495B9CF1" w14:textId="77777777" w:rsidR="00402FFE" w:rsidRPr="00402FFE" w:rsidRDefault="00402FFE" w:rsidP="00402FFE">
            <w:pPr>
              <w:spacing w:after="0" w:line="240" w:lineRule="auto"/>
              <w:jc w:val="center"/>
              <w:rPr>
                <w:ins w:id="6583" w:author="Lane, Stefanie" w:date="2023-04-28T12:07:00Z"/>
                <w:rFonts w:ascii="Calibri" w:eastAsia="Times New Roman" w:hAnsi="Calibri" w:cs="Calibri"/>
                <w:color w:val="000000"/>
                <w:rPrChange w:id="6584" w:author="Lane, Stefanie" w:date="2023-04-28T12:07:00Z">
                  <w:rPr>
                    <w:ins w:id="6585" w:author="Lane, Stefanie" w:date="2023-04-28T12:07:00Z"/>
                  </w:rPr>
                </w:rPrChange>
              </w:rPr>
              <w:pPrChange w:id="6586" w:author="Lane, Stefanie" w:date="2023-04-28T12:07:00Z">
                <w:pPr>
                  <w:jc w:val="center"/>
                </w:pPr>
              </w:pPrChange>
            </w:pPr>
            <w:ins w:id="6587" w:author="Lane, Stefanie" w:date="2023-04-28T12:07:00Z">
              <w:r w:rsidRPr="00402FFE">
                <w:rPr>
                  <w:rFonts w:ascii="Calibri" w:eastAsia="Times New Roman" w:hAnsi="Calibri" w:cs="Calibri"/>
                  <w:color w:val="000000"/>
                  <w:rPrChange w:id="6588" w:author="Lane, Stefanie" w:date="2023-04-28T12:07:00Z">
                    <w:rPr/>
                  </w:rPrChange>
                </w:rPr>
                <w:t>3.00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A0B54C" w14:textId="77777777" w:rsidR="00402FFE" w:rsidRPr="00402FFE" w:rsidRDefault="00402FFE" w:rsidP="00402FFE">
            <w:pPr>
              <w:spacing w:after="0" w:line="240" w:lineRule="auto"/>
              <w:jc w:val="center"/>
              <w:rPr>
                <w:ins w:id="6589" w:author="Lane, Stefanie" w:date="2023-04-28T12:07:00Z"/>
                <w:rFonts w:ascii="Calibri" w:eastAsia="Times New Roman" w:hAnsi="Calibri" w:cs="Calibri"/>
                <w:color w:val="000000"/>
                <w:rPrChange w:id="6590" w:author="Lane, Stefanie" w:date="2023-04-28T12:07:00Z">
                  <w:rPr>
                    <w:ins w:id="6591" w:author="Lane, Stefanie" w:date="2023-04-28T12:07:00Z"/>
                  </w:rPr>
                </w:rPrChange>
              </w:rPr>
              <w:pPrChange w:id="6592" w:author="Lane, Stefanie" w:date="2023-04-28T12:07:00Z">
                <w:pPr>
                  <w:jc w:val="center"/>
                </w:pPr>
              </w:pPrChange>
            </w:pPr>
            <w:ins w:id="6593" w:author="Lane, Stefanie" w:date="2023-04-28T12:07:00Z">
              <w:r w:rsidRPr="00402FFE">
                <w:rPr>
                  <w:rFonts w:ascii="Calibri" w:eastAsia="Times New Roman" w:hAnsi="Calibri" w:cs="Calibri"/>
                  <w:color w:val="000000"/>
                  <w:rPrChange w:id="6594" w:author="Lane, Stefanie" w:date="2023-04-28T12:07:00Z">
                    <w:rPr/>
                  </w:rPrChange>
                </w:rPr>
                <w:t>-21.9</w:t>
              </w:r>
            </w:ins>
          </w:p>
        </w:tc>
      </w:tr>
      <w:tr w:rsidR="00402FFE" w:rsidRPr="00402FFE" w14:paraId="215DB255" w14:textId="77777777" w:rsidTr="00402FFE">
        <w:trPr>
          <w:divId w:val="50731576"/>
          <w:trHeight w:val="290"/>
          <w:ins w:id="6595" w:author="Lane, Stefanie" w:date="2023-04-28T12:07:00Z"/>
        </w:trPr>
        <w:tc>
          <w:tcPr>
            <w:tcW w:w="1311" w:type="dxa"/>
            <w:vMerge/>
            <w:tcBorders>
              <w:top w:val="nil"/>
              <w:left w:val="single" w:sz="8" w:space="0" w:color="auto"/>
              <w:bottom w:val="single" w:sz="8" w:space="0" w:color="000000"/>
              <w:right w:val="nil"/>
            </w:tcBorders>
            <w:vAlign w:val="center"/>
            <w:hideMark/>
          </w:tcPr>
          <w:p w14:paraId="65EE8642" w14:textId="77777777" w:rsidR="00402FFE" w:rsidRPr="00402FFE" w:rsidRDefault="00402FFE" w:rsidP="00402FFE">
            <w:pPr>
              <w:spacing w:after="0" w:line="240" w:lineRule="auto"/>
              <w:rPr>
                <w:ins w:id="6596" w:author="Lane, Stefanie" w:date="2023-04-28T12:07:00Z"/>
                <w:rFonts w:ascii="Calibri" w:eastAsia="Times New Roman" w:hAnsi="Calibri" w:cs="Calibri"/>
                <w:color w:val="000000"/>
                <w:rPrChange w:id="6597" w:author="Lane, Stefanie" w:date="2023-04-28T12:07:00Z">
                  <w:rPr>
                    <w:ins w:id="6598" w:author="Lane, Stefanie" w:date="2023-04-28T12:07:00Z"/>
                  </w:rPr>
                </w:rPrChange>
              </w:rPr>
              <w:pPrChange w:id="6599"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AA16D05" w14:textId="77777777" w:rsidR="00402FFE" w:rsidRPr="00402FFE" w:rsidRDefault="00402FFE" w:rsidP="00402FFE">
            <w:pPr>
              <w:spacing w:after="0" w:line="240" w:lineRule="auto"/>
              <w:rPr>
                <w:ins w:id="6600" w:author="Lane, Stefanie" w:date="2023-04-28T12:07:00Z"/>
                <w:rFonts w:ascii="Calibri" w:eastAsia="Times New Roman" w:hAnsi="Calibri" w:cs="Calibri"/>
                <w:color w:val="000000"/>
                <w:rPrChange w:id="6601" w:author="Lane, Stefanie" w:date="2023-04-28T12:07:00Z">
                  <w:rPr>
                    <w:ins w:id="6602" w:author="Lane, Stefanie" w:date="2023-04-28T12:07:00Z"/>
                  </w:rPr>
                </w:rPrChange>
              </w:rPr>
              <w:pPrChange w:id="6603" w:author="Lane, Stefanie" w:date="2023-04-28T12:07:00Z">
                <w:pPr/>
              </w:pPrChange>
            </w:pPr>
          </w:p>
        </w:tc>
        <w:tc>
          <w:tcPr>
            <w:tcW w:w="3320" w:type="dxa"/>
            <w:tcBorders>
              <w:top w:val="nil"/>
              <w:left w:val="nil"/>
              <w:bottom w:val="nil"/>
              <w:right w:val="nil"/>
            </w:tcBorders>
            <w:shd w:val="clear" w:color="auto" w:fill="auto"/>
            <w:noWrap/>
            <w:vAlign w:val="bottom"/>
            <w:hideMark/>
          </w:tcPr>
          <w:p w14:paraId="6DE00087" w14:textId="77777777" w:rsidR="00402FFE" w:rsidRPr="00402FFE" w:rsidRDefault="00402FFE" w:rsidP="00402FFE">
            <w:pPr>
              <w:spacing w:after="0" w:line="240" w:lineRule="auto"/>
              <w:rPr>
                <w:ins w:id="6604" w:author="Lane, Stefanie" w:date="2023-04-28T12:07:00Z"/>
                <w:rFonts w:ascii="Calibri" w:eastAsia="Times New Roman" w:hAnsi="Calibri" w:cs="Calibri"/>
                <w:i/>
                <w:iCs/>
                <w:color w:val="000000"/>
                <w:rPrChange w:id="6605" w:author="Lane, Stefanie" w:date="2023-04-28T12:07:00Z">
                  <w:rPr>
                    <w:ins w:id="6606" w:author="Lane, Stefanie" w:date="2023-04-28T12:07:00Z"/>
                  </w:rPr>
                </w:rPrChange>
              </w:rPr>
              <w:pPrChange w:id="6607" w:author="Lane, Stefanie" w:date="2023-04-28T12:07:00Z">
                <w:pPr/>
              </w:pPrChange>
            </w:pPr>
            <w:ins w:id="6608" w:author="Lane, Stefanie" w:date="2023-04-28T12:07:00Z">
              <w:r w:rsidRPr="00402FFE">
                <w:rPr>
                  <w:rFonts w:ascii="Calibri" w:eastAsia="Times New Roman" w:hAnsi="Calibri" w:cs="Calibri"/>
                  <w:i/>
                  <w:iCs/>
                  <w:color w:val="000000"/>
                  <w:rPrChange w:id="6609" w:author="Lane, Stefanie" w:date="2023-04-28T12:07:00Z">
                    <w:rPr/>
                  </w:rPrChange>
                </w:rPr>
                <w:t>Lysimachia thyrsiflora</w:t>
              </w:r>
            </w:ins>
          </w:p>
        </w:tc>
        <w:tc>
          <w:tcPr>
            <w:tcW w:w="869" w:type="dxa"/>
            <w:tcBorders>
              <w:top w:val="nil"/>
              <w:left w:val="nil"/>
              <w:bottom w:val="nil"/>
              <w:right w:val="nil"/>
            </w:tcBorders>
            <w:shd w:val="clear" w:color="auto" w:fill="auto"/>
            <w:noWrap/>
            <w:vAlign w:val="bottom"/>
            <w:hideMark/>
          </w:tcPr>
          <w:p w14:paraId="45811F39" w14:textId="77777777" w:rsidR="00402FFE" w:rsidRPr="00402FFE" w:rsidRDefault="00402FFE" w:rsidP="00402FFE">
            <w:pPr>
              <w:spacing w:after="0" w:line="240" w:lineRule="auto"/>
              <w:jc w:val="center"/>
              <w:rPr>
                <w:ins w:id="6610" w:author="Lane, Stefanie" w:date="2023-04-28T12:07:00Z"/>
                <w:rFonts w:ascii="Calibri" w:eastAsia="Times New Roman" w:hAnsi="Calibri" w:cs="Calibri"/>
                <w:color w:val="000000"/>
                <w:rPrChange w:id="6611" w:author="Lane, Stefanie" w:date="2023-04-28T12:07:00Z">
                  <w:rPr>
                    <w:ins w:id="6612" w:author="Lane, Stefanie" w:date="2023-04-28T12:07:00Z"/>
                  </w:rPr>
                </w:rPrChange>
              </w:rPr>
              <w:pPrChange w:id="6613" w:author="Lane, Stefanie" w:date="2023-04-28T12:07:00Z">
                <w:pPr>
                  <w:jc w:val="center"/>
                </w:pPr>
              </w:pPrChange>
            </w:pPr>
            <w:ins w:id="6614" w:author="Lane, Stefanie" w:date="2023-04-28T12:07:00Z">
              <w:r w:rsidRPr="00402FFE">
                <w:rPr>
                  <w:rFonts w:ascii="Calibri" w:eastAsia="Times New Roman" w:hAnsi="Calibri" w:cs="Calibri"/>
                  <w:color w:val="000000"/>
                  <w:rPrChange w:id="6615" w:author="Lane, Stefanie" w:date="2023-04-28T12:07:00Z">
                    <w:rPr/>
                  </w:rPrChange>
                </w:rPr>
                <w:t>0.53</w:t>
              </w:r>
            </w:ins>
          </w:p>
        </w:tc>
        <w:tc>
          <w:tcPr>
            <w:tcW w:w="990" w:type="dxa"/>
            <w:tcBorders>
              <w:top w:val="nil"/>
              <w:left w:val="nil"/>
              <w:bottom w:val="nil"/>
              <w:right w:val="nil"/>
            </w:tcBorders>
            <w:shd w:val="clear" w:color="auto" w:fill="auto"/>
            <w:noWrap/>
            <w:vAlign w:val="bottom"/>
            <w:hideMark/>
          </w:tcPr>
          <w:p w14:paraId="0597A201" w14:textId="77777777" w:rsidR="00402FFE" w:rsidRPr="00402FFE" w:rsidRDefault="00402FFE" w:rsidP="00402FFE">
            <w:pPr>
              <w:spacing w:after="0" w:line="240" w:lineRule="auto"/>
              <w:jc w:val="center"/>
              <w:rPr>
                <w:ins w:id="6616" w:author="Lane, Stefanie" w:date="2023-04-28T12:07:00Z"/>
                <w:rFonts w:ascii="Calibri" w:eastAsia="Times New Roman" w:hAnsi="Calibri" w:cs="Calibri"/>
                <w:color w:val="000000"/>
                <w:rPrChange w:id="6617" w:author="Lane, Stefanie" w:date="2023-04-28T12:07:00Z">
                  <w:rPr>
                    <w:ins w:id="6618" w:author="Lane, Stefanie" w:date="2023-04-28T12:07:00Z"/>
                  </w:rPr>
                </w:rPrChange>
              </w:rPr>
              <w:pPrChange w:id="6619" w:author="Lane, Stefanie" w:date="2023-04-28T12:07:00Z">
                <w:pPr>
                  <w:jc w:val="center"/>
                </w:pPr>
              </w:pPrChange>
            </w:pPr>
            <w:ins w:id="6620" w:author="Lane, Stefanie" w:date="2023-04-28T12:07:00Z">
              <w:r w:rsidRPr="00402FFE">
                <w:rPr>
                  <w:rFonts w:ascii="Calibri" w:eastAsia="Times New Roman" w:hAnsi="Calibri" w:cs="Calibri"/>
                  <w:color w:val="000000"/>
                  <w:rPrChange w:id="6621" w:author="Lane, Stefanie" w:date="2023-04-28T12:07:00Z">
                    <w:rPr/>
                  </w:rPrChange>
                </w:rPr>
                <w:t>0.22</w:t>
              </w:r>
            </w:ins>
          </w:p>
        </w:tc>
        <w:tc>
          <w:tcPr>
            <w:tcW w:w="810" w:type="dxa"/>
            <w:tcBorders>
              <w:top w:val="nil"/>
              <w:left w:val="nil"/>
              <w:bottom w:val="nil"/>
              <w:right w:val="nil"/>
            </w:tcBorders>
            <w:shd w:val="clear" w:color="auto" w:fill="auto"/>
            <w:noWrap/>
            <w:vAlign w:val="bottom"/>
            <w:hideMark/>
          </w:tcPr>
          <w:p w14:paraId="252EC11A" w14:textId="77777777" w:rsidR="00402FFE" w:rsidRPr="00402FFE" w:rsidRDefault="00402FFE" w:rsidP="00402FFE">
            <w:pPr>
              <w:spacing w:after="0" w:line="240" w:lineRule="auto"/>
              <w:jc w:val="center"/>
              <w:rPr>
                <w:ins w:id="6622" w:author="Lane, Stefanie" w:date="2023-04-28T12:07:00Z"/>
                <w:rFonts w:ascii="Calibri" w:eastAsia="Times New Roman" w:hAnsi="Calibri" w:cs="Calibri"/>
                <w:color w:val="000000"/>
                <w:rPrChange w:id="6623" w:author="Lane, Stefanie" w:date="2023-04-28T12:07:00Z">
                  <w:rPr>
                    <w:ins w:id="6624" w:author="Lane, Stefanie" w:date="2023-04-28T12:07:00Z"/>
                  </w:rPr>
                </w:rPrChange>
              </w:rPr>
              <w:pPrChange w:id="6625" w:author="Lane, Stefanie" w:date="2023-04-28T12:07:00Z">
                <w:pPr>
                  <w:jc w:val="center"/>
                </w:pPr>
              </w:pPrChange>
            </w:pPr>
            <w:ins w:id="6626" w:author="Lane, Stefanie" w:date="2023-04-28T12:07:00Z">
              <w:r w:rsidRPr="00402FFE">
                <w:rPr>
                  <w:rFonts w:ascii="Calibri" w:eastAsia="Times New Roman" w:hAnsi="Calibri" w:cs="Calibri"/>
                  <w:color w:val="000000"/>
                  <w:rPrChange w:id="6627" w:author="Lane, Stefanie" w:date="2023-04-28T12:07:00Z">
                    <w:rPr/>
                  </w:rPrChange>
                </w:rPr>
                <w:t>0.57</w:t>
              </w:r>
            </w:ins>
          </w:p>
        </w:tc>
        <w:tc>
          <w:tcPr>
            <w:tcW w:w="1710" w:type="dxa"/>
            <w:tcBorders>
              <w:top w:val="nil"/>
              <w:left w:val="nil"/>
              <w:bottom w:val="nil"/>
              <w:right w:val="single" w:sz="8" w:space="0" w:color="auto"/>
            </w:tcBorders>
            <w:shd w:val="clear" w:color="auto" w:fill="auto"/>
            <w:noWrap/>
            <w:vAlign w:val="bottom"/>
            <w:hideMark/>
          </w:tcPr>
          <w:p w14:paraId="0DB2D9E4" w14:textId="77777777" w:rsidR="00402FFE" w:rsidRPr="00402FFE" w:rsidRDefault="00402FFE" w:rsidP="00402FFE">
            <w:pPr>
              <w:spacing w:after="0" w:line="240" w:lineRule="auto"/>
              <w:jc w:val="center"/>
              <w:rPr>
                <w:ins w:id="6628" w:author="Lane, Stefanie" w:date="2023-04-28T12:07:00Z"/>
                <w:rFonts w:ascii="Calibri" w:eastAsia="Times New Roman" w:hAnsi="Calibri" w:cs="Calibri"/>
                <w:color w:val="000000"/>
                <w:rPrChange w:id="6629" w:author="Lane, Stefanie" w:date="2023-04-28T12:07:00Z">
                  <w:rPr>
                    <w:ins w:id="6630" w:author="Lane, Stefanie" w:date="2023-04-28T12:07:00Z"/>
                  </w:rPr>
                </w:rPrChange>
              </w:rPr>
              <w:pPrChange w:id="6631" w:author="Lane, Stefanie" w:date="2023-04-28T12:07:00Z">
                <w:pPr>
                  <w:jc w:val="center"/>
                </w:pPr>
              </w:pPrChange>
            </w:pPr>
            <w:ins w:id="6632" w:author="Lane, Stefanie" w:date="2023-04-28T12:07:00Z">
              <w:r w:rsidRPr="00402FFE">
                <w:rPr>
                  <w:rFonts w:ascii="Calibri" w:eastAsia="Times New Roman" w:hAnsi="Calibri" w:cs="Calibri"/>
                  <w:color w:val="000000"/>
                  <w:rPrChange w:id="6633" w:author="Lane, Stefanie" w:date="2023-04-28T12:07:00Z">
                    <w:rPr/>
                  </w:rPrChange>
                </w:rPr>
                <w:t>8.6</w:t>
              </w:r>
            </w:ins>
          </w:p>
        </w:tc>
      </w:tr>
      <w:tr w:rsidR="00402FFE" w:rsidRPr="00402FFE" w14:paraId="0B414D84" w14:textId="77777777" w:rsidTr="00402FFE">
        <w:trPr>
          <w:divId w:val="50731576"/>
          <w:trHeight w:val="290"/>
          <w:ins w:id="6634" w:author="Lane, Stefanie" w:date="2023-04-28T12:07:00Z"/>
        </w:trPr>
        <w:tc>
          <w:tcPr>
            <w:tcW w:w="1311" w:type="dxa"/>
            <w:vMerge/>
            <w:tcBorders>
              <w:top w:val="nil"/>
              <w:left w:val="single" w:sz="8" w:space="0" w:color="auto"/>
              <w:bottom w:val="single" w:sz="8" w:space="0" w:color="000000"/>
              <w:right w:val="nil"/>
            </w:tcBorders>
            <w:vAlign w:val="center"/>
            <w:hideMark/>
          </w:tcPr>
          <w:p w14:paraId="228F2AB1" w14:textId="77777777" w:rsidR="00402FFE" w:rsidRPr="00402FFE" w:rsidRDefault="00402FFE" w:rsidP="00402FFE">
            <w:pPr>
              <w:spacing w:after="0" w:line="240" w:lineRule="auto"/>
              <w:rPr>
                <w:ins w:id="6635" w:author="Lane, Stefanie" w:date="2023-04-28T12:07:00Z"/>
                <w:rFonts w:ascii="Calibri" w:eastAsia="Times New Roman" w:hAnsi="Calibri" w:cs="Calibri"/>
                <w:color w:val="000000"/>
                <w:rPrChange w:id="6636" w:author="Lane, Stefanie" w:date="2023-04-28T12:07:00Z">
                  <w:rPr>
                    <w:ins w:id="6637" w:author="Lane, Stefanie" w:date="2023-04-28T12:07:00Z"/>
                  </w:rPr>
                </w:rPrChange>
              </w:rPr>
              <w:pPrChange w:id="6638"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9658A89" w14:textId="77777777" w:rsidR="00402FFE" w:rsidRPr="00402FFE" w:rsidRDefault="00402FFE" w:rsidP="00402FFE">
            <w:pPr>
              <w:spacing w:after="0" w:line="240" w:lineRule="auto"/>
              <w:rPr>
                <w:ins w:id="6639" w:author="Lane, Stefanie" w:date="2023-04-28T12:07:00Z"/>
                <w:rFonts w:ascii="Calibri" w:eastAsia="Times New Roman" w:hAnsi="Calibri" w:cs="Calibri"/>
                <w:color w:val="000000"/>
                <w:rPrChange w:id="6640" w:author="Lane, Stefanie" w:date="2023-04-28T12:07:00Z">
                  <w:rPr>
                    <w:ins w:id="6641" w:author="Lane, Stefanie" w:date="2023-04-28T12:07:00Z"/>
                  </w:rPr>
                </w:rPrChange>
              </w:rPr>
              <w:pPrChange w:id="6642"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780997C" w14:textId="77777777" w:rsidR="00402FFE" w:rsidRPr="00402FFE" w:rsidRDefault="00402FFE" w:rsidP="00402FFE">
            <w:pPr>
              <w:spacing w:after="0" w:line="240" w:lineRule="auto"/>
              <w:rPr>
                <w:ins w:id="6643" w:author="Lane, Stefanie" w:date="2023-04-28T12:07:00Z"/>
                <w:rFonts w:ascii="Calibri" w:eastAsia="Times New Roman" w:hAnsi="Calibri" w:cs="Calibri"/>
                <w:i/>
                <w:iCs/>
                <w:color w:val="000000"/>
                <w:rPrChange w:id="6644" w:author="Lane, Stefanie" w:date="2023-04-28T12:07:00Z">
                  <w:rPr>
                    <w:ins w:id="6645" w:author="Lane, Stefanie" w:date="2023-04-28T12:07:00Z"/>
                  </w:rPr>
                </w:rPrChange>
              </w:rPr>
              <w:pPrChange w:id="6646" w:author="Lane, Stefanie" w:date="2023-04-28T12:07:00Z">
                <w:pPr/>
              </w:pPrChange>
            </w:pPr>
            <w:ins w:id="6647" w:author="Lane, Stefanie" w:date="2023-04-28T12:07:00Z">
              <w:r w:rsidRPr="00402FFE">
                <w:rPr>
                  <w:rFonts w:ascii="Calibri" w:eastAsia="Times New Roman" w:hAnsi="Calibri" w:cs="Calibri"/>
                  <w:i/>
                  <w:iCs/>
                  <w:color w:val="000000"/>
                  <w:rPrChange w:id="6648" w:author="Lane, Stefanie" w:date="2023-04-28T12:07:00Z">
                    <w:rPr/>
                  </w:rPrChange>
                </w:rPr>
                <w:t>Juncus articulatus</w:t>
              </w:r>
            </w:ins>
          </w:p>
        </w:tc>
        <w:tc>
          <w:tcPr>
            <w:tcW w:w="869" w:type="dxa"/>
            <w:tcBorders>
              <w:top w:val="single" w:sz="4" w:space="0" w:color="auto"/>
              <w:left w:val="nil"/>
              <w:bottom w:val="single" w:sz="4" w:space="0" w:color="auto"/>
              <w:right w:val="nil"/>
            </w:tcBorders>
            <w:shd w:val="clear" w:color="auto" w:fill="auto"/>
            <w:noWrap/>
            <w:vAlign w:val="bottom"/>
            <w:hideMark/>
          </w:tcPr>
          <w:p w14:paraId="1B8D2395" w14:textId="77777777" w:rsidR="00402FFE" w:rsidRPr="00402FFE" w:rsidRDefault="00402FFE" w:rsidP="00402FFE">
            <w:pPr>
              <w:spacing w:after="0" w:line="240" w:lineRule="auto"/>
              <w:jc w:val="center"/>
              <w:rPr>
                <w:ins w:id="6649" w:author="Lane, Stefanie" w:date="2023-04-28T12:07:00Z"/>
                <w:rFonts w:ascii="Calibri" w:eastAsia="Times New Roman" w:hAnsi="Calibri" w:cs="Calibri"/>
                <w:color w:val="000000"/>
                <w:rPrChange w:id="6650" w:author="Lane, Stefanie" w:date="2023-04-28T12:07:00Z">
                  <w:rPr>
                    <w:ins w:id="6651" w:author="Lane, Stefanie" w:date="2023-04-28T12:07:00Z"/>
                  </w:rPr>
                </w:rPrChange>
              </w:rPr>
              <w:pPrChange w:id="6652" w:author="Lane, Stefanie" w:date="2023-04-28T12:07:00Z">
                <w:pPr>
                  <w:jc w:val="center"/>
                </w:pPr>
              </w:pPrChange>
            </w:pPr>
            <w:ins w:id="6653" w:author="Lane, Stefanie" w:date="2023-04-28T12:07:00Z">
              <w:r w:rsidRPr="00402FFE">
                <w:rPr>
                  <w:rFonts w:ascii="Calibri" w:eastAsia="Times New Roman" w:hAnsi="Calibri" w:cs="Calibri"/>
                  <w:color w:val="000000"/>
                  <w:rPrChange w:id="6654" w:author="Lane, Stefanie" w:date="2023-04-28T12:07:00Z">
                    <w:rPr/>
                  </w:rPrChange>
                </w:rPr>
                <w:t>0.26</w:t>
              </w:r>
            </w:ins>
          </w:p>
        </w:tc>
        <w:tc>
          <w:tcPr>
            <w:tcW w:w="990" w:type="dxa"/>
            <w:tcBorders>
              <w:top w:val="single" w:sz="4" w:space="0" w:color="auto"/>
              <w:left w:val="nil"/>
              <w:bottom w:val="single" w:sz="4" w:space="0" w:color="auto"/>
              <w:right w:val="nil"/>
            </w:tcBorders>
            <w:shd w:val="clear" w:color="auto" w:fill="auto"/>
            <w:noWrap/>
            <w:vAlign w:val="bottom"/>
            <w:hideMark/>
          </w:tcPr>
          <w:p w14:paraId="109AD696" w14:textId="77777777" w:rsidR="00402FFE" w:rsidRPr="00402FFE" w:rsidRDefault="00402FFE" w:rsidP="00402FFE">
            <w:pPr>
              <w:spacing w:after="0" w:line="240" w:lineRule="auto"/>
              <w:jc w:val="center"/>
              <w:rPr>
                <w:ins w:id="6655" w:author="Lane, Stefanie" w:date="2023-04-28T12:07:00Z"/>
                <w:rFonts w:ascii="Calibri" w:eastAsia="Times New Roman" w:hAnsi="Calibri" w:cs="Calibri"/>
                <w:color w:val="000000"/>
                <w:rPrChange w:id="6656" w:author="Lane, Stefanie" w:date="2023-04-28T12:07:00Z">
                  <w:rPr>
                    <w:ins w:id="6657" w:author="Lane, Stefanie" w:date="2023-04-28T12:07:00Z"/>
                  </w:rPr>
                </w:rPrChange>
              </w:rPr>
              <w:pPrChange w:id="6658" w:author="Lane, Stefanie" w:date="2023-04-28T12:07:00Z">
                <w:pPr>
                  <w:jc w:val="center"/>
                </w:pPr>
              </w:pPrChange>
            </w:pPr>
            <w:ins w:id="6659" w:author="Lane, Stefanie" w:date="2023-04-28T12:07:00Z">
              <w:r w:rsidRPr="00402FFE">
                <w:rPr>
                  <w:rFonts w:ascii="Calibri" w:eastAsia="Times New Roman" w:hAnsi="Calibri" w:cs="Calibri"/>
                  <w:color w:val="000000"/>
                  <w:rPrChange w:id="6660" w:author="Lane, Stefanie" w:date="2023-04-28T12:07:00Z">
                    <w:rPr/>
                  </w:rPrChange>
                </w:rPr>
                <w:t>0.39</w:t>
              </w:r>
            </w:ins>
          </w:p>
        </w:tc>
        <w:tc>
          <w:tcPr>
            <w:tcW w:w="810" w:type="dxa"/>
            <w:tcBorders>
              <w:top w:val="single" w:sz="4" w:space="0" w:color="auto"/>
              <w:left w:val="nil"/>
              <w:bottom w:val="single" w:sz="4" w:space="0" w:color="auto"/>
              <w:right w:val="nil"/>
            </w:tcBorders>
            <w:shd w:val="clear" w:color="auto" w:fill="auto"/>
            <w:noWrap/>
            <w:vAlign w:val="bottom"/>
            <w:hideMark/>
          </w:tcPr>
          <w:p w14:paraId="1F26E899" w14:textId="77777777" w:rsidR="00402FFE" w:rsidRPr="00402FFE" w:rsidRDefault="00402FFE" w:rsidP="00402FFE">
            <w:pPr>
              <w:spacing w:after="0" w:line="240" w:lineRule="auto"/>
              <w:jc w:val="center"/>
              <w:rPr>
                <w:ins w:id="6661" w:author="Lane, Stefanie" w:date="2023-04-28T12:07:00Z"/>
                <w:rFonts w:ascii="Calibri" w:eastAsia="Times New Roman" w:hAnsi="Calibri" w:cs="Calibri"/>
                <w:color w:val="000000"/>
                <w:rPrChange w:id="6662" w:author="Lane, Stefanie" w:date="2023-04-28T12:07:00Z">
                  <w:rPr>
                    <w:ins w:id="6663" w:author="Lane, Stefanie" w:date="2023-04-28T12:07:00Z"/>
                  </w:rPr>
                </w:rPrChange>
              </w:rPr>
              <w:pPrChange w:id="6664" w:author="Lane, Stefanie" w:date="2023-04-28T12:07:00Z">
                <w:pPr>
                  <w:jc w:val="center"/>
                </w:pPr>
              </w:pPrChange>
            </w:pPr>
            <w:ins w:id="6665" w:author="Lane, Stefanie" w:date="2023-04-28T12:07:00Z">
              <w:r w:rsidRPr="00402FFE">
                <w:rPr>
                  <w:rFonts w:ascii="Calibri" w:eastAsia="Times New Roman" w:hAnsi="Calibri" w:cs="Calibri"/>
                  <w:color w:val="000000"/>
                  <w:rPrChange w:id="6666" w:author="Lane, Stefanie" w:date="2023-04-28T12:07:00Z">
                    <w:rPr/>
                  </w:rPrChange>
                </w:rPr>
                <w:t>0.29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2B60096" w14:textId="77777777" w:rsidR="00402FFE" w:rsidRPr="00402FFE" w:rsidRDefault="00402FFE" w:rsidP="00402FFE">
            <w:pPr>
              <w:spacing w:after="0" w:line="240" w:lineRule="auto"/>
              <w:jc w:val="center"/>
              <w:rPr>
                <w:ins w:id="6667" w:author="Lane, Stefanie" w:date="2023-04-28T12:07:00Z"/>
                <w:rFonts w:ascii="Calibri" w:eastAsia="Times New Roman" w:hAnsi="Calibri" w:cs="Calibri"/>
                <w:color w:val="000000"/>
                <w:rPrChange w:id="6668" w:author="Lane, Stefanie" w:date="2023-04-28T12:07:00Z">
                  <w:rPr>
                    <w:ins w:id="6669" w:author="Lane, Stefanie" w:date="2023-04-28T12:07:00Z"/>
                  </w:rPr>
                </w:rPrChange>
              </w:rPr>
              <w:pPrChange w:id="6670" w:author="Lane, Stefanie" w:date="2023-04-28T12:07:00Z">
                <w:pPr>
                  <w:jc w:val="center"/>
                </w:pPr>
              </w:pPrChange>
            </w:pPr>
            <w:ins w:id="6671" w:author="Lane, Stefanie" w:date="2023-04-28T12:07:00Z">
              <w:r w:rsidRPr="00402FFE">
                <w:rPr>
                  <w:rFonts w:ascii="Calibri" w:eastAsia="Times New Roman" w:hAnsi="Calibri" w:cs="Calibri"/>
                  <w:color w:val="000000"/>
                  <w:rPrChange w:id="6672" w:author="Lane, Stefanie" w:date="2023-04-28T12:07:00Z">
                    <w:rPr/>
                  </w:rPrChange>
                </w:rPr>
                <w:t>8.6</w:t>
              </w:r>
            </w:ins>
          </w:p>
        </w:tc>
      </w:tr>
      <w:tr w:rsidR="00402FFE" w:rsidRPr="00402FFE" w14:paraId="0319200B" w14:textId="77777777" w:rsidTr="00402FFE">
        <w:trPr>
          <w:divId w:val="50731576"/>
          <w:trHeight w:val="290"/>
          <w:ins w:id="6673" w:author="Lane, Stefanie" w:date="2023-04-28T12:07:00Z"/>
        </w:trPr>
        <w:tc>
          <w:tcPr>
            <w:tcW w:w="1311" w:type="dxa"/>
            <w:vMerge/>
            <w:tcBorders>
              <w:top w:val="nil"/>
              <w:left w:val="single" w:sz="8" w:space="0" w:color="auto"/>
              <w:bottom w:val="single" w:sz="8" w:space="0" w:color="000000"/>
              <w:right w:val="nil"/>
            </w:tcBorders>
            <w:vAlign w:val="center"/>
            <w:hideMark/>
          </w:tcPr>
          <w:p w14:paraId="63477E51" w14:textId="77777777" w:rsidR="00402FFE" w:rsidRPr="00402FFE" w:rsidRDefault="00402FFE" w:rsidP="00402FFE">
            <w:pPr>
              <w:spacing w:after="0" w:line="240" w:lineRule="auto"/>
              <w:rPr>
                <w:ins w:id="6674" w:author="Lane, Stefanie" w:date="2023-04-28T12:07:00Z"/>
                <w:rFonts w:ascii="Calibri" w:eastAsia="Times New Roman" w:hAnsi="Calibri" w:cs="Calibri"/>
                <w:color w:val="000000"/>
                <w:rPrChange w:id="6675" w:author="Lane, Stefanie" w:date="2023-04-28T12:07:00Z">
                  <w:rPr>
                    <w:ins w:id="6676" w:author="Lane, Stefanie" w:date="2023-04-28T12:07:00Z"/>
                  </w:rPr>
                </w:rPrChange>
              </w:rPr>
              <w:pPrChange w:id="6677"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8C5E090" w14:textId="77777777" w:rsidR="00402FFE" w:rsidRPr="00402FFE" w:rsidRDefault="00402FFE" w:rsidP="00402FFE">
            <w:pPr>
              <w:spacing w:after="0" w:line="240" w:lineRule="auto"/>
              <w:rPr>
                <w:ins w:id="6678" w:author="Lane, Stefanie" w:date="2023-04-28T12:07:00Z"/>
                <w:rFonts w:ascii="Calibri" w:eastAsia="Times New Roman" w:hAnsi="Calibri" w:cs="Calibri"/>
                <w:color w:val="000000"/>
                <w:rPrChange w:id="6679" w:author="Lane, Stefanie" w:date="2023-04-28T12:07:00Z">
                  <w:rPr>
                    <w:ins w:id="6680" w:author="Lane, Stefanie" w:date="2023-04-28T12:07:00Z"/>
                  </w:rPr>
                </w:rPrChange>
              </w:rPr>
              <w:pPrChange w:id="6681" w:author="Lane, Stefanie" w:date="2023-04-28T12:07:00Z">
                <w:pPr/>
              </w:pPrChange>
            </w:pPr>
          </w:p>
        </w:tc>
        <w:tc>
          <w:tcPr>
            <w:tcW w:w="3320" w:type="dxa"/>
            <w:tcBorders>
              <w:top w:val="nil"/>
              <w:left w:val="nil"/>
              <w:bottom w:val="nil"/>
              <w:right w:val="nil"/>
            </w:tcBorders>
            <w:shd w:val="clear" w:color="auto" w:fill="auto"/>
            <w:noWrap/>
            <w:vAlign w:val="bottom"/>
            <w:hideMark/>
          </w:tcPr>
          <w:p w14:paraId="6A44C6CE" w14:textId="77777777" w:rsidR="00402FFE" w:rsidRPr="00402FFE" w:rsidRDefault="00402FFE" w:rsidP="00402FFE">
            <w:pPr>
              <w:spacing w:after="0" w:line="240" w:lineRule="auto"/>
              <w:rPr>
                <w:ins w:id="6682" w:author="Lane, Stefanie" w:date="2023-04-28T12:07:00Z"/>
                <w:rFonts w:ascii="Calibri" w:eastAsia="Times New Roman" w:hAnsi="Calibri" w:cs="Calibri"/>
                <w:i/>
                <w:iCs/>
                <w:color w:val="000000"/>
                <w:rPrChange w:id="6683" w:author="Lane, Stefanie" w:date="2023-04-28T12:07:00Z">
                  <w:rPr>
                    <w:ins w:id="6684" w:author="Lane, Stefanie" w:date="2023-04-28T12:07:00Z"/>
                  </w:rPr>
                </w:rPrChange>
              </w:rPr>
              <w:pPrChange w:id="6685" w:author="Lane, Stefanie" w:date="2023-04-28T12:07:00Z">
                <w:pPr/>
              </w:pPrChange>
            </w:pPr>
            <w:ins w:id="6686" w:author="Lane, Stefanie" w:date="2023-04-28T12:07:00Z">
              <w:r w:rsidRPr="00402FFE">
                <w:rPr>
                  <w:rFonts w:ascii="Calibri" w:eastAsia="Times New Roman" w:hAnsi="Calibri" w:cs="Calibri"/>
                  <w:i/>
                  <w:iCs/>
                  <w:color w:val="000000"/>
                  <w:rPrChange w:id="6687" w:author="Lane, Stefanie" w:date="2023-04-28T12:07:00Z">
                    <w:rPr/>
                  </w:rPrChange>
                </w:rPr>
                <w:t>Sidalcia hendersonii</w:t>
              </w:r>
            </w:ins>
          </w:p>
        </w:tc>
        <w:tc>
          <w:tcPr>
            <w:tcW w:w="869" w:type="dxa"/>
            <w:tcBorders>
              <w:top w:val="nil"/>
              <w:left w:val="nil"/>
              <w:bottom w:val="nil"/>
              <w:right w:val="nil"/>
            </w:tcBorders>
            <w:shd w:val="clear" w:color="auto" w:fill="auto"/>
            <w:noWrap/>
            <w:vAlign w:val="bottom"/>
            <w:hideMark/>
          </w:tcPr>
          <w:p w14:paraId="6B8BCC83" w14:textId="77777777" w:rsidR="00402FFE" w:rsidRPr="00402FFE" w:rsidRDefault="00402FFE" w:rsidP="00402FFE">
            <w:pPr>
              <w:spacing w:after="0" w:line="240" w:lineRule="auto"/>
              <w:jc w:val="center"/>
              <w:rPr>
                <w:ins w:id="6688" w:author="Lane, Stefanie" w:date="2023-04-28T12:07:00Z"/>
                <w:rFonts w:ascii="Calibri" w:eastAsia="Times New Roman" w:hAnsi="Calibri" w:cs="Calibri"/>
                <w:color w:val="000000"/>
                <w:rPrChange w:id="6689" w:author="Lane, Stefanie" w:date="2023-04-28T12:07:00Z">
                  <w:rPr>
                    <w:ins w:id="6690" w:author="Lane, Stefanie" w:date="2023-04-28T12:07:00Z"/>
                  </w:rPr>
                </w:rPrChange>
              </w:rPr>
              <w:pPrChange w:id="6691" w:author="Lane, Stefanie" w:date="2023-04-28T12:07:00Z">
                <w:pPr>
                  <w:jc w:val="center"/>
                </w:pPr>
              </w:pPrChange>
            </w:pPr>
            <w:ins w:id="6692" w:author="Lane, Stefanie" w:date="2023-04-28T12:07:00Z">
              <w:r w:rsidRPr="00402FFE">
                <w:rPr>
                  <w:rFonts w:ascii="Calibri" w:eastAsia="Times New Roman" w:hAnsi="Calibri" w:cs="Calibri"/>
                  <w:color w:val="000000"/>
                  <w:rPrChange w:id="6693" w:author="Lane, Stefanie" w:date="2023-04-28T12:07:00Z">
                    <w:rPr/>
                  </w:rPrChange>
                </w:rPr>
                <w:t>0.05</w:t>
              </w:r>
            </w:ins>
          </w:p>
        </w:tc>
        <w:tc>
          <w:tcPr>
            <w:tcW w:w="990" w:type="dxa"/>
            <w:tcBorders>
              <w:top w:val="nil"/>
              <w:left w:val="nil"/>
              <w:bottom w:val="nil"/>
              <w:right w:val="nil"/>
            </w:tcBorders>
            <w:shd w:val="clear" w:color="auto" w:fill="auto"/>
            <w:noWrap/>
            <w:vAlign w:val="bottom"/>
            <w:hideMark/>
          </w:tcPr>
          <w:p w14:paraId="6D31AB35" w14:textId="77777777" w:rsidR="00402FFE" w:rsidRPr="00402FFE" w:rsidRDefault="00402FFE" w:rsidP="00402FFE">
            <w:pPr>
              <w:spacing w:after="0" w:line="240" w:lineRule="auto"/>
              <w:jc w:val="center"/>
              <w:rPr>
                <w:ins w:id="6694" w:author="Lane, Stefanie" w:date="2023-04-28T12:07:00Z"/>
                <w:rFonts w:ascii="Calibri" w:eastAsia="Times New Roman" w:hAnsi="Calibri" w:cs="Calibri"/>
                <w:color w:val="000000"/>
                <w:rPrChange w:id="6695" w:author="Lane, Stefanie" w:date="2023-04-28T12:07:00Z">
                  <w:rPr>
                    <w:ins w:id="6696" w:author="Lane, Stefanie" w:date="2023-04-28T12:07:00Z"/>
                  </w:rPr>
                </w:rPrChange>
              </w:rPr>
              <w:pPrChange w:id="6697" w:author="Lane, Stefanie" w:date="2023-04-28T12:07:00Z">
                <w:pPr>
                  <w:jc w:val="center"/>
                </w:pPr>
              </w:pPrChange>
            </w:pPr>
            <w:ins w:id="6698" w:author="Lane, Stefanie" w:date="2023-04-28T12:07:00Z">
              <w:r w:rsidRPr="00402FFE">
                <w:rPr>
                  <w:rFonts w:ascii="Calibri" w:eastAsia="Times New Roman" w:hAnsi="Calibri" w:cs="Calibri"/>
                  <w:color w:val="000000"/>
                  <w:rPrChange w:id="6699"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25820691" w14:textId="77777777" w:rsidR="00402FFE" w:rsidRPr="00402FFE" w:rsidRDefault="00402FFE" w:rsidP="00402FFE">
            <w:pPr>
              <w:spacing w:after="0" w:line="240" w:lineRule="auto"/>
              <w:jc w:val="center"/>
              <w:rPr>
                <w:ins w:id="6700" w:author="Lane, Stefanie" w:date="2023-04-28T12:07:00Z"/>
                <w:rFonts w:ascii="Calibri" w:eastAsia="Times New Roman" w:hAnsi="Calibri" w:cs="Calibri"/>
                <w:color w:val="000000"/>
                <w:rPrChange w:id="6701" w:author="Lane, Stefanie" w:date="2023-04-28T12:07:00Z">
                  <w:rPr>
                    <w:ins w:id="6702" w:author="Lane, Stefanie" w:date="2023-04-28T12:07:00Z"/>
                  </w:rPr>
                </w:rPrChange>
              </w:rPr>
              <w:pPrChange w:id="6703" w:author="Lane, Stefanie" w:date="2023-04-28T12:07:00Z">
                <w:pPr>
                  <w:jc w:val="center"/>
                </w:pPr>
              </w:pPrChange>
            </w:pPr>
            <w:ins w:id="6704" w:author="Lane, Stefanie" w:date="2023-04-28T12:07:00Z">
              <w:r w:rsidRPr="00402FFE">
                <w:rPr>
                  <w:rFonts w:ascii="Calibri" w:eastAsia="Times New Roman" w:hAnsi="Calibri" w:cs="Calibri"/>
                  <w:color w:val="000000"/>
                  <w:rPrChange w:id="6705" w:author="Lane, Stefanie" w:date="2023-04-28T12:07:00Z">
                    <w:rPr/>
                  </w:rPrChange>
                </w:rPr>
                <w:t>0.07</w:t>
              </w:r>
            </w:ins>
          </w:p>
        </w:tc>
        <w:tc>
          <w:tcPr>
            <w:tcW w:w="1710" w:type="dxa"/>
            <w:tcBorders>
              <w:top w:val="nil"/>
              <w:left w:val="nil"/>
              <w:bottom w:val="nil"/>
              <w:right w:val="single" w:sz="8" w:space="0" w:color="auto"/>
            </w:tcBorders>
            <w:shd w:val="clear" w:color="auto" w:fill="auto"/>
            <w:noWrap/>
            <w:vAlign w:val="bottom"/>
            <w:hideMark/>
          </w:tcPr>
          <w:p w14:paraId="0842BB53" w14:textId="77777777" w:rsidR="00402FFE" w:rsidRPr="00402FFE" w:rsidRDefault="00402FFE" w:rsidP="00402FFE">
            <w:pPr>
              <w:spacing w:after="0" w:line="240" w:lineRule="auto"/>
              <w:jc w:val="center"/>
              <w:rPr>
                <w:ins w:id="6706" w:author="Lane, Stefanie" w:date="2023-04-28T12:07:00Z"/>
                <w:rFonts w:ascii="Calibri" w:eastAsia="Times New Roman" w:hAnsi="Calibri" w:cs="Calibri"/>
                <w:color w:val="000000"/>
                <w:rPrChange w:id="6707" w:author="Lane, Stefanie" w:date="2023-04-28T12:07:00Z">
                  <w:rPr>
                    <w:ins w:id="6708" w:author="Lane, Stefanie" w:date="2023-04-28T12:07:00Z"/>
                  </w:rPr>
                </w:rPrChange>
              </w:rPr>
              <w:pPrChange w:id="6709" w:author="Lane, Stefanie" w:date="2023-04-28T12:07:00Z">
                <w:pPr>
                  <w:jc w:val="center"/>
                </w:pPr>
              </w:pPrChange>
            </w:pPr>
            <w:ins w:id="6710" w:author="Lane, Stefanie" w:date="2023-04-28T12:07:00Z">
              <w:r w:rsidRPr="00402FFE">
                <w:rPr>
                  <w:rFonts w:ascii="Calibri" w:eastAsia="Times New Roman" w:hAnsi="Calibri" w:cs="Calibri"/>
                  <w:color w:val="000000"/>
                  <w:rPrChange w:id="6711" w:author="Lane, Stefanie" w:date="2023-04-28T12:07:00Z">
                    <w:rPr/>
                  </w:rPrChange>
                </w:rPr>
                <w:t>35.7</w:t>
              </w:r>
            </w:ins>
          </w:p>
        </w:tc>
      </w:tr>
      <w:tr w:rsidR="00402FFE" w:rsidRPr="00402FFE" w14:paraId="2C2137EA" w14:textId="77777777" w:rsidTr="00402FFE">
        <w:trPr>
          <w:divId w:val="50731576"/>
          <w:trHeight w:val="290"/>
          <w:ins w:id="6712" w:author="Lane, Stefanie" w:date="2023-04-28T12:07:00Z"/>
        </w:trPr>
        <w:tc>
          <w:tcPr>
            <w:tcW w:w="1311" w:type="dxa"/>
            <w:vMerge/>
            <w:tcBorders>
              <w:top w:val="nil"/>
              <w:left w:val="single" w:sz="8" w:space="0" w:color="auto"/>
              <w:bottom w:val="single" w:sz="8" w:space="0" w:color="000000"/>
              <w:right w:val="nil"/>
            </w:tcBorders>
            <w:vAlign w:val="center"/>
            <w:hideMark/>
          </w:tcPr>
          <w:p w14:paraId="75EF0502" w14:textId="77777777" w:rsidR="00402FFE" w:rsidRPr="00402FFE" w:rsidRDefault="00402FFE" w:rsidP="00402FFE">
            <w:pPr>
              <w:spacing w:after="0" w:line="240" w:lineRule="auto"/>
              <w:rPr>
                <w:ins w:id="6713" w:author="Lane, Stefanie" w:date="2023-04-28T12:07:00Z"/>
                <w:rFonts w:ascii="Calibri" w:eastAsia="Times New Roman" w:hAnsi="Calibri" w:cs="Calibri"/>
                <w:color w:val="000000"/>
                <w:rPrChange w:id="6714" w:author="Lane, Stefanie" w:date="2023-04-28T12:07:00Z">
                  <w:rPr>
                    <w:ins w:id="6715" w:author="Lane, Stefanie" w:date="2023-04-28T12:07:00Z"/>
                  </w:rPr>
                </w:rPrChange>
              </w:rPr>
              <w:pPrChange w:id="6716"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DA014B6" w14:textId="77777777" w:rsidR="00402FFE" w:rsidRPr="00402FFE" w:rsidRDefault="00402FFE" w:rsidP="00402FFE">
            <w:pPr>
              <w:spacing w:after="0" w:line="240" w:lineRule="auto"/>
              <w:rPr>
                <w:ins w:id="6717" w:author="Lane, Stefanie" w:date="2023-04-28T12:07:00Z"/>
                <w:rFonts w:ascii="Calibri" w:eastAsia="Times New Roman" w:hAnsi="Calibri" w:cs="Calibri"/>
                <w:color w:val="000000"/>
                <w:rPrChange w:id="6718" w:author="Lane, Stefanie" w:date="2023-04-28T12:07:00Z">
                  <w:rPr>
                    <w:ins w:id="6719" w:author="Lane, Stefanie" w:date="2023-04-28T12:07:00Z"/>
                  </w:rPr>
                </w:rPrChange>
              </w:rPr>
              <w:pPrChange w:id="6720"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1478C1E" w14:textId="77777777" w:rsidR="00402FFE" w:rsidRPr="00402FFE" w:rsidRDefault="00402FFE" w:rsidP="00402FFE">
            <w:pPr>
              <w:spacing w:after="0" w:line="240" w:lineRule="auto"/>
              <w:rPr>
                <w:ins w:id="6721" w:author="Lane, Stefanie" w:date="2023-04-28T12:07:00Z"/>
                <w:rFonts w:ascii="Calibri" w:eastAsia="Times New Roman" w:hAnsi="Calibri" w:cs="Calibri"/>
                <w:i/>
                <w:iCs/>
                <w:color w:val="000000"/>
                <w:rPrChange w:id="6722" w:author="Lane, Stefanie" w:date="2023-04-28T12:07:00Z">
                  <w:rPr>
                    <w:ins w:id="6723" w:author="Lane, Stefanie" w:date="2023-04-28T12:07:00Z"/>
                  </w:rPr>
                </w:rPrChange>
              </w:rPr>
              <w:pPrChange w:id="6724" w:author="Lane, Stefanie" w:date="2023-04-28T12:07:00Z">
                <w:pPr/>
              </w:pPrChange>
            </w:pPr>
            <w:ins w:id="6725" w:author="Lane, Stefanie" w:date="2023-04-28T12:07:00Z">
              <w:r w:rsidRPr="00402FFE">
                <w:rPr>
                  <w:rFonts w:ascii="Calibri" w:eastAsia="Times New Roman" w:hAnsi="Calibri" w:cs="Calibri"/>
                  <w:i/>
                  <w:iCs/>
                  <w:color w:val="000000"/>
                  <w:rPrChange w:id="6726" w:author="Lane, Stefanie" w:date="2023-04-28T12:07:00Z">
                    <w:rPr/>
                  </w:rPrChange>
                </w:rPr>
                <w:t>Carex lyngbyei</w:t>
              </w:r>
            </w:ins>
          </w:p>
        </w:tc>
        <w:tc>
          <w:tcPr>
            <w:tcW w:w="869" w:type="dxa"/>
            <w:tcBorders>
              <w:top w:val="single" w:sz="4" w:space="0" w:color="auto"/>
              <w:left w:val="nil"/>
              <w:bottom w:val="single" w:sz="4" w:space="0" w:color="auto"/>
              <w:right w:val="nil"/>
            </w:tcBorders>
            <w:shd w:val="clear" w:color="auto" w:fill="auto"/>
            <w:noWrap/>
            <w:vAlign w:val="bottom"/>
            <w:hideMark/>
          </w:tcPr>
          <w:p w14:paraId="20D73A6F" w14:textId="77777777" w:rsidR="00402FFE" w:rsidRPr="00402FFE" w:rsidRDefault="00402FFE" w:rsidP="00402FFE">
            <w:pPr>
              <w:spacing w:after="0" w:line="240" w:lineRule="auto"/>
              <w:jc w:val="center"/>
              <w:rPr>
                <w:ins w:id="6727" w:author="Lane, Stefanie" w:date="2023-04-28T12:07:00Z"/>
                <w:rFonts w:ascii="Calibri" w:eastAsia="Times New Roman" w:hAnsi="Calibri" w:cs="Calibri"/>
                <w:color w:val="000000"/>
                <w:rPrChange w:id="6728" w:author="Lane, Stefanie" w:date="2023-04-28T12:07:00Z">
                  <w:rPr>
                    <w:ins w:id="6729" w:author="Lane, Stefanie" w:date="2023-04-28T12:07:00Z"/>
                  </w:rPr>
                </w:rPrChange>
              </w:rPr>
              <w:pPrChange w:id="6730" w:author="Lane, Stefanie" w:date="2023-04-28T12:07:00Z">
                <w:pPr>
                  <w:jc w:val="center"/>
                </w:pPr>
              </w:pPrChange>
            </w:pPr>
            <w:ins w:id="6731" w:author="Lane, Stefanie" w:date="2023-04-28T12:07:00Z">
              <w:r w:rsidRPr="00402FFE">
                <w:rPr>
                  <w:rFonts w:ascii="Calibri" w:eastAsia="Times New Roman" w:hAnsi="Calibri" w:cs="Calibri"/>
                  <w:color w:val="000000"/>
                  <w:rPrChange w:id="6732" w:author="Lane, Stefanie" w:date="2023-04-28T12:07:00Z">
                    <w:rPr/>
                  </w:rPrChange>
                </w:rPr>
                <w:t>0.47</w:t>
              </w:r>
            </w:ins>
          </w:p>
        </w:tc>
        <w:tc>
          <w:tcPr>
            <w:tcW w:w="990" w:type="dxa"/>
            <w:tcBorders>
              <w:top w:val="single" w:sz="4" w:space="0" w:color="auto"/>
              <w:left w:val="nil"/>
              <w:bottom w:val="single" w:sz="4" w:space="0" w:color="auto"/>
              <w:right w:val="nil"/>
            </w:tcBorders>
            <w:shd w:val="clear" w:color="auto" w:fill="auto"/>
            <w:noWrap/>
            <w:vAlign w:val="bottom"/>
            <w:hideMark/>
          </w:tcPr>
          <w:p w14:paraId="7BE97E80" w14:textId="77777777" w:rsidR="00402FFE" w:rsidRPr="00402FFE" w:rsidRDefault="00402FFE" w:rsidP="00402FFE">
            <w:pPr>
              <w:spacing w:after="0" w:line="240" w:lineRule="auto"/>
              <w:jc w:val="center"/>
              <w:rPr>
                <w:ins w:id="6733" w:author="Lane, Stefanie" w:date="2023-04-28T12:07:00Z"/>
                <w:rFonts w:ascii="Calibri" w:eastAsia="Times New Roman" w:hAnsi="Calibri" w:cs="Calibri"/>
                <w:color w:val="000000"/>
                <w:rPrChange w:id="6734" w:author="Lane, Stefanie" w:date="2023-04-28T12:07:00Z">
                  <w:rPr>
                    <w:ins w:id="6735" w:author="Lane, Stefanie" w:date="2023-04-28T12:07:00Z"/>
                  </w:rPr>
                </w:rPrChange>
              </w:rPr>
              <w:pPrChange w:id="6736" w:author="Lane, Stefanie" w:date="2023-04-28T12:07:00Z">
                <w:pPr>
                  <w:jc w:val="center"/>
                </w:pPr>
              </w:pPrChange>
            </w:pPr>
            <w:ins w:id="6737" w:author="Lane, Stefanie" w:date="2023-04-28T12:07:00Z">
              <w:r w:rsidRPr="00402FFE">
                <w:rPr>
                  <w:rFonts w:ascii="Calibri" w:eastAsia="Times New Roman" w:hAnsi="Calibri" w:cs="Calibri"/>
                  <w:color w:val="000000"/>
                  <w:rPrChange w:id="6738" w:author="Lane, Stefanie" w:date="2023-04-28T12:07:00Z">
                    <w:rPr/>
                  </w:rPrChange>
                </w:rPr>
                <w:t>0.33</w:t>
              </w:r>
            </w:ins>
          </w:p>
        </w:tc>
        <w:tc>
          <w:tcPr>
            <w:tcW w:w="810" w:type="dxa"/>
            <w:tcBorders>
              <w:top w:val="single" w:sz="4" w:space="0" w:color="auto"/>
              <w:left w:val="nil"/>
              <w:bottom w:val="single" w:sz="4" w:space="0" w:color="auto"/>
              <w:right w:val="nil"/>
            </w:tcBorders>
            <w:shd w:val="clear" w:color="auto" w:fill="auto"/>
            <w:noWrap/>
            <w:vAlign w:val="bottom"/>
            <w:hideMark/>
          </w:tcPr>
          <w:p w14:paraId="47A6EDF5" w14:textId="77777777" w:rsidR="00402FFE" w:rsidRPr="00402FFE" w:rsidRDefault="00402FFE" w:rsidP="00402FFE">
            <w:pPr>
              <w:spacing w:after="0" w:line="240" w:lineRule="auto"/>
              <w:jc w:val="center"/>
              <w:rPr>
                <w:ins w:id="6739" w:author="Lane, Stefanie" w:date="2023-04-28T12:07:00Z"/>
                <w:rFonts w:ascii="Calibri" w:eastAsia="Times New Roman" w:hAnsi="Calibri" w:cs="Calibri"/>
                <w:color w:val="000000"/>
                <w:rPrChange w:id="6740" w:author="Lane, Stefanie" w:date="2023-04-28T12:07:00Z">
                  <w:rPr>
                    <w:ins w:id="6741" w:author="Lane, Stefanie" w:date="2023-04-28T12:07:00Z"/>
                  </w:rPr>
                </w:rPrChange>
              </w:rPr>
              <w:pPrChange w:id="6742" w:author="Lane, Stefanie" w:date="2023-04-28T12:07:00Z">
                <w:pPr>
                  <w:jc w:val="center"/>
                </w:pPr>
              </w:pPrChange>
            </w:pPr>
            <w:ins w:id="6743" w:author="Lane, Stefanie" w:date="2023-04-28T12:07:00Z">
              <w:r w:rsidRPr="00402FFE">
                <w:rPr>
                  <w:rFonts w:ascii="Calibri" w:eastAsia="Times New Roman" w:hAnsi="Calibri" w:cs="Calibri"/>
                  <w:color w:val="000000"/>
                  <w:rPrChange w:id="6744" w:author="Lane, Stefanie" w:date="2023-04-28T12:07:00Z">
                    <w:rPr/>
                  </w:rPrChange>
                </w:rPr>
                <w:t>1.00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A03BAC6" w14:textId="77777777" w:rsidR="00402FFE" w:rsidRPr="00402FFE" w:rsidRDefault="00402FFE" w:rsidP="00402FFE">
            <w:pPr>
              <w:spacing w:after="0" w:line="240" w:lineRule="auto"/>
              <w:jc w:val="center"/>
              <w:rPr>
                <w:ins w:id="6745" w:author="Lane, Stefanie" w:date="2023-04-28T12:07:00Z"/>
                <w:rFonts w:ascii="Calibri" w:eastAsia="Times New Roman" w:hAnsi="Calibri" w:cs="Calibri"/>
                <w:color w:val="000000"/>
                <w:rPrChange w:id="6746" w:author="Lane, Stefanie" w:date="2023-04-28T12:07:00Z">
                  <w:rPr>
                    <w:ins w:id="6747" w:author="Lane, Stefanie" w:date="2023-04-28T12:07:00Z"/>
                  </w:rPr>
                </w:rPrChange>
              </w:rPr>
              <w:pPrChange w:id="6748" w:author="Lane, Stefanie" w:date="2023-04-28T12:07:00Z">
                <w:pPr>
                  <w:jc w:val="center"/>
                </w:pPr>
              </w:pPrChange>
            </w:pPr>
            <w:ins w:id="6749" w:author="Lane, Stefanie" w:date="2023-04-28T12:07:00Z">
              <w:r w:rsidRPr="00402FFE">
                <w:rPr>
                  <w:rFonts w:ascii="Calibri" w:eastAsia="Times New Roman" w:hAnsi="Calibri" w:cs="Calibri"/>
                  <w:color w:val="000000"/>
                  <w:rPrChange w:id="6750" w:author="Lane, Stefanie" w:date="2023-04-28T12:07:00Z">
                    <w:rPr/>
                  </w:rPrChange>
                </w:rPr>
                <w:t>111.1</w:t>
              </w:r>
            </w:ins>
          </w:p>
        </w:tc>
      </w:tr>
      <w:tr w:rsidR="00402FFE" w:rsidRPr="00402FFE" w14:paraId="0D1306AA" w14:textId="77777777" w:rsidTr="00402FFE">
        <w:trPr>
          <w:divId w:val="50731576"/>
          <w:trHeight w:val="290"/>
          <w:ins w:id="6751" w:author="Lane, Stefanie" w:date="2023-04-28T12:07:00Z"/>
        </w:trPr>
        <w:tc>
          <w:tcPr>
            <w:tcW w:w="1311" w:type="dxa"/>
            <w:vMerge/>
            <w:tcBorders>
              <w:top w:val="nil"/>
              <w:left w:val="single" w:sz="8" w:space="0" w:color="auto"/>
              <w:bottom w:val="single" w:sz="8" w:space="0" w:color="000000"/>
              <w:right w:val="nil"/>
            </w:tcBorders>
            <w:vAlign w:val="center"/>
            <w:hideMark/>
          </w:tcPr>
          <w:p w14:paraId="116ADAC3" w14:textId="77777777" w:rsidR="00402FFE" w:rsidRPr="00402FFE" w:rsidRDefault="00402FFE" w:rsidP="00402FFE">
            <w:pPr>
              <w:spacing w:after="0" w:line="240" w:lineRule="auto"/>
              <w:rPr>
                <w:ins w:id="6752" w:author="Lane, Stefanie" w:date="2023-04-28T12:07:00Z"/>
                <w:rFonts w:ascii="Calibri" w:eastAsia="Times New Roman" w:hAnsi="Calibri" w:cs="Calibri"/>
                <w:color w:val="000000"/>
                <w:rPrChange w:id="6753" w:author="Lane, Stefanie" w:date="2023-04-28T12:07:00Z">
                  <w:rPr>
                    <w:ins w:id="6754" w:author="Lane, Stefanie" w:date="2023-04-28T12:07:00Z"/>
                  </w:rPr>
                </w:rPrChange>
              </w:rPr>
              <w:pPrChange w:id="675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B571AA5" w14:textId="77777777" w:rsidR="00402FFE" w:rsidRPr="00402FFE" w:rsidRDefault="00402FFE" w:rsidP="00402FFE">
            <w:pPr>
              <w:spacing w:after="0" w:line="240" w:lineRule="auto"/>
              <w:rPr>
                <w:ins w:id="6756" w:author="Lane, Stefanie" w:date="2023-04-28T12:07:00Z"/>
                <w:rFonts w:ascii="Calibri" w:eastAsia="Times New Roman" w:hAnsi="Calibri" w:cs="Calibri"/>
                <w:color w:val="000000"/>
                <w:rPrChange w:id="6757" w:author="Lane, Stefanie" w:date="2023-04-28T12:07:00Z">
                  <w:rPr>
                    <w:ins w:id="6758" w:author="Lane, Stefanie" w:date="2023-04-28T12:07:00Z"/>
                  </w:rPr>
                </w:rPrChange>
              </w:rPr>
              <w:pPrChange w:id="6759" w:author="Lane, Stefanie" w:date="2023-04-28T12:07:00Z">
                <w:pPr/>
              </w:pPrChange>
            </w:pPr>
          </w:p>
        </w:tc>
        <w:tc>
          <w:tcPr>
            <w:tcW w:w="3320" w:type="dxa"/>
            <w:tcBorders>
              <w:top w:val="nil"/>
              <w:left w:val="nil"/>
              <w:bottom w:val="nil"/>
              <w:right w:val="nil"/>
            </w:tcBorders>
            <w:shd w:val="clear" w:color="auto" w:fill="auto"/>
            <w:noWrap/>
            <w:vAlign w:val="bottom"/>
            <w:hideMark/>
          </w:tcPr>
          <w:p w14:paraId="67A6016F" w14:textId="77777777" w:rsidR="00402FFE" w:rsidRPr="00402FFE" w:rsidRDefault="00402FFE" w:rsidP="00402FFE">
            <w:pPr>
              <w:spacing w:after="0" w:line="240" w:lineRule="auto"/>
              <w:rPr>
                <w:ins w:id="6760" w:author="Lane, Stefanie" w:date="2023-04-28T12:07:00Z"/>
                <w:rFonts w:ascii="Calibri" w:eastAsia="Times New Roman" w:hAnsi="Calibri" w:cs="Calibri"/>
                <w:i/>
                <w:iCs/>
                <w:color w:val="000000"/>
                <w:rPrChange w:id="6761" w:author="Lane, Stefanie" w:date="2023-04-28T12:07:00Z">
                  <w:rPr>
                    <w:ins w:id="6762" w:author="Lane, Stefanie" w:date="2023-04-28T12:07:00Z"/>
                  </w:rPr>
                </w:rPrChange>
              </w:rPr>
              <w:pPrChange w:id="6763" w:author="Lane, Stefanie" w:date="2023-04-28T12:07:00Z">
                <w:pPr/>
              </w:pPrChange>
            </w:pPr>
            <w:ins w:id="6764" w:author="Lane, Stefanie" w:date="2023-04-28T12:07:00Z">
              <w:r w:rsidRPr="00402FFE">
                <w:rPr>
                  <w:rFonts w:ascii="Calibri" w:eastAsia="Times New Roman" w:hAnsi="Calibri" w:cs="Calibri"/>
                  <w:i/>
                  <w:iCs/>
                  <w:color w:val="000000"/>
                  <w:rPrChange w:id="6765" w:author="Lane, Stefanie" w:date="2023-04-28T12:07:00Z">
                    <w:rPr/>
                  </w:rPrChange>
                </w:rPr>
                <w:t>Rumex occidentalis</w:t>
              </w:r>
            </w:ins>
          </w:p>
        </w:tc>
        <w:tc>
          <w:tcPr>
            <w:tcW w:w="869" w:type="dxa"/>
            <w:tcBorders>
              <w:top w:val="nil"/>
              <w:left w:val="nil"/>
              <w:bottom w:val="nil"/>
              <w:right w:val="nil"/>
            </w:tcBorders>
            <w:shd w:val="clear" w:color="auto" w:fill="auto"/>
            <w:noWrap/>
            <w:vAlign w:val="bottom"/>
            <w:hideMark/>
          </w:tcPr>
          <w:p w14:paraId="6691E2D4" w14:textId="77777777" w:rsidR="00402FFE" w:rsidRPr="00402FFE" w:rsidRDefault="00402FFE" w:rsidP="00402FFE">
            <w:pPr>
              <w:spacing w:after="0" w:line="240" w:lineRule="auto"/>
              <w:jc w:val="center"/>
              <w:rPr>
                <w:ins w:id="6766" w:author="Lane, Stefanie" w:date="2023-04-28T12:07:00Z"/>
                <w:rFonts w:ascii="Calibri" w:eastAsia="Times New Roman" w:hAnsi="Calibri" w:cs="Calibri"/>
                <w:color w:val="000000"/>
                <w:rPrChange w:id="6767" w:author="Lane, Stefanie" w:date="2023-04-28T12:07:00Z">
                  <w:rPr>
                    <w:ins w:id="6768" w:author="Lane, Stefanie" w:date="2023-04-28T12:07:00Z"/>
                  </w:rPr>
                </w:rPrChange>
              </w:rPr>
              <w:pPrChange w:id="6769" w:author="Lane, Stefanie" w:date="2023-04-28T12:07:00Z">
                <w:pPr>
                  <w:jc w:val="center"/>
                </w:pPr>
              </w:pPrChange>
            </w:pPr>
            <w:ins w:id="6770" w:author="Lane, Stefanie" w:date="2023-04-28T12:07:00Z">
              <w:r w:rsidRPr="00402FFE">
                <w:rPr>
                  <w:rFonts w:ascii="Calibri" w:eastAsia="Times New Roman" w:hAnsi="Calibri" w:cs="Calibri"/>
                  <w:color w:val="000000"/>
                  <w:rPrChange w:id="6771" w:author="Lane, Stefanie" w:date="2023-04-28T12:07:00Z">
                    <w:rPr/>
                  </w:rPrChange>
                </w:rPr>
                <w:t>0.05</w:t>
              </w:r>
            </w:ins>
          </w:p>
        </w:tc>
        <w:tc>
          <w:tcPr>
            <w:tcW w:w="990" w:type="dxa"/>
            <w:tcBorders>
              <w:top w:val="nil"/>
              <w:left w:val="nil"/>
              <w:bottom w:val="nil"/>
              <w:right w:val="nil"/>
            </w:tcBorders>
            <w:shd w:val="clear" w:color="auto" w:fill="auto"/>
            <w:noWrap/>
            <w:vAlign w:val="bottom"/>
            <w:hideMark/>
          </w:tcPr>
          <w:p w14:paraId="05B7C140" w14:textId="77777777" w:rsidR="00402FFE" w:rsidRPr="00402FFE" w:rsidRDefault="00402FFE" w:rsidP="00402FFE">
            <w:pPr>
              <w:spacing w:after="0" w:line="240" w:lineRule="auto"/>
              <w:jc w:val="center"/>
              <w:rPr>
                <w:ins w:id="6772" w:author="Lane, Stefanie" w:date="2023-04-28T12:07:00Z"/>
                <w:rFonts w:ascii="Calibri" w:eastAsia="Times New Roman" w:hAnsi="Calibri" w:cs="Calibri"/>
                <w:color w:val="000000"/>
                <w:rPrChange w:id="6773" w:author="Lane, Stefanie" w:date="2023-04-28T12:07:00Z">
                  <w:rPr>
                    <w:ins w:id="6774" w:author="Lane, Stefanie" w:date="2023-04-28T12:07:00Z"/>
                  </w:rPr>
                </w:rPrChange>
              </w:rPr>
              <w:pPrChange w:id="6775" w:author="Lane, Stefanie" w:date="2023-04-28T12:07:00Z">
                <w:pPr>
                  <w:jc w:val="center"/>
                </w:pPr>
              </w:pPrChange>
            </w:pPr>
            <w:ins w:id="6776" w:author="Lane, Stefanie" w:date="2023-04-28T12:07:00Z">
              <w:r w:rsidRPr="00402FFE">
                <w:rPr>
                  <w:rFonts w:ascii="Calibri" w:eastAsia="Times New Roman" w:hAnsi="Calibri" w:cs="Calibri"/>
                  <w:color w:val="000000"/>
                  <w:rPrChange w:id="6777" w:author="Lane, Stefanie" w:date="2023-04-28T12:07:00Z">
                    <w:rPr/>
                  </w:rPrChange>
                </w:rPr>
                <w:t>0.11</w:t>
              </w:r>
            </w:ins>
          </w:p>
        </w:tc>
        <w:tc>
          <w:tcPr>
            <w:tcW w:w="810" w:type="dxa"/>
            <w:tcBorders>
              <w:top w:val="nil"/>
              <w:left w:val="nil"/>
              <w:bottom w:val="nil"/>
              <w:right w:val="nil"/>
            </w:tcBorders>
            <w:shd w:val="clear" w:color="auto" w:fill="auto"/>
            <w:noWrap/>
            <w:vAlign w:val="bottom"/>
            <w:hideMark/>
          </w:tcPr>
          <w:p w14:paraId="757D6CBE" w14:textId="77777777" w:rsidR="00402FFE" w:rsidRPr="00402FFE" w:rsidRDefault="00402FFE" w:rsidP="00402FFE">
            <w:pPr>
              <w:spacing w:after="0" w:line="240" w:lineRule="auto"/>
              <w:jc w:val="center"/>
              <w:rPr>
                <w:ins w:id="6778" w:author="Lane, Stefanie" w:date="2023-04-28T12:07:00Z"/>
                <w:rFonts w:ascii="Calibri" w:eastAsia="Times New Roman" w:hAnsi="Calibri" w:cs="Calibri"/>
                <w:color w:val="000000"/>
                <w:rPrChange w:id="6779" w:author="Lane, Stefanie" w:date="2023-04-28T12:07:00Z">
                  <w:rPr>
                    <w:ins w:id="6780" w:author="Lane, Stefanie" w:date="2023-04-28T12:07:00Z"/>
                  </w:rPr>
                </w:rPrChange>
              </w:rPr>
              <w:pPrChange w:id="6781" w:author="Lane, Stefanie" w:date="2023-04-28T12:07:00Z">
                <w:pPr>
                  <w:jc w:val="center"/>
                </w:pPr>
              </w:pPrChange>
            </w:pPr>
            <w:ins w:id="6782" w:author="Lane, Stefanie" w:date="2023-04-28T12:07:00Z">
              <w:r w:rsidRPr="00402FFE">
                <w:rPr>
                  <w:rFonts w:ascii="Calibri" w:eastAsia="Times New Roman" w:hAnsi="Calibri" w:cs="Calibri"/>
                  <w:color w:val="000000"/>
                  <w:rPrChange w:id="6783" w:author="Lane, Stefanie" w:date="2023-04-28T12:07:00Z">
                    <w:rPr/>
                  </w:rPrChange>
                </w:rPr>
                <w:t>0.14</w:t>
              </w:r>
            </w:ins>
          </w:p>
        </w:tc>
        <w:tc>
          <w:tcPr>
            <w:tcW w:w="1710" w:type="dxa"/>
            <w:tcBorders>
              <w:top w:val="nil"/>
              <w:left w:val="nil"/>
              <w:bottom w:val="nil"/>
              <w:right w:val="single" w:sz="8" w:space="0" w:color="auto"/>
            </w:tcBorders>
            <w:shd w:val="clear" w:color="auto" w:fill="auto"/>
            <w:noWrap/>
            <w:vAlign w:val="bottom"/>
            <w:hideMark/>
          </w:tcPr>
          <w:p w14:paraId="67C1B393" w14:textId="77777777" w:rsidR="00402FFE" w:rsidRPr="00402FFE" w:rsidRDefault="00402FFE" w:rsidP="00402FFE">
            <w:pPr>
              <w:spacing w:after="0" w:line="240" w:lineRule="auto"/>
              <w:jc w:val="center"/>
              <w:rPr>
                <w:ins w:id="6784" w:author="Lane, Stefanie" w:date="2023-04-28T12:07:00Z"/>
                <w:rFonts w:ascii="Calibri" w:eastAsia="Times New Roman" w:hAnsi="Calibri" w:cs="Calibri"/>
                <w:color w:val="000000"/>
                <w:rPrChange w:id="6785" w:author="Lane, Stefanie" w:date="2023-04-28T12:07:00Z">
                  <w:rPr>
                    <w:ins w:id="6786" w:author="Lane, Stefanie" w:date="2023-04-28T12:07:00Z"/>
                  </w:rPr>
                </w:rPrChange>
              </w:rPr>
              <w:pPrChange w:id="6787" w:author="Lane, Stefanie" w:date="2023-04-28T12:07:00Z">
                <w:pPr>
                  <w:jc w:val="center"/>
                </w:pPr>
              </w:pPrChange>
            </w:pPr>
            <w:ins w:id="6788" w:author="Lane, Stefanie" w:date="2023-04-28T12:07:00Z">
              <w:r w:rsidRPr="00402FFE">
                <w:rPr>
                  <w:rFonts w:ascii="Calibri" w:eastAsia="Times New Roman" w:hAnsi="Calibri" w:cs="Calibri"/>
                  <w:color w:val="000000"/>
                  <w:rPrChange w:id="6789" w:author="Lane, Stefanie" w:date="2023-04-28T12:07:00Z">
                    <w:rPr/>
                  </w:rPrChange>
                </w:rPr>
                <w:t>171.4</w:t>
              </w:r>
            </w:ins>
          </w:p>
        </w:tc>
      </w:tr>
      <w:tr w:rsidR="00402FFE" w:rsidRPr="00402FFE" w14:paraId="0E53945B" w14:textId="77777777" w:rsidTr="00402FFE">
        <w:trPr>
          <w:divId w:val="50731576"/>
          <w:trHeight w:val="290"/>
          <w:ins w:id="6790" w:author="Lane, Stefanie" w:date="2023-04-28T12:07:00Z"/>
        </w:trPr>
        <w:tc>
          <w:tcPr>
            <w:tcW w:w="1311" w:type="dxa"/>
            <w:vMerge/>
            <w:tcBorders>
              <w:top w:val="nil"/>
              <w:left w:val="single" w:sz="8" w:space="0" w:color="auto"/>
              <w:bottom w:val="single" w:sz="8" w:space="0" w:color="000000"/>
              <w:right w:val="nil"/>
            </w:tcBorders>
            <w:vAlign w:val="center"/>
            <w:hideMark/>
          </w:tcPr>
          <w:p w14:paraId="2DF36FB1" w14:textId="77777777" w:rsidR="00402FFE" w:rsidRPr="00402FFE" w:rsidRDefault="00402FFE" w:rsidP="00402FFE">
            <w:pPr>
              <w:spacing w:after="0" w:line="240" w:lineRule="auto"/>
              <w:rPr>
                <w:ins w:id="6791" w:author="Lane, Stefanie" w:date="2023-04-28T12:07:00Z"/>
                <w:rFonts w:ascii="Calibri" w:eastAsia="Times New Roman" w:hAnsi="Calibri" w:cs="Calibri"/>
                <w:color w:val="000000"/>
                <w:rPrChange w:id="6792" w:author="Lane, Stefanie" w:date="2023-04-28T12:07:00Z">
                  <w:rPr>
                    <w:ins w:id="6793" w:author="Lane, Stefanie" w:date="2023-04-28T12:07:00Z"/>
                  </w:rPr>
                </w:rPrChange>
              </w:rPr>
              <w:pPrChange w:id="6794"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F109B29" w14:textId="77777777" w:rsidR="00402FFE" w:rsidRPr="00402FFE" w:rsidRDefault="00402FFE" w:rsidP="00402FFE">
            <w:pPr>
              <w:spacing w:after="0" w:line="240" w:lineRule="auto"/>
              <w:rPr>
                <w:ins w:id="6795" w:author="Lane, Stefanie" w:date="2023-04-28T12:07:00Z"/>
                <w:rFonts w:ascii="Calibri" w:eastAsia="Times New Roman" w:hAnsi="Calibri" w:cs="Calibri"/>
                <w:color w:val="000000"/>
                <w:rPrChange w:id="6796" w:author="Lane, Stefanie" w:date="2023-04-28T12:07:00Z">
                  <w:rPr>
                    <w:ins w:id="6797" w:author="Lane, Stefanie" w:date="2023-04-28T12:07:00Z"/>
                  </w:rPr>
                </w:rPrChange>
              </w:rPr>
              <w:pPrChange w:id="6798"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B1D6722" w14:textId="77777777" w:rsidR="00402FFE" w:rsidRPr="00402FFE" w:rsidRDefault="00402FFE" w:rsidP="00402FFE">
            <w:pPr>
              <w:spacing w:after="0" w:line="240" w:lineRule="auto"/>
              <w:rPr>
                <w:ins w:id="6799" w:author="Lane, Stefanie" w:date="2023-04-28T12:07:00Z"/>
                <w:rFonts w:ascii="Calibri" w:eastAsia="Times New Roman" w:hAnsi="Calibri" w:cs="Calibri"/>
                <w:i/>
                <w:iCs/>
                <w:color w:val="000000"/>
                <w:rPrChange w:id="6800" w:author="Lane, Stefanie" w:date="2023-04-28T12:07:00Z">
                  <w:rPr>
                    <w:ins w:id="6801" w:author="Lane, Stefanie" w:date="2023-04-28T12:07:00Z"/>
                  </w:rPr>
                </w:rPrChange>
              </w:rPr>
              <w:pPrChange w:id="6802" w:author="Lane, Stefanie" w:date="2023-04-28T12:07:00Z">
                <w:pPr/>
              </w:pPrChange>
            </w:pPr>
            <w:ins w:id="6803" w:author="Lane, Stefanie" w:date="2023-04-28T12:07:00Z">
              <w:r w:rsidRPr="00402FFE">
                <w:rPr>
                  <w:rFonts w:ascii="Calibri" w:eastAsia="Times New Roman" w:hAnsi="Calibri" w:cs="Calibri"/>
                  <w:i/>
                  <w:iCs/>
                  <w:color w:val="000000"/>
                  <w:rPrChange w:id="6804" w:author="Lane, Stefanie" w:date="2023-04-28T12:07:00Z">
                    <w:rPr/>
                  </w:rPrChange>
                </w:rPr>
                <w:t>Potentilla anserina-pacifica</w:t>
              </w:r>
            </w:ins>
          </w:p>
        </w:tc>
        <w:tc>
          <w:tcPr>
            <w:tcW w:w="869" w:type="dxa"/>
            <w:tcBorders>
              <w:top w:val="single" w:sz="4" w:space="0" w:color="auto"/>
              <w:left w:val="nil"/>
              <w:bottom w:val="single" w:sz="4" w:space="0" w:color="auto"/>
              <w:right w:val="nil"/>
            </w:tcBorders>
            <w:shd w:val="clear" w:color="auto" w:fill="auto"/>
            <w:noWrap/>
            <w:vAlign w:val="bottom"/>
            <w:hideMark/>
          </w:tcPr>
          <w:p w14:paraId="620A6B46" w14:textId="77777777" w:rsidR="00402FFE" w:rsidRPr="00402FFE" w:rsidRDefault="00402FFE" w:rsidP="00402FFE">
            <w:pPr>
              <w:spacing w:after="0" w:line="240" w:lineRule="auto"/>
              <w:jc w:val="center"/>
              <w:rPr>
                <w:ins w:id="6805" w:author="Lane, Stefanie" w:date="2023-04-28T12:07:00Z"/>
                <w:rFonts w:ascii="Calibri" w:eastAsia="Times New Roman" w:hAnsi="Calibri" w:cs="Calibri"/>
                <w:color w:val="000000"/>
                <w:rPrChange w:id="6806" w:author="Lane, Stefanie" w:date="2023-04-28T12:07:00Z">
                  <w:rPr>
                    <w:ins w:id="6807" w:author="Lane, Stefanie" w:date="2023-04-28T12:07:00Z"/>
                  </w:rPr>
                </w:rPrChange>
              </w:rPr>
              <w:pPrChange w:id="6808" w:author="Lane, Stefanie" w:date="2023-04-28T12:07:00Z">
                <w:pPr>
                  <w:jc w:val="center"/>
                </w:pPr>
              </w:pPrChange>
            </w:pPr>
            <w:ins w:id="6809" w:author="Lane, Stefanie" w:date="2023-04-28T12:07:00Z">
              <w:r w:rsidRPr="00402FFE">
                <w:rPr>
                  <w:rFonts w:ascii="Calibri" w:eastAsia="Times New Roman" w:hAnsi="Calibri" w:cs="Calibri"/>
                  <w:color w:val="000000"/>
                  <w:rPrChange w:id="6810" w:author="Lane, Stefanie" w:date="2023-04-28T12:07:00Z">
                    <w:rPr/>
                  </w:rPrChange>
                </w:rPr>
                <w:t>0.26</w:t>
              </w:r>
            </w:ins>
          </w:p>
        </w:tc>
        <w:tc>
          <w:tcPr>
            <w:tcW w:w="990" w:type="dxa"/>
            <w:tcBorders>
              <w:top w:val="single" w:sz="4" w:space="0" w:color="auto"/>
              <w:left w:val="nil"/>
              <w:bottom w:val="single" w:sz="4" w:space="0" w:color="auto"/>
              <w:right w:val="nil"/>
            </w:tcBorders>
            <w:shd w:val="clear" w:color="auto" w:fill="auto"/>
            <w:noWrap/>
            <w:vAlign w:val="bottom"/>
            <w:hideMark/>
          </w:tcPr>
          <w:p w14:paraId="44C25A3C" w14:textId="77777777" w:rsidR="00402FFE" w:rsidRPr="00402FFE" w:rsidRDefault="00402FFE" w:rsidP="00402FFE">
            <w:pPr>
              <w:spacing w:after="0" w:line="240" w:lineRule="auto"/>
              <w:jc w:val="center"/>
              <w:rPr>
                <w:ins w:id="6811" w:author="Lane, Stefanie" w:date="2023-04-28T12:07:00Z"/>
                <w:rFonts w:ascii="Calibri" w:eastAsia="Times New Roman" w:hAnsi="Calibri" w:cs="Calibri"/>
                <w:color w:val="000000"/>
                <w:rPrChange w:id="6812" w:author="Lane, Stefanie" w:date="2023-04-28T12:07:00Z">
                  <w:rPr>
                    <w:ins w:id="6813" w:author="Lane, Stefanie" w:date="2023-04-28T12:07:00Z"/>
                  </w:rPr>
                </w:rPrChange>
              </w:rPr>
              <w:pPrChange w:id="6814" w:author="Lane, Stefanie" w:date="2023-04-28T12:07:00Z">
                <w:pPr>
                  <w:jc w:val="center"/>
                </w:pPr>
              </w:pPrChange>
            </w:pPr>
            <w:ins w:id="6815" w:author="Lane, Stefanie" w:date="2023-04-28T12:07:00Z">
              <w:r w:rsidRPr="00402FFE">
                <w:rPr>
                  <w:rFonts w:ascii="Calibri" w:eastAsia="Times New Roman" w:hAnsi="Calibri" w:cs="Calibri"/>
                  <w:color w:val="000000"/>
                  <w:rPrChange w:id="6816" w:author="Lane, Stefanie" w:date="2023-04-28T12:07:00Z">
                    <w:rPr/>
                  </w:rPrChange>
                </w:rPr>
                <w:t>1.00</w:t>
              </w:r>
            </w:ins>
          </w:p>
        </w:tc>
        <w:tc>
          <w:tcPr>
            <w:tcW w:w="810" w:type="dxa"/>
            <w:tcBorders>
              <w:top w:val="single" w:sz="4" w:space="0" w:color="auto"/>
              <w:left w:val="nil"/>
              <w:bottom w:val="single" w:sz="4" w:space="0" w:color="auto"/>
              <w:right w:val="nil"/>
            </w:tcBorders>
            <w:shd w:val="clear" w:color="auto" w:fill="auto"/>
            <w:noWrap/>
            <w:vAlign w:val="bottom"/>
            <w:hideMark/>
          </w:tcPr>
          <w:p w14:paraId="6F0C88A9" w14:textId="77777777" w:rsidR="00402FFE" w:rsidRPr="00402FFE" w:rsidRDefault="00402FFE" w:rsidP="00402FFE">
            <w:pPr>
              <w:spacing w:after="0" w:line="240" w:lineRule="auto"/>
              <w:jc w:val="center"/>
              <w:rPr>
                <w:ins w:id="6817" w:author="Lane, Stefanie" w:date="2023-04-28T12:07:00Z"/>
                <w:rFonts w:ascii="Calibri" w:eastAsia="Times New Roman" w:hAnsi="Calibri" w:cs="Calibri"/>
                <w:color w:val="000000"/>
                <w:rPrChange w:id="6818" w:author="Lane, Stefanie" w:date="2023-04-28T12:07:00Z">
                  <w:rPr>
                    <w:ins w:id="6819" w:author="Lane, Stefanie" w:date="2023-04-28T12:07:00Z"/>
                  </w:rPr>
                </w:rPrChange>
              </w:rPr>
              <w:pPrChange w:id="6820" w:author="Lane, Stefanie" w:date="2023-04-28T12:07:00Z">
                <w:pPr>
                  <w:jc w:val="center"/>
                </w:pPr>
              </w:pPrChange>
            </w:pPr>
            <w:ins w:id="6821" w:author="Lane, Stefanie" w:date="2023-04-28T12:07:00Z">
              <w:r w:rsidRPr="00402FFE">
                <w:rPr>
                  <w:rFonts w:ascii="Calibri" w:eastAsia="Times New Roman" w:hAnsi="Calibri" w:cs="Calibri"/>
                  <w:color w:val="000000"/>
                  <w:rPrChange w:id="6822" w:author="Lane, Stefanie" w:date="2023-04-28T12:07:00Z">
                    <w:rPr/>
                  </w:rPrChange>
                </w:rPr>
                <w:t>1.07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EE3A591" w14:textId="77777777" w:rsidR="00402FFE" w:rsidRPr="00402FFE" w:rsidRDefault="00402FFE" w:rsidP="00402FFE">
            <w:pPr>
              <w:spacing w:after="0" w:line="240" w:lineRule="auto"/>
              <w:jc w:val="center"/>
              <w:rPr>
                <w:ins w:id="6823" w:author="Lane, Stefanie" w:date="2023-04-28T12:07:00Z"/>
                <w:rFonts w:ascii="Calibri" w:eastAsia="Times New Roman" w:hAnsi="Calibri" w:cs="Calibri"/>
                <w:color w:val="000000"/>
                <w:rPrChange w:id="6824" w:author="Lane, Stefanie" w:date="2023-04-28T12:07:00Z">
                  <w:rPr>
                    <w:ins w:id="6825" w:author="Lane, Stefanie" w:date="2023-04-28T12:07:00Z"/>
                  </w:rPr>
                </w:rPrChange>
              </w:rPr>
              <w:pPrChange w:id="6826" w:author="Lane, Stefanie" w:date="2023-04-28T12:07:00Z">
                <w:pPr>
                  <w:jc w:val="center"/>
                </w:pPr>
              </w:pPrChange>
            </w:pPr>
            <w:ins w:id="6827" w:author="Lane, Stefanie" w:date="2023-04-28T12:07:00Z">
              <w:r w:rsidRPr="00402FFE">
                <w:rPr>
                  <w:rFonts w:ascii="Calibri" w:eastAsia="Times New Roman" w:hAnsi="Calibri" w:cs="Calibri"/>
                  <w:color w:val="000000"/>
                  <w:rPrChange w:id="6828" w:author="Lane, Stefanie" w:date="2023-04-28T12:07:00Z">
                    <w:rPr/>
                  </w:rPrChange>
                </w:rPr>
                <w:t>307.1</w:t>
              </w:r>
            </w:ins>
          </w:p>
        </w:tc>
      </w:tr>
      <w:tr w:rsidR="00402FFE" w:rsidRPr="00402FFE" w14:paraId="27F6D869" w14:textId="77777777" w:rsidTr="00402FFE">
        <w:trPr>
          <w:divId w:val="50731576"/>
          <w:trHeight w:val="290"/>
          <w:ins w:id="6829" w:author="Lane, Stefanie" w:date="2023-04-28T12:07:00Z"/>
        </w:trPr>
        <w:tc>
          <w:tcPr>
            <w:tcW w:w="1311" w:type="dxa"/>
            <w:vMerge/>
            <w:tcBorders>
              <w:top w:val="nil"/>
              <w:left w:val="single" w:sz="8" w:space="0" w:color="auto"/>
              <w:bottom w:val="single" w:sz="8" w:space="0" w:color="000000"/>
              <w:right w:val="nil"/>
            </w:tcBorders>
            <w:vAlign w:val="center"/>
            <w:hideMark/>
          </w:tcPr>
          <w:p w14:paraId="376F1105" w14:textId="77777777" w:rsidR="00402FFE" w:rsidRPr="00402FFE" w:rsidRDefault="00402FFE" w:rsidP="00402FFE">
            <w:pPr>
              <w:spacing w:after="0" w:line="240" w:lineRule="auto"/>
              <w:rPr>
                <w:ins w:id="6830" w:author="Lane, Stefanie" w:date="2023-04-28T12:07:00Z"/>
                <w:rFonts w:ascii="Calibri" w:eastAsia="Times New Roman" w:hAnsi="Calibri" w:cs="Calibri"/>
                <w:color w:val="000000"/>
                <w:rPrChange w:id="6831" w:author="Lane, Stefanie" w:date="2023-04-28T12:07:00Z">
                  <w:rPr>
                    <w:ins w:id="6832" w:author="Lane, Stefanie" w:date="2023-04-28T12:07:00Z"/>
                  </w:rPr>
                </w:rPrChange>
              </w:rPr>
              <w:pPrChange w:id="6833"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AECBBDE" w14:textId="77777777" w:rsidR="00402FFE" w:rsidRPr="00402FFE" w:rsidRDefault="00402FFE" w:rsidP="00402FFE">
            <w:pPr>
              <w:spacing w:after="0" w:line="240" w:lineRule="auto"/>
              <w:rPr>
                <w:ins w:id="6834" w:author="Lane, Stefanie" w:date="2023-04-28T12:07:00Z"/>
                <w:rFonts w:ascii="Calibri" w:eastAsia="Times New Roman" w:hAnsi="Calibri" w:cs="Calibri"/>
                <w:color w:val="000000"/>
                <w:rPrChange w:id="6835" w:author="Lane, Stefanie" w:date="2023-04-28T12:07:00Z">
                  <w:rPr>
                    <w:ins w:id="6836" w:author="Lane, Stefanie" w:date="2023-04-28T12:07:00Z"/>
                  </w:rPr>
                </w:rPrChange>
              </w:rPr>
              <w:pPrChange w:id="6837" w:author="Lane, Stefanie" w:date="2023-04-28T12:07:00Z">
                <w:pPr/>
              </w:pPrChange>
            </w:pPr>
          </w:p>
        </w:tc>
        <w:tc>
          <w:tcPr>
            <w:tcW w:w="3320" w:type="dxa"/>
            <w:tcBorders>
              <w:top w:val="nil"/>
              <w:left w:val="nil"/>
              <w:bottom w:val="nil"/>
              <w:right w:val="nil"/>
            </w:tcBorders>
            <w:shd w:val="clear" w:color="auto" w:fill="auto"/>
            <w:noWrap/>
            <w:vAlign w:val="bottom"/>
            <w:hideMark/>
          </w:tcPr>
          <w:p w14:paraId="26EFFF54" w14:textId="77777777" w:rsidR="00402FFE" w:rsidRPr="00402FFE" w:rsidRDefault="00402FFE" w:rsidP="00402FFE">
            <w:pPr>
              <w:spacing w:after="0" w:line="240" w:lineRule="auto"/>
              <w:rPr>
                <w:ins w:id="6838" w:author="Lane, Stefanie" w:date="2023-04-28T12:07:00Z"/>
                <w:rFonts w:ascii="Calibri" w:eastAsia="Times New Roman" w:hAnsi="Calibri" w:cs="Calibri"/>
                <w:i/>
                <w:iCs/>
                <w:color w:val="000000"/>
                <w:rPrChange w:id="6839" w:author="Lane, Stefanie" w:date="2023-04-28T12:07:00Z">
                  <w:rPr>
                    <w:ins w:id="6840" w:author="Lane, Stefanie" w:date="2023-04-28T12:07:00Z"/>
                  </w:rPr>
                </w:rPrChange>
              </w:rPr>
              <w:pPrChange w:id="6841" w:author="Lane, Stefanie" w:date="2023-04-28T12:07:00Z">
                <w:pPr/>
              </w:pPrChange>
            </w:pPr>
            <w:ins w:id="6842" w:author="Lane, Stefanie" w:date="2023-04-28T12:07:00Z">
              <w:r w:rsidRPr="00402FFE">
                <w:rPr>
                  <w:rFonts w:ascii="Calibri" w:eastAsia="Times New Roman" w:hAnsi="Calibri" w:cs="Calibri"/>
                  <w:i/>
                  <w:iCs/>
                  <w:color w:val="000000"/>
                  <w:rPrChange w:id="6843" w:author="Lane, Stefanie" w:date="2023-04-28T12:07:00Z">
                    <w:rPr/>
                  </w:rPrChange>
                </w:rPr>
                <w:t>Equisetum arvense</w:t>
              </w:r>
            </w:ins>
          </w:p>
        </w:tc>
        <w:tc>
          <w:tcPr>
            <w:tcW w:w="869" w:type="dxa"/>
            <w:tcBorders>
              <w:top w:val="nil"/>
              <w:left w:val="nil"/>
              <w:bottom w:val="nil"/>
              <w:right w:val="nil"/>
            </w:tcBorders>
            <w:shd w:val="clear" w:color="auto" w:fill="auto"/>
            <w:noWrap/>
            <w:vAlign w:val="bottom"/>
            <w:hideMark/>
          </w:tcPr>
          <w:p w14:paraId="6022FE86" w14:textId="77777777" w:rsidR="00402FFE" w:rsidRPr="00402FFE" w:rsidRDefault="00402FFE" w:rsidP="00402FFE">
            <w:pPr>
              <w:spacing w:after="0" w:line="240" w:lineRule="auto"/>
              <w:jc w:val="center"/>
              <w:rPr>
                <w:ins w:id="6844" w:author="Lane, Stefanie" w:date="2023-04-28T12:07:00Z"/>
                <w:rFonts w:ascii="Calibri" w:eastAsia="Times New Roman" w:hAnsi="Calibri" w:cs="Calibri"/>
                <w:color w:val="000000"/>
                <w:rPrChange w:id="6845" w:author="Lane, Stefanie" w:date="2023-04-28T12:07:00Z">
                  <w:rPr>
                    <w:ins w:id="6846" w:author="Lane, Stefanie" w:date="2023-04-28T12:07:00Z"/>
                  </w:rPr>
                </w:rPrChange>
              </w:rPr>
              <w:pPrChange w:id="6847" w:author="Lane, Stefanie" w:date="2023-04-28T12:07:00Z">
                <w:pPr>
                  <w:jc w:val="center"/>
                </w:pPr>
              </w:pPrChange>
            </w:pPr>
            <w:ins w:id="6848" w:author="Lane, Stefanie" w:date="2023-04-28T12:07:00Z">
              <w:r w:rsidRPr="00402FFE">
                <w:rPr>
                  <w:rFonts w:ascii="Calibri" w:eastAsia="Times New Roman" w:hAnsi="Calibri" w:cs="Calibri"/>
                  <w:color w:val="000000"/>
                  <w:rPrChange w:id="6849"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398B3FAF" w14:textId="77777777" w:rsidR="00402FFE" w:rsidRPr="00402FFE" w:rsidRDefault="00402FFE" w:rsidP="00402FFE">
            <w:pPr>
              <w:spacing w:after="0" w:line="240" w:lineRule="auto"/>
              <w:jc w:val="center"/>
              <w:rPr>
                <w:ins w:id="6850" w:author="Lane, Stefanie" w:date="2023-04-28T12:07:00Z"/>
                <w:rFonts w:ascii="Calibri" w:eastAsia="Times New Roman" w:hAnsi="Calibri" w:cs="Calibri"/>
                <w:color w:val="000000"/>
                <w:rPrChange w:id="6851" w:author="Lane, Stefanie" w:date="2023-04-28T12:07:00Z">
                  <w:rPr>
                    <w:ins w:id="6852" w:author="Lane, Stefanie" w:date="2023-04-28T12:07:00Z"/>
                  </w:rPr>
                </w:rPrChange>
              </w:rPr>
              <w:pPrChange w:id="6853" w:author="Lane, Stefanie" w:date="2023-04-28T12:07:00Z">
                <w:pPr>
                  <w:jc w:val="center"/>
                </w:pPr>
              </w:pPrChange>
            </w:pPr>
            <w:ins w:id="6854" w:author="Lane, Stefanie" w:date="2023-04-28T12:07:00Z">
              <w:r w:rsidRPr="00402FFE">
                <w:rPr>
                  <w:rFonts w:ascii="Calibri" w:eastAsia="Times New Roman" w:hAnsi="Calibri" w:cs="Calibri"/>
                  <w:color w:val="000000"/>
                  <w:rPrChange w:id="6855"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2E16F0B8" w14:textId="77777777" w:rsidR="00402FFE" w:rsidRPr="00402FFE" w:rsidRDefault="00402FFE" w:rsidP="00402FFE">
            <w:pPr>
              <w:spacing w:after="0" w:line="240" w:lineRule="auto"/>
              <w:jc w:val="center"/>
              <w:rPr>
                <w:ins w:id="6856" w:author="Lane, Stefanie" w:date="2023-04-28T12:07:00Z"/>
                <w:rFonts w:ascii="Calibri" w:eastAsia="Times New Roman" w:hAnsi="Calibri" w:cs="Calibri"/>
                <w:color w:val="000000"/>
                <w:rPrChange w:id="6857" w:author="Lane, Stefanie" w:date="2023-04-28T12:07:00Z">
                  <w:rPr>
                    <w:ins w:id="6858" w:author="Lane, Stefanie" w:date="2023-04-28T12:07:00Z"/>
                  </w:rPr>
                </w:rPrChange>
              </w:rPr>
              <w:pPrChange w:id="6859" w:author="Lane, Stefanie" w:date="2023-04-28T12:07:00Z">
                <w:pPr>
                  <w:jc w:val="center"/>
                </w:pPr>
              </w:pPrChange>
            </w:pPr>
            <w:ins w:id="6860" w:author="Lane, Stefanie" w:date="2023-04-28T12:07:00Z">
              <w:r w:rsidRPr="00402FFE">
                <w:rPr>
                  <w:rFonts w:ascii="Calibri" w:eastAsia="Times New Roman" w:hAnsi="Calibri" w:cs="Calibri"/>
                  <w:color w:val="000000"/>
                  <w:rPrChange w:id="6861" w:author="Lane, Stefanie" w:date="2023-04-28T12:07:00Z">
                    <w:rPr/>
                  </w:rPrChange>
                </w:rPr>
                <w:t>0.64</w:t>
              </w:r>
            </w:ins>
          </w:p>
        </w:tc>
        <w:tc>
          <w:tcPr>
            <w:tcW w:w="1710" w:type="dxa"/>
            <w:tcBorders>
              <w:top w:val="nil"/>
              <w:left w:val="nil"/>
              <w:bottom w:val="nil"/>
              <w:right w:val="single" w:sz="8" w:space="0" w:color="auto"/>
            </w:tcBorders>
            <w:shd w:val="clear" w:color="auto" w:fill="auto"/>
            <w:noWrap/>
            <w:vAlign w:val="bottom"/>
            <w:hideMark/>
          </w:tcPr>
          <w:p w14:paraId="411D9C02" w14:textId="77777777" w:rsidR="00402FFE" w:rsidRPr="00402FFE" w:rsidRDefault="00402FFE" w:rsidP="00402FFE">
            <w:pPr>
              <w:spacing w:after="0" w:line="240" w:lineRule="auto"/>
              <w:jc w:val="center"/>
              <w:rPr>
                <w:ins w:id="6862" w:author="Lane, Stefanie" w:date="2023-04-28T12:07:00Z"/>
                <w:rFonts w:ascii="Calibri" w:eastAsia="Times New Roman" w:hAnsi="Calibri" w:cs="Calibri"/>
                <w:color w:val="000000"/>
                <w:rPrChange w:id="6863" w:author="Lane, Stefanie" w:date="2023-04-28T12:07:00Z">
                  <w:rPr>
                    <w:ins w:id="6864" w:author="Lane, Stefanie" w:date="2023-04-28T12:07:00Z"/>
                  </w:rPr>
                </w:rPrChange>
              </w:rPr>
              <w:pPrChange w:id="6865" w:author="Lane, Stefanie" w:date="2023-04-28T12:07:00Z">
                <w:pPr>
                  <w:jc w:val="center"/>
                </w:pPr>
              </w:pPrChange>
            </w:pPr>
            <w:ins w:id="6866" w:author="Lane, Stefanie" w:date="2023-04-28T12:07:00Z">
              <w:r w:rsidRPr="00402FFE">
                <w:rPr>
                  <w:rFonts w:ascii="Calibri" w:eastAsia="Times New Roman" w:hAnsi="Calibri" w:cs="Calibri"/>
                  <w:color w:val="000000"/>
                  <w:rPrChange w:id="6867" w:author="Lane, Stefanie" w:date="2023-04-28T12:07:00Z">
                    <w:rPr/>
                  </w:rPrChange>
                </w:rPr>
                <w:t>+</w:t>
              </w:r>
            </w:ins>
          </w:p>
        </w:tc>
      </w:tr>
      <w:tr w:rsidR="00402FFE" w:rsidRPr="00402FFE" w14:paraId="0EE83C96" w14:textId="77777777" w:rsidTr="00402FFE">
        <w:trPr>
          <w:divId w:val="50731576"/>
          <w:trHeight w:val="290"/>
          <w:ins w:id="6868" w:author="Lane, Stefanie" w:date="2023-04-28T12:07:00Z"/>
        </w:trPr>
        <w:tc>
          <w:tcPr>
            <w:tcW w:w="1311" w:type="dxa"/>
            <w:vMerge/>
            <w:tcBorders>
              <w:top w:val="nil"/>
              <w:left w:val="single" w:sz="8" w:space="0" w:color="auto"/>
              <w:bottom w:val="single" w:sz="8" w:space="0" w:color="000000"/>
              <w:right w:val="nil"/>
            </w:tcBorders>
            <w:vAlign w:val="center"/>
            <w:hideMark/>
          </w:tcPr>
          <w:p w14:paraId="43D90C43" w14:textId="77777777" w:rsidR="00402FFE" w:rsidRPr="00402FFE" w:rsidRDefault="00402FFE" w:rsidP="00402FFE">
            <w:pPr>
              <w:spacing w:after="0" w:line="240" w:lineRule="auto"/>
              <w:rPr>
                <w:ins w:id="6869" w:author="Lane, Stefanie" w:date="2023-04-28T12:07:00Z"/>
                <w:rFonts w:ascii="Calibri" w:eastAsia="Times New Roman" w:hAnsi="Calibri" w:cs="Calibri"/>
                <w:color w:val="000000"/>
                <w:rPrChange w:id="6870" w:author="Lane, Stefanie" w:date="2023-04-28T12:07:00Z">
                  <w:rPr>
                    <w:ins w:id="6871" w:author="Lane, Stefanie" w:date="2023-04-28T12:07:00Z"/>
                  </w:rPr>
                </w:rPrChange>
              </w:rPr>
              <w:pPrChange w:id="687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8B83131" w14:textId="77777777" w:rsidR="00402FFE" w:rsidRPr="00402FFE" w:rsidRDefault="00402FFE" w:rsidP="00402FFE">
            <w:pPr>
              <w:spacing w:after="0" w:line="240" w:lineRule="auto"/>
              <w:rPr>
                <w:ins w:id="6873" w:author="Lane, Stefanie" w:date="2023-04-28T12:07:00Z"/>
                <w:rFonts w:ascii="Calibri" w:eastAsia="Times New Roman" w:hAnsi="Calibri" w:cs="Calibri"/>
                <w:color w:val="000000"/>
                <w:rPrChange w:id="6874" w:author="Lane, Stefanie" w:date="2023-04-28T12:07:00Z">
                  <w:rPr>
                    <w:ins w:id="6875" w:author="Lane, Stefanie" w:date="2023-04-28T12:07:00Z"/>
                  </w:rPr>
                </w:rPrChange>
              </w:rPr>
              <w:pPrChange w:id="6876"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D44103F" w14:textId="77777777" w:rsidR="00402FFE" w:rsidRPr="00402FFE" w:rsidRDefault="00402FFE" w:rsidP="00402FFE">
            <w:pPr>
              <w:spacing w:after="0" w:line="240" w:lineRule="auto"/>
              <w:rPr>
                <w:ins w:id="6877" w:author="Lane, Stefanie" w:date="2023-04-28T12:07:00Z"/>
                <w:rFonts w:ascii="Calibri" w:eastAsia="Times New Roman" w:hAnsi="Calibri" w:cs="Calibri"/>
                <w:i/>
                <w:iCs/>
                <w:color w:val="000000"/>
                <w:rPrChange w:id="6878" w:author="Lane, Stefanie" w:date="2023-04-28T12:07:00Z">
                  <w:rPr>
                    <w:ins w:id="6879" w:author="Lane, Stefanie" w:date="2023-04-28T12:07:00Z"/>
                  </w:rPr>
                </w:rPrChange>
              </w:rPr>
              <w:pPrChange w:id="6880" w:author="Lane, Stefanie" w:date="2023-04-28T12:07:00Z">
                <w:pPr/>
              </w:pPrChange>
            </w:pPr>
            <w:ins w:id="6881" w:author="Lane, Stefanie" w:date="2023-04-28T12:07:00Z">
              <w:r w:rsidRPr="00402FFE">
                <w:rPr>
                  <w:rFonts w:ascii="Calibri" w:eastAsia="Times New Roman" w:hAnsi="Calibri" w:cs="Calibri"/>
                  <w:i/>
                  <w:iCs/>
                  <w:color w:val="000000"/>
                  <w:rPrChange w:id="6882" w:author="Lane, Stefanie" w:date="2023-04-28T12:07:00Z">
                    <w:rPr/>
                  </w:rPrChange>
                </w:rPr>
                <w:t>Galium trifidum</w:t>
              </w:r>
            </w:ins>
          </w:p>
        </w:tc>
        <w:tc>
          <w:tcPr>
            <w:tcW w:w="869" w:type="dxa"/>
            <w:tcBorders>
              <w:top w:val="single" w:sz="4" w:space="0" w:color="auto"/>
              <w:left w:val="nil"/>
              <w:bottom w:val="single" w:sz="4" w:space="0" w:color="auto"/>
              <w:right w:val="nil"/>
            </w:tcBorders>
            <w:shd w:val="clear" w:color="auto" w:fill="auto"/>
            <w:noWrap/>
            <w:vAlign w:val="bottom"/>
            <w:hideMark/>
          </w:tcPr>
          <w:p w14:paraId="47302D02" w14:textId="77777777" w:rsidR="00402FFE" w:rsidRPr="00402FFE" w:rsidRDefault="00402FFE" w:rsidP="00402FFE">
            <w:pPr>
              <w:spacing w:after="0" w:line="240" w:lineRule="auto"/>
              <w:jc w:val="center"/>
              <w:rPr>
                <w:ins w:id="6883" w:author="Lane, Stefanie" w:date="2023-04-28T12:07:00Z"/>
                <w:rFonts w:ascii="Calibri" w:eastAsia="Times New Roman" w:hAnsi="Calibri" w:cs="Calibri"/>
                <w:color w:val="000000"/>
                <w:rPrChange w:id="6884" w:author="Lane, Stefanie" w:date="2023-04-28T12:07:00Z">
                  <w:rPr>
                    <w:ins w:id="6885" w:author="Lane, Stefanie" w:date="2023-04-28T12:07:00Z"/>
                  </w:rPr>
                </w:rPrChange>
              </w:rPr>
              <w:pPrChange w:id="6886" w:author="Lane, Stefanie" w:date="2023-04-28T12:07:00Z">
                <w:pPr>
                  <w:jc w:val="center"/>
                </w:pPr>
              </w:pPrChange>
            </w:pPr>
            <w:ins w:id="6887" w:author="Lane, Stefanie" w:date="2023-04-28T12:07:00Z">
              <w:r w:rsidRPr="00402FFE">
                <w:rPr>
                  <w:rFonts w:ascii="Calibri" w:eastAsia="Times New Roman" w:hAnsi="Calibri" w:cs="Calibri"/>
                  <w:color w:val="000000"/>
                  <w:rPrChange w:id="6888"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1E3B83B0" w14:textId="77777777" w:rsidR="00402FFE" w:rsidRPr="00402FFE" w:rsidRDefault="00402FFE" w:rsidP="00402FFE">
            <w:pPr>
              <w:spacing w:after="0" w:line="240" w:lineRule="auto"/>
              <w:jc w:val="center"/>
              <w:rPr>
                <w:ins w:id="6889" w:author="Lane, Stefanie" w:date="2023-04-28T12:07:00Z"/>
                <w:rFonts w:ascii="Calibri" w:eastAsia="Times New Roman" w:hAnsi="Calibri" w:cs="Calibri"/>
                <w:color w:val="000000"/>
                <w:rPrChange w:id="6890" w:author="Lane, Stefanie" w:date="2023-04-28T12:07:00Z">
                  <w:rPr>
                    <w:ins w:id="6891" w:author="Lane, Stefanie" w:date="2023-04-28T12:07:00Z"/>
                  </w:rPr>
                </w:rPrChange>
              </w:rPr>
              <w:pPrChange w:id="6892" w:author="Lane, Stefanie" w:date="2023-04-28T12:07:00Z">
                <w:pPr>
                  <w:jc w:val="center"/>
                </w:pPr>
              </w:pPrChange>
            </w:pPr>
            <w:ins w:id="6893" w:author="Lane, Stefanie" w:date="2023-04-28T12:07:00Z">
              <w:r w:rsidRPr="00402FFE">
                <w:rPr>
                  <w:rFonts w:ascii="Calibri" w:eastAsia="Times New Roman" w:hAnsi="Calibri" w:cs="Calibri"/>
                  <w:color w:val="000000"/>
                  <w:rPrChange w:id="6894"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6C37C83B" w14:textId="77777777" w:rsidR="00402FFE" w:rsidRPr="00402FFE" w:rsidRDefault="00402FFE" w:rsidP="00402FFE">
            <w:pPr>
              <w:spacing w:after="0" w:line="240" w:lineRule="auto"/>
              <w:jc w:val="center"/>
              <w:rPr>
                <w:ins w:id="6895" w:author="Lane, Stefanie" w:date="2023-04-28T12:07:00Z"/>
                <w:rFonts w:ascii="Calibri" w:eastAsia="Times New Roman" w:hAnsi="Calibri" w:cs="Calibri"/>
                <w:color w:val="000000"/>
                <w:rPrChange w:id="6896" w:author="Lane, Stefanie" w:date="2023-04-28T12:07:00Z">
                  <w:rPr>
                    <w:ins w:id="6897" w:author="Lane, Stefanie" w:date="2023-04-28T12:07:00Z"/>
                  </w:rPr>
                </w:rPrChange>
              </w:rPr>
              <w:pPrChange w:id="6898" w:author="Lane, Stefanie" w:date="2023-04-28T12:07:00Z">
                <w:pPr>
                  <w:jc w:val="center"/>
                </w:pPr>
              </w:pPrChange>
            </w:pPr>
            <w:ins w:id="6899" w:author="Lane, Stefanie" w:date="2023-04-28T12:07:00Z">
              <w:r w:rsidRPr="00402FFE">
                <w:rPr>
                  <w:rFonts w:ascii="Calibri" w:eastAsia="Times New Roman" w:hAnsi="Calibri" w:cs="Calibri"/>
                  <w:color w:val="000000"/>
                  <w:rPrChange w:id="6900" w:author="Lane, Stefanie" w:date="2023-04-28T12:07:00Z">
                    <w:rPr/>
                  </w:rPrChange>
                </w:rPr>
                <w:t>0.39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0982B6" w14:textId="77777777" w:rsidR="00402FFE" w:rsidRPr="00402FFE" w:rsidRDefault="00402FFE" w:rsidP="00402FFE">
            <w:pPr>
              <w:spacing w:after="0" w:line="240" w:lineRule="auto"/>
              <w:jc w:val="center"/>
              <w:rPr>
                <w:ins w:id="6901" w:author="Lane, Stefanie" w:date="2023-04-28T12:07:00Z"/>
                <w:rFonts w:ascii="Calibri" w:eastAsia="Times New Roman" w:hAnsi="Calibri" w:cs="Calibri"/>
                <w:color w:val="000000"/>
                <w:rPrChange w:id="6902" w:author="Lane, Stefanie" w:date="2023-04-28T12:07:00Z">
                  <w:rPr>
                    <w:ins w:id="6903" w:author="Lane, Stefanie" w:date="2023-04-28T12:07:00Z"/>
                  </w:rPr>
                </w:rPrChange>
              </w:rPr>
              <w:pPrChange w:id="6904" w:author="Lane, Stefanie" w:date="2023-04-28T12:07:00Z">
                <w:pPr>
                  <w:jc w:val="center"/>
                </w:pPr>
              </w:pPrChange>
            </w:pPr>
            <w:ins w:id="6905" w:author="Lane, Stefanie" w:date="2023-04-28T12:07:00Z">
              <w:r w:rsidRPr="00402FFE">
                <w:rPr>
                  <w:rFonts w:ascii="Calibri" w:eastAsia="Times New Roman" w:hAnsi="Calibri" w:cs="Calibri"/>
                  <w:color w:val="000000"/>
                  <w:rPrChange w:id="6906" w:author="Lane, Stefanie" w:date="2023-04-28T12:07:00Z">
                    <w:rPr/>
                  </w:rPrChange>
                </w:rPr>
                <w:t>+</w:t>
              </w:r>
            </w:ins>
          </w:p>
        </w:tc>
      </w:tr>
      <w:tr w:rsidR="00402FFE" w:rsidRPr="00402FFE" w14:paraId="456571BD" w14:textId="77777777" w:rsidTr="00402FFE">
        <w:trPr>
          <w:divId w:val="50731576"/>
          <w:trHeight w:val="290"/>
          <w:ins w:id="6907" w:author="Lane, Stefanie" w:date="2023-04-28T12:07:00Z"/>
        </w:trPr>
        <w:tc>
          <w:tcPr>
            <w:tcW w:w="1311" w:type="dxa"/>
            <w:vMerge/>
            <w:tcBorders>
              <w:top w:val="nil"/>
              <w:left w:val="single" w:sz="8" w:space="0" w:color="auto"/>
              <w:bottom w:val="single" w:sz="8" w:space="0" w:color="000000"/>
              <w:right w:val="nil"/>
            </w:tcBorders>
            <w:vAlign w:val="center"/>
            <w:hideMark/>
          </w:tcPr>
          <w:p w14:paraId="7E69105E" w14:textId="77777777" w:rsidR="00402FFE" w:rsidRPr="00402FFE" w:rsidRDefault="00402FFE" w:rsidP="00402FFE">
            <w:pPr>
              <w:spacing w:after="0" w:line="240" w:lineRule="auto"/>
              <w:rPr>
                <w:ins w:id="6908" w:author="Lane, Stefanie" w:date="2023-04-28T12:07:00Z"/>
                <w:rFonts w:ascii="Calibri" w:eastAsia="Times New Roman" w:hAnsi="Calibri" w:cs="Calibri"/>
                <w:color w:val="000000"/>
                <w:rPrChange w:id="6909" w:author="Lane, Stefanie" w:date="2023-04-28T12:07:00Z">
                  <w:rPr>
                    <w:ins w:id="6910" w:author="Lane, Stefanie" w:date="2023-04-28T12:07:00Z"/>
                  </w:rPr>
                </w:rPrChange>
              </w:rPr>
              <w:pPrChange w:id="6911"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FA5EA19" w14:textId="77777777" w:rsidR="00402FFE" w:rsidRPr="00402FFE" w:rsidRDefault="00402FFE" w:rsidP="00402FFE">
            <w:pPr>
              <w:spacing w:after="0" w:line="240" w:lineRule="auto"/>
              <w:rPr>
                <w:ins w:id="6912" w:author="Lane, Stefanie" w:date="2023-04-28T12:07:00Z"/>
                <w:rFonts w:ascii="Calibri" w:eastAsia="Times New Roman" w:hAnsi="Calibri" w:cs="Calibri"/>
                <w:color w:val="000000"/>
                <w:rPrChange w:id="6913" w:author="Lane, Stefanie" w:date="2023-04-28T12:07:00Z">
                  <w:rPr>
                    <w:ins w:id="6914" w:author="Lane, Stefanie" w:date="2023-04-28T12:07:00Z"/>
                  </w:rPr>
                </w:rPrChange>
              </w:rPr>
              <w:pPrChange w:id="6915" w:author="Lane, Stefanie" w:date="2023-04-28T12:07:00Z">
                <w:pPr/>
              </w:pPrChange>
            </w:pPr>
          </w:p>
        </w:tc>
        <w:tc>
          <w:tcPr>
            <w:tcW w:w="3320" w:type="dxa"/>
            <w:tcBorders>
              <w:top w:val="nil"/>
              <w:left w:val="nil"/>
              <w:bottom w:val="nil"/>
              <w:right w:val="nil"/>
            </w:tcBorders>
            <w:shd w:val="clear" w:color="auto" w:fill="auto"/>
            <w:noWrap/>
            <w:vAlign w:val="bottom"/>
            <w:hideMark/>
          </w:tcPr>
          <w:p w14:paraId="3B1295FA" w14:textId="77777777" w:rsidR="00402FFE" w:rsidRPr="00402FFE" w:rsidRDefault="00402FFE" w:rsidP="00402FFE">
            <w:pPr>
              <w:spacing w:after="0" w:line="240" w:lineRule="auto"/>
              <w:rPr>
                <w:ins w:id="6916" w:author="Lane, Stefanie" w:date="2023-04-28T12:07:00Z"/>
                <w:rFonts w:ascii="Calibri" w:eastAsia="Times New Roman" w:hAnsi="Calibri" w:cs="Calibri"/>
                <w:i/>
                <w:iCs/>
                <w:color w:val="000000"/>
                <w:rPrChange w:id="6917" w:author="Lane, Stefanie" w:date="2023-04-28T12:07:00Z">
                  <w:rPr>
                    <w:ins w:id="6918" w:author="Lane, Stefanie" w:date="2023-04-28T12:07:00Z"/>
                  </w:rPr>
                </w:rPrChange>
              </w:rPr>
              <w:pPrChange w:id="6919" w:author="Lane, Stefanie" w:date="2023-04-28T12:07:00Z">
                <w:pPr/>
              </w:pPrChange>
            </w:pPr>
            <w:ins w:id="6920" w:author="Lane, Stefanie" w:date="2023-04-28T12:07:00Z">
              <w:r w:rsidRPr="00402FFE">
                <w:rPr>
                  <w:rFonts w:ascii="Calibri" w:eastAsia="Times New Roman" w:hAnsi="Calibri" w:cs="Calibri"/>
                  <w:i/>
                  <w:iCs/>
                  <w:color w:val="000000"/>
                  <w:rPrChange w:id="6921" w:author="Lane, Stefanie" w:date="2023-04-28T12:07:00Z">
                    <w:rPr/>
                  </w:rPrChange>
                </w:rPr>
                <w:t>Hypericum scouleri</w:t>
              </w:r>
            </w:ins>
          </w:p>
        </w:tc>
        <w:tc>
          <w:tcPr>
            <w:tcW w:w="869" w:type="dxa"/>
            <w:tcBorders>
              <w:top w:val="nil"/>
              <w:left w:val="nil"/>
              <w:bottom w:val="nil"/>
              <w:right w:val="nil"/>
            </w:tcBorders>
            <w:shd w:val="clear" w:color="auto" w:fill="auto"/>
            <w:noWrap/>
            <w:vAlign w:val="bottom"/>
            <w:hideMark/>
          </w:tcPr>
          <w:p w14:paraId="531069F1" w14:textId="77777777" w:rsidR="00402FFE" w:rsidRPr="00402FFE" w:rsidRDefault="00402FFE" w:rsidP="00402FFE">
            <w:pPr>
              <w:spacing w:after="0" w:line="240" w:lineRule="auto"/>
              <w:jc w:val="center"/>
              <w:rPr>
                <w:ins w:id="6922" w:author="Lane, Stefanie" w:date="2023-04-28T12:07:00Z"/>
                <w:rFonts w:ascii="Calibri" w:eastAsia="Times New Roman" w:hAnsi="Calibri" w:cs="Calibri"/>
                <w:color w:val="000000"/>
                <w:rPrChange w:id="6923" w:author="Lane, Stefanie" w:date="2023-04-28T12:07:00Z">
                  <w:rPr>
                    <w:ins w:id="6924" w:author="Lane, Stefanie" w:date="2023-04-28T12:07:00Z"/>
                  </w:rPr>
                </w:rPrChange>
              </w:rPr>
              <w:pPrChange w:id="6925" w:author="Lane, Stefanie" w:date="2023-04-28T12:07:00Z">
                <w:pPr>
                  <w:jc w:val="center"/>
                </w:pPr>
              </w:pPrChange>
            </w:pPr>
            <w:ins w:id="6926" w:author="Lane, Stefanie" w:date="2023-04-28T12:07:00Z">
              <w:r w:rsidRPr="00402FFE">
                <w:rPr>
                  <w:rFonts w:ascii="Calibri" w:eastAsia="Times New Roman" w:hAnsi="Calibri" w:cs="Calibri"/>
                  <w:color w:val="000000"/>
                  <w:rPrChange w:id="6927"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37BD1F63" w14:textId="77777777" w:rsidR="00402FFE" w:rsidRPr="00402FFE" w:rsidRDefault="00402FFE" w:rsidP="00402FFE">
            <w:pPr>
              <w:spacing w:after="0" w:line="240" w:lineRule="auto"/>
              <w:jc w:val="center"/>
              <w:rPr>
                <w:ins w:id="6928" w:author="Lane, Stefanie" w:date="2023-04-28T12:07:00Z"/>
                <w:rFonts w:ascii="Calibri" w:eastAsia="Times New Roman" w:hAnsi="Calibri" w:cs="Calibri"/>
                <w:color w:val="000000"/>
                <w:rPrChange w:id="6929" w:author="Lane, Stefanie" w:date="2023-04-28T12:07:00Z">
                  <w:rPr>
                    <w:ins w:id="6930" w:author="Lane, Stefanie" w:date="2023-04-28T12:07:00Z"/>
                  </w:rPr>
                </w:rPrChange>
              </w:rPr>
              <w:pPrChange w:id="6931" w:author="Lane, Stefanie" w:date="2023-04-28T12:07:00Z">
                <w:pPr>
                  <w:jc w:val="center"/>
                </w:pPr>
              </w:pPrChange>
            </w:pPr>
            <w:ins w:id="6932" w:author="Lane, Stefanie" w:date="2023-04-28T12:07:00Z">
              <w:r w:rsidRPr="00402FFE">
                <w:rPr>
                  <w:rFonts w:ascii="Calibri" w:eastAsia="Times New Roman" w:hAnsi="Calibri" w:cs="Calibri"/>
                  <w:color w:val="000000"/>
                  <w:rPrChange w:id="6933"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6D69F4D3" w14:textId="77777777" w:rsidR="00402FFE" w:rsidRPr="00402FFE" w:rsidRDefault="00402FFE" w:rsidP="00402FFE">
            <w:pPr>
              <w:spacing w:after="0" w:line="240" w:lineRule="auto"/>
              <w:jc w:val="center"/>
              <w:rPr>
                <w:ins w:id="6934" w:author="Lane, Stefanie" w:date="2023-04-28T12:07:00Z"/>
                <w:rFonts w:ascii="Calibri" w:eastAsia="Times New Roman" w:hAnsi="Calibri" w:cs="Calibri"/>
                <w:color w:val="000000"/>
                <w:rPrChange w:id="6935" w:author="Lane, Stefanie" w:date="2023-04-28T12:07:00Z">
                  <w:rPr>
                    <w:ins w:id="6936" w:author="Lane, Stefanie" w:date="2023-04-28T12:07:00Z"/>
                  </w:rPr>
                </w:rPrChange>
              </w:rPr>
              <w:pPrChange w:id="6937" w:author="Lane, Stefanie" w:date="2023-04-28T12:07:00Z">
                <w:pPr>
                  <w:jc w:val="center"/>
                </w:pPr>
              </w:pPrChange>
            </w:pPr>
            <w:ins w:id="6938" w:author="Lane, Stefanie" w:date="2023-04-28T12:07:00Z">
              <w:r w:rsidRPr="00402FFE">
                <w:rPr>
                  <w:rFonts w:ascii="Calibri" w:eastAsia="Times New Roman" w:hAnsi="Calibri" w:cs="Calibri"/>
                  <w:color w:val="000000"/>
                  <w:rPrChange w:id="6939" w:author="Lane, Stefanie" w:date="2023-04-28T12:07:00Z">
                    <w:rPr/>
                  </w:rPrChange>
                </w:rPr>
                <w:t>0.04</w:t>
              </w:r>
            </w:ins>
          </w:p>
        </w:tc>
        <w:tc>
          <w:tcPr>
            <w:tcW w:w="1710" w:type="dxa"/>
            <w:tcBorders>
              <w:top w:val="nil"/>
              <w:left w:val="nil"/>
              <w:bottom w:val="nil"/>
              <w:right w:val="single" w:sz="8" w:space="0" w:color="auto"/>
            </w:tcBorders>
            <w:shd w:val="clear" w:color="auto" w:fill="auto"/>
            <w:noWrap/>
            <w:vAlign w:val="bottom"/>
            <w:hideMark/>
          </w:tcPr>
          <w:p w14:paraId="14E23705" w14:textId="77777777" w:rsidR="00402FFE" w:rsidRPr="00402FFE" w:rsidRDefault="00402FFE" w:rsidP="00402FFE">
            <w:pPr>
              <w:spacing w:after="0" w:line="240" w:lineRule="auto"/>
              <w:jc w:val="center"/>
              <w:rPr>
                <w:ins w:id="6940" w:author="Lane, Stefanie" w:date="2023-04-28T12:07:00Z"/>
                <w:rFonts w:ascii="Calibri" w:eastAsia="Times New Roman" w:hAnsi="Calibri" w:cs="Calibri"/>
                <w:color w:val="000000"/>
                <w:rPrChange w:id="6941" w:author="Lane, Stefanie" w:date="2023-04-28T12:07:00Z">
                  <w:rPr>
                    <w:ins w:id="6942" w:author="Lane, Stefanie" w:date="2023-04-28T12:07:00Z"/>
                  </w:rPr>
                </w:rPrChange>
              </w:rPr>
              <w:pPrChange w:id="6943" w:author="Lane, Stefanie" w:date="2023-04-28T12:07:00Z">
                <w:pPr>
                  <w:jc w:val="center"/>
                </w:pPr>
              </w:pPrChange>
            </w:pPr>
            <w:ins w:id="6944" w:author="Lane, Stefanie" w:date="2023-04-28T12:07:00Z">
              <w:r w:rsidRPr="00402FFE">
                <w:rPr>
                  <w:rFonts w:ascii="Calibri" w:eastAsia="Times New Roman" w:hAnsi="Calibri" w:cs="Calibri"/>
                  <w:color w:val="000000"/>
                  <w:rPrChange w:id="6945" w:author="Lane, Stefanie" w:date="2023-04-28T12:07:00Z">
                    <w:rPr/>
                  </w:rPrChange>
                </w:rPr>
                <w:t>+</w:t>
              </w:r>
            </w:ins>
          </w:p>
        </w:tc>
      </w:tr>
      <w:tr w:rsidR="00402FFE" w:rsidRPr="00402FFE" w14:paraId="78F5047E" w14:textId="77777777" w:rsidTr="00402FFE">
        <w:trPr>
          <w:divId w:val="50731576"/>
          <w:trHeight w:val="290"/>
          <w:ins w:id="6946" w:author="Lane, Stefanie" w:date="2023-04-28T12:07:00Z"/>
        </w:trPr>
        <w:tc>
          <w:tcPr>
            <w:tcW w:w="1311" w:type="dxa"/>
            <w:vMerge/>
            <w:tcBorders>
              <w:top w:val="nil"/>
              <w:left w:val="single" w:sz="8" w:space="0" w:color="auto"/>
              <w:bottom w:val="single" w:sz="8" w:space="0" w:color="000000"/>
              <w:right w:val="nil"/>
            </w:tcBorders>
            <w:vAlign w:val="center"/>
            <w:hideMark/>
          </w:tcPr>
          <w:p w14:paraId="5FC93EF8" w14:textId="77777777" w:rsidR="00402FFE" w:rsidRPr="00402FFE" w:rsidRDefault="00402FFE" w:rsidP="00402FFE">
            <w:pPr>
              <w:spacing w:after="0" w:line="240" w:lineRule="auto"/>
              <w:rPr>
                <w:ins w:id="6947" w:author="Lane, Stefanie" w:date="2023-04-28T12:07:00Z"/>
                <w:rFonts w:ascii="Calibri" w:eastAsia="Times New Roman" w:hAnsi="Calibri" w:cs="Calibri"/>
                <w:color w:val="000000"/>
                <w:rPrChange w:id="6948" w:author="Lane, Stefanie" w:date="2023-04-28T12:07:00Z">
                  <w:rPr>
                    <w:ins w:id="6949" w:author="Lane, Stefanie" w:date="2023-04-28T12:07:00Z"/>
                  </w:rPr>
                </w:rPrChange>
              </w:rPr>
              <w:pPrChange w:id="6950"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6818BBB" w14:textId="77777777" w:rsidR="00402FFE" w:rsidRPr="00402FFE" w:rsidRDefault="00402FFE" w:rsidP="00402FFE">
            <w:pPr>
              <w:spacing w:after="0" w:line="240" w:lineRule="auto"/>
              <w:rPr>
                <w:ins w:id="6951" w:author="Lane, Stefanie" w:date="2023-04-28T12:07:00Z"/>
                <w:rFonts w:ascii="Calibri" w:eastAsia="Times New Roman" w:hAnsi="Calibri" w:cs="Calibri"/>
                <w:color w:val="000000"/>
                <w:rPrChange w:id="6952" w:author="Lane, Stefanie" w:date="2023-04-28T12:07:00Z">
                  <w:rPr>
                    <w:ins w:id="6953" w:author="Lane, Stefanie" w:date="2023-04-28T12:07:00Z"/>
                  </w:rPr>
                </w:rPrChange>
              </w:rPr>
              <w:pPrChange w:id="6954"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2DA6464" w14:textId="77777777" w:rsidR="00402FFE" w:rsidRPr="00402FFE" w:rsidRDefault="00402FFE" w:rsidP="00402FFE">
            <w:pPr>
              <w:spacing w:after="0" w:line="240" w:lineRule="auto"/>
              <w:rPr>
                <w:ins w:id="6955" w:author="Lane, Stefanie" w:date="2023-04-28T12:07:00Z"/>
                <w:rFonts w:ascii="Calibri" w:eastAsia="Times New Roman" w:hAnsi="Calibri" w:cs="Calibri"/>
                <w:i/>
                <w:iCs/>
                <w:color w:val="000000"/>
                <w:rPrChange w:id="6956" w:author="Lane, Stefanie" w:date="2023-04-28T12:07:00Z">
                  <w:rPr>
                    <w:ins w:id="6957" w:author="Lane, Stefanie" w:date="2023-04-28T12:07:00Z"/>
                  </w:rPr>
                </w:rPrChange>
              </w:rPr>
              <w:pPrChange w:id="6958" w:author="Lane, Stefanie" w:date="2023-04-28T12:07:00Z">
                <w:pPr/>
              </w:pPrChange>
            </w:pPr>
            <w:ins w:id="6959" w:author="Lane, Stefanie" w:date="2023-04-28T12:07:00Z">
              <w:r w:rsidRPr="00402FFE">
                <w:rPr>
                  <w:rFonts w:ascii="Calibri" w:eastAsia="Times New Roman" w:hAnsi="Calibri" w:cs="Calibri"/>
                  <w:i/>
                  <w:iCs/>
                  <w:color w:val="000000"/>
                  <w:rPrChange w:id="6960" w:author="Lane, Stefanie" w:date="2023-04-28T12:07:00Z">
                    <w:rPr/>
                  </w:rPrChange>
                </w:rPr>
                <w:t>Impatiens capensis</w:t>
              </w:r>
            </w:ins>
          </w:p>
        </w:tc>
        <w:tc>
          <w:tcPr>
            <w:tcW w:w="869" w:type="dxa"/>
            <w:tcBorders>
              <w:top w:val="single" w:sz="4" w:space="0" w:color="auto"/>
              <w:left w:val="nil"/>
              <w:bottom w:val="single" w:sz="4" w:space="0" w:color="auto"/>
              <w:right w:val="nil"/>
            </w:tcBorders>
            <w:shd w:val="clear" w:color="auto" w:fill="auto"/>
            <w:noWrap/>
            <w:vAlign w:val="bottom"/>
            <w:hideMark/>
          </w:tcPr>
          <w:p w14:paraId="3F4A39E7" w14:textId="77777777" w:rsidR="00402FFE" w:rsidRPr="00402FFE" w:rsidRDefault="00402FFE" w:rsidP="00402FFE">
            <w:pPr>
              <w:spacing w:after="0" w:line="240" w:lineRule="auto"/>
              <w:jc w:val="center"/>
              <w:rPr>
                <w:ins w:id="6961" w:author="Lane, Stefanie" w:date="2023-04-28T12:07:00Z"/>
                <w:rFonts w:ascii="Calibri" w:eastAsia="Times New Roman" w:hAnsi="Calibri" w:cs="Calibri"/>
                <w:color w:val="000000"/>
                <w:rPrChange w:id="6962" w:author="Lane, Stefanie" w:date="2023-04-28T12:07:00Z">
                  <w:rPr>
                    <w:ins w:id="6963" w:author="Lane, Stefanie" w:date="2023-04-28T12:07:00Z"/>
                  </w:rPr>
                </w:rPrChange>
              </w:rPr>
              <w:pPrChange w:id="6964" w:author="Lane, Stefanie" w:date="2023-04-28T12:07:00Z">
                <w:pPr>
                  <w:jc w:val="center"/>
                </w:pPr>
              </w:pPrChange>
            </w:pPr>
            <w:ins w:id="6965" w:author="Lane, Stefanie" w:date="2023-04-28T12:07:00Z">
              <w:r w:rsidRPr="00402FFE">
                <w:rPr>
                  <w:rFonts w:ascii="Calibri" w:eastAsia="Times New Roman" w:hAnsi="Calibri" w:cs="Calibri"/>
                  <w:color w:val="000000"/>
                  <w:rPrChange w:id="6966"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1D9C2A36" w14:textId="77777777" w:rsidR="00402FFE" w:rsidRPr="00402FFE" w:rsidRDefault="00402FFE" w:rsidP="00402FFE">
            <w:pPr>
              <w:spacing w:after="0" w:line="240" w:lineRule="auto"/>
              <w:jc w:val="center"/>
              <w:rPr>
                <w:ins w:id="6967" w:author="Lane, Stefanie" w:date="2023-04-28T12:07:00Z"/>
                <w:rFonts w:ascii="Calibri" w:eastAsia="Times New Roman" w:hAnsi="Calibri" w:cs="Calibri"/>
                <w:color w:val="000000"/>
                <w:rPrChange w:id="6968" w:author="Lane, Stefanie" w:date="2023-04-28T12:07:00Z">
                  <w:rPr>
                    <w:ins w:id="6969" w:author="Lane, Stefanie" w:date="2023-04-28T12:07:00Z"/>
                  </w:rPr>
                </w:rPrChange>
              </w:rPr>
              <w:pPrChange w:id="6970" w:author="Lane, Stefanie" w:date="2023-04-28T12:07:00Z">
                <w:pPr>
                  <w:jc w:val="center"/>
                </w:pPr>
              </w:pPrChange>
            </w:pPr>
            <w:ins w:id="6971" w:author="Lane, Stefanie" w:date="2023-04-28T12:07:00Z">
              <w:r w:rsidRPr="00402FFE">
                <w:rPr>
                  <w:rFonts w:ascii="Calibri" w:eastAsia="Times New Roman" w:hAnsi="Calibri" w:cs="Calibri"/>
                  <w:color w:val="000000"/>
                  <w:rPrChange w:id="6972" w:author="Lane, Stefanie" w:date="2023-04-28T12:07:00Z">
                    <w:rPr/>
                  </w:rPrChange>
                </w:rPr>
                <w:t>0.44</w:t>
              </w:r>
            </w:ins>
          </w:p>
        </w:tc>
        <w:tc>
          <w:tcPr>
            <w:tcW w:w="810" w:type="dxa"/>
            <w:tcBorders>
              <w:top w:val="single" w:sz="4" w:space="0" w:color="auto"/>
              <w:left w:val="nil"/>
              <w:bottom w:val="single" w:sz="4" w:space="0" w:color="auto"/>
              <w:right w:val="nil"/>
            </w:tcBorders>
            <w:shd w:val="clear" w:color="auto" w:fill="auto"/>
            <w:noWrap/>
            <w:vAlign w:val="bottom"/>
            <w:hideMark/>
          </w:tcPr>
          <w:p w14:paraId="0B0C248D" w14:textId="77777777" w:rsidR="00402FFE" w:rsidRPr="00402FFE" w:rsidRDefault="00402FFE" w:rsidP="00402FFE">
            <w:pPr>
              <w:spacing w:after="0" w:line="240" w:lineRule="auto"/>
              <w:jc w:val="center"/>
              <w:rPr>
                <w:ins w:id="6973" w:author="Lane, Stefanie" w:date="2023-04-28T12:07:00Z"/>
                <w:rFonts w:ascii="Calibri" w:eastAsia="Times New Roman" w:hAnsi="Calibri" w:cs="Calibri"/>
                <w:color w:val="000000"/>
                <w:rPrChange w:id="6974" w:author="Lane, Stefanie" w:date="2023-04-28T12:07:00Z">
                  <w:rPr>
                    <w:ins w:id="6975" w:author="Lane, Stefanie" w:date="2023-04-28T12:07:00Z"/>
                  </w:rPr>
                </w:rPrChange>
              </w:rPr>
              <w:pPrChange w:id="6976" w:author="Lane, Stefanie" w:date="2023-04-28T12:07:00Z">
                <w:pPr>
                  <w:jc w:val="center"/>
                </w:pPr>
              </w:pPrChange>
            </w:pPr>
            <w:ins w:id="6977" w:author="Lane, Stefanie" w:date="2023-04-28T12:07:00Z">
              <w:r w:rsidRPr="00402FFE">
                <w:rPr>
                  <w:rFonts w:ascii="Calibri" w:eastAsia="Times New Roman" w:hAnsi="Calibri" w:cs="Calibri"/>
                  <w:color w:val="000000"/>
                  <w:rPrChange w:id="6978" w:author="Lane, Stefanie" w:date="2023-04-28T12:07:00Z">
                    <w:rPr/>
                  </w:rPrChange>
                </w:rPr>
                <w:t>0.32</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BE2DAE9" w14:textId="77777777" w:rsidR="00402FFE" w:rsidRPr="00402FFE" w:rsidRDefault="00402FFE" w:rsidP="00402FFE">
            <w:pPr>
              <w:spacing w:after="0" w:line="240" w:lineRule="auto"/>
              <w:jc w:val="center"/>
              <w:rPr>
                <w:ins w:id="6979" w:author="Lane, Stefanie" w:date="2023-04-28T12:07:00Z"/>
                <w:rFonts w:ascii="Calibri" w:eastAsia="Times New Roman" w:hAnsi="Calibri" w:cs="Calibri"/>
                <w:color w:val="000000"/>
                <w:rPrChange w:id="6980" w:author="Lane, Stefanie" w:date="2023-04-28T12:07:00Z">
                  <w:rPr>
                    <w:ins w:id="6981" w:author="Lane, Stefanie" w:date="2023-04-28T12:07:00Z"/>
                  </w:rPr>
                </w:rPrChange>
              </w:rPr>
              <w:pPrChange w:id="6982" w:author="Lane, Stefanie" w:date="2023-04-28T12:07:00Z">
                <w:pPr>
                  <w:jc w:val="center"/>
                </w:pPr>
              </w:pPrChange>
            </w:pPr>
            <w:ins w:id="6983" w:author="Lane, Stefanie" w:date="2023-04-28T12:07:00Z">
              <w:r w:rsidRPr="00402FFE">
                <w:rPr>
                  <w:rFonts w:ascii="Calibri" w:eastAsia="Times New Roman" w:hAnsi="Calibri" w:cs="Calibri"/>
                  <w:color w:val="000000"/>
                  <w:rPrChange w:id="6984" w:author="Lane, Stefanie" w:date="2023-04-28T12:07:00Z">
                    <w:rPr/>
                  </w:rPrChange>
                </w:rPr>
                <w:t>+</w:t>
              </w:r>
            </w:ins>
          </w:p>
        </w:tc>
      </w:tr>
      <w:tr w:rsidR="00402FFE" w:rsidRPr="00402FFE" w14:paraId="423E5E9A" w14:textId="77777777" w:rsidTr="00402FFE">
        <w:trPr>
          <w:divId w:val="50731576"/>
          <w:trHeight w:val="290"/>
          <w:ins w:id="6985" w:author="Lane, Stefanie" w:date="2023-04-28T12:07:00Z"/>
        </w:trPr>
        <w:tc>
          <w:tcPr>
            <w:tcW w:w="1311" w:type="dxa"/>
            <w:vMerge/>
            <w:tcBorders>
              <w:top w:val="nil"/>
              <w:left w:val="single" w:sz="8" w:space="0" w:color="auto"/>
              <w:bottom w:val="single" w:sz="8" w:space="0" w:color="000000"/>
              <w:right w:val="nil"/>
            </w:tcBorders>
            <w:vAlign w:val="center"/>
            <w:hideMark/>
          </w:tcPr>
          <w:p w14:paraId="6ABA4CAF" w14:textId="77777777" w:rsidR="00402FFE" w:rsidRPr="00402FFE" w:rsidRDefault="00402FFE" w:rsidP="00402FFE">
            <w:pPr>
              <w:spacing w:after="0" w:line="240" w:lineRule="auto"/>
              <w:rPr>
                <w:ins w:id="6986" w:author="Lane, Stefanie" w:date="2023-04-28T12:07:00Z"/>
                <w:rFonts w:ascii="Calibri" w:eastAsia="Times New Roman" w:hAnsi="Calibri" w:cs="Calibri"/>
                <w:color w:val="000000"/>
                <w:rPrChange w:id="6987" w:author="Lane, Stefanie" w:date="2023-04-28T12:07:00Z">
                  <w:rPr>
                    <w:ins w:id="6988" w:author="Lane, Stefanie" w:date="2023-04-28T12:07:00Z"/>
                  </w:rPr>
                </w:rPrChange>
              </w:rPr>
              <w:pPrChange w:id="6989"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81CB99B" w14:textId="77777777" w:rsidR="00402FFE" w:rsidRPr="00402FFE" w:rsidRDefault="00402FFE" w:rsidP="00402FFE">
            <w:pPr>
              <w:spacing w:after="0" w:line="240" w:lineRule="auto"/>
              <w:rPr>
                <w:ins w:id="6990" w:author="Lane, Stefanie" w:date="2023-04-28T12:07:00Z"/>
                <w:rFonts w:ascii="Calibri" w:eastAsia="Times New Roman" w:hAnsi="Calibri" w:cs="Calibri"/>
                <w:color w:val="000000"/>
                <w:rPrChange w:id="6991" w:author="Lane, Stefanie" w:date="2023-04-28T12:07:00Z">
                  <w:rPr>
                    <w:ins w:id="6992" w:author="Lane, Stefanie" w:date="2023-04-28T12:07:00Z"/>
                  </w:rPr>
                </w:rPrChange>
              </w:rPr>
              <w:pPrChange w:id="6993" w:author="Lane, Stefanie" w:date="2023-04-28T12:07:00Z">
                <w:pPr/>
              </w:pPrChange>
            </w:pPr>
          </w:p>
        </w:tc>
        <w:tc>
          <w:tcPr>
            <w:tcW w:w="3320" w:type="dxa"/>
            <w:tcBorders>
              <w:top w:val="nil"/>
              <w:left w:val="nil"/>
              <w:bottom w:val="nil"/>
              <w:right w:val="nil"/>
            </w:tcBorders>
            <w:shd w:val="clear" w:color="auto" w:fill="auto"/>
            <w:noWrap/>
            <w:vAlign w:val="bottom"/>
            <w:hideMark/>
          </w:tcPr>
          <w:p w14:paraId="51093597" w14:textId="77777777" w:rsidR="00402FFE" w:rsidRPr="00402FFE" w:rsidRDefault="00402FFE" w:rsidP="00402FFE">
            <w:pPr>
              <w:spacing w:after="0" w:line="240" w:lineRule="auto"/>
              <w:rPr>
                <w:ins w:id="6994" w:author="Lane, Stefanie" w:date="2023-04-28T12:07:00Z"/>
                <w:rFonts w:ascii="Calibri" w:eastAsia="Times New Roman" w:hAnsi="Calibri" w:cs="Calibri"/>
                <w:i/>
                <w:iCs/>
                <w:color w:val="000000"/>
                <w:rPrChange w:id="6995" w:author="Lane, Stefanie" w:date="2023-04-28T12:07:00Z">
                  <w:rPr>
                    <w:ins w:id="6996" w:author="Lane, Stefanie" w:date="2023-04-28T12:07:00Z"/>
                  </w:rPr>
                </w:rPrChange>
              </w:rPr>
              <w:pPrChange w:id="6997" w:author="Lane, Stefanie" w:date="2023-04-28T12:07:00Z">
                <w:pPr/>
              </w:pPrChange>
            </w:pPr>
            <w:ins w:id="6998" w:author="Lane, Stefanie" w:date="2023-04-28T12:07:00Z">
              <w:r w:rsidRPr="00402FFE">
                <w:rPr>
                  <w:rFonts w:ascii="Calibri" w:eastAsia="Times New Roman" w:hAnsi="Calibri" w:cs="Calibri"/>
                  <w:i/>
                  <w:iCs/>
                  <w:color w:val="000000"/>
                  <w:rPrChange w:id="6999" w:author="Lane, Stefanie" w:date="2023-04-28T12:07:00Z">
                    <w:rPr/>
                  </w:rPrChange>
                </w:rPr>
                <w:t>Juncus acuminatus</w:t>
              </w:r>
            </w:ins>
          </w:p>
        </w:tc>
        <w:tc>
          <w:tcPr>
            <w:tcW w:w="869" w:type="dxa"/>
            <w:tcBorders>
              <w:top w:val="nil"/>
              <w:left w:val="nil"/>
              <w:bottom w:val="nil"/>
              <w:right w:val="nil"/>
            </w:tcBorders>
            <w:shd w:val="clear" w:color="auto" w:fill="auto"/>
            <w:noWrap/>
            <w:vAlign w:val="bottom"/>
            <w:hideMark/>
          </w:tcPr>
          <w:p w14:paraId="6959CA3A" w14:textId="77777777" w:rsidR="00402FFE" w:rsidRPr="00402FFE" w:rsidRDefault="00402FFE" w:rsidP="00402FFE">
            <w:pPr>
              <w:spacing w:after="0" w:line="240" w:lineRule="auto"/>
              <w:jc w:val="center"/>
              <w:rPr>
                <w:ins w:id="7000" w:author="Lane, Stefanie" w:date="2023-04-28T12:07:00Z"/>
                <w:rFonts w:ascii="Calibri" w:eastAsia="Times New Roman" w:hAnsi="Calibri" w:cs="Calibri"/>
                <w:color w:val="000000"/>
                <w:rPrChange w:id="7001" w:author="Lane, Stefanie" w:date="2023-04-28T12:07:00Z">
                  <w:rPr>
                    <w:ins w:id="7002" w:author="Lane, Stefanie" w:date="2023-04-28T12:07:00Z"/>
                  </w:rPr>
                </w:rPrChange>
              </w:rPr>
              <w:pPrChange w:id="7003" w:author="Lane, Stefanie" w:date="2023-04-28T12:07:00Z">
                <w:pPr>
                  <w:jc w:val="center"/>
                </w:pPr>
              </w:pPrChange>
            </w:pPr>
            <w:ins w:id="7004" w:author="Lane, Stefanie" w:date="2023-04-28T12:07:00Z">
              <w:r w:rsidRPr="00402FFE">
                <w:rPr>
                  <w:rFonts w:ascii="Calibri" w:eastAsia="Times New Roman" w:hAnsi="Calibri" w:cs="Calibri"/>
                  <w:color w:val="000000"/>
                  <w:rPrChange w:id="7005"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34B0143F" w14:textId="77777777" w:rsidR="00402FFE" w:rsidRPr="00402FFE" w:rsidRDefault="00402FFE" w:rsidP="00402FFE">
            <w:pPr>
              <w:spacing w:after="0" w:line="240" w:lineRule="auto"/>
              <w:jc w:val="center"/>
              <w:rPr>
                <w:ins w:id="7006" w:author="Lane, Stefanie" w:date="2023-04-28T12:07:00Z"/>
                <w:rFonts w:ascii="Calibri" w:eastAsia="Times New Roman" w:hAnsi="Calibri" w:cs="Calibri"/>
                <w:color w:val="000000"/>
                <w:rPrChange w:id="7007" w:author="Lane, Stefanie" w:date="2023-04-28T12:07:00Z">
                  <w:rPr>
                    <w:ins w:id="7008" w:author="Lane, Stefanie" w:date="2023-04-28T12:07:00Z"/>
                  </w:rPr>
                </w:rPrChange>
              </w:rPr>
              <w:pPrChange w:id="7009" w:author="Lane, Stefanie" w:date="2023-04-28T12:07:00Z">
                <w:pPr>
                  <w:jc w:val="center"/>
                </w:pPr>
              </w:pPrChange>
            </w:pPr>
            <w:ins w:id="7010" w:author="Lane, Stefanie" w:date="2023-04-28T12:07:00Z">
              <w:r w:rsidRPr="00402FFE">
                <w:rPr>
                  <w:rFonts w:ascii="Calibri" w:eastAsia="Times New Roman" w:hAnsi="Calibri" w:cs="Calibri"/>
                  <w:color w:val="000000"/>
                  <w:rPrChange w:id="7011"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6205946B" w14:textId="77777777" w:rsidR="00402FFE" w:rsidRPr="00402FFE" w:rsidRDefault="00402FFE" w:rsidP="00402FFE">
            <w:pPr>
              <w:spacing w:after="0" w:line="240" w:lineRule="auto"/>
              <w:jc w:val="center"/>
              <w:rPr>
                <w:ins w:id="7012" w:author="Lane, Stefanie" w:date="2023-04-28T12:07:00Z"/>
                <w:rFonts w:ascii="Calibri" w:eastAsia="Times New Roman" w:hAnsi="Calibri" w:cs="Calibri"/>
                <w:color w:val="000000"/>
                <w:rPrChange w:id="7013" w:author="Lane, Stefanie" w:date="2023-04-28T12:07:00Z">
                  <w:rPr>
                    <w:ins w:id="7014" w:author="Lane, Stefanie" w:date="2023-04-28T12:07:00Z"/>
                  </w:rPr>
                </w:rPrChange>
              </w:rPr>
              <w:pPrChange w:id="7015" w:author="Lane, Stefanie" w:date="2023-04-28T12:07:00Z">
                <w:pPr>
                  <w:jc w:val="center"/>
                </w:pPr>
              </w:pPrChange>
            </w:pPr>
            <w:ins w:id="7016" w:author="Lane, Stefanie" w:date="2023-04-28T12:07:00Z">
              <w:r w:rsidRPr="00402FFE">
                <w:rPr>
                  <w:rFonts w:ascii="Calibri" w:eastAsia="Times New Roman" w:hAnsi="Calibri" w:cs="Calibri"/>
                  <w:color w:val="000000"/>
                  <w:rPrChange w:id="7017" w:author="Lane, Stefanie" w:date="2023-04-28T12:07:00Z">
                    <w:rPr/>
                  </w:rPrChange>
                </w:rPr>
                <w:t>0.04</w:t>
              </w:r>
            </w:ins>
          </w:p>
        </w:tc>
        <w:tc>
          <w:tcPr>
            <w:tcW w:w="1710" w:type="dxa"/>
            <w:tcBorders>
              <w:top w:val="nil"/>
              <w:left w:val="nil"/>
              <w:bottom w:val="nil"/>
              <w:right w:val="single" w:sz="8" w:space="0" w:color="auto"/>
            </w:tcBorders>
            <w:shd w:val="clear" w:color="auto" w:fill="auto"/>
            <w:noWrap/>
            <w:vAlign w:val="bottom"/>
            <w:hideMark/>
          </w:tcPr>
          <w:p w14:paraId="0B1BBD6B" w14:textId="77777777" w:rsidR="00402FFE" w:rsidRPr="00402FFE" w:rsidRDefault="00402FFE" w:rsidP="00402FFE">
            <w:pPr>
              <w:spacing w:after="0" w:line="240" w:lineRule="auto"/>
              <w:jc w:val="center"/>
              <w:rPr>
                <w:ins w:id="7018" w:author="Lane, Stefanie" w:date="2023-04-28T12:07:00Z"/>
                <w:rFonts w:ascii="Calibri" w:eastAsia="Times New Roman" w:hAnsi="Calibri" w:cs="Calibri"/>
                <w:color w:val="000000"/>
                <w:rPrChange w:id="7019" w:author="Lane, Stefanie" w:date="2023-04-28T12:07:00Z">
                  <w:rPr>
                    <w:ins w:id="7020" w:author="Lane, Stefanie" w:date="2023-04-28T12:07:00Z"/>
                  </w:rPr>
                </w:rPrChange>
              </w:rPr>
              <w:pPrChange w:id="7021" w:author="Lane, Stefanie" w:date="2023-04-28T12:07:00Z">
                <w:pPr>
                  <w:jc w:val="center"/>
                </w:pPr>
              </w:pPrChange>
            </w:pPr>
            <w:ins w:id="7022" w:author="Lane, Stefanie" w:date="2023-04-28T12:07:00Z">
              <w:r w:rsidRPr="00402FFE">
                <w:rPr>
                  <w:rFonts w:ascii="Calibri" w:eastAsia="Times New Roman" w:hAnsi="Calibri" w:cs="Calibri"/>
                  <w:color w:val="000000"/>
                  <w:rPrChange w:id="7023" w:author="Lane, Stefanie" w:date="2023-04-28T12:07:00Z">
                    <w:rPr/>
                  </w:rPrChange>
                </w:rPr>
                <w:t>+</w:t>
              </w:r>
            </w:ins>
          </w:p>
        </w:tc>
      </w:tr>
      <w:tr w:rsidR="00402FFE" w:rsidRPr="00402FFE" w14:paraId="016CF9D1" w14:textId="77777777" w:rsidTr="00402FFE">
        <w:trPr>
          <w:divId w:val="50731576"/>
          <w:trHeight w:val="290"/>
          <w:ins w:id="7024" w:author="Lane, Stefanie" w:date="2023-04-28T12:07:00Z"/>
        </w:trPr>
        <w:tc>
          <w:tcPr>
            <w:tcW w:w="1311" w:type="dxa"/>
            <w:vMerge/>
            <w:tcBorders>
              <w:top w:val="nil"/>
              <w:left w:val="single" w:sz="8" w:space="0" w:color="auto"/>
              <w:bottom w:val="single" w:sz="8" w:space="0" w:color="000000"/>
              <w:right w:val="nil"/>
            </w:tcBorders>
            <w:vAlign w:val="center"/>
            <w:hideMark/>
          </w:tcPr>
          <w:p w14:paraId="6DC024A4" w14:textId="77777777" w:rsidR="00402FFE" w:rsidRPr="00402FFE" w:rsidRDefault="00402FFE" w:rsidP="00402FFE">
            <w:pPr>
              <w:spacing w:after="0" w:line="240" w:lineRule="auto"/>
              <w:rPr>
                <w:ins w:id="7025" w:author="Lane, Stefanie" w:date="2023-04-28T12:07:00Z"/>
                <w:rFonts w:ascii="Calibri" w:eastAsia="Times New Roman" w:hAnsi="Calibri" w:cs="Calibri"/>
                <w:color w:val="000000"/>
                <w:rPrChange w:id="7026" w:author="Lane, Stefanie" w:date="2023-04-28T12:07:00Z">
                  <w:rPr>
                    <w:ins w:id="7027" w:author="Lane, Stefanie" w:date="2023-04-28T12:07:00Z"/>
                  </w:rPr>
                </w:rPrChange>
              </w:rPr>
              <w:pPrChange w:id="7028"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F4A9A97" w14:textId="77777777" w:rsidR="00402FFE" w:rsidRPr="00402FFE" w:rsidRDefault="00402FFE" w:rsidP="00402FFE">
            <w:pPr>
              <w:spacing w:after="0" w:line="240" w:lineRule="auto"/>
              <w:rPr>
                <w:ins w:id="7029" w:author="Lane, Stefanie" w:date="2023-04-28T12:07:00Z"/>
                <w:rFonts w:ascii="Calibri" w:eastAsia="Times New Roman" w:hAnsi="Calibri" w:cs="Calibri"/>
                <w:color w:val="000000"/>
                <w:rPrChange w:id="7030" w:author="Lane, Stefanie" w:date="2023-04-28T12:07:00Z">
                  <w:rPr>
                    <w:ins w:id="7031" w:author="Lane, Stefanie" w:date="2023-04-28T12:07:00Z"/>
                  </w:rPr>
                </w:rPrChange>
              </w:rPr>
              <w:pPrChange w:id="7032"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C198C29" w14:textId="77777777" w:rsidR="00402FFE" w:rsidRPr="00402FFE" w:rsidRDefault="00402FFE" w:rsidP="00402FFE">
            <w:pPr>
              <w:spacing w:after="0" w:line="240" w:lineRule="auto"/>
              <w:rPr>
                <w:ins w:id="7033" w:author="Lane, Stefanie" w:date="2023-04-28T12:07:00Z"/>
                <w:rFonts w:ascii="Calibri" w:eastAsia="Times New Roman" w:hAnsi="Calibri" w:cs="Calibri"/>
                <w:i/>
                <w:iCs/>
                <w:color w:val="000000"/>
                <w:rPrChange w:id="7034" w:author="Lane, Stefanie" w:date="2023-04-28T12:07:00Z">
                  <w:rPr>
                    <w:ins w:id="7035" w:author="Lane, Stefanie" w:date="2023-04-28T12:07:00Z"/>
                  </w:rPr>
                </w:rPrChange>
              </w:rPr>
              <w:pPrChange w:id="7036" w:author="Lane, Stefanie" w:date="2023-04-28T12:07:00Z">
                <w:pPr/>
              </w:pPrChange>
            </w:pPr>
            <w:ins w:id="7037" w:author="Lane, Stefanie" w:date="2023-04-28T12:07:00Z">
              <w:r w:rsidRPr="00402FFE">
                <w:rPr>
                  <w:rFonts w:ascii="Calibri" w:eastAsia="Times New Roman" w:hAnsi="Calibri" w:cs="Calibri"/>
                  <w:i/>
                  <w:iCs/>
                  <w:color w:val="000000"/>
                  <w:rPrChange w:id="7038" w:author="Lane, Stefanie" w:date="2023-04-28T12:07:00Z">
                    <w:rPr/>
                  </w:rPrChange>
                </w:rPr>
                <w:t>Lathyrus palustris</w:t>
              </w:r>
            </w:ins>
          </w:p>
        </w:tc>
        <w:tc>
          <w:tcPr>
            <w:tcW w:w="869" w:type="dxa"/>
            <w:tcBorders>
              <w:top w:val="single" w:sz="4" w:space="0" w:color="auto"/>
              <w:left w:val="nil"/>
              <w:bottom w:val="single" w:sz="4" w:space="0" w:color="auto"/>
              <w:right w:val="nil"/>
            </w:tcBorders>
            <w:shd w:val="clear" w:color="auto" w:fill="auto"/>
            <w:noWrap/>
            <w:vAlign w:val="bottom"/>
            <w:hideMark/>
          </w:tcPr>
          <w:p w14:paraId="2B230418" w14:textId="77777777" w:rsidR="00402FFE" w:rsidRPr="00402FFE" w:rsidRDefault="00402FFE" w:rsidP="00402FFE">
            <w:pPr>
              <w:spacing w:after="0" w:line="240" w:lineRule="auto"/>
              <w:jc w:val="center"/>
              <w:rPr>
                <w:ins w:id="7039" w:author="Lane, Stefanie" w:date="2023-04-28T12:07:00Z"/>
                <w:rFonts w:ascii="Calibri" w:eastAsia="Times New Roman" w:hAnsi="Calibri" w:cs="Calibri"/>
                <w:color w:val="000000"/>
                <w:rPrChange w:id="7040" w:author="Lane, Stefanie" w:date="2023-04-28T12:07:00Z">
                  <w:rPr>
                    <w:ins w:id="7041" w:author="Lane, Stefanie" w:date="2023-04-28T12:07:00Z"/>
                  </w:rPr>
                </w:rPrChange>
              </w:rPr>
              <w:pPrChange w:id="7042" w:author="Lane, Stefanie" w:date="2023-04-28T12:07:00Z">
                <w:pPr>
                  <w:jc w:val="center"/>
                </w:pPr>
              </w:pPrChange>
            </w:pPr>
            <w:ins w:id="7043" w:author="Lane, Stefanie" w:date="2023-04-28T12:07:00Z">
              <w:r w:rsidRPr="00402FFE">
                <w:rPr>
                  <w:rFonts w:ascii="Calibri" w:eastAsia="Times New Roman" w:hAnsi="Calibri" w:cs="Calibri"/>
                  <w:color w:val="000000"/>
                  <w:rPrChange w:id="7044"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7960E8A7" w14:textId="77777777" w:rsidR="00402FFE" w:rsidRPr="00402FFE" w:rsidRDefault="00402FFE" w:rsidP="00402FFE">
            <w:pPr>
              <w:spacing w:after="0" w:line="240" w:lineRule="auto"/>
              <w:jc w:val="center"/>
              <w:rPr>
                <w:ins w:id="7045" w:author="Lane, Stefanie" w:date="2023-04-28T12:07:00Z"/>
                <w:rFonts w:ascii="Calibri" w:eastAsia="Times New Roman" w:hAnsi="Calibri" w:cs="Calibri"/>
                <w:color w:val="000000"/>
                <w:rPrChange w:id="7046" w:author="Lane, Stefanie" w:date="2023-04-28T12:07:00Z">
                  <w:rPr>
                    <w:ins w:id="7047" w:author="Lane, Stefanie" w:date="2023-04-28T12:07:00Z"/>
                  </w:rPr>
                </w:rPrChange>
              </w:rPr>
              <w:pPrChange w:id="7048" w:author="Lane, Stefanie" w:date="2023-04-28T12:07:00Z">
                <w:pPr>
                  <w:jc w:val="center"/>
                </w:pPr>
              </w:pPrChange>
            </w:pPr>
            <w:ins w:id="7049" w:author="Lane, Stefanie" w:date="2023-04-28T12:07:00Z">
              <w:r w:rsidRPr="00402FFE">
                <w:rPr>
                  <w:rFonts w:ascii="Calibri" w:eastAsia="Times New Roman" w:hAnsi="Calibri" w:cs="Calibri"/>
                  <w:color w:val="000000"/>
                  <w:rPrChange w:id="7050" w:author="Lane, Stefanie" w:date="2023-04-28T12:07:00Z">
                    <w:rPr/>
                  </w:rPrChange>
                </w:rPr>
                <w:t>0.11</w:t>
              </w:r>
            </w:ins>
          </w:p>
        </w:tc>
        <w:tc>
          <w:tcPr>
            <w:tcW w:w="810" w:type="dxa"/>
            <w:tcBorders>
              <w:top w:val="single" w:sz="4" w:space="0" w:color="auto"/>
              <w:left w:val="nil"/>
              <w:bottom w:val="single" w:sz="4" w:space="0" w:color="auto"/>
              <w:right w:val="nil"/>
            </w:tcBorders>
            <w:shd w:val="clear" w:color="auto" w:fill="auto"/>
            <w:noWrap/>
            <w:vAlign w:val="bottom"/>
            <w:hideMark/>
          </w:tcPr>
          <w:p w14:paraId="15CA4A01" w14:textId="77777777" w:rsidR="00402FFE" w:rsidRPr="00402FFE" w:rsidRDefault="00402FFE" w:rsidP="00402FFE">
            <w:pPr>
              <w:spacing w:after="0" w:line="240" w:lineRule="auto"/>
              <w:jc w:val="center"/>
              <w:rPr>
                <w:ins w:id="7051" w:author="Lane, Stefanie" w:date="2023-04-28T12:07:00Z"/>
                <w:rFonts w:ascii="Calibri" w:eastAsia="Times New Roman" w:hAnsi="Calibri" w:cs="Calibri"/>
                <w:color w:val="000000"/>
                <w:rPrChange w:id="7052" w:author="Lane, Stefanie" w:date="2023-04-28T12:07:00Z">
                  <w:rPr>
                    <w:ins w:id="7053" w:author="Lane, Stefanie" w:date="2023-04-28T12:07:00Z"/>
                  </w:rPr>
                </w:rPrChange>
              </w:rPr>
              <w:pPrChange w:id="7054" w:author="Lane, Stefanie" w:date="2023-04-28T12:07:00Z">
                <w:pPr>
                  <w:jc w:val="center"/>
                </w:pPr>
              </w:pPrChange>
            </w:pPr>
            <w:ins w:id="7055" w:author="Lane, Stefanie" w:date="2023-04-28T12:07:00Z">
              <w:r w:rsidRPr="00402FFE">
                <w:rPr>
                  <w:rFonts w:ascii="Calibri" w:eastAsia="Times New Roman" w:hAnsi="Calibri" w:cs="Calibri"/>
                  <w:color w:val="000000"/>
                  <w:rPrChange w:id="7056" w:author="Lane, Stefanie" w:date="2023-04-28T12:07:00Z">
                    <w:rPr/>
                  </w:rPrChange>
                </w:rPr>
                <w:t>0.50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85BB3E" w14:textId="77777777" w:rsidR="00402FFE" w:rsidRPr="00402FFE" w:rsidRDefault="00402FFE" w:rsidP="00402FFE">
            <w:pPr>
              <w:spacing w:after="0" w:line="240" w:lineRule="auto"/>
              <w:jc w:val="center"/>
              <w:rPr>
                <w:ins w:id="7057" w:author="Lane, Stefanie" w:date="2023-04-28T12:07:00Z"/>
                <w:rFonts w:ascii="Calibri" w:eastAsia="Times New Roman" w:hAnsi="Calibri" w:cs="Calibri"/>
                <w:color w:val="000000"/>
                <w:rPrChange w:id="7058" w:author="Lane, Stefanie" w:date="2023-04-28T12:07:00Z">
                  <w:rPr>
                    <w:ins w:id="7059" w:author="Lane, Stefanie" w:date="2023-04-28T12:07:00Z"/>
                  </w:rPr>
                </w:rPrChange>
              </w:rPr>
              <w:pPrChange w:id="7060" w:author="Lane, Stefanie" w:date="2023-04-28T12:07:00Z">
                <w:pPr>
                  <w:jc w:val="center"/>
                </w:pPr>
              </w:pPrChange>
            </w:pPr>
            <w:ins w:id="7061" w:author="Lane, Stefanie" w:date="2023-04-28T12:07:00Z">
              <w:r w:rsidRPr="00402FFE">
                <w:rPr>
                  <w:rFonts w:ascii="Calibri" w:eastAsia="Times New Roman" w:hAnsi="Calibri" w:cs="Calibri"/>
                  <w:color w:val="000000"/>
                  <w:rPrChange w:id="7062" w:author="Lane, Stefanie" w:date="2023-04-28T12:07:00Z">
                    <w:rPr/>
                  </w:rPrChange>
                </w:rPr>
                <w:t>+</w:t>
              </w:r>
            </w:ins>
          </w:p>
        </w:tc>
      </w:tr>
      <w:tr w:rsidR="00402FFE" w:rsidRPr="00402FFE" w14:paraId="4AE7CBC1" w14:textId="77777777" w:rsidTr="00402FFE">
        <w:trPr>
          <w:divId w:val="50731576"/>
          <w:trHeight w:val="290"/>
          <w:ins w:id="7063" w:author="Lane, Stefanie" w:date="2023-04-28T12:07:00Z"/>
        </w:trPr>
        <w:tc>
          <w:tcPr>
            <w:tcW w:w="1311" w:type="dxa"/>
            <w:vMerge/>
            <w:tcBorders>
              <w:top w:val="nil"/>
              <w:left w:val="single" w:sz="8" w:space="0" w:color="auto"/>
              <w:bottom w:val="single" w:sz="8" w:space="0" w:color="000000"/>
              <w:right w:val="nil"/>
            </w:tcBorders>
            <w:vAlign w:val="center"/>
            <w:hideMark/>
          </w:tcPr>
          <w:p w14:paraId="4CB8748F" w14:textId="77777777" w:rsidR="00402FFE" w:rsidRPr="00402FFE" w:rsidRDefault="00402FFE" w:rsidP="00402FFE">
            <w:pPr>
              <w:spacing w:after="0" w:line="240" w:lineRule="auto"/>
              <w:rPr>
                <w:ins w:id="7064" w:author="Lane, Stefanie" w:date="2023-04-28T12:07:00Z"/>
                <w:rFonts w:ascii="Calibri" w:eastAsia="Times New Roman" w:hAnsi="Calibri" w:cs="Calibri"/>
                <w:color w:val="000000"/>
                <w:rPrChange w:id="7065" w:author="Lane, Stefanie" w:date="2023-04-28T12:07:00Z">
                  <w:rPr>
                    <w:ins w:id="7066" w:author="Lane, Stefanie" w:date="2023-04-28T12:07:00Z"/>
                  </w:rPr>
                </w:rPrChange>
              </w:rPr>
              <w:pPrChange w:id="7067"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5B5C5D2D" w14:textId="77777777" w:rsidR="00402FFE" w:rsidRPr="00402FFE" w:rsidRDefault="00402FFE" w:rsidP="00402FFE">
            <w:pPr>
              <w:spacing w:after="0" w:line="240" w:lineRule="auto"/>
              <w:rPr>
                <w:ins w:id="7068" w:author="Lane, Stefanie" w:date="2023-04-28T12:07:00Z"/>
                <w:rFonts w:ascii="Calibri" w:eastAsia="Times New Roman" w:hAnsi="Calibri" w:cs="Calibri"/>
                <w:color w:val="000000"/>
                <w:rPrChange w:id="7069" w:author="Lane, Stefanie" w:date="2023-04-28T12:07:00Z">
                  <w:rPr>
                    <w:ins w:id="7070" w:author="Lane, Stefanie" w:date="2023-04-28T12:07:00Z"/>
                  </w:rPr>
                </w:rPrChange>
              </w:rPr>
              <w:pPrChange w:id="7071" w:author="Lane, Stefanie" w:date="2023-04-28T12:07:00Z">
                <w:pPr/>
              </w:pPrChange>
            </w:pPr>
          </w:p>
        </w:tc>
        <w:tc>
          <w:tcPr>
            <w:tcW w:w="3320" w:type="dxa"/>
            <w:tcBorders>
              <w:top w:val="nil"/>
              <w:left w:val="nil"/>
              <w:bottom w:val="nil"/>
              <w:right w:val="nil"/>
            </w:tcBorders>
            <w:shd w:val="clear" w:color="auto" w:fill="auto"/>
            <w:noWrap/>
            <w:vAlign w:val="bottom"/>
            <w:hideMark/>
          </w:tcPr>
          <w:p w14:paraId="016F7ABE" w14:textId="77777777" w:rsidR="00402FFE" w:rsidRPr="00402FFE" w:rsidRDefault="00402FFE" w:rsidP="00402FFE">
            <w:pPr>
              <w:spacing w:after="0" w:line="240" w:lineRule="auto"/>
              <w:rPr>
                <w:ins w:id="7072" w:author="Lane, Stefanie" w:date="2023-04-28T12:07:00Z"/>
                <w:rFonts w:ascii="Calibri" w:eastAsia="Times New Roman" w:hAnsi="Calibri" w:cs="Calibri"/>
                <w:i/>
                <w:iCs/>
                <w:color w:val="000000"/>
                <w:rPrChange w:id="7073" w:author="Lane, Stefanie" w:date="2023-04-28T12:07:00Z">
                  <w:rPr>
                    <w:ins w:id="7074" w:author="Lane, Stefanie" w:date="2023-04-28T12:07:00Z"/>
                  </w:rPr>
                </w:rPrChange>
              </w:rPr>
              <w:pPrChange w:id="7075" w:author="Lane, Stefanie" w:date="2023-04-28T12:07:00Z">
                <w:pPr/>
              </w:pPrChange>
            </w:pPr>
            <w:ins w:id="7076" w:author="Lane, Stefanie" w:date="2023-04-28T12:07:00Z">
              <w:r w:rsidRPr="00402FFE">
                <w:rPr>
                  <w:rFonts w:ascii="Calibri" w:eastAsia="Times New Roman" w:hAnsi="Calibri" w:cs="Calibri"/>
                  <w:i/>
                  <w:iCs/>
                  <w:color w:val="000000"/>
                  <w:rPrChange w:id="7077" w:author="Lane, Stefanie" w:date="2023-04-28T12:07:00Z">
                    <w:rPr/>
                  </w:rPrChange>
                </w:rPr>
                <w:t>Lysichiton americanum</w:t>
              </w:r>
            </w:ins>
          </w:p>
        </w:tc>
        <w:tc>
          <w:tcPr>
            <w:tcW w:w="869" w:type="dxa"/>
            <w:tcBorders>
              <w:top w:val="nil"/>
              <w:left w:val="nil"/>
              <w:bottom w:val="nil"/>
              <w:right w:val="nil"/>
            </w:tcBorders>
            <w:shd w:val="clear" w:color="auto" w:fill="auto"/>
            <w:noWrap/>
            <w:vAlign w:val="bottom"/>
            <w:hideMark/>
          </w:tcPr>
          <w:p w14:paraId="2CC47403" w14:textId="77777777" w:rsidR="00402FFE" w:rsidRPr="00402FFE" w:rsidRDefault="00402FFE" w:rsidP="00402FFE">
            <w:pPr>
              <w:spacing w:after="0" w:line="240" w:lineRule="auto"/>
              <w:jc w:val="center"/>
              <w:rPr>
                <w:ins w:id="7078" w:author="Lane, Stefanie" w:date="2023-04-28T12:07:00Z"/>
                <w:rFonts w:ascii="Calibri" w:eastAsia="Times New Roman" w:hAnsi="Calibri" w:cs="Calibri"/>
                <w:color w:val="000000"/>
                <w:rPrChange w:id="7079" w:author="Lane, Stefanie" w:date="2023-04-28T12:07:00Z">
                  <w:rPr>
                    <w:ins w:id="7080" w:author="Lane, Stefanie" w:date="2023-04-28T12:07:00Z"/>
                  </w:rPr>
                </w:rPrChange>
              </w:rPr>
              <w:pPrChange w:id="7081" w:author="Lane, Stefanie" w:date="2023-04-28T12:07:00Z">
                <w:pPr>
                  <w:jc w:val="center"/>
                </w:pPr>
              </w:pPrChange>
            </w:pPr>
            <w:ins w:id="7082" w:author="Lane, Stefanie" w:date="2023-04-28T12:07:00Z">
              <w:r w:rsidRPr="00402FFE">
                <w:rPr>
                  <w:rFonts w:ascii="Calibri" w:eastAsia="Times New Roman" w:hAnsi="Calibri" w:cs="Calibri"/>
                  <w:color w:val="000000"/>
                  <w:rPrChange w:id="7083"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07A35848" w14:textId="77777777" w:rsidR="00402FFE" w:rsidRPr="00402FFE" w:rsidRDefault="00402FFE" w:rsidP="00402FFE">
            <w:pPr>
              <w:spacing w:after="0" w:line="240" w:lineRule="auto"/>
              <w:jc w:val="center"/>
              <w:rPr>
                <w:ins w:id="7084" w:author="Lane, Stefanie" w:date="2023-04-28T12:07:00Z"/>
                <w:rFonts w:ascii="Calibri" w:eastAsia="Times New Roman" w:hAnsi="Calibri" w:cs="Calibri"/>
                <w:color w:val="000000"/>
                <w:rPrChange w:id="7085" w:author="Lane, Stefanie" w:date="2023-04-28T12:07:00Z">
                  <w:rPr>
                    <w:ins w:id="7086" w:author="Lane, Stefanie" w:date="2023-04-28T12:07:00Z"/>
                  </w:rPr>
                </w:rPrChange>
              </w:rPr>
              <w:pPrChange w:id="7087" w:author="Lane, Stefanie" w:date="2023-04-28T12:07:00Z">
                <w:pPr>
                  <w:jc w:val="center"/>
                </w:pPr>
              </w:pPrChange>
            </w:pPr>
            <w:ins w:id="7088" w:author="Lane, Stefanie" w:date="2023-04-28T12:07:00Z">
              <w:r w:rsidRPr="00402FFE">
                <w:rPr>
                  <w:rFonts w:ascii="Calibri" w:eastAsia="Times New Roman" w:hAnsi="Calibri" w:cs="Calibri"/>
                  <w:color w:val="000000"/>
                  <w:rPrChange w:id="7089"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207E822F" w14:textId="77777777" w:rsidR="00402FFE" w:rsidRPr="00402FFE" w:rsidRDefault="00402FFE" w:rsidP="00402FFE">
            <w:pPr>
              <w:spacing w:after="0" w:line="240" w:lineRule="auto"/>
              <w:jc w:val="center"/>
              <w:rPr>
                <w:ins w:id="7090" w:author="Lane, Stefanie" w:date="2023-04-28T12:07:00Z"/>
                <w:rFonts w:ascii="Calibri" w:eastAsia="Times New Roman" w:hAnsi="Calibri" w:cs="Calibri"/>
                <w:color w:val="000000"/>
                <w:rPrChange w:id="7091" w:author="Lane, Stefanie" w:date="2023-04-28T12:07:00Z">
                  <w:rPr>
                    <w:ins w:id="7092" w:author="Lane, Stefanie" w:date="2023-04-28T12:07:00Z"/>
                  </w:rPr>
                </w:rPrChange>
              </w:rPr>
              <w:pPrChange w:id="7093" w:author="Lane, Stefanie" w:date="2023-04-28T12:07:00Z">
                <w:pPr>
                  <w:jc w:val="center"/>
                </w:pPr>
              </w:pPrChange>
            </w:pPr>
            <w:ins w:id="7094" w:author="Lane, Stefanie" w:date="2023-04-28T12:07:00Z">
              <w:r w:rsidRPr="00402FFE">
                <w:rPr>
                  <w:rFonts w:ascii="Calibri" w:eastAsia="Times New Roman" w:hAnsi="Calibri" w:cs="Calibri"/>
                  <w:color w:val="000000"/>
                  <w:rPrChange w:id="7095" w:author="Lane, Stefanie" w:date="2023-04-28T12:07:00Z">
                    <w:rPr/>
                  </w:rPrChange>
                </w:rPr>
                <w:t>0.07</w:t>
              </w:r>
            </w:ins>
          </w:p>
        </w:tc>
        <w:tc>
          <w:tcPr>
            <w:tcW w:w="1710" w:type="dxa"/>
            <w:tcBorders>
              <w:top w:val="nil"/>
              <w:left w:val="nil"/>
              <w:bottom w:val="nil"/>
              <w:right w:val="single" w:sz="8" w:space="0" w:color="auto"/>
            </w:tcBorders>
            <w:shd w:val="clear" w:color="auto" w:fill="auto"/>
            <w:noWrap/>
            <w:vAlign w:val="bottom"/>
            <w:hideMark/>
          </w:tcPr>
          <w:p w14:paraId="305513DD" w14:textId="77777777" w:rsidR="00402FFE" w:rsidRPr="00402FFE" w:rsidRDefault="00402FFE" w:rsidP="00402FFE">
            <w:pPr>
              <w:spacing w:after="0" w:line="240" w:lineRule="auto"/>
              <w:jc w:val="center"/>
              <w:rPr>
                <w:ins w:id="7096" w:author="Lane, Stefanie" w:date="2023-04-28T12:07:00Z"/>
                <w:rFonts w:ascii="Calibri" w:eastAsia="Times New Roman" w:hAnsi="Calibri" w:cs="Calibri"/>
                <w:color w:val="000000"/>
                <w:rPrChange w:id="7097" w:author="Lane, Stefanie" w:date="2023-04-28T12:07:00Z">
                  <w:rPr>
                    <w:ins w:id="7098" w:author="Lane, Stefanie" w:date="2023-04-28T12:07:00Z"/>
                  </w:rPr>
                </w:rPrChange>
              </w:rPr>
              <w:pPrChange w:id="7099" w:author="Lane, Stefanie" w:date="2023-04-28T12:07:00Z">
                <w:pPr>
                  <w:jc w:val="center"/>
                </w:pPr>
              </w:pPrChange>
            </w:pPr>
            <w:ins w:id="7100" w:author="Lane, Stefanie" w:date="2023-04-28T12:07:00Z">
              <w:r w:rsidRPr="00402FFE">
                <w:rPr>
                  <w:rFonts w:ascii="Calibri" w:eastAsia="Times New Roman" w:hAnsi="Calibri" w:cs="Calibri"/>
                  <w:color w:val="000000"/>
                  <w:rPrChange w:id="7101" w:author="Lane, Stefanie" w:date="2023-04-28T12:07:00Z">
                    <w:rPr/>
                  </w:rPrChange>
                </w:rPr>
                <w:t>+</w:t>
              </w:r>
            </w:ins>
          </w:p>
        </w:tc>
      </w:tr>
      <w:tr w:rsidR="00402FFE" w:rsidRPr="00402FFE" w14:paraId="48E8ACBC" w14:textId="77777777" w:rsidTr="00402FFE">
        <w:trPr>
          <w:divId w:val="50731576"/>
          <w:trHeight w:val="290"/>
          <w:ins w:id="7102" w:author="Lane, Stefanie" w:date="2023-04-28T12:07:00Z"/>
        </w:trPr>
        <w:tc>
          <w:tcPr>
            <w:tcW w:w="1311" w:type="dxa"/>
            <w:vMerge/>
            <w:tcBorders>
              <w:top w:val="nil"/>
              <w:left w:val="single" w:sz="8" w:space="0" w:color="auto"/>
              <w:bottom w:val="single" w:sz="8" w:space="0" w:color="000000"/>
              <w:right w:val="nil"/>
            </w:tcBorders>
            <w:vAlign w:val="center"/>
            <w:hideMark/>
          </w:tcPr>
          <w:p w14:paraId="398091BA" w14:textId="77777777" w:rsidR="00402FFE" w:rsidRPr="00402FFE" w:rsidRDefault="00402FFE" w:rsidP="00402FFE">
            <w:pPr>
              <w:spacing w:after="0" w:line="240" w:lineRule="auto"/>
              <w:rPr>
                <w:ins w:id="7103" w:author="Lane, Stefanie" w:date="2023-04-28T12:07:00Z"/>
                <w:rFonts w:ascii="Calibri" w:eastAsia="Times New Roman" w:hAnsi="Calibri" w:cs="Calibri"/>
                <w:color w:val="000000"/>
                <w:rPrChange w:id="7104" w:author="Lane, Stefanie" w:date="2023-04-28T12:07:00Z">
                  <w:rPr>
                    <w:ins w:id="7105" w:author="Lane, Stefanie" w:date="2023-04-28T12:07:00Z"/>
                  </w:rPr>
                </w:rPrChange>
              </w:rPr>
              <w:pPrChange w:id="7106"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463703A" w14:textId="77777777" w:rsidR="00402FFE" w:rsidRPr="00402FFE" w:rsidRDefault="00402FFE" w:rsidP="00402FFE">
            <w:pPr>
              <w:spacing w:after="0" w:line="240" w:lineRule="auto"/>
              <w:rPr>
                <w:ins w:id="7107" w:author="Lane, Stefanie" w:date="2023-04-28T12:07:00Z"/>
                <w:rFonts w:ascii="Calibri" w:eastAsia="Times New Roman" w:hAnsi="Calibri" w:cs="Calibri"/>
                <w:color w:val="000000"/>
                <w:rPrChange w:id="7108" w:author="Lane, Stefanie" w:date="2023-04-28T12:07:00Z">
                  <w:rPr>
                    <w:ins w:id="7109" w:author="Lane, Stefanie" w:date="2023-04-28T12:07:00Z"/>
                  </w:rPr>
                </w:rPrChange>
              </w:rPr>
              <w:pPrChange w:id="7110"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5D52AE0" w14:textId="77777777" w:rsidR="00402FFE" w:rsidRPr="00402FFE" w:rsidRDefault="00402FFE" w:rsidP="00402FFE">
            <w:pPr>
              <w:spacing w:after="0" w:line="240" w:lineRule="auto"/>
              <w:rPr>
                <w:ins w:id="7111" w:author="Lane, Stefanie" w:date="2023-04-28T12:07:00Z"/>
                <w:rFonts w:ascii="Calibri" w:eastAsia="Times New Roman" w:hAnsi="Calibri" w:cs="Calibri"/>
                <w:i/>
                <w:iCs/>
                <w:color w:val="000000"/>
                <w:rPrChange w:id="7112" w:author="Lane, Stefanie" w:date="2023-04-28T12:07:00Z">
                  <w:rPr>
                    <w:ins w:id="7113" w:author="Lane, Stefanie" w:date="2023-04-28T12:07:00Z"/>
                  </w:rPr>
                </w:rPrChange>
              </w:rPr>
              <w:pPrChange w:id="7114" w:author="Lane, Stefanie" w:date="2023-04-28T12:07:00Z">
                <w:pPr/>
              </w:pPrChange>
            </w:pPr>
            <w:ins w:id="7115" w:author="Lane, Stefanie" w:date="2023-04-28T12:07:00Z">
              <w:r w:rsidRPr="00402FFE">
                <w:rPr>
                  <w:rFonts w:ascii="Calibri" w:eastAsia="Times New Roman" w:hAnsi="Calibri" w:cs="Calibri"/>
                  <w:i/>
                  <w:iCs/>
                  <w:color w:val="000000"/>
                  <w:rPrChange w:id="7116" w:author="Lane, Stefanie" w:date="2023-04-28T12:07:00Z">
                    <w:rPr/>
                  </w:rPrChange>
                </w:rPr>
                <w:t>Salix lasiandra</w:t>
              </w:r>
            </w:ins>
          </w:p>
        </w:tc>
        <w:tc>
          <w:tcPr>
            <w:tcW w:w="869" w:type="dxa"/>
            <w:tcBorders>
              <w:top w:val="single" w:sz="4" w:space="0" w:color="auto"/>
              <w:left w:val="nil"/>
              <w:bottom w:val="single" w:sz="4" w:space="0" w:color="auto"/>
              <w:right w:val="nil"/>
            </w:tcBorders>
            <w:shd w:val="clear" w:color="auto" w:fill="auto"/>
            <w:noWrap/>
            <w:vAlign w:val="bottom"/>
            <w:hideMark/>
          </w:tcPr>
          <w:p w14:paraId="1DDAA9FF" w14:textId="77777777" w:rsidR="00402FFE" w:rsidRPr="00402FFE" w:rsidRDefault="00402FFE" w:rsidP="00402FFE">
            <w:pPr>
              <w:spacing w:after="0" w:line="240" w:lineRule="auto"/>
              <w:jc w:val="center"/>
              <w:rPr>
                <w:ins w:id="7117" w:author="Lane, Stefanie" w:date="2023-04-28T12:07:00Z"/>
                <w:rFonts w:ascii="Calibri" w:eastAsia="Times New Roman" w:hAnsi="Calibri" w:cs="Calibri"/>
                <w:color w:val="000000"/>
                <w:rPrChange w:id="7118" w:author="Lane, Stefanie" w:date="2023-04-28T12:07:00Z">
                  <w:rPr>
                    <w:ins w:id="7119" w:author="Lane, Stefanie" w:date="2023-04-28T12:07:00Z"/>
                  </w:rPr>
                </w:rPrChange>
              </w:rPr>
              <w:pPrChange w:id="7120" w:author="Lane, Stefanie" w:date="2023-04-28T12:07:00Z">
                <w:pPr>
                  <w:jc w:val="center"/>
                </w:pPr>
              </w:pPrChange>
            </w:pPr>
            <w:ins w:id="7121" w:author="Lane, Stefanie" w:date="2023-04-28T12:07:00Z">
              <w:r w:rsidRPr="00402FFE">
                <w:rPr>
                  <w:rFonts w:ascii="Calibri" w:eastAsia="Times New Roman" w:hAnsi="Calibri" w:cs="Calibri"/>
                  <w:color w:val="000000"/>
                  <w:rPrChange w:id="7122"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68B84E36" w14:textId="77777777" w:rsidR="00402FFE" w:rsidRPr="00402FFE" w:rsidRDefault="00402FFE" w:rsidP="00402FFE">
            <w:pPr>
              <w:spacing w:after="0" w:line="240" w:lineRule="auto"/>
              <w:jc w:val="center"/>
              <w:rPr>
                <w:ins w:id="7123" w:author="Lane, Stefanie" w:date="2023-04-28T12:07:00Z"/>
                <w:rFonts w:ascii="Calibri" w:eastAsia="Times New Roman" w:hAnsi="Calibri" w:cs="Calibri"/>
                <w:color w:val="000000"/>
                <w:rPrChange w:id="7124" w:author="Lane, Stefanie" w:date="2023-04-28T12:07:00Z">
                  <w:rPr>
                    <w:ins w:id="7125" w:author="Lane, Stefanie" w:date="2023-04-28T12:07:00Z"/>
                  </w:rPr>
                </w:rPrChange>
              </w:rPr>
              <w:pPrChange w:id="7126" w:author="Lane, Stefanie" w:date="2023-04-28T12:07:00Z">
                <w:pPr>
                  <w:jc w:val="center"/>
                </w:pPr>
              </w:pPrChange>
            </w:pPr>
            <w:ins w:id="7127" w:author="Lane, Stefanie" w:date="2023-04-28T12:07:00Z">
              <w:r w:rsidRPr="00402FFE">
                <w:rPr>
                  <w:rFonts w:ascii="Calibri" w:eastAsia="Times New Roman" w:hAnsi="Calibri" w:cs="Calibri"/>
                  <w:color w:val="000000"/>
                  <w:rPrChange w:id="7128" w:author="Lane, Stefanie" w:date="2023-04-28T12:07:00Z">
                    <w:rPr/>
                  </w:rPrChange>
                </w:rPr>
                <w:t>0.61</w:t>
              </w:r>
            </w:ins>
          </w:p>
        </w:tc>
        <w:tc>
          <w:tcPr>
            <w:tcW w:w="810" w:type="dxa"/>
            <w:tcBorders>
              <w:top w:val="single" w:sz="4" w:space="0" w:color="auto"/>
              <w:left w:val="nil"/>
              <w:bottom w:val="single" w:sz="4" w:space="0" w:color="auto"/>
              <w:right w:val="nil"/>
            </w:tcBorders>
            <w:shd w:val="clear" w:color="auto" w:fill="auto"/>
            <w:noWrap/>
            <w:vAlign w:val="bottom"/>
            <w:hideMark/>
          </w:tcPr>
          <w:p w14:paraId="019D5EC3" w14:textId="77777777" w:rsidR="00402FFE" w:rsidRPr="00402FFE" w:rsidRDefault="00402FFE" w:rsidP="00402FFE">
            <w:pPr>
              <w:spacing w:after="0" w:line="240" w:lineRule="auto"/>
              <w:jc w:val="center"/>
              <w:rPr>
                <w:ins w:id="7129" w:author="Lane, Stefanie" w:date="2023-04-28T12:07:00Z"/>
                <w:rFonts w:ascii="Calibri" w:eastAsia="Times New Roman" w:hAnsi="Calibri" w:cs="Calibri"/>
                <w:color w:val="000000"/>
                <w:rPrChange w:id="7130" w:author="Lane, Stefanie" w:date="2023-04-28T12:07:00Z">
                  <w:rPr>
                    <w:ins w:id="7131" w:author="Lane, Stefanie" w:date="2023-04-28T12:07:00Z"/>
                  </w:rPr>
                </w:rPrChange>
              </w:rPr>
              <w:pPrChange w:id="7132" w:author="Lane, Stefanie" w:date="2023-04-28T12:07:00Z">
                <w:pPr>
                  <w:jc w:val="center"/>
                </w:pPr>
              </w:pPrChange>
            </w:pPr>
            <w:ins w:id="7133" w:author="Lane, Stefanie" w:date="2023-04-28T12:07:00Z">
              <w:r w:rsidRPr="00402FFE">
                <w:rPr>
                  <w:rFonts w:ascii="Calibri" w:eastAsia="Times New Roman" w:hAnsi="Calibri" w:cs="Calibri"/>
                  <w:color w:val="000000"/>
                  <w:rPrChange w:id="7134" w:author="Lane, Stefanie" w:date="2023-04-28T12:07:00Z">
                    <w:rPr/>
                  </w:rPrChange>
                </w:rPr>
                <w:t>0.50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491CF5" w14:textId="77777777" w:rsidR="00402FFE" w:rsidRPr="00402FFE" w:rsidRDefault="00402FFE" w:rsidP="00402FFE">
            <w:pPr>
              <w:spacing w:after="0" w:line="240" w:lineRule="auto"/>
              <w:jc w:val="center"/>
              <w:rPr>
                <w:ins w:id="7135" w:author="Lane, Stefanie" w:date="2023-04-28T12:07:00Z"/>
                <w:rFonts w:ascii="Calibri" w:eastAsia="Times New Roman" w:hAnsi="Calibri" w:cs="Calibri"/>
                <w:color w:val="000000"/>
                <w:rPrChange w:id="7136" w:author="Lane, Stefanie" w:date="2023-04-28T12:07:00Z">
                  <w:rPr>
                    <w:ins w:id="7137" w:author="Lane, Stefanie" w:date="2023-04-28T12:07:00Z"/>
                  </w:rPr>
                </w:rPrChange>
              </w:rPr>
              <w:pPrChange w:id="7138" w:author="Lane, Stefanie" w:date="2023-04-28T12:07:00Z">
                <w:pPr>
                  <w:jc w:val="center"/>
                </w:pPr>
              </w:pPrChange>
            </w:pPr>
            <w:ins w:id="7139" w:author="Lane, Stefanie" w:date="2023-04-28T12:07:00Z">
              <w:r w:rsidRPr="00402FFE">
                <w:rPr>
                  <w:rFonts w:ascii="Calibri" w:eastAsia="Times New Roman" w:hAnsi="Calibri" w:cs="Calibri"/>
                  <w:color w:val="000000"/>
                  <w:rPrChange w:id="7140" w:author="Lane, Stefanie" w:date="2023-04-28T12:07:00Z">
                    <w:rPr/>
                  </w:rPrChange>
                </w:rPr>
                <w:t>+</w:t>
              </w:r>
            </w:ins>
          </w:p>
        </w:tc>
      </w:tr>
      <w:tr w:rsidR="00402FFE" w:rsidRPr="00402FFE" w14:paraId="6E89C366" w14:textId="77777777" w:rsidTr="00402FFE">
        <w:trPr>
          <w:divId w:val="50731576"/>
          <w:trHeight w:val="290"/>
          <w:ins w:id="7141" w:author="Lane, Stefanie" w:date="2023-04-28T12:07:00Z"/>
        </w:trPr>
        <w:tc>
          <w:tcPr>
            <w:tcW w:w="1311" w:type="dxa"/>
            <w:vMerge/>
            <w:tcBorders>
              <w:top w:val="nil"/>
              <w:left w:val="single" w:sz="8" w:space="0" w:color="auto"/>
              <w:bottom w:val="single" w:sz="8" w:space="0" w:color="000000"/>
              <w:right w:val="nil"/>
            </w:tcBorders>
            <w:vAlign w:val="center"/>
            <w:hideMark/>
          </w:tcPr>
          <w:p w14:paraId="21378373" w14:textId="77777777" w:rsidR="00402FFE" w:rsidRPr="00402FFE" w:rsidRDefault="00402FFE" w:rsidP="00402FFE">
            <w:pPr>
              <w:spacing w:after="0" w:line="240" w:lineRule="auto"/>
              <w:rPr>
                <w:ins w:id="7142" w:author="Lane, Stefanie" w:date="2023-04-28T12:07:00Z"/>
                <w:rFonts w:ascii="Calibri" w:eastAsia="Times New Roman" w:hAnsi="Calibri" w:cs="Calibri"/>
                <w:color w:val="000000"/>
                <w:rPrChange w:id="7143" w:author="Lane, Stefanie" w:date="2023-04-28T12:07:00Z">
                  <w:rPr>
                    <w:ins w:id="7144" w:author="Lane, Stefanie" w:date="2023-04-28T12:07:00Z"/>
                  </w:rPr>
                </w:rPrChange>
              </w:rPr>
              <w:pPrChange w:id="714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9BA9829" w14:textId="77777777" w:rsidR="00402FFE" w:rsidRPr="00402FFE" w:rsidRDefault="00402FFE" w:rsidP="00402FFE">
            <w:pPr>
              <w:spacing w:after="0" w:line="240" w:lineRule="auto"/>
              <w:rPr>
                <w:ins w:id="7146" w:author="Lane, Stefanie" w:date="2023-04-28T12:07:00Z"/>
                <w:rFonts w:ascii="Calibri" w:eastAsia="Times New Roman" w:hAnsi="Calibri" w:cs="Calibri"/>
                <w:color w:val="000000"/>
                <w:rPrChange w:id="7147" w:author="Lane, Stefanie" w:date="2023-04-28T12:07:00Z">
                  <w:rPr>
                    <w:ins w:id="7148" w:author="Lane, Stefanie" w:date="2023-04-28T12:07:00Z"/>
                  </w:rPr>
                </w:rPrChange>
              </w:rPr>
              <w:pPrChange w:id="7149" w:author="Lane, Stefanie" w:date="2023-04-28T12:07:00Z">
                <w:pPr/>
              </w:pPrChange>
            </w:pPr>
          </w:p>
        </w:tc>
        <w:tc>
          <w:tcPr>
            <w:tcW w:w="3320" w:type="dxa"/>
            <w:tcBorders>
              <w:top w:val="nil"/>
              <w:left w:val="nil"/>
              <w:bottom w:val="nil"/>
              <w:right w:val="nil"/>
            </w:tcBorders>
            <w:shd w:val="clear" w:color="auto" w:fill="auto"/>
            <w:noWrap/>
            <w:vAlign w:val="bottom"/>
            <w:hideMark/>
          </w:tcPr>
          <w:p w14:paraId="366C3E61" w14:textId="77777777" w:rsidR="00402FFE" w:rsidRPr="00402FFE" w:rsidRDefault="00402FFE" w:rsidP="00402FFE">
            <w:pPr>
              <w:spacing w:after="0" w:line="240" w:lineRule="auto"/>
              <w:rPr>
                <w:ins w:id="7150" w:author="Lane, Stefanie" w:date="2023-04-28T12:07:00Z"/>
                <w:rFonts w:ascii="Calibri" w:eastAsia="Times New Roman" w:hAnsi="Calibri" w:cs="Calibri"/>
                <w:i/>
                <w:iCs/>
                <w:color w:val="000000"/>
                <w:rPrChange w:id="7151" w:author="Lane, Stefanie" w:date="2023-04-28T12:07:00Z">
                  <w:rPr>
                    <w:ins w:id="7152" w:author="Lane, Stefanie" w:date="2023-04-28T12:07:00Z"/>
                  </w:rPr>
                </w:rPrChange>
              </w:rPr>
              <w:pPrChange w:id="7153" w:author="Lane, Stefanie" w:date="2023-04-28T12:07:00Z">
                <w:pPr/>
              </w:pPrChange>
            </w:pPr>
            <w:ins w:id="7154" w:author="Lane, Stefanie" w:date="2023-04-28T12:07:00Z">
              <w:r w:rsidRPr="00402FFE">
                <w:rPr>
                  <w:rFonts w:ascii="Calibri" w:eastAsia="Times New Roman" w:hAnsi="Calibri" w:cs="Calibri"/>
                  <w:i/>
                  <w:iCs/>
                  <w:color w:val="000000"/>
                  <w:rPrChange w:id="7155" w:author="Lane, Stefanie" w:date="2023-04-28T12:07:00Z">
                    <w:rPr/>
                  </w:rPrChange>
                </w:rPr>
                <w:t>Salix scouleriana</w:t>
              </w:r>
            </w:ins>
          </w:p>
        </w:tc>
        <w:tc>
          <w:tcPr>
            <w:tcW w:w="869" w:type="dxa"/>
            <w:tcBorders>
              <w:top w:val="nil"/>
              <w:left w:val="nil"/>
              <w:bottom w:val="nil"/>
              <w:right w:val="nil"/>
            </w:tcBorders>
            <w:shd w:val="clear" w:color="auto" w:fill="auto"/>
            <w:noWrap/>
            <w:vAlign w:val="bottom"/>
            <w:hideMark/>
          </w:tcPr>
          <w:p w14:paraId="71A1CEC6" w14:textId="77777777" w:rsidR="00402FFE" w:rsidRPr="00402FFE" w:rsidRDefault="00402FFE" w:rsidP="00402FFE">
            <w:pPr>
              <w:spacing w:after="0" w:line="240" w:lineRule="auto"/>
              <w:jc w:val="center"/>
              <w:rPr>
                <w:ins w:id="7156" w:author="Lane, Stefanie" w:date="2023-04-28T12:07:00Z"/>
                <w:rFonts w:ascii="Calibri" w:eastAsia="Times New Roman" w:hAnsi="Calibri" w:cs="Calibri"/>
                <w:color w:val="000000"/>
                <w:rPrChange w:id="7157" w:author="Lane, Stefanie" w:date="2023-04-28T12:07:00Z">
                  <w:rPr>
                    <w:ins w:id="7158" w:author="Lane, Stefanie" w:date="2023-04-28T12:07:00Z"/>
                  </w:rPr>
                </w:rPrChange>
              </w:rPr>
              <w:pPrChange w:id="7159" w:author="Lane, Stefanie" w:date="2023-04-28T12:07:00Z">
                <w:pPr>
                  <w:jc w:val="center"/>
                </w:pPr>
              </w:pPrChange>
            </w:pPr>
            <w:ins w:id="7160" w:author="Lane, Stefanie" w:date="2023-04-28T12:07:00Z">
              <w:r w:rsidRPr="00402FFE">
                <w:rPr>
                  <w:rFonts w:ascii="Calibri" w:eastAsia="Times New Roman" w:hAnsi="Calibri" w:cs="Calibri"/>
                  <w:color w:val="000000"/>
                  <w:rPrChange w:id="7161"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67868354" w14:textId="77777777" w:rsidR="00402FFE" w:rsidRPr="00402FFE" w:rsidRDefault="00402FFE" w:rsidP="00402FFE">
            <w:pPr>
              <w:spacing w:after="0" w:line="240" w:lineRule="auto"/>
              <w:jc w:val="center"/>
              <w:rPr>
                <w:ins w:id="7162" w:author="Lane, Stefanie" w:date="2023-04-28T12:07:00Z"/>
                <w:rFonts w:ascii="Calibri" w:eastAsia="Times New Roman" w:hAnsi="Calibri" w:cs="Calibri"/>
                <w:color w:val="000000"/>
                <w:rPrChange w:id="7163" w:author="Lane, Stefanie" w:date="2023-04-28T12:07:00Z">
                  <w:rPr>
                    <w:ins w:id="7164" w:author="Lane, Stefanie" w:date="2023-04-28T12:07:00Z"/>
                  </w:rPr>
                </w:rPrChange>
              </w:rPr>
              <w:pPrChange w:id="7165" w:author="Lane, Stefanie" w:date="2023-04-28T12:07:00Z">
                <w:pPr>
                  <w:jc w:val="center"/>
                </w:pPr>
              </w:pPrChange>
            </w:pPr>
            <w:ins w:id="7166" w:author="Lane, Stefanie" w:date="2023-04-28T12:07:00Z">
              <w:r w:rsidRPr="00402FFE">
                <w:rPr>
                  <w:rFonts w:ascii="Calibri" w:eastAsia="Times New Roman" w:hAnsi="Calibri" w:cs="Calibri"/>
                  <w:color w:val="000000"/>
                  <w:rPrChange w:id="7167"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2E692208" w14:textId="77777777" w:rsidR="00402FFE" w:rsidRPr="00402FFE" w:rsidRDefault="00402FFE" w:rsidP="00402FFE">
            <w:pPr>
              <w:spacing w:after="0" w:line="240" w:lineRule="auto"/>
              <w:jc w:val="center"/>
              <w:rPr>
                <w:ins w:id="7168" w:author="Lane, Stefanie" w:date="2023-04-28T12:07:00Z"/>
                <w:rFonts w:ascii="Calibri" w:eastAsia="Times New Roman" w:hAnsi="Calibri" w:cs="Calibri"/>
                <w:color w:val="000000"/>
                <w:rPrChange w:id="7169" w:author="Lane, Stefanie" w:date="2023-04-28T12:07:00Z">
                  <w:rPr>
                    <w:ins w:id="7170" w:author="Lane, Stefanie" w:date="2023-04-28T12:07:00Z"/>
                  </w:rPr>
                </w:rPrChange>
              </w:rPr>
              <w:pPrChange w:id="7171" w:author="Lane, Stefanie" w:date="2023-04-28T12:07:00Z">
                <w:pPr>
                  <w:jc w:val="center"/>
                </w:pPr>
              </w:pPrChange>
            </w:pPr>
            <w:ins w:id="7172" w:author="Lane, Stefanie" w:date="2023-04-28T12:07:00Z">
              <w:r w:rsidRPr="00402FFE">
                <w:rPr>
                  <w:rFonts w:ascii="Calibri" w:eastAsia="Times New Roman" w:hAnsi="Calibri" w:cs="Calibri"/>
                  <w:color w:val="000000"/>
                  <w:rPrChange w:id="7173" w:author="Lane, Stefanie" w:date="2023-04-28T12:07:00Z">
                    <w:rPr/>
                  </w:rPrChange>
                </w:rPr>
                <w:t>0.04</w:t>
              </w:r>
            </w:ins>
          </w:p>
        </w:tc>
        <w:tc>
          <w:tcPr>
            <w:tcW w:w="1710" w:type="dxa"/>
            <w:tcBorders>
              <w:top w:val="nil"/>
              <w:left w:val="nil"/>
              <w:bottom w:val="nil"/>
              <w:right w:val="single" w:sz="8" w:space="0" w:color="auto"/>
            </w:tcBorders>
            <w:shd w:val="clear" w:color="auto" w:fill="auto"/>
            <w:noWrap/>
            <w:vAlign w:val="bottom"/>
            <w:hideMark/>
          </w:tcPr>
          <w:p w14:paraId="124B51B2" w14:textId="77777777" w:rsidR="00402FFE" w:rsidRPr="00402FFE" w:rsidRDefault="00402FFE" w:rsidP="00402FFE">
            <w:pPr>
              <w:spacing w:after="0" w:line="240" w:lineRule="auto"/>
              <w:jc w:val="center"/>
              <w:rPr>
                <w:ins w:id="7174" w:author="Lane, Stefanie" w:date="2023-04-28T12:07:00Z"/>
                <w:rFonts w:ascii="Calibri" w:eastAsia="Times New Roman" w:hAnsi="Calibri" w:cs="Calibri"/>
                <w:color w:val="000000"/>
                <w:rPrChange w:id="7175" w:author="Lane, Stefanie" w:date="2023-04-28T12:07:00Z">
                  <w:rPr>
                    <w:ins w:id="7176" w:author="Lane, Stefanie" w:date="2023-04-28T12:07:00Z"/>
                  </w:rPr>
                </w:rPrChange>
              </w:rPr>
              <w:pPrChange w:id="7177" w:author="Lane, Stefanie" w:date="2023-04-28T12:07:00Z">
                <w:pPr>
                  <w:jc w:val="center"/>
                </w:pPr>
              </w:pPrChange>
            </w:pPr>
            <w:ins w:id="7178" w:author="Lane, Stefanie" w:date="2023-04-28T12:07:00Z">
              <w:r w:rsidRPr="00402FFE">
                <w:rPr>
                  <w:rFonts w:ascii="Calibri" w:eastAsia="Times New Roman" w:hAnsi="Calibri" w:cs="Calibri"/>
                  <w:color w:val="000000"/>
                  <w:rPrChange w:id="7179" w:author="Lane, Stefanie" w:date="2023-04-28T12:07:00Z">
                    <w:rPr/>
                  </w:rPrChange>
                </w:rPr>
                <w:t>+</w:t>
              </w:r>
            </w:ins>
          </w:p>
        </w:tc>
      </w:tr>
      <w:tr w:rsidR="00402FFE" w:rsidRPr="00402FFE" w14:paraId="0622765A" w14:textId="77777777" w:rsidTr="00402FFE">
        <w:trPr>
          <w:divId w:val="50731576"/>
          <w:trHeight w:val="290"/>
          <w:ins w:id="7180" w:author="Lane, Stefanie" w:date="2023-04-28T12:07:00Z"/>
        </w:trPr>
        <w:tc>
          <w:tcPr>
            <w:tcW w:w="1311" w:type="dxa"/>
            <w:vMerge/>
            <w:tcBorders>
              <w:top w:val="nil"/>
              <w:left w:val="single" w:sz="8" w:space="0" w:color="auto"/>
              <w:bottom w:val="single" w:sz="8" w:space="0" w:color="000000"/>
              <w:right w:val="nil"/>
            </w:tcBorders>
            <w:vAlign w:val="center"/>
            <w:hideMark/>
          </w:tcPr>
          <w:p w14:paraId="361A0090" w14:textId="77777777" w:rsidR="00402FFE" w:rsidRPr="00402FFE" w:rsidRDefault="00402FFE" w:rsidP="00402FFE">
            <w:pPr>
              <w:spacing w:after="0" w:line="240" w:lineRule="auto"/>
              <w:rPr>
                <w:ins w:id="7181" w:author="Lane, Stefanie" w:date="2023-04-28T12:07:00Z"/>
                <w:rFonts w:ascii="Calibri" w:eastAsia="Times New Roman" w:hAnsi="Calibri" w:cs="Calibri"/>
                <w:color w:val="000000"/>
                <w:rPrChange w:id="7182" w:author="Lane, Stefanie" w:date="2023-04-28T12:07:00Z">
                  <w:rPr>
                    <w:ins w:id="7183" w:author="Lane, Stefanie" w:date="2023-04-28T12:07:00Z"/>
                  </w:rPr>
                </w:rPrChange>
              </w:rPr>
              <w:pPrChange w:id="7184"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E946C5B" w14:textId="77777777" w:rsidR="00402FFE" w:rsidRPr="00402FFE" w:rsidRDefault="00402FFE" w:rsidP="00402FFE">
            <w:pPr>
              <w:spacing w:after="0" w:line="240" w:lineRule="auto"/>
              <w:rPr>
                <w:ins w:id="7185" w:author="Lane, Stefanie" w:date="2023-04-28T12:07:00Z"/>
                <w:rFonts w:ascii="Calibri" w:eastAsia="Times New Roman" w:hAnsi="Calibri" w:cs="Calibri"/>
                <w:color w:val="000000"/>
                <w:rPrChange w:id="7186" w:author="Lane, Stefanie" w:date="2023-04-28T12:07:00Z">
                  <w:rPr>
                    <w:ins w:id="7187" w:author="Lane, Stefanie" w:date="2023-04-28T12:07:00Z"/>
                  </w:rPr>
                </w:rPrChange>
              </w:rPr>
              <w:pPrChange w:id="7188"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F0DA2F2" w14:textId="77777777" w:rsidR="00402FFE" w:rsidRPr="00402FFE" w:rsidRDefault="00402FFE" w:rsidP="00402FFE">
            <w:pPr>
              <w:spacing w:after="0" w:line="240" w:lineRule="auto"/>
              <w:rPr>
                <w:ins w:id="7189" w:author="Lane, Stefanie" w:date="2023-04-28T12:07:00Z"/>
                <w:rFonts w:ascii="Calibri" w:eastAsia="Times New Roman" w:hAnsi="Calibri" w:cs="Calibri"/>
                <w:i/>
                <w:iCs/>
                <w:color w:val="000000"/>
                <w:rPrChange w:id="7190" w:author="Lane, Stefanie" w:date="2023-04-28T12:07:00Z">
                  <w:rPr>
                    <w:ins w:id="7191" w:author="Lane, Stefanie" w:date="2023-04-28T12:07:00Z"/>
                  </w:rPr>
                </w:rPrChange>
              </w:rPr>
              <w:pPrChange w:id="7192" w:author="Lane, Stefanie" w:date="2023-04-28T12:07:00Z">
                <w:pPr/>
              </w:pPrChange>
            </w:pPr>
            <w:ins w:id="7193" w:author="Lane, Stefanie" w:date="2023-04-28T12:07:00Z">
              <w:r w:rsidRPr="00402FFE">
                <w:rPr>
                  <w:rFonts w:ascii="Calibri" w:eastAsia="Times New Roman" w:hAnsi="Calibri" w:cs="Calibri"/>
                  <w:i/>
                  <w:iCs/>
                  <w:color w:val="000000"/>
                  <w:rPrChange w:id="7194" w:author="Lane, Stefanie" w:date="2023-04-28T12:07:00Z">
                    <w:rPr/>
                  </w:rPrChange>
                </w:rPr>
                <w:t>Typha latifolia</w:t>
              </w:r>
            </w:ins>
          </w:p>
        </w:tc>
        <w:tc>
          <w:tcPr>
            <w:tcW w:w="869" w:type="dxa"/>
            <w:tcBorders>
              <w:top w:val="single" w:sz="4" w:space="0" w:color="auto"/>
              <w:left w:val="nil"/>
              <w:bottom w:val="single" w:sz="4" w:space="0" w:color="auto"/>
              <w:right w:val="nil"/>
            </w:tcBorders>
            <w:shd w:val="clear" w:color="auto" w:fill="auto"/>
            <w:noWrap/>
            <w:vAlign w:val="bottom"/>
            <w:hideMark/>
          </w:tcPr>
          <w:p w14:paraId="0930E71F" w14:textId="77777777" w:rsidR="00402FFE" w:rsidRPr="00402FFE" w:rsidRDefault="00402FFE" w:rsidP="00402FFE">
            <w:pPr>
              <w:spacing w:after="0" w:line="240" w:lineRule="auto"/>
              <w:jc w:val="center"/>
              <w:rPr>
                <w:ins w:id="7195" w:author="Lane, Stefanie" w:date="2023-04-28T12:07:00Z"/>
                <w:rFonts w:ascii="Calibri" w:eastAsia="Times New Roman" w:hAnsi="Calibri" w:cs="Calibri"/>
                <w:color w:val="000000"/>
                <w:rPrChange w:id="7196" w:author="Lane, Stefanie" w:date="2023-04-28T12:07:00Z">
                  <w:rPr>
                    <w:ins w:id="7197" w:author="Lane, Stefanie" w:date="2023-04-28T12:07:00Z"/>
                  </w:rPr>
                </w:rPrChange>
              </w:rPr>
              <w:pPrChange w:id="7198" w:author="Lane, Stefanie" w:date="2023-04-28T12:07:00Z">
                <w:pPr>
                  <w:jc w:val="center"/>
                </w:pPr>
              </w:pPrChange>
            </w:pPr>
            <w:ins w:id="7199" w:author="Lane, Stefanie" w:date="2023-04-28T12:07:00Z">
              <w:r w:rsidRPr="00402FFE">
                <w:rPr>
                  <w:rFonts w:ascii="Calibri" w:eastAsia="Times New Roman" w:hAnsi="Calibri" w:cs="Calibri"/>
                  <w:color w:val="000000"/>
                  <w:rPrChange w:id="7200"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341F557F" w14:textId="77777777" w:rsidR="00402FFE" w:rsidRPr="00402FFE" w:rsidRDefault="00402FFE" w:rsidP="00402FFE">
            <w:pPr>
              <w:spacing w:after="0" w:line="240" w:lineRule="auto"/>
              <w:jc w:val="center"/>
              <w:rPr>
                <w:ins w:id="7201" w:author="Lane, Stefanie" w:date="2023-04-28T12:07:00Z"/>
                <w:rFonts w:ascii="Calibri" w:eastAsia="Times New Roman" w:hAnsi="Calibri" w:cs="Calibri"/>
                <w:color w:val="000000"/>
                <w:rPrChange w:id="7202" w:author="Lane, Stefanie" w:date="2023-04-28T12:07:00Z">
                  <w:rPr>
                    <w:ins w:id="7203" w:author="Lane, Stefanie" w:date="2023-04-28T12:07:00Z"/>
                  </w:rPr>
                </w:rPrChange>
              </w:rPr>
              <w:pPrChange w:id="7204" w:author="Lane, Stefanie" w:date="2023-04-28T12:07:00Z">
                <w:pPr>
                  <w:jc w:val="center"/>
                </w:pPr>
              </w:pPrChange>
            </w:pPr>
            <w:ins w:id="7205" w:author="Lane, Stefanie" w:date="2023-04-28T12:07:00Z">
              <w:r w:rsidRPr="00402FFE">
                <w:rPr>
                  <w:rFonts w:ascii="Calibri" w:eastAsia="Times New Roman" w:hAnsi="Calibri" w:cs="Calibri"/>
                  <w:color w:val="000000"/>
                  <w:rPrChange w:id="7206" w:author="Lane, Stefanie" w:date="2023-04-28T12:07:00Z">
                    <w:rPr/>
                  </w:rPrChange>
                </w:rPr>
                <w:t>0.28</w:t>
              </w:r>
            </w:ins>
          </w:p>
        </w:tc>
        <w:tc>
          <w:tcPr>
            <w:tcW w:w="810" w:type="dxa"/>
            <w:tcBorders>
              <w:top w:val="single" w:sz="4" w:space="0" w:color="auto"/>
              <w:left w:val="nil"/>
              <w:bottom w:val="single" w:sz="4" w:space="0" w:color="auto"/>
              <w:right w:val="nil"/>
            </w:tcBorders>
            <w:shd w:val="clear" w:color="auto" w:fill="auto"/>
            <w:noWrap/>
            <w:vAlign w:val="bottom"/>
            <w:hideMark/>
          </w:tcPr>
          <w:p w14:paraId="311FBCAF" w14:textId="77777777" w:rsidR="00402FFE" w:rsidRPr="00402FFE" w:rsidRDefault="00402FFE" w:rsidP="00402FFE">
            <w:pPr>
              <w:spacing w:after="0" w:line="240" w:lineRule="auto"/>
              <w:jc w:val="center"/>
              <w:rPr>
                <w:ins w:id="7207" w:author="Lane, Stefanie" w:date="2023-04-28T12:07:00Z"/>
                <w:rFonts w:ascii="Calibri" w:eastAsia="Times New Roman" w:hAnsi="Calibri" w:cs="Calibri"/>
                <w:color w:val="000000"/>
                <w:rPrChange w:id="7208" w:author="Lane, Stefanie" w:date="2023-04-28T12:07:00Z">
                  <w:rPr>
                    <w:ins w:id="7209" w:author="Lane, Stefanie" w:date="2023-04-28T12:07:00Z"/>
                  </w:rPr>
                </w:rPrChange>
              </w:rPr>
              <w:pPrChange w:id="7210" w:author="Lane, Stefanie" w:date="2023-04-28T12:07:00Z">
                <w:pPr>
                  <w:jc w:val="center"/>
                </w:pPr>
              </w:pPrChange>
            </w:pPr>
            <w:ins w:id="7211" w:author="Lane, Stefanie" w:date="2023-04-28T12:07:00Z">
              <w:r w:rsidRPr="00402FFE">
                <w:rPr>
                  <w:rFonts w:ascii="Calibri" w:eastAsia="Times New Roman" w:hAnsi="Calibri" w:cs="Calibri"/>
                  <w:color w:val="000000"/>
                  <w:rPrChange w:id="7212" w:author="Lane, Stefanie" w:date="2023-04-28T12:07:00Z">
                    <w:rPr/>
                  </w:rPrChange>
                </w:rPr>
                <w:t>0.25</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9964D5B" w14:textId="77777777" w:rsidR="00402FFE" w:rsidRPr="00402FFE" w:rsidRDefault="00402FFE" w:rsidP="00402FFE">
            <w:pPr>
              <w:spacing w:after="0" w:line="240" w:lineRule="auto"/>
              <w:jc w:val="center"/>
              <w:rPr>
                <w:ins w:id="7213" w:author="Lane, Stefanie" w:date="2023-04-28T12:07:00Z"/>
                <w:rFonts w:ascii="Calibri" w:eastAsia="Times New Roman" w:hAnsi="Calibri" w:cs="Calibri"/>
                <w:color w:val="000000"/>
                <w:rPrChange w:id="7214" w:author="Lane, Stefanie" w:date="2023-04-28T12:07:00Z">
                  <w:rPr>
                    <w:ins w:id="7215" w:author="Lane, Stefanie" w:date="2023-04-28T12:07:00Z"/>
                  </w:rPr>
                </w:rPrChange>
              </w:rPr>
              <w:pPrChange w:id="7216" w:author="Lane, Stefanie" w:date="2023-04-28T12:07:00Z">
                <w:pPr>
                  <w:jc w:val="center"/>
                </w:pPr>
              </w:pPrChange>
            </w:pPr>
            <w:ins w:id="7217" w:author="Lane, Stefanie" w:date="2023-04-28T12:07:00Z">
              <w:r w:rsidRPr="00402FFE">
                <w:rPr>
                  <w:rFonts w:ascii="Calibri" w:eastAsia="Times New Roman" w:hAnsi="Calibri" w:cs="Calibri"/>
                  <w:color w:val="000000"/>
                  <w:rPrChange w:id="7218" w:author="Lane, Stefanie" w:date="2023-04-28T12:07:00Z">
                    <w:rPr/>
                  </w:rPrChange>
                </w:rPr>
                <w:t>+</w:t>
              </w:r>
            </w:ins>
          </w:p>
        </w:tc>
      </w:tr>
      <w:tr w:rsidR="00402FFE" w:rsidRPr="00402FFE" w14:paraId="0EBAB6C6" w14:textId="77777777" w:rsidTr="00402FFE">
        <w:trPr>
          <w:divId w:val="50731576"/>
          <w:trHeight w:val="290"/>
          <w:ins w:id="7219" w:author="Lane, Stefanie" w:date="2023-04-28T12:07:00Z"/>
        </w:trPr>
        <w:tc>
          <w:tcPr>
            <w:tcW w:w="1311" w:type="dxa"/>
            <w:vMerge/>
            <w:tcBorders>
              <w:top w:val="nil"/>
              <w:left w:val="single" w:sz="8" w:space="0" w:color="auto"/>
              <w:bottom w:val="single" w:sz="8" w:space="0" w:color="000000"/>
              <w:right w:val="nil"/>
            </w:tcBorders>
            <w:vAlign w:val="center"/>
            <w:hideMark/>
          </w:tcPr>
          <w:p w14:paraId="73230973" w14:textId="77777777" w:rsidR="00402FFE" w:rsidRPr="00402FFE" w:rsidRDefault="00402FFE" w:rsidP="00402FFE">
            <w:pPr>
              <w:spacing w:after="0" w:line="240" w:lineRule="auto"/>
              <w:rPr>
                <w:ins w:id="7220" w:author="Lane, Stefanie" w:date="2023-04-28T12:07:00Z"/>
                <w:rFonts w:ascii="Calibri" w:eastAsia="Times New Roman" w:hAnsi="Calibri" w:cs="Calibri"/>
                <w:color w:val="000000"/>
                <w:rPrChange w:id="7221" w:author="Lane, Stefanie" w:date="2023-04-28T12:07:00Z">
                  <w:rPr>
                    <w:ins w:id="7222" w:author="Lane, Stefanie" w:date="2023-04-28T12:07:00Z"/>
                  </w:rPr>
                </w:rPrChange>
              </w:rPr>
              <w:pPrChange w:id="7223"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222E67CE" w14:textId="77777777" w:rsidR="00402FFE" w:rsidRPr="00402FFE" w:rsidRDefault="00402FFE" w:rsidP="00402FFE">
            <w:pPr>
              <w:spacing w:after="0" w:line="240" w:lineRule="auto"/>
              <w:rPr>
                <w:ins w:id="7224" w:author="Lane, Stefanie" w:date="2023-04-28T12:07:00Z"/>
                <w:rFonts w:ascii="Calibri" w:eastAsia="Times New Roman" w:hAnsi="Calibri" w:cs="Calibri"/>
                <w:color w:val="000000"/>
                <w:rPrChange w:id="7225" w:author="Lane, Stefanie" w:date="2023-04-28T12:07:00Z">
                  <w:rPr>
                    <w:ins w:id="7226" w:author="Lane, Stefanie" w:date="2023-04-28T12:07:00Z"/>
                  </w:rPr>
                </w:rPrChange>
              </w:rPr>
              <w:pPrChange w:id="7227" w:author="Lane, Stefanie" w:date="2023-04-28T12:07:00Z">
                <w:pPr/>
              </w:pPrChange>
            </w:pPr>
          </w:p>
        </w:tc>
        <w:tc>
          <w:tcPr>
            <w:tcW w:w="3320" w:type="dxa"/>
            <w:tcBorders>
              <w:top w:val="nil"/>
              <w:left w:val="nil"/>
              <w:bottom w:val="nil"/>
              <w:right w:val="nil"/>
            </w:tcBorders>
            <w:shd w:val="clear" w:color="auto" w:fill="auto"/>
            <w:noWrap/>
            <w:vAlign w:val="bottom"/>
            <w:hideMark/>
          </w:tcPr>
          <w:p w14:paraId="69511A62" w14:textId="77777777" w:rsidR="00402FFE" w:rsidRPr="00402FFE" w:rsidRDefault="00402FFE" w:rsidP="00402FFE">
            <w:pPr>
              <w:spacing w:after="0" w:line="240" w:lineRule="auto"/>
              <w:rPr>
                <w:ins w:id="7228" w:author="Lane, Stefanie" w:date="2023-04-28T12:07:00Z"/>
                <w:rFonts w:ascii="Calibri" w:eastAsia="Times New Roman" w:hAnsi="Calibri" w:cs="Calibri"/>
                <w:i/>
                <w:iCs/>
                <w:color w:val="000000"/>
                <w:rPrChange w:id="7229" w:author="Lane, Stefanie" w:date="2023-04-28T12:07:00Z">
                  <w:rPr>
                    <w:ins w:id="7230" w:author="Lane, Stefanie" w:date="2023-04-28T12:07:00Z"/>
                  </w:rPr>
                </w:rPrChange>
              </w:rPr>
              <w:pPrChange w:id="7231" w:author="Lane, Stefanie" w:date="2023-04-28T12:07:00Z">
                <w:pPr/>
              </w:pPrChange>
            </w:pPr>
            <w:ins w:id="7232" w:author="Lane, Stefanie" w:date="2023-04-28T12:07:00Z">
              <w:r w:rsidRPr="00402FFE">
                <w:rPr>
                  <w:rFonts w:ascii="Calibri" w:eastAsia="Times New Roman" w:hAnsi="Calibri" w:cs="Calibri"/>
                  <w:i/>
                  <w:iCs/>
                  <w:color w:val="000000"/>
                  <w:rPrChange w:id="7233" w:author="Lane, Stefanie" w:date="2023-04-28T12:07:00Z">
                    <w:rPr/>
                  </w:rPrChange>
                </w:rPr>
                <w:t>Equisetum palustre</w:t>
              </w:r>
            </w:ins>
          </w:p>
        </w:tc>
        <w:tc>
          <w:tcPr>
            <w:tcW w:w="869" w:type="dxa"/>
            <w:tcBorders>
              <w:top w:val="nil"/>
              <w:left w:val="nil"/>
              <w:bottom w:val="nil"/>
              <w:right w:val="nil"/>
            </w:tcBorders>
            <w:shd w:val="clear" w:color="auto" w:fill="auto"/>
            <w:noWrap/>
            <w:vAlign w:val="bottom"/>
            <w:hideMark/>
          </w:tcPr>
          <w:p w14:paraId="676E058E" w14:textId="77777777" w:rsidR="00402FFE" w:rsidRPr="00402FFE" w:rsidRDefault="00402FFE" w:rsidP="00402FFE">
            <w:pPr>
              <w:spacing w:after="0" w:line="240" w:lineRule="auto"/>
              <w:jc w:val="center"/>
              <w:rPr>
                <w:ins w:id="7234" w:author="Lane, Stefanie" w:date="2023-04-28T12:07:00Z"/>
                <w:rFonts w:ascii="Calibri" w:eastAsia="Times New Roman" w:hAnsi="Calibri" w:cs="Calibri"/>
                <w:color w:val="000000"/>
                <w:rPrChange w:id="7235" w:author="Lane, Stefanie" w:date="2023-04-28T12:07:00Z">
                  <w:rPr>
                    <w:ins w:id="7236" w:author="Lane, Stefanie" w:date="2023-04-28T12:07:00Z"/>
                  </w:rPr>
                </w:rPrChange>
              </w:rPr>
              <w:pPrChange w:id="7237" w:author="Lane, Stefanie" w:date="2023-04-28T12:07:00Z">
                <w:pPr>
                  <w:jc w:val="center"/>
                </w:pPr>
              </w:pPrChange>
            </w:pPr>
            <w:ins w:id="7238" w:author="Lane, Stefanie" w:date="2023-04-28T12:07:00Z">
              <w:r w:rsidRPr="00402FFE">
                <w:rPr>
                  <w:rFonts w:ascii="Calibri" w:eastAsia="Times New Roman" w:hAnsi="Calibri" w:cs="Calibri"/>
                  <w:color w:val="000000"/>
                  <w:rPrChange w:id="7239"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02D7FE45" w14:textId="77777777" w:rsidR="00402FFE" w:rsidRPr="00402FFE" w:rsidRDefault="00402FFE" w:rsidP="00402FFE">
            <w:pPr>
              <w:spacing w:after="0" w:line="240" w:lineRule="auto"/>
              <w:jc w:val="center"/>
              <w:rPr>
                <w:ins w:id="7240" w:author="Lane, Stefanie" w:date="2023-04-28T12:07:00Z"/>
                <w:rFonts w:ascii="Calibri" w:eastAsia="Times New Roman" w:hAnsi="Calibri" w:cs="Calibri"/>
                <w:color w:val="000000"/>
                <w:rPrChange w:id="7241" w:author="Lane, Stefanie" w:date="2023-04-28T12:07:00Z">
                  <w:rPr>
                    <w:ins w:id="7242" w:author="Lane, Stefanie" w:date="2023-04-28T12:07:00Z"/>
                  </w:rPr>
                </w:rPrChange>
              </w:rPr>
              <w:pPrChange w:id="7243" w:author="Lane, Stefanie" w:date="2023-04-28T12:07:00Z">
                <w:pPr>
                  <w:jc w:val="center"/>
                </w:pPr>
              </w:pPrChange>
            </w:pPr>
            <w:ins w:id="7244" w:author="Lane, Stefanie" w:date="2023-04-28T12:07:00Z">
              <w:r w:rsidRPr="00402FFE">
                <w:rPr>
                  <w:rFonts w:ascii="Calibri" w:eastAsia="Times New Roman" w:hAnsi="Calibri" w:cs="Calibri"/>
                  <w:color w:val="000000"/>
                  <w:rPrChange w:id="7245" w:author="Lane, Stefanie" w:date="2023-04-28T12:07:00Z">
                    <w:rPr/>
                  </w:rPrChange>
                </w:rPr>
                <w:t>0.11</w:t>
              </w:r>
            </w:ins>
          </w:p>
        </w:tc>
        <w:tc>
          <w:tcPr>
            <w:tcW w:w="810" w:type="dxa"/>
            <w:tcBorders>
              <w:top w:val="nil"/>
              <w:left w:val="nil"/>
              <w:bottom w:val="nil"/>
              <w:right w:val="nil"/>
            </w:tcBorders>
            <w:shd w:val="clear" w:color="auto" w:fill="auto"/>
            <w:noWrap/>
            <w:vAlign w:val="bottom"/>
            <w:hideMark/>
          </w:tcPr>
          <w:p w14:paraId="33423CD6" w14:textId="77777777" w:rsidR="00402FFE" w:rsidRPr="00402FFE" w:rsidRDefault="00402FFE" w:rsidP="00402FFE">
            <w:pPr>
              <w:spacing w:after="0" w:line="240" w:lineRule="auto"/>
              <w:jc w:val="center"/>
              <w:rPr>
                <w:ins w:id="7246" w:author="Lane, Stefanie" w:date="2023-04-28T12:07:00Z"/>
                <w:rFonts w:ascii="Calibri" w:eastAsia="Times New Roman" w:hAnsi="Calibri" w:cs="Calibri"/>
                <w:color w:val="000000"/>
                <w:rPrChange w:id="7247" w:author="Lane, Stefanie" w:date="2023-04-28T12:07:00Z">
                  <w:rPr>
                    <w:ins w:id="7248" w:author="Lane, Stefanie" w:date="2023-04-28T12:07:00Z"/>
                  </w:rPr>
                </w:rPrChange>
              </w:rPr>
              <w:pPrChange w:id="7249" w:author="Lane, Stefanie" w:date="2023-04-28T12:07:00Z">
                <w:pPr>
                  <w:jc w:val="center"/>
                </w:pPr>
              </w:pPrChange>
            </w:pPr>
            <w:ins w:id="7250" w:author="Lane, Stefanie" w:date="2023-04-28T12:07:00Z">
              <w:r w:rsidRPr="00402FFE">
                <w:rPr>
                  <w:rFonts w:ascii="Calibri" w:eastAsia="Times New Roman" w:hAnsi="Calibri" w:cs="Calibri"/>
                  <w:color w:val="000000"/>
                  <w:rPrChange w:id="7251"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0F24B830" w14:textId="77777777" w:rsidR="00402FFE" w:rsidRPr="00402FFE" w:rsidRDefault="00402FFE" w:rsidP="00402FFE">
            <w:pPr>
              <w:spacing w:after="0" w:line="240" w:lineRule="auto"/>
              <w:jc w:val="center"/>
              <w:rPr>
                <w:ins w:id="7252" w:author="Lane, Stefanie" w:date="2023-04-28T12:07:00Z"/>
                <w:rFonts w:ascii="Calibri" w:eastAsia="Times New Roman" w:hAnsi="Calibri" w:cs="Calibri"/>
                <w:color w:val="000000"/>
                <w:rPrChange w:id="7253" w:author="Lane, Stefanie" w:date="2023-04-28T12:07:00Z">
                  <w:rPr>
                    <w:ins w:id="7254" w:author="Lane, Stefanie" w:date="2023-04-28T12:07:00Z"/>
                  </w:rPr>
                </w:rPrChange>
              </w:rPr>
              <w:pPrChange w:id="7255" w:author="Lane, Stefanie" w:date="2023-04-28T12:07:00Z">
                <w:pPr>
                  <w:jc w:val="center"/>
                </w:pPr>
              </w:pPrChange>
            </w:pPr>
            <w:ins w:id="7256" w:author="Lane, Stefanie" w:date="2023-04-28T12:07:00Z">
              <w:r w:rsidRPr="00402FFE">
                <w:rPr>
                  <w:rFonts w:ascii="Calibri" w:eastAsia="Times New Roman" w:hAnsi="Calibri" w:cs="Calibri"/>
                  <w:color w:val="000000"/>
                  <w:rPrChange w:id="7257" w:author="Lane, Stefanie" w:date="2023-04-28T12:07:00Z">
                    <w:rPr/>
                  </w:rPrChange>
                </w:rPr>
                <w:t>NA</w:t>
              </w:r>
            </w:ins>
          </w:p>
        </w:tc>
      </w:tr>
      <w:tr w:rsidR="00402FFE" w:rsidRPr="00402FFE" w14:paraId="03BB16E9" w14:textId="77777777" w:rsidTr="00402FFE">
        <w:trPr>
          <w:divId w:val="50731576"/>
          <w:trHeight w:val="290"/>
          <w:ins w:id="7258" w:author="Lane, Stefanie" w:date="2023-04-28T12:07:00Z"/>
        </w:trPr>
        <w:tc>
          <w:tcPr>
            <w:tcW w:w="1311" w:type="dxa"/>
            <w:vMerge/>
            <w:tcBorders>
              <w:top w:val="nil"/>
              <w:left w:val="single" w:sz="8" w:space="0" w:color="auto"/>
              <w:bottom w:val="single" w:sz="8" w:space="0" w:color="000000"/>
              <w:right w:val="nil"/>
            </w:tcBorders>
            <w:vAlign w:val="center"/>
            <w:hideMark/>
          </w:tcPr>
          <w:p w14:paraId="2C027949" w14:textId="77777777" w:rsidR="00402FFE" w:rsidRPr="00402FFE" w:rsidRDefault="00402FFE" w:rsidP="00402FFE">
            <w:pPr>
              <w:spacing w:after="0" w:line="240" w:lineRule="auto"/>
              <w:rPr>
                <w:ins w:id="7259" w:author="Lane, Stefanie" w:date="2023-04-28T12:07:00Z"/>
                <w:rFonts w:ascii="Calibri" w:eastAsia="Times New Roman" w:hAnsi="Calibri" w:cs="Calibri"/>
                <w:color w:val="000000"/>
                <w:rPrChange w:id="7260" w:author="Lane, Stefanie" w:date="2023-04-28T12:07:00Z">
                  <w:rPr>
                    <w:ins w:id="7261" w:author="Lane, Stefanie" w:date="2023-04-28T12:07:00Z"/>
                  </w:rPr>
                </w:rPrChange>
              </w:rPr>
              <w:pPrChange w:id="726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5F3B790" w14:textId="77777777" w:rsidR="00402FFE" w:rsidRPr="00402FFE" w:rsidRDefault="00402FFE" w:rsidP="00402FFE">
            <w:pPr>
              <w:spacing w:after="0" w:line="240" w:lineRule="auto"/>
              <w:rPr>
                <w:ins w:id="7263" w:author="Lane, Stefanie" w:date="2023-04-28T12:07:00Z"/>
                <w:rFonts w:ascii="Calibri" w:eastAsia="Times New Roman" w:hAnsi="Calibri" w:cs="Calibri"/>
                <w:color w:val="000000"/>
                <w:rPrChange w:id="7264" w:author="Lane, Stefanie" w:date="2023-04-28T12:07:00Z">
                  <w:rPr>
                    <w:ins w:id="7265" w:author="Lane, Stefanie" w:date="2023-04-28T12:07:00Z"/>
                  </w:rPr>
                </w:rPrChange>
              </w:rPr>
              <w:pPrChange w:id="7266"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1D60B8C" w14:textId="77777777" w:rsidR="00402FFE" w:rsidRPr="00402FFE" w:rsidRDefault="00402FFE" w:rsidP="00402FFE">
            <w:pPr>
              <w:spacing w:after="0" w:line="240" w:lineRule="auto"/>
              <w:rPr>
                <w:ins w:id="7267" w:author="Lane, Stefanie" w:date="2023-04-28T12:07:00Z"/>
                <w:rFonts w:ascii="Calibri" w:eastAsia="Times New Roman" w:hAnsi="Calibri" w:cs="Calibri"/>
                <w:i/>
                <w:iCs/>
                <w:color w:val="000000"/>
                <w:rPrChange w:id="7268" w:author="Lane, Stefanie" w:date="2023-04-28T12:07:00Z">
                  <w:rPr>
                    <w:ins w:id="7269" w:author="Lane, Stefanie" w:date="2023-04-28T12:07:00Z"/>
                  </w:rPr>
                </w:rPrChange>
              </w:rPr>
              <w:pPrChange w:id="7270" w:author="Lane, Stefanie" w:date="2023-04-28T12:07:00Z">
                <w:pPr/>
              </w:pPrChange>
            </w:pPr>
            <w:ins w:id="7271" w:author="Lane, Stefanie" w:date="2023-04-28T12:07:00Z">
              <w:r w:rsidRPr="00402FFE">
                <w:rPr>
                  <w:rFonts w:ascii="Calibri" w:eastAsia="Times New Roman" w:hAnsi="Calibri" w:cs="Calibri"/>
                  <w:i/>
                  <w:iCs/>
                  <w:color w:val="000000"/>
                  <w:rPrChange w:id="7272" w:author="Lane, Stefanie" w:date="2023-04-28T12:07:00Z">
                    <w:rPr/>
                  </w:rPrChange>
                </w:rPr>
                <w:t>Equisetum variegatum</w:t>
              </w:r>
            </w:ins>
          </w:p>
        </w:tc>
        <w:tc>
          <w:tcPr>
            <w:tcW w:w="869" w:type="dxa"/>
            <w:tcBorders>
              <w:top w:val="single" w:sz="4" w:space="0" w:color="auto"/>
              <w:left w:val="nil"/>
              <w:bottom w:val="single" w:sz="4" w:space="0" w:color="auto"/>
              <w:right w:val="nil"/>
            </w:tcBorders>
            <w:shd w:val="clear" w:color="auto" w:fill="auto"/>
            <w:noWrap/>
            <w:vAlign w:val="bottom"/>
            <w:hideMark/>
          </w:tcPr>
          <w:p w14:paraId="2B85B3A1" w14:textId="77777777" w:rsidR="00402FFE" w:rsidRPr="00402FFE" w:rsidRDefault="00402FFE" w:rsidP="00402FFE">
            <w:pPr>
              <w:spacing w:after="0" w:line="240" w:lineRule="auto"/>
              <w:jc w:val="center"/>
              <w:rPr>
                <w:ins w:id="7273" w:author="Lane, Stefanie" w:date="2023-04-28T12:07:00Z"/>
                <w:rFonts w:ascii="Calibri" w:eastAsia="Times New Roman" w:hAnsi="Calibri" w:cs="Calibri"/>
                <w:color w:val="000000"/>
                <w:rPrChange w:id="7274" w:author="Lane, Stefanie" w:date="2023-04-28T12:07:00Z">
                  <w:rPr>
                    <w:ins w:id="7275" w:author="Lane, Stefanie" w:date="2023-04-28T12:07:00Z"/>
                  </w:rPr>
                </w:rPrChange>
              </w:rPr>
              <w:pPrChange w:id="7276" w:author="Lane, Stefanie" w:date="2023-04-28T12:07:00Z">
                <w:pPr>
                  <w:jc w:val="center"/>
                </w:pPr>
              </w:pPrChange>
            </w:pPr>
            <w:ins w:id="7277" w:author="Lane, Stefanie" w:date="2023-04-28T12:07:00Z">
              <w:r w:rsidRPr="00402FFE">
                <w:rPr>
                  <w:rFonts w:ascii="Calibri" w:eastAsia="Times New Roman" w:hAnsi="Calibri" w:cs="Calibri"/>
                  <w:color w:val="000000"/>
                  <w:rPrChange w:id="7278"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4349030D" w14:textId="77777777" w:rsidR="00402FFE" w:rsidRPr="00402FFE" w:rsidRDefault="00402FFE" w:rsidP="00402FFE">
            <w:pPr>
              <w:spacing w:after="0" w:line="240" w:lineRule="auto"/>
              <w:jc w:val="center"/>
              <w:rPr>
                <w:ins w:id="7279" w:author="Lane, Stefanie" w:date="2023-04-28T12:07:00Z"/>
                <w:rFonts w:ascii="Calibri" w:eastAsia="Times New Roman" w:hAnsi="Calibri" w:cs="Calibri"/>
                <w:color w:val="000000"/>
                <w:rPrChange w:id="7280" w:author="Lane, Stefanie" w:date="2023-04-28T12:07:00Z">
                  <w:rPr>
                    <w:ins w:id="7281" w:author="Lane, Stefanie" w:date="2023-04-28T12:07:00Z"/>
                  </w:rPr>
                </w:rPrChange>
              </w:rPr>
              <w:pPrChange w:id="7282" w:author="Lane, Stefanie" w:date="2023-04-28T12:07:00Z">
                <w:pPr>
                  <w:jc w:val="center"/>
                </w:pPr>
              </w:pPrChange>
            </w:pPr>
            <w:ins w:id="7283" w:author="Lane, Stefanie" w:date="2023-04-28T12:07:00Z">
              <w:r w:rsidRPr="00402FFE">
                <w:rPr>
                  <w:rFonts w:ascii="Calibri" w:eastAsia="Times New Roman" w:hAnsi="Calibri" w:cs="Calibri"/>
                  <w:color w:val="000000"/>
                  <w:rPrChange w:id="7284" w:author="Lane, Stefanie" w:date="2023-04-28T12:07:00Z">
                    <w:rPr/>
                  </w:rPrChange>
                </w:rPr>
                <w:t>0.11</w:t>
              </w:r>
            </w:ins>
          </w:p>
        </w:tc>
        <w:tc>
          <w:tcPr>
            <w:tcW w:w="810" w:type="dxa"/>
            <w:tcBorders>
              <w:top w:val="single" w:sz="4" w:space="0" w:color="auto"/>
              <w:left w:val="nil"/>
              <w:bottom w:val="single" w:sz="4" w:space="0" w:color="auto"/>
              <w:right w:val="nil"/>
            </w:tcBorders>
            <w:shd w:val="clear" w:color="auto" w:fill="auto"/>
            <w:noWrap/>
            <w:vAlign w:val="bottom"/>
            <w:hideMark/>
          </w:tcPr>
          <w:p w14:paraId="6306E236" w14:textId="77777777" w:rsidR="00402FFE" w:rsidRPr="00402FFE" w:rsidRDefault="00402FFE" w:rsidP="00402FFE">
            <w:pPr>
              <w:spacing w:after="0" w:line="240" w:lineRule="auto"/>
              <w:jc w:val="center"/>
              <w:rPr>
                <w:ins w:id="7285" w:author="Lane, Stefanie" w:date="2023-04-28T12:07:00Z"/>
                <w:rFonts w:ascii="Calibri" w:eastAsia="Times New Roman" w:hAnsi="Calibri" w:cs="Calibri"/>
                <w:color w:val="000000"/>
                <w:rPrChange w:id="7286" w:author="Lane, Stefanie" w:date="2023-04-28T12:07:00Z">
                  <w:rPr>
                    <w:ins w:id="7287" w:author="Lane, Stefanie" w:date="2023-04-28T12:07:00Z"/>
                  </w:rPr>
                </w:rPrChange>
              </w:rPr>
              <w:pPrChange w:id="7288" w:author="Lane, Stefanie" w:date="2023-04-28T12:07:00Z">
                <w:pPr>
                  <w:jc w:val="center"/>
                </w:pPr>
              </w:pPrChange>
            </w:pPr>
            <w:ins w:id="7289" w:author="Lane, Stefanie" w:date="2023-04-28T12:07:00Z">
              <w:r w:rsidRPr="00402FFE">
                <w:rPr>
                  <w:rFonts w:ascii="Calibri" w:eastAsia="Times New Roman" w:hAnsi="Calibri" w:cs="Calibri"/>
                  <w:color w:val="000000"/>
                  <w:rPrChange w:id="7290"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A211F51" w14:textId="77777777" w:rsidR="00402FFE" w:rsidRPr="00402FFE" w:rsidRDefault="00402FFE" w:rsidP="00402FFE">
            <w:pPr>
              <w:spacing w:after="0" w:line="240" w:lineRule="auto"/>
              <w:jc w:val="center"/>
              <w:rPr>
                <w:ins w:id="7291" w:author="Lane, Stefanie" w:date="2023-04-28T12:07:00Z"/>
                <w:rFonts w:ascii="Calibri" w:eastAsia="Times New Roman" w:hAnsi="Calibri" w:cs="Calibri"/>
                <w:color w:val="000000"/>
                <w:rPrChange w:id="7292" w:author="Lane, Stefanie" w:date="2023-04-28T12:07:00Z">
                  <w:rPr>
                    <w:ins w:id="7293" w:author="Lane, Stefanie" w:date="2023-04-28T12:07:00Z"/>
                  </w:rPr>
                </w:rPrChange>
              </w:rPr>
              <w:pPrChange w:id="7294" w:author="Lane, Stefanie" w:date="2023-04-28T12:07:00Z">
                <w:pPr>
                  <w:jc w:val="center"/>
                </w:pPr>
              </w:pPrChange>
            </w:pPr>
            <w:ins w:id="7295" w:author="Lane, Stefanie" w:date="2023-04-28T12:07:00Z">
              <w:r w:rsidRPr="00402FFE">
                <w:rPr>
                  <w:rFonts w:ascii="Calibri" w:eastAsia="Times New Roman" w:hAnsi="Calibri" w:cs="Calibri"/>
                  <w:color w:val="000000"/>
                  <w:rPrChange w:id="7296" w:author="Lane, Stefanie" w:date="2023-04-28T12:07:00Z">
                    <w:rPr/>
                  </w:rPrChange>
                </w:rPr>
                <w:t>NA</w:t>
              </w:r>
            </w:ins>
          </w:p>
        </w:tc>
      </w:tr>
      <w:tr w:rsidR="00402FFE" w:rsidRPr="00402FFE" w14:paraId="48F7FDD0" w14:textId="77777777" w:rsidTr="00402FFE">
        <w:trPr>
          <w:divId w:val="50731576"/>
          <w:trHeight w:val="290"/>
          <w:ins w:id="7297" w:author="Lane, Stefanie" w:date="2023-04-28T12:07:00Z"/>
        </w:trPr>
        <w:tc>
          <w:tcPr>
            <w:tcW w:w="1311" w:type="dxa"/>
            <w:vMerge/>
            <w:tcBorders>
              <w:top w:val="nil"/>
              <w:left w:val="single" w:sz="8" w:space="0" w:color="auto"/>
              <w:bottom w:val="single" w:sz="8" w:space="0" w:color="000000"/>
              <w:right w:val="nil"/>
            </w:tcBorders>
            <w:vAlign w:val="center"/>
            <w:hideMark/>
          </w:tcPr>
          <w:p w14:paraId="3B6A89C3" w14:textId="77777777" w:rsidR="00402FFE" w:rsidRPr="00402FFE" w:rsidRDefault="00402FFE" w:rsidP="00402FFE">
            <w:pPr>
              <w:spacing w:after="0" w:line="240" w:lineRule="auto"/>
              <w:rPr>
                <w:ins w:id="7298" w:author="Lane, Stefanie" w:date="2023-04-28T12:07:00Z"/>
                <w:rFonts w:ascii="Calibri" w:eastAsia="Times New Roman" w:hAnsi="Calibri" w:cs="Calibri"/>
                <w:color w:val="000000"/>
                <w:rPrChange w:id="7299" w:author="Lane, Stefanie" w:date="2023-04-28T12:07:00Z">
                  <w:rPr>
                    <w:ins w:id="7300" w:author="Lane, Stefanie" w:date="2023-04-28T12:07:00Z"/>
                  </w:rPr>
                </w:rPrChange>
              </w:rPr>
              <w:pPrChange w:id="7301"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133E29F" w14:textId="77777777" w:rsidR="00402FFE" w:rsidRPr="00402FFE" w:rsidRDefault="00402FFE" w:rsidP="00402FFE">
            <w:pPr>
              <w:spacing w:after="0" w:line="240" w:lineRule="auto"/>
              <w:rPr>
                <w:ins w:id="7302" w:author="Lane, Stefanie" w:date="2023-04-28T12:07:00Z"/>
                <w:rFonts w:ascii="Calibri" w:eastAsia="Times New Roman" w:hAnsi="Calibri" w:cs="Calibri"/>
                <w:color w:val="000000"/>
                <w:rPrChange w:id="7303" w:author="Lane, Stefanie" w:date="2023-04-28T12:07:00Z">
                  <w:rPr>
                    <w:ins w:id="7304" w:author="Lane, Stefanie" w:date="2023-04-28T12:07:00Z"/>
                  </w:rPr>
                </w:rPrChange>
              </w:rPr>
              <w:pPrChange w:id="7305" w:author="Lane, Stefanie" w:date="2023-04-28T12:07:00Z">
                <w:pPr/>
              </w:pPrChange>
            </w:pPr>
          </w:p>
        </w:tc>
        <w:tc>
          <w:tcPr>
            <w:tcW w:w="3320" w:type="dxa"/>
            <w:tcBorders>
              <w:top w:val="nil"/>
              <w:left w:val="nil"/>
              <w:bottom w:val="nil"/>
              <w:right w:val="nil"/>
            </w:tcBorders>
            <w:shd w:val="clear" w:color="auto" w:fill="auto"/>
            <w:noWrap/>
            <w:vAlign w:val="bottom"/>
            <w:hideMark/>
          </w:tcPr>
          <w:p w14:paraId="3E89AD00" w14:textId="77777777" w:rsidR="00402FFE" w:rsidRPr="00402FFE" w:rsidRDefault="00402FFE" w:rsidP="00402FFE">
            <w:pPr>
              <w:spacing w:after="0" w:line="240" w:lineRule="auto"/>
              <w:rPr>
                <w:ins w:id="7306" w:author="Lane, Stefanie" w:date="2023-04-28T12:07:00Z"/>
                <w:rFonts w:ascii="Calibri" w:eastAsia="Times New Roman" w:hAnsi="Calibri" w:cs="Calibri"/>
                <w:i/>
                <w:iCs/>
                <w:color w:val="000000"/>
                <w:rPrChange w:id="7307" w:author="Lane, Stefanie" w:date="2023-04-28T12:07:00Z">
                  <w:rPr>
                    <w:ins w:id="7308" w:author="Lane, Stefanie" w:date="2023-04-28T12:07:00Z"/>
                  </w:rPr>
                </w:rPrChange>
              </w:rPr>
              <w:pPrChange w:id="7309" w:author="Lane, Stefanie" w:date="2023-04-28T12:07:00Z">
                <w:pPr/>
              </w:pPrChange>
            </w:pPr>
            <w:ins w:id="7310" w:author="Lane, Stefanie" w:date="2023-04-28T12:07:00Z">
              <w:r w:rsidRPr="00402FFE">
                <w:rPr>
                  <w:rFonts w:ascii="Calibri" w:eastAsia="Times New Roman" w:hAnsi="Calibri" w:cs="Calibri"/>
                  <w:i/>
                  <w:iCs/>
                  <w:color w:val="000000"/>
                  <w:rPrChange w:id="7311" w:author="Lane, Stefanie" w:date="2023-04-28T12:07:00Z">
                    <w:rPr/>
                  </w:rPrChange>
                </w:rPr>
                <w:t>Galium sp.</w:t>
              </w:r>
            </w:ins>
          </w:p>
        </w:tc>
        <w:tc>
          <w:tcPr>
            <w:tcW w:w="869" w:type="dxa"/>
            <w:tcBorders>
              <w:top w:val="nil"/>
              <w:left w:val="nil"/>
              <w:bottom w:val="nil"/>
              <w:right w:val="nil"/>
            </w:tcBorders>
            <w:shd w:val="clear" w:color="auto" w:fill="auto"/>
            <w:noWrap/>
            <w:vAlign w:val="bottom"/>
            <w:hideMark/>
          </w:tcPr>
          <w:p w14:paraId="42BEBE87" w14:textId="77777777" w:rsidR="00402FFE" w:rsidRPr="00402FFE" w:rsidRDefault="00402FFE" w:rsidP="00402FFE">
            <w:pPr>
              <w:spacing w:after="0" w:line="240" w:lineRule="auto"/>
              <w:jc w:val="center"/>
              <w:rPr>
                <w:ins w:id="7312" w:author="Lane, Stefanie" w:date="2023-04-28T12:07:00Z"/>
                <w:rFonts w:ascii="Calibri" w:eastAsia="Times New Roman" w:hAnsi="Calibri" w:cs="Calibri"/>
                <w:color w:val="000000"/>
                <w:rPrChange w:id="7313" w:author="Lane, Stefanie" w:date="2023-04-28T12:07:00Z">
                  <w:rPr>
                    <w:ins w:id="7314" w:author="Lane, Stefanie" w:date="2023-04-28T12:07:00Z"/>
                  </w:rPr>
                </w:rPrChange>
              </w:rPr>
              <w:pPrChange w:id="7315" w:author="Lane, Stefanie" w:date="2023-04-28T12:07:00Z">
                <w:pPr>
                  <w:jc w:val="center"/>
                </w:pPr>
              </w:pPrChange>
            </w:pPr>
            <w:ins w:id="7316" w:author="Lane, Stefanie" w:date="2023-04-28T12:07:00Z">
              <w:r w:rsidRPr="00402FFE">
                <w:rPr>
                  <w:rFonts w:ascii="Calibri" w:eastAsia="Times New Roman" w:hAnsi="Calibri" w:cs="Calibri"/>
                  <w:color w:val="000000"/>
                  <w:rPrChange w:id="7317"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2AA02B11" w14:textId="77777777" w:rsidR="00402FFE" w:rsidRPr="00402FFE" w:rsidRDefault="00402FFE" w:rsidP="00402FFE">
            <w:pPr>
              <w:spacing w:after="0" w:line="240" w:lineRule="auto"/>
              <w:jc w:val="center"/>
              <w:rPr>
                <w:ins w:id="7318" w:author="Lane, Stefanie" w:date="2023-04-28T12:07:00Z"/>
                <w:rFonts w:ascii="Calibri" w:eastAsia="Times New Roman" w:hAnsi="Calibri" w:cs="Calibri"/>
                <w:color w:val="000000"/>
                <w:rPrChange w:id="7319" w:author="Lane, Stefanie" w:date="2023-04-28T12:07:00Z">
                  <w:rPr>
                    <w:ins w:id="7320" w:author="Lane, Stefanie" w:date="2023-04-28T12:07:00Z"/>
                  </w:rPr>
                </w:rPrChange>
              </w:rPr>
              <w:pPrChange w:id="7321" w:author="Lane, Stefanie" w:date="2023-04-28T12:07:00Z">
                <w:pPr>
                  <w:jc w:val="center"/>
                </w:pPr>
              </w:pPrChange>
            </w:pPr>
            <w:ins w:id="7322" w:author="Lane, Stefanie" w:date="2023-04-28T12:07:00Z">
              <w:r w:rsidRPr="00402FFE">
                <w:rPr>
                  <w:rFonts w:ascii="Calibri" w:eastAsia="Times New Roman" w:hAnsi="Calibri" w:cs="Calibri"/>
                  <w:color w:val="000000"/>
                  <w:rPrChange w:id="7323" w:author="Lane, Stefanie" w:date="2023-04-28T12:07:00Z">
                    <w:rPr/>
                  </w:rPrChange>
                </w:rPr>
                <w:t>0.06</w:t>
              </w:r>
            </w:ins>
          </w:p>
        </w:tc>
        <w:tc>
          <w:tcPr>
            <w:tcW w:w="810" w:type="dxa"/>
            <w:tcBorders>
              <w:top w:val="nil"/>
              <w:left w:val="nil"/>
              <w:bottom w:val="nil"/>
              <w:right w:val="nil"/>
            </w:tcBorders>
            <w:shd w:val="clear" w:color="auto" w:fill="auto"/>
            <w:noWrap/>
            <w:vAlign w:val="bottom"/>
            <w:hideMark/>
          </w:tcPr>
          <w:p w14:paraId="5DA105D6" w14:textId="77777777" w:rsidR="00402FFE" w:rsidRPr="00402FFE" w:rsidRDefault="00402FFE" w:rsidP="00402FFE">
            <w:pPr>
              <w:spacing w:after="0" w:line="240" w:lineRule="auto"/>
              <w:jc w:val="center"/>
              <w:rPr>
                <w:ins w:id="7324" w:author="Lane, Stefanie" w:date="2023-04-28T12:07:00Z"/>
                <w:rFonts w:ascii="Calibri" w:eastAsia="Times New Roman" w:hAnsi="Calibri" w:cs="Calibri"/>
                <w:color w:val="000000"/>
                <w:rPrChange w:id="7325" w:author="Lane, Stefanie" w:date="2023-04-28T12:07:00Z">
                  <w:rPr>
                    <w:ins w:id="7326" w:author="Lane, Stefanie" w:date="2023-04-28T12:07:00Z"/>
                  </w:rPr>
                </w:rPrChange>
              </w:rPr>
              <w:pPrChange w:id="7327" w:author="Lane, Stefanie" w:date="2023-04-28T12:07:00Z">
                <w:pPr>
                  <w:jc w:val="center"/>
                </w:pPr>
              </w:pPrChange>
            </w:pPr>
            <w:ins w:id="7328" w:author="Lane, Stefanie" w:date="2023-04-28T12:07:00Z">
              <w:r w:rsidRPr="00402FFE">
                <w:rPr>
                  <w:rFonts w:ascii="Calibri" w:eastAsia="Times New Roman" w:hAnsi="Calibri" w:cs="Calibri"/>
                  <w:color w:val="000000"/>
                  <w:rPrChange w:id="7329"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0569DAB5" w14:textId="77777777" w:rsidR="00402FFE" w:rsidRPr="00402FFE" w:rsidRDefault="00402FFE" w:rsidP="00402FFE">
            <w:pPr>
              <w:spacing w:after="0" w:line="240" w:lineRule="auto"/>
              <w:jc w:val="center"/>
              <w:rPr>
                <w:ins w:id="7330" w:author="Lane, Stefanie" w:date="2023-04-28T12:07:00Z"/>
                <w:rFonts w:ascii="Calibri" w:eastAsia="Times New Roman" w:hAnsi="Calibri" w:cs="Calibri"/>
                <w:color w:val="000000"/>
                <w:rPrChange w:id="7331" w:author="Lane, Stefanie" w:date="2023-04-28T12:07:00Z">
                  <w:rPr>
                    <w:ins w:id="7332" w:author="Lane, Stefanie" w:date="2023-04-28T12:07:00Z"/>
                  </w:rPr>
                </w:rPrChange>
              </w:rPr>
              <w:pPrChange w:id="7333" w:author="Lane, Stefanie" w:date="2023-04-28T12:07:00Z">
                <w:pPr>
                  <w:jc w:val="center"/>
                </w:pPr>
              </w:pPrChange>
            </w:pPr>
            <w:ins w:id="7334" w:author="Lane, Stefanie" w:date="2023-04-28T12:07:00Z">
              <w:r w:rsidRPr="00402FFE">
                <w:rPr>
                  <w:rFonts w:ascii="Calibri" w:eastAsia="Times New Roman" w:hAnsi="Calibri" w:cs="Calibri"/>
                  <w:color w:val="000000"/>
                  <w:rPrChange w:id="7335" w:author="Lane, Stefanie" w:date="2023-04-28T12:07:00Z">
                    <w:rPr/>
                  </w:rPrChange>
                </w:rPr>
                <w:t>NA</w:t>
              </w:r>
            </w:ins>
          </w:p>
        </w:tc>
      </w:tr>
      <w:tr w:rsidR="00402FFE" w:rsidRPr="00402FFE" w14:paraId="31D27E6F" w14:textId="77777777" w:rsidTr="00402FFE">
        <w:trPr>
          <w:divId w:val="50731576"/>
          <w:trHeight w:val="290"/>
          <w:ins w:id="7336" w:author="Lane, Stefanie" w:date="2023-04-28T12:07:00Z"/>
        </w:trPr>
        <w:tc>
          <w:tcPr>
            <w:tcW w:w="1311" w:type="dxa"/>
            <w:vMerge/>
            <w:tcBorders>
              <w:top w:val="nil"/>
              <w:left w:val="single" w:sz="8" w:space="0" w:color="auto"/>
              <w:bottom w:val="single" w:sz="8" w:space="0" w:color="000000"/>
              <w:right w:val="nil"/>
            </w:tcBorders>
            <w:vAlign w:val="center"/>
            <w:hideMark/>
          </w:tcPr>
          <w:p w14:paraId="6CD0E6E8" w14:textId="77777777" w:rsidR="00402FFE" w:rsidRPr="00402FFE" w:rsidRDefault="00402FFE" w:rsidP="00402FFE">
            <w:pPr>
              <w:spacing w:after="0" w:line="240" w:lineRule="auto"/>
              <w:rPr>
                <w:ins w:id="7337" w:author="Lane, Stefanie" w:date="2023-04-28T12:07:00Z"/>
                <w:rFonts w:ascii="Calibri" w:eastAsia="Times New Roman" w:hAnsi="Calibri" w:cs="Calibri"/>
                <w:color w:val="000000"/>
                <w:rPrChange w:id="7338" w:author="Lane, Stefanie" w:date="2023-04-28T12:07:00Z">
                  <w:rPr>
                    <w:ins w:id="7339" w:author="Lane, Stefanie" w:date="2023-04-28T12:07:00Z"/>
                  </w:rPr>
                </w:rPrChange>
              </w:rPr>
              <w:pPrChange w:id="7340"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25374406" w14:textId="77777777" w:rsidR="00402FFE" w:rsidRPr="00402FFE" w:rsidRDefault="00402FFE" w:rsidP="00402FFE">
            <w:pPr>
              <w:spacing w:after="0" w:line="240" w:lineRule="auto"/>
              <w:rPr>
                <w:ins w:id="7341" w:author="Lane, Stefanie" w:date="2023-04-28T12:07:00Z"/>
                <w:rFonts w:ascii="Calibri" w:eastAsia="Times New Roman" w:hAnsi="Calibri" w:cs="Calibri"/>
                <w:color w:val="000000"/>
                <w:rPrChange w:id="7342" w:author="Lane, Stefanie" w:date="2023-04-28T12:07:00Z">
                  <w:rPr>
                    <w:ins w:id="7343" w:author="Lane, Stefanie" w:date="2023-04-28T12:07:00Z"/>
                  </w:rPr>
                </w:rPrChange>
              </w:rPr>
              <w:pPrChange w:id="7344"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43969D4" w14:textId="77777777" w:rsidR="00402FFE" w:rsidRPr="00402FFE" w:rsidRDefault="00402FFE" w:rsidP="00402FFE">
            <w:pPr>
              <w:spacing w:after="0" w:line="240" w:lineRule="auto"/>
              <w:rPr>
                <w:ins w:id="7345" w:author="Lane, Stefanie" w:date="2023-04-28T12:07:00Z"/>
                <w:rFonts w:ascii="Calibri" w:eastAsia="Times New Roman" w:hAnsi="Calibri" w:cs="Calibri"/>
                <w:i/>
                <w:iCs/>
                <w:color w:val="000000"/>
                <w:rPrChange w:id="7346" w:author="Lane, Stefanie" w:date="2023-04-28T12:07:00Z">
                  <w:rPr>
                    <w:ins w:id="7347" w:author="Lane, Stefanie" w:date="2023-04-28T12:07:00Z"/>
                  </w:rPr>
                </w:rPrChange>
              </w:rPr>
              <w:pPrChange w:id="7348" w:author="Lane, Stefanie" w:date="2023-04-28T12:07:00Z">
                <w:pPr/>
              </w:pPrChange>
            </w:pPr>
            <w:ins w:id="7349" w:author="Lane, Stefanie" w:date="2023-04-28T12:07:00Z">
              <w:r w:rsidRPr="00402FFE">
                <w:rPr>
                  <w:rFonts w:ascii="Calibri" w:eastAsia="Times New Roman" w:hAnsi="Calibri" w:cs="Calibri"/>
                  <w:i/>
                  <w:iCs/>
                  <w:color w:val="000000"/>
                  <w:rPrChange w:id="7350" w:author="Lane, Stefanie" w:date="2023-04-28T12:07:00Z">
                    <w:rPr/>
                  </w:rPrChange>
                </w:rPr>
                <w:t>Poa palustris</w:t>
              </w:r>
            </w:ins>
          </w:p>
        </w:tc>
        <w:tc>
          <w:tcPr>
            <w:tcW w:w="869" w:type="dxa"/>
            <w:tcBorders>
              <w:top w:val="single" w:sz="4" w:space="0" w:color="auto"/>
              <w:left w:val="nil"/>
              <w:bottom w:val="single" w:sz="4" w:space="0" w:color="auto"/>
              <w:right w:val="nil"/>
            </w:tcBorders>
            <w:shd w:val="clear" w:color="auto" w:fill="auto"/>
            <w:noWrap/>
            <w:vAlign w:val="bottom"/>
            <w:hideMark/>
          </w:tcPr>
          <w:p w14:paraId="399DC714" w14:textId="77777777" w:rsidR="00402FFE" w:rsidRPr="00402FFE" w:rsidRDefault="00402FFE" w:rsidP="00402FFE">
            <w:pPr>
              <w:spacing w:after="0" w:line="240" w:lineRule="auto"/>
              <w:jc w:val="center"/>
              <w:rPr>
                <w:ins w:id="7351" w:author="Lane, Stefanie" w:date="2023-04-28T12:07:00Z"/>
                <w:rFonts w:ascii="Calibri" w:eastAsia="Times New Roman" w:hAnsi="Calibri" w:cs="Calibri"/>
                <w:color w:val="000000"/>
                <w:rPrChange w:id="7352" w:author="Lane, Stefanie" w:date="2023-04-28T12:07:00Z">
                  <w:rPr>
                    <w:ins w:id="7353" w:author="Lane, Stefanie" w:date="2023-04-28T12:07:00Z"/>
                  </w:rPr>
                </w:rPrChange>
              </w:rPr>
              <w:pPrChange w:id="7354" w:author="Lane, Stefanie" w:date="2023-04-28T12:07:00Z">
                <w:pPr>
                  <w:jc w:val="center"/>
                </w:pPr>
              </w:pPrChange>
            </w:pPr>
            <w:ins w:id="7355" w:author="Lane, Stefanie" w:date="2023-04-28T12:07:00Z">
              <w:r w:rsidRPr="00402FFE">
                <w:rPr>
                  <w:rFonts w:ascii="Calibri" w:eastAsia="Times New Roman" w:hAnsi="Calibri" w:cs="Calibri"/>
                  <w:color w:val="000000"/>
                  <w:rPrChange w:id="7356"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74EB14AB" w14:textId="77777777" w:rsidR="00402FFE" w:rsidRPr="00402FFE" w:rsidRDefault="00402FFE" w:rsidP="00402FFE">
            <w:pPr>
              <w:spacing w:after="0" w:line="240" w:lineRule="auto"/>
              <w:jc w:val="center"/>
              <w:rPr>
                <w:ins w:id="7357" w:author="Lane, Stefanie" w:date="2023-04-28T12:07:00Z"/>
                <w:rFonts w:ascii="Calibri" w:eastAsia="Times New Roman" w:hAnsi="Calibri" w:cs="Calibri"/>
                <w:color w:val="000000"/>
                <w:rPrChange w:id="7358" w:author="Lane, Stefanie" w:date="2023-04-28T12:07:00Z">
                  <w:rPr>
                    <w:ins w:id="7359" w:author="Lane, Stefanie" w:date="2023-04-28T12:07:00Z"/>
                  </w:rPr>
                </w:rPrChange>
              </w:rPr>
              <w:pPrChange w:id="7360" w:author="Lane, Stefanie" w:date="2023-04-28T12:07:00Z">
                <w:pPr>
                  <w:jc w:val="center"/>
                </w:pPr>
              </w:pPrChange>
            </w:pPr>
            <w:ins w:id="7361" w:author="Lane, Stefanie" w:date="2023-04-28T12:07:00Z">
              <w:r w:rsidRPr="00402FFE">
                <w:rPr>
                  <w:rFonts w:ascii="Calibri" w:eastAsia="Times New Roman" w:hAnsi="Calibri" w:cs="Calibri"/>
                  <w:color w:val="000000"/>
                  <w:rPrChange w:id="7362" w:author="Lane, Stefanie" w:date="2023-04-28T12:07:00Z">
                    <w:rPr/>
                  </w:rPrChange>
                </w:rPr>
                <w:t>0.50</w:t>
              </w:r>
            </w:ins>
          </w:p>
        </w:tc>
        <w:tc>
          <w:tcPr>
            <w:tcW w:w="810" w:type="dxa"/>
            <w:tcBorders>
              <w:top w:val="single" w:sz="4" w:space="0" w:color="auto"/>
              <w:left w:val="nil"/>
              <w:bottom w:val="single" w:sz="4" w:space="0" w:color="auto"/>
              <w:right w:val="nil"/>
            </w:tcBorders>
            <w:shd w:val="clear" w:color="auto" w:fill="auto"/>
            <w:noWrap/>
            <w:vAlign w:val="bottom"/>
            <w:hideMark/>
          </w:tcPr>
          <w:p w14:paraId="7984CC1E" w14:textId="77777777" w:rsidR="00402FFE" w:rsidRPr="00402FFE" w:rsidRDefault="00402FFE" w:rsidP="00402FFE">
            <w:pPr>
              <w:spacing w:after="0" w:line="240" w:lineRule="auto"/>
              <w:jc w:val="center"/>
              <w:rPr>
                <w:ins w:id="7363" w:author="Lane, Stefanie" w:date="2023-04-28T12:07:00Z"/>
                <w:rFonts w:ascii="Calibri" w:eastAsia="Times New Roman" w:hAnsi="Calibri" w:cs="Calibri"/>
                <w:color w:val="000000"/>
                <w:rPrChange w:id="7364" w:author="Lane, Stefanie" w:date="2023-04-28T12:07:00Z">
                  <w:rPr>
                    <w:ins w:id="7365" w:author="Lane, Stefanie" w:date="2023-04-28T12:07:00Z"/>
                  </w:rPr>
                </w:rPrChange>
              </w:rPr>
              <w:pPrChange w:id="7366" w:author="Lane, Stefanie" w:date="2023-04-28T12:07:00Z">
                <w:pPr>
                  <w:jc w:val="center"/>
                </w:pPr>
              </w:pPrChange>
            </w:pPr>
            <w:ins w:id="7367" w:author="Lane, Stefanie" w:date="2023-04-28T12:07:00Z">
              <w:r w:rsidRPr="00402FFE">
                <w:rPr>
                  <w:rFonts w:ascii="Calibri" w:eastAsia="Times New Roman" w:hAnsi="Calibri" w:cs="Calibri"/>
                  <w:color w:val="000000"/>
                  <w:rPrChange w:id="7368"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6979F98" w14:textId="77777777" w:rsidR="00402FFE" w:rsidRPr="00402FFE" w:rsidRDefault="00402FFE" w:rsidP="00402FFE">
            <w:pPr>
              <w:spacing w:after="0" w:line="240" w:lineRule="auto"/>
              <w:jc w:val="center"/>
              <w:rPr>
                <w:ins w:id="7369" w:author="Lane, Stefanie" w:date="2023-04-28T12:07:00Z"/>
                <w:rFonts w:ascii="Calibri" w:eastAsia="Times New Roman" w:hAnsi="Calibri" w:cs="Calibri"/>
                <w:color w:val="000000"/>
                <w:rPrChange w:id="7370" w:author="Lane, Stefanie" w:date="2023-04-28T12:07:00Z">
                  <w:rPr>
                    <w:ins w:id="7371" w:author="Lane, Stefanie" w:date="2023-04-28T12:07:00Z"/>
                  </w:rPr>
                </w:rPrChange>
              </w:rPr>
              <w:pPrChange w:id="7372" w:author="Lane, Stefanie" w:date="2023-04-28T12:07:00Z">
                <w:pPr>
                  <w:jc w:val="center"/>
                </w:pPr>
              </w:pPrChange>
            </w:pPr>
            <w:ins w:id="7373" w:author="Lane, Stefanie" w:date="2023-04-28T12:07:00Z">
              <w:r w:rsidRPr="00402FFE">
                <w:rPr>
                  <w:rFonts w:ascii="Calibri" w:eastAsia="Times New Roman" w:hAnsi="Calibri" w:cs="Calibri"/>
                  <w:color w:val="000000"/>
                  <w:rPrChange w:id="7374" w:author="Lane, Stefanie" w:date="2023-04-28T12:07:00Z">
                    <w:rPr/>
                  </w:rPrChange>
                </w:rPr>
                <w:t>NA</w:t>
              </w:r>
            </w:ins>
          </w:p>
        </w:tc>
      </w:tr>
      <w:tr w:rsidR="00402FFE" w:rsidRPr="00402FFE" w14:paraId="3D978581" w14:textId="77777777" w:rsidTr="00402FFE">
        <w:trPr>
          <w:divId w:val="50731576"/>
          <w:trHeight w:val="290"/>
          <w:ins w:id="7375" w:author="Lane, Stefanie" w:date="2023-04-28T12:07:00Z"/>
        </w:trPr>
        <w:tc>
          <w:tcPr>
            <w:tcW w:w="1311" w:type="dxa"/>
            <w:vMerge/>
            <w:tcBorders>
              <w:top w:val="nil"/>
              <w:left w:val="single" w:sz="8" w:space="0" w:color="auto"/>
              <w:bottom w:val="single" w:sz="8" w:space="0" w:color="000000"/>
              <w:right w:val="nil"/>
            </w:tcBorders>
            <w:vAlign w:val="center"/>
            <w:hideMark/>
          </w:tcPr>
          <w:p w14:paraId="734937AC" w14:textId="77777777" w:rsidR="00402FFE" w:rsidRPr="00402FFE" w:rsidRDefault="00402FFE" w:rsidP="00402FFE">
            <w:pPr>
              <w:spacing w:after="0" w:line="240" w:lineRule="auto"/>
              <w:rPr>
                <w:ins w:id="7376" w:author="Lane, Stefanie" w:date="2023-04-28T12:07:00Z"/>
                <w:rFonts w:ascii="Calibri" w:eastAsia="Times New Roman" w:hAnsi="Calibri" w:cs="Calibri"/>
                <w:color w:val="000000"/>
                <w:rPrChange w:id="7377" w:author="Lane, Stefanie" w:date="2023-04-28T12:07:00Z">
                  <w:rPr>
                    <w:ins w:id="7378" w:author="Lane, Stefanie" w:date="2023-04-28T12:07:00Z"/>
                  </w:rPr>
                </w:rPrChange>
              </w:rPr>
              <w:pPrChange w:id="7379"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5AE9A909" w14:textId="77777777" w:rsidR="00402FFE" w:rsidRPr="00402FFE" w:rsidRDefault="00402FFE" w:rsidP="00402FFE">
            <w:pPr>
              <w:spacing w:after="0" w:line="240" w:lineRule="auto"/>
              <w:rPr>
                <w:ins w:id="7380" w:author="Lane, Stefanie" w:date="2023-04-28T12:07:00Z"/>
                <w:rFonts w:ascii="Calibri" w:eastAsia="Times New Roman" w:hAnsi="Calibri" w:cs="Calibri"/>
                <w:color w:val="000000"/>
                <w:rPrChange w:id="7381" w:author="Lane, Stefanie" w:date="2023-04-28T12:07:00Z">
                  <w:rPr>
                    <w:ins w:id="7382" w:author="Lane, Stefanie" w:date="2023-04-28T12:07:00Z"/>
                  </w:rPr>
                </w:rPrChange>
              </w:rPr>
              <w:pPrChange w:id="7383" w:author="Lane, Stefanie" w:date="2023-04-28T12:07:00Z">
                <w:pPr/>
              </w:pPrChange>
            </w:pPr>
          </w:p>
        </w:tc>
        <w:tc>
          <w:tcPr>
            <w:tcW w:w="3320" w:type="dxa"/>
            <w:tcBorders>
              <w:top w:val="nil"/>
              <w:left w:val="nil"/>
              <w:bottom w:val="single" w:sz="4" w:space="0" w:color="auto"/>
              <w:right w:val="nil"/>
            </w:tcBorders>
            <w:shd w:val="clear" w:color="auto" w:fill="auto"/>
            <w:noWrap/>
            <w:vAlign w:val="bottom"/>
            <w:hideMark/>
          </w:tcPr>
          <w:p w14:paraId="5106994F" w14:textId="77777777" w:rsidR="00402FFE" w:rsidRPr="00402FFE" w:rsidRDefault="00402FFE" w:rsidP="00402FFE">
            <w:pPr>
              <w:spacing w:after="0" w:line="240" w:lineRule="auto"/>
              <w:rPr>
                <w:ins w:id="7384" w:author="Lane, Stefanie" w:date="2023-04-28T12:07:00Z"/>
                <w:rFonts w:ascii="Calibri" w:eastAsia="Times New Roman" w:hAnsi="Calibri" w:cs="Calibri"/>
                <w:i/>
                <w:iCs/>
                <w:color w:val="000000"/>
                <w:rPrChange w:id="7385" w:author="Lane, Stefanie" w:date="2023-04-28T12:07:00Z">
                  <w:rPr>
                    <w:ins w:id="7386" w:author="Lane, Stefanie" w:date="2023-04-28T12:07:00Z"/>
                  </w:rPr>
                </w:rPrChange>
              </w:rPr>
              <w:pPrChange w:id="7387" w:author="Lane, Stefanie" w:date="2023-04-28T12:07:00Z">
                <w:pPr/>
              </w:pPrChange>
            </w:pPr>
            <w:ins w:id="7388" w:author="Lane, Stefanie" w:date="2023-04-28T12:07:00Z">
              <w:r w:rsidRPr="00402FFE">
                <w:rPr>
                  <w:rFonts w:ascii="Calibri" w:eastAsia="Times New Roman" w:hAnsi="Calibri" w:cs="Calibri"/>
                  <w:i/>
                  <w:iCs/>
                  <w:color w:val="000000"/>
                  <w:rPrChange w:id="7389" w:author="Lane, Stefanie" w:date="2023-04-28T12:07:00Z">
                    <w:rPr/>
                  </w:rPrChange>
                </w:rPr>
                <w:t>Poaceae sp.</w:t>
              </w:r>
            </w:ins>
          </w:p>
        </w:tc>
        <w:tc>
          <w:tcPr>
            <w:tcW w:w="869" w:type="dxa"/>
            <w:tcBorders>
              <w:top w:val="nil"/>
              <w:left w:val="nil"/>
              <w:bottom w:val="single" w:sz="4" w:space="0" w:color="auto"/>
              <w:right w:val="nil"/>
            </w:tcBorders>
            <w:shd w:val="clear" w:color="auto" w:fill="auto"/>
            <w:noWrap/>
            <w:vAlign w:val="bottom"/>
            <w:hideMark/>
          </w:tcPr>
          <w:p w14:paraId="053439C7" w14:textId="77777777" w:rsidR="00402FFE" w:rsidRPr="00402FFE" w:rsidRDefault="00402FFE" w:rsidP="00402FFE">
            <w:pPr>
              <w:spacing w:after="0" w:line="240" w:lineRule="auto"/>
              <w:jc w:val="center"/>
              <w:rPr>
                <w:ins w:id="7390" w:author="Lane, Stefanie" w:date="2023-04-28T12:07:00Z"/>
                <w:rFonts w:ascii="Calibri" w:eastAsia="Times New Roman" w:hAnsi="Calibri" w:cs="Calibri"/>
                <w:color w:val="000000"/>
                <w:rPrChange w:id="7391" w:author="Lane, Stefanie" w:date="2023-04-28T12:07:00Z">
                  <w:rPr>
                    <w:ins w:id="7392" w:author="Lane, Stefanie" w:date="2023-04-28T12:07:00Z"/>
                  </w:rPr>
                </w:rPrChange>
              </w:rPr>
              <w:pPrChange w:id="7393" w:author="Lane, Stefanie" w:date="2023-04-28T12:07:00Z">
                <w:pPr>
                  <w:jc w:val="center"/>
                </w:pPr>
              </w:pPrChange>
            </w:pPr>
            <w:ins w:id="7394" w:author="Lane, Stefanie" w:date="2023-04-28T12:07:00Z">
              <w:r w:rsidRPr="00402FFE">
                <w:rPr>
                  <w:rFonts w:ascii="Calibri" w:eastAsia="Times New Roman" w:hAnsi="Calibri" w:cs="Calibri"/>
                  <w:color w:val="000000"/>
                  <w:rPrChange w:id="7395" w:author="Lane, Stefanie" w:date="2023-04-28T12:07:00Z">
                    <w:rPr/>
                  </w:rPrChange>
                </w:rPr>
                <w:t>0.00</w:t>
              </w:r>
            </w:ins>
          </w:p>
        </w:tc>
        <w:tc>
          <w:tcPr>
            <w:tcW w:w="990" w:type="dxa"/>
            <w:tcBorders>
              <w:top w:val="nil"/>
              <w:left w:val="nil"/>
              <w:bottom w:val="single" w:sz="4" w:space="0" w:color="auto"/>
              <w:right w:val="nil"/>
            </w:tcBorders>
            <w:shd w:val="clear" w:color="auto" w:fill="auto"/>
            <w:noWrap/>
            <w:vAlign w:val="bottom"/>
            <w:hideMark/>
          </w:tcPr>
          <w:p w14:paraId="3F99451C" w14:textId="77777777" w:rsidR="00402FFE" w:rsidRPr="00402FFE" w:rsidRDefault="00402FFE" w:rsidP="00402FFE">
            <w:pPr>
              <w:spacing w:after="0" w:line="240" w:lineRule="auto"/>
              <w:jc w:val="center"/>
              <w:rPr>
                <w:ins w:id="7396" w:author="Lane, Stefanie" w:date="2023-04-28T12:07:00Z"/>
                <w:rFonts w:ascii="Calibri" w:eastAsia="Times New Roman" w:hAnsi="Calibri" w:cs="Calibri"/>
                <w:color w:val="000000"/>
                <w:rPrChange w:id="7397" w:author="Lane, Stefanie" w:date="2023-04-28T12:07:00Z">
                  <w:rPr>
                    <w:ins w:id="7398" w:author="Lane, Stefanie" w:date="2023-04-28T12:07:00Z"/>
                  </w:rPr>
                </w:rPrChange>
              </w:rPr>
              <w:pPrChange w:id="7399" w:author="Lane, Stefanie" w:date="2023-04-28T12:07:00Z">
                <w:pPr>
                  <w:jc w:val="center"/>
                </w:pPr>
              </w:pPrChange>
            </w:pPr>
            <w:ins w:id="7400" w:author="Lane, Stefanie" w:date="2023-04-28T12:07:00Z">
              <w:r w:rsidRPr="00402FFE">
                <w:rPr>
                  <w:rFonts w:ascii="Calibri" w:eastAsia="Times New Roman" w:hAnsi="Calibri" w:cs="Calibri"/>
                  <w:color w:val="000000"/>
                  <w:rPrChange w:id="7401" w:author="Lane, Stefanie" w:date="2023-04-28T12:07:00Z">
                    <w:rPr/>
                  </w:rPrChange>
                </w:rPr>
                <w:t>0.28</w:t>
              </w:r>
            </w:ins>
          </w:p>
        </w:tc>
        <w:tc>
          <w:tcPr>
            <w:tcW w:w="810" w:type="dxa"/>
            <w:tcBorders>
              <w:top w:val="nil"/>
              <w:left w:val="nil"/>
              <w:bottom w:val="single" w:sz="4" w:space="0" w:color="auto"/>
              <w:right w:val="nil"/>
            </w:tcBorders>
            <w:shd w:val="clear" w:color="auto" w:fill="auto"/>
            <w:noWrap/>
            <w:vAlign w:val="bottom"/>
            <w:hideMark/>
          </w:tcPr>
          <w:p w14:paraId="75FD1763" w14:textId="77777777" w:rsidR="00402FFE" w:rsidRPr="00402FFE" w:rsidRDefault="00402FFE" w:rsidP="00402FFE">
            <w:pPr>
              <w:spacing w:after="0" w:line="240" w:lineRule="auto"/>
              <w:jc w:val="center"/>
              <w:rPr>
                <w:ins w:id="7402" w:author="Lane, Stefanie" w:date="2023-04-28T12:07:00Z"/>
                <w:rFonts w:ascii="Calibri" w:eastAsia="Times New Roman" w:hAnsi="Calibri" w:cs="Calibri"/>
                <w:color w:val="000000"/>
                <w:rPrChange w:id="7403" w:author="Lane, Stefanie" w:date="2023-04-28T12:07:00Z">
                  <w:rPr>
                    <w:ins w:id="7404" w:author="Lane, Stefanie" w:date="2023-04-28T12:07:00Z"/>
                  </w:rPr>
                </w:rPrChange>
              </w:rPr>
              <w:pPrChange w:id="7405" w:author="Lane, Stefanie" w:date="2023-04-28T12:07:00Z">
                <w:pPr>
                  <w:jc w:val="center"/>
                </w:pPr>
              </w:pPrChange>
            </w:pPr>
            <w:ins w:id="7406" w:author="Lane, Stefanie" w:date="2023-04-28T12:07:00Z">
              <w:r w:rsidRPr="00402FFE">
                <w:rPr>
                  <w:rFonts w:ascii="Calibri" w:eastAsia="Times New Roman" w:hAnsi="Calibri" w:cs="Calibri"/>
                  <w:color w:val="000000"/>
                  <w:rPrChange w:id="7407" w:author="Lane, Stefanie" w:date="2023-04-28T12:07:00Z">
                    <w:rPr/>
                  </w:rPrChange>
                </w:rPr>
                <w:t>0.00</w:t>
              </w:r>
            </w:ins>
          </w:p>
        </w:tc>
        <w:tc>
          <w:tcPr>
            <w:tcW w:w="1710" w:type="dxa"/>
            <w:tcBorders>
              <w:top w:val="nil"/>
              <w:left w:val="nil"/>
              <w:bottom w:val="single" w:sz="4" w:space="0" w:color="auto"/>
              <w:right w:val="single" w:sz="8" w:space="0" w:color="auto"/>
            </w:tcBorders>
            <w:shd w:val="clear" w:color="auto" w:fill="auto"/>
            <w:noWrap/>
            <w:vAlign w:val="bottom"/>
            <w:hideMark/>
          </w:tcPr>
          <w:p w14:paraId="09773777" w14:textId="77777777" w:rsidR="00402FFE" w:rsidRPr="00402FFE" w:rsidRDefault="00402FFE" w:rsidP="00402FFE">
            <w:pPr>
              <w:spacing w:after="0" w:line="240" w:lineRule="auto"/>
              <w:jc w:val="center"/>
              <w:rPr>
                <w:ins w:id="7408" w:author="Lane, Stefanie" w:date="2023-04-28T12:07:00Z"/>
                <w:rFonts w:ascii="Calibri" w:eastAsia="Times New Roman" w:hAnsi="Calibri" w:cs="Calibri"/>
                <w:color w:val="000000"/>
                <w:rPrChange w:id="7409" w:author="Lane, Stefanie" w:date="2023-04-28T12:07:00Z">
                  <w:rPr>
                    <w:ins w:id="7410" w:author="Lane, Stefanie" w:date="2023-04-28T12:07:00Z"/>
                  </w:rPr>
                </w:rPrChange>
              </w:rPr>
              <w:pPrChange w:id="7411" w:author="Lane, Stefanie" w:date="2023-04-28T12:07:00Z">
                <w:pPr>
                  <w:jc w:val="center"/>
                </w:pPr>
              </w:pPrChange>
            </w:pPr>
            <w:ins w:id="7412" w:author="Lane, Stefanie" w:date="2023-04-28T12:07:00Z">
              <w:r w:rsidRPr="00402FFE">
                <w:rPr>
                  <w:rFonts w:ascii="Calibri" w:eastAsia="Times New Roman" w:hAnsi="Calibri" w:cs="Calibri"/>
                  <w:color w:val="000000"/>
                  <w:rPrChange w:id="7413" w:author="Lane, Stefanie" w:date="2023-04-28T12:07:00Z">
                    <w:rPr/>
                  </w:rPrChange>
                </w:rPr>
                <w:t>NA</w:t>
              </w:r>
            </w:ins>
          </w:p>
        </w:tc>
      </w:tr>
      <w:tr w:rsidR="00402FFE" w:rsidRPr="00402FFE" w14:paraId="477E1F50" w14:textId="77777777" w:rsidTr="00402FFE">
        <w:trPr>
          <w:divId w:val="50731576"/>
          <w:trHeight w:val="300"/>
          <w:ins w:id="7414" w:author="Lane, Stefanie" w:date="2023-04-28T12:07:00Z"/>
        </w:trPr>
        <w:tc>
          <w:tcPr>
            <w:tcW w:w="1311" w:type="dxa"/>
            <w:vMerge/>
            <w:tcBorders>
              <w:top w:val="nil"/>
              <w:left w:val="single" w:sz="8" w:space="0" w:color="auto"/>
              <w:bottom w:val="single" w:sz="8" w:space="0" w:color="000000"/>
              <w:right w:val="nil"/>
            </w:tcBorders>
            <w:vAlign w:val="center"/>
            <w:hideMark/>
          </w:tcPr>
          <w:p w14:paraId="78E98552" w14:textId="77777777" w:rsidR="00402FFE" w:rsidRPr="00402FFE" w:rsidRDefault="00402FFE" w:rsidP="00402FFE">
            <w:pPr>
              <w:spacing w:after="0" w:line="240" w:lineRule="auto"/>
              <w:rPr>
                <w:ins w:id="7415" w:author="Lane, Stefanie" w:date="2023-04-28T12:07:00Z"/>
                <w:rFonts w:ascii="Calibri" w:eastAsia="Times New Roman" w:hAnsi="Calibri" w:cs="Calibri"/>
                <w:color w:val="000000"/>
                <w:rPrChange w:id="7416" w:author="Lane, Stefanie" w:date="2023-04-28T12:07:00Z">
                  <w:rPr>
                    <w:ins w:id="7417" w:author="Lane, Stefanie" w:date="2023-04-28T12:07:00Z"/>
                  </w:rPr>
                </w:rPrChange>
              </w:rPr>
              <w:pPrChange w:id="7418"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1AC845D" w14:textId="77777777" w:rsidR="00402FFE" w:rsidRPr="00402FFE" w:rsidRDefault="00402FFE" w:rsidP="00402FFE">
            <w:pPr>
              <w:spacing w:after="0" w:line="240" w:lineRule="auto"/>
              <w:rPr>
                <w:ins w:id="7419" w:author="Lane, Stefanie" w:date="2023-04-28T12:07:00Z"/>
                <w:rFonts w:ascii="Calibri" w:eastAsia="Times New Roman" w:hAnsi="Calibri" w:cs="Calibri"/>
                <w:color w:val="000000"/>
                <w:rPrChange w:id="7420" w:author="Lane, Stefanie" w:date="2023-04-28T12:07:00Z">
                  <w:rPr>
                    <w:ins w:id="7421" w:author="Lane, Stefanie" w:date="2023-04-28T12:07:00Z"/>
                  </w:rPr>
                </w:rPrChange>
              </w:rPr>
              <w:pPrChange w:id="7422" w:author="Lane, Stefanie" w:date="2023-04-28T12:07:00Z">
                <w:pPr/>
              </w:pPrChange>
            </w:pPr>
          </w:p>
        </w:tc>
        <w:tc>
          <w:tcPr>
            <w:tcW w:w="3320" w:type="dxa"/>
            <w:tcBorders>
              <w:top w:val="nil"/>
              <w:left w:val="nil"/>
              <w:bottom w:val="single" w:sz="8" w:space="0" w:color="auto"/>
              <w:right w:val="nil"/>
            </w:tcBorders>
            <w:shd w:val="clear" w:color="auto" w:fill="auto"/>
            <w:noWrap/>
            <w:vAlign w:val="bottom"/>
            <w:hideMark/>
          </w:tcPr>
          <w:p w14:paraId="425EBB14" w14:textId="77777777" w:rsidR="00402FFE" w:rsidRPr="00402FFE" w:rsidRDefault="00402FFE" w:rsidP="00402FFE">
            <w:pPr>
              <w:spacing w:after="0" w:line="240" w:lineRule="auto"/>
              <w:rPr>
                <w:ins w:id="7423" w:author="Lane, Stefanie" w:date="2023-04-28T12:07:00Z"/>
                <w:rFonts w:ascii="Calibri" w:eastAsia="Times New Roman" w:hAnsi="Calibri" w:cs="Calibri"/>
                <w:i/>
                <w:iCs/>
                <w:color w:val="000000"/>
                <w:rPrChange w:id="7424" w:author="Lane, Stefanie" w:date="2023-04-28T12:07:00Z">
                  <w:rPr>
                    <w:ins w:id="7425" w:author="Lane, Stefanie" w:date="2023-04-28T12:07:00Z"/>
                  </w:rPr>
                </w:rPrChange>
              </w:rPr>
              <w:pPrChange w:id="7426" w:author="Lane, Stefanie" w:date="2023-04-28T12:07:00Z">
                <w:pPr/>
              </w:pPrChange>
            </w:pPr>
            <w:ins w:id="7427" w:author="Lane, Stefanie" w:date="2023-04-28T12:07:00Z">
              <w:r w:rsidRPr="00402FFE">
                <w:rPr>
                  <w:rFonts w:ascii="Calibri" w:eastAsia="Times New Roman" w:hAnsi="Calibri" w:cs="Calibri"/>
                  <w:i/>
                  <w:iCs/>
                  <w:color w:val="000000"/>
                  <w:rPrChange w:id="7428" w:author="Lane, Stefanie" w:date="2023-04-28T12:07:00Z">
                    <w:rPr/>
                  </w:rPrChange>
                </w:rPr>
                <w:t>Sagittaria latifolia</w:t>
              </w:r>
            </w:ins>
          </w:p>
        </w:tc>
        <w:tc>
          <w:tcPr>
            <w:tcW w:w="869" w:type="dxa"/>
            <w:tcBorders>
              <w:top w:val="nil"/>
              <w:left w:val="nil"/>
              <w:bottom w:val="single" w:sz="8" w:space="0" w:color="auto"/>
              <w:right w:val="nil"/>
            </w:tcBorders>
            <w:shd w:val="clear" w:color="auto" w:fill="auto"/>
            <w:noWrap/>
            <w:vAlign w:val="bottom"/>
            <w:hideMark/>
          </w:tcPr>
          <w:p w14:paraId="473BB932" w14:textId="77777777" w:rsidR="00402FFE" w:rsidRPr="00402FFE" w:rsidRDefault="00402FFE" w:rsidP="00402FFE">
            <w:pPr>
              <w:spacing w:after="0" w:line="240" w:lineRule="auto"/>
              <w:jc w:val="center"/>
              <w:rPr>
                <w:ins w:id="7429" w:author="Lane, Stefanie" w:date="2023-04-28T12:07:00Z"/>
                <w:rFonts w:ascii="Calibri" w:eastAsia="Times New Roman" w:hAnsi="Calibri" w:cs="Calibri"/>
                <w:color w:val="000000"/>
                <w:rPrChange w:id="7430" w:author="Lane, Stefanie" w:date="2023-04-28T12:07:00Z">
                  <w:rPr>
                    <w:ins w:id="7431" w:author="Lane, Stefanie" w:date="2023-04-28T12:07:00Z"/>
                  </w:rPr>
                </w:rPrChange>
              </w:rPr>
              <w:pPrChange w:id="7432" w:author="Lane, Stefanie" w:date="2023-04-28T12:07:00Z">
                <w:pPr>
                  <w:jc w:val="center"/>
                </w:pPr>
              </w:pPrChange>
            </w:pPr>
            <w:ins w:id="7433" w:author="Lane, Stefanie" w:date="2023-04-28T12:07:00Z">
              <w:r w:rsidRPr="00402FFE">
                <w:rPr>
                  <w:rFonts w:ascii="Calibri" w:eastAsia="Times New Roman" w:hAnsi="Calibri" w:cs="Calibri"/>
                  <w:color w:val="000000"/>
                  <w:rPrChange w:id="7434" w:author="Lane, Stefanie" w:date="2023-04-28T12:07:00Z">
                    <w:rPr/>
                  </w:rPrChange>
                </w:rPr>
                <w:t>0.00</w:t>
              </w:r>
            </w:ins>
          </w:p>
        </w:tc>
        <w:tc>
          <w:tcPr>
            <w:tcW w:w="990" w:type="dxa"/>
            <w:tcBorders>
              <w:top w:val="nil"/>
              <w:left w:val="nil"/>
              <w:bottom w:val="single" w:sz="8" w:space="0" w:color="auto"/>
              <w:right w:val="nil"/>
            </w:tcBorders>
            <w:shd w:val="clear" w:color="auto" w:fill="auto"/>
            <w:noWrap/>
            <w:vAlign w:val="bottom"/>
            <w:hideMark/>
          </w:tcPr>
          <w:p w14:paraId="593C7F37" w14:textId="77777777" w:rsidR="00402FFE" w:rsidRPr="00402FFE" w:rsidRDefault="00402FFE" w:rsidP="00402FFE">
            <w:pPr>
              <w:spacing w:after="0" w:line="240" w:lineRule="auto"/>
              <w:jc w:val="center"/>
              <w:rPr>
                <w:ins w:id="7435" w:author="Lane, Stefanie" w:date="2023-04-28T12:07:00Z"/>
                <w:rFonts w:ascii="Calibri" w:eastAsia="Times New Roman" w:hAnsi="Calibri" w:cs="Calibri"/>
                <w:color w:val="000000"/>
                <w:rPrChange w:id="7436" w:author="Lane, Stefanie" w:date="2023-04-28T12:07:00Z">
                  <w:rPr>
                    <w:ins w:id="7437" w:author="Lane, Stefanie" w:date="2023-04-28T12:07:00Z"/>
                  </w:rPr>
                </w:rPrChange>
              </w:rPr>
              <w:pPrChange w:id="7438" w:author="Lane, Stefanie" w:date="2023-04-28T12:07:00Z">
                <w:pPr>
                  <w:jc w:val="center"/>
                </w:pPr>
              </w:pPrChange>
            </w:pPr>
            <w:ins w:id="7439" w:author="Lane, Stefanie" w:date="2023-04-28T12:07:00Z">
              <w:r w:rsidRPr="00402FFE">
                <w:rPr>
                  <w:rFonts w:ascii="Calibri" w:eastAsia="Times New Roman" w:hAnsi="Calibri" w:cs="Calibri"/>
                  <w:color w:val="000000"/>
                  <w:rPrChange w:id="7440" w:author="Lane, Stefanie" w:date="2023-04-28T12:07:00Z">
                    <w:rPr/>
                  </w:rPrChange>
                </w:rPr>
                <w:t>0.17</w:t>
              </w:r>
            </w:ins>
          </w:p>
        </w:tc>
        <w:tc>
          <w:tcPr>
            <w:tcW w:w="810" w:type="dxa"/>
            <w:tcBorders>
              <w:top w:val="nil"/>
              <w:left w:val="nil"/>
              <w:bottom w:val="single" w:sz="8" w:space="0" w:color="auto"/>
              <w:right w:val="nil"/>
            </w:tcBorders>
            <w:shd w:val="clear" w:color="auto" w:fill="auto"/>
            <w:noWrap/>
            <w:vAlign w:val="bottom"/>
            <w:hideMark/>
          </w:tcPr>
          <w:p w14:paraId="00E948D6" w14:textId="77777777" w:rsidR="00402FFE" w:rsidRPr="00402FFE" w:rsidRDefault="00402FFE" w:rsidP="00402FFE">
            <w:pPr>
              <w:spacing w:after="0" w:line="240" w:lineRule="auto"/>
              <w:jc w:val="center"/>
              <w:rPr>
                <w:ins w:id="7441" w:author="Lane, Stefanie" w:date="2023-04-28T12:07:00Z"/>
                <w:rFonts w:ascii="Calibri" w:eastAsia="Times New Roman" w:hAnsi="Calibri" w:cs="Calibri"/>
                <w:color w:val="000000"/>
                <w:rPrChange w:id="7442" w:author="Lane, Stefanie" w:date="2023-04-28T12:07:00Z">
                  <w:rPr>
                    <w:ins w:id="7443" w:author="Lane, Stefanie" w:date="2023-04-28T12:07:00Z"/>
                  </w:rPr>
                </w:rPrChange>
              </w:rPr>
              <w:pPrChange w:id="7444" w:author="Lane, Stefanie" w:date="2023-04-28T12:07:00Z">
                <w:pPr>
                  <w:jc w:val="center"/>
                </w:pPr>
              </w:pPrChange>
            </w:pPr>
            <w:ins w:id="7445" w:author="Lane, Stefanie" w:date="2023-04-28T12:07:00Z">
              <w:r w:rsidRPr="00402FFE">
                <w:rPr>
                  <w:rFonts w:ascii="Calibri" w:eastAsia="Times New Roman" w:hAnsi="Calibri" w:cs="Calibri"/>
                  <w:color w:val="000000"/>
                  <w:rPrChange w:id="7446" w:author="Lane, Stefanie" w:date="2023-04-28T12:07: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
          <w:p w14:paraId="109BE3C8" w14:textId="77777777" w:rsidR="00402FFE" w:rsidRPr="00402FFE" w:rsidRDefault="00402FFE" w:rsidP="00402FFE">
            <w:pPr>
              <w:spacing w:after="0" w:line="240" w:lineRule="auto"/>
              <w:jc w:val="center"/>
              <w:rPr>
                <w:ins w:id="7447" w:author="Lane, Stefanie" w:date="2023-04-28T12:07:00Z"/>
                <w:rFonts w:ascii="Calibri" w:eastAsia="Times New Roman" w:hAnsi="Calibri" w:cs="Calibri"/>
                <w:color w:val="000000"/>
                <w:rPrChange w:id="7448" w:author="Lane, Stefanie" w:date="2023-04-28T12:07:00Z">
                  <w:rPr>
                    <w:ins w:id="7449" w:author="Lane, Stefanie" w:date="2023-04-28T12:07:00Z"/>
                  </w:rPr>
                </w:rPrChange>
              </w:rPr>
              <w:pPrChange w:id="7450" w:author="Lane, Stefanie" w:date="2023-04-28T12:07:00Z">
                <w:pPr>
                  <w:jc w:val="center"/>
                </w:pPr>
              </w:pPrChange>
            </w:pPr>
            <w:ins w:id="7451" w:author="Lane, Stefanie" w:date="2023-04-28T12:07:00Z">
              <w:r w:rsidRPr="00402FFE">
                <w:rPr>
                  <w:rFonts w:ascii="Calibri" w:eastAsia="Times New Roman" w:hAnsi="Calibri" w:cs="Calibri"/>
                  <w:color w:val="000000"/>
                  <w:rPrChange w:id="7452" w:author="Lane, Stefanie" w:date="2023-04-28T12:07:00Z">
                    <w:rPr/>
                  </w:rPrChange>
                </w:rPr>
                <w:t>NA</w:t>
              </w:r>
            </w:ins>
          </w:p>
        </w:tc>
      </w:tr>
      <w:tr w:rsidR="00402FFE" w:rsidRPr="00402FFE" w14:paraId="43BAC1F8" w14:textId="77777777" w:rsidTr="00402FFE">
        <w:trPr>
          <w:divId w:val="50731576"/>
          <w:trHeight w:val="290"/>
          <w:ins w:id="7453" w:author="Lane, Stefanie" w:date="2023-04-28T12:07:00Z"/>
        </w:trPr>
        <w:tc>
          <w:tcPr>
            <w:tcW w:w="1311" w:type="dxa"/>
            <w:tcBorders>
              <w:top w:val="nil"/>
              <w:left w:val="nil"/>
              <w:bottom w:val="nil"/>
              <w:right w:val="nil"/>
            </w:tcBorders>
            <w:shd w:val="clear" w:color="auto" w:fill="auto"/>
            <w:noWrap/>
            <w:vAlign w:val="center"/>
            <w:hideMark/>
          </w:tcPr>
          <w:p w14:paraId="4C84131F" w14:textId="77777777" w:rsidR="00402FFE" w:rsidRPr="00402FFE" w:rsidRDefault="00402FFE" w:rsidP="00402FFE">
            <w:pPr>
              <w:spacing w:after="0" w:line="240" w:lineRule="auto"/>
              <w:jc w:val="center"/>
              <w:rPr>
                <w:ins w:id="7454" w:author="Lane, Stefanie" w:date="2023-04-28T12:07:00Z"/>
                <w:rFonts w:ascii="Calibri" w:eastAsia="Times New Roman" w:hAnsi="Calibri" w:cs="Calibri"/>
                <w:color w:val="000000"/>
                <w:rPrChange w:id="7455" w:author="Lane, Stefanie" w:date="2023-04-28T12:07:00Z">
                  <w:rPr>
                    <w:ins w:id="7456" w:author="Lane, Stefanie" w:date="2023-04-28T12:07:00Z"/>
                  </w:rPr>
                </w:rPrChange>
              </w:rPr>
              <w:pPrChange w:id="7457" w:author="Lane, Stefanie" w:date="2023-04-28T12:07:00Z">
                <w:pPr>
                  <w:jc w:val="center"/>
                </w:pPr>
              </w:pPrChange>
            </w:pPr>
          </w:p>
        </w:tc>
        <w:tc>
          <w:tcPr>
            <w:tcW w:w="1160" w:type="dxa"/>
            <w:tcBorders>
              <w:top w:val="nil"/>
              <w:left w:val="nil"/>
              <w:bottom w:val="nil"/>
              <w:right w:val="nil"/>
            </w:tcBorders>
            <w:shd w:val="clear" w:color="auto" w:fill="auto"/>
            <w:noWrap/>
            <w:vAlign w:val="center"/>
            <w:hideMark/>
          </w:tcPr>
          <w:p w14:paraId="01DE6056" w14:textId="77777777" w:rsidR="00402FFE" w:rsidRPr="00402FFE" w:rsidRDefault="00402FFE" w:rsidP="00402FFE">
            <w:pPr>
              <w:spacing w:after="0" w:line="240" w:lineRule="auto"/>
              <w:jc w:val="center"/>
              <w:rPr>
                <w:ins w:id="7458" w:author="Lane, Stefanie" w:date="2023-04-28T12:07:00Z"/>
                <w:rFonts w:ascii="Times New Roman" w:eastAsia="Times New Roman" w:hAnsi="Times New Roman" w:cs="Times New Roman"/>
                <w:sz w:val="20"/>
                <w:szCs w:val="20"/>
                <w:rPrChange w:id="7459" w:author="Lane, Stefanie" w:date="2023-04-28T12:07:00Z">
                  <w:rPr>
                    <w:ins w:id="7460" w:author="Lane, Stefanie" w:date="2023-04-28T12:07:00Z"/>
                  </w:rPr>
                </w:rPrChange>
              </w:rPr>
              <w:pPrChange w:id="7461" w:author="Lane, Stefanie" w:date="2023-04-28T12:07:00Z">
                <w:pPr>
                  <w:jc w:val="center"/>
                </w:pPr>
              </w:pPrChange>
            </w:pPr>
          </w:p>
        </w:tc>
        <w:tc>
          <w:tcPr>
            <w:tcW w:w="3320" w:type="dxa"/>
            <w:tcBorders>
              <w:top w:val="nil"/>
              <w:left w:val="nil"/>
              <w:bottom w:val="nil"/>
              <w:right w:val="nil"/>
            </w:tcBorders>
            <w:shd w:val="clear" w:color="auto" w:fill="auto"/>
            <w:noWrap/>
            <w:vAlign w:val="bottom"/>
            <w:hideMark/>
          </w:tcPr>
          <w:p w14:paraId="4B226F13" w14:textId="77777777" w:rsidR="00402FFE" w:rsidRPr="00402FFE" w:rsidRDefault="00402FFE" w:rsidP="00402FFE">
            <w:pPr>
              <w:spacing w:after="0" w:line="240" w:lineRule="auto"/>
              <w:jc w:val="center"/>
              <w:rPr>
                <w:ins w:id="7462" w:author="Lane, Stefanie" w:date="2023-04-28T12:07:00Z"/>
                <w:rFonts w:ascii="Times New Roman" w:eastAsia="Times New Roman" w:hAnsi="Times New Roman" w:cs="Times New Roman"/>
                <w:sz w:val="20"/>
                <w:szCs w:val="20"/>
                <w:rPrChange w:id="7463" w:author="Lane, Stefanie" w:date="2023-04-28T12:07:00Z">
                  <w:rPr>
                    <w:ins w:id="7464" w:author="Lane, Stefanie" w:date="2023-04-28T12:07:00Z"/>
                  </w:rPr>
                </w:rPrChange>
              </w:rPr>
              <w:pPrChange w:id="7465" w:author="Lane, Stefanie" w:date="2023-04-28T12:07:00Z">
                <w:pPr>
                  <w:jc w:val="center"/>
                </w:pPr>
              </w:pPrChange>
            </w:pPr>
          </w:p>
        </w:tc>
        <w:tc>
          <w:tcPr>
            <w:tcW w:w="869" w:type="dxa"/>
            <w:tcBorders>
              <w:top w:val="nil"/>
              <w:left w:val="nil"/>
              <w:bottom w:val="nil"/>
              <w:right w:val="nil"/>
            </w:tcBorders>
            <w:shd w:val="clear" w:color="auto" w:fill="auto"/>
            <w:noWrap/>
            <w:vAlign w:val="bottom"/>
            <w:hideMark/>
          </w:tcPr>
          <w:p w14:paraId="030C0FB7" w14:textId="77777777" w:rsidR="00402FFE" w:rsidRPr="00402FFE" w:rsidRDefault="00402FFE" w:rsidP="00402FFE">
            <w:pPr>
              <w:spacing w:after="0" w:line="240" w:lineRule="auto"/>
              <w:rPr>
                <w:ins w:id="7466" w:author="Lane, Stefanie" w:date="2023-04-28T12:07:00Z"/>
                <w:rFonts w:ascii="Times New Roman" w:eastAsia="Times New Roman" w:hAnsi="Times New Roman" w:cs="Times New Roman"/>
                <w:sz w:val="20"/>
                <w:szCs w:val="20"/>
                <w:rPrChange w:id="7467" w:author="Lane, Stefanie" w:date="2023-04-28T12:07:00Z">
                  <w:rPr>
                    <w:ins w:id="7468" w:author="Lane, Stefanie" w:date="2023-04-28T12:07:00Z"/>
                  </w:rPr>
                </w:rPrChange>
              </w:rPr>
              <w:pPrChange w:id="7469" w:author="Lane, Stefanie" w:date="2023-04-28T12:07:00Z">
                <w:pPr/>
              </w:pPrChange>
            </w:pPr>
          </w:p>
        </w:tc>
        <w:tc>
          <w:tcPr>
            <w:tcW w:w="990" w:type="dxa"/>
            <w:tcBorders>
              <w:top w:val="nil"/>
              <w:left w:val="nil"/>
              <w:bottom w:val="nil"/>
              <w:right w:val="nil"/>
            </w:tcBorders>
            <w:shd w:val="clear" w:color="auto" w:fill="auto"/>
            <w:noWrap/>
            <w:vAlign w:val="bottom"/>
            <w:hideMark/>
          </w:tcPr>
          <w:p w14:paraId="00C38181" w14:textId="77777777" w:rsidR="00402FFE" w:rsidRPr="00402FFE" w:rsidRDefault="00402FFE" w:rsidP="00402FFE">
            <w:pPr>
              <w:spacing w:after="0" w:line="240" w:lineRule="auto"/>
              <w:jc w:val="center"/>
              <w:rPr>
                <w:ins w:id="7470" w:author="Lane, Stefanie" w:date="2023-04-28T12:07:00Z"/>
                <w:rFonts w:ascii="Times New Roman" w:eastAsia="Times New Roman" w:hAnsi="Times New Roman" w:cs="Times New Roman"/>
                <w:sz w:val="20"/>
                <w:szCs w:val="20"/>
                <w:rPrChange w:id="7471" w:author="Lane, Stefanie" w:date="2023-04-28T12:07:00Z">
                  <w:rPr>
                    <w:ins w:id="7472" w:author="Lane, Stefanie" w:date="2023-04-28T12:07:00Z"/>
                  </w:rPr>
                </w:rPrChange>
              </w:rPr>
              <w:pPrChange w:id="7473" w:author="Lane, Stefanie" w:date="2023-04-28T12:07:00Z">
                <w:pPr>
                  <w:jc w:val="center"/>
                </w:pPr>
              </w:pPrChange>
            </w:pPr>
          </w:p>
        </w:tc>
        <w:tc>
          <w:tcPr>
            <w:tcW w:w="810" w:type="dxa"/>
            <w:tcBorders>
              <w:top w:val="nil"/>
              <w:left w:val="nil"/>
              <w:bottom w:val="nil"/>
              <w:right w:val="nil"/>
            </w:tcBorders>
            <w:shd w:val="clear" w:color="auto" w:fill="auto"/>
            <w:noWrap/>
            <w:vAlign w:val="bottom"/>
            <w:hideMark/>
          </w:tcPr>
          <w:p w14:paraId="674BD0CF" w14:textId="77777777" w:rsidR="00402FFE" w:rsidRPr="00402FFE" w:rsidRDefault="00402FFE" w:rsidP="00402FFE">
            <w:pPr>
              <w:spacing w:after="0" w:line="240" w:lineRule="auto"/>
              <w:jc w:val="center"/>
              <w:rPr>
                <w:ins w:id="7474" w:author="Lane, Stefanie" w:date="2023-04-28T12:07:00Z"/>
                <w:rFonts w:ascii="Times New Roman" w:eastAsia="Times New Roman" w:hAnsi="Times New Roman" w:cs="Times New Roman"/>
                <w:sz w:val="20"/>
                <w:szCs w:val="20"/>
                <w:rPrChange w:id="7475" w:author="Lane, Stefanie" w:date="2023-04-28T12:07:00Z">
                  <w:rPr>
                    <w:ins w:id="7476" w:author="Lane, Stefanie" w:date="2023-04-28T12:07:00Z"/>
                  </w:rPr>
                </w:rPrChange>
              </w:rPr>
              <w:pPrChange w:id="7477" w:author="Lane, Stefanie" w:date="2023-04-28T12:07:00Z">
                <w:pPr>
                  <w:jc w:val="center"/>
                </w:pPr>
              </w:pPrChange>
            </w:pPr>
          </w:p>
        </w:tc>
        <w:tc>
          <w:tcPr>
            <w:tcW w:w="1710" w:type="dxa"/>
            <w:tcBorders>
              <w:top w:val="nil"/>
              <w:left w:val="nil"/>
              <w:bottom w:val="nil"/>
              <w:right w:val="nil"/>
            </w:tcBorders>
            <w:shd w:val="clear" w:color="auto" w:fill="auto"/>
            <w:noWrap/>
            <w:vAlign w:val="bottom"/>
            <w:hideMark/>
          </w:tcPr>
          <w:p w14:paraId="629686B5" w14:textId="77777777" w:rsidR="00402FFE" w:rsidRPr="00402FFE" w:rsidRDefault="00402FFE" w:rsidP="00402FFE">
            <w:pPr>
              <w:spacing w:after="0" w:line="240" w:lineRule="auto"/>
              <w:jc w:val="center"/>
              <w:rPr>
                <w:ins w:id="7478" w:author="Lane, Stefanie" w:date="2023-04-28T12:07:00Z"/>
                <w:rFonts w:ascii="Times New Roman" w:eastAsia="Times New Roman" w:hAnsi="Times New Roman" w:cs="Times New Roman"/>
                <w:sz w:val="20"/>
                <w:szCs w:val="20"/>
                <w:rPrChange w:id="7479" w:author="Lane, Stefanie" w:date="2023-04-28T12:07:00Z">
                  <w:rPr>
                    <w:ins w:id="7480" w:author="Lane, Stefanie" w:date="2023-04-28T12:07:00Z"/>
                  </w:rPr>
                </w:rPrChange>
              </w:rPr>
              <w:pPrChange w:id="7481" w:author="Lane, Stefanie" w:date="2023-04-28T12:07:00Z">
                <w:pPr>
                  <w:jc w:val="center"/>
                </w:pPr>
              </w:pPrChange>
            </w:pPr>
          </w:p>
        </w:tc>
      </w:tr>
      <w:tr w:rsidR="00402FFE" w:rsidRPr="00402FFE" w14:paraId="7E717E20" w14:textId="77777777" w:rsidTr="00402FFE">
        <w:trPr>
          <w:divId w:val="50731576"/>
          <w:trHeight w:val="590"/>
          <w:ins w:id="7482" w:author="Lane, Stefanie" w:date="2023-04-28T12:07:00Z"/>
        </w:trPr>
        <w:tc>
          <w:tcPr>
            <w:tcW w:w="1311" w:type="dxa"/>
            <w:tcBorders>
              <w:top w:val="single" w:sz="4" w:space="0" w:color="auto"/>
              <w:left w:val="nil"/>
              <w:bottom w:val="single" w:sz="8" w:space="0" w:color="auto"/>
              <w:right w:val="nil"/>
            </w:tcBorders>
            <w:shd w:val="clear" w:color="auto" w:fill="auto"/>
            <w:noWrap/>
            <w:vAlign w:val="center"/>
            <w:hideMark/>
          </w:tcPr>
          <w:p w14:paraId="6EB0165E" w14:textId="77777777" w:rsidR="00402FFE" w:rsidRPr="00402FFE" w:rsidRDefault="00402FFE" w:rsidP="00402FFE">
            <w:pPr>
              <w:spacing w:after="0" w:line="240" w:lineRule="auto"/>
              <w:jc w:val="center"/>
              <w:rPr>
                <w:ins w:id="7483" w:author="Lane, Stefanie" w:date="2023-04-28T12:07:00Z"/>
                <w:rFonts w:ascii="Calibri" w:eastAsia="Times New Roman" w:hAnsi="Calibri" w:cs="Calibri"/>
                <w:b/>
                <w:bCs/>
                <w:color w:val="000000"/>
                <w:rPrChange w:id="7484" w:author="Lane, Stefanie" w:date="2023-04-28T12:07:00Z">
                  <w:rPr>
                    <w:ins w:id="7485" w:author="Lane, Stefanie" w:date="2023-04-28T12:07:00Z"/>
                  </w:rPr>
                </w:rPrChange>
              </w:rPr>
              <w:pPrChange w:id="7486" w:author="Lane, Stefanie" w:date="2023-04-28T12:07:00Z">
                <w:pPr>
                  <w:jc w:val="center"/>
                </w:pPr>
              </w:pPrChange>
            </w:pPr>
            <w:ins w:id="7487" w:author="Lane, Stefanie" w:date="2023-04-28T12:07:00Z">
              <w:r w:rsidRPr="00402FFE">
                <w:rPr>
                  <w:rFonts w:ascii="Calibri" w:eastAsia="Times New Roman" w:hAnsi="Calibri" w:cs="Calibri"/>
                  <w:b/>
                  <w:bCs/>
                  <w:color w:val="000000"/>
                  <w:rPrChange w:id="7488" w:author="Lane, Stefanie" w:date="2023-04-28T12:07:00Z">
                    <w:rPr/>
                  </w:rPrChange>
                </w:rPr>
                <w:t>Assemblage</w:t>
              </w:r>
            </w:ins>
          </w:p>
        </w:tc>
        <w:tc>
          <w:tcPr>
            <w:tcW w:w="1160" w:type="dxa"/>
            <w:tcBorders>
              <w:top w:val="single" w:sz="4" w:space="0" w:color="auto"/>
              <w:left w:val="nil"/>
              <w:bottom w:val="single" w:sz="8" w:space="0" w:color="auto"/>
              <w:right w:val="nil"/>
            </w:tcBorders>
            <w:shd w:val="clear" w:color="auto" w:fill="auto"/>
            <w:noWrap/>
            <w:vAlign w:val="center"/>
            <w:hideMark/>
          </w:tcPr>
          <w:p w14:paraId="7456F4BA" w14:textId="77777777" w:rsidR="00402FFE" w:rsidRPr="00402FFE" w:rsidRDefault="00402FFE" w:rsidP="00402FFE">
            <w:pPr>
              <w:spacing w:after="0" w:line="240" w:lineRule="auto"/>
              <w:jc w:val="center"/>
              <w:rPr>
                <w:ins w:id="7489" w:author="Lane, Stefanie" w:date="2023-04-28T12:07:00Z"/>
                <w:rFonts w:ascii="Calibri" w:eastAsia="Times New Roman" w:hAnsi="Calibri" w:cs="Calibri"/>
                <w:b/>
                <w:bCs/>
                <w:color w:val="000000"/>
                <w:rPrChange w:id="7490" w:author="Lane, Stefanie" w:date="2023-04-28T12:07:00Z">
                  <w:rPr>
                    <w:ins w:id="7491" w:author="Lane, Stefanie" w:date="2023-04-28T12:07:00Z"/>
                  </w:rPr>
                </w:rPrChange>
              </w:rPr>
              <w:pPrChange w:id="7492" w:author="Lane, Stefanie" w:date="2023-04-28T12:07:00Z">
                <w:pPr>
                  <w:jc w:val="center"/>
                </w:pPr>
              </w:pPrChange>
            </w:pPr>
            <w:ins w:id="7493" w:author="Lane, Stefanie" w:date="2023-04-28T12:07:00Z">
              <w:r w:rsidRPr="00402FFE">
                <w:rPr>
                  <w:rFonts w:ascii="Calibri" w:eastAsia="Times New Roman" w:hAnsi="Calibri" w:cs="Calibri"/>
                  <w:b/>
                  <w:bCs/>
                  <w:color w:val="000000"/>
                  <w:rPrChange w:id="7494" w:author="Lane, Stefanie" w:date="2023-04-28T12:07:00Z">
                    <w:rPr/>
                  </w:rPrChange>
                </w:rPr>
                <w:t>Status</w:t>
              </w:r>
            </w:ins>
          </w:p>
        </w:tc>
        <w:tc>
          <w:tcPr>
            <w:tcW w:w="3320" w:type="dxa"/>
            <w:tcBorders>
              <w:top w:val="single" w:sz="4" w:space="0" w:color="auto"/>
              <w:left w:val="nil"/>
              <w:bottom w:val="single" w:sz="8" w:space="0" w:color="auto"/>
              <w:right w:val="nil"/>
            </w:tcBorders>
            <w:shd w:val="clear" w:color="auto" w:fill="auto"/>
            <w:noWrap/>
            <w:vAlign w:val="center"/>
            <w:hideMark/>
          </w:tcPr>
          <w:p w14:paraId="46F78904" w14:textId="77777777" w:rsidR="00402FFE" w:rsidRPr="00402FFE" w:rsidRDefault="00402FFE" w:rsidP="00402FFE">
            <w:pPr>
              <w:spacing w:after="0" w:line="240" w:lineRule="auto"/>
              <w:jc w:val="center"/>
              <w:rPr>
                <w:ins w:id="7495" w:author="Lane, Stefanie" w:date="2023-04-28T12:07:00Z"/>
                <w:rFonts w:ascii="Calibri" w:eastAsia="Times New Roman" w:hAnsi="Calibri" w:cs="Calibri"/>
                <w:b/>
                <w:bCs/>
                <w:color w:val="000000"/>
                <w:rPrChange w:id="7496" w:author="Lane, Stefanie" w:date="2023-04-28T12:07:00Z">
                  <w:rPr>
                    <w:ins w:id="7497" w:author="Lane, Stefanie" w:date="2023-04-28T12:07:00Z"/>
                  </w:rPr>
                </w:rPrChange>
              </w:rPr>
              <w:pPrChange w:id="7498" w:author="Lane, Stefanie" w:date="2023-04-28T12:07:00Z">
                <w:pPr>
                  <w:jc w:val="center"/>
                </w:pPr>
              </w:pPrChange>
            </w:pPr>
            <w:ins w:id="7499" w:author="Lane, Stefanie" w:date="2023-04-28T12:07:00Z">
              <w:r w:rsidRPr="00402FFE">
                <w:rPr>
                  <w:rFonts w:ascii="Calibri" w:eastAsia="Times New Roman" w:hAnsi="Calibri" w:cs="Calibri"/>
                  <w:b/>
                  <w:bCs/>
                  <w:color w:val="000000"/>
                  <w:rPrChange w:id="7500" w:author="Lane, Stefanie" w:date="2023-04-28T12:07:00Z">
                    <w:rPr/>
                  </w:rPrChange>
                </w:rPr>
                <w:t>Species</w:t>
              </w:r>
            </w:ins>
          </w:p>
        </w:tc>
        <w:tc>
          <w:tcPr>
            <w:tcW w:w="869" w:type="dxa"/>
            <w:tcBorders>
              <w:top w:val="single" w:sz="4" w:space="0" w:color="auto"/>
              <w:left w:val="nil"/>
              <w:bottom w:val="single" w:sz="8" w:space="0" w:color="auto"/>
              <w:right w:val="nil"/>
            </w:tcBorders>
            <w:shd w:val="clear" w:color="auto" w:fill="auto"/>
            <w:noWrap/>
            <w:vAlign w:val="center"/>
            <w:hideMark/>
          </w:tcPr>
          <w:p w14:paraId="21504BA0" w14:textId="77777777" w:rsidR="00402FFE" w:rsidRPr="00402FFE" w:rsidRDefault="00402FFE" w:rsidP="00402FFE">
            <w:pPr>
              <w:spacing w:after="0" w:line="240" w:lineRule="auto"/>
              <w:jc w:val="center"/>
              <w:rPr>
                <w:ins w:id="7501" w:author="Lane, Stefanie" w:date="2023-04-28T12:07:00Z"/>
                <w:rFonts w:ascii="Calibri" w:eastAsia="Times New Roman" w:hAnsi="Calibri" w:cs="Calibri"/>
                <w:b/>
                <w:bCs/>
                <w:color w:val="000000"/>
                <w:rPrChange w:id="7502" w:author="Lane, Stefanie" w:date="2023-04-28T12:07:00Z">
                  <w:rPr>
                    <w:ins w:id="7503" w:author="Lane, Stefanie" w:date="2023-04-28T12:07:00Z"/>
                  </w:rPr>
                </w:rPrChange>
              </w:rPr>
              <w:pPrChange w:id="7504" w:author="Lane, Stefanie" w:date="2023-04-28T12:07:00Z">
                <w:pPr>
                  <w:jc w:val="center"/>
                </w:pPr>
              </w:pPrChange>
            </w:pPr>
            <w:ins w:id="7505" w:author="Lane, Stefanie" w:date="2023-04-28T12:07:00Z">
              <w:r w:rsidRPr="00402FFE">
                <w:rPr>
                  <w:rFonts w:ascii="Calibri" w:eastAsia="Times New Roman" w:hAnsi="Calibri" w:cs="Calibri"/>
                  <w:b/>
                  <w:bCs/>
                  <w:color w:val="000000"/>
                  <w:rPrChange w:id="7506" w:author="Lane, Stefanie" w:date="2023-04-28T12:07:00Z">
                    <w:rPr/>
                  </w:rPrChange>
                </w:rPr>
                <w:t>1979</w:t>
              </w:r>
            </w:ins>
          </w:p>
        </w:tc>
        <w:tc>
          <w:tcPr>
            <w:tcW w:w="990" w:type="dxa"/>
            <w:tcBorders>
              <w:top w:val="single" w:sz="4" w:space="0" w:color="auto"/>
              <w:left w:val="nil"/>
              <w:bottom w:val="single" w:sz="8" w:space="0" w:color="auto"/>
              <w:right w:val="nil"/>
            </w:tcBorders>
            <w:shd w:val="clear" w:color="auto" w:fill="auto"/>
            <w:noWrap/>
            <w:vAlign w:val="center"/>
            <w:hideMark/>
          </w:tcPr>
          <w:p w14:paraId="2072058E" w14:textId="77777777" w:rsidR="00402FFE" w:rsidRPr="00402FFE" w:rsidRDefault="00402FFE" w:rsidP="00402FFE">
            <w:pPr>
              <w:spacing w:after="0" w:line="240" w:lineRule="auto"/>
              <w:jc w:val="center"/>
              <w:rPr>
                <w:ins w:id="7507" w:author="Lane, Stefanie" w:date="2023-04-28T12:07:00Z"/>
                <w:rFonts w:ascii="Calibri" w:eastAsia="Times New Roman" w:hAnsi="Calibri" w:cs="Calibri"/>
                <w:b/>
                <w:bCs/>
                <w:color w:val="000000"/>
                <w:rPrChange w:id="7508" w:author="Lane, Stefanie" w:date="2023-04-28T12:07:00Z">
                  <w:rPr>
                    <w:ins w:id="7509" w:author="Lane, Stefanie" w:date="2023-04-28T12:07:00Z"/>
                  </w:rPr>
                </w:rPrChange>
              </w:rPr>
              <w:pPrChange w:id="7510" w:author="Lane, Stefanie" w:date="2023-04-28T12:07:00Z">
                <w:pPr>
                  <w:jc w:val="center"/>
                </w:pPr>
              </w:pPrChange>
            </w:pPr>
            <w:ins w:id="7511" w:author="Lane, Stefanie" w:date="2023-04-28T12:07:00Z">
              <w:r w:rsidRPr="00402FFE">
                <w:rPr>
                  <w:rFonts w:ascii="Calibri" w:eastAsia="Times New Roman" w:hAnsi="Calibri" w:cs="Calibri"/>
                  <w:b/>
                  <w:bCs/>
                  <w:color w:val="000000"/>
                  <w:rPrChange w:id="7512" w:author="Lane, Stefanie" w:date="2023-04-28T12:07:00Z">
                    <w:rPr/>
                  </w:rPrChange>
                </w:rPr>
                <w:t>1999</w:t>
              </w:r>
            </w:ins>
          </w:p>
        </w:tc>
        <w:tc>
          <w:tcPr>
            <w:tcW w:w="810" w:type="dxa"/>
            <w:tcBorders>
              <w:top w:val="single" w:sz="4" w:space="0" w:color="auto"/>
              <w:left w:val="nil"/>
              <w:bottom w:val="single" w:sz="8" w:space="0" w:color="auto"/>
              <w:right w:val="nil"/>
            </w:tcBorders>
            <w:shd w:val="clear" w:color="auto" w:fill="auto"/>
            <w:noWrap/>
            <w:vAlign w:val="center"/>
            <w:hideMark/>
          </w:tcPr>
          <w:p w14:paraId="514BD68D" w14:textId="77777777" w:rsidR="00402FFE" w:rsidRPr="00402FFE" w:rsidRDefault="00402FFE" w:rsidP="00402FFE">
            <w:pPr>
              <w:spacing w:after="0" w:line="240" w:lineRule="auto"/>
              <w:jc w:val="center"/>
              <w:rPr>
                <w:ins w:id="7513" w:author="Lane, Stefanie" w:date="2023-04-28T12:07:00Z"/>
                <w:rFonts w:ascii="Calibri" w:eastAsia="Times New Roman" w:hAnsi="Calibri" w:cs="Calibri"/>
                <w:b/>
                <w:bCs/>
                <w:color w:val="000000"/>
                <w:rPrChange w:id="7514" w:author="Lane, Stefanie" w:date="2023-04-28T12:07:00Z">
                  <w:rPr>
                    <w:ins w:id="7515" w:author="Lane, Stefanie" w:date="2023-04-28T12:07:00Z"/>
                  </w:rPr>
                </w:rPrChange>
              </w:rPr>
              <w:pPrChange w:id="7516" w:author="Lane, Stefanie" w:date="2023-04-28T12:07:00Z">
                <w:pPr>
                  <w:jc w:val="center"/>
                </w:pPr>
              </w:pPrChange>
            </w:pPr>
            <w:ins w:id="7517" w:author="Lane, Stefanie" w:date="2023-04-28T12:07:00Z">
              <w:r w:rsidRPr="00402FFE">
                <w:rPr>
                  <w:rFonts w:ascii="Calibri" w:eastAsia="Times New Roman" w:hAnsi="Calibri" w:cs="Calibri"/>
                  <w:b/>
                  <w:bCs/>
                  <w:color w:val="000000"/>
                  <w:rPrChange w:id="7518" w:author="Lane, Stefanie" w:date="2023-04-28T12:07:00Z">
                    <w:rPr/>
                  </w:rPrChange>
                </w:rPr>
                <w:t>2019</w:t>
              </w:r>
            </w:ins>
          </w:p>
        </w:tc>
        <w:tc>
          <w:tcPr>
            <w:tcW w:w="1710" w:type="dxa"/>
            <w:tcBorders>
              <w:top w:val="single" w:sz="4" w:space="0" w:color="auto"/>
              <w:left w:val="nil"/>
              <w:bottom w:val="single" w:sz="8" w:space="0" w:color="auto"/>
              <w:right w:val="nil"/>
            </w:tcBorders>
            <w:shd w:val="clear" w:color="auto" w:fill="auto"/>
            <w:vAlign w:val="center"/>
            <w:hideMark/>
          </w:tcPr>
          <w:p w14:paraId="6572C160" w14:textId="77777777" w:rsidR="00402FFE" w:rsidRPr="00402FFE" w:rsidRDefault="00402FFE" w:rsidP="00402FFE">
            <w:pPr>
              <w:spacing w:after="0" w:line="240" w:lineRule="auto"/>
              <w:jc w:val="center"/>
              <w:rPr>
                <w:ins w:id="7519" w:author="Lane, Stefanie" w:date="2023-04-28T12:07:00Z"/>
                <w:rFonts w:ascii="Calibri" w:eastAsia="Times New Roman" w:hAnsi="Calibri" w:cs="Calibri"/>
                <w:b/>
                <w:bCs/>
                <w:color w:val="000000"/>
                <w:rPrChange w:id="7520" w:author="Lane, Stefanie" w:date="2023-04-28T12:07:00Z">
                  <w:rPr>
                    <w:ins w:id="7521" w:author="Lane, Stefanie" w:date="2023-04-28T12:07:00Z"/>
                  </w:rPr>
                </w:rPrChange>
              </w:rPr>
              <w:pPrChange w:id="7522" w:author="Lane, Stefanie" w:date="2023-04-28T12:07:00Z">
                <w:pPr>
                  <w:jc w:val="center"/>
                </w:pPr>
              </w:pPrChange>
            </w:pPr>
            <w:ins w:id="7523" w:author="Lane, Stefanie" w:date="2023-04-28T12:07:00Z">
              <w:r w:rsidRPr="00402FFE">
                <w:rPr>
                  <w:rFonts w:ascii="Calibri" w:eastAsia="Times New Roman" w:hAnsi="Calibri" w:cs="Calibri"/>
                  <w:b/>
                  <w:bCs/>
                  <w:color w:val="000000"/>
                  <w:rPrChange w:id="7524" w:author="Lane, Stefanie" w:date="2023-04-28T12:07:00Z">
                    <w:rPr/>
                  </w:rPrChange>
                </w:rPr>
                <w:t>Percent Change (1979-2019)</w:t>
              </w:r>
            </w:ins>
          </w:p>
        </w:tc>
      </w:tr>
      <w:tr w:rsidR="00402FFE" w:rsidRPr="00402FFE" w14:paraId="3101DA43" w14:textId="77777777" w:rsidTr="00402FFE">
        <w:trPr>
          <w:divId w:val="50731576"/>
          <w:trHeight w:val="300"/>
          <w:ins w:id="7525" w:author="Lane, Stefanie" w:date="2023-04-28T12:07:00Z"/>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6300944C" w14:textId="77777777" w:rsidR="00402FFE" w:rsidRPr="00402FFE" w:rsidRDefault="00402FFE" w:rsidP="00402FFE">
            <w:pPr>
              <w:spacing w:after="0" w:line="240" w:lineRule="auto"/>
              <w:jc w:val="center"/>
              <w:rPr>
                <w:ins w:id="7526" w:author="Lane, Stefanie" w:date="2023-04-28T12:07:00Z"/>
                <w:rFonts w:ascii="Calibri" w:eastAsia="Times New Roman" w:hAnsi="Calibri" w:cs="Calibri"/>
                <w:color w:val="000000"/>
                <w:rPrChange w:id="7527" w:author="Lane, Stefanie" w:date="2023-04-28T12:07:00Z">
                  <w:rPr>
                    <w:ins w:id="7528" w:author="Lane, Stefanie" w:date="2023-04-28T12:07:00Z"/>
                  </w:rPr>
                </w:rPrChange>
              </w:rPr>
              <w:pPrChange w:id="7529" w:author="Lane, Stefanie" w:date="2023-04-28T12:07:00Z">
                <w:pPr>
                  <w:jc w:val="center"/>
                </w:pPr>
              </w:pPrChange>
            </w:pPr>
            <w:ins w:id="7530" w:author="Lane, Stefanie" w:date="2023-04-28T12:07:00Z">
              <w:r w:rsidRPr="00402FFE">
                <w:rPr>
                  <w:rFonts w:ascii="Calibri" w:eastAsia="Times New Roman" w:hAnsi="Calibri" w:cs="Calibri"/>
                  <w:color w:val="000000"/>
                  <w:rPrChange w:id="7531" w:author="Lane, Stefanie" w:date="2023-04-28T12:07:00Z">
                    <w:rPr/>
                  </w:rPrChange>
                </w:rPr>
                <w:t>Fescue</w:t>
              </w:r>
            </w:ins>
          </w:p>
        </w:tc>
        <w:tc>
          <w:tcPr>
            <w:tcW w:w="1160" w:type="dxa"/>
            <w:tcBorders>
              <w:top w:val="nil"/>
              <w:left w:val="single" w:sz="8" w:space="0" w:color="auto"/>
              <w:bottom w:val="single" w:sz="8" w:space="0" w:color="auto"/>
              <w:right w:val="nil"/>
            </w:tcBorders>
            <w:shd w:val="clear" w:color="auto" w:fill="auto"/>
            <w:noWrap/>
            <w:vAlign w:val="bottom"/>
            <w:hideMark/>
          </w:tcPr>
          <w:p w14:paraId="28461F6C" w14:textId="77777777" w:rsidR="00402FFE" w:rsidRPr="00402FFE" w:rsidRDefault="00402FFE" w:rsidP="00402FFE">
            <w:pPr>
              <w:spacing w:after="0" w:line="240" w:lineRule="auto"/>
              <w:rPr>
                <w:ins w:id="7532" w:author="Lane, Stefanie" w:date="2023-04-28T12:07:00Z"/>
                <w:rFonts w:ascii="Calibri" w:eastAsia="Times New Roman" w:hAnsi="Calibri" w:cs="Calibri"/>
                <w:color w:val="000000"/>
                <w:rPrChange w:id="7533" w:author="Lane, Stefanie" w:date="2023-04-28T12:07:00Z">
                  <w:rPr>
                    <w:ins w:id="7534" w:author="Lane, Stefanie" w:date="2023-04-28T12:07:00Z"/>
                  </w:rPr>
                </w:rPrChange>
              </w:rPr>
              <w:pPrChange w:id="7535" w:author="Lane, Stefanie" w:date="2023-04-28T12:07:00Z">
                <w:pPr/>
              </w:pPrChange>
            </w:pPr>
            <w:ins w:id="7536" w:author="Lane, Stefanie" w:date="2023-04-28T12:07:00Z">
              <w:r w:rsidRPr="00402FFE">
                <w:rPr>
                  <w:rFonts w:ascii="Calibri" w:eastAsia="Times New Roman" w:hAnsi="Calibri" w:cs="Calibri"/>
                  <w:color w:val="000000"/>
                  <w:rPrChange w:id="7537" w:author="Lane, Stefanie" w:date="2023-04-28T12:07:00Z">
                    <w:rPr/>
                  </w:rPrChange>
                </w:rPr>
                <w:t>Unknown</w:t>
              </w:r>
            </w:ins>
          </w:p>
        </w:tc>
        <w:tc>
          <w:tcPr>
            <w:tcW w:w="3320" w:type="dxa"/>
            <w:tcBorders>
              <w:top w:val="nil"/>
              <w:left w:val="nil"/>
              <w:bottom w:val="single" w:sz="8" w:space="0" w:color="auto"/>
              <w:right w:val="nil"/>
            </w:tcBorders>
            <w:shd w:val="clear" w:color="auto" w:fill="auto"/>
            <w:noWrap/>
            <w:vAlign w:val="bottom"/>
            <w:hideMark/>
          </w:tcPr>
          <w:p w14:paraId="253036B9" w14:textId="77777777" w:rsidR="00402FFE" w:rsidRPr="00402FFE" w:rsidRDefault="00402FFE" w:rsidP="00402FFE">
            <w:pPr>
              <w:spacing w:after="0" w:line="240" w:lineRule="auto"/>
              <w:rPr>
                <w:ins w:id="7538" w:author="Lane, Stefanie" w:date="2023-04-28T12:07:00Z"/>
                <w:rFonts w:ascii="Calibri" w:eastAsia="Times New Roman" w:hAnsi="Calibri" w:cs="Calibri"/>
                <w:i/>
                <w:iCs/>
                <w:color w:val="000000"/>
                <w:rPrChange w:id="7539" w:author="Lane, Stefanie" w:date="2023-04-28T12:07:00Z">
                  <w:rPr>
                    <w:ins w:id="7540" w:author="Lane, Stefanie" w:date="2023-04-28T12:07:00Z"/>
                  </w:rPr>
                </w:rPrChange>
              </w:rPr>
              <w:pPrChange w:id="7541" w:author="Lane, Stefanie" w:date="2023-04-28T12:07:00Z">
                <w:pPr/>
              </w:pPrChange>
            </w:pPr>
            <w:ins w:id="7542" w:author="Lane, Stefanie" w:date="2023-04-28T12:07:00Z">
              <w:r w:rsidRPr="00402FFE">
                <w:rPr>
                  <w:rFonts w:ascii="Calibri" w:eastAsia="Times New Roman" w:hAnsi="Calibri" w:cs="Calibri"/>
                  <w:i/>
                  <w:iCs/>
                  <w:color w:val="000000"/>
                  <w:rPrChange w:id="7543" w:author="Lane, Stefanie" w:date="2023-04-28T12:07:00Z">
                    <w:rPr/>
                  </w:rPrChange>
                </w:rPr>
                <w:t>Festuca sp.</w:t>
              </w:r>
            </w:ins>
          </w:p>
        </w:tc>
        <w:tc>
          <w:tcPr>
            <w:tcW w:w="869" w:type="dxa"/>
            <w:tcBorders>
              <w:top w:val="nil"/>
              <w:left w:val="nil"/>
              <w:bottom w:val="single" w:sz="8" w:space="0" w:color="auto"/>
              <w:right w:val="nil"/>
            </w:tcBorders>
            <w:shd w:val="clear" w:color="auto" w:fill="auto"/>
            <w:noWrap/>
            <w:vAlign w:val="bottom"/>
            <w:hideMark/>
          </w:tcPr>
          <w:p w14:paraId="45B00B6F" w14:textId="77777777" w:rsidR="00402FFE" w:rsidRPr="00402FFE" w:rsidRDefault="00402FFE" w:rsidP="00402FFE">
            <w:pPr>
              <w:spacing w:after="0" w:line="240" w:lineRule="auto"/>
              <w:jc w:val="center"/>
              <w:rPr>
                <w:ins w:id="7544" w:author="Lane, Stefanie" w:date="2023-04-28T12:07:00Z"/>
                <w:rFonts w:ascii="Calibri" w:eastAsia="Times New Roman" w:hAnsi="Calibri" w:cs="Calibri"/>
                <w:color w:val="000000"/>
                <w:rPrChange w:id="7545" w:author="Lane, Stefanie" w:date="2023-04-28T12:07:00Z">
                  <w:rPr>
                    <w:ins w:id="7546" w:author="Lane, Stefanie" w:date="2023-04-28T12:07:00Z"/>
                  </w:rPr>
                </w:rPrChange>
              </w:rPr>
              <w:pPrChange w:id="7547" w:author="Lane, Stefanie" w:date="2023-04-28T12:07:00Z">
                <w:pPr>
                  <w:jc w:val="center"/>
                </w:pPr>
              </w:pPrChange>
            </w:pPr>
            <w:ins w:id="7548" w:author="Lane, Stefanie" w:date="2023-04-28T12:07:00Z">
              <w:r w:rsidRPr="00402FFE">
                <w:rPr>
                  <w:rFonts w:ascii="Calibri" w:eastAsia="Times New Roman" w:hAnsi="Calibri" w:cs="Calibri"/>
                  <w:color w:val="000000"/>
                  <w:rPrChange w:id="7549" w:author="Lane, Stefanie" w:date="2023-04-28T12:07:00Z">
                    <w:rPr/>
                  </w:rPrChange>
                </w:rPr>
                <w:t>0.03</w:t>
              </w:r>
            </w:ins>
          </w:p>
        </w:tc>
        <w:tc>
          <w:tcPr>
            <w:tcW w:w="990" w:type="dxa"/>
            <w:tcBorders>
              <w:top w:val="nil"/>
              <w:left w:val="nil"/>
              <w:bottom w:val="single" w:sz="8" w:space="0" w:color="auto"/>
              <w:right w:val="nil"/>
            </w:tcBorders>
            <w:shd w:val="clear" w:color="auto" w:fill="auto"/>
            <w:noWrap/>
            <w:vAlign w:val="bottom"/>
            <w:hideMark/>
          </w:tcPr>
          <w:p w14:paraId="0DB36BF5" w14:textId="77777777" w:rsidR="00402FFE" w:rsidRPr="00402FFE" w:rsidRDefault="00402FFE" w:rsidP="00402FFE">
            <w:pPr>
              <w:spacing w:after="0" w:line="240" w:lineRule="auto"/>
              <w:jc w:val="center"/>
              <w:rPr>
                <w:ins w:id="7550" w:author="Lane, Stefanie" w:date="2023-04-28T12:07:00Z"/>
                <w:rFonts w:ascii="Calibri" w:eastAsia="Times New Roman" w:hAnsi="Calibri" w:cs="Calibri"/>
                <w:color w:val="000000"/>
                <w:rPrChange w:id="7551" w:author="Lane, Stefanie" w:date="2023-04-28T12:07:00Z">
                  <w:rPr>
                    <w:ins w:id="7552" w:author="Lane, Stefanie" w:date="2023-04-28T12:07:00Z"/>
                  </w:rPr>
                </w:rPrChange>
              </w:rPr>
              <w:pPrChange w:id="7553" w:author="Lane, Stefanie" w:date="2023-04-28T12:07:00Z">
                <w:pPr>
                  <w:jc w:val="center"/>
                </w:pPr>
              </w:pPrChange>
            </w:pPr>
            <w:ins w:id="7554" w:author="Lane, Stefanie" w:date="2023-04-28T12:07:00Z">
              <w:r w:rsidRPr="00402FFE">
                <w:rPr>
                  <w:rFonts w:ascii="Calibri" w:eastAsia="Times New Roman" w:hAnsi="Calibri" w:cs="Calibri"/>
                  <w:color w:val="000000"/>
                  <w:rPrChange w:id="7555" w:author="Lane, Stefanie" w:date="2023-04-28T12:07:00Z">
                    <w:rPr/>
                  </w:rPrChange>
                </w:rPr>
                <w:t>0.00</w:t>
              </w:r>
            </w:ins>
          </w:p>
        </w:tc>
        <w:tc>
          <w:tcPr>
            <w:tcW w:w="810" w:type="dxa"/>
            <w:tcBorders>
              <w:top w:val="nil"/>
              <w:left w:val="nil"/>
              <w:bottom w:val="single" w:sz="8" w:space="0" w:color="auto"/>
              <w:right w:val="nil"/>
            </w:tcBorders>
            <w:shd w:val="clear" w:color="auto" w:fill="auto"/>
            <w:noWrap/>
            <w:vAlign w:val="bottom"/>
            <w:hideMark/>
          </w:tcPr>
          <w:p w14:paraId="3741462F" w14:textId="77777777" w:rsidR="00402FFE" w:rsidRPr="00402FFE" w:rsidRDefault="00402FFE" w:rsidP="00402FFE">
            <w:pPr>
              <w:spacing w:after="0" w:line="240" w:lineRule="auto"/>
              <w:jc w:val="center"/>
              <w:rPr>
                <w:ins w:id="7556" w:author="Lane, Stefanie" w:date="2023-04-28T12:07:00Z"/>
                <w:rFonts w:ascii="Calibri" w:eastAsia="Times New Roman" w:hAnsi="Calibri" w:cs="Calibri"/>
                <w:color w:val="000000"/>
                <w:rPrChange w:id="7557" w:author="Lane, Stefanie" w:date="2023-04-28T12:07:00Z">
                  <w:rPr>
                    <w:ins w:id="7558" w:author="Lane, Stefanie" w:date="2023-04-28T12:07:00Z"/>
                  </w:rPr>
                </w:rPrChange>
              </w:rPr>
              <w:pPrChange w:id="7559" w:author="Lane, Stefanie" w:date="2023-04-28T12:07:00Z">
                <w:pPr>
                  <w:jc w:val="center"/>
                </w:pPr>
              </w:pPrChange>
            </w:pPr>
            <w:ins w:id="7560" w:author="Lane, Stefanie" w:date="2023-04-28T12:07:00Z">
              <w:r w:rsidRPr="00402FFE">
                <w:rPr>
                  <w:rFonts w:ascii="Calibri" w:eastAsia="Times New Roman" w:hAnsi="Calibri" w:cs="Calibri"/>
                  <w:color w:val="000000"/>
                  <w:rPrChange w:id="7561" w:author="Lane, Stefanie" w:date="2023-04-28T12:07: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
          <w:p w14:paraId="5E2E4B0B" w14:textId="77777777" w:rsidR="00402FFE" w:rsidRPr="00402FFE" w:rsidRDefault="00402FFE" w:rsidP="00402FFE">
            <w:pPr>
              <w:spacing w:after="0" w:line="240" w:lineRule="auto"/>
              <w:jc w:val="center"/>
              <w:rPr>
                <w:ins w:id="7562" w:author="Lane, Stefanie" w:date="2023-04-28T12:07:00Z"/>
                <w:rFonts w:ascii="Calibri" w:eastAsia="Times New Roman" w:hAnsi="Calibri" w:cs="Calibri"/>
                <w:color w:val="000000"/>
                <w:rPrChange w:id="7563" w:author="Lane, Stefanie" w:date="2023-04-28T12:07:00Z">
                  <w:rPr>
                    <w:ins w:id="7564" w:author="Lane, Stefanie" w:date="2023-04-28T12:07:00Z"/>
                  </w:rPr>
                </w:rPrChange>
              </w:rPr>
              <w:pPrChange w:id="7565" w:author="Lane, Stefanie" w:date="2023-04-28T12:07:00Z">
                <w:pPr>
                  <w:jc w:val="center"/>
                </w:pPr>
              </w:pPrChange>
            </w:pPr>
            <w:ins w:id="7566" w:author="Lane, Stefanie" w:date="2023-04-28T12:07:00Z">
              <w:r w:rsidRPr="00402FFE">
                <w:rPr>
                  <w:rFonts w:ascii="Calibri" w:eastAsia="Times New Roman" w:hAnsi="Calibri" w:cs="Calibri"/>
                  <w:color w:val="000000"/>
                  <w:rPrChange w:id="7567" w:author="Lane, Stefanie" w:date="2023-04-28T12:07:00Z">
                    <w:rPr/>
                  </w:rPrChange>
                </w:rPr>
                <w:t>-100.0</w:t>
              </w:r>
            </w:ins>
          </w:p>
        </w:tc>
      </w:tr>
      <w:tr w:rsidR="00402FFE" w:rsidRPr="00402FFE" w14:paraId="505EE304" w14:textId="77777777" w:rsidTr="00402FFE">
        <w:trPr>
          <w:divId w:val="50731576"/>
          <w:trHeight w:val="290"/>
          <w:ins w:id="7568" w:author="Lane, Stefanie" w:date="2023-04-28T12:07:00Z"/>
        </w:trPr>
        <w:tc>
          <w:tcPr>
            <w:tcW w:w="1311" w:type="dxa"/>
            <w:vMerge/>
            <w:tcBorders>
              <w:top w:val="nil"/>
              <w:left w:val="single" w:sz="8" w:space="0" w:color="auto"/>
              <w:bottom w:val="single" w:sz="8" w:space="0" w:color="000000"/>
              <w:right w:val="nil"/>
            </w:tcBorders>
            <w:vAlign w:val="center"/>
            <w:hideMark/>
          </w:tcPr>
          <w:p w14:paraId="2F1EFA15" w14:textId="77777777" w:rsidR="00402FFE" w:rsidRPr="00402FFE" w:rsidRDefault="00402FFE" w:rsidP="00402FFE">
            <w:pPr>
              <w:spacing w:after="0" w:line="240" w:lineRule="auto"/>
              <w:rPr>
                <w:ins w:id="7569" w:author="Lane, Stefanie" w:date="2023-04-28T12:07:00Z"/>
                <w:rFonts w:ascii="Calibri" w:eastAsia="Times New Roman" w:hAnsi="Calibri" w:cs="Calibri"/>
                <w:color w:val="000000"/>
                <w:rPrChange w:id="7570" w:author="Lane, Stefanie" w:date="2023-04-28T12:07:00Z">
                  <w:rPr>
                    <w:ins w:id="7571" w:author="Lane, Stefanie" w:date="2023-04-28T12:07:00Z"/>
                  </w:rPr>
                </w:rPrChange>
              </w:rPr>
              <w:pPrChange w:id="7572" w:author="Lane, Stefanie" w:date="2023-04-28T12:07: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26CC4E1" w14:textId="77777777" w:rsidR="00402FFE" w:rsidRPr="00402FFE" w:rsidRDefault="00402FFE" w:rsidP="00402FFE">
            <w:pPr>
              <w:spacing w:after="0" w:line="240" w:lineRule="auto"/>
              <w:jc w:val="center"/>
              <w:rPr>
                <w:ins w:id="7573" w:author="Lane, Stefanie" w:date="2023-04-28T12:07:00Z"/>
                <w:rFonts w:ascii="Calibri" w:eastAsia="Times New Roman" w:hAnsi="Calibri" w:cs="Calibri"/>
                <w:color w:val="000000"/>
                <w:rPrChange w:id="7574" w:author="Lane, Stefanie" w:date="2023-04-28T12:07:00Z">
                  <w:rPr>
                    <w:ins w:id="7575" w:author="Lane, Stefanie" w:date="2023-04-28T12:07:00Z"/>
                  </w:rPr>
                </w:rPrChange>
              </w:rPr>
              <w:pPrChange w:id="7576" w:author="Lane, Stefanie" w:date="2023-04-28T12:07:00Z">
                <w:pPr>
                  <w:jc w:val="center"/>
                </w:pPr>
              </w:pPrChange>
            </w:pPr>
            <w:ins w:id="7577" w:author="Lane, Stefanie" w:date="2023-04-28T12:07:00Z">
              <w:r w:rsidRPr="00402FFE">
                <w:rPr>
                  <w:rFonts w:ascii="Calibri" w:eastAsia="Times New Roman" w:hAnsi="Calibri" w:cs="Calibri"/>
                  <w:color w:val="000000"/>
                  <w:rPrChange w:id="7578" w:author="Lane, Stefanie" w:date="2023-04-28T12:07:00Z">
                    <w:rPr/>
                  </w:rPrChange>
                </w:rPr>
                <w:t>Non-native</w:t>
              </w:r>
            </w:ins>
          </w:p>
        </w:tc>
        <w:tc>
          <w:tcPr>
            <w:tcW w:w="3320" w:type="dxa"/>
            <w:tcBorders>
              <w:top w:val="nil"/>
              <w:left w:val="nil"/>
              <w:bottom w:val="nil"/>
              <w:right w:val="nil"/>
            </w:tcBorders>
            <w:shd w:val="clear" w:color="auto" w:fill="auto"/>
            <w:noWrap/>
            <w:vAlign w:val="bottom"/>
            <w:hideMark/>
          </w:tcPr>
          <w:p w14:paraId="31C9CFFE" w14:textId="77777777" w:rsidR="00402FFE" w:rsidRPr="00402FFE" w:rsidRDefault="00402FFE" w:rsidP="00402FFE">
            <w:pPr>
              <w:spacing w:after="0" w:line="240" w:lineRule="auto"/>
              <w:rPr>
                <w:ins w:id="7579" w:author="Lane, Stefanie" w:date="2023-04-28T12:07:00Z"/>
                <w:rFonts w:ascii="Calibri" w:eastAsia="Times New Roman" w:hAnsi="Calibri" w:cs="Calibri"/>
                <w:i/>
                <w:iCs/>
                <w:color w:val="000000"/>
                <w:rPrChange w:id="7580" w:author="Lane, Stefanie" w:date="2023-04-28T12:07:00Z">
                  <w:rPr>
                    <w:ins w:id="7581" w:author="Lane, Stefanie" w:date="2023-04-28T12:07:00Z"/>
                  </w:rPr>
                </w:rPrChange>
              </w:rPr>
              <w:pPrChange w:id="7582" w:author="Lane, Stefanie" w:date="2023-04-28T12:07:00Z">
                <w:pPr/>
              </w:pPrChange>
            </w:pPr>
            <w:ins w:id="7583" w:author="Lane, Stefanie" w:date="2023-04-28T12:07:00Z">
              <w:r w:rsidRPr="00402FFE">
                <w:rPr>
                  <w:rFonts w:ascii="Calibri" w:eastAsia="Times New Roman" w:hAnsi="Calibri" w:cs="Calibri"/>
                  <w:i/>
                  <w:iCs/>
                  <w:color w:val="000000"/>
                  <w:rPrChange w:id="7584" w:author="Lane, Stefanie" w:date="2023-04-28T12:07:00Z">
                    <w:rPr/>
                  </w:rPrChange>
                </w:rPr>
                <w:t>Mentha aquatica</w:t>
              </w:r>
            </w:ins>
          </w:p>
        </w:tc>
        <w:tc>
          <w:tcPr>
            <w:tcW w:w="869" w:type="dxa"/>
            <w:tcBorders>
              <w:top w:val="nil"/>
              <w:left w:val="nil"/>
              <w:bottom w:val="nil"/>
              <w:right w:val="nil"/>
            </w:tcBorders>
            <w:shd w:val="clear" w:color="auto" w:fill="auto"/>
            <w:noWrap/>
            <w:vAlign w:val="bottom"/>
            <w:hideMark/>
          </w:tcPr>
          <w:p w14:paraId="263D1E77" w14:textId="77777777" w:rsidR="00402FFE" w:rsidRPr="00402FFE" w:rsidRDefault="00402FFE" w:rsidP="00402FFE">
            <w:pPr>
              <w:spacing w:after="0" w:line="240" w:lineRule="auto"/>
              <w:jc w:val="center"/>
              <w:rPr>
                <w:ins w:id="7585" w:author="Lane, Stefanie" w:date="2023-04-28T12:07:00Z"/>
                <w:rFonts w:ascii="Calibri" w:eastAsia="Times New Roman" w:hAnsi="Calibri" w:cs="Calibri"/>
                <w:color w:val="000000"/>
                <w:rPrChange w:id="7586" w:author="Lane, Stefanie" w:date="2023-04-28T12:07:00Z">
                  <w:rPr>
                    <w:ins w:id="7587" w:author="Lane, Stefanie" w:date="2023-04-28T12:07:00Z"/>
                  </w:rPr>
                </w:rPrChange>
              </w:rPr>
              <w:pPrChange w:id="7588" w:author="Lane, Stefanie" w:date="2023-04-28T12:07:00Z">
                <w:pPr>
                  <w:jc w:val="center"/>
                </w:pPr>
              </w:pPrChange>
            </w:pPr>
            <w:ins w:id="7589" w:author="Lane, Stefanie" w:date="2023-04-28T12:07:00Z">
              <w:r w:rsidRPr="00402FFE">
                <w:rPr>
                  <w:rFonts w:ascii="Calibri" w:eastAsia="Times New Roman" w:hAnsi="Calibri" w:cs="Calibri"/>
                  <w:color w:val="000000"/>
                  <w:rPrChange w:id="7590" w:author="Lane, Stefanie" w:date="2023-04-28T12:07:00Z">
                    <w:rPr/>
                  </w:rPrChange>
                </w:rPr>
                <w:t>0.31</w:t>
              </w:r>
            </w:ins>
          </w:p>
        </w:tc>
        <w:tc>
          <w:tcPr>
            <w:tcW w:w="990" w:type="dxa"/>
            <w:tcBorders>
              <w:top w:val="nil"/>
              <w:left w:val="nil"/>
              <w:bottom w:val="nil"/>
              <w:right w:val="nil"/>
            </w:tcBorders>
            <w:shd w:val="clear" w:color="auto" w:fill="auto"/>
            <w:noWrap/>
            <w:vAlign w:val="bottom"/>
            <w:hideMark/>
          </w:tcPr>
          <w:p w14:paraId="11C670E2" w14:textId="77777777" w:rsidR="00402FFE" w:rsidRPr="00402FFE" w:rsidRDefault="00402FFE" w:rsidP="00402FFE">
            <w:pPr>
              <w:spacing w:after="0" w:line="240" w:lineRule="auto"/>
              <w:jc w:val="center"/>
              <w:rPr>
                <w:ins w:id="7591" w:author="Lane, Stefanie" w:date="2023-04-28T12:07:00Z"/>
                <w:rFonts w:ascii="Calibri" w:eastAsia="Times New Roman" w:hAnsi="Calibri" w:cs="Calibri"/>
                <w:color w:val="000000"/>
                <w:rPrChange w:id="7592" w:author="Lane, Stefanie" w:date="2023-04-28T12:07:00Z">
                  <w:rPr>
                    <w:ins w:id="7593" w:author="Lane, Stefanie" w:date="2023-04-28T12:07:00Z"/>
                  </w:rPr>
                </w:rPrChange>
              </w:rPr>
              <w:pPrChange w:id="7594" w:author="Lane, Stefanie" w:date="2023-04-28T12:07:00Z">
                <w:pPr>
                  <w:jc w:val="center"/>
                </w:pPr>
              </w:pPrChange>
            </w:pPr>
            <w:ins w:id="7595" w:author="Lane, Stefanie" w:date="2023-04-28T12:07:00Z">
              <w:r w:rsidRPr="00402FFE">
                <w:rPr>
                  <w:rFonts w:ascii="Calibri" w:eastAsia="Times New Roman" w:hAnsi="Calibri" w:cs="Calibri"/>
                  <w:color w:val="000000"/>
                  <w:rPrChange w:id="7596" w:author="Lane, Stefanie" w:date="2023-04-28T12:07:00Z">
                    <w:rPr/>
                  </w:rPrChange>
                </w:rPr>
                <w:t>0.09</w:t>
              </w:r>
            </w:ins>
          </w:p>
        </w:tc>
        <w:tc>
          <w:tcPr>
            <w:tcW w:w="810" w:type="dxa"/>
            <w:tcBorders>
              <w:top w:val="nil"/>
              <w:left w:val="nil"/>
              <w:bottom w:val="nil"/>
              <w:right w:val="nil"/>
            </w:tcBorders>
            <w:shd w:val="clear" w:color="auto" w:fill="auto"/>
            <w:noWrap/>
            <w:vAlign w:val="bottom"/>
            <w:hideMark/>
          </w:tcPr>
          <w:p w14:paraId="04E543AE" w14:textId="77777777" w:rsidR="00402FFE" w:rsidRPr="00402FFE" w:rsidRDefault="00402FFE" w:rsidP="00402FFE">
            <w:pPr>
              <w:spacing w:after="0" w:line="240" w:lineRule="auto"/>
              <w:jc w:val="center"/>
              <w:rPr>
                <w:ins w:id="7597" w:author="Lane, Stefanie" w:date="2023-04-28T12:07:00Z"/>
                <w:rFonts w:ascii="Calibri" w:eastAsia="Times New Roman" w:hAnsi="Calibri" w:cs="Calibri"/>
                <w:color w:val="000000"/>
                <w:rPrChange w:id="7598" w:author="Lane, Stefanie" w:date="2023-04-28T12:07:00Z">
                  <w:rPr>
                    <w:ins w:id="7599" w:author="Lane, Stefanie" w:date="2023-04-28T12:07:00Z"/>
                  </w:rPr>
                </w:rPrChange>
              </w:rPr>
              <w:pPrChange w:id="7600" w:author="Lane, Stefanie" w:date="2023-04-28T12:07:00Z">
                <w:pPr>
                  <w:jc w:val="center"/>
                </w:pPr>
              </w:pPrChange>
            </w:pPr>
            <w:ins w:id="7601" w:author="Lane, Stefanie" w:date="2023-04-28T12:07:00Z">
              <w:r w:rsidRPr="00402FFE">
                <w:rPr>
                  <w:rFonts w:ascii="Calibri" w:eastAsia="Times New Roman" w:hAnsi="Calibri" w:cs="Calibri"/>
                  <w:color w:val="000000"/>
                  <w:rPrChange w:id="7602"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6A6218D0" w14:textId="77777777" w:rsidR="00402FFE" w:rsidRPr="00402FFE" w:rsidRDefault="00402FFE" w:rsidP="00402FFE">
            <w:pPr>
              <w:spacing w:after="0" w:line="240" w:lineRule="auto"/>
              <w:jc w:val="center"/>
              <w:rPr>
                <w:ins w:id="7603" w:author="Lane, Stefanie" w:date="2023-04-28T12:07:00Z"/>
                <w:rFonts w:ascii="Calibri" w:eastAsia="Times New Roman" w:hAnsi="Calibri" w:cs="Calibri"/>
                <w:color w:val="000000"/>
                <w:rPrChange w:id="7604" w:author="Lane, Stefanie" w:date="2023-04-28T12:07:00Z">
                  <w:rPr>
                    <w:ins w:id="7605" w:author="Lane, Stefanie" w:date="2023-04-28T12:07:00Z"/>
                  </w:rPr>
                </w:rPrChange>
              </w:rPr>
              <w:pPrChange w:id="7606" w:author="Lane, Stefanie" w:date="2023-04-28T12:07:00Z">
                <w:pPr>
                  <w:jc w:val="center"/>
                </w:pPr>
              </w:pPrChange>
            </w:pPr>
            <w:ins w:id="7607" w:author="Lane, Stefanie" w:date="2023-04-28T12:07:00Z">
              <w:r w:rsidRPr="00402FFE">
                <w:rPr>
                  <w:rFonts w:ascii="Calibri" w:eastAsia="Times New Roman" w:hAnsi="Calibri" w:cs="Calibri"/>
                  <w:color w:val="000000"/>
                  <w:rPrChange w:id="7608" w:author="Lane, Stefanie" w:date="2023-04-28T12:07:00Z">
                    <w:rPr/>
                  </w:rPrChange>
                </w:rPr>
                <w:t>-100.0</w:t>
              </w:r>
            </w:ins>
          </w:p>
        </w:tc>
      </w:tr>
      <w:tr w:rsidR="00402FFE" w:rsidRPr="00402FFE" w14:paraId="0EAA1774" w14:textId="77777777" w:rsidTr="00402FFE">
        <w:trPr>
          <w:divId w:val="50731576"/>
          <w:trHeight w:val="290"/>
          <w:ins w:id="7609" w:author="Lane, Stefanie" w:date="2023-04-28T12:07:00Z"/>
        </w:trPr>
        <w:tc>
          <w:tcPr>
            <w:tcW w:w="1311" w:type="dxa"/>
            <w:vMerge/>
            <w:tcBorders>
              <w:top w:val="nil"/>
              <w:left w:val="single" w:sz="8" w:space="0" w:color="auto"/>
              <w:bottom w:val="single" w:sz="8" w:space="0" w:color="000000"/>
              <w:right w:val="nil"/>
            </w:tcBorders>
            <w:vAlign w:val="center"/>
            <w:hideMark/>
          </w:tcPr>
          <w:p w14:paraId="6337E92B" w14:textId="77777777" w:rsidR="00402FFE" w:rsidRPr="00402FFE" w:rsidRDefault="00402FFE" w:rsidP="00402FFE">
            <w:pPr>
              <w:spacing w:after="0" w:line="240" w:lineRule="auto"/>
              <w:rPr>
                <w:ins w:id="7610" w:author="Lane, Stefanie" w:date="2023-04-28T12:07:00Z"/>
                <w:rFonts w:ascii="Calibri" w:eastAsia="Times New Roman" w:hAnsi="Calibri" w:cs="Calibri"/>
                <w:color w:val="000000"/>
                <w:rPrChange w:id="7611" w:author="Lane, Stefanie" w:date="2023-04-28T12:07:00Z">
                  <w:rPr>
                    <w:ins w:id="7612" w:author="Lane, Stefanie" w:date="2023-04-28T12:07:00Z"/>
                  </w:rPr>
                </w:rPrChange>
              </w:rPr>
              <w:pPrChange w:id="7613"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2F8F2DB" w14:textId="77777777" w:rsidR="00402FFE" w:rsidRPr="00402FFE" w:rsidRDefault="00402FFE" w:rsidP="00402FFE">
            <w:pPr>
              <w:spacing w:after="0" w:line="240" w:lineRule="auto"/>
              <w:rPr>
                <w:ins w:id="7614" w:author="Lane, Stefanie" w:date="2023-04-28T12:07:00Z"/>
                <w:rFonts w:ascii="Calibri" w:eastAsia="Times New Roman" w:hAnsi="Calibri" w:cs="Calibri"/>
                <w:color w:val="000000"/>
                <w:rPrChange w:id="7615" w:author="Lane, Stefanie" w:date="2023-04-28T12:07:00Z">
                  <w:rPr>
                    <w:ins w:id="7616" w:author="Lane, Stefanie" w:date="2023-04-28T12:07:00Z"/>
                  </w:rPr>
                </w:rPrChange>
              </w:rPr>
              <w:pPrChange w:id="7617"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389AC66" w14:textId="77777777" w:rsidR="00402FFE" w:rsidRPr="00402FFE" w:rsidRDefault="00402FFE" w:rsidP="00402FFE">
            <w:pPr>
              <w:spacing w:after="0" w:line="240" w:lineRule="auto"/>
              <w:rPr>
                <w:ins w:id="7618" w:author="Lane, Stefanie" w:date="2023-04-28T12:07:00Z"/>
                <w:rFonts w:ascii="Calibri" w:eastAsia="Times New Roman" w:hAnsi="Calibri" w:cs="Calibri"/>
                <w:i/>
                <w:iCs/>
                <w:color w:val="000000"/>
                <w:rPrChange w:id="7619" w:author="Lane, Stefanie" w:date="2023-04-28T12:07:00Z">
                  <w:rPr>
                    <w:ins w:id="7620" w:author="Lane, Stefanie" w:date="2023-04-28T12:07:00Z"/>
                  </w:rPr>
                </w:rPrChange>
              </w:rPr>
              <w:pPrChange w:id="7621" w:author="Lane, Stefanie" w:date="2023-04-28T12:07:00Z">
                <w:pPr/>
              </w:pPrChange>
            </w:pPr>
            <w:ins w:id="7622" w:author="Lane, Stefanie" w:date="2023-04-28T12:07:00Z">
              <w:r w:rsidRPr="00402FFE">
                <w:rPr>
                  <w:rFonts w:ascii="Calibri" w:eastAsia="Times New Roman" w:hAnsi="Calibri" w:cs="Calibri"/>
                  <w:i/>
                  <w:iCs/>
                  <w:color w:val="000000"/>
                  <w:rPrChange w:id="7623" w:author="Lane, Stefanie" w:date="2023-04-28T12:07:00Z">
                    <w:rPr/>
                  </w:rPrChange>
                </w:rPr>
                <w:t>Myosotis scorpiodes</w:t>
              </w:r>
            </w:ins>
          </w:p>
        </w:tc>
        <w:tc>
          <w:tcPr>
            <w:tcW w:w="869" w:type="dxa"/>
            <w:tcBorders>
              <w:top w:val="single" w:sz="4" w:space="0" w:color="auto"/>
              <w:left w:val="nil"/>
              <w:bottom w:val="single" w:sz="4" w:space="0" w:color="auto"/>
              <w:right w:val="nil"/>
            </w:tcBorders>
            <w:shd w:val="clear" w:color="auto" w:fill="auto"/>
            <w:noWrap/>
            <w:vAlign w:val="bottom"/>
            <w:hideMark/>
          </w:tcPr>
          <w:p w14:paraId="63A7B42C" w14:textId="77777777" w:rsidR="00402FFE" w:rsidRPr="00402FFE" w:rsidRDefault="00402FFE" w:rsidP="00402FFE">
            <w:pPr>
              <w:spacing w:after="0" w:line="240" w:lineRule="auto"/>
              <w:jc w:val="center"/>
              <w:rPr>
                <w:ins w:id="7624" w:author="Lane, Stefanie" w:date="2023-04-28T12:07:00Z"/>
                <w:rFonts w:ascii="Calibri" w:eastAsia="Times New Roman" w:hAnsi="Calibri" w:cs="Calibri"/>
                <w:color w:val="000000"/>
                <w:rPrChange w:id="7625" w:author="Lane, Stefanie" w:date="2023-04-28T12:07:00Z">
                  <w:rPr>
                    <w:ins w:id="7626" w:author="Lane, Stefanie" w:date="2023-04-28T12:07:00Z"/>
                  </w:rPr>
                </w:rPrChange>
              </w:rPr>
              <w:pPrChange w:id="7627" w:author="Lane, Stefanie" w:date="2023-04-28T12:07:00Z">
                <w:pPr>
                  <w:jc w:val="center"/>
                </w:pPr>
              </w:pPrChange>
            </w:pPr>
            <w:ins w:id="7628" w:author="Lane, Stefanie" w:date="2023-04-28T12:07:00Z">
              <w:r w:rsidRPr="00402FFE">
                <w:rPr>
                  <w:rFonts w:ascii="Calibri" w:eastAsia="Times New Roman" w:hAnsi="Calibri" w:cs="Calibri"/>
                  <w:color w:val="000000"/>
                  <w:rPrChange w:id="7629" w:author="Lane, Stefanie" w:date="2023-04-28T12:07:00Z">
                    <w:rPr/>
                  </w:rPrChange>
                </w:rPr>
                <w:t>0.31</w:t>
              </w:r>
            </w:ins>
          </w:p>
        </w:tc>
        <w:tc>
          <w:tcPr>
            <w:tcW w:w="990" w:type="dxa"/>
            <w:tcBorders>
              <w:top w:val="single" w:sz="4" w:space="0" w:color="auto"/>
              <w:left w:val="nil"/>
              <w:bottom w:val="single" w:sz="4" w:space="0" w:color="auto"/>
              <w:right w:val="nil"/>
            </w:tcBorders>
            <w:shd w:val="clear" w:color="auto" w:fill="auto"/>
            <w:noWrap/>
            <w:vAlign w:val="bottom"/>
            <w:hideMark/>
          </w:tcPr>
          <w:p w14:paraId="33B7E423" w14:textId="77777777" w:rsidR="00402FFE" w:rsidRPr="00402FFE" w:rsidRDefault="00402FFE" w:rsidP="00402FFE">
            <w:pPr>
              <w:spacing w:after="0" w:line="240" w:lineRule="auto"/>
              <w:jc w:val="center"/>
              <w:rPr>
                <w:ins w:id="7630" w:author="Lane, Stefanie" w:date="2023-04-28T12:07:00Z"/>
                <w:rFonts w:ascii="Calibri" w:eastAsia="Times New Roman" w:hAnsi="Calibri" w:cs="Calibri"/>
                <w:color w:val="000000"/>
                <w:rPrChange w:id="7631" w:author="Lane, Stefanie" w:date="2023-04-28T12:07:00Z">
                  <w:rPr>
                    <w:ins w:id="7632" w:author="Lane, Stefanie" w:date="2023-04-28T12:07:00Z"/>
                  </w:rPr>
                </w:rPrChange>
              </w:rPr>
              <w:pPrChange w:id="7633" w:author="Lane, Stefanie" w:date="2023-04-28T12:07:00Z">
                <w:pPr>
                  <w:jc w:val="center"/>
                </w:pPr>
              </w:pPrChange>
            </w:pPr>
            <w:ins w:id="7634" w:author="Lane, Stefanie" w:date="2023-04-28T12:07:00Z">
              <w:r w:rsidRPr="00402FFE">
                <w:rPr>
                  <w:rFonts w:ascii="Calibri" w:eastAsia="Times New Roman" w:hAnsi="Calibri" w:cs="Calibri"/>
                  <w:color w:val="000000"/>
                  <w:rPrChange w:id="7635" w:author="Lane, Stefanie" w:date="2023-04-28T12:07:00Z">
                    <w:rPr/>
                  </w:rPrChange>
                </w:rPr>
                <w:t>0.03</w:t>
              </w:r>
            </w:ins>
          </w:p>
        </w:tc>
        <w:tc>
          <w:tcPr>
            <w:tcW w:w="810" w:type="dxa"/>
            <w:tcBorders>
              <w:top w:val="single" w:sz="4" w:space="0" w:color="auto"/>
              <w:left w:val="nil"/>
              <w:bottom w:val="single" w:sz="4" w:space="0" w:color="auto"/>
              <w:right w:val="nil"/>
            </w:tcBorders>
            <w:shd w:val="clear" w:color="auto" w:fill="auto"/>
            <w:noWrap/>
            <w:vAlign w:val="bottom"/>
            <w:hideMark/>
          </w:tcPr>
          <w:p w14:paraId="30B7D8A0" w14:textId="77777777" w:rsidR="00402FFE" w:rsidRPr="00402FFE" w:rsidRDefault="00402FFE" w:rsidP="00402FFE">
            <w:pPr>
              <w:spacing w:after="0" w:line="240" w:lineRule="auto"/>
              <w:jc w:val="center"/>
              <w:rPr>
                <w:ins w:id="7636" w:author="Lane, Stefanie" w:date="2023-04-28T12:07:00Z"/>
                <w:rFonts w:ascii="Calibri" w:eastAsia="Times New Roman" w:hAnsi="Calibri" w:cs="Calibri"/>
                <w:color w:val="000000"/>
                <w:rPrChange w:id="7637" w:author="Lane, Stefanie" w:date="2023-04-28T12:07:00Z">
                  <w:rPr>
                    <w:ins w:id="7638" w:author="Lane, Stefanie" w:date="2023-04-28T12:07:00Z"/>
                  </w:rPr>
                </w:rPrChange>
              </w:rPr>
              <w:pPrChange w:id="7639" w:author="Lane, Stefanie" w:date="2023-04-28T12:07:00Z">
                <w:pPr>
                  <w:jc w:val="center"/>
                </w:pPr>
              </w:pPrChange>
            </w:pPr>
            <w:ins w:id="7640" w:author="Lane, Stefanie" w:date="2023-04-28T12:07:00Z">
              <w:r w:rsidRPr="00402FFE">
                <w:rPr>
                  <w:rFonts w:ascii="Calibri" w:eastAsia="Times New Roman" w:hAnsi="Calibri" w:cs="Calibri"/>
                  <w:color w:val="000000"/>
                  <w:rPrChange w:id="7641"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7FE37A9" w14:textId="77777777" w:rsidR="00402FFE" w:rsidRPr="00402FFE" w:rsidRDefault="00402FFE" w:rsidP="00402FFE">
            <w:pPr>
              <w:spacing w:after="0" w:line="240" w:lineRule="auto"/>
              <w:jc w:val="center"/>
              <w:rPr>
                <w:ins w:id="7642" w:author="Lane, Stefanie" w:date="2023-04-28T12:07:00Z"/>
                <w:rFonts w:ascii="Calibri" w:eastAsia="Times New Roman" w:hAnsi="Calibri" w:cs="Calibri"/>
                <w:color w:val="000000"/>
                <w:rPrChange w:id="7643" w:author="Lane, Stefanie" w:date="2023-04-28T12:07:00Z">
                  <w:rPr>
                    <w:ins w:id="7644" w:author="Lane, Stefanie" w:date="2023-04-28T12:07:00Z"/>
                  </w:rPr>
                </w:rPrChange>
              </w:rPr>
              <w:pPrChange w:id="7645" w:author="Lane, Stefanie" w:date="2023-04-28T12:07:00Z">
                <w:pPr>
                  <w:jc w:val="center"/>
                </w:pPr>
              </w:pPrChange>
            </w:pPr>
            <w:ins w:id="7646" w:author="Lane, Stefanie" w:date="2023-04-28T12:07:00Z">
              <w:r w:rsidRPr="00402FFE">
                <w:rPr>
                  <w:rFonts w:ascii="Calibri" w:eastAsia="Times New Roman" w:hAnsi="Calibri" w:cs="Calibri"/>
                  <w:color w:val="000000"/>
                  <w:rPrChange w:id="7647" w:author="Lane, Stefanie" w:date="2023-04-28T12:07:00Z">
                    <w:rPr/>
                  </w:rPrChange>
                </w:rPr>
                <w:t>-100.0</w:t>
              </w:r>
            </w:ins>
          </w:p>
        </w:tc>
      </w:tr>
      <w:tr w:rsidR="00402FFE" w:rsidRPr="00402FFE" w14:paraId="28939F72" w14:textId="77777777" w:rsidTr="00402FFE">
        <w:trPr>
          <w:divId w:val="50731576"/>
          <w:trHeight w:val="290"/>
          <w:ins w:id="7648" w:author="Lane, Stefanie" w:date="2023-04-28T12:07:00Z"/>
        </w:trPr>
        <w:tc>
          <w:tcPr>
            <w:tcW w:w="1311" w:type="dxa"/>
            <w:vMerge/>
            <w:tcBorders>
              <w:top w:val="nil"/>
              <w:left w:val="single" w:sz="8" w:space="0" w:color="auto"/>
              <w:bottom w:val="single" w:sz="8" w:space="0" w:color="000000"/>
              <w:right w:val="nil"/>
            </w:tcBorders>
            <w:vAlign w:val="center"/>
            <w:hideMark/>
          </w:tcPr>
          <w:p w14:paraId="2E527470" w14:textId="77777777" w:rsidR="00402FFE" w:rsidRPr="00402FFE" w:rsidRDefault="00402FFE" w:rsidP="00402FFE">
            <w:pPr>
              <w:spacing w:after="0" w:line="240" w:lineRule="auto"/>
              <w:rPr>
                <w:ins w:id="7649" w:author="Lane, Stefanie" w:date="2023-04-28T12:07:00Z"/>
                <w:rFonts w:ascii="Calibri" w:eastAsia="Times New Roman" w:hAnsi="Calibri" w:cs="Calibri"/>
                <w:color w:val="000000"/>
                <w:rPrChange w:id="7650" w:author="Lane, Stefanie" w:date="2023-04-28T12:07:00Z">
                  <w:rPr>
                    <w:ins w:id="7651" w:author="Lane, Stefanie" w:date="2023-04-28T12:07:00Z"/>
                  </w:rPr>
                </w:rPrChange>
              </w:rPr>
              <w:pPrChange w:id="765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2C49C87A" w14:textId="77777777" w:rsidR="00402FFE" w:rsidRPr="00402FFE" w:rsidRDefault="00402FFE" w:rsidP="00402FFE">
            <w:pPr>
              <w:spacing w:after="0" w:line="240" w:lineRule="auto"/>
              <w:rPr>
                <w:ins w:id="7653" w:author="Lane, Stefanie" w:date="2023-04-28T12:07:00Z"/>
                <w:rFonts w:ascii="Calibri" w:eastAsia="Times New Roman" w:hAnsi="Calibri" w:cs="Calibri"/>
                <w:color w:val="000000"/>
                <w:rPrChange w:id="7654" w:author="Lane, Stefanie" w:date="2023-04-28T12:07:00Z">
                  <w:rPr>
                    <w:ins w:id="7655" w:author="Lane, Stefanie" w:date="2023-04-28T12:07:00Z"/>
                  </w:rPr>
                </w:rPrChange>
              </w:rPr>
              <w:pPrChange w:id="7656" w:author="Lane, Stefanie" w:date="2023-04-28T12:07:00Z">
                <w:pPr/>
              </w:pPrChange>
            </w:pPr>
          </w:p>
        </w:tc>
        <w:tc>
          <w:tcPr>
            <w:tcW w:w="3320" w:type="dxa"/>
            <w:tcBorders>
              <w:top w:val="nil"/>
              <w:left w:val="nil"/>
              <w:bottom w:val="nil"/>
              <w:right w:val="nil"/>
            </w:tcBorders>
            <w:shd w:val="clear" w:color="auto" w:fill="auto"/>
            <w:noWrap/>
            <w:vAlign w:val="bottom"/>
            <w:hideMark/>
          </w:tcPr>
          <w:p w14:paraId="259CB75B" w14:textId="77777777" w:rsidR="00402FFE" w:rsidRPr="00402FFE" w:rsidRDefault="00402FFE" w:rsidP="00402FFE">
            <w:pPr>
              <w:spacing w:after="0" w:line="240" w:lineRule="auto"/>
              <w:rPr>
                <w:ins w:id="7657" w:author="Lane, Stefanie" w:date="2023-04-28T12:07:00Z"/>
                <w:rFonts w:ascii="Calibri" w:eastAsia="Times New Roman" w:hAnsi="Calibri" w:cs="Calibri"/>
                <w:i/>
                <w:iCs/>
                <w:color w:val="000000"/>
                <w:rPrChange w:id="7658" w:author="Lane, Stefanie" w:date="2023-04-28T12:07:00Z">
                  <w:rPr>
                    <w:ins w:id="7659" w:author="Lane, Stefanie" w:date="2023-04-28T12:07:00Z"/>
                  </w:rPr>
                </w:rPrChange>
              </w:rPr>
              <w:pPrChange w:id="7660" w:author="Lane, Stefanie" w:date="2023-04-28T12:07:00Z">
                <w:pPr/>
              </w:pPrChange>
            </w:pPr>
            <w:ins w:id="7661" w:author="Lane, Stefanie" w:date="2023-04-28T12:07:00Z">
              <w:r w:rsidRPr="00402FFE">
                <w:rPr>
                  <w:rFonts w:ascii="Calibri" w:eastAsia="Times New Roman" w:hAnsi="Calibri" w:cs="Calibri"/>
                  <w:i/>
                  <w:iCs/>
                  <w:color w:val="000000"/>
                  <w:rPrChange w:id="7662" w:author="Lane, Stefanie" w:date="2023-04-28T12:07:00Z">
                    <w:rPr/>
                  </w:rPrChange>
                </w:rPr>
                <w:t>Mentha arvensis</w:t>
              </w:r>
            </w:ins>
          </w:p>
        </w:tc>
        <w:tc>
          <w:tcPr>
            <w:tcW w:w="869" w:type="dxa"/>
            <w:tcBorders>
              <w:top w:val="nil"/>
              <w:left w:val="nil"/>
              <w:bottom w:val="nil"/>
              <w:right w:val="nil"/>
            </w:tcBorders>
            <w:shd w:val="clear" w:color="auto" w:fill="auto"/>
            <w:noWrap/>
            <w:vAlign w:val="bottom"/>
            <w:hideMark/>
          </w:tcPr>
          <w:p w14:paraId="0832D908" w14:textId="77777777" w:rsidR="00402FFE" w:rsidRPr="00402FFE" w:rsidRDefault="00402FFE" w:rsidP="00402FFE">
            <w:pPr>
              <w:spacing w:after="0" w:line="240" w:lineRule="auto"/>
              <w:jc w:val="center"/>
              <w:rPr>
                <w:ins w:id="7663" w:author="Lane, Stefanie" w:date="2023-04-28T12:07:00Z"/>
                <w:rFonts w:ascii="Calibri" w:eastAsia="Times New Roman" w:hAnsi="Calibri" w:cs="Calibri"/>
                <w:color w:val="000000"/>
                <w:rPrChange w:id="7664" w:author="Lane, Stefanie" w:date="2023-04-28T12:07:00Z">
                  <w:rPr>
                    <w:ins w:id="7665" w:author="Lane, Stefanie" w:date="2023-04-28T12:07:00Z"/>
                  </w:rPr>
                </w:rPrChange>
              </w:rPr>
              <w:pPrChange w:id="7666" w:author="Lane, Stefanie" w:date="2023-04-28T12:07:00Z">
                <w:pPr>
                  <w:jc w:val="center"/>
                </w:pPr>
              </w:pPrChange>
            </w:pPr>
            <w:ins w:id="7667" w:author="Lane, Stefanie" w:date="2023-04-28T12:07:00Z">
              <w:r w:rsidRPr="00402FFE">
                <w:rPr>
                  <w:rFonts w:ascii="Calibri" w:eastAsia="Times New Roman" w:hAnsi="Calibri" w:cs="Calibri"/>
                  <w:color w:val="000000"/>
                  <w:rPrChange w:id="7668" w:author="Lane, Stefanie" w:date="2023-04-28T12:07:00Z">
                    <w:rPr/>
                  </w:rPrChange>
                </w:rPr>
                <w:t>0.17</w:t>
              </w:r>
            </w:ins>
          </w:p>
        </w:tc>
        <w:tc>
          <w:tcPr>
            <w:tcW w:w="990" w:type="dxa"/>
            <w:tcBorders>
              <w:top w:val="nil"/>
              <w:left w:val="nil"/>
              <w:bottom w:val="nil"/>
              <w:right w:val="nil"/>
            </w:tcBorders>
            <w:shd w:val="clear" w:color="auto" w:fill="auto"/>
            <w:noWrap/>
            <w:vAlign w:val="bottom"/>
            <w:hideMark/>
          </w:tcPr>
          <w:p w14:paraId="21BCB983" w14:textId="77777777" w:rsidR="00402FFE" w:rsidRPr="00402FFE" w:rsidRDefault="00402FFE" w:rsidP="00402FFE">
            <w:pPr>
              <w:spacing w:after="0" w:line="240" w:lineRule="auto"/>
              <w:jc w:val="center"/>
              <w:rPr>
                <w:ins w:id="7669" w:author="Lane, Stefanie" w:date="2023-04-28T12:07:00Z"/>
                <w:rFonts w:ascii="Calibri" w:eastAsia="Times New Roman" w:hAnsi="Calibri" w:cs="Calibri"/>
                <w:color w:val="000000"/>
                <w:rPrChange w:id="7670" w:author="Lane, Stefanie" w:date="2023-04-28T12:07:00Z">
                  <w:rPr>
                    <w:ins w:id="7671" w:author="Lane, Stefanie" w:date="2023-04-28T12:07:00Z"/>
                  </w:rPr>
                </w:rPrChange>
              </w:rPr>
              <w:pPrChange w:id="7672" w:author="Lane, Stefanie" w:date="2023-04-28T12:07:00Z">
                <w:pPr>
                  <w:jc w:val="center"/>
                </w:pPr>
              </w:pPrChange>
            </w:pPr>
            <w:ins w:id="7673" w:author="Lane, Stefanie" w:date="2023-04-28T12:07:00Z">
              <w:r w:rsidRPr="00402FFE">
                <w:rPr>
                  <w:rFonts w:ascii="Calibri" w:eastAsia="Times New Roman" w:hAnsi="Calibri" w:cs="Calibri"/>
                  <w:color w:val="000000"/>
                  <w:rPrChange w:id="7674" w:author="Lane, Stefanie" w:date="2023-04-28T12:07:00Z">
                    <w:rPr/>
                  </w:rPrChange>
                </w:rPr>
                <w:t>0.24</w:t>
              </w:r>
            </w:ins>
          </w:p>
        </w:tc>
        <w:tc>
          <w:tcPr>
            <w:tcW w:w="810" w:type="dxa"/>
            <w:tcBorders>
              <w:top w:val="nil"/>
              <w:left w:val="nil"/>
              <w:bottom w:val="nil"/>
              <w:right w:val="nil"/>
            </w:tcBorders>
            <w:shd w:val="clear" w:color="auto" w:fill="auto"/>
            <w:noWrap/>
            <w:vAlign w:val="bottom"/>
            <w:hideMark/>
          </w:tcPr>
          <w:p w14:paraId="60259381" w14:textId="77777777" w:rsidR="00402FFE" w:rsidRPr="00402FFE" w:rsidRDefault="00402FFE" w:rsidP="00402FFE">
            <w:pPr>
              <w:spacing w:after="0" w:line="240" w:lineRule="auto"/>
              <w:jc w:val="center"/>
              <w:rPr>
                <w:ins w:id="7675" w:author="Lane, Stefanie" w:date="2023-04-28T12:07:00Z"/>
                <w:rFonts w:ascii="Calibri" w:eastAsia="Times New Roman" w:hAnsi="Calibri" w:cs="Calibri"/>
                <w:color w:val="000000"/>
                <w:rPrChange w:id="7676" w:author="Lane, Stefanie" w:date="2023-04-28T12:07:00Z">
                  <w:rPr>
                    <w:ins w:id="7677" w:author="Lane, Stefanie" w:date="2023-04-28T12:07:00Z"/>
                  </w:rPr>
                </w:rPrChange>
              </w:rPr>
              <w:pPrChange w:id="7678" w:author="Lane, Stefanie" w:date="2023-04-28T12:07:00Z">
                <w:pPr>
                  <w:jc w:val="center"/>
                </w:pPr>
              </w:pPrChange>
            </w:pPr>
            <w:ins w:id="7679" w:author="Lane, Stefanie" w:date="2023-04-28T12:07:00Z">
              <w:r w:rsidRPr="00402FFE">
                <w:rPr>
                  <w:rFonts w:ascii="Calibri" w:eastAsia="Times New Roman" w:hAnsi="Calibri" w:cs="Calibri"/>
                  <w:color w:val="000000"/>
                  <w:rPrChange w:id="7680" w:author="Lane, Stefanie" w:date="2023-04-28T12:07:00Z">
                    <w:rPr/>
                  </w:rPrChange>
                </w:rPr>
                <w:t>0.06</w:t>
              </w:r>
            </w:ins>
          </w:p>
        </w:tc>
        <w:tc>
          <w:tcPr>
            <w:tcW w:w="1710" w:type="dxa"/>
            <w:tcBorders>
              <w:top w:val="nil"/>
              <w:left w:val="nil"/>
              <w:bottom w:val="nil"/>
              <w:right w:val="single" w:sz="8" w:space="0" w:color="auto"/>
            </w:tcBorders>
            <w:shd w:val="clear" w:color="auto" w:fill="auto"/>
            <w:noWrap/>
            <w:vAlign w:val="bottom"/>
            <w:hideMark/>
          </w:tcPr>
          <w:p w14:paraId="1C98AF8E" w14:textId="77777777" w:rsidR="00402FFE" w:rsidRPr="00402FFE" w:rsidRDefault="00402FFE" w:rsidP="00402FFE">
            <w:pPr>
              <w:spacing w:after="0" w:line="240" w:lineRule="auto"/>
              <w:jc w:val="center"/>
              <w:rPr>
                <w:ins w:id="7681" w:author="Lane, Stefanie" w:date="2023-04-28T12:07:00Z"/>
                <w:rFonts w:ascii="Calibri" w:eastAsia="Times New Roman" w:hAnsi="Calibri" w:cs="Calibri"/>
                <w:color w:val="000000"/>
                <w:rPrChange w:id="7682" w:author="Lane, Stefanie" w:date="2023-04-28T12:07:00Z">
                  <w:rPr>
                    <w:ins w:id="7683" w:author="Lane, Stefanie" w:date="2023-04-28T12:07:00Z"/>
                  </w:rPr>
                </w:rPrChange>
              </w:rPr>
              <w:pPrChange w:id="7684" w:author="Lane, Stefanie" w:date="2023-04-28T12:07:00Z">
                <w:pPr>
                  <w:jc w:val="center"/>
                </w:pPr>
              </w:pPrChange>
            </w:pPr>
            <w:ins w:id="7685" w:author="Lane, Stefanie" w:date="2023-04-28T12:07:00Z">
              <w:r w:rsidRPr="00402FFE">
                <w:rPr>
                  <w:rFonts w:ascii="Calibri" w:eastAsia="Times New Roman" w:hAnsi="Calibri" w:cs="Calibri"/>
                  <w:color w:val="000000"/>
                  <w:rPrChange w:id="7686" w:author="Lane, Stefanie" w:date="2023-04-28T12:07:00Z">
                    <w:rPr/>
                  </w:rPrChange>
                </w:rPr>
                <w:t>-67.8</w:t>
              </w:r>
            </w:ins>
          </w:p>
        </w:tc>
      </w:tr>
      <w:tr w:rsidR="00402FFE" w:rsidRPr="00402FFE" w14:paraId="5A74DD95" w14:textId="77777777" w:rsidTr="00402FFE">
        <w:trPr>
          <w:divId w:val="50731576"/>
          <w:trHeight w:val="290"/>
          <w:ins w:id="7687" w:author="Lane, Stefanie" w:date="2023-04-28T12:07:00Z"/>
        </w:trPr>
        <w:tc>
          <w:tcPr>
            <w:tcW w:w="1311" w:type="dxa"/>
            <w:vMerge/>
            <w:tcBorders>
              <w:top w:val="nil"/>
              <w:left w:val="single" w:sz="8" w:space="0" w:color="auto"/>
              <w:bottom w:val="single" w:sz="8" w:space="0" w:color="000000"/>
              <w:right w:val="nil"/>
            </w:tcBorders>
            <w:vAlign w:val="center"/>
            <w:hideMark/>
          </w:tcPr>
          <w:p w14:paraId="4258AF7B" w14:textId="77777777" w:rsidR="00402FFE" w:rsidRPr="00402FFE" w:rsidRDefault="00402FFE" w:rsidP="00402FFE">
            <w:pPr>
              <w:spacing w:after="0" w:line="240" w:lineRule="auto"/>
              <w:rPr>
                <w:ins w:id="7688" w:author="Lane, Stefanie" w:date="2023-04-28T12:07:00Z"/>
                <w:rFonts w:ascii="Calibri" w:eastAsia="Times New Roman" w:hAnsi="Calibri" w:cs="Calibri"/>
                <w:color w:val="000000"/>
                <w:rPrChange w:id="7689" w:author="Lane, Stefanie" w:date="2023-04-28T12:07:00Z">
                  <w:rPr>
                    <w:ins w:id="7690" w:author="Lane, Stefanie" w:date="2023-04-28T12:07:00Z"/>
                  </w:rPr>
                </w:rPrChange>
              </w:rPr>
              <w:pPrChange w:id="7691"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5F50DE12" w14:textId="77777777" w:rsidR="00402FFE" w:rsidRPr="00402FFE" w:rsidRDefault="00402FFE" w:rsidP="00402FFE">
            <w:pPr>
              <w:spacing w:after="0" w:line="240" w:lineRule="auto"/>
              <w:rPr>
                <w:ins w:id="7692" w:author="Lane, Stefanie" w:date="2023-04-28T12:07:00Z"/>
                <w:rFonts w:ascii="Calibri" w:eastAsia="Times New Roman" w:hAnsi="Calibri" w:cs="Calibri"/>
                <w:color w:val="000000"/>
                <w:rPrChange w:id="7693" w:author="Lane, Stefanie" w:date="2023-04-28T12:07:00Z">
                  <w:rPr>
                    <w:ins w:id="7694" w:author="Lane, Stefanie" w:date="2023-04-28T12:07:00Z"/>
                  </w:rPr>
                </w:rPrChange>
              </w:rPr>
              <w:pPrChange w:id="7695"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C6430F4" w14:textId="77777777" w:rsidR="00402FFE" w:rsidRPr="00402FFE" w:rsidRDefault="00402FFE" w:rsidP="00402FFE">
            <w:pPr>
              <w:spacing w:after="0" w:line="240" w:lineRule="auto"/>
              <w:rPr>
                <w:ins w:id="7696" w:author="Lane, Stefanie" w:date="2023-04-28T12:07:00Z"/>
                <w:rFonts w:ascii="Calibri" w:eastAsia="Times New Roman" w:hAnsi="Calibri" w:cs="Calibri"/>
                <w:i/>
                <w:iCs/>
                <w:color w:val="000000"/>
                <w:rPrChange w:id="7697" w:author="Lane, Stefanie" w:date="2023-04-28T12:07:00Z">
                  <w:rPr>
                    <w:ins w:id="7698" w:author="Lane, Stefanie" w:date="2023-04-28T12:07:00Z"/>
                  </w:rPr>
                </w:rPrChange>
              </w:rPr>
              <w:pPrChange w:id="7699" w:author="Lane, Stefanie" w:date="2023-04-28T12:07:00Z">
                <w:pPr/>
              </w:pPrChange>
            </w:pPr>
            <w:ins w:id="7700" w:author="Lane, Stefanie" w:date="2023-04-28T12:07:00Z">
              <w:r w:rsidRPr="00402FFE">
                <w:rPr>
                  <w:rFonts w:ascii="Calibri" w:eastAsia="Times New Roman" w:hAnsi="Calibri" w:cs="Calibri"/>
                  <w:i/>
                  <w:iCs/>
                  <w:color w:val="000000"/>
                  <w:rPrChange w:id="7701" w:author="Lane, Stefanie" w:date="2023-04-28T12:07:00Z">
                    <w:rPr/>
                  </w:rPrChange>
                </w:rPr>
                <w:t>Festuca arundinacea</w:t>
              </w:r>
            </w:ins>
          </w:p>
        </w:tc>
        <w:tc>
          <w:tcPr>
            <w:tcW w:w="869" w:type="dxa"/>
            <w:tcBorders>
              <w:top w:val="single" w:sz="4" w:space="0" w:color="auto"/>
              <w:left w:val="nil"/>
              <w:bottom w:val="single" w:sz="4" w:space="0" w:color="auto"/>
              <w:right w:val="nil"/>
            </w:tcBorders>
            <w:shd w:val="clear" w:color="auto" w:fill="auto"/>
            <w:noWrap/>
            <w:vAlign w:val="bottom"/>
            <w:hideMark/>
          </w:tcPr>
          <w:p w14:paraId="6AB6E75D" w14:textId="77777777" w:rsidR="00402FFE" w:rsidRPr="00402FFE" w:rsidRDefault="00402FFE" w:rsidP="00402FFE">
            <w:pPr>
              <w:spacing w:after="0" w:line="240" w:lineRule="auto"/>
              <w:jc w:val="center"/>
              <w:rPr>
                <w:ins w:id="7702" w:author="Lane, Stefanie" w:date="2023-04-28T12:07:00Z"/>
                <w:rFonts w:ascii="Calibri" w:eastAsia="Times New Roman" w:hAnsi="Calibri" w:cs="Calibri"/>
                <w:color w:val="000000"/>
                <w:rPrChange w:id="7703" w:author="Lane, Stefanie" w:date="2023-04-28T12:07:00Z">
                  <w:rPr>
                    <w:ins w:id="7704" w:author="Lane, Stefanie" w:date="2023-04-28T12:07:00Z"/>
                  </w:rPr>
                </w:rPrChange>
              </w:rPr>
              <w:pPrChange w:id="7705" w:author="Lane, Stefanie" w:date="2023-04-28T12:07:00Z">
                <w:pPr>
                  <w:jc w:val="center"/>
                </w:pPr>
              </w:pPrChange>
            </w:pPr>
            <w:ins w:id="7706" w:author="Lane, Stefanie" w:date="2023-04-28T12:07:00Z">
              <w:r w:rsidRPr="00402FFE">
                <w:rPr>
                  <w:rFonts w:ascii="Calibri" w:eastAsia="Times New Roman" w:hAnsi="Calibri" w:cs="Calibri"/>
                  <w:color w:val="000000"/>
                  <w:rPrChange w:id="7707" w:author="Lane, Stefanie" w:date="2023-04-28T12:07:00Z">
                    <w:rPr/>
                  </w:rPrChange>
                </w:rPr>
                <w:t>1.55</w:t>
              </w:r>
            </w:ins>
          </w:p>
        </w:tc>
        <w:tc>
          <w:tcPr>
            <w:tcW w:w="990" w:type="dxa"/>
            <w:tcBorders>
              <w:top w:val="single" w:sz="4" w:space="0" w:color="auto"/>
              <w:left w:val="nil"/>
              <w:bottom w:val="single" w:sz="4" w:space="0" w:color="auto"/>
              <w:right w:val="nil"/>
            </w:tcBorders>
            <w:shd w:val="clear" w:color="auto" w:fill="auto"/>
            <w:noWrap/>
            <w:vAlign w:val="bottom"/>
            <w:hideMark/>
          </w:tcPr>
          <w:p w14:paraId="05D6DC1E" w14:textId="77777777" w:rsidR="00402FFE" w:rsidRPr="00402FFE" w:rsidRDefault="00402FFE" w:rsidP="00402FFE">
            <w:pPr>
              <w:spacing w:after="0" w:line="240" w:lineRule="auto"/>
              <w:jc w:val="center"/>
              <w:rPr>
                <w:ins w:id="7708" w:author="Lane, Stefanie" w:date="2023-04-28T12:07:00Z"/>
                <w:rFonts w:ascii="Calibri" w:eastAsia="Times New Roman" w:hAnsi="Calibri" w:cs="Calibri"/>
                <w:color w:val="000000"/>
                <w:rPrChange w:id="7709" w:author="Lane, Stefanie" w:date="2023-04-28T12:07:00Z">
                  <w:rPr>
                    <w:ins w:id="7710" w:author="Lane, Stefanie" w:date="2023-04-28T12:07:00Z"/>
                  </w:rPr>
                </w:rPrChange>
              </w:rPr>
              <w:pPrChange w:id="7711" w:author="Lane, Stefanie" w:date="2023-04-28T12:07:00Z">
                <w:pPr>
                  <w:jc w:val="center"/>
                </w:pPr>
              </w:pPrChange>
            </w:pPr>
            <w:ins w:id="7712" w:author="Lane, Stefanie" w:date="2023-04-28T12:07:00Z">
              <w:r w:rsidRPr="00402FFE">
                <w:rPr>
                  <w:rFonts w:ascii="Calibri" w:eastAsia="Times New Roman" w:hAnsi="Calibri" w:cs="Calibri"/>
                  <w:color w:val="000000"/>
                  <w:rPrChange w:id="7713" w:author="Lane, Stefanie" w:date="2023-04-28T12:07:00Z">
                    <w:rPr/>
                  </w:rPrChange>
                </w:rPr>
                <w:t>0.91</w:t>
              </w:r>
            </w:ins>
          </w:p>
        </w:tc>
        <w:tc>
          <w:tcPr>
            <w:tcW w:w="810" w:type="dxa"/>
            <w:tcBorders>
              <w:top w:val="single" w:sz="4" w:space="0" w:color="auto"/>
              <w:left w:val="nil"/>
              <w:bottom w:val="single" w:sz="4" w:space="0" w:color="auto"/>
              <w:right w:val="nil"/>
            </w:tcBorders>
            <w:shd w:val="clear" w:color="auto" w:fill="auto"/>
            <w:noWrap/>
            <w:vAlign w:val="bottom"/>
            <w:hideMark/>
          </w:tcPr>
          <w:p w14:paraId="1EC70BA5" w14:textId="77777777" w:rsidR="00402FFE" w:rsidRPr="00402FFE" w:rsidRDefault="00402FFE" w:rsidP="00402FFE">
            <w:pPr>
              <w:spacing w:after="0" w:line="240" w:lineRule="auto"/>
              <w:jc w:val="center"/>
              <w:rPr>
                <w:ins w:id="7714" w:author="Lane, Stefanie" w:date="2023-04-28T12:07:00Z"/>
                <w:rFonts w:ascii="Calibri" w:eastAsia="Times New Roman" w:hAnsi="Calibri" w:cs="Calibri"/>
                <w:color w:val="000000"/>
                <w:rPrChange w:id="7715" w:author="Lane, Stefanie" w:date="2023-04-28T12:07:00Z">
                  <w:rPr>
                    <w:ins w:id="7716" w:author="Lane, Stefanie" w:date="2023-04-28T12:07:00Z"/>
                  </w:rPr>
                </w:rPrChange>
              </w:rPr>
              <w:pPrChange w:id="7717" w:author="Lane, Stefanie" w:date="2023-04-28T12:07:00Z">
                <w:pPr>
                  <w:jc w:val="center"/>
                </w:pPr>
              </w:pPrChange>
            </w:pPr>
            <w:ins w:id="7718" w:author="Lane, Stefanie" w:date="2023-04-28T12:07:00Z">
              <w:r w:rsidRPr="00402FFE">
                <w:rPr>
                  <w:rFonts w:ascii="Calibri" w:eastAsia="Times New Roman" w:hAnsi="Calibri" w:cs="Calibri"/>
                  <w:color w:val="000000"/>
                  <w:rPrChange w:id="7719" w:author="Lane, Stefanie" w:date="2023-04-28T12:07:00Z">
                    <w:rPr/>
                  </w:rPrChange>
                </w:rPr>
                <w:t>0.72</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5167AE1" w14:textId="77777777" w:rsidR="00402FFE" w:rsidRPr="00402FFE" w:rsidRDefault="00402FFE" w:rsidP="00402FFE">
            <w:pPr>
              <w:spacing w:after="0" w:line="240" w:lineRule="auto"/>
              <w:jc w:val="center"/>
              <w:rPr>
                <w:ins w:id="7720" w:author="Lane, Stefanie" w:date="2023-04-28T12:07:00Z"/>
                <w:rFonts w:ascii="Calibri" w:eastAsia="Times New Roman" w:hAnsi="Calibri" w:cs="Calibri"/>
                <w:color w:val="000000"/>
                <w:rPrChange w:id="7721" w:author="Lane, Stefanie" w:date="2023-04-28T12:07:00Z">
                  <w:rPr>
                    <w:ins w:id="7722" w:author="Lane, Stefanie" w:date="2023-04-28T12:07:00Z"/>
                  </w:rPr>
                </w:rPrChange>
              </w:rPr>
              <w:pPrChange w:id="7723" w:author="Lane, Stefanie" w:date="2023-04-28T12:07:00Z">
                <w:pPr>
                  <w:jc w:val="center"/>
                </w:pPr>
              </w:pPrChange>
            </w:pPr>
            <w:ins w:id="7724" w:author="Lane, Stefanie" w:date="2023-04-28T12:07:00Z">
              <w:r w:rsidRPr="00402FFE">
                <w:rPr>
                  <w:rFonts w:ascii="Calibri" w:eastAsia="Times New Roman" w:hAnsi="Calibri" w:cs="Calibri"/>
                  <w:color w:val="000000"/>
                  <w:rPrChange w:id="7725" w:author="Lane, Stefanie" w:date="2023-04-28T12:07:00Z">
                    <w:rPr/>
                  </w:rPrChange>
                </w:rPr>
                <w:t>-53.5</w:t>
              </w:r>
            </w:ins>
          </w:p>
        </w:tc>
      </w:tr>
      <w:tr w:rsidR="00402FFE" w:rsidRPr="00402FFE" w14:paraId="5EFEF4AD" w14:textId="77777777" w:rsidTr="00402FFE">
        <w:trPr>
          <w:divId w:val="50731576"/>
          <w:trHeight w:val="290"/>
          <w:ins w:id="7726" w:author="Lane, Stefanie" w:date="2023-04-28T12:07:00Z"/>
        </w:trPr>
        <w:tc>
          <w:tcPr>
            <w:tcW w:w="1311" w:type="dxa"/>
            <w:vMerge/>
            <w:tcBorders>
              <w:top w:val="nil"/>
              <w:left w:val="single" w:sz="8" w:space="0" w:color="auto"/>
              <w:bottom w:val="single" w:sz="8" w:space="0" w:color="000000"/>
              <w:right w:val="nil"/>
            </w:tcBorders>
            <w:vAlign w:val="center"/>
            <w:hideMark/>
          </w:tcPr>
          <w:p w14:paraId="506580C8" w14:textId="77777777" w:rsidR="00402FFE" w:rsidRPr="00402FFE" w:rsidRDefault="00402FFE" w:rsidP="00402FFE">
            <w:pPr>
              <w:spacing w:after="0" w:line="240" w:lineRule="auto"/>
              <w:rPr>
                <w:ins w:id="7727" w:author="Lane, Stefanie" w:date="2023-04-28T12:07:00Z"/>
                <w:rFonts w:ascii="Calibri" w:eastAsia="Times New Roman" w:hAnsi="Calibri" w:cs="Calibri"/>
                <w:color w:val="000000"/>
                <w:rPrChange w:id="7728" w:author="Lane, Stefanie" w:date="2023-04-28T12:07:00Z">
                  <w:rPr>
                    <w:ins w:id="7729" w:author="Lane, Stefanie" w:date="2023-04-28T12:07:00Z"/>
                  </w:rPr>
                </w:rPrChange>
              </w:rPr>
              <w:pPrChange w:id="7730"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10A68D2" w14:textId="77777777" w:rsidR="00402FFE" w:rsidRPr="00402FFE" w:rsidRDefault="00402FFE" w:rsidP="00402FFE">
            <w:pPr>
              <w:spacing w:after="0" w:line="240" w:lineRule="auto"/>
              <w:rPr>
                <w:ins w:id="7731" w:author="Lane, Stefanie" w:date="2023-04-28T12:07:00Z"/>
                <w:rFonts w:ascii="Calibri" w:eastAsia="Times New Roman" w:hAnsi="Calibri" w:cs="Calibri"/>
                <w:color w:val="000000"/>
                <w:rPrChange w:id="7732" w:author="Lane, Stefanie" w:date="2023-04-28T12:07:00Z">
                  <w:rPr>
                    <w:ins w:id="7733" w:author="Lane, Stefanie" w:date="2023-04-28T12:07:00Z"/>
                  </w:rPr>
                </w:rPrChange>
              </w:rPr>
              <w:pPrChange w:id="7734" w:author="Lane, Stefanie" w:date="2023-04-28T12:07:00Z">
                <w:pPr/>
              </w:pPrChange>
            </w:pPr>
          </w:p>
        </w:tc>
        <w:tc>
          <w:tcPr>
            <w:tcW w:w="3320" w:type="dxa"/>
            <w:tcBorders>
              <w:top w:val="nil"/>
              <w:left w:val="nil"/>
              <w:bottom w:val="nil"/>
              <w:right w:val="nil"/>
            </w:tcBorders>
            <w:shd w:val="clear" w:color="auto" w:fill="auto"/>
            <w:noWrap/>
            <w:vAlign w:val="bottom"/>
            <w:hideMark/>
          </w:tcPr>
          <w:p w14:paraId="67643D44" w14:textId="77777777" w:rsidR="00402FFE" w:rsidRPr="00402FFE" w:rsidRDefault="00402FFE" w:rsidP="00402FFE">
            <w:pPr>
              <w:spacing w:after="0" w:line="240" w:lineRule="auto"/>
              <w:rPr>
                <w:ins w:id="7735" w:author="Lane, Stefanie" w:date="2023-04-28T12:07:00Z"/>
                <w:rFonts w:ascii="Calibri" w:eastAsia="Times New Roman" w:hAnsi="Calibri" w:cs="Calibri"/>
                <w:i/>
                <w:iCs/>
                <w:color w:val="000000"/>
                <w:rPrChange w:id="7736" w:author="Lane, Stefanie" w:date="2023-04-28T12:07:00Z">
                  <w:rPr>
                    <w:ins w:id="7737" w:author="Lane, Stefanie" w:date="2023-04-28T12:07:00Z"/>
                  </w:rPr>
                </w:rPrChange>
              </w:rPr>
              <w:pPrChange w:id="7738" w:author="Lane, Stefanie" w:date="2023-04-28T12:07:00Z">
                <w:pPr/>
              </w:pPrChange>
            </w:pPr>
            <w:ins w:id="7739" w:author="Lane, Stefanie" w:date="2023-04-28T12:07:00Z">
              <w:r w:rsidRPr="00402FFE">
                <w:rPr>
                  <w:rFonts w:ascii="Calibri" w:eastAsia="Times New Roman" w:hAnsi="Calibri" w:cs="Calibri"/>
                  <w:i/>
                  <w:iCs/>
                  <w:color w:val="000000"/>
                  <w:rPrChange w:id="7740" w:author="Lane, Stefanie" w:date="2023-04-28T12:07:00Z">
                    <w:rPr/>
                  </w:rPrChange>
                </w:rPr>
                <w:t>Lythrum salicaria</w:t>
              </w:r>
            </w:ins>
          </w:p>
        </w:tc>
        <w:tc>
          <w:tcPr>
            <w:tcW w:w="869" w:type="dxa"/>
            <w:tcBorders>
              <w:top w:val="nil"/>
              <w:left w:val="nil"/>
              <w:bottom w:val="nil"/>
              <w:right w:val="nil"/>
            </w:tcBorders>
            <w:shd w:val="clear" w:color="auto" w:fill="auto"/>
            <w:noWrap/>
            <w:vAlign w:val="bottom"/>
            <w:hideMark/>
          </w:tcPr>
          <w:p w14:paraId="0B8F5903" w14:textId="77777777" w:rsidR="00402FFE" w:rsidRPr="00402FFE" w:rsidRDefault="00402FFE" w:rsidP="00402FFE">
            <w:pPr>
              <w:spacing w:after="0" w:line="240" w:lineRule="auto"/>
              <w:jc w:val="center"/>
              <w:rPr>
                <w:ins w:id="7741" w:author="Lane, Stefanie" w:date="2023-04-28T12:07:00Z"/>
                <w:rFonts w:ascii="Calibri" w:eastAsia="Times New Roman" w:hAnsi="Calibri" w:cs="Calibri"/>
                <w:color w:val="000000"/>
                <w:rPrChange w:id="7742" w:author="Lane, Stefanie" w:date="2023-04-28T12:07:00Z">
                  <w:rPr>
                    <w:ins w:id="7743" w:author="Lane, Stefanie" w:date="2023-04-28T12:07:00Z"/>
                  </w:rPr>
                </w:rPrChange>
              </w:rPr>
              <w:pPrChange w:id="7744" w:author="Lane, Stefanie" w:date="2023-04-28T12:07:00Z">
                <w:pPr>
                  <w:jc w:val="center"/>
                </w:pPr>
              </w:pPrChange>
            </w:pPr>
            <w:ins w:id="7745" w:author="Lane, Stefanie" w:date="2023-04-28T12:07:00Z">
              <w:r w:rsidRPr="00402FFE">
                <w:rPr>
                  <w:rFonts w:ascii="Calibri" w:eastAsia="Times New Roman" w:hAnsi="Calibri" w:cs="Calibri"/>
                  <w:color w:val="000000"/>
                  <w:rPrChange w:id="7746" w:author="Lane, Stefanie" w:date="2023-04-28T12:07:00Z">
                    <w:rPr/>
                  </w:rPrChange>
                </w:rPr>
                <w:t>0.38</w:t>
              </w:r>
            </w:ins>
          </w:p>
        </w:tc>
        <w:tc>
          <w:tcPr>
            <w:tcW w:w="990" w:type="dxa"/>
            <w:tcBorders>
              <w:top w:val="nil"/>
              <w:left w:val="nil"/>
              <w:bottom w:val="nil"/>
              <w:right w:val="nil"/>
            </w:tcBorders>
            <w:shd w:val="clear" w:color="auto" w:fill="auto"/>
            <w:noWrap/>
            <w:vAlign w:val="bottom"/>
            <w:hideMark/>
          </w:tcPr>
          <w:p w14:paraId="15566C82" w14:textId="77777777" w:rsidR="00402FFE" w:rsidRPr="00402FFE" w:rsidRDefault="00402FFE" w:rsidP="00402FFE">
            <w:pPr>
              <w:spacing w:after="0" w:line="240" w:lineRule="auto"/>
              <w:jc w:val="center"/>
              <w:rPr>
                <w:ins w:id="7747" w:author="Lane, Stefanie" w:date="2023-04-28T12:07:00Z"/>
                <w:rFonts w:ascii="Calibri" w:eastAsia="Times New Roman" w:hAnsi="Calibri" w:cs="Calibri"/>
                <w:color w:val="000000"/>
                <w:rPrChange w:id="7748" w:author="Lane, Stefanie" w:date="2023-04-28T12:07:00Z">
                  <w:rPr>
                    <w:ins w:id="7749" w:author="Lane, Stefanie" w:date="2023-04-28T12:07:00Z"/>
                  </w:rPr>
                </w:rPrChange>
              </w:rPr>
              <w:pPrChange w:id="7750" w:author="Lane, Stefanie" w:date="2023-04-28T12:07:00Z">
                <w:pPr>
                  <w:jc w:val="center"/>
                </w:pPr>
              </w:pPrChange>
            </w:pPr>
            <w:ins w:id="7751" w:author="Lane, Stefanie" w:date="2023-04-28T12:07:00Z">
              <w:r w:rsidRPr="00402FFE">
                <w:rPr>
                  <w:rFonts w:ascii="Calibri" w:eastAsia="Times New Roman" w:hAnsi="Calibri" w:cs="Calibri"/>
                  <w:color w:val="000000"/>
                  <w:rPrChange w:id="7752" w:author="Lane, Stefanie" w:date="2023-04-28T12:07:00Z">
                    <w:rPr/>
                  </w:rPrChange>
                </w:rPr>
                <w:t>0.58</w:t>
              </w:r>
            </w:ins>
          </w:p>
        </w:tc>
        <w:tc>
          <w:tcPr>
            <w:tcW w:w="810" w:type="dxa"/>
            <w:tcBorders>
              <w:top w:val="nil"/>
              <w:left w:val="nil"/>
              <w:bottom w:val="nil"/>
              <w:right w:val="nil"/>
            </w:tcBorders>
            <w:shd w:val="clear" w:color="auto" w:fill="auto"/>
            <w:noWrap/>
            <w:vAlign w:val="bottom"/>
            <w:hideMark/>
          </w:tcPr>
          <w:p w14:paraId="2F8D7558" w14:textId="77777777" w:rsidR="00402FFE" w:rsidRPr="00402FFE" w:rsidRDefault="00402FFE" w:rsidP="00402FFE">
            <w:pPr>
              <w:spacing w:after="0" w:line="240" w:lineRule="auto"/>
              <w:jc w:val="center"/>
              <w:rPr>
                <w:ins w:id="7753" w:author="Lane, Stefanie" w:date="2023-04-28T12:07:00Z"/>
                <w:rFonts w:ascii="Calibri" w:eastAsia="Times New Roman" w:hAnsi="Calibri" w:cs="Calibri"/>
                <w:color w:val="000000"/>
                <w:rPrChange w:id="7754" w:author="Lane, Stefanie" w:date="2023-04-28T12:07:00Z">
                  <w:rPr>
                    <w:ins w:id="7755" w:author="Lane, Stefanie" w:date="2023-04-28T12:07:00Z"/>
                  </w:rPr>
                </w:rPrChange>
              </w:rPr>
              <w:pPrChange w:id="7756" w:author="Lane, Stefanie" w:date="2023-04-28T12:07:00Z">
                <w:pPr>
                  <w:jc w:val="center"/>
                </w:pPr>
              </w:pPrChange>
            </w:pPr>
            <w:ins w:id="7757" w:author="Lane, Stefanie" w:date="2023-04-28T12:07:00Z">
              <w:r w:rsidRPr="00402FFE">
                <w:rPr>
                  <w:rFonts w:ascii="Calibri" w:eastAsia="Times New Roman" w:hAnsi="Calibri" w:cs="Calibri"/>
                  <w:color w:val="000000"/>
                  <w:rPrChange w:id="7758" w:author="Lane, Stefanie" w:date="2023-04-28T12:07:00Z">
                    <w:rPr/>
                  </w:rPrChange>
                </w:rPr>
                <w:t>0.44</w:t>
              </w:r>
            </w:ins>
          </w:p>
        </w:tc>
        <w:tc>
          <w:tcPr>
            <w:tcW w:w="1710" w:type="dxa"/>
            <w:tcBorders>
              <w:top w:val="nil"/>
              <w:left w:val="nil"/>
              <w:bottom w:val="nil"/>
              <w:right w:val="single" w:sz="8" w:space="0" w:color="auto"/>
            </w:tcBorders>
            <w:shd w:val="clear" w:color="auto" w:fill="auto"/>
            <w:noWrap/>
            <w:vAlign w:val="bottom"/>
            <w:hideMark/>
          </w:tcPr>
          <w:p w14:paraId="60DB7AB2" w14:textId="77777777" w:rsidR="00402FFE" w:rsidRPr="00402FFE" w:rsidRDefault="00402FFE" w:rsidP="00402FFE">
            <w:pPr>
              <w:spacing w:after="0" w:line="240" w:lineRule="auto"/>
              <w:jc w:val="center"/>
              <w:rPr>
                <w:ins w:id="7759" w:author="Lane, Stefanie" w:date="2023-04-28T12:07:00Z"/>
                <w:rFonts w:ascii="Calibri" w:eastAsia="Times New Roman" w:hAnsi="Calibri" w:cs="Calibri"/>
                <w:color w:val="000000"/>
                <w:rPrChange w:id="7760" w:author="Lane, Stefanie" w:date="2023-04-28T12:07:00Z">
                  <w:rPr>
                    <w:ins w:id="7761" w:author="Lane, Stefanie" w:date="2023-04-28T12:07:00Z"/>
                  </w:rPr>
                </w:rPrChange>
              </w:rPr>
              <w:pPrChange w:id="7762" w:author="Lane, Stefanie" w:date="2023-04-28T12:07:00Z">
                <w:pPr>
                  <w:jc w:val="center"/>
                </w:pPr>
              </w:pPrChange>
            </w:pPr>
            <w:ins w:id="7763" w:author="Lane, Stefanie" w:date="2023-04-28T12:07:00Z">
              <w:r w:rsidRPr="00402FFE">
                <w:rPr>
                  <w:rFonts w:ascii="Calibri" w:eastAsia="Times New Roman" w:hAnsi="Calibri" w:cs="Calibri"/>
                  <w:color w:val="000000"/>
                  <w:rPrChange w:id="7764" w:author="Lane, Stefanie" w:date="2023-04-28T12:07:00Z">
                    <w:rPr/>
                  </w:rPrChange>
                </w:rPr>
                <w:t>17.2</w:t>
              </w:r>
            </w:ins>
          </w:p>
        </w:tc>
      </w:tr>
      <w:tr w:rsidR="00402FFE" w:rsidRPr="00402FFE" w14:paraId="27AE8C72" w14:textId="77777777" w:rsidTr="00402FFE">
        <w:trPr>
          <w:divId w:val="50731576"/>
          <w:trHeight w:val="290"/>
          <w:ins w:id="7765" w:author="Lane, Stefanie" w:date="2023-04-28T12:07:00Z"/>
        </w:trPr>
        <w:tc>
          <w:tcPr>
            <w:tcW w:w="1311" w:type="dxa"/>
            <w:vMerge/>
            <w:tcBorders>
              <w:top w:val="nil"/>
              <w:left w:val="single" w:sz="8" w:space="0" w:color="auto"/>
              <w:bottom w:val="single" w:sz="8" w:space="0" w:color="000000"/>
              <w:right w:val="nil"/>
            </w:tcBorders>
            <w:vAlign w:val="center"/>
            <w:hideMark/>
          </w:tcPr>
          <w:p w14:paraId="75FD6DE8" w14:textId="77777777" w:rsidR="00402FFE" w:rsidRPr="00402FFE" w:rsidRDefault="00402FFE" w:rsidP="00402FFE">
            <w:pPr>
              <w:spacing w:after="0" w:line="240" w:lineRule="auto"/>
              <w:rPr>
                <w:ins w:id="7766" w:author="Lane, Stefanie" w:date="2023-04-28T12:07:00Z"/>
                <w:rFonts w:ascii="Calibri" w:eastAsia="Times New Roman" w:hAnsi="Calibri" w:cs="Calibri"/>
                <w:color w:val="000000"/>
                <w:rPrChange w:id="7767" w:author="Lane, Stefanie" w:date="2023-04-28T12:07:00Z">
                  <w:rPr>
                    <w:ins w:id="7768" w:author="Lane, Stefanie" w:date="2023-04-28T12:07:00Z"/>
                  </w:rPr>
                </w:rPrChange>
              </w:rPr>
              <w:pPrChange w:id="7769"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66E4E0D" w14:textId="77777777" w:rsidR="00402FFE" w:rsidRPr="00402FFE" w:rsidRDefault="00402FFE" w:rsidP="00402FFE">
            <w:pPr>
              <w:spacing w:after="0" w:line="240" w:lineRule="auto"/>
              <w:rPr>
                <w:ins w:id="7770" w:author="Lane, Stefanie" w:date="2023-04-28T12:07:00Z"/>
                <w:rFonts w:ascii="Calibri" w:eastAsia="Times New Roman" w:hAnsi="Calibri" w:cs="Calibri"/>
                <w:color w:val="000000"/>
                <w:rPrChange w:id="7771" w:author="Lane, Stefanie" w:date="2023-04-28T12:07:00Z">
                  <w:rPr>
                    <w:ins w:id="7772" w:author="Lane, Stefanie" w:date="2023-04-28T12:07:00Z"/>
                  </w:rPr>
                </w:rPrChange>
              </w:rPr>
              <w:pPrChange w:id="7773"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0B50A70" w14:textId="77777777" w:rsidR="00402FFE" w:rsidRPr="00402FFE" w:rsidRDefault="00402FFE" w:rsidP="00402FFE">
            <w:pPr>
              <w:spacing w:after="0" w:line="240" w:lineRule="auto"/>
              <w:rPr>
                <w:ins w:id="7774" w:author="Lane, Stefanie" w:date="2023-04-28T12:07:00Z"/>
                <w:rFonts w:ascii="Calibri" w:eastAsia="Times New Roman" w:hAnsi="Calibri" w:cs="Calibri"/>
                <w:i/>
                <w:iCs/>
                <w:color w:val="000000"/>
                <w:rPrChange w:id="7775" w:author="Lane, Stefanie" w:date="2023-04-28T12:07:00Z">
                  <w:rPr>
                    <w:ins w:id="7776" w:author="Lane, Stefanie" w:date="2023-04-28T12:07:00Z"/>
                  </w:rPr>
                </w:rPrChange>
              </w:rPr>
              <w:pPrChange w:id="7777" w:author="Lane, Stefanie" w:date="2023-04-28T12:07:00Z">
                <w:pPr/>
              </w:pPrChange>
            </w:pPr>
            <w:ins w:id="7778" w:author="Lane, Stefanie" w:date="2023-04-28T12:07:00Z">
              <w:r w:rsidRPr="00402FFE">
                <w:rPr>
                  <w:rFonts w:ascii="Calibri" w:eastAsia="Times New Roman" w:hAnsi="Calibri" w:cs="Calibri"/>
                  <w:i/>
                  <w:iCs/>
                  <w:color w:val="000000"/>
                  <w:rPrChange w:id="7779" w:author="Lane, Stefanie" w:date="2023-04-28T12:07:00Z">
                    <w:rPr/>
                  </w:rPrChange>
                </w:rPr>
                <w:t>Agrostis stolonifera</w:t>
              </w:r>
            </w:ins>
          </w:p>
        </w:tc>
        <w:tc>
          <w:tcPr>
            <w:tcW w:w="869" w:type="dxa"/>
            <w:tcBorders>
              <w:top w:val="single" w:sz="4" w:space="0" w:color="auto"/>
              <w:left w:val="nil"/>
              <w:bottom w:val="single" w:sz="4" w:space="0" w:color="auto"/>
              <w:right w:val="nil"/>
            </w:tcBorders>
            <w:shd w:val="clear" w:color="auto" w:fill="auto"/>
            <w:noWrap/>
            <w:vAlign w:val="bottom"/>
            <w:hideMark/>
          </w:tcPr>
          <w:p w14:paraId="5C5E29A0" w14:textId="77777777" w:rsidR="00402FFE" w:rsidRPr="00402FFE" w:rsidRDefault="00402FFE" w:rsidP="00402FFE">
            <w:pPr>
              <w:spacing w:after="0" w:line="240" w:lineRule="auto"/>
              <w:jc w:val="center"/>
              <w:rPr>
                <w:ins w:id="7780" w:author="Lane, Stefanie" w:date="2023-04-28T12:07:00Z"/>
                <w:rFonts w:ascii="Calibri" w:eastAsia="Times New Roman" w:hAnsi="Calibri" w:cs="Calibri"/>
                <w:color w:val="000000"/>
                <w:rPrChange w:id="7781" w:author="Lane, Stefanie" w:date="2023-04-28T12:07:00Z">
                  <w:rPr>
                    <w:ins w:id="7782" w:author="Lane, Stefanie" w:date="2023-04-28T12:07:00Z"/>
                  </w:rPr>
                </w:rPrChange>
              </w:rPr>
              <w:pPrChange w:id="7783" w:author="Lane, Stefanie" w:date="2023-04-28T12:07:00Z">
                <w:pPr>
                  <w:jc w:val="center"/>
                </w:pPr>
              </w:pPrChange>
            </w:pPr>
            <w:ins w:id="7784" w:author="Lane, Stefanie" w:date="2023-04-28T12:07:00Z">
              <w:r w:rsidRPr="00402FFE">
                <w:rPr>
                  <w:rFonts w:ascii="Calibri" w:eastAsia="Times New Roman" w:hAnsi="Calibri" w:cs="Calibri"/>
                  <w:color w:val="000000"/>
                  <w:rPrChange w:id="7785" w:author="Lane, Stefanie" w:date="2023-04-28T12:07:00Z">
                    <w:rPr/>
                  </w:rPrChange>
                </w:rPr>
                <w:t>0.34</w:t>
              </w:r>
            </w:ins>
          </w:p>
        </w:tc>
        <w:tc>
          <w:tcPr>
            <w:tcW w:w="990" w:type="dxa"/>
            <w:tcBorders>
              <w:top w:val="single" w:sz="4" w:space="0" w:color="auto"/>
              <w:left w:val="nil"/>
              <w:bottom w:val="single" w:sz="4" w:space="0" w:color="auto"/>
              <w:right w:val="nil"/>
            </w:tcBorders>
            <w:shd w:val="clear" w:color="auto" w:fill="auto"/>
            <w:noWrap/>
            <w:vAlign w:val="bottom"/>
            <w:hideMark/>
          </w:tcPr>
          <w:p w14:paraId="236FCF25" w14:textId="77777777" w:rsidR="00402FFE" w:rsidRPr="00402FFE" w:rsidRDefault="00402FFE" w:rsidP="00402FFE">
            <w:pPr>
              <w:spacing w:after="0" w:line="240" w:lineRule="auto"/>
              <w:jc w:val="center"/>
              <w:rPr>
                <w:ins w:id="7786" w:author="Lane, Stefanie" w:date="2023-04-28T12:07:00Z"/>
                <w:rFonts w:ascii="Calibri" w:eastAsia="Times New Roman" w:hAnsi="Calibri" w:cs="Calibri"/>
                <w:color w:val="000000"/>
                <w:rPrChange w:id="7787" w:author="Lane, Stefanie" w:date="2023-04-28T12:07:00Z">
                  <w:rPr>
                    <w:ins w:id="7788" w:author="Lane, Stefanie" w:date="2023-04-28T12:07:00Z"/>
                  </w:rPr>
                </w:rPrChange>
              </w:rPr>
              <w:pPrChange w:id="7789" w:author="Lane, Stefanie" w:date="2023-04-28T12:07:00Z">
                <w:pPr>
                  <w:jc w:val="center"/>
                </w:pPr>
              </w:pPrChange>
            </w:pPr>
            <w:ins w:id="7790" w:author="Lane, Stefanie" w:date="2023-04-28T12:07:00Z">
              <w:r w:rsidRPr="00402FFE">
                <w:rPr>
                  <w:rFonts w:ascii="Calibri" w:eastAsia="Times New Roman" w:hAnsi="Calibri" w:cs="Calibri"/>
                  <w:color w:val="000000"/>
                  <w:rPrChange w:id="7791" w:author="Lane, Stefanie" w:date="2023-04-28T12:07:00Z">
                    <w:rPr/>
                  </w:rPrChange>
                </w:rPr>
                <w:t>0.82</w:t>
              </w:r>
            </w:ins>
          </w:p>
        </w:tc>
        <w:tc>
          <w:tcPr>
            <w:tcW w:w="810" w:type="dxa"/>
            <w:tcBorders>
              <w:top w:val="single" w:sz="4" w:space="0" w:color="auto"/>
              <w:left w:val="nil"/>
              <w:bottom w:val="single" w:sz="4" w:space="0" w:color="auto"/>
              <w:right w:val="nil"/>
            </w:tcBorders>
            <w:shd w:val="clear" w:color="auto" w:fill="auto"/>
            <w:noWrap/>
            <w:vAlign w:val="bottom"/>
            <w:hideMark/>
          </w:tcPr>
          <w:p w14:paraId="136A8720" w14:textId="77777777" w:rsidR="00402FFE" w:rsidRPr="00402FFE" w:rsidRDefault="00402FFE" w:rsidP="00402FFE">
            <w:pPr>
              <w:spacing w:after="0" w:line="240" w:lineRule="auto"/>
              <w:jc w:val="center"/>
              <w:rPr>
                <w:ins w:id="7792" w:author="Lane, Stefanie" w:date="2023-04-28T12:07:00Z"/>
                <w:rFonts w:ascii="Calibri" w:eastAsia="Times New Roman" w:hAnsi="Calibri" w:cs="Calibri"/>
                <w:color w:val="000000"/>
                <w:rPrChange w:id="7793" w:author="Lane, Stefanie" w:date="2023-04-28T12:07:00Z">
                  <w:rPr>
                    <w:ins w:id="7794" w:author="Lane, Stefanie" w:date="2023-04-28T12:07:00Z"/>
                  </w:rPr>
                </w:rPrChange>
              </w:rPr>
              <w:pPrChange w:id="7795" w:author="Lane, Stefanie" w:date="2023-04-28T12:07:00Z">
                <w:pPr>
                  <w:jc w:val="center"/>
                </w:pPr>
              </w:pPrChange>
            </w:pPr>
            <w:ins w:id="7796" w:author="Lane, Stefanie" w:date="2023-04-28T12:07:00Z">
              <w:r w:rsidRPr="00402FFE">
                <w:rPr>
                  <w:rFonts w:ascii="Calibri" w:eastAsia="Times New Roman" w:hAnsi="Calibri" w:cs="Calibri"/>
                  <w:color w:val="000000"/>
                  <w:rPrChange w:id="7797" w:author="Lane, Stefanie" w:date="2023-04-28T12:07:00Z">
                    <w:rPr/>
                  </w:rPrChange>
                </w:rPr>
                <w:t>0.61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CE9171" w14:textId="77777777" w:rsidR="00402FFE" w:rsidRPr="00402FFE" w:rsidRDefault="00402FFE" w:rsidP="00402FFE">
            <w:pPr>
              <w:spacing w:after="0" w:line="240" w:lineRule="auto"/>
              <w:jc w:val="center"/>
              <w:rPr>
                <w:ins w:id="7798" w:author="Lane, Stefanie" w:date="2023-04-28T12:07:00Z"/>
                <w:rFonts w:ascii="Calibri" w:eastAsia="Times New Roman" w:hAnsi="Calibri" w:cs="Calibri"/>
                <w:color w:val="000000"/>
                <w:rPrChange w:id="7799" w:author="Lane, Stefanie" w:date="2023-04-28T12:07:00Z">
                  <w:rPr>
                    <w:ins w:id="7800" w:author="Lane, Stefanie" w:date="2023-04-28T12:07:00Z"/>
                  </w:rPr>
                </w:rPrChange>
              </w:rPr>
              <w:pPrChange w:id="7801" w:author="Lane, Stefanie" w:date="2023-04-28T12:07:00Z">
                <w:pPr>
                  <w:jc w:val="center"/>
                </w:pPr>
              </w:pPrChange>
            </w:pPr>
            <w:ins w:id="7802" w:author="Lane, Stefanie" w:date="2023-04-28T12:07:00Z">
              <w:r w:rsidRPr="00402FFE">
                <w:rPr>
                  <w:rFonts w:ascii="Calibri" w:eastAsia="Times New Roman" w:hAnsi="Calibri" w:cs="Calibri"/>
                  <w:color w:val="000000"/>
                  <w:rPrChange w:id="7803" w:author="Lane, Stefanie" w:date="2023-04-28T12:07:00Z">
                    <w:rPr/>
                  </w:rPrChange>
                </w:rPr>
                <w:t>77.2</w:t>
              </w:r>
            </w:ins>
          </w:p>
        </w:tc>
      </w:tr>
      <w:tr w:rsidR="00402FFE" w:rsidRPr="00402FFE" w14:paraId="6485FFD9" w14:textId="77777777" w:rsidTr="00402FFE">
        <w:trPr>
          <w:divId w:val="50731576"/>
          <w:trHeight w:val="290"/>
          <w:ins w:id="7804" w:author="Lane, Stefanie" w:date="2023-04-28T12:07:00Z"/>
        </w:trPr>
        <w:tc>
          <w:tcPr>
            <w:tcW w:w="1311" w:type="dxa"/>
            <w:vMerge/>
            <w:tcBorders>
              <w:top w:val="nil"/>
              <w:left w:val="single" w:sz="8" w:space="0" w:color="auto"/>
              <w:bottom w:val="single" w:sz="8" w:space="0" w:color="000000"/>
              <w:right w:val="nil"/>
            </w:tcBorders>
            <w:vAlign w:val="center"/>
            <w:hideMark/>
          </w:tcPr>
          <w:p w14:paraId="6E4EB692" w14:textId="77777777" w:rsidR="00402FFE" w:rsidRPr="00402FFE" w:rsidRDefault="00402FFE" w:rsidP="00402FFE">
            <w:pPr>
              <w:spacing w:after="0" w:line="240" w:lineRule="auto"/>
              <w:rPr>
                <w:ins w:id="7805" w:author="Lane, Stefanie" w:date="2023-04-28T12:07:00Z"/>
                <w:rFonts w:ascii="Calibri" w:eastAsia="Times New Roman" w:hAnsi="Calibri" w:cs="Calibri"/>
                <w:color w:val="000000"/>
                <w:rPrChange w:id="7806" w:author="Lane, Stefanie" w:date="2023-04-28T12:07:00Z">
                  <w:rPr>
                    <w:ins w:id="7807" w:author="Lane, Stefanie" w:date="2023-04-28T12:07:00Z"/>
                  </w:rPr>
                </w:rPrChange>
              </w:rPr>
              <w:pPrChange w:id="7808"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5CBEF1FA" w14:textId="77777777" w:rsidR="00402FFE" w:rsidRPr="00402FFE" w:rsidRDefault="00402FFE" w:rsidP="00402FFE">
            <w:pPr>
              <w:spacing w:after="0" w:line="240" w:lineRule="auto"/>
              <w:rPr>
                <w:ins w:id="7809" w:author="Lane, Stefanie" w:date="2023-04-28T12:07:00Z"/>
                <w:rFonts w:ascii="Calibri" w:eastAsia="Times New Roman" w:hAnsi="Calibri" w:cs="Calibri"/>
                <w:color w:val="000000"/>
                <w:rPrChange w:id="7810" w:author="Lane, Stefanie" w:date="2023-04-28T12:07:00Z">
                  <w:rPr>
                    <w:ins w:id="7811" w:author="Lane, Stefanie" w:date="2023-04-28T12:07:00Z"/>
                  </w:rPr>
                </w:rPrChange>
              </w:rPr>
              <w:pPrChange w:id="7812" w:author="Lane, Stefanie" w:date="2023-04-28T12:07:00Z">
                <w:pPr/>
              </w:pPrChange>
            </w:pPr>
          </w:p>
        </w:tc>
        <w:tc>
          <w:tcPr>
            <w:tcW w:w="3320" w:type="dxa"/>
            <w:tcBorders>
              <w:top w:val="nil"/>
              <w:left w:val="nil"/>
              <w:bottom w:val="nil"/>
              <w:right w:val="nil"/>
            </w:tcBorders>
            <w:shd w:val="clear" w:color="auto" w:fill="auto"/>
            <w:noWrap/>
            <w:vAlign w:val="bottom"/>
            <w:hideMark/>
          </w:tcPr>
          <w:p w14:paraId="2455F63D" w14:textId="77777777" w:rsidR="00402FFE" w:rsidRPr="00402FFE" w:rsidRDefault="00402FFE" w:rsidP="00402FFE">
            <w:pPr>
              <w:spacing w:after="0" w:line="240" w:lineRule="auto"/>
              <w:rPr>
                <w:ins w:id="7813" w:author="Lane, Stefanie" w:date="2023-04-28T12:07:00Z"/>
                <w:rFonts w:ascii="Calibri" w:eastAsia="Times New Roman" w:hAnsi="Calibri" w:cs="Calibri"/>
                <w:i/>
                <w:iCs/>
                <w:color w:val="000000"/>
                <w:rPrChange w:id="7814" w:author="Lane, Stefanie" w:date="2023-04-28T12:07:00Z">
                  <w:rPr>
                    <w:ins w:id="7815" w:author="Lane, Stefanie" w:date="2023-04-28T12:07:00Z"/>
                  </w:rPr>
                </w:rPrChange>
              </w:rPr>
              <w:pPrChange w:id="7816" w:author="Lane, Stefanie" w:date="2023-04-28T12:07:00Z">
                <w:pPr/>
              </w:pPrChange>
            </w:pPr>
            <w:ins w:id="7817" w:author="Lane, Stefanie" w:date="2023-04-28T12:07:00Z">
              <w:r w:rsidRPr="00402FFE">
                <w:rPr>
                  <w:rFonts w:ascii="Calibri" w:eastAsia="Times New Roman" w:hAnsi="Calibri" w:cs="Calibri"/>
                  <w:i/>
                  <w:iCs/>
                  <w:color w:val="000000"/>
                  <w:rPrChange w:id="7818" w:author="Lane, Stefanie" w:date="2023-04-28T12:07:00Z">
                    <w:rPr/>
                  </w:rPrChange>
                </w:rPr>
                <w:t>Phalaris arundinacea</w:t>
              </w:r>
            </w:ins>
          </w:p>
        </w:tc>
        <w:tc>
          <w:tcPr>
            <w:tcW w:w="869" w:type="dxa"/>
            <w:tcBorders>
              <w:top w:val="nil"/>
              <w:left w:val="nil"/>
              <w:bottom w:val="nil"/>
              <w:right w:val="nil"/>
            </w:tcBorders>
            <w:shd w:val="clear" w:color="auto" w:fill="auto"/>
            <w:noWrap/>
            <w:vAlign w:val="bottom"/>
            <w:hideMark/>
          </w:tcPr>
          <w:p w14:paraId="10D443A7" w14:textId="77777777" w:rsidR="00402FFE" w:rsidRPr="00402FFE" w:rsidRDefault="00402FFE" w:rsidP="00402FFE">
            <w:pPr>
              <w:spacing w:after="0" w:line="240" w:lineRule="auto"/>
              <w:jc w:val="center"/>
              <w:rPr>
                <w:ins w:id="7819" w:author="Lane, Stefanie" w:date="2023-04-28T12:07:00Z"/>
                <w:rFonts w:ascii="Calibri" w:eastAsia="Times New Roman" w:hAnsi="Calibri" w:cs="Calibri"/>
                <w:color w:val="000000"/>
                <w:rPrChange w:id="7820" w:author="Lane, Stefanie" w:date="2023-04-28T12:07:00Z">
                  <w:rPr>
                    <w:ins w:id="7821" w:author="Lane, Stefanie" w:date="2023-04-28T12:07:00Z"/>
                  </w:rPr>
                </w:rPrChange>
              </w:rPr>
              <w:pPrChange w:id="7822" w:author="Lane, Stefanie" w:date="2023-04-28T12:07:00Z">
                <w:pPr>
                  <w:jc w:val="center"/>
                </w:pPr>
              </w:pPrChange>
            </w:pPr>
            <w:ins w:id="7823" w:author="Lane, Stefanie" w:date="2023-04-28T12:07:00Z">
              <w:r w:rsidRPr="00402FFE">
                <w:rPr>
                  <w:rFonts w:ascii="Calibri" w:eastAsia="Times New Roman" w:hAnsi="Calibri" w:cs="Calibri"/>
                  <w:color w:val="000000"/>
                  <w:rPrChange w:id="7824" w:author="Lane, Stefanie" w:date="2023-04-28T12:07:00Z">
                    <w:rPr/>
                  </w:rPrChange>
                </w:rPr>
                <w:t>0.07</w:t>
              </w:r>
            </w:ins>
          </w:p>
        </w:tc>
        <w:tc>
          <w:tcPr>
            <w:tcW w:w="990" w:type="dxa"/>
            <w:tcBorders>
              <w:top w:val="nil"/>
              <w:left w:val="nil"/>
              <w:bottom w:val="nil"/>
              <w:right w:val="nil"/>
            </w:tcBorders>
            <w:shd w:val="clear" w:color="auto" w:fill="auto"/>
            <w:noWrap/>
            <w:vAlign w:val="bottom"/>
            <w:hideMark/>
          </w:tcPr>
          <w:p w14:paraId="3A3407B4" w14:textId="77777777" w:rsidR="00402FFE" w:rsidRPr="00402FFE" w:rsidRDefault="00402FFE" w:rsidP="00402FFE">
            <w:pPr>
              <w:spacing w:after="0" w:line="240" w:lineRule="auto"/>
              <w:jc w:val="center"/>
              <w:rPr>
                <w:ins w:id="7825" w:author="Lane, Stefanie" w:date="2023-04-28T12:07:00Z"/>
                <w:rFonts w:ascii="Calibri" w:eastAsia="Times New Roman" w:hAnsi="Calibri" w:cs="Calibri"/>
                <w:color w:val="000000"/>
                <w:rPrChange w:id="7826" w:author="Lane, Stefanie" w:date="2023-04-28T12:07:00Z">
                  <w:rPr>
                    <w:ins w:id="7827" w:author="Lane, Stefanie" w:date="2023-04-28T12:07:00Z"/>
                  </w:rPr>
                </w:rPrChange>
              </w:rPr>
              <w:pPrChange w:id="7828" w:author="Lane, Stefanie" w:date="2023-04-28T12:07:00Z">
                <w:pPr>
                  <w:jc w:val="center"/>
                </w:pPr>
              </w:pPrChange>
            </w:pPr>
            <w:ins w:id="7829" w:author="Lane, Stefanie" w:date="2023-04-28T12:07:00Z">
              <w:r w:rsidRPr="00402FFE">
                <w:rPr>
                  <w:rFonts w:ascii="Calibri" w:eastAsia="Times New Roman" w:hAnsi="Calibri" w:cs="Calibri"/>
                  <w:color w:val="000000"/>
                  <w:rPrChange w:id="7830" w:author="Lane, Stefanie" w:date="2023-04-28T12:07:00Z">
                    <w:rPr/>
                  </w:rPrChange>
                </w:rPr>
                <w:t>0.15</w:t>
              </w:r>
            </w:ins>
          </w:p>
        </w:tc>
        <w:tc>
          <w:tcPr>
            <w:tcW w:w="810" w:type="dxa"/>
            <w:tcBorders>
              <w:top w:val="nil"/>
              <w:left w:val="nil"/>
              <w:bottom w:val="nil"/>
              <w:right w:val="nil"/>
            </w:tcBorders>
            <w:shd w:val="clear" w:color="auto" w:fill="auto"/>
            <w:noWrap/>
            <w:vAlign w:val="bottom"/>
            <w:hideMark/>
          </w:tcPr>
          <w:p w14:paraId="79185A68" w14:textId="77777777" w:rsidR="00402FFE" w:rsidRPr="00402FFE" w:rsidRDefault="00402FFE" w:rsidP="00402FFE">
            <w:pPr>
              <w:spacing w:after="0" w:line="240" w:lineRule="auto"/>
              <w:jc w:val="center"/>
              <w:rPr>
                <w:ins w:id="7831" w:author="Lane, Stefanie" w:date="2023-04-28T12:07:00Z"/>
                <w:rFonts w:ascii="Calibri" w:eastAsia="Times New Roman" w:hAnsi="Calibri" w:cs="Calibri"/>
                <w:color w:val="000000"/>
                <w:rPrChange w:id="7832" w:author="Lane, Stefanie" w:date="2023-04-28T12:07:00Z">
                  <w:rPr>
                    <w:ins w:id="7833" w:author="Lane, Stefanie" w:date="2023-04-28T12:07:00Z"/>
                  </w:rPr>
                </w:rPrChange>
              </w:rPr>
              <w:pPrChange w:id="7834" w:author="Lane, Stefanie" w:date="2023-04-28T12:07:00Z">
                <w:pPr>
                  <w:jc w:val="center"/>
                </w:pPr>
              </w:pPrChange>
            </w:pPr>
            <w:ins w:id="7835" w:author="Lane, Stefanie" w:date="2023-04-28T12:07:00Z">
              <w:r w:rsidRPr="00402FFE">
                <w:rPr>
                  <w:rFonts w:ascii="Calibri" w:eastAsia="Times New Roman" w:hAnsi="Calibri" w:cs="Calibri"/>
                  <w:color w:val="000000"/>
                  <w:rPrChange w:id="7836" w:author="Lane, Stefanie" w:date="2023-04-28T12:07:00Z">
                    <w:rPr/>
                  </w:rPrChange>
                </w:rPr>
                <w:t>1.06</w:t>
              </w:r>
            </w:ins>
          </w:p>
        </w:tc>
        <w:tc>
          <w:tcPr>
            <w:tcW w:w="1710" w:type="dxa"/>
            <w:tcBorders>
              <w:top w:val="nil"/>
              <w:left w:val="nil"/>
              <w:bottom w:val="nil"/>
              <w:right w:val="single" w:sz="8" w:space="0" w:color="auto"/>
            </w:tcBorders>
            <w:shd w:val="clear" w:color="auto" w:fill="auto"/>
            <w:noWrap/>
            <w:vAlign w:val="bottom"/>
            <w:hideMark/>
          </w:tcPr>
          <w:p w14:paraId="365135B4" w14:textId="77777777" w:rsidR="00402FFE" w:rsidRPr="00402FFE" w:rsidRDefault="00402FFE" w:rsidP="00402FFE">
            <w:pPr>
              <w:spacing w:after="0" w:line="240" w:lineRule="auto"/>
              <w:jc w:val="center"/>
              <w:rPr>
                <w:ins w:id="7837" w:author="Lane, Stefanie" w:date="2023-04-28T12:07:00Z"/>
                <w:rFonts w:ascii="Calibri" w:eastAsia="Times New Roman" w:hAnsi="Calibri" w:cs="Calibri"/>
                <w:color w:val="000000"/>
                <w:rPrChange w:id="7838" w:author="Lane, Stefanie" w:date="2023-04-28T12:07:00Z">
                  <w:rPr>
                    <w:ins w:id="7839" w:author="Lane, Stefanie" w:date="2023-04-28T12:07:00Z"/>
                  </w:rPr>
                </w:rPrChange>
              </w:rPr>
              <w:pPrChange w:id="7840" w:author="Lane, Stefanie" w:date="2023-04-28T12:07:00Z">
                <w:pPr>
                  <w:jc w:val="center"/>
                </w:pPr>
              </w:pPrChange>
            </w:pPr>
            <w:ins w:id="7841" w:author="Lane, Stefanie" w:date="2023-04-28T12:07:00Z">
              <w:r w:rsidRPr="00402FFE">
                <w:rPr>
                  <w:rFonts w:ascii="Calibri" w:eastAsia="Times New Roman" w:hAnsi="Calibri" w:cs="Calibri"/>
                  <w:color w:val="000000"/>
                  <w:rPrChange w:id="7842" w:author="Lane, Stefanie" w:date="2023-04-28T12:07:00Z">
                    <w:rPr/>
                  </w:rPrChange>
                </w:rPr>
                <w:t>1430.6</w:t>
              </w:r>
            </w:ins>
          </w:p>
        </w:tc>
      </w:tr>
      <w:tr w:rsidR="00402FFE" w:rsidRPr="00402FFE" w14:paraId="158A6CBA" w14:textId="77777777" w:rsidTr="00402FFE">
        <w:trPr>
          <w:divId w:val="50731576"/>
          <w:trHeight w:val="290"/>
          <w:ins w:id="7843" w:author="Lane, Stefanie" w:date="2023-04-28T12:07:00Z"/>
        </w:trPr>
        <w:tc>
          <w:tcPr>
            <w:tcW w:w="1311" w:type="dxa"/>
            <w:vMerge/>
            <w:tcBorders>
              <w:top w:val="nil"/>
              <w:left w:val="single" w:sz="8" w:space="0" w:color="auto"/>
              <w:bottom w:val="single" w:sz="8" w:space="0" w:color="000000"/>
              <w:right w:val="nil"/>
            </w:tcBorders>
            <w:vAlign w:val="center"/>
            <w:hideMark/>
          </w:tcPr>
          <w:p w14:paraId="03B51049" w14:textId="77777777" w:rsidR="00402FFE" w:rsidRPr="00402FFE" w:rsidRDefault="00402FFE" w:rsidP="00402FFE">
            <w:pPr>
              <w:spacing w:after="0" w:line="240" w:lineRule="auto"/>
              <w:rPr>
                <w:ins w:id="7844" w:author="Lane, Stefanie" w:date="2023-04-28T12:07:00Z"/>
                <w:rFonts w:ascii="Calibri" w:eastAsia="Times New Roman" w:hAnsi="Calibri" w:cs="Calibri"/>
                <w:color w:val="000000"/>
                <w:rPrChange w:id="7845" w:author="Lane, Stefanie" w:date="2023-04-28T12:07:00Z">
                  <w:rPr>
                    <w:ins w:id="7846" w:author="Lane, Stefanie" w:date="2023-04-28T12:07:00Z"/>
                  </w:rPr>
                </w:rPrChange>
              </w:rPr>
              <w:pPrChange w:id="7847"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543E7BF0" w14:textId="77777777" w:rsidR="00402FFE" w:rsidRPr="00402FFE" w:rsidRDefault="00402FFE" w:rsidP="00402FFE">
            <w:pPr>
              <w:spacing w:after="0" w:line="240" w:lineRule="auto"/>
              <w:rPr>
                <w:ins w:id="7848" w:author="Lane, Stefanie" w:date="2023-04-28T12:07:00Z"/>
                <w:rFonts w:ascii="Calibri" w:eastAsia="Times New Roman" w:hAnsi="Calibri" w:cs="Calibri"/>
                <w:color w:val="000000"/>
                <w:rPrChange w:id="7849" w:author="Lane, Stefanie" w:date="2023-04-28T12:07:00Z">
                  <w:rPr>
                    <w:ins w:id="7850" w:author="Lane, Stefanie" w:date="2023-04-28T12:07:00Z"/>
                  </w:rPr>
                </w:rPrChange>
              </w:rPr>
              <w:pPrChange w:id="7851"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C258199" w14:textId="77777777" w:rsidR="00402FFE" w:rsidRPr="00402FFE" w:rsidRDefault="00402FFE" w:rsidP="00402FFE">
            <w:pPr>
              <w:spacing w:after="0" w:line="240" w:lineRule="auto"/>
              <w:rPr>
                <w:ins w:id="7852" w:author="Lane, Stefanie" w:date="2023-04-28T12:07:00Z"/>
                <w:rFonts w:ascii="Calibri" w:eastAsia="Times New Roman" w:hAnsi="Calibri" w:cs="Calibri"/>
                <w:i/>
                <w:iCs/>
                <w:color w:val="000000"/>
                <w:rPrChange w:id="7853" w:author="Lane, Stefanie" w:date="2023-04-28T12:07:00Z">
                  <w:rPr>
                    <w:ins w:id="7854" w:author="Lane, Stefanie" w:date="2023-04-28T12:07:00Z"/>
                  </w:rPr>
                </w:rPrChange>
              </w:rPr>
              <w:pPrChange w:id="7855" w:author="Lane, Stefanie" w:date="2023-04-28T12:07:00Z">
                <w:pPr/>
              </w:pPrChange>
            </w:pPr>
            <w:ins w:id="7856" w:author="Lane, Stefanie" w:date="2023-04-28T12:07:00Z">
              <w:r w:rsidRPr="00402FFE">
                <w:rPr>
                  <w:rFonts w:ascii="Calibri" w:eastAsia="Times New Roman" w:hAnsi="Calibri" w:cs="Calibri"/>
                  <w:i/>
                  <w:iCs/>
                  <w:color w:val="000000"/>
                  <w:rPrChange w:id="7857" w:author="Lane, Stefanie" w:date="2023-04-28T12:07:00Z">
                    <w:rPr/>
                  </w:rPrChange>
                </w:rPr>
                <w:t>Cirsium arvense</w:t>
              </w:r>
            </w:ins>
          </w:p>
        </w:tc>
        <w:tc>
          <w:tcPr>
            <w:tcW w:w="869" w:type="dxa"/>
            <w:tcBorders>
              <w:top w:val="single" w:sz="4" w:space="0" w:color="auto"/>
              <w:left w:val="nil"/>
              <w:bottom w:val="single" w:sz="4" w:space="0" w:color="auto"/>
              <w:right w:val="nil"/>
            </w:tcBorders>
            <w:shd w:val="clear" w:color="auto" w:fill="auto"/>
            <w:noWrap/>
            <w:vAlign w:val="bottom"/>
            <w:hideMark/>
          </w:tcPr>
          <w:p w14:paraId="45E9BB80" w14:textId="77777777" w:rsidR="00402FFE" w:rsidRPr="00402FFE" w:rsidRDefault="00402FFE" w:rsidP="00402FFE">
            <w:pPr>
              <w:spacing w:after="0" w:line="240" w:lineRule="auto"/>
              <w:jc w:val="center"/>
              <w:rPr>
                <w:ins w:id="7858" w:author="Lane, Stefanie" w:date="2023-04-28T12:07:00Z"/>
                <w:rFonts w:ascii="Calibri" w:eastAsia="Times New Roman" w:hAnsi="Calibri" w:cs="Calibri"/>
                <w:color w:val="000000"/>
                <w:rPrChange w:id="7859" w:author="Lane, Stefanie" w:date="2023-04-28T12:07:00Z">
                  <w:rPr>
                    <w:ins w:id="7860" w:author="Lane, Stefanie" w:date="2023-04-28T12:07:00Z"/>
                  </w:rPr>
                </w:rPrChange>
              </w:rPr>
              <w:pPrChange w:id="7861" w:author="Lane, Stefanie" w:date="2023-04-28T12:07:00Z">
                <w:pPr>
                  <w:jc w:val="center"/>
                </w:pPr>
              </w:pPrChange>
            </w:pPr>
            <w:ins w:id="7862" w:author="Lane, Stefanie" w:date="2023-04-28T12:07:00Z">
              <w:r w:rsidRPr="00402FFE">
                <w:rPr>
                  <w:rFonts w:ascii="Calibri" w:eastAsia="Times New Roman" w:hAnsi="Calibri" w:cs="Calibri"/>
                  <w:color w:val="000000"/>
                  <w:rPrChange w:id="7863"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32CAED26" w14:textId="77777777" w:rsidR="00402FFE" w:rsidRPr="00402FFE" w:rsidRDefault="00402FFE" w:rsidP="00402FFE">
            <w:pPr>
              <w:spacing w:after="0" w:line="240" w:lineRule="auto"/>
              <w:jc w:val="center"/>
              <w:rPr>
                <w:ins w:id="7864" w:author="Lane, Stefanie" w:date="2023-04-28T12:07:00Z"/>
                <w:rFonts w:ascii="Calibri" w:eastAsia="Times New Roman" w:hAnsi="Calibri" w:cs="Calibri"/>
                <w:color w:val="000000"/>
                <w:rPrChange w:id="7865" w:author="Lane, Stefanie" w:date="2023-04-28T12:07:00Z">
                  <w:rPr>
                    <w:ins w:id="7866" w:author="Lane, Stefanie" w:date="2023-04-28T12:07:00Z"/>
                  </w:rPr>
                </w:rPrChange>
              </w:rPr>
              <w:pPrChange w:id="7867" w:author="Lane, Stefanie" w:date="2023-04-28T12:07:00Z">
                <w:pPr>
                  <w:jc w:val="center"/>
                </w:pPr>
              </w:pPrChange>
            </w:pPr>
            <w:ins w:id="7868" w:author="Lane, Stefanie" w:date="2023-04-28T12:07:00Z">
              <w:r w:rsidRPr="00402FFE">
                <w:rPr>
                  <w:rFonts w:ascii="Calibri" w:eastAsia="Times New Roman" w:hAnsi="Calibri" w:cs="Calibri"/>
                  <w:color w:val="000000"/>
                  <w:rPrChange w:id="7869" w:author="Lane, Stefanie" w:date="2023-04-28T12:07:00Z">
                    <w:rPr/>
                  </w:rPrChange>
                </w:rPr>
                <w:t>0.03</w:t>
              </w:r>
            </w:ins>
          </w:p>
        </w:tc>
        <w:tc>
          <w:tcPr>
            <w:tcW w:w="810" w:type="dxa"/>
            <w:tcBorders>
              <w:top w:val="single" w:sz="4" w:space="0" w:color="auto"/>
              <w:left w:val="nil"/>
              <w:bottom w:val="single" w:sz="4" w:space="0" w:color="auto"/>
              <w:right w:val="nil"/>
            </w:tcBorders>
            <w:shd w:val="clear" w:color="auto" w:fill="auto"/>
            <w:noWrap/>
            <w:vAlign w:val="bottom"/>
            <w:hideMark/>
          </w:tcPr>
          <w:p w14:paraId="2DF8A7DE" w14:textId="77777777" w:rsidR="00402FFE" w:rsidRPr="00402FFE" w:rsidRDefault="00402FFE" w:rsidP="00402FFE">
            <w:pPr>
              <w:spacing w:after="0" w:line="240" w:lineRule="auto"/>
              <w:jc w:val="center"/>
              <w:rPr>
                <w:ins w:id="7870" w:author="Lane, Stefanie" w:date="2023-04-28T12:07:00Z"/>
                <w:rFonts w:ascii="Calibri" w:eastAsia="Times New Roman" w:hAnsi="Calibri" w:cs="Calibri"/>
                <w:color w:val="000000"/>
                <w:rPrChange w:id="7871" w:author="Lane, Stefanie" w:date="2023-04-28T12:07:00Z">
                  <w:rPr>
                    <w:ins w:id="7872" w:author="Lane, Stefanie" w:date="2023-04-28T12:07:00Z"/>
                  </w:rPr>
                </w:rPrChange>
              </w:rPr>
              <w:pPrChange w:id="7873" w:author="Lane, Stefanie" w:date="2023-04-28T12:07:00Z">
                <w:pPr>
                  <w:jc w:val="center"/>
                </w:pPr>
              </w:pPrChange>
            </w:pPr>
            <w:ins w:id="7874" w:author="Lane, Stefanie" w:date="2023-04-28T12:07:00Z">
              <w:r w:rsidRPr="00402FFE">
                <w:rPr>
                  <w:rFonts w:ascii="Calibri" w:eastAsia="Times New Roman" w:hAnsi="Calibri" w:cs="Calibri"/>
                  <w:color w:val="000000"/>
                  <w:rPrChange w:id="7875" w:author="Lane, Stefanie" w:date="2023-04-28T12:07:00Z">
                    <w:rPr/>
                  </w:rPrChange>
                </w:rPr>
                <w:t>0.06</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74CBA0E" w14:textId="77777777" w:rsidR="00402FFE" w:rsidRPr="00402FFE" w:rsidRDefault="00402FFE" w:rsidP="00402FFE">
            <w:pPr>
              <w:spacing w:after="0" w:line="240" w:lineRule="auto"/>
              <w:jc w:val="center"/>
              <w:rPr>
                <w:ins w:id="7876" w:author="Lane, Stefanie" w:date="2023-04-28T12:07:00Z"/>
                <w:rFonts w:ascii="Calibri" w:eastAsia="Times New Roman" w:hAnsi="Calibri" w:cs="Calibri"/>
                <w:color w:val="000000"/>
                <w:rPrChange w:id="7877" w:author="Lane, Stefanie" w:date="2023-04-28T12:07:00Z">
                  <w:rPr>
                    <w:ins w:id="7878" w:author="Lane, Stefanie" w:date="2023-04-28T12:07:00Z"/>
                  </w:rPr>
                </w:rPrChange>
              </w:rPr>
              <w:pPrChange w:id="7879" w:author="Lane, Stefanie" w:date="2023-04-28T12:07:00Z">
                <w:pPr>
                  <w:jc w:val="center"/>
                </w:pPr>
              </w:pPrChange>
            </w:pPr>
            <w:ins w:id="7880" w:author="Lane, Stefanie" w:date="2023-04-28T12:07:00Z">
              <w:r w:rsidRPr="00402FFE">
                <w:rPr>
                  <w:rFonts w:ascii="Calibri" w:eastAsia="Times New Roman" w:hAnsi="Calibri" w:cs="Calibri"/>
                  <w:color w:val="000000"/>
                  <w:rPrChange w:id="7881" w:author="Lane, Stefanie" w:date="2023-04-28T12:07:00Z">
                    <w:rPr/>
                  </w:rPrChange>
                </w:rPr>
                <w:t>+</w:t>
              </w:r>
            </w:ins>
          </w:p>
        </w:tc>
      </w:tr>
      <w:tr w:rsidR="00402FFE" w:rsidRPr="00402FFE" w14:paraId="1DE48B12" w14:textId="77777777" w:rsidTr="00402FFE">
        <w:trPr>
          <w:divId w:val="50731576"/>
          <w:trHeight w:val="290"/>
          <w:ins w:id="7882" w:author="Lane, Stefanie" w:date="2023-04-28T12:07:00Z"/>
        </w:trPr>
        <w:tc>
          <w:tcPr>
            <w:tcW w:w="1311" w:type="dxa"/>
            <w:vMerge/>
            <w:tcBorders>
              <w:top w:val="nil"/>
              <w:left w:val="single" w:sz="8" w:space="0" w:color="auto"/>
              <w:bottom w:val="single" w:sz="8" w:space="0" w:color="000000"/>
              <w:right w:val="nil"/>
            </w:tcBorders>
            <w:vAlign w:val="center"/>
            <w:hideMark/>
          </w:tcPr>
          <w:p w14:paraId="7A79D38A" w14:textId="77777777" w:rsidR="00402FFE" w:rsidRPr="00402FFE" w:rsidRDefault="00402FFE" w:rsidP="00402FFE">
            <w:pPr>
              <w:spacing w:after="0" w:line="240" w:lineRule="auto"/>
              <w:rPr>
                <w:ins w:id="7883" w:author="Lane, Stefanie" w:date="2023-04-28T12:07:00Z"/>
                <w:rFonts w:ascii="Calibri" w:eastAsia="Times New Roman" w:hAnsi="Calibri" w:cs="Calibri"/>
                <w:color w:val="000000"/>
                <w:rPrChange w:id="7884" w:author="Lane, Stefanie" w:date="2023-04-28T12:07:00Z">
                  <w:rPr>
                    <w:ins w:id="7885" w:author="Lane, Stefanie" w:date="2023-04-28T12:07:00Z"/>
                  </w:rPr>
                </w:rPrChange>
              </w:rPr>
              <w:pPrChange w:id="7886"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2EB54946" w14:textId="77777777" w:rsidR="00402FFE" w:rsidRPr="00402FFE" w:rsidRDefault="00402FFE" w:rsidP="00402FFE">
            <w:pPr>
              <w:spacing w:after="0" w:line="240" w:lineRule="auto"/>
              <w:rPr>
                <w:ins w:id="7887" w:author="Lane, Stefanie" w:date="2023-04-28T12:07:00Z"/>
                <w:rFonts w:ascii="Calibri" w:eastAsia="Times New Roman" w:hAnsi="Calibri" w:cs="Calibri"/>
                <w:color w:val="000000"/>
                <w:rPrChange w:id="7888" w:author="Lane, Stefanie" w:date="2023-04-28T12:07:00Z">
                  <w:rPr>
                    <w:ins w:id="7889" w:author="Lane, Stefanie" w:date="2023-04-28T12:07:00Z"/>
                  </w:rPr>
                </w:rPrChange>
              </w:rPr>
              <w:pPrChange w:id="7890" w:author="Lane, Stefanie" w:date="2023-04-28T12:07:00Z">
                <w:pPr/>
              </w:pPrChange>
            </w:pPr>
          </w:p>
        </w:tc>
        <w:tc>
          <w:tcPr>
            <w:tcW w:w="3320" w:type="dxa"/>
            <w:tcBorders>
              <w:top w:val="nil"/>
              <w:left w:val="nil"/>
              <w:bottom w:val="single" w:sz="4" w:space="0" w:color="auto"/>
              <w:right w:val="nil"/>
            </w:tcBorders>
            <w:shd w:val="clear" w:color="auto" w:fill="auto"/>
            <w:noWrap/>
            <w:vAlign w:val="bottom"/>
            <w:hideMark/>
          </w:tcPr>
          <w:p w14:paraId="7BC8CAE2" w14:textId="77777777" w:rsidR="00402FFE" w:rsidRPr="00402FFE" w:rsidRDefault="00402FFE" w:rsidP="00402FFE">
            <w:pPr>
              <w:spacing w:after="0" w:line="240" w:lineRule="auto"/>
              <w:rPr>
                <w:ins w:id="7891" w:author="Lane, Stefanie" w:date="2023-04-28T12:07:00Z"/>
                <w:rFonts w:ascii="Calibri" w:eastAsia="Times New Roman" w:hAnsi="Calibri" w:cs="Calibri"/>
                <w:i/>
                <w:iCs/>
                <w:color w:val="000000"/>
                <w:rPrChange w:id="7892" w:author="Lane, Stefanie" w:date="2023-04-28T12:07:00Z">
                  <w:rPr>
                    <w:ins w:id="7893" w:author="Lane, Stefanie" w:date="2023-04-28T12:07:00Z"/>
                  </w:rPr>
                </w:rPrChange>
              </w:rPr>
              <w:pPrChange w:id="7894" w:author="Lane, Stefanie" w:date="2023-04-28T12:07:00Z">
                <w:pPr/>
              </w:pPrChange>
            </w:pPr>
            <w:ins w:id="7895" w:author="Lane, Stefanie" w:date="2023-04-28T12:07:00Z">
              <w:r w:rsidRPr="00402FFE">
                <w:rPr>
                  <w:rFonts w:ascii="Calibri" w:eastAsia="Times New Roman" w:hAnsi="Calibri" w:cs="Calibri"/>
                  <w:i/>
                  <w:iCs/>
                  <w:color w:val="000000"/>
                  <w:rPrChange w:id="7896" w:author="Lane, Stefanie" w:date="2023-04-28T12:07:00Z">
                    <w:rPr/>
                  </w:rPrChange>
                </w:rPr>
                <w:t>Iris pseudocorus</w:t>
              </w:r>
            </w:ins>
          </w:p>
        </w:tc>
        <w:tc>
          <w:tcPr>
            <w:tcW w:w="869" w:type="dxa"/>
            <w:tcBorders>
              <w:top w:val="nil"/>
              <w:left w:val="nil"/>
              <w:bottom w:val="single" w:sz="4" w:space="0" w:color="auto"/>
              <w:right w:val="nil"/>
            </w:tcBorders>
            <w:shd w:val="clear" w:color="auto" w:fill="auto"/>
            <w:noWrap/>
            <w:vAlign w:val="bottom"/>
            <w:hideMark/>
          </w:tcPr>
          <w:p w14:paraId="611C32BD" w14:textId="77777777" w:rsidR="00402FFE" w:rsidRPr="00402FFE" w:rsidRDefault="00402FFE" w:rsidP="00402FFE">
            <w:pPr>
              <w:spacing w:after="0" w:line="240" w:lineRule="auto"/>
              <w:jc w:val="center"/>
              <w:rPr>
                <w:ins w:id="7897" w:author="Lane, Stefanie" w:date="2023-04-28T12:07:00Z"/>
                <w:rFonts w:ascii="Calibri" w:eastAsia="Times New Roman" w:hAnsi="Calibri" w:cs="Calibri"/>
                <w:color w:val="000000"/>
                <w:rPrChange w:id="7898" w:author="Lane, Stefanie" w:date="2023-04-28T12:07:00Z">
                  <w:rPr>
                    <w:ins w:id="7899" w:author="Lane, Stefanie" w:date="2023-04-28T12:07:00Z"/>
                  </w:rPr>
                </w:rPrChange>
              </w:rPr>
              <w:pPrChange w:id="7900" w:author="Lane, Stefanie" w:date="2023-04-28T12:07:00Z">
                <w:pPr>
                  <w:jc w:val="center"/>
                </w:pPr>
              </w:pPrChange>
            </w:pPr>
            <w:ins w:id="7901" w:author="Lane, Stefanie" w:date="2023-04-28T12:07:00Z">
              <w:r w:rsidRPr="00402FFE">
                <w:rPr>
                  <w:rFonts w:ascii="Calibri" w:eastAsia="Times New Roman" w:hAnsi="Calibri" w:cs="Calibri"/>
                  <w:color w:val="000000"/>
                  <w:rPrChange w:id="7902" w:author="Lane, Stefanie" w:date="2023-04-28T12:07:00Z">
                    <w:rPr/>
                  </w:rPrChange>
                </w:rPr>
                <w:t>0.00</w:t>
              </w:r>
            </w:ins>
          </w:p>
        </w:tc>
        <w:tc>
          <w:tcPr>
            <w:tcW w:w="990" w:type="dxa"/>
            <w:tcBorders>
              <w:top w:val="nil"/>
              <w:left w:val="nil"/>
              <w:bottom w:val="single" w:sz="4" w:space="0" w:color="auto"/>
              <w:right w:val="nil"/>
            </w:tcBorders>
            <w:shd w:val="clear" w:color="auto" w:fill="auto"/>
            <w:noWrap/>
            <w:vAlign w:val="bottom"/>
            <w:hideMark/>
          </w:tcPr>
          <w:p w14:paraId="11D37992" w14:textId="77777777" w:rsidR="00402FFE" w:rsidRPr="00402FFE" w:rsidRDefault="00402FFE" w:rsidP="00402FFE">
            <w:pPr>
              <w:spacing w:after="0" w:line="240" w:lineRule="auto"/>
              <w:jc w:val="center"/>
              <w:rPr>
                <w:ins w:id="7903" w:author="Lane, Stefanie" w:date="2023-04-28T12:07:00Z"/>
                <w:rFonts w:ascii="Calibri" w:eastAsia="Times New Roman" w:hAnsi="Calibri" w:cs="Calibri"/>
                <w:color w:val="000000"/>
                <w:rPrChange w:id="7904" w:author="Lane, Stefanie" w:date="2023-04-28T12:07:00Z">
                  <w:rPr>
                    <w:ins w:id="7905" w:author="Lane, Stefanie" w:date="2023-04-28T12:07:00Z"/>
                  </w:rPr>
                </w:rPrChange>
              </w:rPr>
              <w:pPrChange w:id="7906" w:author="Lane, Stefanie" w:date="2023-04-28T12:07:00Z">
                <w:pPr>
                  <w:jc w:val="center"/>
                </w:pPr>
              </w:pPrChange>
            </w:pPr>
            <w:ins w:id="7907" w:author="Lane, Stefanie" w:date="2023-04-28T12:07:00Z">
              <w:r w:rsidRPr="00402FFE">
                <w:rPr>
                  <w:rFonts w:ascii="Calibri" w:eastAsia="Times New Roman" w:hAnsi="Calibri" w:cs="Calibri"/>
                  <w:color w:val="000000"/>
                  <w:rPrChange w:id="7908" w:author="Lane, Stefanie" w:date="2023-04-28T12:07:00Z">
                    <w:rPr/>
                  </w:rPrChange>
                </w:rPr>
                <w:t>0.15</w:t>
              </w:r>
            </w:ins>
          </w:p>
        </w:tc>
        <w:tc>
          <w:tcPr>
            <w:tcW w:w="810" w:type="dxa"/>
            <w:tcBorders>
              <w:top w:val="nil"/>
              <w:left w:val="nil"/>
              <w:bottom w:val="single" w:sz="4" w:space="0" w:color="auto"/>
              <w:right w:val="nil"/>
            </w:tcBorders>
            <w:shd w:val="clear" w:color="auto" w:fill="auto"/>
            <w:noWrap/>
            <w:vAlign w:val="bottom"/>
            <w:hideMark/>
          </w:tcPr>
          <w:p w14:paraId="78EB81A5" w14:textId="77777777" w:rsidR="00402FFE" w:rsidRPr="00402FFE" w:rsidRDefault="00402FFE" w:rsidP="00402FFE">
            <w:pPr>
              <w:spacing w:after="0" w:line="240" w:lineRule="auto"/>
              <w:jc w:val="center"/>
              <w:rPr>
                <w:ins w:id="7909" w:author="Lane, Stefanie" w:date="2023-04-28T12:07:00Z"/>
                <w:rFonts w:ascii="Calibri" w:eastAsia="Times New Roman" w:hAnsi="Calibri" w:cs="Calibri"/>
                <w:color w:val="000000"/>
                <w:rPrChange w:id="7910" w:author="Lane, Stefanie" w:date="2023-04-28T12:07:00Z">
                  <w:rPr>
                    <w:ins w:id="7911" w:author="Lane, Stefanie" w:date="2023-04-28T12:07:00Z"/>
                  </w:rPr>
                </w:rPrChange>
              </w:rPr>
              <w:pPrChange w:id="7912" w:author="Lane, Stefanie" w:date="2023-04-28T12:07:00Z">
                <w:pPr>
                  <w:jc w:val="center"/>
                </w:pPr>
              </w:pPrChange>
            </w:pPr>
            <w:ins w:id="7913" w:author="Lane, Stefanie" w:date="2023-04-28T12:07:00Z">
              <w:r w:rsidRPr="00402FFE">
                <w:rPr>
                  <w:rFonts w:ascii="Calibri" w:eastAsia="Times New Roman" w:hAnsi="Calibri" w:cs="Calibri"/>
                  <w:color w:val="000000"/>
                  <w:rPrChange w:id="7914" w:author="Lane, Stefanie" w:date="2023-04-28T12:07:00Z">
                    <w:rPr/>
                  </w:rPrChange>
                </w:rPr>
                <w:t>0.22</w:t>
              </w:r>
            </w:ins>
          </w:p>
        </w:tc>
        <w:tc>
          <w:tcPr>
            <w:tcW w:w="1710" w:type="dxa"/>
            <w:tcBorders>
              <w:top w:val="nil"/>
              <w:left w:val="nil"/>
              <w:bottom w:val="single" w:sz="4" w:space="0" w:color="auto"/>
              <w:right w:val="single" w:sz="8" w:space="0" w:color="auto"/>
            </w:tcBorders>
            <w:shd w:val="clear" w:color="auto" w:fill="auto"/>
            <w:noWrap/>
            <w:vAlign w:val="bottom"/>
            <w:hideMark/>
          </w:tcPr>
          <w:p w14:paraId="7DD98C33" w14:textId="77777777" w:rsidR="00402FFE" w:rsidRPr="00402FFE" w:rsidRDefault="00402FFE" w:rsidP="00402FFE">
            <w:pPr>
              <w:spacing w:after="0" w:line="240" w:lineRule="auto"/>
              <w:jc w:val="center"/>
              <w:rPr>
                <w:ins w:id="7915" w:author="Lane, Stefanie" w:date="2023-04-28T12:07:00Z"/>
                <w:rFonts w:ascii="Calibri" w:eastAsia="Times New Roman" w:hAnsi="Calibri" w:cs="Calibri"/>
                <w:color w:val="000000"/>
                <w:rPrChange w:id="7916" w:author="Lane, Stefanie" w:date="2023-04-28T12:07:00Z">
                  <w:rPr>
                    <w:ins w:id="7917" w:author="Lane, Stefanie" w:date="2023-04-28T12:07:00Z"/>
                  </w:rPr>
                </w:rPrChange>
              </w:rPr>
              <w:pPrChange w:id="7918" w:author="Lane, Stefanie" w:date="2023-04-28T12:07:00Z">
                <w:pPr>
                  <w:jc w:val="center"/>
                </w:pPr>
              </w:pPrChange>
            </w:pPr>
            <w:ins w:id="7919" w:author="Lane, Stefanie" w:date="2023-04-28T12:07:00Z">
              <w:r w:rsidRPr="00402FFE">
                <w:rPr>
                  <w:rFonts w:ascii="Calibri" w:eastAsia="Times New Roman" w:hAnsi="Calibri" w:cs="Calibri"/>
                  <w:color w:val="000000"/>
                  <w:rPrChange w:id="7920" w:author="Lane, Stefanie" w:date="2023-04-28T12:07:00Z">
                    <w:rPr/>
                  </w:rPrChange>
                </w:rPr>
                <w:t>+</w:t>
              </w:r>
            </w:ins>
          </w:p>
        </w:tc>
      </w:tr>
      <w:tr w:rsidR="00402FFE" w:rsidRPr="00402FFE" w14:paraId="5A840F0D" w14:textId="77777777" w:rsidTr="00402FFE">
        <w:trPr>
          <w:divId w:val="50731576"/>
          <w:trHeight w:val="300"/>
          <w:ins w:id="7921" w:author="Lane, Stefanie" w:date="2023-04-28T12:07:00Z"/>
        </w:trPr>
        <w:tc>
          <w:tcPr>
            <w:tcW w:w="1311" w:type="dxa"/>
            <w:vMerge/>
            <w:tcBorders>
              <w:top w:val="nil"/>
              <w:left w:val="single" w:sz="8" w:space="0" w:color="auto"/>
              <w:bottom w:val="single" w:sz="8" w:space="0" w:color="000000"/>
              <w:right w:val="nil"/>
            </w:tcBorders>
            <w:vAlign w:val="center"/>
            <w:hideMark/>
          </w:tcPr>
          <w:p w14:paraId="63B805D5" w14:textId="77777777" w:rsidR="00402FFE" w:rsidRPr="00402FFE" w:rsidRDefault="00402FFE" w:rsidP="00402FFE">
            <w:pPr>
              <w:spacing w:after="0" w:line="240" w:lineRule="auto"/>
              <w:rPr>
                <w:ins w:id="7922" w:author="Lane, Stefanie" w:date="2023-04-28T12:07:00Z"/>
                <w:rFonts w:ascii="Calibri" w:eastAsia="Times New Roman" w:hAnsi="Calibri" w:cs="Calibri"/>
                <w:color w:val="000000"/>
                <w:rPrChange w:id="7923" w:author="Lane, Stefanie" w:date="2023-04-28T12:07:00Z">
                  <w:rPr>
                    <w:ins w:id="7924" w:author="Lane, Stefanie" w:date="2023-04-28T12:07:00Z"/>
                  </w:rPr>
                </w:rPrChange>
              </w:rPr>
              <w:pPrChange w:id="792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25C4A37B" w14:textId="77777777" w:rsidR="00402FFE" w:rsidRPr="00402FFE" w:rsidRDefault="00402FFE" w:rsidP="00402FFE">
            <w:pPr>
              <w:spacing w:after="0" w:line="240" w:lineRule="auto"/>
              <w:rPr>
                <w:ins w:id="7926" w:author="Lane, Stefanie" w:date="2023-04-28T12:07:00Z"/>
                <w:rFonts w:ascii="Calibri" w:eastAsia="Times New Roman" w:hAnsi="Calibri" w:cs="Calibri"/>
                <w:color w:val="000000"/>
                <w:rPrChange w:id="7927" w:author="Lane, Stefanie" w:date="2023-04-28T12:07:00Z">
                  <w:rPr>
                    <w:ins w:id="7928" w:author="Lane, Stefanie" w:date="2023-04-28T12:07:00Z"/>
                  </w:rPr>
                </w:rPrChange>
              </w:rPr>
              <w:pPrChange w:id="7929" w:author="Lane, Stefanie" w:date="2023-04-28T12:07:00Z">
                <w:pPr/>
              </w:pPrChange>
            </w:pPr>
          </w:p>
        </w:tc>
        <w:tc>
          <w:tcPr>
            <w:tcW w:w="3320" w:type="dxa"/>
            <w:tcBorders>
              <w:top w:val="nil"/>
              <w:left w:val="nil"/>
              <w:bottom w:val="single" w:sz="8" w:space="0" w:color="auto"/>
              <w:right w:val="nil"/>
            </w:tcBorders>
            <w:shd w:val="clear" w:color="auto" w:fill="auto"/>
            <w:noWrap/>
            <w:vAlign w:val="bottom"/>
            <w:hideMark/>
          </w:tcPr>
          <w:p w14:paraId="03C07D21" w14:textId="77777777" w:rsidR="00402FFE" w:rsidRPr="00402FFE" w:rsidRDefault="00402FFE" w:rsidP="00402FFE">
            <w:pPr>
              <w:spacing w:after="0" w:line="240" w:lineRule="auto"/>
              <w:rPr>
                <w:ins w:id="7930" w:author="Lane, Stefanie" w:date="2023-04-28T12:07:00Z"/>
                <w:rFonts w:ascii="Calibri" w:eastAsia="Times New Roman" w:hAnsi="Calibri" w:cs="Calibri"/>
                <w:i/>
                <w:iCs/>
                <w:color w:val="000000"/>
                <w:rPrChange w:id="7931" w:author="Lane, Stefanie" w:date="2023-04-28T12:07:00Z">
                  <w:rPr>
                    <w:ins w:id="7932" w:author="Lane, Stefanie" w:date="2023-04-28T12:07:00Z"/>
                  </w:rPr>
                </w:rPrChange>
              </w:rPr>
              <w:pPrChange w:id="7933" w:author="Lane, Stefanie" w:date="2023-04-28T12:07:00Z">
                <w:pPr/>
              </w:pPrChange>
            </w:pPr>
            <w:ins w:id="7934" w:author="Lane, Stefanie" w:date="2023-04-28T12:07:00Z">
              <w:r w:rsidRPr="00402FFE">
                <w:rPr>
                  <w:rFonts w:ascii="Calibri" w:eastAsia="Times New Roman" w:hAnsi="Calibri" w:cs="Calibri"/>
                  <w:i/>
                  <w:iCs/>
                  <w:color w:val="000000"/>
                  <w:rPrChange w:id="7935" w:author="Lane, Stefanie" w:date="2023-04-28T12:07:00Z">
                    <w:rPr/>
                  </w:rPrChange>
                </w:rPr>
                <w:t>Lycopus europaeus</w:t>
              </w:r>
            </w:ins>
          </w:p>
        </w:tc>
        <w:tc>
          <w:tcPr>
            <w:tcW w:w="869" w:type="dxa"/>
            <w:tcBorders>
              <w:top w:val="nil"/>
              <w:left w:val="nil"/>
              <w:bottom w:val="single" w:sz="8" w:space="0" w:color="auto"/>
              <w:right w:val="nil"/>
            </w:tcBorders>
            <w:shd w:val="clear" w:color="auto" w:fill="auto"/>
            <w:noWrap/>
            <w:vAlign w:val="bottom"/>
            <w:hideMark/>
          </w:tcPr>
          <w:p w14:paraId="0A8D0D7E" w14:textId="77777777" w:rsidR="00402FFE" w:rsidRPr="00402FFE" w:rsidRDefault="00402FFE" w:rsidP="00402FFE">
            <w:pPr>
              <w:spacing w:after="0" w:line="240" w:lineRule="auto"/>
              <w:jc w:val="center"/>
              <w:rPr>
                <w:ins w:id="7936" w:author="Lane, Stefanie" w:date="2023-04-28T12:07:00Z"/>
                <w:rFonts w:ascii="Calibri" w:eastAsia="Times New Roman" w:hAnsi="Calibri" w:cs="Calibri"/>
                <w:color w:val="000000"/>
                <w:rPrChange w:id="7937" w:author="Lane, Stefanie" w:date="2023-04-28T12:07:00Z">
                  <w:rPr>
                    <w:ins w:id="7938" w:author="Lane, Stefanie" w:date="2023-04-28T12:07:00Z"/>
                  </w:rPr>
                </w:rPrChange>
              </w:rPr>
              <w:pPrChange w:id="7939" w:author="Lane, Stefanie" w:date="2023-04-28T12:07:00Z">
                <w:pPr>
                  <w:jc w:val="center"/>
                </w:pPr>
              </w:pPrChange>
            </w:pPr>
            <w:ins w:id="7940" w:author="Lane, Stefanie" w:date="2023-04-28T12:07:00Z">
              <w:r w:rsidRPr="00402FFE">
                <w:rPr>
                  <w:rFonts w:ascii="Calibri" w:eastAsia="Times New Roman" w:hAnsi="Calibri" w:cs="Calibri"/>
                  <w:color w:val="000000"/>
                  <w:rPrChange w:id="7941" w:author="Lane, Stefanie" w:date="2023-04-28T12:07:00Z">
                    <w:rPr/>
                  </w:rPrChange>
                </w:rPr>
                <w:t>0.00</w:t>
              </w:r>
            </w:ins>
          </w:p>
        </w:tc>
        <w:tc>
          <w:tcPr>
            <w:tcW w:w="990" w:type="dxa"/>
            <w:tcBorders>
              <w:top w:val="nil"/>
              <w:left w:val="nil"/>
              <w:bottom w:val="single" w:sz="8" w:space="0" w:color="auto"/>
              <w:right w:val="nil"/>
            </w:tcBorders>
            <w:shd w:val="clear" w:color="auto" w:fill="auto"/>
            <w:noWrap/>
            <w:vAlign w:val="bottom"/>
            <w:hideMark/>
          </w:tcPr>
          <w:p w14:paraId="604B5E95" w14:textId="77777777" w:rsidR="00402FFE" w:rsidRPr="00402FFE" w:rsidRDefault="00402FFE" w:rsidP="00402FFE">
            <w:pPr>
              <w:spacing w:after="0" w:line="240" w:lineRule="auto"/>
              <w:jc w:val="center"/>
              <w:rPr>
                <w:ins w:id="7942" w:author="Lane, Stefanie" w:date="2023-04-28T12:07:00Z"/>
                <w:rFonts w:ascii="Calibri" w:eastAsia="Times New Roman" w:hAnsi="Calibri" w:cs="Calibri"/>
                <w:color w:val="000000"/>
                <w:rPrChange w:id="7943" w:author="Lane, Stefanie" w:date="2023-04-28T12:07:00Z">
                  <w:rPr>
                    <w:ins w:id="7944" w:author="Lane, Stefanie" w:date="2023-04-28T12:07:00Z"/>
                  </w:rPr>
                </w:rPrChange>
              </w:rPr>
              <w:pPrChange w:id="7945" w:author="Lane, Stefanie" w:date="2023-04-28T12:07:00Z">
                <w:pPr>
                  <w:jc w:val="center"/>
                </w:pPr>
              </w:pPrChange>
            </w:pPr>
            <w:ins w:id="7946" w:author="Lane, Stefanie" w:date="2023-04-28T12:07:00Z">
              <w:r w:rsidRPr="00402FFE">
                <w:rPr>
                  <w:rFonts w:ascii="Calibri" w:eastAsia="Times New Roman" w:hAnsi="Calibri" w:cs="Calibri"/>
                  <w:color w:val="000000"/>
                  <w:rPrChange w:id="7947" w:author="Lane, Stefanie" w:date="2023-04-28T12:07:00Z">
                    <w:rPr/>
                  </w:rPrChange>
                </w:rPr>
                <w:t>0.00</w:t>
              </w:r>
            </w:ins>
          </w:p>
        </w:tc>
        <w:tc>
          <w:tcPr>
            <w:tcW w:w="810" w:type="dxa"/>
            <w:tcBorders>
              <w:top w:val="nil"/>
              <w:left w:val="nil"/>
              <w:bottom w:val="single" w:sz="8" w:space="0" w:color="auto"/>
              <w:right w:val="nil"/>
            </w:tcBorders>
            <w:shd w:val="clear" w:color="auto" w:fill="auto"/>
            <w:noWrap/>
            <w:vAlign w:val="bottom"/>
            <w:hideMark/>
          </w:tcPr>
          <w:p w14:paraId="467862BB" w14:textId="77777777" w:rsidR="00402FFE" w:rsidRPr="00402FFE" w:rsidRDefault="00402FFE" w:rsidP="00402FFE">
            <w:pPr>
              <w:spacing w:after="0" w:line="240" w:lineRule="auto"/>
              <w:jc w:val="center"/>
              <w:rPr>
                <w:ins w:id="7948" w:author="Lane, Stefanie" w:date="2023-04-28T12:07:00Z"/>
                <w:rFonts w:ascii="Calibri" w:eastAsia="Times New Roman" w:hAnsi="Calibri" w:cs="Calibri"/>
                <w:color w:val="000000"/>
                <w:rPrChange w:id="7949" w:author="Lane, Stefanie" w:date="2023-04-28T12:07:00Z">
                  <w:rPr>
                    <w:ins w:id="7950" w:author="Lane, Stefanie" w:date="2023-04-28T12:07:00Z"/>
                  </w:rPr>
                </w:rPrChange>
              </w:rPr>
              <w:pPrChange w:id="7951" w:author="Lane, Stefanie" w:date="2023-04-28T12:07:00Z">
                <w:pPr>
                  <w:jc w:val="center"/>
                </w:pPr>
              </w:pPrChange>
            </w:pPr>
            <w:ins w:id="7952" w:author="Lane, Stefanie" w:date="2023-04-28T12:07:00Z">
              <w:r w:rsidRPr="00402FFE">
                <w:rPr>
                  <w:rFonts w:ascii="Calibri" w:eastAsia="Times New Roman" w:hAnsi="Calibri" w:cs="Calibri"/>
                  <w:color w:val="000000"/>
                  <w:rPrChange w:id="7953" w:author="Lane, Stefanie" w:date="2023-04-28T12:07:00Z">
                    <w:rPr/>
                  </w:rPrChange>
                </w:rPr>
                <w:t>0.06</w:t>
              </w:r>
            </w:ins>
          </w:p>
        </w:tc>
        <w:tc>
          <w:tcPr>
            <w:tcW w:w="1710" w:type="dxa"/>
            <w:tcBorders>
              <w:top w:val="nil"/>
              <w:left w:val="nil"/>
              <w:bottom w:val="single" w:sz="8" w:space="0" w:color="auto"/>
              <w:right w:val="single" w:sz="8" w:space="0" w:color="auto"/>
            </w:tcBorders>
            <w:shd w:val="clear" w:color="auto" w:fill="auto"/>
            <w:noWrap/>
            <w:vAlign w:val="bottom"/>
            <w:hideMark/>
          </w:tcPr>
          <w:p w14:paraId="1370694B" w14:textId="77777777" w:rsidR="00402FFE" w:rsidRPr="00402FFE" w:rsidRDefault="00402FFE" w:rsidP="00402FFE">
            <w:pPr>
              <w:spacing w:after="0" w:line="240" w:lineRule="auto"/>
              <w:jc w:val="center"/>
              <w:rPr>
                <w:ins w:id="7954" w:author="Lane, Stefanie" w:date="2023-04-28T12:07:00Z"/>
                <w:rFonts w:ascii="Calibri" w:eastAsia="Times New Roman" w:hAnsi="Calibri" w:cs="Calibri"/>
                <w:color w:val="000000"/>
                <w:rPrChange w:id="7955" w:author="Lane, Stefanie" w:date="2023-04-28T12:07:00Z">
                  <w:rPr>
                    <w:ins w:id="7956" w:author="Lane, Stefanie" w:date="2023-04-28T12:07:00Z"/>
                  </w:rPr>
                </w:rPrChange>
              </w:rPr>
              <w:pPrChange w:id="7957" w:author="Lane, Stefanie" w:date="2023-04-28T12:07:00Z">
                <w:pPr>
                  <w:jc w:val="center"/>
                </w:pPr>
              </w:pPrChange>
            </w:pPr>
            <w:ins w:id="7958" w:author="Lane, Stefanie" w:date="2023-04-28T12:07:00Z">
              <w:r w:rsidRPr="00402FFE">
                <w:rPr>
                  <w:rFonts w:ascii="Calibri" w:eastAsia="Times New Roman" w:hAnsi="Calibri" w:cs="Calibri"/>
                  <w:color w:val="000000"/>
                  <w:rPrChange w:id="7959" w:author="Lane, Stefanie" w:date="2023-04-28T12:07:00Z">
                    <w:rPr/>
                  </w:rPrChange>
                </w:rPr>
                <w:t>+</w:t>
              </w:r>
            </w:ins>
          </w:p>
        </w:tc>
      </w:tr>
      <w:tr w:rsidR="00402FFE" w:rsidRPr="00402FFE" w14:paraId="4975A1C4" w14:textId="77777777" w:rsidTr="00402FFE">
        <w:trPr>
          <w:divId w:val="50731576"/>
          <w:trHeight w:val="290"/>
          <w:ins w:id="7960" w:author="Lane, Stefanie" w:date="2023-04-28T12:07:00Z"/>
        </w:trPr>
        <w:tc>
          <w:tcPr>
            <w:tcW w:w="1311" w:type="dxa"/>
            <w:vMerge/>
            <w:tcBorders>
              <w:top w:val="nil"/>
              <w:left w:val="single" w:sz="8" w:space="0" w:color="auto"/>
              <w:bottom w:val="single" w:sz="8" w:space="0" w:color="000000"/>
              <w:right w:val="nil"/>
            </w:tcBorders>
            <w:vAlign w:val="center"/>
            <w:hideMark/>
          </w:tcPr>
          <w:p w14:paraId="17425764" w14:textId="77777777" w:rsidR="00402FFE" w:rsidRPr="00402FFE" w:rsidRDefault="00402FFE" w:rsidP="00402FFE">
            <w:pPr>
              <w:spacing w:after="0" w:line="240" w:lineRule="auto"/>
              <w:rPr>
                <w:ins w:id="7961" w:author="Lane, Stefanie" w:date="2023-04-28T12:07:00Z"/>
                <w:rFonts w:ascii="Calibri" w:eastAsia="Times New Roman" w:hAnsi="Calibri" w:cs="Calibri"/>
                <w:color w:val="000000"/>
                <w:rPrChange w:id="7962" w:author="Lane, Stefanie" w:date="2023-04-28T12:07:00Z">
                  <w:rPr>
                    <w:ins w:id="7963" w:author="Lane, Stefanie" w:date="2023-04-28T12:07:00Z"/>
                  </w:rPr>
                </w:rPrChange>
              </w:rPr>
              <w:pPrChange w:id="7964" w:author="Lane, Stefanie" w:date="2023-04-28T12:07: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71F5FDB" w14:textId="77777777" w:rsidR="00402FFE" w:rsidRPr="00402FFE" w:rsidRDefault="00402FFE" w:rsidP="00402FFE">
            <w:pPr>
              <w:spacing w:after="0" w:line="240" w:lineRule="auto"/>
              <w:jc w:val="center"/>
              <w:rPr>
                <w:ins w:id="7965" w:author="Lane, Stefanie" w:date="2023-04-28T12:07:00Z"/>
                <w:rFonts w:ascii="Calibri" w:eastAsia="Times New Roman" w:hAnsi="Calibri" w:cs="Calibri"/>
                <w:color w:val="000000"/>
                <w:rPrChange w:id="7966" w:author="Lane, Stefanie" w:date="2023-04-28T12:07:00Z">
                  <w:rPr>
                    <w:ins w:id="7967" w:author="Lane, Stefanie" w:date="2023-04-28T12:07:00Z"/>
                  </w:rPr>
                </w:rPrChange>
              </w:rPr>
              <w:pPrChange w:id="7968" w:author="Lane, Stefanie" w:date="2023-04-28T12:07:00Z">
                <w:pPr>
                  <w:jc w:val="center"/>
                </w:pPr>
              </w:pPrChange>
            </w:pPr>
            <w:ins w:id="7969" w:author="Lane, Stefanie" w:date="2023-04-28T12:07:00Z">
              <w:r w:rsidRPr="00402FFE">
                <w:rPr>
                  <w:rFonts w:ascii="Calibri" w:eastAsia="Times New Roman" w:hAnsi="Calibri" w:cs="Calibri"/>
                  <w:color w:val="000000"/>
                  <w:rPrChange w:id="7970" w:author="Lane, Stefanie" w:date="2023-04-28T12:07:00Z">
                    <w:rPr/>
                  </w:rPrChange>
                </w:rPr>
                <w:t>Native</w:t>
              </w:r>
            </w:ins>
          </w:p>
        </w:tc>
        <w:tc>
          <w:tcPr>
            <w:tcW w:w="3320" w:type="dxa"/>
            <w:tcBorders>
              <w:top w:val="nil"/>
              <w:left w:val="nil"/>
              <w:bottom w:val="nil"/>
              <w:right w:val="nil"/>
            </w:tcBorders>
            <w:shd w:val="clear" w:color="auto" w:fill="auto"/>
            <w:noWrap/>
            <w:vAlign w:val="bottom"/>
            <w:hideMark/>
          </w:tcPr>
          <w:p w14:paraId="39AD4E2B" w14:textId="77777777" w:rsidR="00402FFE" w:rsidRPr="00402FFE" w:rsidRDefault="00402FFE" w:rsidP="00402FFE">
            <w:pPr>
              <w:spacing w:after="0" w:line="240" w:lineRule="auto"/>
              <w:rPr>
                <w:ins w:id="7971" w:author="Lane, Stefanie" w:date="2023-04-28T12:07:00Z"/>
                <w:rFonts w:ascii="Calibri" w:eastAsia="Times New Roman" w:hAnsi="Calibri" w:cs="Calibri"/>
                <w:i/>
                <w:iCs/>
                <w:color w:val="000000"/>
                <w:rPrChange w:id="7972" w:author="Lane, Stefanie" w:date="2023-04-28T12:07:00Z">
                  <w:rPr>
                    <w:ins w:id="7973" w:author="Lane, Stefanie" w:date="2023-04-28T12:07:00Z"/>
                  </w:rPr>
                </w:rPrChange>
              </w:rPr>
              <w:pPrChange w:id="7974" w:author="Lane, Stefanie" w:date="2023-04-28T12:07:00Z">
                <w:pPr/>
              </w:pPrChange>
            </w:pPr>
            <w:ins w:id="7975" w:author="Lane, Stefanie" w:date="2023-04-28T12:07:00Z">
              <w:r w:rsidRPr="00402FFE">
                <w:rPr>
                  <w:rFonts w:ascii="Calibri" w:eastAsia="Times New Roman" w:hAnsi="Calibri" w:cs="Calibri"/>
                  <w:i/>
                  <w:iCs/>
                  <w:color w:val="000000"/>
                  <w:rPrChange w:id="7976" w:author="Lane, Stefanie" w:date="2023-04-28T12:07:00Z">
                    <w:rPr/>
                  </w:rPrChange>
                </w:rPr>
                <w:t>Alisma plantago aquatica</w:t>
              </w:r>
            </w:ins>
          </w:p>
        </w:tc>
        <w:tc>
          <w:tcPr>
            <w:tcW w:w="869" w:type="dxa"/>
            <w:tcBorders>
              <w:top w:val="nil"/>
              <w:left w:val="nil"/>
              <w:bottom w:val="nil"/>
              <w:right w:val="nil"/>
            </w:tcBorders>
            <w:shd w:val="clear" w:color="auto" w:fill="auto"/>
            <w:noWrap/>
            <w:vAlign w:val="bottom"/>
            <w:hideMark/>
          </w:tcPr>
          <w:p w14:paraId="489C99E4" w14:textId="77777777" w:rsidR="00402FFE" w:rsidRPr="00402FFE" w:rsidRDefault="00402FFE" w:rsidP="00402FFE">
            <w:pPr>
              <w:spacing w:after="0" w:line="240" w:lineRule="auto"/>
              <w:jc w:val="center"/>
              <w:rPr>
                <w:ins w:id="7977" w:author="Lane, Stefanie" w:date="2023-04-28T12:07:00Z"/>
                <w:rFonts w:ascii="Calibri" w:eastAsia="Times New Roman" w:hAnsi="Calibri" w:cs="Calibri"/>
                <w:color w:val="000000"/>
                <w:rPrChange w:id="7978" w:author="Lane, Stefanie" w:date="2023-04-28T12:07:00Z">
                  <w:rPr>
                    <w:ins w:id="7979" w:author="Lane, Stefanie" w:date="2023-04-28T12:07:00Z"/>
                  </w:rPr>
                </w:rPrChange>
              </w:rPr>
              <w:pPrChange w:id="7980" w:author="Lane, Stefanie" w:date="2023-04-28T12:07:00Z">
                <w:pPr>
                  <w:jc w:val="center"/>
                </w:pPr>
              </w:pPrChange>
            </w:pPr>
            <w:ins w:id="7981" w:author="Lane, Stefanie" w:date="2023-04-28T12:07:00Z">
              <w:r w:rsidRPr="00402FFE">
                <w:rPr>
                  <w:rFonts w:ascii="Calibri" w:eastAsia="Times New Roman" w:hAnsi="Calibri" w:cs="Calibri"/>
                  <w:color w:val="000000"/>
                  <w:rPrChange w:id="7982" w:author="Lane, Stefanie" w:date="2023-04-28T12:07:00Z">
                    <w:rPr/>
                  </w:rPrChange>
                </w:rPr>
                <w:t>0.10</w:t>
              </w:r>
            </w:ins>
          </w:p>
        </w:tc>
        <w:tc>
          <w:tcPr>
            <w:tcW w:w="990" w:type="dxa"/>
            <w:tcBorders>
              <w:top w:val="nil"/>
              <w:left w:val="nil"/>
              <w:bottom w:val="nil"/>
              <w:right w:val="nil"/>
            </w:tcBorders>
            <w:shd w:val="clear" w:color="auto" w:fill="auto"/>
            <w:noWrap/>
            <w:vAlign w:val="bottom"/>
            <w:hideMark/>
          </w:tcPr>
          <w:p w14:paraId="3AC8AA9A" w14:textId="77777777" w:rsidR="00402FFE" w:rsidRPr="00402FFE" w:rsidRDefault="00402FFE" w:rsidP="00402FFE">
            <w:pPr>
              <w:spacing w:after="0" w:line="240" w:lineRule="auto"/>
              <w:jc w:val="center"/>
              <w:rPr>
                <w:ins w:id="7983" w:author="Lane, Stefanie" w:date="2023-04-28T12:07:00Z"/>
                <w:rFonts w:ascii="Calibri" w:eastAsia="Times New Roman" w:hAnsi="Calibri" w:cs="Calibri"/>
                <w:color w:val="000000"/>
                <w:rPrChange w:id="7984" w:author="Lane, Stefanie" w:date="2023-04-28T12:07:00Z">
                  <w:rPr>
                    <w:ins w:id="7985" w:author="Lane, Stefanie" w:date="2023-04-28T12:07:00Z"/>
                  </w:rPr>
                </w:rPrChange>
              </w:rPr>
              <w:pPrChange w:id="7986" w:author="Lane, Stefanie" w:date="2023-04-28T12:07:00Z">
                <w:pPr>
                  <w:jc w:val="center"/>
                </w:pPr>
              </w:pPrChange>
            </w:pPr>
            <w:ins w:id="7987" w:author="Lane, Stefanie" w:date="2023-04-28T12:07:00Z">
              <w:r w:rsidRPr="00402FFE">
                <w:rPr>
                  <w:rFonts w:ascii="Calibri" w:eastAsia="Times New Roman" w:hAnsi="Calibri" w:cs="Calibri"/>
                  <w:color w:val="000000"/>
                  <w:rPrChange w:id="7988" w:author="Lane, Stefanie" w:date="2023-04-28T12:07:00Z">
                    <w:rPr/>
                  </w:rPrChange>
                </w:rPr>
                <w:t>0.18</w:t>
              </w:r>
            </w:ins>
          </w:p>
        </w:tc>
        <w:tc>
          <w:tcPr>
            <w:tcW w:w="810" w:type="dxa"/>
            <w:tcBorders>
              <w:top w:val="nil"/>
              <w:left w:val="nil"/>
              <w:bottom w:val="nil"/>
              <w:right w:val="nil"/>
            </w:tcBorders>
            <w:shd w:val="clear" w:color="auto" w:fill="auto"/>
            <w:noWrap/>
            <w:vAlign w:val="bottom"/>
            <w:hideMark/>
          </w:tcPr>
          <w:p w14:paraId="3F45A991" w14:textId="77777777" w:rsidR="00402FFE" w:rsidRPr="00402FFE" w:rsidRDefault="00402FFE" w:rsidP="00402FFE">
            <w:pPr>
              <w:spacing w:after="0" w:line="240" w:lineRule="auto"/>
              <w:jc w:val="center"/>
              <w:rPr>
                <w:ins w:id="7989" w:author="Lane, Stefanie" w:date="2023-04-28T12:07:00Z"/>
                <w:rFonts w:ascii="Calibri" w:eastAsia="Times New Roman" w:hAnsi="Calibri" w:cs="Calibri"/>
                <w:color w:val="000000"/>
                <w:rPrChange w:id="7990" w:author="Lane, Stefanie" w:date="2023-04-28T12:07:00Z">
                  <w:rPr>
                    <w:ins w:id="7991" w:author="Lane, Stefanie" w:date="2023-04-28T12:07:00Z"/>
                  </w:rPr>
                </w:rPrChange>
              </w:rPr>
              <w:pPrChange w:id="7992" w:author="Lane, Stefanie" w:date="2023-04-28T12:07:00Z">
                <w:pPr>
                  <w:jc w:val="center"/>
                </w:pPr>
              </w:pPrChange>
            </w:pPr>
            <w:ins w:id="7993" w:author="Lane, Stefanie" w:date="2023-04-28T12:07:00Z">
              <w:r w:rsidRPr="00402FFE">
                <w:rPr>
                  <w:rFonts w:ascii="Calibri" w:eastAsia="Times New Roman" w:hAnsi="Calibri" w:cs="Calibri"/>
                  <w:color w:val="000000"/>
                  <w:rPrChange w:id="7994"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6E86EE6C" w14:textId="77777777" w:rsidR="00402FFE" w:rsidRPr="00402FFE" w:rsidRDefault="00402FFE" w:rsidP="00402FFE">
            <w:pPr>
              <w:spacing w:after="0" w:line="240" w:lineRule="auto"/>
              <w:jc w:val="center"/>
              <w:rPr>
                <w:ins w:id="7995" w:author="Lane, Stefanie" w:date="2023-04-28T12:07:00Z"/>
                <w:rFonts w:ascii="Calibri" w:eastAsia="Times New Roman" w:hAnsi="Calibri" w:cs="Calibri"/>
                <w:color w:val="000000"/>
                <w:rPrChange w:id="7996" w:author="Lane, Stefanie" w:date="2023-04-28T12:07:00Z">
                  <w:rPr>
                    <w:ins w:id="7997" w:author="Lane, Stefanie" w:date="2023-04-28T12:07:00Z"/>
                  </w:rPr>
                </w:rPrChange>
              </w:rPr>
              <w:pPrChange w:id="7998" w:author="Lane, Stefanie" w:date="2023-04-28T12:07:00Z">
                <w:pPr>
                  <w:jc w:val="center"/>
                </w:pPr>
              </w:pPrChange>
            </w:pPr>
            <w:ins w:id="7999" w:author="Lane, Stefanie" w:date="2023-04-28T12:07:00Z">
              <w:r w:rsidRPr="00402FFE">
                <w:rPr>
                  <w:rFonts w:ascii="Calibri" w:eastAsia="Times New Roman" w:hAnsi="Calibri" w:cs="Calibri"/>
                  <w:color w:val="000000"/>
                  <w:rPrChange w:id="8000" w:author="Lane, Stefanie" w:date="2023-04-28T12:07:00Z">
                    <w:rPr/>
                  </w:rPrChange>
                </w:rPr>
                <w:t>-100.0</w:t>
              </w:r>
            </w:ins>
          </w:p>
        </w:tc>
      </w:tr>
      <w:tr w:rsidR="00402FFE" w:rsidRPr="00402FFE" w14:paraId="64E5AD9D" w14:textId="77777777" w:rsidTr="00402FFE">
        <w:trPr>
          <w:divId w:val="50731576"/>
          <w:trHeight w:val="290"/>
          <w:ins w:id="8001" w:author="Lane, Stefanie" w:date="2023-04-28T12:07:00Z"/>
        </w:trPr>
        <w:tc>
          <w:tcPr>
            <w:tcW w:w="1311" w:type="dxa"/>
            <w:vMerge/>
            <w:tcBorders>
              <w:top w:val="nil"/>
              <w:left w:val="single" w:sz="8" w:space="0" w:color="auto"/>
              <w:bottom w:val="single" w:sz="8" w:space="0" w:color="000000"/>
              <w:right w:val="nil"/>
            </w:tcBorders>
            <w:vAlign w:val="center"/>
            <w:hideMark/>
          </w:tcPr>
          <w:p w14:paraId="40CBB1D9" w14:textId="77777777" w:rsidR="00402FFE" w:rsidRPr="00402FFE" w:rsidRDefault="00402FFE" w:rsidP="00402FFE">
            <w:pPr>
              <w:spacing w:after="0" w:line="240" w:lineRule="auto"/>
              <w:rPr>
                <w:ins w:id="8002" w:author="Lane, Stefanie" w:date="2023-04-28T12:07:00Z"/>
                <w:rFonts w:ascii="Calibri" w:eastAsia="Times New Roman" w:hAnsi="Calibri" w:cs="Calibri"/>
                <w:color w:val="000000"/>
                <w:rPrChange w:id="8003" w:author="Lane, Stefanie" w:date="2023-04-28T12:07:00Z">
                  <w:rPr>
                    <w:ins w:id="8004" w:author="Lane, Stefanie" w:date="2023-04-28T12:07:00Z"/>
                  </w:rPr>
                </w:rPrChange>
              </w:rPr>
              <w:pPrChange w:id="800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1729CE9" w14:textId="77777777" w:rsidR="00402FFE" w:rsidRPr="00402FFE" w:rsidRDefault="00402FFE" w:rsidP="00402FFE">
            <w:pPr>
              <w:spacing w:after="0" w:line="240" w:lineRule="auto"/>
              <w:rPr>
                <w:ins w:id="8006" w:author="Lane, Stefanie" w:date="2023-04-28T12:07:00Z"/>
                <w:rFonts w:ascii="Calibri" w:eastAsia="Times New Roman" w:hAnsi="Calibri" w:cs="Calibri"/>
                <w:color w:val="000000"/>
                <w:rPrChange w:id="8007" w:author="Lane, Stefanie" w:date="2023-04-28T12:07:00Z">
                  <w:rPr>
                    <w:ins w:id="8008" w:author="Lane, Stefanie" w:date="2023-04-28T12:07:00Z"/>
                  </w:rPr>
                </w:rPrChange>
              </w:rPr>
              <w:pPrChange w:id="8009"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4FA70A3" w14:textId="77777777" w:rsidR="00402FFE" w:rsidRPr="00402FFE" w:rsidRDefault="00402FFE" w:rsidP="00402FFE">
            <w:pPr>
              <w:spacing w:after="0" w:line="240" w:lineRule="auto"/>
              <w:rPr>
                <w:ins w:id="8010" w:author="Lane, Stefanie" w:date="2023-04-28T12:07:00Z"/>
                <w:rFonts w:ascii="Calibri" w:eastAsia="Times New Roman" w:hAnsi="Calibri" w:cs="Calibri"/>
                <w:i/>
                <w:iCs/>
                <w:color w:val="000000"/>
                <w:rPrChange w:id="8011" w:author="Lane, Stefanie" w:date="2023-04-28T12:07:00Z">
                  <w:rPr>
                    <w:ins w:id="8012" w:author="Lane, Stefanie" w:date="2023-04-28T12:07:00Z"/>
                  </w:rPr>
                </w:rPrChange>
              </w:rPr>
              <w:pPrChange w:id="8013" w:author="Lane, Stefanie" w:date="2023-04-28T12:07:00Z">
                <w:pPr/>
              </w:pPrChange>
            </w:pPr>
            <w:ins w:id="8014" w:author="Lane, Stefanie" w:date="2023-04-28T12:07:00Z">
              <w:r w:rsidRPr="00402FFE">
                <w:rPr>
                  <w:rFonts w:ascii="Calibri" w:eastAsia="Times New Roman" w:hAnsi="Calibri" w:cs="Calibri"/>
                  <w:i/>
                  <w:iCs/>
                  <w:color w:val="000000"/>
                  <w:rPrChange w:id="8015" w:author="Lane, Stefanie" w:date="2023-04-28T12:07:00Z">
                    <w:rPr/>
                  </w:rPrChange>
                </w:rPr>
                <w:t>Alopecurus geniculatus</w:t>
              </w:r>
            </w:ins>
          </w:p>
        </w:tc>
        <w:tc>
          <w:tcPr>
            <w:tcW w:w="869" w:type="dxa"/>
            <w:tcBorders>
              <w:top w:val="single" w:sz="4" w:space="0" w:color="auto"/>
              <w:left w:val="nil"/>
              <w:bottom w:val="single" w:sz="4" w:space="0" w:color="auto"/>
              <w:right w:val="nil"/>
            </w:tcBorders>
            <w:shd w:val="clear" w:color="auto" w:fill="auto"/>
            <w:noWrap/>
            <w:vAlign w:val="bottom"/>
            <w:hideMark/>
          </w:tcPr>
          <w:p w14:paraId="16BFD677" w14:textId="77777777" w:rsidR="00402FFE" w:rsidRPr="00402FFE" w:rsidRDefault="00402FFE" w:rsidP="00402FFE">
            <w:pPr>
              <w:spacing w:after="0" w:line="240" w:lineRule="auto"/>
              <w:jc w:val="center"/>
              <w:rPr>
                <w:ins w:id="8016" w:author="Lane, Stefanie" w:date="2023-04-28T12:07:00Z"/>
                <w:rFonts w:ascii="Calibri" w:eastAsia="Times New Roman" w:hAnsi="Calibri" w:cs="Calibri"/>
                <w:color w:val="000000"/>
                <w:rPrChange w:id="8017" w:author="Lane, Stefanie" w:date="2023-04-28T12:07:00Z">
                  <w:rPr>
                    <w:ins w:id="8018" w:author="Lane, Stefanie" w:date="2023-04-28T12:07:00Z"/>
                  </w:rPr>
                </w:rPrChange>
              </w:rPr>
              <w:pPrChange w:id="8019" w:author="Lane, Stefanie" w:date="2023-04-28T12:07:00Z">
                <w:pPr>
                  <w:jc w:val="center"/>
                </w:pPr>
              </w:pPrChange>
            </w:pPr>
            <w:ins w:id="8020" w:author="Lane, Stefanie" w:date="2023-04-28T12:07:00Z">
              <w:r w:rsidRPr="00402FFE">
                <w:rPr>
                  <w:rFonts w:ascii="Calibri" w:eastAsia="Times New Roman" w:hAnsi="Calibri" w:cs="Calibri"/>
                  <w:color w:val="000000"/>
                  <w:rPrChange w:id="8021" w:author="Lane, Stefanie" w:date="2023-04-28T12:07:00Z">
                    <w:rPr/>
                  </w:rPrChange>
                </w:rPr>
                <w:t>0.03</w:t>
              </w:r>
            </w:ins>
          </w:p>
        </w:tc>
        <w:tc>
          <w:tcPr>
            <w:tcW w:w="990" w:type="dxa"/>
            <w:tcBorders>
              <w:top w:val="single" w:sz="4" w:space="0" w:color="auto"/>
              <w:left w:val="nil"/>
              <w:bottom w:val="single" w:sz="4" w:space="0" w:color="auto"/>
              <w:right w:val="nil"/>
            </w:tcBorders>
            <w:shd w:val="clear" w:color="auto" w:fill="auto"/>
            <w:noWrap/>
            <w:vAlign w:val="bottom"/>
            <w:hideMark/>
          </w:tcPr>
          <w:p w14:paraId="58933E03" w14:textId="77777777" w:rsidR="00402FFE" w:rsidRPr="00402FFE" w:rsidRDefault="00402FFE" w:rsidP="00402FFE">
            <w:pPr>
              <w:spacing w:after="0" w:line="240" w:lineRule="auto"/>
              <w:jc w:val="center"/>
              <w:rPr>
                <w:ins w:id="8022" w:author="Lane, Stefanie" w:date="2023-04-28T12:07:00Z"/>
                <w:rFonts w:ascii="Calibri" w:eastAsia="Times New Roman" w:hAnsi="Calibri" w:cs="Calibri"/>
                <w:color w:val="000000"/>
                <w:rPrChange w:id="8023" w:author="Lane, Stefanie" w:date="2023-04-28T12:07:00Z">
                  <w:rPr>
                    <w:ins w:id="8024" w:author="Lane, Stefanie" w:date="2023-04-28T12:07:00Z"/>
                  </w:rPr>
                </w:rPrChange>
              </w:rPr>
              <w:pPrChange w:id="8025" w:author="Lane, Stefanie" w:date="2023-04-28T12:07:00Z">
                <w:pPr>
                  <w:jc w:val="center"/>
                </w:pPr>
              </w:pPrChange>
            </w:pPr>
            <w:ins w:id="8026" w:author="Lane, Stefanie" w:date="2023-04-28T12:07:00Z">
              <w:r w:rsidRPr="00402FFE">
                <w:rPr>
                  <w:rFonts w:ascii="Calibri" w:eastAsia="Times New Roman" w:hAnsi="Calibri" w:cs="Calibri"/>
                  <w:color w:val="000000"/>
                  <w:rPrChange w:id="8027"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23BEEE6E" w14:textId="77777777" w:rsidR="00402FFE" w:rsidRPr="00402FFE" w:rsidRDefault="00402FFE" w:rsidP="00402FFE">
            <w:pPr>
              <w:spacing w:after="0" w:line="240" w:lineRule="auto"/>
              <w:jc w:val="center"/>
              <w:rPr>
                <w:ins w:id="8028" w:author="Lane, Stefanie" w:date="2023-04-28T12:07:00Z"/>
                <w:rFonts w:ascii="Calibri" w:eastAsia="Times New Roman" w:hAnsi="Calibri" w:cs="Calibri"/>
                <w:color w:val="000000"/>
                <w:rPrChange w:id="8029" w:author="Lane, Stefanie" w:date="2023-04-28T12:07:00Z">
                  <w:rPr>
                    <w:ins w:id="8030" w:author="Lane, Stefanie" w:date="2023-04-28T12:07:00Z"/>
                  </w:rPr>
                </w:rPrChange>
              </w:rPr>
              <w:pPrChange w:id="8031" w:author="Lane, Stefanie" w:date="2023-04-28T12:07:00Z">
                <w:pPr>
                  <w:jc w:val="center"/>
                </w:pPr>
              </w:pPrChange>
            </w:pPr>
            <w:ins w:id="8032" w:author="Lane, Stefanie" w:date="2023-04-28T12:07:00Z">
              <w:r w:rsidRPr="00402FFE">
                <w:rPr>
                  <w:rFonts w:ascii="Calibri" w:eastAsia="Times New Roman" w:hAnsi="Calibri" w:cs="Calibri"/>
                  <w:color w:val="000000"/>
                  <w:rPrChange w:id="8033"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ECDB6AB" w14:textId="77777777" w:rsidR="00402FFE" w:rsidRPr="00402FFE" w:rsidRDefault="00402FFE" w:rsidP="00402FFE">
            <w:pPr>
              <w:spacing w:after="0" w:line="240" w:lineRule="auto"/>
              <w:jc w:val="center"/>
              <w:rPr>
                <w:ins w:id="8034" w:author="Lane, Stefanie" w:date="2023-04-28T12:07:00Z"/>
                <w:rFonts w:ascii="Calibri" w:eastAsia="Times New Roman" w:hAnsi="Calibri" w:cs="Calibri"/>
                <w:color w:val="000000"/>
                <w:rPrChange w:id="8035" w:author="Lane, Stefanie" w:date="2023-04-28T12:07:00Z">
                  <w:rPr>
                    <w:ins w:id="8036" w:author="Lane, Stefanie" w:date="2023-04-28T12:07:00Z"/>
                  </w:rPr>
                </w:rPrChange>
              </w:rPr>
              <w:pPrChange w:id="8037" w:author="Lane, Stefanie" w:date="2023-04-28T12:07:00Z">
                <w:pPr>
                  <w:jc w:val="center"/>
                </w:pPr>
              </w:pPrChange>
            </w:pPr>
            <w:ins w:id="8038" w:author="Lane, Stefanie" w:date="2023-04-28T12:07:00Z">
              <w:r w:rsidRPr="00402FFE">
                <w:rPr>
                  <w:rFonts w:ascii="Calibri" w:eastAsia="Times New Roman" w:hAnsi="Calibri" w:cs="Calibri"/>
                  <w:color w:val="000000"/>
                  <w:rPrChange w:id="8039" w:author="Lane, Stefanie" w:date="2023-04-28T12:07:00Z">
                    <w:rPr/>
                  </w:rPrChange>
                </w:rPr>
                <w:t>-100.0</w:t>
              </w:r>
            </w:ins>
          </w:p>
        </w:tc>
      </w:tr>
      <w:tr w:rsidR="00402FFE" w:rsidRPr="00402FFE" w14:paraId="3A0C51C9" w14:textId="77777777" w:rsidTr="00402FFE">
        <w:trPr>
          <w:divId w:val="50731576"/>
          <w:trHeight w:val="290"/>
          <w:ins w:id="8040" w:author="Lane, Stefanie" w:date="2023-04-28T12:07:00Z"/>
        </w:trPr>
        <w:tc>
          <w:tcPr>
            <w:tcW w:w="1311" w:type="dxa"/>
            <w:vMerge/>
            <w:tcBorders>
              <w:top w:val="nil"/>
              <w:left w:val="single" w:sz="8" w:space="0" w:color="auto"/>
              <w:bottom w:val="single" w:sz="8" w:space="0" w:color="000000"/>
              <w:right w:val="nil"/>
            </w:tcBorders>
            <w:vAlign w:val="center"/>
            <w:hideMark/>
          </w:tcPr>
          <w:p w14:paraId="5A4244AA" w14:textId="77777777" w:rsidR="00402FFE" w:rsidRPr="00402FFE" w:rsidRDefault="00402FFE" w:rsidP="00402FFE">
            <w:pPr>
              <w:spacing w:after="0" w:line="240" w:lineRule="auto"/>
              <w:rPr>
                <w:ins w:id="8041" w:author="Lane, Stefanie" w:date="2023-04-28T12:07:00Z"/>
                <w:rFonts w:ascii="Calibri" w:eastAsia="Times New Roman" w:hAnsi="Calibri" w:cs="Calibri"/>
                <w:color w:val="000000"/>
                <w:rPrChange w:id="8042" w:author="Lane, Stefanie" w:date="2023-04-28T12:07:00Z">
                  <w:rPr>
                    <w:ins w:id="8043" w:author="Lane, Stefanie" w:date="2023-04-28T12:07:00Z"/>
                  </w:rPr>
                </w:rPrChange>
              </w:rPr>
              <w:pPrChange w:id="8044"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B51056D" w14:textId="77777777" w:rsidR="00402FFE" w:rsidRPr="00402FFE" w:rsidRDefault="00402FFE" w:rsidP="00402FFE">
            <w:pPr>
              <w:spacing w:after="0" w:line="240" w:lineRule="auto"/>
              <w:rPr>
                <w:ins w:id="8045" w:author="Lane, Stefanie" w:date="2023-04-28T12:07:00Z"/>
                <w:rFonts w:ascii="Calibri" w:eastAsia="Times New Roman" w:hAnsi="Calibri" w:cs="Calibri"/>
                <w:color w:val="000000"/>
                <w:rPrChange w:id="8046" w:author="Lane, Stefanie" w:date="2023-04-28T12:07:00Z">
                  <w:rPr>
                    <w:ins w:id="8047" w:author="Lane, Stefanie" w:date="2023-04-28T12:07:00Z"/>
                  </w:rPr>
                </w:rPrChange>
              </w:rPr>
              <w:pPrChange w:id="8048" w:author="Lane, Stefanie" w:date="2023-04-28T12:07:00Z">
                <w:pPr/>
              </w:pPrChange>
            </w:pPr>
          </w:p>
        </w:tc>
        <w:tc>
          <w:tcPr>
            <w:tcW w:w="3320" w:type="dxa"/>
            <w:tcBorders>
              <w:top w:val="nil"/>
              <w:left w:val="nil"/>
              <w:bottom w:val="nil"/>
              <w:right w:val="nil"/>
            </w:tcBorders>
            <w:shd w:val="clear" w:color="auto" w:fill="auto"/>
            <w:noWrap/>
            <w:vAlign w:val="bottom"/>
            <w:hideMark/>
          </w:tcPr>
          <w:p w14:paraId="2E49EE01" w14:textId="77777777" w:rsidR="00402FFE" w:rsidRPr="00402FFE" w:rsidRDefault="00402FFE" w:rsidP="00402FFE">
            <w:pPr>
              <w:spacing w:after="0" w:line="240" w:lineRule="auto"/>
              <w:rPr>
                <w:ins w:id="8049" w:author="Lane, Stefanie" w:date="2023-04-28T12:07:00Z"/>
                <w:rFonts w:ascii="Calibri" w:eastAsia="Times New Roman" w:hAnsi="Calibri" w:cs="Calibri"/>
                <w:i/>
                <w:iCs/>
                <w:color w:val="000000"/>
                <w:rPrChange w:id="8050" w:author="Lane, Stefanie" w:date="2023-04-28T12:07:00Z">
                  <w:rPr>
                    <w:ins w:id="8051" w:author="Lane, Stefanie" w:date="2023-04-28T12:07:00Z"/>
                  </w:rPr>
                </w:rPrChange>
              </w:rPr>
              <w:pPrChange w:id="8052" w:author="Lane, Stefanie" w:date="2023-04-28T12:07:00Z">
                <w:pPr/>
              </w:pPrChange>
            </w:pPr>
            <w:ins w:id="8053" w:author="Lane, Stefanie" w:date="2023-04-28T12:07:00Z">
              <w:r w:rsidRPr="00402FFE">
                <w:rPr>
                  <w:rFonts w:ascii="Calibri" w:eastAsia="Times New Roman" w:hAnsi="Calibri" w:cs="Calibri"/>
                  <w:i/>
                  <w:iCs/>
                  <w:color w:val="000000"/>
                  <w:rPrChange w:id="8054" w:author="Lane, Stefanie" w:date="2023-04-28T12:07:00Z">
                    <w:rPr/>
                  </w:rPrChange>
                </w:rPr>
                <w:t>Bidens cernua</w:t>
              </w:r>
            </w:ins>
          </w:p>
        </w:tc>
        <w:tc>
          <w:tcPr>
            <w:tcW w:w="869" w:type="dxa"/>
            <w:tcBorders>
              <w:top w:val="nil"/>
              <w:left w:val="nil"/>
              <w:bottom w:val="nil"/>
              <w:right w:val="nil"/>
            </w:tcBorders>
            <w:shd w:val="clear" w:color="auto" w:fill="auto"/>
            <w:noWrap/>
            <w:vAlign w:val="bottom"/>
            <w:hideMark/>
          </w:tcPr>
          <w:p w14:paraId="653C7A2C" w14:textId="77777777" w:rsidR="00402FFE" w:rsidRPr="00402FFE" w:rsidRDefault="00402FFE" w:rsidP="00402FFE">
            <w:pPr>
              <w:spacing w:after="0" w:line="240" w:lineRule="auto"/>
              <w:jc w:val="center"/>
              <w:rPr>
                <w:ins w:id="8055" w:author="Lane, Stefanie" w:date="2023-04-28T12:07:00Z"/>
                <w:rFonts w:ascii="Calibri" w:eastAsia="Times New Roman" w:hAnsi="Calibri" w:cs="Calibri"/>
                <w:color w:val="000000"/>
                <w:rPrChange w:id="8056" w:author="Lane, Stefanie" w:date="2023-04-28T12:07:00Z">
                  <w:rPr>
                    <w:ins w:id="8057" w:author="Lane, Stefanie" w:date="2023-04-28T12:07:00Z"/>
                  </w:rPr>
                </w:rPrChange>
              </w:rPr>
              <w:pPrChange w:id="8058" w:author="Lane, Stefanie" w:date="2023-04-28T12:07:00Z">
                <w:pPr>
                  <w:jc w:val="center"/>
                </w:pPr>
              </w:pPrChange>
            </w:pPr>
            <w:ins w:id="8059" w:author="Lane, Stefanie" w:date="2023-04-28T12:07:00Z">
              <w:r w:rsidRPr="00402FFE">
                <w:rPr>
                  <w:rFonts w:ascii="Calibri" w:eastAsia="Times New Roman" w:hAnsi="Calibri" w:cs="Calibri"/>
                  <w:color w:val="000000"/>
                  <w:rPrChange w:id="8060" w:author="Lane, Stefanie" w:date="2023-04-28T12:07:00Z">
                    <w:rPr/>
                  </w:rPrChange>
                </w:rPr>
                <w:t>0.21</w:t>
              </w:r>
            </w:ins>
          </w:p>
        </w:tc>
        <w:tc>
          <w:tcPr>
            <w:tcW w:w="990" w:type="dxa"/>
            <w:tcBorders>
              <w:top w:val="nil"/>
              <w:left w:val="nil"/>
              <w:bottom w:val="nil"/>
              <w:right w:val="nil"/>
            </w:tcBorders>
            <w:shd w:val="clear" w:color="auto" w:fill="auto"/>
            <w:noWrap/>
            <w:vAlign w:val="bottom"/>
            <w:hideMark/>
          </w:tcPr>
          <w:p w14:paraId="5C27D3B5" w14:textId="77777777" w:rsidR="00402FFE" w:rsidRPr="00402FFE" w:rsidRDefault="00402FFE" w:rsidP="00402FFE">
            <w:pPr>
              <w:spacing w:after="0" w:line="240" w:lineRule="auto"/>
              <w:jc w:val="center"/>
              <w:rPr>
                <w:ins w:id="8061" w:author="Lane, Stefanie" w:date="2023-04-28T12:07:00Z"/>
                <w:rFonts w:ascii="Calibri" w:eastAsia="Times New Roman" w:hAnsi="Calibri" w:cs="Calibri"/>
                <w:color w:val="000000"/>
                <w:rPrChange w:id="8062" w:author="Lane, Stefanie" w:date="2023-04-28T12:07:00Z">
                  <w:rPr>
                    <w:ins w:id="8063" w:author="Lane, Stefanie" w:date="2023-04-28T12:07:00Z"/>
                  </w:rPr>
                </w:rPrChange>
              </w:rPr>
              <w:pPrChange w:id="8064" w:author="Lane, Stefanie" w:date="2023-04-28T12:07:00Z">
                <w:pPr>
                  <w:jc w:val="center"/>
                </w:pPr>
              </w:pPrChange>
            </w:pPr>
            <w:ins w:id="8065" w:author="Lane, Stefanie" w:date="2023-04-28T12:07:00Z">
              <w:r w:rsidRPr="00402FFE">
                <w:rPr>
                  <w:rFonts w:ascii="Calibri" w:eastAsia="Times New Roman" w:hAnsi="Calibri" w:cs="Calibri"/>
                  <w:color w:val="000000"/>
                  <w:rPrChange w:id="8066" w:author="Lane, Stefanie" w:date="2023-04-28T12:07:00Z">
                    <w:rPr/>
                  </w:rPrChange>
                </w:rPr>
                <w:t>0.52</w:t>
              </w:r>
            </w:ins>
          </w:p>
        </w:tc>
        <w:tc>
          <w:tcPr>
            <w:tcW w:w="810" w:type="dxa"/>
            <w:tcBorders>
              <w:top w:val="nil"/>
              <w:left w:val="nil"/>
              <w:bottom w:val="nil"/>
              <w:right w:val="nil"/>
            </w:tcBorders>
            <w:shd w:val="clear" w:color="auto" w:fill="auto"/>
            <w:noWrap/>
            <w:vAlign w:val="bottom"/>
            <w:hideMark/>
          </w:tcPr>
          <w:p w14:paraId="7EF1ABE7" w14:textId="77777777" w:rsidR="00402FFE" w:rsidRPr="00402FFE" w:rsidRDefault="00402FFE" w:rsidP="00402FFE">
            <w:pPr>
              <w:spacing w:after="0" w:line="240" w:lineRule="auto"/>
              <w:jc w:val="center"/>
              <w:rPr>
                <w:ins w:id="8067" w:author="Lane, Stefanie" w:date="2023-04-28T12:07:00Z"/>
                <w:rFonts w:ascii="Calibri" w:eastAsia="Times New Roman" w:hAnsi="Calibri" w:cs="Calibri"/>
                <w:color w:val="000000"/>
                <w:rPrChange w:id="8068" w:author="Lane, Stefanie" w:date="2023-04-28T12:07:00Z">
                  <w:rPr>
                    <w:ins w:id="8069" w:author="Lane, Stefanie" w:date="2023-04-28T12:07:00Z"/>
                  </w:rPr>
                </w:rPrChange>
              </w:rPr>
              <w:pPrChange w:id="8070" w:author="Lane, Stefanie" w:date="2023-04-28T12:07:00Z">
                <w:pPr>
                  <w:jc w:val="center"/>
                </w:pPr>
              </w:pPrChange>
            </w:pPr>
            <w:ins w:id="8071" w:author="Lane, Stefanie" w:date="2023-04-28T12:07:00Z">
              <w:r w:rsidRPr="00402FFE">
                <w:rPr>
                  <w:rFonts w:ascii="Calibri" w:eastAsia="Times New Roman" w:hAnsi="Calibri" w:cs="Calibri"/>
                  <w:color w:val="000000"/>
                  <w:rPrChange w:id="8072"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185CC55D" w14:textId="77777777" w:rsidR="00402FFE" w:rsidRPr="00402FFE" w:rsidRDefault="00402FFE" w:rsidP="00402FFE">
            <w:pPr>
              <w:spacing w:after="0" w:line="240" w:lineRule="auto"/>
              <w:jc w:val="center"/>
              <w:rPr>
                <w:ins w:id="8073" w:author="Lane, Stefanie" w:date="2023-04-28T12:07:00Z"/>
                <w:rFonts w:ascii="Calibri" w:eastAsia="Times New Roman" w:hAnsi="Calibri" w:cs="Calibri"/>
                <w:color w:val="000000"/>
                <w:rPrChange w:id="8074" w:author="Lane, Stefanie" w:date="2023-04-28T12:07:00Z">
                  <w:rPr>
                    <w:ins w:id="8075" w:author="Lane, Stefanie" w:date="2023-04-28T12:07:00Z"/>
                  </w:rPr>
                </w:rPrChange>
              </w:rPr>
              <w:pPrChange w:id="8076" w:author="Lane, Stefanie" w:date="2023-04-28T12:07:00Z">
                <w:pPr>
                  <w:jc w:val="center"/>
                </w:pPr>
              </w:pPrChange>
            </w:pPr>
            <w:ins w:id="8077" w:author="Lane, Stefanie" w:date="2023-04-28T12:07:00Z">
              <w:r w:rsidRPr="00402FFE">
                <w:rPr>
                  <w:rFonts w:ascii="Calibri" w:eastAsia="Times New Roman" w:hAnsi="Calibri" w:cs="Calibri"/>
                  <w:color w:val="000000"/>
                  <w:rPrChange w:id="8078" w:author="Lane, Stefanie" w:date="2023-04-28T12:07:00Z">
                    <w:rPr/>
                  </w:rPrChange>
                </w:rPr>
                <w:t>-100.0</w:t>
              </w:r>
            </w:ins>
          </w:p>
        </w:tc>
      </w:tr>
      <w:tr w:rsidR="00402FFE" w:rsidRPr="00402FFE" w14:paraId="105685A6" w14:textId="77777777" w:rsidTr="00402FFE">
        <w:trPr>
          <w:divId w:val="50731576"/>
          <w:trHeight w:val="290"/>
          <w:ins w:id="8079" w:author="Lane, Stefanie" w:date="2023-04-28T12:07:00Z"/>
        </w:trPr>
        <w:tc>
          <w:tcPr>
            <w:tcW w:w="1311" w:type="dxa"/>
            <w:vMerge/>
            <w:tcBorders>
              <w:top w:val="nil"/>
              <w:left w:val="single" w:sz="8" w:space="0" w:color="auto"/>
              <w:bottom w:val="single" w:sz="8" w:space="0" w:color="000000"/>
              <w:right w:val="nil"/>
            </w:tcBorders>
            <w:vAlign w:val="center"/>
            <w:hideMark/>
          </w:tcPr>
          <w:p w14:paraId="05AA4D10" w14:textId="77777777" w:rsidR="00402FFE" w:rsidRPr="00402FFE" w:rsidRDefault="00402FFE" w:rsidP="00402FFE">
            <w:pPr>
              <w:spacing w:after="0" w:line="240" w:lineRule="auto"/>
              <w:rPr>
                <w:ins w:id="8080" w:author="Lane, Stefanie" w:date="2023-04-28T12:07:00Z"/>
                <w:rFonts w:ascii="Calibri" w:eastAsia="Times New Roman" w:hAnsi="Calibri" w:cs="Calibri"/>
                <w:color w:val="000000"/>
                <w:rPrChange w:id="8081" w:author="Lane, Stefanie" w:date="2023-04-28T12:07:00Z">
                  <w:rPr>
                    <w:ins w:id="8082" w:author="Lane, Stefanie" w:date="2023-04-28T12:07:00Z"/>
                  </w:rPr>
                </w:rPrChange>
              </w:rPr>
              <w:pPrChange w:id="8083"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15B0566" w14:textId="77777777" w:rsidR="00402FFE" w:rsidRPr="00402FFE" w:rsidRDefault="00402FFE" w:rsidP="00402FFE">
            <w:pPr>
              <w:spacing w:after="0" w:line="240" w:lineRule="auto"/>
              <w:rPr>
                <w:ins w:id="8084" w:author="Lane, Stefanie" w:date="2023-04-28T12:07:00Z"/>
                <w:rFonts w:ascii="Calibri" w:eastAsia="Times New Roman" w:hAnsi="Calibri" w:cs="Calibri"/>
                <w:color w:val="000000"/>
                <w:rPrChange w:id="8085" w:author="Lane, Stefanie" w:date="2023-04-28T12:07:00Z">
                  <w:rPr>
                    <w:ins w:id="8086" w:author="Lane, Stefanie" w:date="2023-04-28T12:07:00Z"/>
                  </w:rPr>
                </w:rPrChange>
              </w:rPr>
              <w:pPrChange w:id="8087"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BEB08CC" w14:textId="77777777" w:rsidR="00402FFE" w:rsidRPr="00402FFE" w:rsidRDefault="00402FFE" w:rsidP="00402FFE">
            <w:pPr>
              <w:spacing w:after="0" w:line="240" w:lineRule="auto"/>
              <w:rPr>
                <w:ins w:id="8088" w:author="Lane, Stefanie" w:date="2023-04-28T12:07:00Z"/>
                <w:rFonts w:ascii="Calibri" w:eastAsia="Times New Roman" w:hAnsi="Calibri" w:cs="Calibri"/>
                <w:i/>
                <w:iCs/>
                <w:color w:val="000000"/>
                <w:rPrChange w:id="8089" w:author="Lane, Stefanie" w:date="2023-04-28T12:07:00Z">
                  <w:rPr>
                    <w:ins w:id="8090" w:author="Lane, Stefanie" w:date="2023-04-28T12:07:00Z"/>
                  </w:rPr>
                </w:rPrChange>
              </w:rPr>
              <w:pPrChange w:id="8091" w:author="Lane, Stefanie" w:date="2023-04-28T12:07:00Z">
                <w:pPr/>
              </w:pPrChange>
            </w:pPr>
            <w:ins w:id="8092" w:author="Lane, Stefanie" w:date="2023-04-28T12:07:00Z">
              <w:r w:rsidRPr="00402FFE">
                <w:rPr>
                  <w:rFonts w:ascii="Calibri" w:eastAsia="Times New Roman" w:hAnsi="Calibri" w:cs="Calibri"/>
                  <w:i/>
                  <w:iCs/>
                  <w:color w:val="000000"/>
                  <w:rPrChange w:id="8093" w:author="Lane, Stefanie" w:date="2023-04-28T12:07:00Z">
                    <w:rPr/>
                  </w:rPrChange>
                </w:rPr>
                <w:t>Deschampsia caespitosa</w:t>
              </w:r>
            </w:ins>
          </w:p>
        </w:tc>
        <w:tc>
          <w:tcPr>
            <w:tcW w:w="869" w:type="dxa"/>
            <w:tcBorders>
              <w:top w:val="single" w:sz="4" w:space="0" w:color="auto"/>
              <w:left w:val="nil"/>
              <w:bottom w:val="single" w:sz="4" w:space="0" w:color="auto"/>
              <w:right w:val="nil"/>
            </w:tcBorders>
            <w:shd w:val="clear" w:color="auto" w:fill="auto"/>
            <w:noWrap/>
            <w:vAlign w:val="bottom"/>
            <w:hideMark/>
          </w:tcPr>
          <w:p w14:paraId="12BD65EF" w14:textId="77777777" w:rsidR="00402FFE" w:rsidRPr="00402FFE" w:rsidRDefault="00402FFE" w:rsidP="00402FFE">
            <w:pPr>
              <w:spacing w:after="0" w:line="240" w:lineRule="auto"/>
              <w:jc w:val="center"/>
              <w:rPr>
                <w:ins w:id="8094" w:author="Lane, Stefanie" w:date="2023-04-28T12:07:00Z"/>
                <w:rFonts w:ascii="Calibri" w:eastAsia="Times New Roman" w:hAnsi="Calibri" w:cs="Calibri"/>
                <w:color w:val="000000"/>
                <w:rPrChange w:id="8095" w:author="Lane, Stefanie" w:date="2023-04-28T12:07:00Z">
                  <w:rPr>
                    <w:ins w:id="8096" w:author="Lane, Stefanie" w:date="2023-04-28T12:07:00Z"/>
                  </w:rPr>
                </w:rPrChange>
              </w:rPr>
              <w:pPrChange w:id="8097" w:author="Lane, Stefanie" w:date="2023-04-28T12:07:00Z">
                <w:pPr>
                  <w:jc w:val="center"/>
                </w:pPr>
              </w:pPrChange>
            </w:pPr>
            <w:ins w:id="8098" w:author="Lane, Stefanie" w:date="2023-04-28T12:07:00Z">
              <w:r w:rsidRPr="00402FFE">
                <w:rPr>
                  <w:rFonts w:ascii="Calibri" w:eastAsia="Times New Roman" w:hAnsi="Calibri" w:cs="Calibri"/>
                  <w:color w:val="000000"/>
                  <w:rPrChange w:id="8099" w:author="Lane, Stefanie" w:date="2023-04-28T12:07:00Z">
                    <w:rPr/>
                  </w:rPrChange>
                </w:rPr>
                <w:t>0.62</w:t>
              </w:r>
            </w:ins>
          </w:p>
        </w:tc>
        <w:tc>
          <w:tcPr>
            <w:tcW w:w="990" w:type="dxa"/>
            <w:tcBorders>
              <w:top w:val="single" w:sz="4" w:space="0" w:color="auto"/>
              <w:left w:val="nil"/>
              <w:bottom w:val="single" w:sz="4" w:space="0" w:color="auto"/>
              <w:right w:val="nil"/>
            </w:tcBorders>
            <w:shd w:val="clear" w:color="auto" w:fill="auto"/>
            <w:noWrap/>
            <w:vAlign w:val="bottom"/>
            <w:hideMark/>
          </w:tcPr>
          <w:p w14:paraId="06FC43EA" w14:textId="77777777" w:rsidR="00402FFE" w:rsidRPr="00402FFE" w:rsidRDefault="00402FFE" w:rsidP="00402FFE">
            <w:pPr>
              <w:spacing w:after="0" w:line="240" w:lineRule="auto"/>
              <w:jc w:val="center"/>
              <w:rPr>
                <w:ins w:id="8100" w:author="Lane, Stefanie" w:date="2023-04-28T12:07:00Z"/>
                <w:rFonts w:ascii="Calibri" w:eastAsia="Times New Roman" w:hAnsi="Calibri" w:cs="Calibri"/>
                <w:color w:val="000000"/>
                <w:rPrChange w:id="8101" w:author="Lane, Stefanie" w:date="2023-04-28T12:07:00Z">
                  <w:rPr>
                    <w:ins w:id="8102" w:author="Lane, Stefanie" w:date="2023-04-28T12:07:00Z"/>
                  </w:rPr>
                </w:rPrChange>
              </w:rPr>
              <w:pPrChange w:id="8103" w:author="Lane, Stefanie" w:date="2023-04-28T12:07:00Z">
                <w:pPr>
                  <w:jc w:val="center"/>
                </w:pPr>
              </w:pPrChange>
            </w:pPr>
            <w:ins w:id="8104" w:author="Lane, Stefanie" w:date="2023-04-28T12:07:00Z">
              <w:r w:rsidRPr="00402FFE">
                <w:rPr>
                  <w:rFonts w:ascii="Calibri" w:eastAsia="Times New Roman" w:hAnsi="Calibri" w:cs="Calibri"/>
                  <w:color w:val="000000"/>
                  <w:rPrChange w:id="8105" w:author="Lane, Stefanie" w:date="2023-04-28T12:07:00Z">
                    <w:rPr/>
                  </w:rPrChange>
                </w:rPr>
                <w:t>0.09</w:t>
              </w:r>
            </w:ins>
          </w:p>
        </w:tc>
        <w:tc>
          <w:tcPr>
            <w:tcW w:w="810" w:type="dxa"/>
            <w:tcBorders>
              <w:top w:val="single" w:sz="4" w:space="0" w:color="auto"/>
              <w:left w:val="nil"/>
              <w:bottom w:val="single" w:sz="4" w:space="0" w:color="auto"/>
              <w:right w:val="nil"/>
            </w:tcBorders>
            <w:shd w:val="clear" w:color="auto" w:fill="auto"/>
            <w:noWrap/>
            <w:vAlign w:val="bottom"/>
            <w:hideMark/>
          </w:tcPr>
          <w:p w14:paraId="16C6236E" w14:textId="77777777" w:rsidR="00402FFE" w:rsidRPr="00402FFE" w:rsidRDefault="00402FFE" w:rsidP="00402FFE">
            <w:pPr>
              <w:spacing w:after="0" w:line="240" w:lineRule="auto"/>
              <w:jc w:val="center"/>
              <w:rPr>
                <w:ins w:id="8106" w:author="Lane, Stefanie" w:date="2023-04-28T12:07:00Z"/>
                <w:rFonts w:ascii="Calibri" w:eastAsia="Times New Roman" w:hAnsi="Calibri" w:cs="Calibri"/>
                <w:color w:val="000000"/>
                <w:rPrChange w:id="8107" w:author="Lane, Stefanie" w:date="2023-04-28T12:07:00Z">
                  <w:rPr>
                    <w:ins w:id="8108" w:author="Lane, Stefanie" w:date="2023-04-28T12:07:00Z"/>
                  </w:rPr>
                </w:rPrChange>
              </w:rPr>
              <w:pPrChange w:id="8109" w:author="Lane, Stefanie" w:date="2023-04-28T12:07:00Z">
                <w:pPr>
                  <w:jc w:val="center"/>
                </w:pPr>
              </w:pPrChange>
            </w:pPr>
            <w:ins w:id="8110" w:author="Lane, Stefanie" w:date="2023-04-28T12:07:00Z">
              <w:r w:rsidRPr="00402FFE">
                <w:rPr>
                  <w:rFonts w:ascii="Calibri" w:eastAsia="Times New Roman" w:hAnsi="Calibri" w:cs="Calibri"/>
                  <w:color w:val="000000"/>
                  <w:rPrChange w:id="8111"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A49E803" w14:textId="77777777" w:rsidR="00402FFE" w:rsidRPr="00402FFE" w:rsidRDefault="00402FFE" w:rsidP="00402FFE">
            <w:pPr>
              <w:spacing w:after="0" w:line="240" w:lineRule="auto"/>
              <w:jc w:val="center"/>
              <w:rPr>
                <w:ins w:id="8112" w:author="Lane, Stefanie" w:date="2023-04-28T12:07:00Z"/>
                <w:rFonts w:ascii="Calibri" w:eastAsia="Times New Roman" w:hAnsi="Calibri" w:cs="Calibri"/>
                <w:color w:val="000000"/>
                <w:rPrChange w:id="8113" w:author="Lane, Stefanie" w:date="2023-04-28T12:07:00Z">
                  <w:rPr>
                    <w:ins w:id="8114" w:author="Lane, Stefanie" w:date="2023-04-28T12:07:00Z"/>
                  </w:rPr>
                </w:rPrChange>
              </w:rPr>
              <w:pPrChange w:id="8115" w:author="Lane, Stefanie" w:date="2023-04-28T12:07:00Z">
                <w:pPr>
                  <w:jc w:val="center"/>
                </w:pPr>
              </w:pPrChange>
            </w:pPr>
            <w:ins w:id="8116" w:author="Lane, Stefanie" w:date="2023-04-28T12:07:00Z">
              <w:r w:rsidRPr="00402FFE">
                <w:rPr>
                  <w:rFonts w:ascii="Calibri" w:eastAsia="Times New Roman" w:hAnsi="Calibri" w:cs="Calibri"/>
                  <w:color w:val="000000"/>
                  <w:rPrChange w:id="8117" w:author="Lane, Stefanie" w:date="2023-04-28T12:07:00Z">
                    <w:rPr/>
                  </w:rPrChange>
                </w:rPr>
                <w:t>-100.0</w:t>
              </w:r>
            </w:ins>
          </w:p>
        </w:tc>
      </w:tr>
      <w:tr w:rsidR="00402FFE" w:rsidRPr="00402FFE" w14:paraId="70DE1F58" w14:textId="77777777" w:rsidTr="00402FFE">
        <w:trPr>
          <w:divId w:val="50731576"/>
          <w:trHeight w:val="290"/>
          <w:ins w:id="8118" w:author="Lane, Stefanie" w:date="2023-04-28T12:07:00Z"/>
        </w:trPr>
        <w:tc>
          <w:tcPr>
            <w:tcW w:w="1311" w:type="dxa"/>
            <w:vMerge/>
            <w:tcBorders>
              <w:top w:val="nil"/>
              <w:left w:val="single" w:sz="8" w:space="0" w:color="auto"/>
              <w:bottom w:val="single" w:sz="8" w:space="0" w:color="000000"/>
              <w:right w:val="nil"/>
            </w:tcBorders>
            <w:vAlign w:val="center"/>
            <w:hideMark/>
          </w:tcPr>
          <w:p w14:paraId="6251DA83" w14:textId="77777777" w:rsidR="00402FFE" w:rsidRPr="00402FFE" w:rsidRDefault="00402FFE" w:rsidP="00402FFE">
            <w:pPr>
              <w:spacing w:after="0" w:line="240" w:lineRule="auto"/>
              <w:rPr>
                <w:ins w:id="8119" w:author="Lane, Stefanie" w:date="2023-04-28T12:07:00Z"/>
                <w:rFonts w:ascii="Calibri" w:eastAsia="Times New Roman" w:hAnsi="Calibri" w:cs="Calibri"/>
                <w:color w:val="000000"/>
                <w:rPrChange w:id="8120" w:author="Lane, Stefanie" w:date="2023-04-28T12:07:00Z">
                  <w:rPr>
                    <w:ins w:id="8121" w:author="Lane, Stefanie" w:date="2023-04-28T12:07:00Z"/>
                  </w:rPr>
                </w:rPrChange>
              </w:rPr>
              <w:pPrChange w:id="812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938D00B" w14:textId="77777777" w:rsidR="00402FFE" w:rsidRPr="00402FFE" w:rsidRDefault="00402FFE" w:rsidP="00402FFE">
            <w:pPr>
              <w:spacing w:after="0" w:line="240" w:lineRule="auto"/>
              <w:rPr>
                <w:ins w:id="8123" w:author="Lane, Stefanie" w:date="2023-04-28T12:07:00Z"/>
                <w:rFonts w:ascii="Calibri" w:eastAsia="Times New Roman" w:hAnsi="Calibri" w:cs="Calibri"/>
                <w:color w:val="000000"/>
                <w:rPrChange w:id="8124" w:author="Lane, Stefanie" w:date="2023-04-28T12:07:00Z">
                  <w:rPr>
                    <w:ins w:id="8125" w:author="Lane, Stefanie" w:date="2023-04-28T12:07:00Z"/>
                  </w:rPr>
                </w:rPrChange>
              </w:rPr>
              <w:pPrChange w:id="8126" w:author="Lane, Stefanie" w:date="2023-04-28T12:07:00Z">
                <w:pPr/>
              </w:pPrChange>
            </w:pPr>
          </w:p>
        </w:tc>
        <w:tc>
          <w:tcPr>
            <w:tcW w:w="3320" w:type="dxa"/>
            <w:tcBorders>
              <w:top w:val="nil"/>
              <w:left w:val="nil"/>
              <w:bottom w:val="nil"/>
              <w:right w:val="nil"/>
            </w:tcBorders>
            <w:shd w:val="clear" w:color="auto" w:fill="auto"/>
            <w:noWrap/>
            <w:vAlign w:val="bottom"/>
            <w:hideMark/>
          </w:tcPr>
          <w:p w14:paraId="13922AE3" w14:textId="77777777" w:rsidR="00402FFE" w:rsidRPr="00402FFE" w:rsidRDefault="00402FFE" w:rsidP="00402FFE">
            <w:pPr>
              <w:spacing w:after="0" w:line="240" w:lineRule="auto"/>
              <w:rPr>
                <w:ins w:id="8127" w:author="Lane, Stefanie" w:date="2023-04-28T12:07:00Z"/>
                <w:rFonts w:ascii="Calibri" w:eastAsia="Times New Roman" w:hAnsi="Calibri" w:cs="Calibri"/>
                <w:i/>
                <w:iCs/>
                <w:color w:val="000000"/>
                <w:rPrChange w:id="8128" w:author="Lane, Stefanie" w:date="2023-04-28T12:07:00Z">
                  <w:rPr>
                    <w:ins w:id="8129" w:author="Lane, Stefanie" w:date="2023-04-28T12:07:00Z"/>
                  </w:rPr>
                </w:rPrChange>
              </w:rPr>
              <w:pPrChange w:id="8130" w:author="Lane, Stefanie" w:date="2023-04-28T12:07:00Z">
                <w:pPr/>
              </w:pPrChange>
            </w:pPr>
            <w:ins w:id="8131" w:author="Lane, Stefanie" w:date="2023-04-28T12:07:00Z">
              <w:r w:rsidRPr="00402FFE">
                <w:rPr>
                  <w:rFonts w:ascii="Calibri" w:eastAsia="Times New Roman" w:hAnsi="Calibri" w:cs="Calibri"/>
                  <w:i/>
                  <w:iCs/>
                  <w:color w:val="000000"/>
                  <w:rPrChange w:id="8132" w:author="Lane, Stefanie" w:date="2023-04-28T12:07:00Z">
                    <w:rPr/>
                  </w:rPrChange>
                </w:rPr>
                <w:t>Dulichium arundinaceum</w:t>
              </w:r>
            </w:ins>
          </w:p>
        </w:tc>
        <w:tc>
          <w:tcPr>
            <w:tcW w:w="869" w:type="dxa"/>
            <w:tcBorders>
              <w:top w:val="nil"/>
              <w:left w:val="nil"/>
              <w:bottom w:val="nil"/>
              <w:right w:val="nil"/>
            </w:tcBorders>
            <w:shd w:val="clear" w:color="auto" w:fill="auto"/>
            <w:noWrap/>
            <w:vAlign w:val="bottom"/>
            <w:hideMark/>
          </w:tcPr>
          <w:p w14:paraId="698407BA" w14:textId="77777777" w:rsidR="00402FFE" w:rsidRPr="00402FFE" w:rsidRDefault="00402FFE" w:rsidP="00402FFE">
            <w:pPr>
              <w:spacing w:after="0" w:line="240" w:lineRule="auto"/>
              <w:jc w:val="center"/>
              <w:rPr>
                <w:ins w:id="8133" w:author="Lane, Stefanie" w:date="2023-04-28T12:07:00Z"/>
                <w:rFonts w:ascii="Calibri" w:eastAsia="Times New Roman" w:hAnsi="Calibri" w:cs="Calibri"/>
                <w:color w:val="000000"/>
                <w:rPrChange w:id="8134" w:author="Lane, Stefanie" w:date="2023-04-28T12:07:00Z">
                  <w:rPr>
                    <w:ins w:id="8135" w:author="Lane, Stefanie" w:date="2023-04-28T12:07:00Z"/>
                  </w:rPr>
                </w:rPrChange>
              </w:rPr>
              <w:pPrChange w:id="8136" w:author="Lane, Stefanie" w:date="2023-04-28T12:07:00Z">
                <w:pPr>
                  <w:jc w:val="center"/>
                </w:pPr>
              </w:pPrChange>
            </w:pPr>
            <w:ins w:id="8137" w:author="Lane, Stefanie" w:date="2023-04-28T12:07:00Z">
              <w:r w:rsidRPr="00402FFE">
                <w:rPr>
                  <w:rFonts w:ascii="Calibri" w:eastAsia="Times New Roman" w:hAnsi="Calibri" w:cs="Calibri"/>
                  <w:color w:val="000000"/>
                  <w:rPrChange w:id="8138" w:author="Lane, Stefanie" w:date="2023-04-28T12:07:00Z">
                    <w:rPr/>
                  </w:rPrChange>
                </w:rPr>
                <w:t>0.07</w:t>
              </w:r>
            </w:ins>
          </w:p>
        </w:tc>
        <w:tc>
          <w:tcPr>
            <w:tcW w:w="990" w:type="dxa"/>
            <w:tcBorders>
              <w:top w:val="nil"/>
              <w:left w:val="nil"/>
              <w:bottom w:val="nil"/>
              <w:right w:val="nil"/>
            </w:tcBorders>
            <w:shd w:val="clear" w:color="auto" w:fill="auto"/>
            <w:noWrap/>
            <w:vAlign w:val="bottom"/>
            <w:hideMark/>
          </w:tcPr>
          <w:p w14:paraId="09294C6E" w14:textId="77777777" w:rsidR="00402FFE" w:rsidRPr="00402FFE" w:rsidRDefault="00402FFE" w:rsidP="00402FFE">
            <w:pPr>
              <w:spacing w:after="0" w:line="240" w:lineRule="auto"/>
              <w:jc w:val="center"/>
              <w:rPr>
                <w:ins w:id="8139" w:author="Lane, Stefanie" w:date="2023-04-28T12:07:00Z"/>
                <w:rFonts w:ascii="Calibri" w:eastAsia="Times New Roman" w:hAnsi="Calibri" w:cs="Calibri"/>
                <w:color w:val="000000"/>
                <w:rPrChange w:id="8140" w:author="Lane, Stefanie" w:date="2023-04-28T12:07:00Z">
                  <w:rPr>
                    <w:ins w:id="8141" w:author="Lane, Stefanie" w:date="2023-04-28T12:07:00Z"/>
                  </w:rPr>
                </w:rPrChange>
              </w:rPr>
              <w:pPrChange w:id="8142" w:author="Lane, Stefanie" w:date="2023-04-28T12:07:00Z">
                <w:pPr>
                  <w:jc w:val="center"/>
                </w:pPr>
              </w:pPrChange>
            </w:pPr>
            <w:ins w:id="8143" w:author="Lane, Stefanie" w:date="2023-04-28T12:07:00Z">
              <w:r w:rsidRPr="00402FFE">
                <w:rPr>
                  <w:rFonts w:ascii="Calibri" w:eastAsia="Times New Roman" w:hAnsi="Calibri" w:cs="Calibri"/>
                  <w:color w:val="000000"/>
                  <w:rPrChange w:id="8144"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1065D3FB" w14:textId="77777777" w:rsidR="00402FFE" w:rsidRPr="00402FFE" w:rsidRDefault="00402FFE" w:rsidP="00402FFE">
            <w:pPr>
              <w:spacing w:after="0" w:line="240" w:lineRule="auto"/>
              <w:jc w:val="center"/>
              <w:rPr>
                <w:ins w:id="8145" w:author="Lane, Stefanie" w:date="2023-04-28T12:07:00Z"/>
                <w:rFonts w:ascii="Calibri" w:eastAsia="Times New Roman" w:hAnsi="Calibri" w:cs="Calibri"/>
                <w:color w:val="000000"/>
                <w:rPrChange w:id="8146" w:author="Lane, Stefanie" w:date="2023-04-28T12:07:00Z">
                  <w:rPr>
                    <w:ins w:id="8147" w:author="Lane, Stefanie" w:date="2023-04-28T12:07:00Z"/>
                  </w:rPr>
                </w:rPrChange>
              </w:rPr>
              <w:pPrChange w:id="8148" w:author="Lane, Stefanie" w:date="2023-04-28T12:07:00Z">
                <w:pPr>
                  <w:jc w:val="center"/>
                </w:pPr>
              </w:pPrChange>
            </w:pPr>
            <w:ins w:id="8149" w:author="Lane, Stefanie" w:date="2023-04-28T12:07:00Z">
              <w:r w:rsidRPr="00402FFE">
                <w:rPr>
                  <w:rFonts w:ascii="Calibri" w:eastAsia="Times New Roman" w:hAnsi="Calibri" w:cs="Calibri"/>
                  <w:color w:val="000000"/>
                  <w:rPrChange w:id="8150"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2D820A9E" w14:textId="77777777" w:rsidR="00402FFE" w:rsidRPr="00402FFE" w:rsidRDefault="00402FFE" w:rsidP="00402FFE">
            <w:pPr>
              <w:spacing w:after="0" w:line="240" w:lineRule="auto"/>
              <w:jc w:val="center"/>
              <w:rPr>
                <w:ins w:id="8151" w:author="Lane, Stefanie" w:date="2023-04-28T12:07:00Z"/>
                <w:rFonts w:ascii="Calibri" w:eastAsia="Times New Roman" w:hAnsi="Calibri" w:cs="Calibri"/>
                <w:color w:val="000000"/>
                <w:rPrChange w:id="8152" w:author="Lane, Stefanie" w:date="2023-04-28T12:07:00Z">
                  <w:rPr>
                    <w:ins w:id="8153" w:author="Lane, Stefanie" w:date="2023-04-28T12:07:00Z"/>
                  </w:rPr>
                </w:rPrChange>
              </w:rPr>
              <w:pPrChange w:id="8154" w:author="Lane, Stefanie" w:date="2023-04-28T12:07:00Z">
                <w:pPr>
                  <w:jc w:val="center"/>
                </w:pPr>
              </w:pPrChange>
            </w:pPr>
            <w:ins w:id="8155" w:author="Lane, Stefanie" w:date="2023-04-28T12:07:00Z">
              <w:r w:rsidRPr="00402FFE">
                <w:rPr>
                  <w:rFonts w:ascii="Calibri" w:eastAsia="Times New Roman" w:hAnsi="Calibri" w:cs="Calibri"/>
                  <w:color w:val="000000"/>
                  <w:rPrChange w:id="8156" w:author="Lane, Stefanie" w:date="2023-04-28T12:07:00Z">
                    <w:rPr/>
                  </w:rPrChange>
                </w:rPr>
                <w:t>-100.0</w:t>
              </w:r>
            </w:ins>
          </w:p>
        </w:tc>
      </w:tr>
      <w:tr w:rsidR="00402FFE" w:rsidRPr="00402FFE" w14:paraId="7C062EC8" w14:textId="77777777" w:rsidTr="00402FFE">
        <w:trPr>
          <w:divId w:val="50731576"/>
          <w:trHeight w:val="290"/>
          <w:ins w:id="8157" w:author="Lane, Stefanie" w:date="2023-04-28T12:07:00Z"/>
        </w:trPr>
        <w:tc>
          <w:tcPr>
            <w:tcW w:w="1311" w:type="dxa"/>
            <w:vMerge/>
            <w:tcBorders>
              <w:top w:val="nil"/>
              <w:left w:val="single" w:sz="8" w:space="0" w:color="auto"/>
              <w:bottom w:val="single" w:sz="8" w:space="0" w:color="000000"/>
              <w:right w:val="nil"/>
            </w:tcBorders>
            <w:vAlign w:val="center"/>
            <w:hideMark/>
          </w:tcPr>
          <w:p w14:paraId="14656BE8" w14:textId="77777777" w:rsidR="00402FFE" w:rsidRPr="00402FFE" w:rsidRDefault="00402FFE" w:rsidP="00402FFE">
            <w:pPr>
              <w:spacing w:after="0" w:line="240" w:lineRule="auto"/>
              <w:rPr>
                <w:ins w:id="8158" w:author="Lane, Stefanie" w:date="2023-04-28T12:07:00Z"/>
                <w:rFonts w:ascii="Calibri" w:eastAsia="Times New Roman" w:hAnsi="Calibri" w:cs="Calibri"/>
                <w:color w:val="000000"/>
                <w:rPrChange w:id="8159" w:author="Lane, Stefanie" w:date="2023-04-28T12:07:00Z">
                  <w:rPr>
                    <w:ins w:id="8160" w:author="Lane, Stefanie" w:date="2023-04-28T12:07:00Z"/>
                  </w:rPr>
                </w:rPrChange>
              </w:rPr>
              <w:pPrChange w:id="8161"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1E95D5B" w14:textId="77777777" w:rsidR="00402FFE" w:rsidRPr="00402FFE" w:rsidRDefault="00402FFE" w:rsidP="00402FFE">
            <w:pPr>
              <w:spacing w:after="0" w:line="240" w:lineRule="auto"/>
              <w:rPr>
                <w:ins w:id="8162" w:author="Lane, Stefanie" w:date="2023-04-28T12:07:00Z"/>
                <w:rFonts w:ascii="Calibri" w:eastAsia="Times New Roman" w:hAnsi="Calibri" w:cs="Calibri"/>
                <w:color w:val="000000"/>
                <w:rPrChange w:id="8163" w:author="Lane, Stefanie" w:date="2023-04-28T12:07:00Z">
                  <w:rPr>
                    <w:ins w:id="8164" w:author="Lane, Stefanie" w:date="2023-04-28T12:07:00Z"/>
                  </w:rPr>
                </w:rPrChange>
              </w:rPr>
              <w:pPrChange w:id="8165"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0AF16C5" w14:textId="77777777" w:rsidR="00402FFE" w:rsidRPr="00402FFE" w:rsidRDefault="00402FFE" w:rsidP="00402FFE">
            <w:pPr>
              <w:spacing w:after="0" w:line="240" w:lineRule="auto"/>
              <w:rPr>
                <w:ins w:id="8166" w:author="Lane, Stefanie" w:date="2023-04-28T12:07:00Z"/>
                <w:rFonts w:ascii="Calibri" w:eastAsia="Times New Roman" w:hAnsi="Calibri" w:cs="Calibri"/>
                <w:i/>
                <w:iCs/>
                <w:color w:val="000000"/>
                <w:rPrChange w:id="8167" w:author="Lane, Stefanie" w:date="2023-04-28T12:07:00Z">
                  <w:rPr>
                    <w:ins w:id="8168" w:author="Lane, Stefanie" w:date="2023-04-28T12:07:00Z"/>
                  </w:rPr>
                </w:rPrChange>
              </w:rPr>
              <w:pPrChange w:id="8169" w:author="Lane, Stefanie" w:date="2023-04-28T12:07:00Z">
                <w:pPr/>
              </w:pPrChange>
            </w:pPr>
            <w:ins w:id="8170" w:author="Lane, Stefanie" w:date="2023-04-28T12:07:00Z">
              <w:r w:rsidRPr="00402FFE">
                <w:rPr>
                  <w:rFonts w:ascii="Calibri" w:eastAsia="Times New Roman" w:hAnsi="Calibri" w:cs="Calibri"/>
                  <w:i/>
                  <w:iCs/>
                  <w:color w:val="000000"/>
                  <w:rPrChange w:id="8171" w:author="Lane, Stefanie" w:date="2023-04-28T12:07:00Z">
                    <w:rPr/>
                  </w:rPrChange>
                </w:rPr>
                <w:t>Eleocharis palustris</w:t>
              </w:r>
            </w:ins>
          </w:p>
        </w:tc>
        <w:tc>
          <w:tcPr>
            <w:tcW w:w="869" w:type="dxa"/>
            <w:tcBorders>
              <w:top w:val="single" w:sz="4" w:space="0" w:color="auto"/>
              <w:left w:val="nil"/>
              <w:bottom w:val="single" w:sz="4" w:space="0" w:color="auto"/>
              <w:right w:val="nil"/>
            </w:tcBorders>
            <w:shd w:val="clear" w:color="auto" w:fill="auto"/>
            <w:noWrap/>
            <w:vAlign w:val="bottom"/>
            <w:hideMark/>
          </w:tcPr>
          <w:p w14:paraId="18094B93" w14:textId="77777777" w:rsidR="00402FFE" w:rsidRPr="00402FFE" w:rsidRDefault="00402FFE" w:rsidP="00402FFE">
            <w:pPr>
              <w:spacing w:after="0" w:line="240" w:lineRule="auto"/>
              <w:jc w:val="center"/>
              <w:rPr>
                <w:ins w:id="8172" w:author="Lane, Stefanie" w:date="2023-04-28T12:07:00Z"/>
                <w:rFonts w:ascii="Calibri" w:eastAsia="Times New Roman" w:hAnsi="Calibri" w:cs="Calibri"/>
                <w:color w:val="000000"/>
                <w:rPrChange w:id="8173" w:author="Lane, Stefanie" w:date="2023-04-28T12:07:00Z">
                  <w:rPr>
                    <w:ins w:id="8174" w:author="Lane, Stefanie" w:date="2023-04-28T12:07:00Z"/>
                  </w:rPr>
                </w:rPrChange>
              </w:rPr>
              <w:pPrChange w:id="8175" w:author="Lane, Stefanie" w:date="2023-04-28T12:07:00Z">
                <w:pPr>
                  <w:jc w:val="center"/>
                </w:pPr>
              </w:pPrChange>
            </w:pPr>
            <w:ins w:id="8176" w:author="Lane, Stefanie" w:date="2023-04-28T12:07:00Z">
              <w:r w:rsidRPr="00402FFE">
                <w:rPr>
                  <w:rFonts w:ascii="Calibri" w:eastAsia="Times New Roman" w:hAnsi="Calibri" w:cs="Calibri"/>
                  <w:color w:val="000000"/>
                  <w:rPrChange w:id="8177" w:author="Lane, Stefanie" w:date="2023-04-28T12:07:00Z">
                    <w:rPr/>
                  </w:rPrChange>
                </w:rPr>
                <w:t>0.97</w:t>
              </w:r>
            </w:ins>
          </w:p>
        </w:tc>
        <w:tc>
          <w:tcPr>
            <w:tcW w:w="990" w:type="dxa"/>
            <w:tcBorders>
              <w:top w:val="single" w:sz="4" w:space="0" w:color="auto"/>
              <w:left w:val="nil"/>
              <w:bottom w:val="single" w:sz="4" w:space="0" w:color="auto"/>
              <w:right w:val="nil"/>
            </w:tcBorders>
            <w:shd w:val="clear" w:color="auto" w:fill="auto"/>
            <w:noWrap/>
            <w:vAlign w:val="bottom"/>
            <w:hideMark/>
          </w:tcPr>
          <w:p w14:paraId="37A50F3C" w14:textId="77777777" w:rsidR="00402FFE" w:rsidRPr="00402FFE" w:rsidRDefault="00402FFE" w:rsidP="00402FFE">
            <w:pPr>
              <w:spacing w:after="0" w:line="240" w:lineRule="auto"/>
              <w:jc w:val="center"/>
              <w:rPr>
                <w:ins w:id="8178" w:author="Lane, Stefanie" w:date="2023-04-28T12:07:00Z"/>
                <w:rFonts w:ascii="Calibri" w:eastAsia="Times New Roman" w:hAnsi="Calibri" w:cs="Calibri"/>
                <w:color w:val="000000"/>
                <w:rPrChange w:id="8179" w:author="Lane, Stefanie" w:date="2023-04-28T12:07:00Z">
                  <w:rPr>
                    <w:ins w:id="8180" w:author="Lane, Stefanie" w:date="2023-04-28T12:07:00Z"/>
                  </w:rPr>
                </w:rPrChange>
              </w:rPr>
              <w:pPrChange w:id="8181" w:author="Lane, Stefanie" w:date="2023-04-28T12:07:00Z">
                <w:pPr>
                  <w:jc w:val="center"/>
                </w:pPr>
              </w:pPrChange>
            </w:pPr>
            <w:ins w:id="8182" w:author="Lane, Stefanie" w:date="2023-04-28T12:07:00Z">
              <w:r w:rsidRPr="00402FFE">
                <w:rPr>
                  <w:rFonts w:ascii="Calibri" w:eastAsia="Times New Roman" w:hAnsi="Calibri" w:cs="Calibri"/>
                  <w:color w:val="000000"/>
                  <w:rPrChange w:id="8183" w:author="Lane, Stefanie" w:date="2023-04-28T12:07:00Z">
                    <w:rPr/>
                  </w:rPrChange>
                </w:rPr>
                <w:t>0.33</w:t>
              </w:r>
            </w:ins>
          </w:p>
        </w:tc>
        <w:tc>
          <w:tcPr>
            <w:tcW w:w="810" w:type="dxa"/>
            <w:tcBorders>
              <w:top w:val="single" w:sz="4" w:space="0" w:color="auto"/>
              <w:left w:val="nil"/>
              <w:bottom w:val="single" w:sz="4" w:space="0" w:color="auto"/>
              <w:right w:val="nil"/>
            </w:tcBorders>
            <w:shd w:val="clear" w:color="auto" w:fill="auto"/>
            <w:noWrap/>
            <w:vAlign w:val="bottom"/>
            <w:hideMark/>
          </w:tcPr>
          <w:p w14:paraId="5246398D" w14:textId="77777777" w:rsidR="00402FFE" w:rsidRPr="00402FFE" w:rsidRDefault="00402FFE" w:rsidP="00402FFE">
            <w:pPr>
              <w:spacing w:after="0" w:line="240" w:lineRule="auto"/>
              <w:jc w:val="center"/>
              <w:rPr>
                <w:ins w:id="8184" w:author="Lane, Stefanie" w:date="2023-04-28T12:07:00Z"/>
                <w:rFonts w:ascii="Calibri" w:eastAsia="Times New Roman" w:hAnsi="Calibri" w:cs="Calibri"/>
                <w:color w:val="000000"/>
                <w:rPrChange w:id="8185" w:author="Lane, Stefanie" w:date="2023-04-28T12:07:00Z">
                  <w:rPr>
                    <w:ins w:id="8186" w:author="Lane, Stefanie" w:date="2023-04-28T12:07:00Z"/>
                  </w:rPr>
                </w:rPrChange>
              </w:rPr>
              <w:pPrChange w:id="8187" w:author="Lane, Stefanie" w:date="2023-04-28T12:07:00Z">
                <w:pPr>
                  <w:jc w:val="center"/>
                </w:pPr>
              </w:pPrChange>
            </w:pPr>
            <w:ins w:id="8188" w:author="Lane, Stefanie" w:date="2023-04-28T12:07:00Z">
              <w:r w:rsidRPr="00402FFE">
                <w:rPr>
                  <w:rFonts w:ascii="Calibri" w:eastAsia="Times New Roman" w:hAnsi="Calibri" w:cs="Calibri"/>
                  <w:color w:val="000000"/>
                  <w:rPrChange w:id="8189"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B1ABE5F" w14:textId="77777777" w:rsidR="00402FFE" w:rsidRPr="00402FFE" w:rsidRDefault="00402FFE" w:rsidP="00402FFE">
            <w:pPr>
              <w:spacing w:after="0" w:line="240" w:lineRule="auto"/>
              <w:jc w:val="center"/>
              <w:rPr>
                <w:ins w:id="8190" w:author="Lane, Stefanie" w:date="2023-04-28T12:07:00Z"/>
                <w:rFonts w:ascii="Calibri" w:eastAsia="Times New Roman" w:hAnsi="Calibri" w:cs="Calibri"/>
                <w:color w:val="000000"/>
                <w:rPrChange w:id="8191" w:author="Lane, Stefanie" w:date="2023-04-28T12:07:00Z">
                  <w:rPr>
                    <w:ins w:id="8192" w:author="Lane, Stefanie" w:date="2023-04-28T12:07:00Z"/>
                  </w:rPr>
                </w:rPrChange>
              </w:rPr>
              <w:pPrChange w:id="8193" w:author="Lane, Stefanie" w:date="2023-04-28T12:07:00Z">
                <w:pPr>
                  <w:jc w:val="center"/>
                </w:pPr>
              </w:pPrChange>
            </w:pPr>
            <w:ins w:id="8194" w:author="Lane, Stefanie" w:date="2023-04-28T12:07:00Z">
              <w:r w:rsidRPr="00402FFE">
                <w:rPr>
                  <w:rFonts w:ascii="Calibri" w:eastAsia="Times New Roman" w:hAnsi="Calibri" w:cs="Calibri"/>
                  <w:color w:val="000000"/>
                  <w:rPrChange w:id="8195" w:author="Lane, Stefanie" w:date="2023-04-28T12:07:00Z">
                    <w:rPr/>
                  </w:rPrChange>
                </w:rPr>
                <w:t>-100.0</w:t>
              </w:r>
            </w:ins>
          </w:p>
        </w:tc>
      </w:tr>
      <w:tr w:rsidR="00402FFE" w:rsidRPr="00402FFE" w14:paraId="0681C860" w14:textId="77777777" w:rsidTr="00402FFE">
        <w:trPr>
          <w:divId w:val="50731576"/>
          <w:trHeight w:val="290"/>
          <w:ins w:id="8196" w:author="Lane, Stefanie" w:date="2023-04-28T12:07:00Z"/>
        </w:trPr>
        <w:tc>
          <w:tcPr>
            <w:tcW w:w="1311" w:type="dxa"/>
            <w:vMerge/>
            <w:tcBorders>
              <w:top w:val="nil"/>
              <w:left w:val="single" w:sz="8" w:space="0" w:color="auto"/>
              <w:bottom w:val="single" w:sz="8" w:space="0" w:color="000000"/>
              <w:right w:val="nil"/>
            </w:tcBorders>
            <w:vAlign w:val="center"/>
            <w:hideMark/>
          </w:tcPr>
          <w:p w14:paraId="143D9AA2" w14:textId="77777777" w:rsidR="00402FFE" w:rsidRPr="00402FFE" w:rsidRDefault="00402FFE" w:rsidP="00402FFE">
            <w:pPr>
              <w:spacing w:after="0" w:line="240" w:lineRule="auto"/>
              <w:rPr>
                <w:ins w:id="8197" w:author="Lane, Stefanie" w:date="2023-04-28T12:07:00Z"/>
                <w:rFonts w:ascii="Calibri" w:eastAsia="Times New Roman" w:hAnsi="Calibri" w:cs="Calibri"/>
                <w:color w:val="000000"/>
                <w:rPrChange w:id="8198" w:author="Lane, Stefanie" w:date="2023-04-28T12:07:00Z">
                  <w:rPr>
                    <w:ins w:id="8199" w:author="Lane, Stefanie" w:date="2023-04-28T12:07:00Z"/>
                  </w:rPr>
                </w:rPrChange>
              </w:rPr>
              <w:pPrChange w:id="8200"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A61E297" w14:textId="77777777" w:rsidR="00402FFE" w:rsidRPr="00402FFE" w:rsidRDefault="00402FFE" w:rsidP="00402FFE">
            <w:pPr>
              <w:spacing w:after="0" w:line="240" w:lineRule="auto"/>
              <w:rPr>
                <w:ins w:id="8201" w:author="Lane, Stefanie" w:date="2023-04-28T12:07:00Z"/>
                <w:rFonts w:ascii="Calibri" w:eastAsia="Times New Roman" w:hAnsi="Calibri" w:cs="Calibri"/>
                <w:color w:val="000000"/>
                <w:rPrChange w:id="8202" w:author="Lane, Stefanie" w:date="2023-04-28T12:07:00Z">
                  <w:rPr>
                    <w:ins w:id="8203" w:author="Lane, Stefanie" w:date="2023-04-28T12:07:00Z"/>
                  </w:rPr>
                </w:rPrChange>
              </w:rPr>
              <w:pPrChange w:id="8204" w:author="Lane, Stefanie" w:date="2023-04-28T12:07:00Z">
                <w:pPr/>
              </w:pPrChange>
            </w:pPr>
          </w:p>
        </w:tc>
        <w:tc>
          <w:tcPr>
            <w:tcW w:w="3320" w:type="dxa"/>
            <w:tcBorders>
              <w:top w:val="nil"/>
              <w:left w:val="nil"/>
              <w:bottom w:val="nil"/>
              <w:right w:val="nil"/>
            </w:tcBorders>
            <w:shd w:val="clear" w:color="auto" w:fill="auto"/>
            <w:noWrap/>
            <w:vAlign w:val="bottom"/>
            <w:hideMark/>
          </w:tcPr>
          <w:p w14:paraId="383E7500" w14:textId="77777777" w:rsidR="00402FFE" w:rsidRPr="00402FFE" w:rsidRDefault="00402FFE" w:rsidP="00402FFE">
            <w:pPr>
              <w:spacing w:after="0" w:line="240" w:lineRule="auto"/>
              <w:rPr>
                <w:ins w:id="8205" w:author="Lane, Stefanie" w:date="2023-04-28T12:07:00Z"/>
                <w:rFonts w:ascii="Calibri" w:eastAsia="Times New Roman" w:hAnsi="Calibri" w:cs="Calibri"/>
                <w:i/>
                <w:iCs/>
                <w:color w:val="000000"/>
                <w:rPrChange w:id="8206" w:author="Lane, Stefanie" w:date="2023-04-28T12:07:00Z">
                  <w:rPr>
                    <w:ins w:id="8207" w:author="Lane, Stefanie" w:date="2023-04-28T12:07:00Z"/>
                  </w:rPr>
                </w:rPrChange>
              </w:rPr>
              <w:pPrChange w:id="8208" w:author="Lane, Stefanie" w:date="2023-04-28T12:07:00Z">
                <w:pPr/>
              </w:pPrChange>
            </w:pPr>
            <w:ins w:id="8209" w:author="Lane, Stefanie" w:date="2023-04-28T12:07:00Z">
              <w:r w:rsidRPr="00402FFE">
                <w:rPr>
                  <w:rFonts w:ascii="Calibri" w:eastAsia="Times New Roman" w:hAnsi="Calibri" w:cs="Calibri"/>
                  <w:i/>
                  <w:iCs/>
                  <w:color w:val="000000"/>
                  <w:rPrChange w:id="8210" w:author="Lane, Stefanie" w:date="2023-04-28T12:07:00Z">
                    <w:rPr/>
                  </w:rPrChange>
                </w:rPr>
                <w:t>Equisetum palustre</w:t>
              </w:r>
            </w:ins>
          </w:p>
        </w:tc>
        <w:tc>
          <w:tcPr>
            <w:tcW w:w="869" w:type="dxa"/>
            <w:tcBorders>
              <w:top w:val="nil"/>
              <w:left w:val="nil"/>
              <w:bottom w:val="nil"/>
              <w:right w:val="nil"/>
            </w:tcBorders>
            <w:shd w:val="clear" w:color="auto" w:fill="auto"/>
            <w:noWrap/>
            <w:vAlign w:val="bottom"/>
            <w:hideMark/>
          </w:tcPr>
          <w:p w14:paraId="4F1B590A" w14:textId="77777777" w:rsidR="00402FFE" w:rsidRPr="00402FFE" w:rsidRDefault="00402FFE" w:rsidP="00402FFE">
            <w:pPr>
              <w:spacing w:after="0" w:line="240" w:lineRule="auto"/>
              <w:jc w:val="center"/>
              <w:rPr>
                <w:ins w:id="8211" w:author="Lane, Stefanie" w:date="2023-04-28T12:07:00Z"/>
                <w:rFonts w:ascii="Calibri" w:eastAsia="Times New Roman" w:hAnsi="Calibri" w:cs="Calibri"/>
                <w:color w:val="000000"/>
                <w:rPrChange w:id="8212" w:author="Lane, Stefanie" w:date="2023-04-28T12:07:00Z">
                  <w:rPr>
                    <w:ins w:id="8213" w:author="Lane, Stefanie" w:date="2023-04-28T12:07:00Z"/>
                  </w:rPr>
                </w:rPrChange>
              </w:rPr>
              <w:pPrChange w:id="8214" w:author="Lane, Stefanie" w:date="2023-04-28T12:07:00Z">
                <w:pPr>
                  <w:jc w:val="center"/>
                </w:pPr>
              </w:pPrChange>
            </w:pPr>
            <w:ins w:id="8215" w:author="Lane, Stefanie" w:date="2023-04-28T12:07:00Z">
              <w:r w:rsidRPr="00402FFE">
                <w:rPr>
                  <w:rFonts w:ascii="Calibri" w:eastAsia="Times New Roman" w:hAnsi="Calibri" w:cs="Calibri"/>
                  <w:color w:val="000000"/>
                  <w:rPrChange w:id="8216" w:author="Lane, Stefanie" w:date="2023-04-28T12:07:00Z">
                    <w:rPr/>
                  </w:rPrChange>
                </w:rPr>
                <w:t>0.76</w:t>
              </w:r>
            </w:ins>
          </w:p>
        </w:tc>
        <w:tc>
          <w:tcPr>
            <w:tcW w:w="990" w:type="dxa"/>
            <w:tcBorders>
              <w:top w:val="nil"/>
              <w:left w:val="nil"/>
              <w:bottom w:val="nil"/>
              <w:right w:val="nil"/>
            </w:tcBorders>
            <w:shd w:val="clear" w:color="auto" w:fill="auto"/>
            <w:noWrap/>
            <w:vAlign w:val="bottom"/>
            <w:hideMark/>
          </w:tcPr>
          <w:p w14:paraId="6733BEE1" w14:textId="77777777" w:rsidR="00402FFE" w:rsidRPr="00402FFE" w:rsidRDefault="00402FFE" w:rsidP="00402FFE">
            <w:pPr>
              <w:spacing w:after="0" w:line="240" w:lineRule="auto"/>
              <w:jc w:val="center"/>
              <w:rPr>
                <w:ins w:id="8217" w:author="Lane, Stefanie" w:date="2023-04-28T12:07:00Z"/>
                <w:rFonts w:ascii="Calibri" w:eastAsia="Times New Roman" w:hAnsi="Calibri" w:cs="Calibri"/>
                <w:color w:val="000000"/>
                <w:rPrChange w:id="8218" w:author="Lane, Stefanie" w:date="2023-04-28T12:07:00Z">
                  <w:rPr>
                    <w:ins w:id="8219" w:author="Lane, Stefanie" w:date="2023-04-28T12:07:00Z"/>
                  </w:rPr>
                </w:rPrChange>
              </w:rPr>
              <w:pPrChange w:id="8220" w:author="Lane, Stefanie" w:date="2023-04-28T12:07:00Z">
                <w:pPr>
                  <w:jc w:val="center"/>
                </w:pPr>
              </w:pPrChange>
            </w:pPr>
            <w:ins w:id="8221" w:author="Lane, Stefanie" w:date="2023-04-28T12:07:00Z">
              <w:r w:rsidRPr="00402FFE">
                <w:rPr>
                  <w:rFonts w:ascii="Calibri" w:eastAsia="Times New Roman" w:hAnsi="Calibri" w:cs="Calibri"/>
                  <w:color w:val="000000"/>
                  <w:rPrChange w:id="8222" w:author="Lane, Stefanie" w:date="2023-04-28T12:07:00Z">
                    <w:rPr/>
                  </w:rPrChange>
                </w:rPr>
                <w:t>0.09</w:t>
              </w:r>
            </w:ins>
          </w:p>
        </w:tc>
        <w:tc>
          <w:tcPr>
            <w:tcW w:w="810" w:type="dxa"/>
            <w:tcBorders>
              <w:top w:val="nil"/>
              <w:left w:val="nil"/>
              <w:bottom w:val="nil"/>
              <w:right w:val="nil"/>
            </w:tcBorders>
            <w:shd w:val="clear" w:color="auto" w:fill="auto"/>
            <w:noWrap/>
            <w:vAlign w:val="bottom"/>
            <w:hideMark/>
          </w:tcPr>
          <w:p w14:paraId="472EAD4E" w14:textId="77777777" w:rsidR="00402FFE" w:rsidRPr="00402FFE" w:rsidRDefault="00402FFE" w:rsidP="00402FFE">
            <w:pPr>
              <w:spacing w:after="0" w:line="240" w:lineRule="auto"/>
              <w:jc w:val="center"/>
              <w:rPr>
                <w:ins w:id="8223" w:author="Lane, Stefanie" w:date="2023-04-28T12:07:00Z"/>
                <w:rFonts w:ascii="Calibri" w:eastAsia="Times New Roman" w:hAnsi="Calibri" w:cs="Calibri"/>
                <w:color w:val="000000"/>
                <w:rPrChange w:id="8224" w:author="Lane, Stefanie" w:date="2023-04-28T12:07:00Z">
                  <w:rPr>
                    <w:ins w:id="8225" w:author="Lane, Stefanie" w:date="2023-04-28T12:07:00Z"/>
                  </w:rPr>
                </w:rPrChange>
              </w:rPr>
              <w:pPrChange w:id="8226" w:author="Lane, Stefanie" w:date="2023-04-28T12:07:00Z">
                <w:pPr>
                  <w:jc w:val="center"/>
                </w:pPr>
              </w:pPrChange>
            </w:pPr>
            <w:ins w:id="8227" w:author="Lane, Stefanie" w:date="2023-04-28T12:07:00Z">
              <w:r w:rsidRPr="00402FFE">
                <w:rPr>
                  <w:rFonts w:ascii="Calibri" w:eastAsia="Times New Roman" w:hAnsi="Calibri" w:cs="Calibri"/>
                  <w:color w:val="000000"/>
                  <w:rPrChange w:id="8228"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64BB74EE" w14:textId="77777777" w:rsidR="00402FFE" w:rsidRPr="00402FFE" w:rsidRDefault="00402FFE" w:rsidP="00402FFE">
            <w:pPr>
              <w:spacing w:after="0" w:line="240" w:lineRule="auto"/>
              <w:jc w:val="center"/>
              <w:rPr>
                <w:ins w:id="8229" w:author="Lane, Stefanie" w:date="2023-04-28T12:07:00Z"/>
                <w:rFonts w:ascii="Calibri" w:eastAsia="Times New Roman" w:hAnsi="Calibri" w:cs="Calibri"/>
                <w:color w:val="000000"/>
                <w:rPrChange w:id="8230" w:author="Lane, Stefanie" w:date="2023-04-28T12:07:00Z">
                  <w:rPr>
                    <w:ins w:id="8231" w:author="Lane, Stefanie" w:date="2023-04-28T12:07:00Z"/>
                  </w:rPr>
                </w:rPrChange>
              </w:rPr>
              <w:pPrChange w:id="8232" w:author="Lane, Stefanie" w:date="2023-04-28T12:07:00Z">
                <w:pPr>
                  <w:jc w:val="center"/>
                </w:pPr>
              </w:pPrChange>
            </w:pPr>
            <w:ins w:id="8233" w:author="Lane, Stefanie" w:date="2023-04-28T12:07:00Z">
              <w:r w:rsidRPr="00402FFE">
                <w:rPr>
                  <w:rFonts w:ascii="Calibri" w:eastAsia="Times New Roman" w:hAnsi="Calibri" w:cs="Calibri"/>
                  <w:color w:val="000000"/>
                  <w:rPrChange w:id="8234" w:author="Lane, Stefanie" w:date="2023-04-28T12:07:00Z">
                    <w:rPr/>
                  </w:rPrChange>
                </w:rPr>
                <w:t>-100.0</w:t>
              </w:r>
            </w:ins>
          </w:p>
        </w:tc>
      </w:tr>
      <w:tr w:rsidR="00402FFE" w:rsidRPr="00402FFE" w14:paraId="7CABC651" w14:textId="77777777" w:rsidTr="00402FFE">
        <w:trPr>
          <w:divId w:val="50731576"/>
          <w:trHeight w:val="290"/>
          <w:ins w:id="8235" w:author="Lane, Stefanie" w:date="2023-04-28T12:07:00Z"/>
        </w:trPr>
        <w:tc>
          <w:tcPr>
            <w:tcW w:w="1311" w:type="dxa"/>
            <w:vMerge/>
            <w:tcBorders>
              <w:top w:val="nil"/>
              <w:left w:val="single" w:sz="8" w:space="0" w:color="auto"/>
              <w:bottom w:val="single" w:sz="8" w:space="0" w:color="000000"/>
              <w:right w:val="nil"/>
            </w:tcBorders>
            <w:vAlign w:val="center"/>
            <w:hideMark/>
          </w:tcPr>
          <w:p w14:paraId="3BF0AC4B" w14:textId="77777777" w:rsidR="00402FFE" w:rsidRPr="00402FFE" w:rsidRDefault="00402FFE" w:rsidP="00402FFE">
            <w:pPr>
              <w:spacing w:after="0" w:line="240" w:lineRule="auto"/>
              <w:rPr>
                <w:ins w:id="8236" w:author="Lane, Stefanie" w:date="2023-04-28T12:07:00Z"/>
                <w:rFonts w:ascii="Calibri" w:eastAsia="Times New Roman" w:hAnsi="Calibri" w:cs="Calibri"/>
                <w:color w:val="000000"/>
                <w:rPrChange w:id="8237" w:author="Lane, Stefanie" w:date="2023-04-28T12:07:00Z">
                  <w:rPr>
                    <w:ins w:id="8238" w:author="Lane, Stefanie" w:date="2023-04-28T12:07:00Z"/>
                  </w:rPr>
                </w:rPrChange>
              </w:rPr>
              <w:pPrChange w:id="8239"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B0E938A" w14:textId="77777777" w:rsidR="00402FFE" w:rsidRPr="00402FFE" w:rsidRDefault="00402FFE" w:rsidP="00402FFE">
            <w:pPr>
              <w:spacing w:after="0" w:line="240" w:lineRule="auto"/>
              <w:rPr>
                <w:ins w:id="8240" w:author="Lane, Stefanie" w:date="2023-04-28T12:07:00Z"/>
                <w:rFonts w:ascii="Calibri" w:eastAsia="Times New Roman" w:hAnsi="Calibri" w:cs="Calibri"/>
                <w:color w:val="000000"/>
                <w:rPrChange w:id="8241" w:author="Lane, Stefanie" w:date="2023-04-28T12:07:00Z">
                  <w:rPr>
                    <w:ins w:id="8242" w:author="Lane, Stefanie" w:date="2023-04-28T12:07:00Z"/>
                  </w:rPr>
                </w:rPrChange>
              </w:rPr>
              <w:pPrChange w:id="8243"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93EC3E4" w14:textId="77777777" w:rsidR="00402FFE" w:rsidRPr="00402FFE" w:rsidRDefault="00402FFE" w:rsidP="00402FFE">
            <w:pPr>
              <w:spacing w:after="0" w:line="240" w:lineRule="auto"/>
              <w:rPr>
                <w:ins w:id="8244" w:author="Lane, Stefanie" w:date="2023-04-28T12:07:00Z"/>
                <w:rFonts w:ascii="Calibri" w:eastAsia="Times New Roman" w:hAnsi="Calibri" w:cs="Calibri"/>
                <w:i/>
                <w:iCs/>
                <w:color w:val="000000"/>
                <w:rPrChange w:id="8245" w:author="Lane, Stefanie" w:date="2023-04-28T12:07:00Z">
                  <w:rPr>
                    <w:ins w:id="8246" w:author="Lane, Stefanie" w:date="2023-04-28T12:07:00Z"/>
                  </w:rPr>
                </w:rPrChange>
              </w:rPr>
              <w:pPrChange w:id="8247" w:author="Lane, Stefanie" w:date="2023-04-28T12:07:00Z">
                <w:pPr/>
              </w:pPrChange>
            </w:pPr>
            <w:ins w:id="8248" w:author="Lane, Stefanie" w:date="2023-04-28T12:07:00Z">
              <w:r w:rsidRPr="00402FFE">
                <w:rPr>
                  <w:rFonts w:ascii="Calibri" w:eastAsia="Times New Roman" w:hAnsi="Calibri" w:cs="Calibri"/>
                  <w:i/>
                  <w:iCs/>
                  <w:color w:val="000000"/>
                  <w:rPrChange w:id="8249" w:author="Lane, Stefanie" w:date="2023-04-28T12:07:00Z">
                    <w:rPr/>
                  </w:rPrChange>
                </w:rPr>
                <w:t>Galium trifidum</w:t>
              </w:r>
            </w:ins>
          </w:p>
        </w:tc>
        <w:tc>
          <w:tcPr>
            <w:tcW w:w="869" w:type="dxa"/>
            <w:tcBorders>
              <w:top w:val="single" w:sz="4" w:space="0" w:color="auto"/>
              <w:left w:val="nil"/>
              <w:bottom w:val="single" w:sz="4" w:space="0" w:color="auto"/>
              <w:right w:val="nil"/>
            </w:tcBorders>
            <w:shd w:val="clear" w:color="auto" w:fill="auto"/>
            <w:noWrap/>
            <w:vAlign w:val="bottom"/>
            <w:hideMark/>
          </w:tcPr>
          <w:p w14:paraId="17EDC27E" w14:textId="77777777" w:rsidR="00402FFE" w:rsidRPr="00402FFE" w:rsidRDefault="00402FFE" w:rsidP="00402FFE">
            <w:pPr>
              <w:spacing w:after="0" w:line="240" w:lineRule="auto"/>
              <w:jc w:val="center"/>
              <w:rPr>
                <w:ins w:id="8250" w:author="Lane, Stefanie" w:date="2023-04-28T12:07:00Z"/>
                <w:rFonts w:ascii="Calibri" w:eastAsia="Times New Roman" w:hAnsi="Calibri" w:cs="Calibri"/>
                <w:color w:val="000000"/>
                <w:rPrChange w:id="8251" w:author="Lane, Stefanie" w:date="2023-04-28T12:07:00Z">
                  <w:rPr>
                    <w:ins w:id="8252" w:author="Lane, Stefanie" w:date="2023-04-28T12:07:00Z"/>
                  </w:rPr>
                </w:rPrChange>
              </w:rPr>
              <w:pPrChange w:id="8253" w:author="Lane, Stefanie" w:date="2023-04-28T12:07:00Z">
                <w:pPr>
                  <w:jc w:val="center"/>
                </w:pPr>
              </w:pPrChange>
            </w:pPr>
            <w:ins w:id="8254" w:author="Lane, Stefanie" w:date="2023-04-28T12:07:00Z">
              <w:r w:rsidRPr="00402FFE">
                <w:rPr>
                  <w:rFonts w:ascii="Calibri" w:eastAsia="Times New Roman" w:hAnsi="Calibri" w:cs="Calibri"/>
                  <w:color w:val="000000"/>
                  <w:rPrChange w:id="8255" w:author="Lane, Stefanie" w:date="2023-04-28T12:07:00Z">
                    <w:rPr/>
                  </w:rPrChange>
                </w:rPr>
                <w:t>0.03</w:t>
              </w:r>
            </w:ins>
          </w:p>
        </w:tc>
        <w:tc>
          <w:tcPr>
            <w:tcW w:w="990" w:type="dxa"/>
            <w:tcBorders>
              <w:top w:val="single" w:sz="4" w:space="0" w:color="auto"/>
              <w:left w:val="nil"/>
              <w:bottom w:val="single" w:sz="4" w:space="0" w:color="auto"/>
              <w:right w:val="nil"/>
            </w:tcBorders>
            <w:shd w:val="clear" w:color="auto" w:fill="auto"/>
            <w:noWrap/>
            <w:vAlign w:val="bottom"/>
            <w:hideMark/>
          </w:tcPr>
          <w:p w14:paraId="174B2C40" w14:textId="77777777" w:rsidR="00402FFE" w:rsidRPr="00402FFE" w:rsidRDefault="00402FFE" w:rsidP="00402FFE">
            <w:pPr>
              <w:spacing w:after="0" w:line="240" w:lineRule="auto"/>
              <w:jc w:val="center"/>
              <w:rPr>
                <w:ins w:id="8256" w:author="Lane, Stefanie" w:date="2023-04-28T12:07:00Z"/>
                <w:rFonts w:ascii="Calibri" w:eastAsia="Times New Roman" w:hAnsi="Calibri" w:cs="Calibri"/>
                <w:color w:val="000000"/>
                <w:rPrChange w:id="8257" w:author="Lane, Stefanie" w:date="2023-04-28T12:07:00Z">
                  <w:rPr>
                    <w:ins w:id="8258" w:author="Lane, Stefanie" w:date="2023-04-28T12:07:00Z"/>
                  </w:rPr>
                </w:rPrChange>
              </w:rPr>
              <w:pPrChange w:id="8259" w:author="Lane, Stefanie" w:date="2023-04-28T12:07:00Z">
                <w:pPr>
                  <w:jc w:val="center"/>
                </w:pPr>
              </w:pPrChange>
            </w:pPr>
            <w:ins w:id="8260" w:author="Lane, Stefanie" w:date="2023-04-28T12:07:00Z">
              <w:r w:rsidRPr="00402FFE">
                <w:rPr>
                  <w:rFonts w:ascii="Calibri" w:eastAsia="Times New Roman" w:hAnsi="Calibri" w:cs="Calibri"/>
                  <w:color w:val="000000"/>
                  <w:rPrChange w:id="8261"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39ED49E0" w14:textId="77777777" w:rsidR="00402FFE" w:rsidRPr="00402FFE" w:rsidRDefault="00402FFE" w:rsidP="00402FFE">
            <w:pPr>
              <w:spacing w:after="0" w:line="240" w:lineRule="auto"/>
              <w:jc w:val="center"/>
              <w:rPr>
                <w:ins w:id="8262" w:author="Lane, Stefanie" w:date="2023-04-28T12:07:00Z"/>
                <w:rFonts w:ascii="Calibri" w:eastAsia="Times New Roman" w:hAnsi="Calibri" w:cs="Calibri"/>
                <w:color w:val="000000"/>
                <w:rPrChange w:id="8263" w:author="Lane, Stefanie" w:date="2023-04-28T12:07:00Z">
                  <w:rPr>
                    <w:ins w:id="8264" w:author="Lane, Stefanie" w:date="2023-04-28T12:07:00Z"/>
                  </w:rPr>
                </w:rPrChange>
              </w:rPr>
              <w:pPrChange w:id="8265" w:author="Lane, Stefanie" w:date="2023-04-28T12:07:00Z">
                <w:pPr>
                  <w:jc w:val="center"/>
                </w:pPr>
              </w:pPrChange>
            </w:pPr>
            <w:ins w:id="8266" w:author="Lane, Stefanie" w:date="2023-04-28T12:07:00Z">
              <w:r w:rsidRPr="00402FFE">
                <w:rPr>
                  <w:rFonts w:ascii="Calibri" w:eastAsia="Times New Roman" w:hAnsi="Calibri" w:cs="Calibri"/>
                  <w:color w:val="000000"/>
                  <w:rPrChange w:id="8267"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F37D9CF" w14:textId="77777777" w:rsidR="00402FFE" w:rsidRPr="00402FFE" w:rsidRDefault="00402FFE" w:rsidP="00402FFE">
            <w:pPr>
              <w:spacing w:after="0" w:line="240" w:lineRule="auto"/>
              <w:jc w:val="center"/>
              <w:rPr>
                <w:ins w:id="8268" w:author="Lane, Stefanie" w:date="2023-04-28T12:07:00Z"/>
                <w:rFonts w:ascii="Calibri" w:eastAsia="Times New Roman" w:hAnsi="Calibri" w:cs="Calibri"/>
                <w:color w:val="000000"/>
                <w:rPrChange w:id="8269" w:author="Lane, Stefanie" w:date="2023-04-28T12:07:00Z">
                  <w:rPr>
                    <w:ins w:id="8270" w:author="Lane, Stefanie" w:date="2023-04-28T12:07:00Z"/>
                  </w:rPr>
                </w:rPrChange>
              </w:rPr>
              <w:pPrChange w:id="8271" w:author="Lane, Stefanie" w:date="2023-04-28T12:07:00Z">
                <w:pPr>
                  <w:jc w:val="center"/>
                </w:pPr>
              </w:pPrChange>
            </w:pPr>
            <w:ins w:id="8272" w:author="Lane, Stefanie" w:date="2023-04-28T12:07:00Z">
              <w:r w:rsidRPr="00402FFE">
                <w:rPr>
                  <w:rFonts w:ascii="Calibri" w:eastAsia="Times New Roman" w:hAnsi="Calibri" w:cs="Calibri"/>
                  <w:color w:val="000000"/>
                  <w:rPrChange w:id="8273" w:author="Lane, Stefanie" w:date="2023-04-28T12:07:00Z">
                    <w:rPr/>
                  </w:rPrChange>
                </w:rPr>
                <w:t>-100.0</w:t>
              </w:r>
            </w:ins>
          </w:p>
        </w:tc>
      </w:tr>
      <w:tr w:rsidR="00402FFE" w:rsidRPr="00402FFE" w14:paraId="356A45E5" w14:textId="77777777" w:rsidTr="00402FFE">
        <w:trPr>
          <w:divId w:val="50731576"/>
          <w:trHeight w:val="290"/>
          <w:ins w:id="8274" w:author="Lane, Stefanie" w:date="2023-04-28T12:07:00Z"/>
        </w:trPr>
        <w:tc>
          <w:tcPr>
            <w:tcW w:w="1311" w:type="dxa"/>
            <w:vMerge/>
            <w:tcBorders>
              <w:top w:val="nil"/>
              <w:left w:val="single" w:sz="8" w:space="0" w:color="auto"/>
              <w:bottom w:val="single" w:sz="8" w:space="0" w:color="000000"/>
              <w:right w:val="nil"/>
            </w:tcBorders>
            <w:vAlign w:val="center"/>
            <w:hideMark/>
          </w:tcPr>
          <w:p w14:paraId="64E415BF" w14:textId="77777777" w:rsidR="00402FFE" w:rsidRPr="00402FFE" w:rsidRDefault="00402FFE" w:rsidP="00402FFE">
            <w:pPr>
              <w:spacing w:after="0" w:line="240" w:lineRule="auto"/>
              <w:rPr>
                <w:ins w:id="8275" w:author="Lane, Stefanie" w:date="2023-04-28T12:07:00Z"/>
                <w:rFonts w:ascii="Calibri" w:eastAsia="Times New Roman" w:hAnsi="Calibri" w:cs="Calibri"/>
                <w:color w:val="000000"/>
                <w:rPrChange w:id="8276" w:author="Lane, Stefanie" w:date="2023-04-28T12:07:00Z">
                  <w:rPr>
                    <w:ins w:id="8277" w:author="Lane, Stefanie" w:date="2023-04-28T12:07:00Z"/>
                  </w:rPr>
                </w:rPrChange>
              </w:rPr>
              <w:pPrChange w:id="8278"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D233833" w14:textId="77777777" w:rsidR="00402FFE" w:rsidRPr="00402FFE" w:rsidRDefault="00402FFE" w:rsidP="00402FFE">
            <w:pPr>
              <w:spacing w:after="0" w:line="240" w:lineRule="auto"/>
              <w:rPr>
                <w:ins w:id="8279" w:author="Lane, Stefanie" w:date="2023-04-28T12:07:00Z"/>
                <w:rFonts w:ascii="Calibri" w:eastAsia="Times New Roman" w:hAnsi="Calibri" w:cs="Calibri"/>
                <w:color w:val="000000"/>
                <w:rPrChange w:id="8280" w:author="Lane, Stefanie" w:date="2023-04-28T12:07:00Z">
                  <w:rPr>
                    <w:ins w:id="8281" w:author="Lane, Stefanie" w:date="2023-04-28T12:07:00Z"/>
                  </w:rPr>
                </w:rPrChange>
              </w:rPr>
              <w:pPrChange w:id="8282" w:author="Lane, Stefanie" w:date="2023-04-28T12:07:00Z">
                <w:pPr/>
              </w:pPrChange>
            </w:pPr>
          </w:p>
        </w:tc>
        <w:tc>
          <w:tcPr>
            <w:tcW w:w="3320" w:type="dxa"/>
            <w:tcBorders>
              <w:top w:val="nil"/>
              <w:left w:val="nil"/>
              <w:bottom w:val="nil"/>
              <w:right w:val="nil"/>
            </w:tcBorders>
            <w:shd w:val="clear" w:color="auto" w:fill="auto"/>
            <w:noWrap/>
            <w:vAlign w:val="bottom"/>
            <w:hideMark/>
          </w:tcPr>
          <w:p w14:paraId="6B2FC102" w14:textId="77777777" w:rsidR="00402FFE" w:rsidRPr="00402FFE" w:rsidRDefault="00402FFE" w:rsidP="00402FFE">
            <w:pPr>
              <w:spacing w:after="0" w:line="240" w:lineRule="auto"/>
              <w:rPr>
                <w:ins w:id="8283" w:author="Lane, Stefanie" w:date="2023-04-28T12:07:00Z"/>
                <w:rFonts w:ascii="Calibri" w:eastAsia="Times New Roman" w:hAnsi="Calibri" w:cs="Calibri"/>
                <w:i/>
                <w:iCs/>
                <w:color w:val="000000"/>
                <w:rPrChange w:id="8284" w:author="Lane, Stefanie" w:date="2023-04-28T12:07:00Z">
                  <w:rPr>
                    <w:ins w:id="8285" w:author="Lane, Stefanie" w:date="2023-04-28T12:07:00Z"/>
                  </w:rPr>
                </w:rPrChange>
              </w:rPr>
              <w:pPrChange w:id="8286" w:author="Lane, Stefanie" w:date="2023-04-28T12:07:00Z">
                <w:pPr/>
              </w:pPrChange>
            </w:pPr>
            <w:ins w:id="8287" w:author="Lane, Stefanie" w:date="2023-04-28T12:07:00Z">
              <w:r w:rsidRPr="00402FFE">
                <w:rPr>
                  <w:rFonts w:ascii="Calibri" w:eastAsia="Times New Roman" w:hAnsi="Calibri" w:cs="Calibri"/>
                  <w:i/>
                  <w:iCs/>
                  <w:color w:val="000000"/>
                  <w:rPrChange w:id="8288" w:author="Lane, Stefanie" w:date="2023-04-28T12:07:00Z">
                    <w:rPr/>
                  </w:rPrChange>
                </w:rPr>
                <w:t>Hypericum formosum</w:t>
              </w:r>
            </w:ins>
          </w:p>
        </w:tc>
        <w:tc>
          <w:tcPr>
            <w:tcW w:w="869" w:type="dxa"/>
            <w:tcBorders>
              <w:top w:val="nil"/>
              <w:left w:val="nil"/>
              <w:bottom w:val="nil"/>
              <w:right w:val="nil"/>
            </w:tcBorders>
            <w:shd w:val="clear" w:color="auto" w:fill="auto"/>
            <w:noWrap/>
            <w:vAlign w:val="bottom"/>
            <w:hideMark/>
          </w:tcPr>
          <w:p w14:paraId="220C6AAE" w14:textId="77777777" w:rsidR="00402FFE" w:rsidRPr="00402FFE" w:rsidRDefault="00402FFE" w:rsidP="00402FFE">
            <w:pPr>
              <w:spacing w:after="0" w:line="240" w:lineRule="auto"/>
              <w:jc w:val="center"/>
              <w:rPr>
                <w:ins w:id="8289" w:author="Lane, Stefanie" w:date="2023-04-28T12:07:00Z"/>
                <w:rFonts w:ascii="Calibri" w:eastAsia="Times New Roman" w:hAnsi="Calibri" w:cs="Calibri"/>
                <w:color w:val="000000"/>
                <w:rPrChange w:id="8290" w:author="Lane, Stefanie" w:date="2023-04-28T12:07:00Z">
                  <w:rPr>
                    <w:ins w:id="8291" w:author="Lane, Stefanie" w:date="2023-04-28T12:07:00Z"/>
                  </w:rPr>
                </w:rPrChange>
              </w:rPr>
              <w:pPrChange w:id="8292" w:author="Lane, Stefanie" w:date="2023-04-28T12:07:00Z">
                <w:pPr>
                  <w:jc w:val="center"/>
                </w:pPr>
              </w:pPrChange>
            </w:pPr>
            <w:ins w:id="8293" w:author="Lane, Stefanie" w:date="2023-04-28T12:07:00Z">
              <w:r w:rsidRPr="00402FFE">
                <w:rPr>
                  <w:rFonts w:ascii="Calibri" w:eastAsia="Times New Roman" w:hAnsi="Calibri" w:cs="Calibri"/>
                  <w:color w:val="000000"/>
                  <w:rPrChange w:id="8294" w:author="Lane, Stefanie" w:date="2023-04-28T12:07:00Z">
                    <w:rPr/>
                  </w:rPrChange>
                </w:rPr>
                <w:t>0.10</w:t>
              </w:r>
            </w:ins>
          </w:p>
        </w:tc>
        <w:tc>
          <w:tcPr>
            <w:tcW w:w="990" w:type="dxa"/>
            <w:tcBorders>
              <w:top w:val="nil"/>
              <w:left w:val="nil"/>
              <w:bottom w:val="nil"/>
              <w:right w:val="nil"/>
            </w:tcBorders>
            <w:shd w:val="clear" w:color="auto" w:fill="auto"/>
            <w:noWrap/>
            <w:vAlign w:val="bottom"/>
            <w:hideMark/>
          </w:tcPr>
          <w:p w14:paraId="51655FEA" w14:textId="77777777" w:rsidR="00402FFE" w:rsidRPr="00402FFE" w:rsidRDefault="00402FFE" w:rsidP="00402FFE">
            <w:pPr>
              <w:spacing w:after="0" w:line="240" w:lineRule="auto"/>
              <w:jc w:val="center"/>
              <w:rPr>
                <w:ins w:id="8295" w:author="Lane, Stefanie" w:date="2023-04-28T12:07:00Z"/>
                <w:rFonts w:ascii="Calibri" w:eastAsia="Times New Roman" w:hAnsi="Calibri" w:cs="Calibri"/>
                <w:color w:val="000000"/>
                <w:rPrChange w:id="8296" w:author="Lane, Stefanie" w:date="2023-04-28T12:07:00Z">
                  <w:rPr>
                    <w:ins w:id="8297" w:author="Lane, Stefanie" w:date="2023-04-28T12:07:00Z"/>
                  </w:rPr>
                </w:rPrChange>
              </w:rPr>
              <w:pPrChange w:id="8298" w:author="Lane, Stefanie" w:date="2023-04-28T12:07:00Z">
                <w:pPr>
                  <w:jc w:val="center"/>
                </w:pPr>
              </w:pPrChange>
            </w:pPr>
            <w:ins w:id="8299" w:author="Lane, Stefanie" w:date="2023-04-28T12:07:00Z">
              <w:r w:rsidRPr="00402FFE">
                <w:rPr>
                  <w:rFonts w:ascii="Calibri" w:eastAsia="Times New Roman" w:hAnsi="Calibri" w:cs="Calibri"/>
                  <w:color w:val="000000"/>
                  <w:rPrChange w:id="8300"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391D7185" w14:textId="77777777" w:rsidR="00402FFE" w:rsidRPr="00402FFE" w:rsidRDefault="00402FFE" w:rsidP="00402FFE">
            <w:pPr>
              <w:spacing w:after="0" w:line="240" w:lineRule="auto"/>
              <w:jc w:val="center"/>
              <w:rPr>
                <w:ins w:id="8301" w:author="Lane, Stefanie" w:date="2023-04-28T12:07:00Z"/>
                <w:rFonts w:ascii="Calibri" w:eastAsia="Times New Roman" w:hAnsi="Calibri" w:cs="Calibri"/>
                <w:color w:val="000000"/>
                <w:rPrChange w:id="8302" w:author="Lane, Stefanie" w:date="2023-04-28T12:07:00Z">
                  <w:rPr>
                    <w:ins w:id="8303" w:author="Lane, Stefanie" w:date="2023-04-28T12:07:00Z"/>
                  </w:rPr>
                </w:rPrChange>
              </w:rPr>
              <w:pPrChange w:id="8304" w:author="Lane, Stefanie" w:date="2023-04-28T12:07:00Z">
                <w:pPr>
                  <w:jc w:val="center"/>
                </w:pPr>
              </w:pPrChange>
            </w:pPr>
            <w:ins w:id="8305" w:author="Lane, Stefanie" w:date="2023-04-28T12:07:00Z">
              <w:r w:rsidRPr="00402FFE">
                <w:rPr>
                  <w:rFonts w:ascii="Calibri" w:eastAsia="Times New Roman" w:hAnsi="Calibri" w:cs="Calibri"/>
                  <w:color w:val="000000"/>
                  <w:rPrChange w:id="8306"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3998C92B" w14:textId="77777777" w:rsidR="00402FFE" w:rsidRPr="00402FFE" w:rsidRDefault="00402FFE" w:rsidP="00402FFE">
            <w:pPr>
              <w:spacing w:after="0" w:line="240" w:lineRule="auto"/>
              <w:jc w:val="center"/>
              <w:rPr>
                <w:ins w:id="8307" w:author="Lane, Stefanie" w:date="2023-04-28T12:07:00Z"/>
                <w:rFonts w:ascii="Calibri" w:eastAsia="Times New Roman" w:hAnsi="Calibri" w:cs="Calibri"/>
                <w:color w:val="000000"/>
                <w:rPrChange w:id="8308" w:author="Lane, Stefanie" w:date="2023-04-28T12:07:00Z">
                  <w:rPr>
                    <w:ins w:id="8309" w:author="Lane, Stefanie" w:date="2023-04-28T12:07:00Z"/>
                  </w:rPr>
                </w:rPrChange>
              </w:rPr>
              <w:pPrChange w:id="8310" w:author="Lane, Stefanie" w:date="2023-04-28T12:07:00Z">
                <w:pPr>
                  <w:jc w:val="center"/>
                </w:pPr>
              </w:pPrChange>
            </w:pPr>
            <w:ins w:id="8311" w:author="Lane, Stefanie" w:date="2023-04-28T12:07:00Z">
              <w:r w:rsidRPr="00402FFE">
                <w:rPr>
                  <w:rFonts w:ascii="Calibri" w:eastAsia="Times New Roman" w:hAnsi="Calibri" w:cs="Calibri"/>
                  <w:color w:val="000000"/>
                  <w:rPrChange w:id="8312" w:author="Lane, Stefanie" w:date="2023-04-28T12:07:00Z">
                    <w:rPr/>
                  </w:rPrChange>
                </w:rPr>
                <w:t>-100.0</w:t>
              </w:r>
            </w:ins>
          </w:p>
        </w:tc>
      </w:tr>
      <w:tr w:rsidR="00402FFE" w:rsidRPr="00402FFE" w14:paraId="183EFD8D" w14:textId="77777777" w:rsidTr="00402FFE">
        <w:trPr>
          <w:divId w:val="50731576"/>
          <w:trHeight w:val="290"/>
          <w:ins w:id="8313" w:author="Lane, Stefanie" w:date="2023-04-28T12:07:00Z"/>
        </w:trPr>
        <w:tc>
          <w:tcPr>
            <w:tcW w:w="1311" w:type="dxa"/>
            <w:vMerge/>
            <w:tcBorders>
              <w:top w:val="nil"/>
              <w:left w:val="single" w:sz="8" w:space="0" w:color="auto"/>
              <w:bottom w:val="single" w:sz="8" w:space="0" w:color="000000"/>
              <w:right w:val="nil"/>
            </w:tcBorders>
            <w:vAlign w:val="center"/>
            <w:hideMark/>
          </w:tcPr>
          <w:p w14:paraId="490842C6" w14:textId="77777777" w:rsidR="00402FFE" w:rsidRPr="00402FFE" w:rsidRDefault="00402FFE" w:rsidP="00402FFE">
            <w:pPr>
              <w:spacing w:after="0" w:line="240" w:lineRule="auto"/>
              <w:rPr>
                <w:ins w:id="8314" w:author="Lane, Stefanie" w:date="2023-04-28T12:07:00Z"/>
                <w:rFonts w:ascii="Calibri" w:eastAsia="Times New Roman" w:hAnsi="Calibri" w:cs="Calibri"/>
                <w:color w:val="000000"/>
                <w:rPrChange w:id="8315" w:author="Lane, Stefanie" w:date="2023-04-28T12:07:00Z">
                  <w:rPr>
                    <w:ins w:id="8316" w:author="Lane, Stefanie" w:date="2023-04-28T12:07:00Z"/>
                  </w:rPr>
                </w:rPrChange>
              </w:rPr>
              <w:pPrChange w:id="8317"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5CF684F0" w14:textId="77777777" w:rsidR="00402FFE" w:rsidRPr="00402FFE" w:rsidRDefault="00402FFE" w:rsidP="00402FFE">
            <w:pPr>
              <w:spacing w:after="0" w:line="240" w:lineRule="auto"/>
              <w:rPr>
                <w:ins w:id="8318" w:author="Lane, Stefanie" w:date="2023-04-28T12:07:00Z"/>
                <w:rFonts w:ascii="Calibri" w:eastAsia="Times New Roman" w:hAnsi="Calibri" w:cs="Calibri"/>
                <w:color w:val="000000"/>
                <w:rPrChange w:id="8319" w:author="Lane, Stefanie" w:date="2023-04-28T12:07:00Z">
                  <w:rPr>
                    <w:ins w:id="8320" w:author="Lane, Stefanie" w:date="2023-04-28T12:07:00Z"/>
                  </w:rPr>
                </w:rPrChange>
              </w:rPr>
              <w:pPrChange w:id="8321"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856D150" w14:textId="77777777" w:rsidR="00402FFE" w:rsidRPr="00402FFE" w:rsidRDefault="00402FFE" w:rsidP="00402FFE">
            <w:pPr>
              <w:spacing w:after="0" w:line="240" w:lineRule="auto"/>
              <w:rPr>
                <w:ins w:id="8322" w:author="Lane, Stefanie" w:date="2023-04-28T12:07:00Z"/>
                <w:rFonts w:ascii="Calibri" w:eastAsia="Times New Roman" w:hAnsi="Calibri" w:cs="Calibri"/>
                <w:i/>
                <w:iCs/>
                <w:color w:val="000000"/>
                <w:rPrChange w:id="8323" w:author="Lane, Stefanie" w:date="2023-04-28T12:07:00Z">
                  <w:rPr>
                    <w:ins w:id="8324" w:author="Lane, Stefanie" w:date="2023-04-28T12:07:00Z"/>
                  </w:rPr>
                </w:rPrChange>
              </w:rPr>
              <w:pPrChange w:id="8325" w:author="Lane, Stefanie" w:date="2023-04-28T12:07:00Z">
                <w:pPr/>
              </w:pPrChange>
            </w:pPr>
            <w:ins w:id="8326" w:author="Lane, Stefanie" w:date="2023-04-28T12:07:00Z">
              <w:r w:rsidRPr="00402FFE">
                <w:rPr>
                  <w:rFonts w:ascii="Calibri" w:eastAsia="Times New Roman" w:hAnsi="Calibri" w:cs="Calibri"/>
                  <w:i/>
                  <w:iCs/>
                  <w:color w:val="000000"/>
                  <w:rPrChange w:id="8327" w:author="Lane, Stefanie" w:date="2023-04-28T12:07:00Z">
                    <w:rPr/>
                  </w:rPrChange>
                </w:rPr>
                <w:t>Juncus articulatus</w:t>
              </w:r>
            </w:ins>
          </w:p>
        </w:tc>
        <w:tc>
          <w:tcPr>
            <w:tcW w:w="869" w:type="dxa"/>
            <w:tcBorders>
              <w:top w:val="single" w:sz="4" w:space="0" w:color="auto"/>
              <w:left w:val="nil"/>
              <w:bottom w:val="single" w:sz="4" w:space="0" w:color="auto"/>
              <w:right w:val="nil"/>
            </w:tcBorders>
            <w:shd w:val="clear" w:color="auto" w:fill="auto"/>
            <w:noWrap/>
            <w:vAlign w:val="bottom"/>
            <w:hideMark/>
          </w:tcPr>
          <w:p w14:paraId="35A8DA02" w14:textId="77777777" w:rsidR="00402FFE" w:rsidRPr="00402FFE" w:rsidRDefault="00402FFE" w:rsidP="00402FFE">
            <w:pPr>
              <w:spacing w:after="0" w:line="240" w:lineRule="auto"/>
              <w:jc w:val="center"/>
              <w:rPr>
                <w:ins w:id="8328" w:author="Lane, Stefanie" w:date="2023-04-28T12:07:00Z"/>
                <w:rFonts w:ascii="Calibri" w:eastAsia="Times New Roman" w:hAnsi="Calibri" w:cs="Calibri"/>
                <w:color w:val="000000"/>
                <w:rPrChange w:id="8329" w:author="Lane, Stefanie" w:date="2023-04-28T12:07:00Z">
                  <w:rPr>
                    <w:ins w:id="8330" w:author="Lane, Stefanie" w:date="2023-04-28T12:07:00Z"/>
                  </w:rPr>
                </w:rPrChange>
              </w:rPr>
              <w:pPrChange w:id="8331" w:author="Lane, Stefanie" w:date="2023-04-28T12:07:00Z">
                <w:pPr>
                  <w:jc w:val="center"/>
                </w:pPr>
              </w:pPrChange>
            </w:pPr>
            <w:ins w:id="8332" w:author="Lane, Stefanie" w:date="2023-04-28T12:07:00Z">
              <w:r w:rsidRPr="00402FFE">
                <w:rPr>
                  <w:rFonts w:ascii="Calibri" w:eastAsia="Times New Roman" w:hAnsi="Calibri" w:cs="Calibri"/>
                  <w:color w:val="000000"/>
                  <w:rPrChange w:id="8333" w:author="Lane, Stefanie" w:date="2023-04-28T12:07:00Z">
                    <w:rPr/>
                  </w:rPrChange>
                </w:rPr>
                <w:t>0.52</w:t>
              </w:r>
            </w:ins>
          </w:p>
        </w:tc>
        <w:tc>
          <w:tcPr>
            <w:tcW w:w="990" w:type="dxa"/>
            <w:tcBorders>
              <w:top w:val="single" w:sz="4" w:space="0" w:color="auto"/>
              <w:left w:val="nil"/>
              <w:bottom w:val="single" w:sz="4" w:space="0" w:color="auto"/>
              <w:right w:val="nil"/>
            </w:tcBorders>
            <w:shd w:val="clear" w:color="auto" w:fill="auto"/>
            <w:noWrap/>
            <w:vAlign w:val="bottom"/>
            <w:hideMark/>
          </w:tcPr>
          <w:p w14:paraId="29C04097" w14:textId="77777777" w:rsidR="00402FFE" w:rsidRPr="00402FFE" w:rsidRDefault="00402FFE" w:rsidP="00402FFE">
            <w:pPr>
              <w:spacing w:after="0" w:line="240" w:lineRule="auto"/>
              <w:jc w:val="center"/>
              <w:rPr>
                <w:ins w:id="8334" w:author="Lane, Stefanie" w:date="2023-04-28T12:07:00Z"/>
                <w:rFonts w:ascii="Calibri" w:eastAsia="Times New Roman" w:hAnsi="Calibri" w:cs="Calibri"/>
                <w:color w:val="000000"/>
                <w:rPrChange w:id="8335" w:author="Lane, Stefanie" w:date="2023-04-28T12:07:00Z">
                  <w:rPr>
                    <w:ins w:id="8336" w:author="Lane, Stefanie" w:date="2023-04-28T12:07:00Z"/>
                  </w:rPr>
                </w:rPrChange>
              </w:rPr>
              <w:pPrChange w:id="8337" w:author="Lane, Stefanie" w:date="2023-04-28T12:07:00Z">
                <w:pPr>
                  <w:jc w:val="center"/>
                </w:pPr>
              </w:pPrChange>
            </w:pPr>
            <w:ins w:id="8338" w:author="Lane, Stefanie" w:date="2023-04-28T12:07:00Z">
              <w:r w:rsidRPr="00402FFE">
                <w:rPr>
                  <w:rFonts w:ascii="Calibri" w:eastAsia="Times New Roman" w:hAnsi="Calibri" w:cs="Calibri"/>
                  <w:color w:val="000000"/>
                  <w:rPrChange w:id="8339" w:author="Lane, Stefanie" w:date="2023-04-28T12:07:00Z">
                    <w:rPr/>
                  </w:rPrChange>
                </w:rPr>
                <w:t>0.06</w:t>
              </w:r>
            </w:ins>
          </w:p>
        </w:tc>
        <w:tc>
          <w:tcPr>
            <w:tcW w:w="810" w:type="dxa"/>
            <w:tcBorders>
              <w:top w:val="single" w:sz="4" w:space="0" w:color="auto"/>
              <w:left w:val="nil"/>
              <w:bottom w:val="single" w:sz="4" w:space="0" w:color="auto"/>
              <w:right w:val="nil"/>
            </w:tcBorders>
            <w:shd w:val="clear" w:color="auto" w:fill="auto"/>
            <w:noWrap/>
            <w:vAlign w:val="bottom"/>
            <w:hideMark/>
          </w:tcPr>
          <w:p w14:paraId="4F7AADBB" w14:textId="77777777" w:rsidR="00402FFE" w:rsidRPr="00402FFE" w:rsidRDefault="00402FFE" w:rsidP="00402FFE">
            <w:pPr>
              <w:spacing w:after="0" w:line="240" w:lineRule="auto"/>
              <w:jc w:val="center"/>
              <w:rPr>
                <w:ins w:id="8340" w:author="Lane, Stefanie" w:date="2023-04-28T12:07:00Z"/>
                <w:rFonts w:ascii="Calibri" w:eastAsia="Times New Roman" w:hAnsi="Calibri" w:cs="Calibri"/>
                <w:color w:val="000000"/>
                <w:rPrChange w:id="8341" w:author="Lane, Stefanie" w:date="2023-04-28T12:07:00Z">
                  <w:rPr>
                    <w:ins w:id="8342" w:author="Lane, Stefanie" w:date="2023-04-28T12:07:00Z"/>
                  </w:rPr>
                </w:rPrChange>
              </w:rPr>
              <w:pPrChange w:id="8343" w:author="Lane, Stefanie" w:date="2023-04-28T12:07:00Z">
                <w:pPr>
                  <w:jc w:val="center"/>
                </w:pPr>
              </w:pPrChange>
            </w:pPr>
            <w:ins w:id="8344" w:author="Lane, Stefanie" w:date="2023-04-28T12:07:00Z">
              <w:r w:rsidRPr="00402FFE">
                <w:rPr>
                  <w:rFonts w:ascii="Calibri" w:eastAsia="Times New Roman" w:hAnsi="Calibri" w:cs="Calibri"/>
                  <w:color w:val="000000"/>
                  <w:rPrChange w:id="8345"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67C6B6" w14:textId="77777777" w:rsidR="00402FFE" w:rsidRPr="00402FFE" w:rsidRDefault="00402FFE" w:rsidP="00402FFE">
            <w:pPr>
              <w:spacing w:after="0" w:line="240" w:lineRule="auto"/>
              <w:jc w:val="center"/>
              <w:rPr>
                <w:ins w:id="8346" w:author="Lane, Stefanie" w:date="2023-04-28T12:07:00Z"/>
                <w:rFonts w:ascii="Calibri" w:eastAsia="Times New Roman" w:hAnsi="Calibri" w:cs="Calibri"/>
                <w:color w:val="000000"/>
                <w:rPrChange w:id="8347" w:author="Lane, Stefanie" w:date="2023-04-28T12:07:00Z">
                  <w:rPr>
                    <w:ins w:id="8348" w:author="Lane, Stefanie" w:date="2023-04-28T12:07:00Z"/>
                  </w:rPr>
                </w:rPrChange>
              </w:rPr>
              <w:pPrChange w:id="8349" w:author="Lane, Stefanie" w:date="2023-04-28T12:07:00Z">
                <w:pPr>
                  <w:jc w:val="center"/>
                </w:pPr>
              </w:pPrChange>
            </w:pPr>
            <w:ins w:id="8350" w:author="Lane, Stefanie" w:date="2023-04-28T12:07:00Z">
              <w:r w:rsidRPr="00402FFE">
                <w:rPr>
                  <w:rFonts w:ascii="Calibri" w:eastAsia="Times New Roman" w:hAnsi="Calibri" w:cs="Calibri"/>
                  <w:color w:val="000000"/>
                  <w:rPrChange w:id="8351" w:author="Lane, Stefanie" w:date="2023-04-28T12:07:00Z">
                    <w:rPr/>
                  </w:rPrChange>
                </w:rPr>
                <w:t>-100.0</w:t>
              </w:r>
            </w:ins>
          </w:p>
        </w:tc>
      </w:tr>
      <w:tr w:rsidR="00402FFE" w:rsidRPr="00402FFE" w14:paraId="0F2DADDC" w14:textId="77777777" w:rsidTr="00402FFE">
        <w:trPr>
          <w:divId w:val="50731576"/>
          <w:trHeight w:val="290"/>
          <w:ins w:id="8352" w:author="Lane, Stefanie" w:date="2023-04-28T12:07:00Z"/>
        </w:trPr>
        <w:tc>
          <w:tcPr>
            <w:tcW w:w="1311" w:type="dxa"/>
            <w:vMerge/>
            <w:tcBorders>
              <w:top w:val="nil"/>
              <w:left w:val="single" w:sz="8" w:space="0" w:color="auto"/>
              <w:bottom w:val="single" w:sz="8" w:space="0" w:color="000000"/>
              <w:right w:val="nil"/>
            </w:tcBorders>
            <w:vAlign w:val="center"/>
            <w:hideMark/>
          </w:tcPr>
          <w:p w14:paraId="4391BE00" w14:textId="77777777" w:rsidR="00402FFE" w:rsidRPr="00402FFE" w:rsidRDefault="00402FFE" w:rsidP="00402FFE">
            <w:pPr>
              <w:spacing w:after="0" w:line="240" w:lineRule="auto"/>
              <w:rPr>
                <w:ins w:id="8353" w:author="Lane, Stefanie" w:date="2023-04-28T12:07:00Z"/>
                <w:rFonts w:ascii="Calibri" w:eastAsia="Times New Roman" w:hAnsi="Calibri" w:cs="Calibri"/>
                <w:color w:val="000000"/>
                <w:rPrChange w:id="8354" w:author="Lane, Stefanie" w:date="2023-04-28T12:07:00Z">
                  <w:rPr>
                    <w:ins w:id="8355" w:author="Lane, Stefanie" w:date="2023-04-28T12:07:00Z"/>
                  </w:rPr>
                </w:rPrChange>
              </w:rPr>
              <w:pPrChange w:id="8356"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932CD2F" w14:textId="77777777" w:rsidR="00402FFE" w:rsidRPr="00402FFE" w:rsidRDefault="00402FFE" w:rsidP="00402FFE">
            <w:pPr>
              <w:spacing w:after="0" w:line="240" w:lineRule="auto"/>
              <w:rPr>
                <w:ins w:id="8357" w:author="Lane, Stefanie" w:date="2023-04-28T12:07:00Z"/>
                <w:rFonts w:ascii="Calibri" w:eastAsia="Times New Roman" w:hAnsi="Calibri" w:cs="Calibri"/>
                <w:color w:val="000000"/>
                <w:rPrChange w:id="8358" w:author="Lane, Stefanie" w:date="2023-04-28T12:07:00Z">
                  <w:rPr>
                    <w:ins w:id="8359" w:author="Lane, Stefanie" w:date="2023-04-28T12:07:00Z"/>
                  </w:rPr>
                </w:rPrChange>
              </w:rPr>
              <w:pPrChange w:id="8360" w:author="Lane, Stefanie" w:date="2023-04-28T12:07:00Z">
                <w:pPr/>
              </w:pPrChange>
            </w:pPr>
          </w:p>
        </w:tc>
        <w:tc>
          <w:tcPr>
            <w:tcW w:w="3320" w:type="dxa"/>
            <w:tcBorders>
              <w:top w:val="nil"/>
              <w:left w:val="nil"/>
              <w:bottom w:val="nil"/>
              <w:right w:val="nil"/>
            </w:tcBorders>
            <w:shd w:val="clear" w:color="auto" w:fill="auto"/>
            <w:noWrap/>
            <w:vAlign w:val="bottom"/>
            <w:hideMark/>
          </w:tcPr>
          <w:p w14:paraId="3CF64CFB" w14:textId="77777777" w:rsidR="00402FFE" w:rsidRPr="00402FFE" w:rsidRDefault="00402FFE" w:rsidP="00402FFE">
            <w:pPr>
              <w:spacing w:after="0" w:line="240" w:lineRule="auto"/>
              <w:rPr>
                <w:ins w:id="8361" w:author="Lane, Stefanie" w:date="2023-04-28T12:07:00Z"/>
                <w:rFonts w:ascii="Calibri" w:eastAsia="Times New Roman" w:hAnsi="Calibri" w:cs="Calibri"/>
                <w:i/>
                <w:iCs/>
                <w:color w:val="000000"/>
                <w:rPrChange w:id="8362" w:author="Lane, Stefanie" w:date="2023-04-28T12:07:00Z">
                  <w:rPr>
                    <w:ins w:id="8363" w:author="Lane, Stefanie" w:date="2023-04-28T12:07:00Z"/>
                  </w:rPr>
                </w:rPrChange>
              </w:rPr>
              <w:pPrChange w:id="8364" w:author="Lane, Stefanie" w:date="2023-04-28T12:07:00Z">
                <w:pPr/>
              </w:pPrChange>
            </w:pPr>
            <w:ins w:id="8365" w:author="Lane, Stefanie" w:date="2023-04-28T12:07:00Z">
              <w:r w:rsidRPr="00402FFE">
                <w:rPr>
                  <w:rFonts w:ascii="Calibri" w:eastAsia="Times New Roman" w:hAnsi="Calibri" w:cs="Calibri"/>
                  <w:i/>
                  <w:iCs/>
                  <w:color w:val="000000"/>
                  <w:rPrChange w:id="8366" w:author="Lane, Stefanie" w:date="2023-04-28T12:07:00Z">
                    <w:rPr/>
                  </w:rPrChange>
                </w:rPr>
                <w:t>Leersia oryzoides</w:t>
              </w:r>
            </w:ins>
          </w:p>
        </w:tc>
        <w:tc>
          <w:tcPr>
            <w:tcW w:w="869" w:type="dxa"/>
            <w:tcBorders>
              <w:top w:val="nil"/>
              <w:left w:val="nil"/>
              <w:bottom w:val="nil"/>
              <w:right w:val="nil"/>
            </w:tcBorders>
            <w:shd w:val="clear" w:color="auto" w:fill="auto"/>
            <w:noWrap/>
            <w:vAlign w:val="bottom"/>
            <w:hideMark/>
          </w:tcPr>
          <w:p w14:paraId="4FF408E8" w14:textId="77777777" w:rsidR="00402FFE" w:rsidRPr="00402FFE" w:rsidRDefault="00402FFE" w:rsidP="00402FFE">
            <w:pPr>
              <w:spacing w:after="0" w:line="240" w:lineRule="auto"/>
              <w:jc w:val="center"/>
              <w:rPr>
                <w:ins w:id="8367" w:author="Lane, Stefanie" w:date="2023-04-28T12:07:00Z"/>
                <w:rFonts w:ascii="Calibri" w:eastAsia="Times New Roman" w:hAnsi="Calibri" w:cs="Calibri"/>
                <w:color w:val="000000"/>
                <w:rPrChange w:id="8368" w:author="Lane, Stefanie" w:date="2023-04-28T12:07:00Z">
                  <w:rPr>
                    <w:ins w:id="8369" w:author="Lane, Stefanie" w:date="2023-04-28T12:07:00Z"/>
                  </w:rPr>
                </w:rPrChange>
              </w:rPr>
              <w:pPrChange w:id="8370" w:author="Lane, Stefanie" w:date="2023-04-28T12:07:00Z">
                <w:pPr>
                  <w:jc w:val="center"/>
                </w:pPr>
              </w:pPrChange>
            </w:pPr>
            <w:ins w:id="8371" w:author="Lane, Stefanie" w:date="2023-04-28T12:07:00Z">
              <w:r w:rsidRPr="00402FFE">
                <w:rPr>
                  <w:rFonts w:ascii="Calibri" w:eastAsia="Times New Roman" w:hAnsi="Calibri" w:cs="Calibri"/>
                  <w:color w:val="000000"/>
                  <w:rPrChange w:id="8372" w:author="Lane, Stefanie" w:date="2023-04-28T12:07:00Z">
                    <w:rPr/>
                  </w:rPrChange>
                </w:rPr>
                <w:t>0.14</w:t>
              </w:r>
            </w:ins>
          </w:p>
        </w:tc>
        <w:tc>
          <w:tcPr>
            <w:tcW w:w="990" w:type="dxa"/>
            <w:tcBorders>
              <w:top w:val="nil"/>
              <w:left w:val="nil"/>
              <w:bottom w:val="nil"/>
              <w:right w:val="nil"/>
            </w:tcBorders>
            <w:shd w:val="clear" w:color="auto" w:fill="auto"/>
            <w:noWrap/>
            <w:vAlign w:val="bottom"/>
            <w:hideMark/>
          </w:tcPr>
          <w:p w14:paraId="6006904F" w14:textId="77777777" w:rsidR="00402FFE" w:rsidRPr="00402FFE" w:rsidRDefault="00402FFE" w:rsidP="00402FFE">
            <w:pPr>
              <w:spacing w:after="0" w:line="240" w:lineRule="auto"/>
              <w:jc w:val="center"/>
              <w:rPr>
                <w:ins w:id="8373" w:author="Lane, Stefanie" w:date="2023-04-28T12:07:00Z"/>
                <w:rFonts w:ascii="Calibri" w:eastAsia="Times New Roman" w:hAnsi="Calibri" w:cs="Calibri"/>
                <w:color w:val="000000"/>
                <w:rPrChange w:id="8374" w:author="Lane, Stefanie" w:date="2023-04-28T12:07:00Z">
                  <w:rPr>
                    <w:ins w:id="8375" w:author="Lane, Stefanie" w:date="2023-04-28T12:07:00Z"/>
                  </w:rPr>
                </w:rPrChange>
              </w:rPr>
              <w:pPrChange w:id="8376" w:author="Lane, Stefanie" w:date="2023-04-28T12:07:00Z">
                <w:pPr>
                  <w:jc w:val="center"/>
                </w:pPr>
              </w:pPrChange>
            </w:pPr>
            <w:ins w:id="8377" w:author="Lane, Stefanie" w:date="2023-04-28T12:07:00Z">
              <w:r w:rsidRPr="00402FFE">
                <w:rPr>
                  <w:rFonts w:ascii="Calibri" w:eastAsia="Times New Roman" w:hAnsi="Calibri" w:cs="Calibri"/>
                  <w:color w:val="000000"/>
                  <w:rPrChange w:id="8378" w:author="Lane, Stefanie" w:date="2023-04-28T12:07:00Z">
                    <w:rPr/>
                  </w:rPrChange>
                </w:rPr>
                <w:t>0.24</w:t>
              </w:r>
            </w:ins>
          </w:p>
        </w:tc>
        <w:tc>
          <w:tcPr>
            <w:tcW w:w="810" w:type="dxa"/>
            <w:tcBorders>
              <w:top w:val="nil"/>
              <w:left w:val="nil"/>
              <w:bottom w:val="nil"/>
              <w:right w:val="nil"/>
            </w:tcBorders>
            <w:shd w:val="clear" w:color="auto" w:fill="auto"/>
            <w:noWrap/>
            <w:vAlign w:val="bottom"/>
            <w:hideMark/>
          </w:tcPr>
          <w:p w14:paraId="76DB1358" w14:textId="77777777" w:rsidR="00402FFE" w:rsidRPr="00402FFE" w:rsidRDefault="00402FFE" w:rsidP="00402FFE">
            <w:pPr>
              <w:spacing w:after="0" w:line="240" w:lineRule="auto"/>
              <w:jc w:val="center"/>
              <w:rPr>
                <w:ins w:id="8379" w:author="Lane, Stefanie" w:date="2023-04-28T12:07:00Z"/>
                <w:rFonts w:ascii="Calibri" w:eastAsia="Times New Roman" w:hAnsi="Calibri" w:cs="Calibri"/>
                <w:color w:val="000000"/>
                <w:rPrChange w:id="8380" w:author="Lane, Stefanie" w:date="2023-04-28T12:07:00Z">
                  <w:rPr>
                    <w:ins w:id="8381" w:author="Lane, Stefanie" w:date="2023-04-28T12:07:00Z"/>
                  </w:rPr>
                </w:rPrChange>
              </w:rPr>
              <w:pPrChange w:id="8382" w:author="Lane, Stefanie" w:date="2023-04-28T12:07:00Z">
                <w:pPr>
                  <w:jc w:val="center"/>
                </w:pPr>
              </w:pPrChange>
            </w:pPr>
            <w:ins w:id="8383" w:author="Lane, Stefanie" w:date="2023-04-28T12:07:00Z">
              <w:r w:rsidRPr="00402FFE">
                <w:rPr>
                  <w:rFonts w:ascii="Calibri" w:eastAsia="Times New Roman" w:hAnsi="Calibri" w:cs="Calibri"/>
                  <w:color w:val="000000"/>
                  <w:rPrChange w:id="8384"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4D81FF58" w14:textId="77777777" w:rsidR="00402FFE" w:rsidRPr="00402FFE" w:rsidRDefault="00402FFE" w:rsidP="00402FFE">
            <w:pPr>
              <w:spacing w:after="0" w:line="240" w:lineRule="auto"/>
              <w:jc w:val="center"/>
              <w:rPr>
                <w:ins w:id="8385" w:author="Lane, Stefanie" w:date="2023-04-28T12:07:00Z"/>
                <w:rFonts w:ascii="Calibri" w:eastAsia="Times New Roman" w:hAnsi="Calibri" w:cs="Calibri"/>
                <w:color w:val="000000"/>
                <w:rPrChange w:id="8386" w:author="Lane, Stefanie" w:date="2023-04-28T12:07:00Z">
                  <w:rPr>
                    <w:ins w:id="8387" w:author="Lane, Stefanie" w:date="2023-04-28T12:07:00Z"/>
                  </w:rPr>
                </w:rPrChange>
              </w:rPr>
              <w:pPrChange w:id="8388" w:author="Lane, Stefanie" w:date="2023-04-28T12:07:00Z">
                <w:pPr>
                  <w:jc w:val="center"/>
                </w:pPr>
              </w:pPrChange>
            </w:pPr>
            <w:ins w:id="8389" w:author="Lane, Stefanie" w:date="2023-04-28T12:07:00Z">
              <w:r w:rsidRPr="00402FFE">
                <w:rPr>
                  <w:rFonts w:ascii="Calibri" w:eastAsia="Times New Roman" w:hAnsi="Calibri" w:cs="Calibri"/>
                  <w:color w:val="000000"/>
                  <w:rPrChange w:id="8390" w:author="Lane, Stefanie" w:date="2023-04-28T12:07:00Z">
                    <w:rPr/>
                  </w:rPrChange>
                </w:rPr>
                <w:t>-100.0</w:t>
              </w:r>
            </w:ins>
          </w:p>
        </w:tc>
      </w:tr>
      <w:tr w:rsidR="00402FFE" w:rsidRPr="00402FFE" w14:paraId="0AE33A64" w14:textId="77777777" w:rsidTr="00402FFE">
        <w:trPr>
          <w:divId w:val="50731576"/>
          <w:trHeight w:val="290"/>
          <w:ins w:id="8391" w:author="Lane, Stefanie" w:date="2023-04-28T12:07:00Z"/>
        </w:trPr>
        <w:tc>
          <w:tcPr>
            <w:tcW w:w="1311" w:type="dxa"/>
            <w:vMerge/>
            <w:tcBorders>
              <w:top w:val="nil"/>
              <w:left w:val="single" w:sz="8" w:space="0" w:color="auto"/>
              <w:bottom w:val="single" w:sz="8" w:space="0" w:color="000000"/>
              <w:right w:val="nil"/>
            </w:tcBorders>
            <w:vAlign w:val="center"/>
            <w:hideMark/>
          </w:tcPr>
          <w:p w14:paraId="6673910F" w14:textId="77777777" w:rsidR="00402FFE" w:rsidRPr="00402FFE" w:rsidRDefault="00402FFE" w:rsidP="00402FFE">
            <w:pPr>
              <w:spacing w:after="0" w:line="240" w:lineRule="auto"/>
              <w:rPr>
                <w:ins w:id="8392" w:author="Lane, Stefanie" w:date="2023-04-28T12:07:00Z"/>
                <w:rFonts w:ascii="Calibri" w:eastAsia="Times New Roman" w:hAnsi="Calibri" w:cs="Calibri"/>
                <w:color w:val="000000"/>
                <w:rPrChange w:id="8393" w:author="Lane, Stefanie" w:date="2023-04-28T12:07:00Z">
                  <w:rPr>
                    <w:ins w:id="8394" w:author="Lane, Stefanie" w:date="2023-04-28T12:07:00Z"/>
                  </w:rPr>
                </w:rPrChange>
              </w:rPr>
              <w:pPrChange w:id="839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A90D8DE" w14:textId="77777777" w:rsidR="00402FFE" w:rsidRPr="00402FFE" w:rsidRDefault="00402FFE" w:rsidP="00402FFE">
            <w:pPr>
              <w:spacing w:after="0" w:line="240" w:lineRule="auto"/>
              <w:rPr>
                <w:ins w:id="8396" w:author="Lane, Stefanie" w:date="2023-04-28T12:07:00Z"/>
                <w:rFonts w:ascii="Calibri" w:eastAsia="Times New Roman" w:hAnsi="Calibri" w:cs="Calibri"/>
                <w:color w:val="000000"/>
                <w:rPrChange w:id="8397" w:author="Lane, Stefanie" w:date="2023-04-28T12:07:00Z">
                  <w:rPr>
                    <w:ins w:id="8398" w:author="Lane, Stefanie" w:date="2023-04-28T12:07:00Z"/>
                  </w:rPr>
                </w:rPrChange>
              </w:rPr>
              <w:pPrChange w:id="8399"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1DCB67C" w14:textId="77777777" w:rsidR="00402FFE" w:rsidRPr="00402FFE" w:rsidRDefault="00402FFE" w:rsidP="00402FFE">
            <w:pPr>
              <w:spacing w:after="0" w:line="240" w:lineRule="auto"/>
              <w:rPr>
                <w:ins w:id="8400" w:author="Lane, Stefanie" w:date="2023-04-28T12:07:00Z"/>
                <w:rFonts w:ascii="Calibri" w:eastAsia="Times New Roman" w:hAnsi="Calibri" w:cs="Calibri"/>
                <w:i/>
                <w:iCs/>
                <w:color w:val="000000"/>
                <w:rPrChange w:id="8401" w:author="Lane, Stefanie" w:date="2023-04-28T12:07:00Z">
                  <w:rPr>
                    <w:ins w:id="8402" w:author="Lane, Stefanie" w:date="2023-04-28T12:07:00Z"/>
                  </w:rPr>
                </w:rPrChange>
              </w:rPr>
              <w:pPrChange w:id="8403" w:author="Lane, Stefanie" w:date="2023-04-28T12:07:00Z">
                <w:pPr/>
              </w:pPrChange>
            </w:pPr>
            <w:ins w:id="8404" w:author="Lane, Stefanie" w:date="2023-04-28T12:07:00Z">
              <w:r w:rsidRPr="00402FFE">
                <w:rPr>
                  <w:rFonts w:ascii="Calibri" w:eastAsia="Times New Roman" w:hAnsi="Calibri" w:cs="Calibri"/>
                  <w:i/>
                  <w:iCs/>
                  <w:color w:val="000000"/>
                  <w:rPrChange w:id="8405" w:author="Lane, Stefanie" w:date="2023-04-28T12:07:00Z">
                    <w:rPr/>
                  </w:rPrChange>
                </w:rPr>
                <w:t>Lilaeopsis occidentalis</w:t>
              </w:r>
            </w:ins>
          </w:p>
        </w:tc>
        <w:tc>
          <w:tcPr>
            <w:tcW w:w="869" w:type="dxa"/>
            <w:tcBorders>
              <w:top w:val="single" w:sz="4" w:space="0" w:color="auto"/>
              <w:left w:val="nil"/>
              <w:bottom w:val="single" w:sz="4" w:space="0" w:color="auto"/>
              <w:right w:val="nil"/>
            </w:tcBorders>
            <w:shd w:val="clear" w:color="auto" w:fill="auto"/>
            <w:noWrap/>
            <w:vAlign w:val="bottom"/>
            <w:hideMark/>
          </w:tcPr>
          <w:p w14:paraId="2B517403" w14:textId="77777777" w:rsidR="00402FFE" w:rsidRPr="00402FFE" w:rsidRDefault="00402FFE" w:rsidP="00402FFE">
            <w:pPr>
              <w:spacing w:after="0" w:line="240" w:lineRule="auto"/>
              <w:jc w:val="center"/>
              <w:rPr>
                <w:ins w:id="8406" w:author="Lane, Stefanie" w:date="2023-04-28T12:07:00Z"/>
                <w:rFonts w:ascii="Calibri" w:eastAsia="Times New Roman" w:hAnsi="Calibri" w:cs="Calibri"/>
                <w:color w:val="000000"/>
                <w:rPrChange w:id="8407" w:author="Lane, Stefanie" w:date="2023-04-28T12:07:00Z">
                  <w:rPr>
                    <w:ins w:id="8408" w:author="Lane, Stefanie" w:date="2023-04-28T12:07:00Z"/>
                  </w:rPr>
                </w:rPrChange>
              </w:rPr>
              <w:pPrChange w:id="8409" w:author="Lane, Stefanie" w:date="2023-04-28T12:07:00Z">
                <w:pPr>
                  <w:jc w:val="center"/>
                </w:pPr>
              </w:pPrChange>
            </w:pPr>
            <w:ins w:id="8410" w:author="Lane, Stefanie" w:date="2023-04-28T12:07:00Z">
              <w:r w:rsidRPr="00402FFE">
                <w:rPr>
                  <w:rFonts w:ascii="Calibri" w:eastAsia="Times New Roman" w:hAnsi="Calibri" w:cs="Calibri"/>
                  <w:color w:val="000000"/>
                  <w:rPrChange w:id="8411" w:author="Lane, Stefanie" w:date="2023-04-28T12:07:00Z">
                    <w:rPr/>
                  </w:rPrChange>
                </w:rPr>
                <w:t>0.17</w:t>
              </w:r>
            </w:ins>
          </w:p>
        </w:tc>
        <w:tc>
          <w:tcPr>
            <w:tcW w:w="990" w:type="dxa"/>
            <w:tcBorders>
              <w:top w:val="single" w:sz="4" w:space="0" w:color="auto"/>
              <w:left w:val="nil"/>
              <w:bottom w:val="single" w:sz="4" w:space="0" w:color="auto"/>
              <w:right w:val="nil"/>
            </w:tcBorders>
            <w:shd w:val="clear" w:color="auto" w:fill="auto"/>
            <w:noWrap/>
            <w:vAlign w:val="bottom"/>
            <w:hideMark/>
          </w:tcPr>
          <w:p w14:paraId="6EDC5D12" w14:textId="77777777" w:rsidR="00402FFE" w:rsidRPr="00402FFE" w:rsidRDefault="00402FFE" w:rsidP="00402FFE">
            <w:pPr>
              <w:spacing w:after="0" w:line="240" w:lineRule="auto"/>
              <w:jc w:val="center"/>
              <w:rPr>
                <w:ins w:id="8412" w:author="Lane, Stefanie" w:date="2023-04-28T12:07:00Z"/>
                <w:rFonts w:ascii="Calibri" w:eastAsia="Times New Roman" w:hAnsi="Calibri" w:cs="Calibri"/>
                <w:color w:val="000000"/>
                <w:rPrChange w:id="8413" w:author="Lane, Stefanie" w:date="2023-04-28T12:07:00Z">
                  <w:rPr>
                    <w:ins w:id="8414" w:author="Lane, Stefanie" w:date="2023-04-28T12:07:00Z"/>
                  </w:rPr>
                </w:rPrChange>
              </w:rPr>
              <w:pPrChange w:id="8415" w:author="Lane, Stefanie" w:date="2023-04-28T12:07:00Z">
                <w:pPr>
                  <w:jc w:val="center"/>
                </w:pPr>
              </w:pPrChange>
            </w:pPr>
            <w:ins w:id="8416" w:author="Lane, Stefanie" w:date="2023-04-28T12:07:00Z">
              <w:r w:rsidRPr="00402FFE">
                <w:rPr>
                  <w:rFonts w:ascii="Calibri" w:eastAsia="Times New Roman" w:hAnsi="Calibri" w:cs="Calibri"/>
                  <w:color w:val="000000"/>
                  <w:rPrChange w:id="8417"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16EB6E68" w14:textId="77777777" w:rsidR="00402FFE" w:rsidRPr="00402FFE" w:rsidRDefault="00402FFE" w:rsidP="00402FFE">
            <w:pPr>
              <w:spacing w:after="0" w:line="240" w:lineRule="auto"/>
              <w:jc w:val="center"/>
              <w:rPr>
                <w:ins w:id="8418" w:author="Lane, Stefanie" w:date="2023-04-28T12:07:00Z"/>
                <w:rFonts w:ascii="Calibri" w:eastAsia="Times New Roman" w:hAnsi="Calibri" w:cs="Calibri"/>
                <w:color w:val="000000"/>
                <w:rPrChange w:id="8419" w:author="Lane, Stefanie" w:date="2023-04-28T12:07:00Z">
                  <w:rPr>
                    <w:ins w:id="8420" w:author="Lane, Stefanie" w:date="2023-04-28T12:07:00Z"/>
                  </w:rPr>
                </w:rPrChange>
              </w:rPr>
              <w:pPrChange w:id="8421" w:author="Lane, Stefanie" w:date="2023-04-28T12:07:00Z">
                <w:pPr>
                  <w:jc w:val="center"/>
                </w:pPr>
              </w:pPrChange>
            </w:pPr>
            <w:ins w:id="8422" w:author="Lane, Stefanie" w:date="2023-04-28T12:07:00Z">
              <w:r w:rsidRPr="00402FFE">
                <w:rPr>
                  <w:rFonts w:ascii="Calibri" w:eastAsia="Times New Roman" w:hAnsi="Calibri" w:cs="Calibri"/>
                  <w:color w:val="000000"/>
                  <w:rPrChange w:id="8423"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0F750CA" w14:textId="77777777" w:rsidR="00402FFE" w:rsidRPr="00402FFE" w:rsidRDefault="00402FFE" w:rsidP="00402FFE">
            <w:pPr>
              <w:spacing w:after="0" w:line="240" w:lineRule="auto"/>
              <w:jc w:val="center"/>
              <w:rPr>
                <w:ins w:id="8424" w:author="Lane, Stefanie" w:date="2023-04-28T12:07:00Z"/>
                <w:rFonts w:ascii="Calibri" w:eastAsia="Times New Roman" w:hAnsi="Calibri" w:cs="Calibri"/>
                <w:color w:val="000000"/>
                <w:rPrChange w:id="8425" w:author="Lane, Stefanie" w:date="2023-04-28T12:07:00Z">
                  <w:rPr>
                    <w:ins w:id="8426" w:author="Lane, Stefanie" w:date="2023-04-28T12:07:00Z"/>
                  </w:rPr>
                </w:rPrChange>
              </w:rPr>
              <w:pPrChange w:id="8427" w:author="Lane, Stefanie" w:date="2023-04-28T12:07:00Z">
                <w:pPr>
                  <w:jc w:val="center"/>
                </w:pPr>
              </w:pPrChange>
            </w:pPr>
            <w:ins w:id="8428" w:author="Lane, Stefanie" w:date="2023-04-28T12:07:00Z">
              <w:r w:rsidRPr="00402FFE">
                <w:rPr>
                  <w:rFonts w:ascii="Calibri" w:eastAsia="Times New Roman" w:hAnsi="Calibri" w:cs="Calibri"/>
                  <w:color w:val="000000"/>
                  <w:rPrChange w:id="8429" w:author="Lane, Stefanie" w:date="2023-04-28T12:07:00Z">
                    <w:rPr/>
                  </w:rPrChange>
                </w:rPr>
                <w:t>-100.0</w:t>
              </w:r>
            </w:ins>
          </w:p>
        </w:tc>
      </w:tr>
      <w:tr w:rsidR="00402FFE" w:rsidRPr="00402FFE" w14:paraId="76AC0EE3" w14:textId="77777777" w:rsidTr="00402FFE">
        <w:trPr>
          <w:divId w:val="50731576"/>
          <w:trHeight w:val="290"/>
          <w:ins w:id="8430" w:author="Lane, Stefanie" w:date="2023-04-28T12:07:00Z"/>
        </w:trPr>
        <w:tc>
          <w:tcPr>
            <w:tcW w:w="1311" w:type="dxa"/>
            <w:vMerge/>
            <w:tcBorders>
              <w:top w:val="nil"/>
              <w:left w:val="single" w:sz="8" w:space="0" w:color="auto"/>
              <w:bottom w:val="single" w:sz="8" w:space="0" w:color="000000"/>
              <w:right w:val="nil"/>
            </w:tcBorders>
            <w:vAlign w:val="center"/>
            <w:hideMark/>
          </w:tcPr>
          <w:p w14:paraId="4A43BC1C" w14:textId="77777777" w:rsidR="00402FFE" w:rsidRPr="00402FFE" w:rsidRDefault="00402FFE" w:rsidP="00402FFE">
            <w:pPr>
              <w:spacing w:after="0" w:line="240" w:lineRule="auto"/>
              <w:rPr>
                <w:ins w:id="8431" w:author="Lane, Stefanie" w:date="2023-04-28T12:07:00Z"/>
                <w:rFonts w:ascii="Calibri" w:eastAsia="Times New Roman" w:hAnsi="Calibri" w:cs="Calibri"/>
                <w:color w:val="000000"/>
                <w:rPrChange w:id="8432" w:author="Lane, Stefanie" w:date="2023-04-28T12:07:00Z">
                  <w:rPr>
                    <w:ins w:id="8433" w:author="Lane, Stefanie" w:date="2023-04-28T12:07:00Z"/>
                  </w:rPr>
                </w:rPrChange>
              </w:rPr>
              <w:pPrChange w:id="8434"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23945757" w14:textId="77777777" w:rsidR="00402FFE" w:rsidRPr="00402FFE" w:rsidRDefault="00402FFE" w:rsidP="00402FFE">
            <w:pPr>
              <w:spacing w:after="0" w:line="240" w:lineRule="auto"/>
              <w:rPr>
                <w:ins w:id="8435" w:author="Lane, Stefanie" w:date="2023-04-28T12:07:00Z"/>
                <w:rFonts w:ascii="Calibri" w:eastAsia="Times New Roman" w:hAnsi="Calibri" w:cs="Calibri"/>
                <w:color w:val="000000"/>
                <w:rPrChange w:id="8436" w:author="Lane, Stefanie" w:date="2023-04-28T12:07:00Z">
                  <w:rPr>
                    <w:ins w:id="8437" w:author="Lane, Stefanie" w:date="2023-04-28T12:07:00Z"/>
                  </w:rPr>
                </w:rPrChange>
              </w:rPr>
              <w:pPrChange w:id="8438" w:author="Lane, Stefanie" w:date="2023-04-28T12:07:00Z">
                <w:pPr/>
              </w:pPrChange>
            </w:pPr>
          </w:p>
        </w:tc>
        <w:tc>
          <w:tcPr>
            <w:tcW w:w="3320" w:type="dxa"/>
            <w:tcBorders>
              <w:top w:val="nil"/>
              <w:left w:val="nil"/>
              <w:bottom w:val="nil"/>
              <w:right w:val="nil"/>
            </w:tcBorders>
            <w:shd w:val="clear" w:color="auto" w:fill="auto"/>
            <w:noWrap/>
            <w:vAlign w:val="bottom"/>
            <w:hideMark/>
          </w:tcPr>
          <w:p w14:paraId="0CE75DEE" w14:textId="77777777" w:rsidR="00402FFE" w:rsidRPr="00402FFE" w:rsidRDefault="00402FFE" w:rsidP="00402FFE">
            <w:pPr>
              <w:spacing w:after="0" w:line="240" w:lineRule="auto"/>
              <w:rPr>
                <w:ins w:id="8439" w:author="Lane, Stefanie" w:date="2023-04-28T12:07:00Z"/>
                <w:rFonts w:ascii="Calibri" w:eastAsia="Times New Roman" w:hAnsi="Calibri" w:cs="Calibri"/>
                <w:i/>
                <w:iCs/>
                <w:color w:val="000000"/>
                <w:rPrChange w:id="8440" w:author="Lane, Stefanie" w:date="2023-04-28T12:07:00Z">
                  <w:rPr>
                    <w:ins w:id="8441" w:author="Lane, Stefanie" w:date="2023-04-28T12:07:00Z"/>
                  </w:rPr>
                </w:rPrChange>
              </w:rPr>
              <w:pPrChange w:id="8442" w:author="Lane, Stefanie" w:date="2023-04-28T12:07:00Z">
                <w:pPr/>
              </w:pPrChange>
            </w:pPr>
            <w:ins w:id="8443" w:author="Lane, Stefanie" w:date="2023-04-28T12:07:00Z">
              <w:r w:rsidRPr="00402FFE">
                <w:rPr>
                  <w:rFonts w:ascii="Calibri" w:eastAsia="Times New Roman" w:hAnsi="Calibri" w:cs="Calibri"/>
                  <w:i/>
                  <w:iCs/>
                  <w:color w:val="000000"/>
                  <w:rPrChange w:id="8444" w:author="Lane, Stefanie" w:date="2023-04-28T12:07:00Z">
                    <w:rPr/>
                  </w:rPrChange>
                </w:rPr>
                <w:t>Mimulus guttatus</w:t>
              </w:r>
            </w:ins>
          </w:p>
        </w:tc>
        <w:tc>
          <w:tcPr>
            <w:tcW w:w="869" w:type="dxa"/>
            <w:tcBorders>
              <w:top w:val="nil"/>
              <w:left w:val="nil"/>
              <w:bottom w:val="nil"/>
              <w:right w:val="nil"/>
            </w:tcBorders>
            <w:shd w:val="clear" w:color="auto" w:fill="auto"/>
            <w:noWrap/>
            <w:vAlign w:val="bottom"/>
            <w:hideMark/>
          </w:tcPr>
          <w:p w14:paraId="230B2537" w14:textId="77777777" w:rsidR="00402FFE" w:rsidRPr="00402FFE" w:rsidRDefault="00402FFE" w:rsidP="00402FFE">
            <w:pPr>
              <w:spacing w:after="0" w:line="240" w:lineRule="auto"/>
              <w:jc w:val="center"/>
              <w:rPr>
                <w:ins w:id="8445" w:author="Lane, Stefanie" w:date="2023-04-28T12:07:00Z"/>
                <w:rFonts w:ascii="Calibri" w:eastAsia="Times New Roman" w:hAnsi="Calibri" w:cs="Calibri"/>
                <w:color w:val="000000"/>
                <w:rPrChange w:id="8446" w:author="Lane, Stefanie" w:date="2023-04-28T12:07:00Z">
                  <w:rPr>
                    <w:ins w:id="8447" w:author="Lane, Stefanie" w:date="2023-04-28T12:07:00Z"/>
                  </w:rPr>
                </w:rPrChange>
              </w:rPr>
              <w:pPrChange w:id="8448" w:author="Lane, Stefanie" w:date="2023-04-28T12:07:00Z">
                <w:pPr>
                  <w:jc w:val="center"/>
                </w:pPr>
              </w:pPrChange>
            </w:pPr>
            <w:ins w:id="8449" w:author="Lane, Stefanie" w:date="2023-04-28T12:07:00Z">
              <w:r w:rsidRPr="00402FFE">
                <w:rPr>
                  <w:rFonts w:ascii="Calibri" w:eastAsia="Times New Roman" w:hAnsi="Calibri" w:cs="Calibri"/>
                  <w:color w:val="000000"/>
                  <w:rPrChange w:id="8450" w:author="Lane, Stefanie" w:date="2023-04-28T12:07:00Z">
                    <w:rPr/>
                  </w:rPrChange>
                </w:rPr>
                <w:t>0.03</w:t>
              </w:r>
            </w:ins>
          </w:p>
        </w:tc>
        <w:tc>
          <w:tcPr>
            <w:tcW w:w="990" w:type="dxa"/>
            <w:tcBorders>
              <w:top w:val="nil"/>
              <w:left w:val="nil"/>
              <w:bottom w:val="nil"/>
              <w:right w:val="nil"/>
            </w:tcBorders>
            <w:shd w:val="clear" w:color="auto" w:fill="auto"/>
            <w:noWrap/>
            <w:vAlign w:val="bottom"/>
            <w:hideMark/>
          </w:tcPr>
          <w:p w14:paraId="7D9F79D5" w14:textId="77777777" w:rsidR="00402FFE" w:rsidRPr="00402FFE" w:rsidRDefault="00402FFE" w:rsidP="00402FFE">
            <w:pPr>
              <w:spacing w:after="0" w:line="240" w:lineRule="auto"/>
              <w:jc w:val="center"/>
              <w:rPr>
                <w:ins w:id="8451" w:author="Lane, Stefanie" w:date="2023-04-28T12:07:00Z"/>
                <w:rFonts w:ascii="Calibri" w:eastAsia="Times New Roman" w:hAnsi="Calibri" w:cs="Calibri"/>
                <w:color w:val="000000"/>
                <w:rPrChange w:id="8452" w:author="Lane, Stefanie" w:date="2023-04-28T12:07:00Z">
                  <w:rPr>
                    <w:ins w:id="8453" w:author="Lane, Stefanie" w:date="2023-04-28T12:07:00Z"/>
                  </w:rPr>
                </w:rPrChange>
              </w:rPr>
              <w:pPrChange w:id="8454" w:author="Lane, Stefanie" w:date="2023-04-28T12:07:00Z">
                <w:pPr>
                  <w:jc w:val="center"/>
                </w:pPr>
              </w:pPrChange>
            </w:pPr>
            <w:ins w:id="8455" w:author="Lane, Stefanie" w:date="2023-04-28T12:07:00Z">
              <w:r w:rsidRPr="00402FFE">
                <w:rPr>
                  <w:rFonts w:ascii="Calibri" w:eastAsia="Times New Roman" w:hAnsi="Calibri" w:cs="Calibri"/>
                  <w:color w:val="000000"/>
                  <w:rPrChange w:id="8456"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6A11CBD3" w14:textId="77777777" w:rsidR="00402FFE" w:rsidRPr="00402FFE" w:rsidRDefault="00402FFE" w:rsidP="00402FFE">
            <w:pPr>
              <w:spacing w:after="0" w:line="240" w:lineRule="auto"/>
              <w:jc w:val="center"/>
              <w:rPr>
                <w:ins w:id="8457" w:author="Lane, Stefanie" w:date="2023-04-28T12:07:00Z"/>
                <w:rFonts w:ascii="Calibri" w:eastAsia="Times New Roman" w:hAnsi="Calibri" w:cs="Calibri"/>
                <w:color w:val="000000"/>
                <w:rPrChange w:id="8458" w:author="Lane, Stefanie" w:date="2023-04-28T12:07:00Z">
                  <w:rPr>
                    <w:ins w:id="8459" w:author="Lane, Stefanie" w:date="2023-04-28T12:07:00Z"/>
                  </w:rPr>
                </w:rPrChange>
              </w:rPr>
              <w:pPrChange w:id="8460" w:author="Lane, Stefanie" w:date="2023-04-28T12:07:00Z">
                <w:pPr>
                  <w:jc w:val="center"/>
                </w:pPr>
              </w:pPrChange>
            </w:pPr>
            <w:ins w:id="8461" w:author="Lane, Stefanie" w:date="2023-04-28T12:07:00Z">
              <w:r w:rsidRPr="00402FFE">
                <w:rPr>
                  <w:rFonts w:ascii="Calibri" w:eastAsia="Times New Roman" w:hAnsi="Calibri" w:cs="Calibri"/>
                  <w:color w:val="000000"/>
                  <w:rPrChange w:id="8462"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47C549C6" w14:textId="77777777" w:rsidR="00402FFE" w:rsidRPr="00402FFE" w:rsidRDefault="00402FFE" w:rsidP="00402FFE">
            <w:pPr>
              <w:spacing w:after="0" w:line="240" w:lineRule="auto"/>
              <w:jc w:val="center"/>
              <w:rPr>
                <w:ins w:id="8463" w:author="Lane, Stefanie" w:date="2023-04-28T12:07:00Z"/>
                <w:rFonts w:ascii="Calibri" w:eastAsia="Times New Roman" w:hAnsi="Calibri" w:cs="Calibri"/>
                <w:color w:val="000000"/>
                <w:rPrChange w:id="8464" w:author="Lane, Stefanie" w:date="2023-04-28T12:07:00Z">
                  <w:rPr>
                    <w:ins w:id="8465" w:author="Lane, Stefanie" w:date="2023-04-28T12:07:00Z"/>
                  </w:rPr>
                </w:rPrChange>
              </w:rPr>
              <w:pPrChange w:id="8466" w:author="Lane, Stefanie" w:date="2023-04-28T12:07:00Z">
                <w:pPr>
                  <w:jc w:val="center"/>
                </w:pPr>
              </w:pPrChange>
            </w:pPr>
            <w:ins w:id="8467" w:author="Lane, Stefanie" w:date="2023-04-28T12:07:00Z">
              <w:r w:rsidRPr="00402FFE">
                <w:rPr>
                  <w:rFonts w:ascii="Calibri" w:eastAsia="Times New Roman" w:hAnsi="Calibri" w:cs="Calibri"/>
                  <w:color w:val="000000"/>
                  <w:rPrChange w:id="8468" w:author="Lane, Stefanie" w:date="2023-04-28T12:07:00Z">
                    <w:rPr/>
                  </w:rPrChange>
                </w:rPr>
                <w:t>-100.0</w:t>
              </w:r>
            </w:ins>
          </w:p>
        </w:tc>
      </w:tr>
      <w:tr w:rsidR="00402FFE" w:rsidRPr="00402FFE" w14:paraId="09DDC13A" w14:textId="77777777" w:rsidTr="00402FFE">
        <w:trPr>
          <w:divId w:val="50731576"/>
          <w:trHeight w:val="290"/>
          <w:ins w:id="8469" w:author="Lane, Stefanie" w:date="2023-04-28T12:07:00Z"/>
        </w:trPr>
        <w:tc>
          <w:tcPr>
            <w:tcW w:w="1311" w:type="dxa"/>
            <w:vMerge/>
            <w:tcBorders>
              <w:top w:val="nil"/>
              <w:left w:val="single" w:sz="8" w:space="0" w:color="auto"/>
              <w:bottom w:val="single" w:sz="8" w:space="0" w:color="000000"/>
              <w:right w:val="nil"/>
            </w:tcBorders>
            <w:vAlign w:val="center"/>
            <w:hideMark/>
          </w:tcPr>
          <w:p w14:paraId="41C41220" w14:textId="77777777" w:rsidR="00402FFE" w:rsidRPr="00402FFE" w:rsidRDefault="00402FFE" w:rsidP="00402FFE">
            <w:pPr>
              <w:spacing w:after="0" w:line="240" w:lineRule="auto"/>
              <w:rPr>
                <w:ins w:id="8470" w:author="Lane, Stefanie" w:date="2023-04-28T12:07:00Z"/>
                <w:rFonts w:ascii="Calibri" w:eastAsia="Times New Roman" w:hAnsi="Calibri" w:cs="Calibri"/>
                <w:color w:val="000000"/>
                <w:rPrChange w:id="8471" w:author="Lane, Stefanie" w:date="2023-04-28T12:07:00Z">
                  <w:rPr>
                    <w:ins w:id="8472" w:author="Lane, Stefanie" w:date="2023-04-28T12:07:00Z"/>
                  </w:rPr>
                </w:rPrChange>
              </w:rPr>
              <w:pPrChange w:id="8473"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9F8329D" w14:textId="77777777" w:rsidR="00402FFE" w:rsidRPr="00402FFE" w:rsidRDefault="00402FFE" w:rsidP="00402FFE">
            <w:pPr>
              <w:spacing w:after="0" w:line="240" w:lineRule="auto"/>
              <w:rPr>
                <w:ins w:id="8474" w:author="Lane, Stefanie" w:date="2023-04-28T12:07:00Z"/>
                <w:rFonts w:ascii="Calibri" w:eastAsia="Times New Roman" w:hAnsi="Calibri" w:cs="Calibri"/>
                <w:color w:val="000000"/>
                <w:rPrChange w:id="8475" w:author="Lane, Stefanie" w:date="2023-04-28T12:07:00Z">
                  <w:rPr>
                    <w:ins w:id="8476" w:author="Lane, Stefanie" w:date="2023-04-28T12:07:00Z"/>
                  </w:rPr>
                </w:rPrChange>
              </w:rPr>
              <w:pPrChange w:id="8477"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1BA7478" w14:textId="77777777" w:rsidR="00402FFE" w:rsidRPr="00402FFE" w:rsidRDefault="00402FFE" w:rsidP="00402FFE">
            <w:pPr>
              <w:spacing w:after="0" w:line="240" w:lineRule="auto"/>
              <w:rPr>
                <w:ins w:id="8478" w:author="Lane, Stefanie" w:date="2023-04-28T12:07:00Z"/>
                <w:rFonts w:ascii="Calibri" w:eastAsia="Times New Roman" w:hAnsi="Calibri" w:cs="Calibri"/>
                <w:i/>
                <w:iCs/>
                <w:color w:val="000000"/>
                <w:rPrChange w:id="8479" w:author="Lane, Stefanie" w:date="2023-04-28T12:07:00Z">
                  <w:rPr>
                    <w:ins w:id="8480" w:author="Lane, Stefanie" w:date="2023-04-28T12:07:00Z"/>
                  </w:rPr>
                </w:rPrChange>
              </w:rPr>
              <w:pPrChange w:id="8481" w:author="Lane, Stefanie" w:date="2023-04-28T12:07:00Z">
                <w:pPr/>
              </w:pPrChange>
            </w:pPr>
            <w:ins w:id="8482" w:author="Lane, Stefanie" w:date="2023-04-28T12:07:00Z">
              <w:r w:rsidRPr="00402FFE">
                <w:rPr>
                  <w:rFonts w:ascii="Calibri" w:eastAsia="Times New Roman" w:hAnsi="Calibri" w:cs="Calibri"/>
                  <w:i/>
                  <w:iCs/>
                  <w:color w:val="000000"/>
                  <w:rPrChange w:id="8483" w:author="Lane, Stefanie" w:date="2023-04-28T12:07:00Z">
                    <w:rPr/>
                  </w:rPrChange>
                </w:rPr>
                <w:t>Oenanthe sarmentosa</w:t>
              </w:r>
            </w:ins>
          </w:p>
        </w:tc>
        <w:tc>
          <w:tcPr>
            <w:tcW w:w="869" w:type="dxa"/>
            <w:tcBorders>
              <w:top w:val="single" w:sz="4" w:space="0" w:color="auto"/>
              <w:left w:val="nil"/>
              <w:bottom w:val="single" w:sz="4" w:space="0" w:color="auto"/>
              <w:right w:val="nil"/>
            </w:tcBorders>
            <w:shd w:val="clear" w:color="auto" w:fill="auto"/>
            <w:noWrap/>
            <w:vAlign w:val="bottom"/>
            <w:hideMark/>
          </w:tcPr>
          <w:p w14:paraId="49130BB7" w14:textId="77777777" w:rsidR="00402FFE" w:rsidRPr="00402FFE" w:rsidRDefault="00402FFE" w:rsidP="00402FFE">
            <w:pPr>
              <w:spacing w:after="0" w:line="240" w:lineRule="auto"/>
              <w:jc w:val="center"/>
              <w:rPr>
                <w:ins w:id="8484" w:author="Lane, Stefanie" w:date="2023-04-28T12:07:00Z"/>
                <w:rFonts w:ascii="Calibri" w:eastAsia="Times New Roman" w:hAnsi="Calibri" w:cs="Calibri"/>
                <w:color w:val="000000"/>
                <w:rPrChange w:id="8485" w:author="Lane, Stefanie" w:date="2023-04-28T12:07:00Z">
                  <w:rPr>
                    <w:ins w:id="8486" w:author="Lane, Stefanie" w:date="2023-04-28T12:07:00Z"/>
                  </w:rPr>
                </w:rPrChange>
              </w:rPr>
              <w:pPrChange w:id="8487" w:author="Lane, Stefanie" w:date="2023-04-28T12:07:00Z">
                <w:pPr>
                  <w:jc w:val="center"/>
                </w:pPr>
              </w:pPrChange>
            </w:pPr>
            <w:ins w:id="8488" w:author="Lane, Stefanie" w:date="2023-04-28T12:07:00Z">
              <w:r w:rsidRPr="00402FFE">
                <w:rPr>
                  <w:rFonts w:ascii="Calibri" w:eastAsia="Times New Roman" w:hAnsi="Calibri" w:cs="Calibri"/>
                  <w:color w:val="000000"/>
                  <w:rPrChange w:id="8489" w:author="Lane, Stefanie" w:date="2023-04-28T12:07:00Z">
                    <w:rPr/>
                  </w:rPrChange>
                </w:rPr>
                <w:t>0.17</w:t>
              </w:r>
            </w:ins>
          </w:p>
        </w:tc>
        <w:tc>
          <w:tcPr>
            <w:tcW w:w="990" w:type="dxa"/>
            <w:tcBorders>
              <w:top w:val="single" w:sz="4" w:space="0" w:color="auto"/>
              <w:left w:val="nil"/>
              <w:bottom w:val="single" w:sz="4" w:space="0" w:color="auto"/>
              <w:right w:val="nil"/>
            </w:tcBorders>
            <w:shd w:val="clear" w:color="auto" w:fill="auto"/>
            <w:noWrap/>
            <w:vAlign w:val="bottom"/>
            <w:hideMark/>
          </w:tcPr>
          <w:p w14:paraId="7AB54970" w14:textId="77777777" w:rsidR="00402FFE" w:rsidRPr="00402FFE" w:rsidRDefault="00402FFE" w:rsidP="00402FFE">
            <w:pPr>
              <w:spacing w:after="0" w:line="240" w:lineRule="auto"/>
              <w:jc w:val="center"/>
              <w:rPr>
                <w:ins w:id="8490" w:author="Lane, Stefanie" w:date="2023-04-28T12:07:00Z"/>
                <w:rFonts w:ascii="Calibri" w:eastAsia="Times New Roman" w:hAnsi="Calibri" w:cs="Calibri"/>
                <w:color w:val="000000"/>
                <w:rPrChange w:id="8491" w:author="Lane, Stefanie" w:date="2023-04-28T12:07:00Z">
                  <w:rPr>
                    <w:ins w:id="8492" w:author="Lane, Stefanie" w:date="2023-04-28T12:07:00Z"/>
                  </w:rPr>
                </w:rPrChange>
              </w:rPr>
              <w:pPrChange w:id="8493" w:author="Lane, Stefanie" w:date="2023-04-28T12:07:00Z">
                <w:pPr>
                  <w:jc w:val="center"/>
                </w:pPr>
              </w:pPrChange>
            </w:pPr>
            <w:ins w:id="8494" w:author="Lane, Stefanie" w:date="2023-04-28T12:07:00Z">
              <w:r w:rsidRPr="00402FFE">
                <w:rPr>
                  <w:rFonts w:ascii="Calibri" w:eastAsia="Times New Roman" w:hAnsi="Calibri" w:cs="Calibri"/>
                  <w:color w:val="000000"/>
                  <w:rPrChange w:id="8495" w:author="Lane, Stefanie" w:date="2023-04-28T12:07:00Z">
                    <w:rPr/>
                  </w:rPrChange>
                </w:rPr>
                <w:t>0.30</w:t>
              </w:r>
            </w:ins>
          </w:p>
        </w:tc>
        <w:tc>
          <w:tcPr>
            <w:tcW w:w="810" w:type="dxa"/>
            <w:tcBorders>
              <w:top w:val="single" w:sz="4" w:space="0" w:color="auto"/>
              <w:left w:val="nil"/>
              <w:bottom w:val="single" w:sz="4" w:space="0" w:color="auto"/>
              <w:right w:val="nil"/>
            </w:tcBorders>
            <w:shd w:val="clear" w:color="auto" w:fill="auto"/>
            <w:noWrap/>
            <w:vAlign w:val="bottom"/>
            <w:hideMark/>
          </w:tcPr>
          <w:p w14:paraId="17CF455A" w14:textId="77777777" w:rsidR="00402FFE" w:rsidRPr="00402FFE" w:rsidRDefault="00402FFE" w:rsidP="00402FFE">
            <w:pPr>
              <w:spacing w:after="0" w:line="240" w:lineRule="auto"/>
              <w:jc w:val="center"/>
              <w:rPr>
                <w:ins w:id="8496" w:author="Lane, Stefanie" w:date="2023-04-28T12:07:00Z"/>
                <w:rFonts w:ascii="Calibri" w:eastAsia="Times New Roman" w:hAnsi="Calibri" w:cs="Calibri"/>
                <w:color w:val="000000"/>
                <w:rPrChange w:id="8497" w:author="Lane, Stefanie" w:date="2023-04-28T12:07:00Z">
                  <w:rPr>
                    <w:ins w:id="8498" w:author="Lane, Stefanie" w:date="2023-04-28T12:07:00Z"/>
                  </w:rPr>
                </w:rPrChange>
              </w:rPr>
              <w:pPrChange w:id="8499" w:author="Lane, Stefanie" w:date="2023-04-28T12:07:00Z">
                <w:pPr>
                  <w:jc w:val="center"/>
                </w:pPr>
              </w:pPrChange>
            </w:pPr>
            <w:ins w:id="8500" w:author="Lane, Stefanie" w:date="2023-04-28T12:07:00Z">
              <w:r w:rsidRPr="00402FFE">
                <w:rPr>
                  <w:rFonts w:ascii="Calibri" w:eastAsia="Times New Roman" w:hAnsi="Calibri" w:cs="Calibri"/>
                  <w:color w:val="000000"/>
                  <w:rPrChange w:id="8501"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A44452" w14:textId="77777777" w:rsidR="00402FFE" w:rsidRPr="00402FFE" w:rsidRDefault="00402FFE" w:rsidP="00402FFE">
            <w:pPr>
              <w:spacing w:after="0" w:line="240" w:lineRule="auto"/>
              <w:jc w:val="center"/>
              <w:rPr>
                <w:ins w:id="8502" w:author="Lane, Stefanie" w:date="2023-04-28T12:07:00Z"/>
                <w:rFonts w:ascii="Calibri" w:eastAsia="Times New Roman" w:hAnsi="Calibri" w:cs="Calibri"/>
                <w:color w:val="000000"/>
                <w:rPrChange w:id="8503" w:author="Lane, Stefanie" w:date="2023-04-28T12:07:00Z">
                  <w:rPr>
                    <w:ins w:id="8504" w:author="Lane, Stefanie" w:date="2023-04-28T12:07:00Z"/>
                  </w:rPr>
                </w:rPrChange>
              </w:rPr>
              <w:pPrChange w:id="8505" w:author="Lane, Stefanie" w:date="2023-04-28T12:07:00Z">
                <w:pPr>
                  <w:jc w:val="center"/>
                </w:pPr>
              </w:pPrChange>
            </w:pPr>
            <w:ins w:id="8506" w:author="Lane, Stefanie" w:date="2023-04-28T12:07:00Z">
              <w:r w:rsidRPr="00402FFE">
                <w:rPr>
                  <w:rFonts w:ascii="Calibri" w:eastAsia="Times New Roman" w:hAnsi="Calibri" w:cs="Calibri"/>
                  <w:color w:val="000000"/>
                  <w:rPrChange w:id="8507" w:author="Lane, Stefanie" w:date="2023-04-28T12:07:00Z">
                    <w:rPr/>
                  </w:rPrChange>
                </w:rPr>
                <w:t>-100.0</w:t>
              </w:r>
            </w:ins>
          </w:p>
        </w:tc>
      </w:tr>
      <w:tr w:rsidR="00402FFE" w:rsidRPr="00402FFE" w14:paraId="51F7D334" w14:textId="77777777" w:rsidTr="00402FFE">
        <w:trPr>
          <w:divId w:val="50731576"/>
          <w:trHeight w:val="290"/>
          <w:ins w:id="8508" w:author="Lane, Stefanie" w:date="2023-04-28T12:07:00Z"/>
        </w:trPr>
        <w:tc>
          <w:tcPr>
            <w:tcW w:w="1311" w:type="dxa"/>
            <w:vMerge/>
            <w:tcBorders>
              <w:top w:val="nil"/>
              <w:left w:val="single" w:sz="8" w:space="0" w:color="auto"/>
              <w:bottom w:val="single" w:sz="8" w:space="0" w:color="000000"/>
              <w:right w:val="nil"/>
            </w:tcBorders>
            <w:vAlign w:val="center"/>
            <w:hideMark/>
          </w:tcPr>
          <w:p w14:paraId="1B4A93D5" w14:textId="77777777" w:rsidR="00402FFE" w:rsidRPr="00402FFE" w:rsidRDefault="00402FFE" w:rsidP="00402FFE">
            <w:pPr>
              <w:spacing w:after="0" w:line="240" w:lineRule="auto"/>
              <w:rPr>
                <w:ins w:id="8509" w:author="Lane, Stefanie" w:date="2023-04-28T12:07:00Z"/>
                <w:rFonts w:ascii="Calibri" w:eastAsia="Times New Roman" w:hAnsi="Calibri" w:cs="Calibri"/>
                <w:color w:val="000000"/>
                <w:rPrChange w:id="8510" w:author="Lane, Stefanie" w:date="2023-04-28T12:07:00Z">
                  <w:rPr>
                    <w:ins w:id="8511" w:author="Lane, Stefanie" w:date="2023-04-28T12:07:00Z"/>
                  </w:rPr>
                </w:rPrChange>
              </w:rPr>
              <w:pPrChange w:id="851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71609FB" w14:textId="77777777" w:rsidR="00402FFE" w:rsidRPr="00402FFE" w:rsidRDefault="00402FFE" w:rsidP="00402FFE">
            <w:pPr>
              <w:spacing w:after="0" w:line="240" w:lineRule="auto"/>
              <w:rPr>
                <w:ins w:id="8513" w:author="Lane, Stefanie" w:date="2023-04-28T12:07:00Z"/>
                <w:rFonts w:ascii="Calibri" w:eastAsia="Times New Roman" w:hAnsi="Calibri" w:cs="Calibri"/>
                <w:color w:val="000000"/>
                <w:rPrChange w:id="8514" w:author="Lane, Stefanie" w:date="2023-04-28T12:07:00Z">
                  <w:rPr>
                    <w:ins w:id="8515" w:author="Lane, Stefanie" w:date="2023-04-28T12:07:00Z"/>
                  </w:rPr>
                </w:rPrChange>
              </w:rPr>
              <w:pPrChange w:id="8516" w:author="Lane, Stefanie" w:date="2023-04-28T12:07:00Z">
                <w:pPr/>
              </w:pPrChange>
            </w:pPr>
          </w:p>
        </w:tc>
        <w:tc>
          <w:tcPr>
            <w:tcW w:w="3320" w:type="dxa"/>
            <w:tcBorders>
              <w:top w:val="nil"/>
              <w:left w:val="nil"/>
              <w:bottom w:val="nil"/>
              <w:right w:val="nil"/>
            </w:tcBorders>
            <w:shd w:val="clear" w:color="auto" w:fill="auto"/>
            <w:noWrap/>
            <w:vAlign w:val="bottom"/>
            <w:hideMark/>
          </w:tcPr>
          <w:p w14:paraId="43898D1E" w14:textId="77777777" w:rsidR="00402FFE" w:rsidRPr="00402FFE" w:rsidRDefault="00402FFE" w:rsidP="00402FFE">
            <w:pPr>
              <w:spacing w:after="0" w:line="240" w:lineRule="auto"/>
              <w:rPr>
                <w:ins w:id="8517" w:author="Lane, Stefanie" w:date="2023-04-28T12:07:00Z"/>
                <w:rFonts w:ascii="Calibri" w:eastAsia="Times New Roman" w:hAnsi="Calibri" w:cs="Calibri"/>
                <w:i/>
                <w:iCs/>
                <w:color w:val="000000"/>
                <w:rPrChange w:id="8518" w:author="Lane, Stefanie" w:date="2023-04-28T12:07:00Z">
                  <w:rPr>
                    <w:ins w:id="8519" w:author="Lane, Stefanie" w:date="2023-04-28T12:07:00Z"/>
                  </w:rPr>
                </w:rPrChange>
              </w:rPr>
              <w:pPrChange w:id="8520" w:author="Lane, Stefanie" w:date="2023-04-28T12:07:00Z">
                <w:pPr/>
              </w:pPrChange>
            </w:pPr>
            <w:ins w:id="8521" w:author="Lane, Stefanie" w:date="2023-04-28T12:07:00Z">
              <w:r w:rsidRPr="00402FFE">
                <w:rPr>
                  <w:rFonts w:ascii="Calibri" w:eastAsia="Times New Roman" w:hAnsi="Calibri" w:cs="Calibri"/>
                  <w:i/>
                  <w:iCs/>
                  <w:color w:val="000000"/>
                  <w:rPrChange w:id="8522" w:author="Lane, Stefanie" w:date="2023-04-28T12:07:00Z">
                    <w:rPr/>
                  </w:rPrChange>
                </w:rPr>
                <w:t>Platanthera dilatata</w:t>
              </w:r>
            </w:ins>
          </w:p>
        </w:tc>
        <w:tc>
          <w:tcPr>
            <w:tcW w:w="869" w:type="dxa"/>
            <w:tcBorders>
              <w:top w:val="nil"/>
              <w:left w:val="nil"/>
              <w:bottom w:val="nil"/>
              <w:right w:val="nil"/>
            </w:tcBorders>
            <w:shd w:val="clear" w:color="auto" w:fill="auto"/>
            <w:noWrap/>
            <w:vAlign w:val="bottom"/>
            <w:hideMark/>
          </w:tcPr>
          <w:p w14:paraId="0EF794D0" w14:textId="77777777" w:rsidR="00402FFE" w:rsidRPr="00402FFE" w:rsidRDefault="00402FFE" w:rsidP="00402FFE">
            <w:pPr>
              <w:spacing w:after="0" w:line="240" w:lineRule="auto"/>
              <w:jc w:val="center"/>
              <w:rPr>
                <w:ins w:id="8523" w:author="Lane, Stefanie" w:date="2023-04-28T12:07:00Z"/>
                <w:rFonts w:ascii="Calibri" w:eastAsia="Times New Roman" w:hAnsi="Calibri" w:cs="Calibri"/>
                <w:color w:val="000000"/>
                <w:rPrChange w:id="8524" w:author="Lane, Stefanie" w:date="2023-04-28T12:07:00Z">
                  <w:rPr>
                    <w:ins w:id="8525" w:author="Lane, Stefanie" w:date="2023-04-28T12:07:00Z"/>
                  </w:rPr>
                </w:rPrChange>
              </w:rPr>
              <w:pPrChange w:id="8526" w:author="Lane, Stefanie" w:date="2023-04-28T12:07:00Z">
                <w:pPr>
                  <w:jc w:val="center"/>
                </w:pPr>
              </w:pPrChange>
            </w:pPr>
            <w:ins w:id="8527" w:author="Lane, Stefanie" w:date="2023-04-28T12:07:00Z">
              <w:r w:rsidRPr="00402FFE">
                <w:rPr>
                  <w:rFonts w:ascii="Calibri" w:eastAsia="Times New Roman" w:hAnsi="Calibri" w:cs="Calibri"/>
                  <w:color w:val="000000"/>
                  <w:rPrChange w:id="8528" w:author="Lane, Stefanie" w:date="2023-04-28T12:07:00Z">
                    <w:rPr/>
                  </w:rPrChange>
                </w:rPr>
                <w:t>0.21</w:t>
              </w:r>
            </w:ins>
          </w:p>
        </w:tc>
        <w:tc>
          <w:tcPr>
            <w:tcW w:w="990" w:type="dxa"/>
            <w:tcBorders>
              <w:top w:val="nil"/>
              <w:left w:val="nil"/>
              <w:bottom w:val="nil"/>
              <w:right w:val="nil"/>
            </w:tcBorders>
            <w:shd w:val="clear" w:color="auto" w:fill="auto"/>
            <w:noWrap/>
            <w:vAlign w:val="bottom"/>
            <w:hideMark/>
          </w:tcPr>
          <w:p w14:paraId="4B14AC07" w14:textId="77777777" w:rsidR="00402FFE" w:rsidRPr="00402FFE" w:rsidRDefault="00402FFE" w:rsidP="00402FFE">
            <w:pPr>
              <w:spacing w:after="0" w:line="240" w:lineRule="auto"/>
              <w:jc w:val="center"/>
              <w:rPr>
                <w:ins w:id="8529" w:author="Lane, Stefanie" w:date="2023-04-28T12:07:00Z"/>
                <w:rFonts w:ascii="Calibri" w:eastAsia="Times New Roman" w:hAnsi="Calibri" w:cs="Calibri"/>
                <w:color w:val="000000"/>
                <w:rPrChange w:id="8530" w:author="Lane, Stefanie" w:date="2023-04-28T12:07:00Z">
                  <w:rPr>
                    <w:ins w:id="8531" w:author="Lane, Stefanie" w:date="2023-04-28T12:07:00Z"/>
                  </w:rPr>
                </w:rPrChange>
              </w:rPr>
              <w:pPrChange w:id="8532" w:author="Lane, Stefanie" w:date="2023-04-28T12:07:00Z">
                <w:pPr>
                  <w:jc w:val="center"/>
                </w:pPr>
              </w:pPrChange>
            </w:pPr>
            <w:ins w:id="8533" w:author="Lane, Stefanie" w:date="2023-04-28T12:07:00Z">
              <w:r w:rsidRPr="00402FFE">
                <w:rPr>
                  <w:rFonts w:ascii="Calibri" w:eastAsia="Times New Roman" w:hAnsi="Calibri" w:cs="Calibri"/>
                  <w:color w:val="000000"/>
                  <w:rPrChange w:id="8534" w:author="Lane, Stefanie" w:date="2023-04-28T12:07:00Z">
                    <w:rPr/>
                  </w:rPrChange>
                </w:rPr>
                <w:t>0.03</w:t>
              </w:r>
            </w:ins>
          </w:p>
        </w:tc>
        <w:tc>
          <w:tcPr>
            <w:tcW w:w="810" w:type="dxa"/>
            <w:tcBorders>
              <w:top w:val="nil"/>
              <w:left w:val="nil"/>
              <w:bottom w:val="nil"/>
              <w:right w:val="nil"/>
            </w:tcBorders>
            <w:shd w:val="clear" w:color="auto" w:fill="auto"/>
            <w:noWrap/>
            <w:vAlign w:val="bottom"/>
            <w:hideMark/>
          </w:tcPr>
          <w:p w14:paraId="731878C8" w14:textId="77777777" w:rsidR="00402FFE" w:rsidRPr="00402FFE" w:rsidRDefault="00402FFE" w:rsidP="00402FFE">
            <w:pPr>
              <w:spacing w:after="0" w:line="240" w:lineRule="auto"/>
              <w:jc w:val="center"/>
              <w:rPr>
                <w:ins w:id="8535" w:author="Lane, Stefanie" w:date="2023-04-28T12:07:00Z"/>
                <w:rFonts w:ascii="Calibri" w:eastAsia="Times New Roman" w:hAnsi="Calibri" w:cs="Calibri"/>
                <w:color w:val="000000"/>
                <w:rPrChange w:id="8536" w:author="Lane, Stefanie" w:date="2023-04-28T12:07:00Z">
                  <w:rPr>
                    <w:ins w:id="8537" w:author="Lane, Stefanie" w:date="2023-04-28T12:07:00Z"/>
                  </w:rPr>
                </w:rPrChange>
              </w:rPr>
              <w:pPrChange w:id="8538" w:author="Lane, Stefanie" w:date="2023-04-28T12:07:00Z">
                <w:pPr>
                  <w:jc w:val="center"/>
                </w:pPr>
              </w:pPrChange>
            </w:pPr>
            <w:ins w:id="8539" w:author="Lane, Stefanie" w:date="2023-04-28T12:07:00Z">
              <w:r w:rsidRPr="00402FFE">
                <w:rPr>
                  <w:rFonts w:ascii="Calibri" w:eastAsia="Times New Roman" w:hAnsi="Calibri" w:cs="Calibri"/>
                  <w:color w:val="000000"/>
                  <w:rPrChange w:id="8540"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0CDE949C" w14:textId="77777777" w:rsidR="00402FFE" w:rsidRPr="00402FFE" w:rsidRDefault="00402FFE" w:rsidP="00402FFE">
            <w:pPr>
              <w:spacing w:after="0" w:line="240" w:lineRule="auto"/>
              <w:jc w:val="center"/>
              <w:rPr>
                <w:ins w:id="8541" w:author="Lane, Stefanie" w:date="2023-04-28T12:07:00Z"/>
                <w:rFonts w:ascii="Calibri" w:eastAsia="Times New Roman" w:hAnsi="Calibri" w:cs="Calibri"/>
                <w:color w:val="000000"/>
                <w:rPrChange w:id="8542" w:author="Lane, Stefanie" w:date="2023-04-28T12:07:00Z">
                  <w:rPr>
                    <w:ins w:id="8543" w:author="Lane, Stefanie" w:date="2023-04-28T12:07:00Z"/>
                  </w:rPr>
                </w:rPrChange>
              </w:rPr>
              <w:pPrChange w:id="8544" w:author="Lane, Stefanie" w:date="2023-04-28T12:07:00Z">
                <w:pPr>
                  <w:jc w:val="center"/>
                </w:pPr>
              </w:pPrChange>
            </w:pPr>
            <w:ins w:id="8545" w:author="Lane, Stefanie" w:date="2023-04-28T12:07:00Z">
              <w:r w:rsidRPr="00402FFE">
                <w:rPr>
                  <w:rFonts w:ascii="Calibri" w:eastAsia="Times New Roman" w:hAnsi="Calibri" w:cs="Calibri"/>
                  <w:color w:val="000000"/>
                  <w:rPrChange w:id="8546" w:author="Lane, Stefanie" w:date="2023-04-28T12:07:00Z">
                    <w:rPr/>
                  </w:rPrChange>
                </w:rPr>
                <w:t>-100.0</w:t>
              </w:r>
            </w:ins>
          </w:p>
        </w:tc>
      </w:tr>
      <w:tr w:rsidR="00402FFE" w:rsidRPr="00402FFE" w14:paraId="108C85AB" w14:textId="77777777" w:rsidTr="00402FFE">
        <w:trPr>
          <w:divId w:val="50731576"/>
          <w:trHeight w:val="290"/>
          <w:ins w:id="8547" w:author="Lane, Stefanie" w:date="2023-04-28T12:07:00Z"/>
        </w:trPr>
        <w:tc>
          <w:tcPr>
            <w:tcW w:w="1311" w:type="dxa"/>
            <w:vMerge/>
            <w:tcBorders>
              <w:top w:val="nil"/>
              <w:left w:val="single" w:sz="8" w:space="0" w:color="auto"/>
              <w:bottom w:val="single" w:sz="8" w:space="0" w:color="000000"/>
              <w:right w:val="nil"/>
            </w:tcBorders>
            <w:vAlign w:val="center"/>
            <w:hideMark/>
          </w:tcPr>
          <w:p w14:paraId="2B6E4403" w14:textId="77777777" w:rsidR="00402FFE" w:rsidRPr="00402FFE" w:rsidRDefault="00402FFE" w:rsidP="00402FFE">
            <w:pPr>
              <w:spacing w:after="0" w:line="240" w:lineRule="auto"/>
              <w:rPr>
                <w:ins w:id="8548" w:author="Lane, Stefanie" w:date="2023-04-28T12:07:00Z"/>
                <w:rFonts w:ascii="Calibri" w:eastAsia="Times New Roman" w:hAnsi="Calibri" w:cs="Calibri"/>
                <w:color w:val="000000"/>
                <w:rPrChange w:id="8549" w:author="Lane, Stefanie" w:date="2023-04-28T12:07:00Z">
                  <w:rPr>
                    <w:ins w:id="8550" w:author="Lane, Stefanie" w:date="2023-04-28T12:07:00Z"/>
                  </w:rPr>
                </w:rPrChange>
              </w:rPr>
              <w:pPrChange w:id="8551"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03403ED" w14:textId="77777777" w:rsidR="00402FFE" w:rsidRPr="00402FFE" w:rsidRDefault="00402FFE" w:rsidP="00402FFE">
            <w:pPr>
              <w:spacing w:after="0" w:line="240" w:lineRule="auto"/>
              <w:rPr>
                <w:ins w:id="8552" w:author="Lane, Stefanie" w:date="2023-04-28T12:07:00Z"/>
                <w:rFonts w:ascii="Calibri" w:eastAsia="Times New Roman" w:hAnsi="Calibri" w:cs="Calibri"/>
                <w:color w:val="000000"/>
                <w:rPrChange w:id="8553" w:author="Lane, Stefanie" w:date="2023-04-28T12:07:00Z">
                  <w:rPr>
                    <w:ins w:id="8554" w:author="Lane, Stefanie" w:date="2023-04-28T12:07:00Z"/>
                  </w:rPr>
                </w:rPrChange>
              </w:rPr>
              <w:pPrChange w:id="8555"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68776F6" w14:textId="77777777" w:rsidR="00402FFE" w:rsidRPr="00402FFE" w:rsidRDefault="00402FFE" w:rsidP="00402FFE">
            <w:pPr>
              <w:spacing w:after="0" w:line="240" w:lineRule="auto"/>
              <w:rPr>
                <w:ins w:id="8556" w:author="Lane, Stefanie" w:date="2023-04-28T12:07:00Z"/>
                <w:rFonts w:ascii="Calibri" w:eastAsia="Times New Roman" w:hAnsi="Calibri" w:cs="Calibri"/>
                <w:i/>
                <w:iCs/>
                <w:color w:val="000000"/>
                <w:rPrChange w:id="8557" w:author="Lane, Stefanie" w:date="2023-04-28T12:07:00Z">
                  <w:rPr>
                    <w:ins w:id="8558" w:author="Lane, Stefanie" w:date="2023-04-28T12:07:00Z"/>
                  </w:rPr>
                </w:rPrChange>
              </w:rPr>
              <w:pPrChange w:id="8559" w:author="Lane, Stefanie" w:date="2023-04-28T12:07:00Z">
                <w:pPr/>
              </w:pPrChange>
            </w:pPr>
            <w:ins w:id="8560" w:author="Lane, Stefanie" w:date="2023-04-28T12:07:00Z">
              <w:r w:rsidRPr="00402FFE">
                <w:rPr>
                  <w:rFonts w:ascii="Calibri" w:eastAsia="Times New Roman" w:hAnsi="Calibri" w:cs="Calibri"/>
                  <w:i/>
                  <w:iCs/>
                  <w:color w:val="000000"/>
                  <w:rPrChange w:id="8561" w:author="Lane, Stefanie" w:date="2023-04-28T12:07:00Z">
                    <w:rPr/>
                  </w:rPrChange>
                </w:rPr>
                <w:t>Poa palustris</w:t>
              </w:r>
            </w:ins>
          </w:p>
        </w:tc>
        <w:tc>
          <w:tcPr>
            <w:tcW w:w="869" w:type="dxa"/>
            <w:tcBorders>
              <w:top w:val="single" w:sz="4" w:space="0" w:color="auto"/>
              <w:left w:val="nil"/>
              <w:bottom w:val="single" w:sz="4" w:space="0" w:color="auto"/>
              <w:right w:val="nil"/>
            </w:tcBorders>
            <w:shd w:val="clear" w:color="auto" w:fill="auto"/>
            <w:noWrap/>
            <w:vAlign w:val="bottom"/>
            <w:hideMark/>
          </w:tcPr>
          <w:p w14:paraId="35EB895E" w14:textId="77777777" w:rsidR="00402FFE" w:rsidRPr="00402FFE" w:rsidRDefault="00402FFE" w:rsidP="00402FFE">
            <w:pPr>
              <w:spacing w:after="0" w:line="240" w:lineRule="auto"/>
              <w:jc w:val="center"/>
              <w:rPr>
                <w:ins w:id="8562" w:author="Lane, Stefanie" w:date="2023-04-28T12:07:00Z"/>
                <w:rFonts w:ascii="Calibri" w:eastAsia="Times New Roman" w:hAnsi="Calibri" w:cs="Calibri"/>
                <w:color w:val="000000"/>
                <w:rPrChange w:id="8563" w:author="Lane, Stefanie" w:date="2023-04-28T12:07:00Z">
                  <w:rPr>
                    <w:ins w:id="8564" w:author="Lane, Stefanie" w:date="2023-04-28T12:07:00Z"/>
                  </w:rPr>
                </w:rPrChange>
              </w:rPr>
              <w:pPrChange w:id="8565" w:author="Lane, Stefanie" w:date="2023-04-28T12:07:00Z">
                <w:pPr>
                  <w:jc w:val="center"/>
                </w:pPr>
              </w:pPrChange>
            </w:pPr>
            <w:ins w:id="8566" w:author="Lane, Stefanie" w:date="2023-04-28T12:07:00Z">
              <w:r w:rsidRPr="00402FFE">
                <w:rPr>
                  <w:rFonts w:ascii="Calibri" w:eastAsia="Times New Roman" w:hAnsi="Calibri" w:cs="Calibri"/>
                  <w:color w:val="000000"/>
                  <w:rPrChange w:id="8567" w:author="Lane, Stefanie" w:date="2023-04-28T12:07:00Z">
                    <w:rPr/>
                  </w:rPrChange>
                </w:rPr>
                <w:t>0.55</w:t>
              </w:r>
            </w:ins>
          </w:p>
        </w:tc>
        <w:tc>
          <w:tcPr>
            <w:tcW w:w="990" w:type="dxa"/>
            <w:tcBorders>
              <w:top w:val="single" w:sz="4" w:space="0" w:color="auto"/>
              <w:left w:val="nil"/>
              <w:bottom w:val="single" w:sz="4" w:space="0" w:color="auto"/>
              <w:right w:val="nil"/>
            </w:tcBorders>
            <w:shd w:val="clear" w:color="auto" w:fill="auto"/>
            <w:noWrap/>
            <w:vAlign w:val="bottom"/>
            <w:hideMark/>
          </w:tcPr>
          <w:p w14:paraId="2801B85C" w14:textId="77777777" w:rsidR="00402FFE" w:rsidRPr="00402FFE" w:rsidRDefault="00402FFE" w:rsidP="00402FFE">
            <w:pPr>
              <w:spacing w:after="0" w:line="240" w:lineRule="auto"/>
              <w:jc w:val="center"/>
              <w:rPr>
                <w:ins w:id="8568" w:author="Lane, Stefanie" w:date="2023-04-28T12:07:00Z"/>
                <w:rFonts w:ascii="Calibri" w:eastAsia="Times New Roman" w:hAnsi="Calibri" w:cs="Calibri"/>
                <w:color w:val="000000"/>
                <w:rPrChange w:id="8569" w:author="Lane, Stefanie" w:date="2023-04-28T12:07:00Z">
                  <w:rPr>
                    <w:ins w:id="8570" w:author="Lane, Stefanie" w:date="2023-04-28T12:07:00Z"/>
                  </w:rPr>
                </w:rPrChange>
              </w:rPr>
              <w:pPrChange w:id="8571" w:author="Lane, Stefanie" w:date="2023-04-28T12:07:00Z">
                <w:pPr>
                  <w:jc w:val="center"/>
                </w:pPr>
              </w:pPrChange>
            </w:pPr>
            <w:ins w:id="8572" w:author="Lane, Stefanie" w:date="2023-04-28T12:07:00Z">
              <w:r w:rsidRPr="00402FFE">
                <w:rPr>
                  <w:rFonts w:ascii="Calibri" w:eastAsia="Times New Roman" w:hAnsi="Calibri" w:cs="Calibri"/>
                  <w:color w:val="000000"/>
                  <w:rPrChange w:id="8573" w:author="Lane, Stefanie" w:date="2023-04-28T12:07:00Z">
                    <w:rPr/>
                  </w:rPrChange>
                </w:rPr>
                <w:t>1.73</w:t>
              </w:r>
            </w:ins>
          </w:p>
        </w:tc>
        <w:tc>
          <w:tcPr>
            <w:tcW w:w="810" w:type="dxa"/>
            <w:tcBorders>
              <w:top w:val="single" w:sz="4" w:space="0" w:color="auto"/>
              <w:left w:val="nil"/>
              <w:bottom w:val="single" w:sz="4" w:space="0" w:color="auto"/>
              <w:right w:val="nil"/>
            </w:tcBorders>
            <w:shd w:val="clear" w:color="auto" w:fill="auto"/>
            <w:noWrap/>
            <w:vAlign w:val="bottom"/>
            <w:hideMark/>
          </w:tcPr>
          <w:p w14:paraId="650A79C3" w14:textId="77777777" w:rsidR="00402FFE" w:rsidRPr="00402FFE" w:rsidRDefault="00402FFE" w:rsidP="00402FFE">
            <w:pPr>
              <w:spacing w:after="0" w:line="240" w:lineRule="auto"/>
              <w:jc w:val="center"/>
              <w:rPr>
                <w:ins w:id="8574" w:author="Lane, Stefanie" w:date="2023-04-28T12:07:00Z"/>
                <w:rFonts w:ascii="Calibri" w:eastAsia="Times New Roman" w:hAnsi="Calibri" w:cs="Calibri"/>
                <w:color w:val="000000"/>
                <w:rPrChange w:id="8575" w:author="Lane, Stefanie" w:date="2023-04-28T12:07:00Z">
                  <w:rPr>
                    <w:ins w:id="8576" w:author="Lane, Stefanie" w:date="2023-04-28T12:07:00Z"/>
                  </w:rPr>
                </w:rPrChange>
              </w:rPr>
              <w:pPrChange w:id="8577" w:author="Lane, Stefanie" w:date="2023-04-28T12:07:00Z">
                <w:pPr>
                  <w:jc w:val="center"/>
                </w:pPr>
              </w:pPrChange>
            </w:pPr>
            <w:ins w:id="8578" w:author="Lane, Stefanie" w:date="2023-04-28T12:07:00Z">
              <w:r w:rsidRPr="00402FFE">
                <w:rPr>
                  <w:rFonts w:ascii="Calibri" w:eastAsia="Times New Roman" w:hAnsi="Calibri" w:cs="Calibri"/>
                  <w:color w:val="000000"/>
                  <w:rPrChange w:id="8579"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EE0D99" w14:textId="77777777" w:rsidR="00402FFE" w:rsidRPr="00402FFE" w:rsidRDefault="00402FFE" w:rsidP="00402FFE">
            <w:pPr>
              <w:spacing w:after="0" w:line="240" w:lineRule="auto"/>
              <w:jc w:val="center"/>
              <w:rPr>
                <w:ins w:id="8580" w:author="Lane, Stefanie" w:date="2023-04-28T12:07:00Z"/>
                <w:rFonts w:ascii="Calibri" w:eastAsia="Times New Roman" w:hAnsi="Calibri" w:cs="Calibri"/>
                <w:color w:val="000000"/>
                <w:rPrChange w:id="8581" w:author="Lane, Stefanie" w:date="2023-04-28T12:07:00Z">
                  <w:rPr>
                    <w:ins w:id="8582" w:author="Lane, Stefanie" w:date="2023-04-28T12:07:00Z"/>
                  </w:rPr>
                </w:rPrChange>
              </w:rPr>
              <w:pPrChange w:id="8583" w:author="Lane, Stefanie" w:date="2023-04-28T12:07:00Z">
                <w:pPr>
                  <w:jc w:val="center"/>
                </w:pPr>
              </w:pPrChange>
            </w:pPr>
            <w:ins w:id="8584" w:author="Lane, Stefanie" w:date="2023-04-28T12:07:00Z">
              <w:r w:rsidRPr="00402FFE">
                <w:rPr>
                  <w:rFonts w:ascii="Calibri" w:eastAsia="Times New Roman" w:hAnsi="Calibri" w:cs="Calibri"/>
                  <w:color w:val="000000"/>
                  <w:rPrChange w:id="8585" w:author="Lane, Stefanie" w:date="2023-04-28T12:07:00Z">
                    <w:rPr/>
                  </w:rPrChange>
                </w:rPr>
                <w:t>-100.0</w:t>
              </w:r>
            </w:ins>
          </w:p>
        </w:tc>
      </w:tr>
      <w:tr w:rsidR="00402FFE" w:rsidRPr="00402FFE" w14:paraId="0E1BC11B" w14:textId="77777777" w:rsidTr="00402FFE">
        <w:trPr>
          <w:divId w:val="50731576"/>
          <w:trHeight w:val="290"/>
          <w:ins w:id="8586" w:author="Lane, Stefanie" w:date="2023-04-28T12:07:00Z"/>
        </w:trPr>
        <w:tc>
          <w:tcPr>
            <w:tcW w:w="1311" w:type="dxa"/>
            <w:vMerge/>
            <w:tcBorders>
              <w:top w:val="nil"/>
              <w:left w:val="single" w:sz="8" w:space="0" w:color="auto"/>
              <w:bottom w:val="single" w:sz="8" w:space="0" w:color="000000"/>
              <w:right w:val="nil"/>
            </w:tcBorders>
            <w:vAlign w:val="center"/>
            <w:hideMark/>
          </w:tcPr>
          <w:p w14:paraId="79F0B7DA" w14:textId="77777777" w:rsidR="00402FFE" w:rsidRPr="00402FFE" w:rsidRDefault="00402FFE" w:rsidP="00402FFE">
            <w:pPr>
              <w:spacing w:after="0" w:line="240" w:lineRule="auto"/>
              <w:rPr>
                <w:ins w:id="8587" w:author="Lane, Stefanie" w:date="2023-04-28T12:07:00Z"/>
                <w:rFonts w:ascii="Calibri" w:eastAsia="Times New Roman" w:hAnsi="Calibri" w:cs="Calibri"/>
                <w:color w:val="000000"/>
                <w:rPrChange w:id="8588" w:author="Lane, Stefanie" w:date="2023-04-28T12:07:00Z">
                  <w:rPr>
                    <w:ins w:id="8589" w:author="Lane, Stefanie" w:date="2023-04-28T12:07:00Z"/>
                  </w:rPr>
                </w:rPrChange>
              </w:rPr>
              <w:pPrChange w:id="8590"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22CA1205" w14:textId="77777777" w:rsidR="00402FFE" w:rsidRPr="00402FFE" w:rsidRDefault="00402FFE" w:rsidP="00402FFE">
            <w:pPr>
              <w:spacing w:after="0" w:line="240" w:lineRule="auto"/>
              <w:rPr>
                <w:ins w:id="8591" w:author="Lane, Stefanie" w:date="2023-04-28T12:07:00Z"/>
                <w:rFonts w:ascii="Calibri" w:eastAsia="Times New Roman" w:hAnsi="Calibri" w:cs="Calibri"/>
                <w:color w:val="000000"/>
                <w:rPrChange w:id="8592" w:author="Lane, Stefanie" w:date="2023-04-28T12:07:00Z">
                  <w:rPr>
                    <w:ins w:id="8593" w:author="Lane, Stefanie" w:date="2023-04-28T12:07:00Z"/>
                  </w:rPr>
                </w:rPrChange>
              </w:rPr>
              <w:pPrChange w:id="8594" w:author="Lane, Stefanie" w:date="2023-04-28T12:07:00Z">
                <w:pPr/>
              </w:pPrChange>
            </w:pPr>
          </w:p>
        </w:tc>
        <w:tc>
          <w:tcPr>
            <w:tcW w:w="3320" w:type="dxa"/>
            <w:tcBorders>
              <w:top w:val="nil"/>
              <w:left w:val="nil"/>
              <w:bottom w:val="nil"/>
              <w:right w:val="nil"/>
            </w:tcBorders>
            <w:shd w:val="clear" w:color="auto" w:fill="auto"/>
            <w:noWrap/>
            <w:vAlign w:val="bottom"/>
            <w:hideMark/>
          </w:tcPr>
          <w:p w14:paraId="3D220BFB" w14:textId="77777777" w:rsidR="00402FFE" w:rsidRPr="00402FFE" w:rsidRDefault="00402FFE" w:rsidP="00402FFE">
            <w:pPr>
              <w:spacing w:after="0" w:line="240" w:lineRule="auto"/>
              <w:rPr>
                <w:ins w:id="8595" w:author="Lane, Stefanie" w:date="2023-04-28T12:07:00Z"/>
                <w:rFonts w:ascii="Calibri" w:eastAsia="Times New Roman" w:hAnsi="Calibri" w:cs="Calibri"/>
                <w:i/>
                <w:iCs/>
                <w:color w:val="000000"/>
                <w:rPrChange w:id="8596" w:author="Lane, Stefanie" w:date="2023-04-28T12:07:00Z">
                  <w:rPr>
                    <w:ins w:id="8597" w:author="Lane, Stefanie" w:date="2023-04-28T12:07:00Z"/>
                  </w:rPr>
                </w:rPrChange>
              </w:rPr>
              <w:pPrChange w:id="8598" w:author="Lane, Stefanie" w:date="2023-04-28T12:07:00Z">
                <w:pPr/>
              </w:pPrChange>
            </w:pPr>
            <w:ins w:id="8599" w:author="Lane, Stefanie" w:date="2023-04-28T12:07:00Z">
              <w:r w:rsidRPr="00402FFE">
                <w:rPr>
                  <w:rFonts w:ascii="Calibri" w:eastAsia="Times New Roman" w:hAnsi="Calibri" w:cs="Calibri"/>
                  <w:i/>
                  <w:iCs/>
                  <w:color w:val="000000"/>
                  <w:rPrChange w:id="8600" w:author="Lane, Stefanie" w:date="2023-04-28T12:07:00Z">
                    <w:rPr/>
                  </w:rPrChange>
                </w:rPr>
                <w:t>Poa trivialis</w:t>
              </w:r>
            </w:ins>
          </w:p>
        </w:tc>
        <w:tc>
          <w:tcPr>
            <w:tcW w:w="869" w:type="dxa"/>
            <w:tcBorders>
              <w:top w:val="nil"/>
              <w:left w:val="nil"/>
              <w:bottom w:val="nil"/>
              <w:right w:val="nil"/>
            </w:tcBorders>
            <w:shd w:val="clear" w:color="auto" w:fill="auto"/>
            <w:noWrap/>
            <w:vAlign w:val="bottom"/>
            <w:hideMark/>
          </w:tcPr>
          <w:p w14:paraId="5E325E92" w14:textId="77777777" w:rsidR="00402FFE" w:rsidRPr="00402FFE" w:rsidRDefault="00402FFE" w:rsidP="00402FFE">
            <w:pPr>
              <w:spacing w:after="0" w:line="240" w:lineRule="auto"/>
              <w:jc w:val="center"/>
              <w:rPr>
                <w:ins w:id="8601" w:author="Lane, Stefanie" w:date="2023-04-28T12:07:00Z"/>
                <w:rFonts w:ascii="Calibri" w:eastAsia="Times New Roman" w:hAnsi="Calibri" w:cs="Calibri"/>
                <w:color w:val="000000"/>
                <w:rPrChange w:id="8602" w:author="Lane, Stefanie" w:date="2023-04-28T12:07:00Z">
                  <w:rPr>
                    <w:ins w:id="8603" w:author="Lane, Stefanie" w:date="2023-04-28T12:07:00Z"/>
                  </w:rPr>
                </w:rPrChange>
              </w:rPr>
              <w:pPrChange w:id="8604" w:author="Lane, Stefanie" w:date="2023-04-28T12:07:00Z">
                <w:pPr>
                  <w:jc w:val="center"/>
                </w:pPr>
              </w:pPrChange>
            </w:pPr>
            <w:ins w:id="8605" w:author="Lane, Stefanie" w:date="2023-04-28T12:07:00Z">
              <w:r w:rsidRPr="00402FFE">
                <w:rPr>
                  <w:rFonts w:ascii="Calibri" w:eastAsia="Times New Roman" w:hAnsi="Calibri" w:cs="Calibri"/>
                  <w:color w:val="000000"/>
                  <w:rPrChange w:id="8606" w:author="Lane, Stefanie" w:date="2023-04-28T12:07:00Z">
                    <w:rPr/>
                  </w:rPrChange>
                </w:rPr>
                <w:t>0.31</w:t>
              </w:r>
            </w:ins>
          </w:p>
        </w:tc>
        <w:tc>
          <w:tcPr>
            <w:tcW w:w="990" w:type="dxa"/>
            <w:tcBorders>
              <w:top w:val="nil"/>
              <w:left w:val="nil"/>
              <w:bottom w:val="nil"/>
              <w:right w:val="nil"/>
            </w:tcBorders>
            <w:shd w:val="clear" w:color="auto" w:fill="auto"/>
            <w:noWrap/>
            <w:vAlign w:val="bottom"/>
            <w:hideMark/>
          </w:tcPr>
          <w:p w14:paraId="4D62DE54" w14:textId="77777777" w:rsidR="00402FFE" w:rsidRPr="00402FFE" w:rsidRDefault="00402FFE" w:rsidP="00402FFE">
            <w:pPr>
              <w:spacing w:after="0" w:line="240" w:lineRule="auto"/>
              <w:jc w:val="center"/>
              <w:rPr>
                <w:ins w:id="8607" w:author="Lane, Stefanie" w:date="2023-04-28T12:07:00Z"/>
                <w:rFonts w:ascii="Calibri" w:eastAsia="Times New Roman" w:hAnsi="Calibri" w:cs="Calibri"/>
                <w:color w:val="000000"/>
                <w:rPrChange w:id="8608" w:author="Lane, Stefanie" w:date="2023-04-28T12:07:00Z">
                  <w:rPr>
                    <w:ins w:id="8609" w:author="Lane, Stefanie" w:date="2023-04-28T12:07:00Z"/>
                  </w:rPr>
                </w:rPrChange>
              </w:rPr>
              <w:pPrChange w:id="8610" w:author="Lane, Stefanie" w:date="2023-04-28T12:07:00Z">
                <w:pPr>
                  <w:jc w:val="center"/>
                </w:pPr>
              </w:pPrChange>
            </w:pPr>
            <w:ins w:id="8611" w:author="Lane, Stefanie" w:date="2023-04-28T12:07:00Z">
              <w:r w:rsidRPr="00402FFE">
                <w:rPr>
                  <w:rFonts w:ascii="Calibri" w:eastAsia="Times New Roman" w:hAnsi="Calibri" w:cs="Calibri"/>
                  <w:color w:val="000000"/>
                  <w:rPrChange w:id="8612"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64F82DCE" w14:textId="77777777" w:rsidR="00402FFE" w:rsidRPr="00402FFE" w:rsidRDefault="00402FFE" w:rsidP="00402FFE">
            <w:pPr>
              <w:spacing w:after="0" w:line="240" w:lineRule="auto"/>
              <w:jc w:val="center"/>
              <w:rPr>
                <w:ins w:id="8613" w:author="Lane, Stefanie" w:date="2023-04-28T12:07:00Z"/>
                <w:rFonts w:ascii="Calibri" w:eastAsia="Times New Roman" w:hAnsi="Calibri" w:cs="Calibri"/>
                <w:color w:val="000000"/>
                <w:rPrChange w:id="8614" w:author="Lane, Stefanie" w:date="2023-04-28T12:07:00Z">
                  <w:rPr>
                    <w:ins w:id="8615" w:author="Lane, Stefanie" w:date="2023-04-28T12:07:00Z"/>
                  </w:rPr>
                </w:rPrChange>
              </w:rPr>
              <w:pPrChange w:id="8616" w:author="Lane, Stefanie" w:date="2023-04-28T12:07:00Z">
                <w:pPr>
                  <w:jc w:val="center"/>
                </w:pPr>
              </w:pPrChange>
            </w:pPr>
            <w:ins w:id="8617" w:author="Lane, Stefanie" w:date="2023-04-28T12:07:00Z">
              <w:r w:rsidRPr="00402FFE">
                <w:rPr>
                  <w:rFonts w:ascii="Calibri" w:eastAsia="Times New Roman" w:hAnsi="Calibri" w:cs="Calibri"/>
                  <w:color w:val="000000"/>
                  <w:rPrChange w:id="8618"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20022A41" w14:textId="77777777" w:rsidR="00402FFE" w:rsidRPr="00402FFE" w:rsidRDefault="00402FFE" w:rsidP="00402FFE">
            <w:pPr>
              <w:spacing w:after="0" w:line="240" w:lineRule="auto"/>
              <w:jc w:val="center"/>
              <w:rPr>
                <w:ins w:id="8619" w:author="Lane, Stefanie" w:date="2023-04-28T12:07:00Z"/>
                <w:rFonts w:ascii="Calibri" w:eastAsia="Times New Roman" w:hAnsi="Calibri" w:cs="Calibri"/>
                <w:color w:val="000000"/>
                <w:rPrChange w:id="8620" w:author="Lane, Stefanie" w:date="2023-04-28T12:07:00Z">
                  <w:rPr>
                    <w:ins w:id="8621" w:author="Lane, Stefanie" w:date="2023-04-28T12:07:00Z"/>
                  </w:rPr>
                </w:rPrChange>
              </w:rPr>
              <w:pPrChange w:id="8622" w:author="Lane, Stefanie" w:date="2023-04-28T12:07:00Z">
                <w:pPr>
                  <w:jc w:val="center"/>
                </w:pPr>
              </w:pPrChange>
            </w:pPr>
            <w:ins w:id="8623" w:author="Lane, Stefanie" w:date="2023-04-28T12:07:00Z">
              <w:r w:rsidRPr="00402FFE">
                <w:rPr>
                  <w:rFonts w:ascii="Calibri" w:eastAsia="Times New Roman" w:hAnsi="Calibri" w:cs="Calibri"/>
                  <w:color w:val="000000"/>
                  <w:rPrChange w:id="8624" w:author="Lane, Stefanie" w:date="2023-04-28T12:07:00Z">
                    <w:rPr/>
                  </w:rPrChange>
                </w:rPr>
                <w:t>-100.0</w:t>
              </w:r>
            </w:ins>
          </w:p>
        </w:tc>
      </w:tr>
      <w:tr w:rsidR="00402FFE" w:rsidRPr="00402FFE" w14:paraId="0B0D8175" w14:textId="77777777" w:rsidTr="00402FFE">
        <w:trPr>
          <w:divId w:val="50731576"/>
          <w:trHeight w:val="290"/>
          <w:ins w:id="8625" w:author="Lane, Stefanie" w:date="2023-04-28T12:07:00Z"/>
        </w:trPr>
        <w:tc>
          <w:tcPr>
            <w:tcW w:w="1311" w:type="dxa"/>
            <w:vMerge/>
            <w:tcBorders>
              <w:top w:val="nil"/>
              <w:left w:val="single" w:sz="8" w:space="0" w:color="auto"/>
              <w:bottom w:val="single" w:sz="8" w:space="0" w:color="000000"/>
              <w:right w:val="nil"/>
            </w:tcBorders>
            <w:vAlign w:val="center"/>
            <w:hideMark/>
          </w:tcPr>
          <w:p w14:paraId="59CBD2D8" w14:textId="77777777" w:rsidR="00402FFE" w:rsidRPr="00402FFE" w:rsidRDefault="00402FFE" w:rsidP="00402FFE">
            <w:pPr>
              <w:spacing w:after="0" w:line="240" w:lineRule="auto"/>
              <w:rPr>
                <w:ins w:id="8626" w:author="Lane, Stefanie" w:date="2023-04-28T12:07:00Z"/>
                <w:rFonts w:ascii="Calibri" w:eastAsia="Times New Roman" w:hAnsi="Calibri" w:cs="Calibri"/>
                <w:color w:val="000000"/>
                <w:rPrChange w:id="8627" w:author="Lane, Stefanie" w:date="2023-04-28T12:07:00Z">
                  <w:rPr>
                    <w:ins w:id="8628" w:author="Lane, Stefanie" w:date="2023-04-28T12:07:00Z"/>
                  </w:rPr>
                </w:rPrChange>
              </w:rPr>
              <w:pPrChange w:id="8629"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B647E7C" w14:textId="77777777" w:rsidR="00402FFE" w:rsidRPr="00402FFE" w:rsidRDefault="00402FFE" w:rsidP="00402FFE">
            <w:pPr>
              <w:spacing w:after="0" w:line="240" w:lineRule="auto"/>
              <w:rPr>
                <w:ins w:id="8630" w:author="Lane, Stefanie" w:date="2023-04-28T12:07:00Z"/>
                <w:rFonts w:ascii="Calibri" w:eastAsia="Times New Roman" w:hAnsi="Calibri" w:cs="Calibri"/>
                <w:color w:val="000000"/>
                <w:rPrChange w:id="8631" w:author="Lane, Stefanie" w:date="2023-04-28T12:07:00Z">
                  <w:rPr>
                    <w:ins w:id="8632" w:author="Lane, Stefanie" w:date="2023-04-28T12:07:00Z"/>
                  </w:rPr>
                </w:rPrChange>
              </w:rPr>
              <w:pPrChange w:id="8633"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95548F7" w14:textId="77777777" w:rsidR="00402FFE" w:rsidRPr="00402FFE" w:rsidRDefault="00402FFE" w:rsidP="00402FFE">
            <w:pPr>
              <w:spacing w:after="0" w:line="240" w:lineRule="auto"/>
              <w:rPr>
                <w:ins w:id="8634" w:author="Lane, Stefanie" w:date="2023-04-28T12:07:00Z"/>
                <w:rFonts w:ascii="Calibri" w:eastAsia="Times New Roman" w:hAnsi="Calibri" w:cs="Calibri"/>
                <w:i/>
                <w:iCs/>
                <w:color w:val="000000"/>
                <w:rPrChange w:id="8635" w:author="Lane, Stefanie" w:date="2023-04-28T12:07:00Z">
                  <w:rPr>
                    <w:ins w:id="8636" w:author="Lane, Stefanie" w:date="2023-04-28T12:07:00Z"/>
                  </w:rPr>
                </w:rPrChange>
              </w:rPr>
              <w:pPrChange w:id="8637" w:author="Lane, Stefanie" w:date="2023-04-28T12:07:00Z">
                <w:pPr/>
              </w:pPrChange>
            </w:pPr>
            <w:ins w:id="8638" w:author="Lane, Stefanie" w:date="2023-04-28T12:07:00Z">
              <w:r w:rsidRPr="00402FFE">
                <w:rPr>
                  <w:rFonts w:ascii="Calibri" w:eastAsia="Times New Roman" w:hAnsi="Calibri" w:cs="Calibri"/>
                  <w:i/>
                  <w:iCs/>
                  <w:color w:val="000000"/>
                  <w:rPrChange w:id="8639" w:author="Lane, Stefanie" w:date="2023-04-28T12:07:00Z">
                    <w:rPr/>
                  </w:rPrChange>
                </w:rPr>
                <w:t>Polygonum hydropiper</w:t>
              </w:r>
            </w:ins>
          </w:p>
        </w:tc>
        <w:tc>
          <w:tcPr>
            <w:tcW w:w="869" w:type="dxa"/>
            <w:tcBorders>
              <w:top w:val="single" w:sz="4" w:space="0" w:color="auto"/>
              <w:left w:val="nil"/>
              <w:bottom w:val="single" w:sz="4" w:space="0" w:color="auto"/>
              <w:right w:val="nil"/>
            </w:tcBorders>
            <w:shd w:val="clear" w:color="auto" w:fill="auto"/>
            <w:noWrap/>
            <w:vAlign w:val="bottom"/>
            <w:hideMark/>
          </w:tcPr>
          <w:p w14:paraId="37DD178E" w14:textId="77777777" w:rsidR="00402FFE" w:rsidRPr="00402FFE" w:rsidRDefault="00402FFE" w:rsidP="00402FFE">
            <w:pPr>
              <w:spacing w:after="0" w:line="240" w:lineRule="auto"/>
              <w:jc w:val="center"/>
              <w:rPr>
                <w:ins w:id="8640" w:author="Lane, Stefanie" w:date="2023-04-28T12:07:00Z"/>
                <w:rFonts w:ascii="Calibri" w:eastAsia="Times New Roman" w:hAnsi="Calibri" w:cs="Calibri"/>
                <w:color w:val="000000"/>
                <w:rPrChange w:id="8641" w:author="Lane, Stefanie" w:date="2023-04-28T12:07:00Z">
                  <w:rPr>
                    <w:ins w:id="8642" w:author="Lane, Stefanie" w:date="2023-04-28T12:07:00Z"/>
                  </w:rPr>
                </w:rPrChange>
              </w:rPr>
              <w:pPrChange w:id="8643" w:author="Lane, Stefanie" w:date="2023-04-28T12:07:00Z">
                <w:pPr>
                  <w:jc w:val="center"/>
                </w:pPr>
              </w:pPrChange>
            </w:pPr>
            <w:ins w:id="8644" w:author="Lane, Stefanie" w:date="2023-04-28T12:07:00Z">
              <w:r w:rsidRPr="00402FFE">
                <w:rPr>
                  <w:rFonts w:ascii="Calibri" w:eastAsia="Times New Roman" w:hAnsi="Calibri" w:cs="Calibri"/>
                  <w:color w:val="000000"/>
                  <w:rPrChange w:id="8645" w:author="Lane, Stefanie" w:date="2023-04-28T12:07:00Z">
                    <w:rPr/>
                  </w:rPrChange>
                </w:rPr>
                <w:t>0.03</w:t>
              </w:r>
            </w:ins>
          </w:p>
        </w:tc>
        <w:tc>
          <w:tcPr>
            <w:tcW w:w="990" w:type="dxa"/>
            <w:tcBorders>
              <w:top w:val="single" w:sz="4" w:space="0" w:color="auto"/>
              <w:left w:val="nil"/>
              <w:bottom w:val="single" w:sz="4" w:space="0" w:color="auto"/>
              <w:right w:val="nil"/>
            </w:tcBorders>
            <w:shd w:val="clear" w:color="auto" w:fill="auto"/>
            <w:noWrap/>
            <w:vAlign w:val="bottom"/>
            <w:hideMark/>
          </w:tcPr>
          <w:p w14:paraId="37DD64AC" w14:textId="77777777" w:rsidR="00402FFE" w:rsidRPr="00402FFE" w:rsidRDefault="00402FFE" w:rsidP="00402FFE">
            <w:pPr>
              <w:spacing w:after="0" w:line="240" w:lineRule="auto"/>
              <w:jc w:val="center"/>
              <w:rPr>
                <w:ins w:id="8646" w:author="Lane, Stefanie" w:date="2023-04-28T12:07:00Z"/>
                <w:rFonts w:ascii="Calibri" w:eastAsia="Times New Roman" w:hAnsi="Calibri" w:cs="Calibri"/>
                <w:color w:val="000000"/>
                <w:rPrChange w:id="8647" w:author="Lane, Stefanie" w:date="2023-04-28T12:07:00Z">
                  <w:rPr>
                    <w:ins w:id="8648" w:author="Lane, Stefanie" w:date="2023-04-28T12:07:00Z"/>
                  </w:rPr>
                </w:rPrChange>
              </w:rPr>
              <w:pPrChange w:id="8649" w:author="Lane, Stefanie" w:date="2023-04-28T12:07:00Z">
                <w:pPr>
                  <w:jc w:val="center"/>
                </w:pPr>
              </w:pPrChange>
            </w:pPr>
            <w:ins w:id="8650" w:author="Lane, Stefanie" w:date="2023-04-28T12:07:00Z">
              <w:r w:rsidRPr="00402FFE">
                <w:rPr>
                  <w:rFonts w:ascii="Calibri" w:eastAsia="Times New Roman" w:hAnsi="Calibri" w:cs="Calibri"/>
                  <w:color w:val="000000"/>
                  <w:rPrChange w:id="8651"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436BFC44" w14:textId="77777777" w:rsidR="00402FFE" w:rsidRPr="00402FFE" w:rsidRDefault="00402FFE" w:rsidP="00402FFE">
            <w:pPr>
              <w:spacing w:after="0" w:line="240" w:lineRule="auto"/>
              <w:jc w:val="center"/>
              <w:rPr>
                <w:ins w:id="8652" w:author="Lane, Stefanie" w:date="2023-04-28T12:07:00Z"/>
                <w:rFonts w:ascii="Calibri" w:eastAsia="Times New Roman" w:hAnsi="Calibri" w:cs="Calibri"/>
                <w:color w:val="000000"/>
                <w:rPrChange w:id="8653" w:author="Lane, Stefanie" w:date="2023-04-28T12:07:00Z">
                  <w:rPr>
                    <w:ins w:id="8654" w:author="Lane, Stefanie" w:date="2023-04-28T12:07:00Z"/>
                  </w:rPr>
                </w:rPrChange>
              </w:rPr>
              <w:pPrChange w:id="8655" w:author="Lane, Stefanie" w:date="2023-04-28T12:07:00Z">
                <w:pPr>
                  <w:jc w:val="center"/>
                </w:pPr>
              </w:pPrChange>
            </w:pPr>
            <w:ins w:id="8656" w:author="Lane, Stefanie" w:date="2023-04-28T12:07:00Z">
              <w:r w:rsidRPr="00402FFE">
                <w:rPr>
                  <w:rFonts w:ascii="Calibri" w:eastAsia="Times New Roman" w:hAnsi="Calibri" w:cs="Calibri"/>
                  <w:color w:val="000000"/>
                  <w:rPrChange w:id="8657"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0B9981E" w14:textId="77777777" w:rsidR="00402FFE" w:rsidRPr="00402FFE" w:rsidRDefault="00402FFE" w:rsidP="00402FFE">
            <w:pPr>
              <w:spacing w:after="0" w:line="240" w:lineRule="auto"/>
              <w:jc w:val="center"/>
              <w:rPr>
                <w:ins w:id="8658" w:author="Lane, Stefanie" w:date="2023-04-28T12:07:00Z"/>
                <w:rFonts w:ascii="Calibri" w:eastAsia="Times New Roman" w:hAnsi="Calibri" w:cs="Calibri"/>
                <w:color w:val="000000"/>
                <w:rPrChange w:id="8659" w:author="Lane, Stefanie" w:date="2023-04-28T12:07:00Z">
                  <w:rPr>
                    <w:ins w:id="8660" w:author="Lane, Stefanie" w:date="2023-04-28T12:07:00Z"/>
                  </w:rPr>
                </w:rPrChange>
              </w:rPr>
              <w:pPrChange w:id="8661" w:author="Lane, Stefanie" w:date="2023-04-28T12:07:00Z">
                <w:pPr>
                  <w:jc w:val="center"/>
                </w:pPr>
              </w:pPrChange>
            </w:pPr>
            <w:ins w:id="8662" w:author="Lane, Stefanie" w:date="2023-04-28T12:07:00Z">
              <w:r w:rsidRPr="00402FFE">
                <w:rPr>
                  <w:rFonts w:ascii="Calibri" w:eastAsia="Times New Roman" w:hAnsi="Calibri" w:cs="Calibri"/>
                  <w:color w:val="000000"/>
                  <w:rPrChange w:id="8663" w:author="Lane, Stefanie" w:date="2023-04-28T12:07:00Z">
                    <w:rPr/>
                  </w:rPrChange>
                </w:rPr>
                <w:t>-100.0</w:t>
              </w:r>
            </w:ins>
          </w:p>
        </w:tc>
      </w:tr>
      <w:tr w:rsidR="00402FFE" w:rsidRPr="00402FFE" w14:paraId="2017F0D2" w14:textId="77777777" w:rsidTr="00402FFE">
        <w:trPr>
          <w:divId w:val="50731576"/>
          <w:trHeight w:val="290"/>
          <w:ins w:id="8664" w:author="Lane, Stefanie" w:date="2023-04-28T12:07:00Z"/>
        </w:trPr>
        <w:tc>
          <w:tcPr>
            <w:tcW w:w="1311" w:type="dxa"/>
            <w:vMerge/>
            <w:tcBorders>
              <w:top w:val="nil"/>
              <w:left w:val="single" w:sz="8" w:space="0" w:color="auto"/>
              <w:bottom w:val="single" w:sz="8" w:space="0" w:color="000000"/>
              <w:right w:val="nil"/>
            </w:tcBorders>
            <w:vAlign w:val="center"/>
            <w:hideMark/>
          </w:tcPr>
          <w:p w14:paraId="202C0EB7" w14:textId="77777777" w:rsidR="00402FFE" w:rsidRPr="00402FFE" w:rsidRDefault="00402FFE" w:rsidP="00402FFE">
            <w:pPr>
              <w:spacing w:after="0" w:line="240" w:lineRule="auto"/>
              <w:rPr>
                <w:ins w:id="8665" w:author="Lane, Stefanie" w:date="2023-04-28T12:07:00Z"/>
                <w:rFonts w:ascii="Calibri" w:eastAsia="Times New Roman" w:hAnsi="Calibri" w:cs="Calibri"/>
                <w:color w:val="000000"/>
                <w:rPrChange w:id="8666" w:author="Lane, Stefanie" w:date="2023-04-28T12:07:00Z">
                  <w:rPr>
                    <w:ins w:id="8667" w:author="Lane, Stefanie" w:date="2023-04-28T12:07:00Z"/>
                  </w:rPr>
                </w:rPrChange>
              </w:rPr>
              <w:pPrChange w:id="8668"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553D5892" w14:textId="77777777" w:rsidR="00402FFE" w:rsidRPr="00402FFE" w:rsidRDefault="00402FFE" w:rsidP="00402FFE">
            <w:pPr>
              <w:spacing w:after="0" w:line="240" w:lineRule="auto"/>
              <w:rPr>
                <w:ins w:id="8669" w:author="Lane, Stefanie" w:date="2023-04-28T12:07:00Z"/>
                <w:rFonts w:ascii="Calibri" w:eastAsia="Times New Roman" w:hAnsi="Calibri" w:cs="Calibri"/>
                <w:color w:val="000000"/>
                <w:rPrChange w:id="8670" w:author="Lane, Stefanie" w:date="2023-04-28T12:07:00Z">
                  <w:rPr>
                    <w:ins w:id="8671" w:author="Lane, Stefanie" w:date="2023-04-28T12:07:00Z"/>
                  </w:rPr>
                </w:rPrChange>
              </w:rPr>
              <w:pPrChange w:id="8672" w:author="Lane, Stefanie" w:date="2023-04-28T12:07:00Z">
                <w:pPr/>
              </w:pPrChange>
            </w:pPr>
          </w:p>
        </w:tc>
        <w:tc>
          <w:tcPr>
            <w:tcW w:w="3320" w:type="dxa"/>
            <w:tcBorders>
              <w:top w:val="nil"/>
              <w:left w:val="nil"/>
              <w:bottom w:val="nil"/>
              <w:right w:val="nil"/>
            </w:tcBorders>
            <w:shd w:val="clear" w:color="auto" w:fill="auto"/>
            <w:noWrap/>
            <w:vAlign w:val="bottom"/>
            <w:hideMark/>
          </w:tcPr>
          <w:p w14:paraId="2D7BCDEE" w14:textId="77777777" w:rsidR="00402FFE" w:rsidRPr="00402FFE" w:rsidRDefault="00402FFE" w:rsidP="00402FFE">
            <w:pPr>
              <w:spacing w:after="0" w:line="240" w:lineRule="auto"/>
              <w:rPr>
                <w:ins w:id="8673" w:author="Lane, Stefanie" w:date="2023-04-28T12:07:00Z"/>
                <w:rFonts w:ascii="Calibri" w:eastAsia="Times New Roman" w:hAnsi="Calibri" w:cs="Calibri"/>
                <w:i/>
                <w:iCs/>
                <w:color w:val="000000"/>
                <w:rPrChange w:id="8674" w:author="Lane, Stefanie" w:date="2023-04-28T12:07:00Z">
                  <w:rPr>
                    <w:ins w:id="8675" w:author="Lane, Stefanie" w:date="2023-04-28T12:07:00Z"/>
                  </w:rPr>
                </w:rPrChange>
              </w:rPr>
              <w:pPrChange w:id="8676" w:author="Lane, Stefanie" w:date="2023-04-28T12:07:00Z">
                <w:pPr/>
              </w:pPrChange>
            </w:pPr>
            <w:ins w:id="8677" w:author="Lane, Stefanie" w:date="2023-04-28T12:07:00Z">
              <w:r w:rsidRPr="00402FFE">
                <w:rPr>
                  <w:rFonts w:ascii="Calibri" w:eastAsia="Times New Roman" w:hAnsi="Calibri" w:cs="Calibri"/>
                  <w:i/>
                  <w:iCs/>
                  <w:color w:val="000000"/>
                  <w:rPrChange w:id="8678" w:author="Lane, Stefanie" w:date="2023-04-28T12:07:00Z">
                    <w:rPr/>
                  </w:rPrChange>
                </w:rPr>
                <w:t>Sagittaria latifolia</w:t>
              </w:r>
            </w:ins>
          </w:p>
        </w:tc>
        <w:tc>
          <w:tcPr>
            <w:tcW w:w="869" w:type="dxa"/>
            <w:tcBorders>
              <w:top w:val="nil"/>
              <w:left w:val="nil"/>
              <w:bottom w:val="nil"/>
              <w:right w:val="nil"/>
            </w:tcBorders>
            <w:shd w:val="clear" w:color="auto" w:fill="auto"/>
            <w:noWrap/>
            <w:vAlign w:val="bottom"/>
            <w:hideMark/>
          </w:tcPr>
          <w:p w14:paraId="0197E4BA" w14:textId="77777777" w:rsidR="00402FFE" w:rsidRPr="00402FFE" w:rsidRDefault="00402FFE" w:rsidP="00402FFE">
            <w:pPr>
              <w:spacing w:after="0" w:line="240" w:lineRule="auto"/>
              <w:jc w:val="center"/>
              <w:rPr>
                <w:ins w:id="8679" w:author="Lane, Stefanie" w:date="2023-04-28T12:07:00Z"/>
                <w:rFonts w:ascii="Calibri" w:eastAsia="Times New Roman" w:hAnsi="Calibri" w:cs="Calibri"/>
                <w:color w:val="000000"/>
                <w:rPrChange w:id="8680" w:author="Lane, Stefanie" w:date="2023-04-28T12:07:00Z">
                  <w:rPr>
                    <w:ins w:id="8681" w:author="Lane, Stefanie" w:date="2023-04-28T12:07:00Z"/>
                  </w:rPr>
                </w:rPrChange>
              </w:rPr>
              <w:pPrChange w:id="8682" w:author="Lane, Stefanie" w:date="2023-04-28T12:07:00Z">
                <w:pPr>
                  <w:jc w:val="center"/>
                </w:pPr>
              </w:pPrChange>
            </w:pPr>
            <w:ins w:id="8683" w:author="Lane, Stefanie" w:date="2023-04-28T12:07:00Z">
              <w:r w:rsidRPr="00402FFE">
                <w:rPr>
                  <w:rFonts w:ascii="Calibri" w:eastAsia="Times New Roman" w:hAnsi="Calibri" w:cs="Calibri"/>
                  <w:color w:val="000000"/>
                  <w:rPrChange w:id="8684" w:author="Lane, Stefanie" w:date="2023-04-28T12:07:00Z">
                    <w:rPr/>
                  </w:rPrChange>
                </w:rPr>
                <w:t>0.03</w:t>
              </w:r>
            </w:ins>
          </w:p>
        </w:tc>
        <w:tc>
          <w:tcPr>
            <w:tcW w:w="990" w:type="dxa"/>
            <w:tcBorders>
              <w:top w:val="nil"/>
              <w:left w:val="nil"/>
              <w:bottom w:val="nil"/>
              <w:right w:val="nil"/>
            </w:tcBorders>
            <w:shd w:val="clear" w:color="auto" w:fill="auto"/>
            <w:noWrap/>
            <w:vAlign w:val="bottom"/>
            <w:hideMark/>
          </w:tcPr>
          <w:p w14:paraId="3B2E6F10" w14:textId="77777777" w:rsidR="00402FFE" w:rsidRPr="00402FFE" w:rsidRDefault="00402FFE" w:rsidP="00402FFE">
            <w:pPr>
              <w:spacing w:after="0" w:line="240" w:lineRule="auto"/>
              <w:jc w:val="center"/>
              <w:rPr>
                <w:ins w:id="8685" w:author="Lane, Stefanie" w:date="2023-04-28T12:07:00Z"/>
                <w:rFonts w:ascii="Calibri" w:eastAsia="Times New Roman" w:hAnsi="Calibri" w:cs="Calibri"/>
                <w:color w:val="000000"/>
                <w:rPrChange w:id="8686" w:author="Lane, Stefanie" w:date="2023-04-28T12:07:00Z">
                  <w:rPr>
                    <w:ins w:id="8687" w:author="Lane, Stefanie" w:date="2023-04-28T12:07:00Z"/>
                  </w:rPr>
                </w:rPrChange>
              </w:rPr>
              <w:pPrChange w:id="8688" w:author="Lane, Stefanie" w:date="2023-04-28T12:07:00Z">
                <w:pPr>
                  <w:jc w:val="center"/>
                </w:pPr>
              </w:pPrChange>
            </w:pPr>
            <w:ins w:id="8689" w:author="Lane, Stefanie" w:date="2023-04-28T12:07:00Z">
              <w:r w:rsidRPr="00402FFE">
                <w:rPr>
                  <w:rFonts w:ascii="Calibri" w:eastAsia="Times New Roman" w:hAnsi="Calibri" w:cs="Calibri"/>
                  <w:color w:val="000000"/>
                  <w:rPrChange w:id="8690" w:author="Lane, Stefanie" w:date="2023-04-28T12:07:00Z">
                    <w:rPr/>
                  </w:rPrChange>
                </w:rPr>
                <w:t>0.15</w:t>
              </w:r>
            </w:ins>
          </w:p>
        </w:tc>
        <w:tc>
          <w:tcPr>
            <w:tcW w:w="810" w:type="dxa"/>
            <w:tcBorders>
              <w:top w:val="nil"/>
              <w:left w:val="nil"/>
              <w:bottom w:val="nil"/>
              <w:right w:val="nil"/>
            </w:tcBorders>
            <w:shd w:val="clear" w:color="auto" w:fill="auto"/>
            <w:noWrap/>
            <w:vAlign w:val="bottom"/>
            <w:hideMark/>
          </w:tcPr>
          <w:p w14:paraId="7F679B31" w14:textId="77777777" w:rsidR="00402FFE" w:rsidRPr="00402FFE" w:rsidRDefault="00402FFE" w:rsidP="00402FFE">
            <w:pPr>
              <w:spacing w:after="0" w:line="240" w:lineRule="auto"/>
              <w:jc w:val="center"/>
              <w:rPr>
                <w:ins w:id="8691" w:author="Lane, Stefanie" w:date="2023-04-28T12:07:00Z"/>
                <w:rFonts w:ascii="Calibri" w:eastAsia="Times New Roman" w:hAnsi="Calibri" w:cs="Calibri"/>
                <w:color w:val="000000"/>
                <w:rPrChange w:id="8692" w:author="Lane, Stefanie" w:date="2023-04-28T12:07:00Z">
                  <w:rPr>
                    <w:ins w:id="8693" w:author="Lane, Stefanie" w:date="2023-04-28T12:07:00Z"/>
                  </w:rPr>
                </w:rPrChange>
              </w:rPr>
              <w:pPrChange w:id="8694" w:author="Lane, Stefanie" w:date="2023-04-28T12:07:00Z">
                <w:pPr>
                  <w:jc w:val="center"/>
                </w:pPr>
              </w:pPrChange>
            </w:pPr>
            <w:ins w:id="8695" w:author="Lane, Stefanie" w:date="2023-04-28T12:07:00Z">
              <w:r w:rsidRPr="00402FFE">
                <w:rPr>
                  <w:rFonts w:ascii="Calibri" w:eastAsia="Times New Roman" w:hAnsi="Calibri" w:cs="Calibri"/>
                  <w:color w:val="000000"/>
                  <w:rPrChange w:id="8696"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44B99F10" w14:textId="77777777" w:rsidR="00402FFE" w:rsidRPr="00402FFE" w:rsidRDefault="00402FFE" w:rsidP="00402FFE">
            <w:pPr>
              <w:spacing w:after="0" w:line="240" w:lineRule="auto"/>
              <w:jc w:val="center"/>
              <w:rPr>
                <w:ins w:id="8697" w:author="Lane, Stefanie" w:date="2023-04-28T12:07:00Z"/>
                <w:rFonts w:ascii="Calibri" w:eastAsia="Times New Roman" w:hAnsi="Calibri" w:cs="Calibri"/>
                <w:color w:val="000000"/>
                <w:rPrChange w:id="8698" w:author="Lane, Stefanie" w:date="2023-04-28T12:07:00Z">
                  <w:rPr>
                    <w:ins w:id="8699" w:author="Lane, Stefanie" w:date="2023-04-28T12:07:00Z"/>
                  </w:rPr>
                </w:rPrChange>
              </w:rPr>
              <w:pPrChange w:id="8700" w:author="Lane, Stefanie" w:date="2023-04-28T12:07:00Z">
                <w:pPr>
                  <w:jc w:val="center"/>
                </w:pPr>
              </w:pPrChange>
            </w:pPr>
            <w:ins w:id="8701" w:author="Lane, Stefanie" w:date="2023-04-28T12:07:00Z">
              <w:r w:rsidRPr="00402FFE">
                <w:rPr>
                  <w:rFonts w:ascii="Calibri" w:eastAsia="Times New Roman" w:hAnsi="Calibri" w:cs="Calibri"/>
                  <w:color w:val="000000"/>
                  <w:rPrChange w:id="8702" w:author="Lane, Stefanie" w:date="2023-04-28T12:07:00Z">
                    <w:rPr/>
                  </w:rPrChange>
                </w:rPr>
                <w:t>-100.0</w:t>
              </w:r>
            </w:ins>
          </w:p>
        </w:tc>
      </w:tr>
      <w:tr w:rsidR="00402FFE" w:rsidRPr="00402FFE" w14:paraId="6B54624E" w14:textId="77777777" w:rsidTr="00402FFE">
        <w:trPr>
          <w:divId w:val="50731576"/>
          <w:trHeight w:val="290"/>
          <w:ins w:id="8703" w:author="Lane, Stefanie" w:date="2023-04-28T12:07:00Z"/>
        </w:trPr>
        <w:tc>
          <w:tcPr>
            <w:tcW w:w="1311" w:type="dxa"/>
            <w:vMerge/>
            <w:tcBorders>
              <w:top w:val="nil"/>
              <w:left w:val="single" w:sz="8" w:space="0" w:color="auto"/>
              <w:bottom w:val="single" w:sz="8" w:space="0" w:color="000000"/>
              <w:right w:val="nil"/>
            </w:tcBorders>
            <w:vAlign w:val="center"/>
            <w:hideMark/>
          </w:tcPr>
          <w:p w14:paraId="517E711E" w14:textId="77777777" w:rsidR="00402FFE" w:rsidRPr="00402FFE" w:rsidRDefault="00402FFE" w:rsidP="00402FFE">
            <w:pPr>
              <w:spacing w:after="0" w:line="240" w:lineRule="auto"/>
              <w:rPr>
                <w:ins w:id="8704" w:author="Lane, Stefanie" w:date="2023-04-28T12:07:00Z"/>
                <w:rFonts w:ascii="Calibri" w:eastAsia="Times New Roman" w:hAnsi="Calibri" w:cs="Calibri"/>
                <w:color w:val="000000"/>
                <w:rPrChange w:id="8705" w:author="Lane, Stefanie" w:date="2023-04-28T12:07:00Z">
                  <w:rPr>
                    <w:ins w:id="8706" w:author="Lane, Stefanie" w:date="2023-04-28T12:07:00Z"/>
                  </w:rPr>
                </w:rPrChange>
              </w:rPr>
              <w:pPrChange w:id="8707"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AC67B04" w14:textId="77777777" w:rsidR="00402FFE" w:rsidRPr="00402FFE" w:rsidRDefault="00402FFE" w:rsidP="00402FFE">
            <w:pPr>
              <w:spacing w:after="0" w:line="240" w:lineRule="auto"/>
              <w:rPr>
                <w:ins w:id="8708" w:author="Lane, Stefanie" w:date="2023-04-28T12:07:00Z"/>
                <w:rFonts w:ascii="Calibri" w:eastAsia="Times New Roman" w:hAnsi="Calibri" w:cs="Calibri"/>
                <w:color w:val="000000"/>
                <w:rPrChange w:id="8709" w:author="Lane, Stefanie" w:date="2023-04-28T12:07:00Z">
                  <w:rPr>
                    <w:ins w:id="8710" w:author="Lane, Stefanie" w:date="2023-04-28T12:07:00Z"/>
                  </w:rPr>
                </w:rPrChange>
              </w:rPr>
              <w:pPrChange w:id="8711"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B6A309B" w14:textId="77777777" w:rsidR="00402FFE" w:rsidRPr="00402FFE" w:rsidRDefault="00402FFE" w:rsidP="00402FFE">
            <w:pPr>
              <w:spacing w:after="0" w:line="240" w:lineRule="auto"/>
              <w:rPr>
                <w:ins w:id="8712" w:author="Lane, Stefanie" w:date="2023-04-28T12:07:00Z"/>
                <w:rFonts w:ascii="Calibri" w:eastAsia="Times New Roman" w:hAnsi="Calibri" w:cs="Calibri"/>
                <w:i/>
                <w:iCs/>
                <w:color w:val="000000"/>
                <w:rPrChange w:id="8713" w:author="Lane, Stefanie" w:date="2023-04-28T12:07:00Z">
                  <w:rPr>
                    <w:ins w:id="8714" w:author="Lane, Stefanie" w:date="2023-04-28T12:07:00Z"/>
                  </w:rPr>
                </w:rPrChange>
              </w:rPr>
              <w:pPrChange w:id="8715" w:author="Lane, Stefanie" w:date="2023-04-28T12:07:00Z">
                <w:pPr/>
              </w:pPrChange>
            </w:pPr>
            <w:ins w:id="8716" w:author="Lane, Stefanie" w:date="2023-04-28T12:07:00Z">
              <w:r w:rsidRPr="00402FFE">
                <w:rPr>
                  <w:rFonts w:ascii="Calibri" w:eastAsia="Times New Roman" w:hAnsi="Calibri" w:cs="Calibri"/>
                  <w:i/>
                  <w:iCs/>
                  <w:color w:val="000000"/>
                  <w:rPrChange w:id="8717" w:author="Lane, Stefanie" w:date="2023-04-28T12:07:00Z">
                    <w:rPr/>
                  </w:rPrChange>
                </w:rPr>
                <w:t>Salix sp.</w:t>
              </w:r>
            </w:ins>
          </w:p>
        </w:tc>
        <w:tc>
          <w:tcPr>
            <w:tcW w:w="869" w:type="dxa"/>
            <w:tcBorders>
              <w:top w:val="single" w:sz="4" w:space="0" w:color="auto"/>
              <w:left w:val="nil"/>
              <w:bottom w:val="single" w:sz="4" w:space="0" w:color="auto"/>
              <w:right w:val="nil"/>
            </w:tcBorders>
            <w:shd w:val="clear" w:color="auto" w:fill="auto"/>
            <w:noWrap/>
            <w:vAlign w:val="bottom"/>
            <w:hideMark/>
          </w:tcPr>
          <w:p w14:paraId="23D7705E" w14:textId="77777777" w:rsidR="00402FFE" w:rsidRPr="00402FFE" w:rsidRDefault="00402FFE" w:rsidP="00402FFE">
            <w:pPr>
              <w:spacing w:after="0" w:line="240" w:lineRule="auto"/>
              <w:jc w:val="center"/>
              <w:rPr>
                <w:ins w:id="8718" w:author="Lane, Stefanie" w:date="2023-04-28T12:07:00Z"/>
                <w:rFonts w:ascii="Calibri" w:eastAsia="Times New Roman" w:hAnsi="Calibri" w:cs="Calibri"/>
                <w:color w:val="000000"/>
                <w:rPrChange w:id="8719" w:author="Lane, Stefanie" w:date="2023-04-28T12:07:00Z">
                  <w:rPr>
                    <w:ins w:id="8720" w:author="Lane, Stefanie" w:date="2023-04-28T12:07:00Z"/>
                  </w:rPr>
                </w:rPrChange>
              </w:rPr>
              <w:pPrChange w:id="8721" w:author="Lane, Stefanie" w:date="2023-04-28T12:07:00Z">
                <w:pPr>
                  <w:jc w:val="center"/>
                </w:pPr>
              </w:pPrChange>
            </w:pPr>
            <w:ins w:id="8722" w:author="Lane, Stefanie" w:date="2023-04-28T12:07:00Z">
              <w:r w:rsidRPr="00402FFE">
                <w:rPr>
                  <w:rFonts w:ascii="Calibri" w:eastAsia="Times New Roman" w:hAnsi="Calibri" w:cs="Calibri"/>
                  <w:color w:val="000000"/>
                  <w:rPrChange w:id="8723" w:author="Lane, Stefanie" w:date="2023-04-28T12:07:00Z">
                    <w:rPr/>
                  </w:rPrChange>
                </w:rPr>
                <w:t>0.03</w:t>
              </w:r>
            </w:ins>
          </w:p>
        </w:tc>
        <w:tc>
          <w:tcPr>
            <w:tcW w:w="990" w:type="dxa"/>
            <w:tcBorders>
              <w:top w:val="single" w:sz="4" w:space="0" w:color="auto"/>
              <w:left w:val="nil"/>
              <w:bottom w:val="single" w:sz="4" w:space="0" w:color="auto"/>
              <w:right w:val="nil"/>
            </w:tcBorders>
            <w:shd w:val="clear" w:color="auto" w:fill="auto"/>
            <w:noWrap/>
            <w:vAlign w:val="bottom"/>
            <w:hideMark/>
          </w:tcPr>
          <w:p w14:paraId="1AFE999F" w14:textId="77777777" w:rsidR="00402FFE" w:rsidRPr="00402FFE" w:rsidRDefault="00402FFE" w:rsidP="00402FFE">
            <w:pPr>
              <w:spacing w:after="0" w:line="240" w:lineRule="auto"/>
              <w:jc w:val="center"/>
              <w:rPr>
                <w:ins w:id="8724" w:author="Lane, Stefanie" w:date="2023-04-28T12:07:00Z"/>
                <w:rFonts w:ascii="Calibri" w:eastAsia="Times New Roman" w:hAnsi="Calibri" w:cs="Calibri"/>
                <w:color w:val="000000"/>
                <w:rPrChange w:id="8725" w:author="Lane, Stefanie" w:date="2023-04-28T12:07:00Z">
                  <w:rPr>
                    <w:ins w:id="8726" w:author="Lane, Stefanie" w:date="2023-04-28T12:07:00Z"/>
                  </w:rPr>
                </w:rPrChange>
              </w:rPr>
              <w:pPrChange w:id="8727" w:author="Lane, Stefanie" w:date="2023-04-28T12:07:00Z">
                <w:pPr>
                  <w:jc w:val="center"/>
                </w:pPr>
              </w:pPrChange>
            </w:pPr>
            <w:ins w:id="8728" w:author="Lane, Stefanie" w:date="2023-04-28T12:07:00Z">
              <w:r w:rsidRPr="00402FFE">
                <w:rPr>
                  <w:rFonts w:ascii="Calibri" w:eastAsia="Times New Roman" w:hAnsi="Calibri" w:cs="Calibri"/>
                  <w:color w:val="000000"/>
                  <w:rPrChange w:id="8729"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34582993" w14:textId="77777777" w:rsidR="00402FFE" w:rsidRPr="00402FFE" w:rsidRDefault="00402FFE" w:rsidP="00402FFE">
            <w:pPr>
              <w:spacing w:after="0" w:line="240" w:lineRule="auto"/>
              <w:jc w:val="center"/>
              <w:rPr>
                <w:ins w:id="8730" w:author="Lane, Stefanie" w:date="2023-04-28T12:07:00Z"/>
                <w:rFonts w:ascii="Calibri" w:eastAsia="Times New Roman" w:hAnsi="Calibri" w:cs="Calibri"/>
                <w:color w:val="000000"/>
                <w:rPrChange w:id="8731" w:author="Lane, Stefanie" w:date="2023-04-28T12:07:00Z">
                  <w:rPr>
                    <w:ins w:id="8732" w:author="Lane, Stefanie" w:date="2023-04-28T12:07:00Z"/>
                  </w:rPr>
                </w:rPrChange>
              </w:rPr>
              <w:pPrChange w:id="8733" w:author="Lane, Stefanie" w:date="2023-04-28T12:07:00Z">
                <w:pPr>
                  <w:jc w:val="center"/>
                </w:pPr>
              </w:pPrChange>
            </w:pPr>
            <w:ins w:id="8734" w:author="Lane, Stefanie" w:date="2023-04-28T12:07:00Z">
              <w:r w:rsidRPr="00402FFE">
                <w:rPr>
                  <w:rFonts w:ascii="Calibri" w:eastAsia="Times New Roman" w:hAnsi="Calibri" w:cs="Calibri"/>
                  <w:color w:val="000000"/>
                  <w:rPrChange w:id="8735"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53FCAD0" w14:textId="77777777" w:rsidR="00402FFE" w:rsidRPr="00402FFE" w:rsidRDefault="00402FFE" w:rsidP="00402FFE">
            <w:pPr>
              <w:spacing w:after="0" w:line="240" w:lineRule="auto"/>
              <w:jc w:val="center"/>
              <w:rPr>
                <w:ins w:id="8736" w:author="Lane, Stefanie" w:date="2023-04-28T12:07:00Z"/>
                <w:rFonts w:ascii="Calibri" w:eastAsia="Times New Roman" w:hAnsi="Calibri" w:cs="Calibri"/>
                <w:color w:val="000000"/>
                <w:rPrChange w:id="8737" w:author="Lane, Stefanie" w:date="2023-04-28T12:07:00Z">
                  <w:rPr>
                    <w:ins w:id="8738" w:author="Lane, Stefanie" w:date="2023-04-28T12:07:00Z"/>
                  </w:rPr>
                </w:rPrChange>
              </w:rPr>
              <w:pPrChange w:id="8739" w:author="Lane, Stefanie" w:date="2023-04-28T12:07:00Z">
                <w:pPr>
                  <w:jc w:val="center"/>
                </w:pPr>
              </w:pPrChange>
            </w:pPr>
            <w:ins w:id="8740" w:author="Lane, Stefanie" w:date="2023-04-28T12:07:00Z">
              <w:r w:rsidRPr="00402FFE">
                <w:rPr>
                  <w:rFonts w:ascii="Calibri" w:eastAsia="Times New Roman" w:hAnsi="Calibri" w:cs="Calibri"/>
                  <w:color w:val="000000"/>
                  <w:rPrChange w:id="8741" w:author="Lane, Stefanie" w:date="2023-04-28T12:07:00Z">
                    <w:rPr/>
                  </w:rPrChange>
                </w:rPr>
                <w:t>-100.0</w:t>
              </w:r>
            </w:ins>
          </w:p>
        </w:tc>
      </w:tr>
      <w:tr w:rsidR="00402FFE" w:rsidRPr="00402FFE" w14:paraId="0EAD0A22" w14:textId="77777777" w:rsidTr="00402FFE">
        <w:trPr>
          <w:divId w:val="50731576"/>
          <w:trHeight w:val="290"/>
          <w:ins w:id="8742" w:author="Lane, Stefanie" w:date="2023-04-28T12:07:00Z"/>
        </w:trPr>
        <w:tc>
          <w:tcPr>
            <w:tcW w:w="1311" w:type="dxa"/>
            <w:vMerge/>
            <w:tcBorders>
              <w:top w:val="nil"/>
              <w:left w:val="single" w:sz="8" w:space="0" w:color="auto"/>
              <w:bottom w:val="single" w:sz="8" w:space="0" w:color="000000"/>
              <w:right w:val="nil"/>
            </w:tcBorders>
            <w:vAlign w:val="center"/>
            <w:hideMark/>
          </w:tcPr>
          <w:p w14:paraId="1F4C34E3" w14:textId="77777777" w:rsidR="00402FFE" w:rsidRPr="00402FFE" w:rsidRDefault="00402FFE" w:rsidP="00402FFE">
            <w:pPr>
              <w:spacing w:after="0" w:line="240" w:lineRule="auto"/>
              <w:rPr>
                <w:ins w:id="8743" w:author="Lane, Stefanie" w:date="2023-04-28T12:07:00Z"/>
                <w:rFonts w:ascii="Calibri" w:eastAsia="Times New Roman" w:hAnsi="Calibri" w:cs="Calibri"/>
                <w:color w:val="000000"/>
                <w:rPrChange w:id="8744" w:author="Lane, Stefanie" w:date="2023-04-28T12:07:00Z">
                  <w:rPr>
                    <w:ins w:id="8745" w:author="Lane, Stefanie" w:date="2023-04-28T12:07:00Z"/>
                  </w:rPr>
                </w:rPrChange>
              </w:rPr>
              <w:pPrChange w:id="8746"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995A754" w14:textId="77777777" w:rsidR="00402FFE" w:rsidRPr="00402FFE" w:rsidRDefault="00402FFE" w:rsidP="00402FFE">
            <w:pPr>
              <w:spacing w:after="0" w:line="240" w:lineRule="auto"/>
              <w:rPr>
                <w:ins w:id="8747" w:author="Lane, Stefanie" w:date="2023-04-28T12:07:00Z"/>
                <w:rFonts w:ascii="Calibri" w:eastAsia="Times New Roman" w:hAnsi="Calibri" w:cs="Calibri"/>
                <w:color w:val="000000"/>
                <w:rPrChange w:id="8748" w:author="Lane, Stefanie" w:date="2023-04-28T12:07:00Z">
                  <w:rPr>
                    <w:ins w:id="8749" w:author="Lane, Stefanie" w:date="2023-04-28T12:07:00Z"/>
                  </w:rPr>
                </w:rPrChange>
              </w:rPr>
              <w:pPrChange w:id="8750" w:author="Lane, Stefanie" w:date="2023-04-28T12:07:00Z">
                <w:pPr/>
              </w:pPrChange>
            </w:pPr>
          </w:p>
        </w:tc>
        <w:tc>
          <w:tcPr>
            <w:tcW w:w="3320" w:type="dxa"/>
            <w:tcBorders>
              <w:top w:val="nil"/>
              <w:left w:val="nil"/>
              <w:bottom w:val="nil"/>
              <w:right w:val="nil"/>
            </w:tcBorders>
            <w:shd w:val="clear" w:color="auto" w:fill="auto"/>
            <w:noWrap/>
            <w:vAlign w:val="bottom"/>
            <w:hideMark/>
          </w:tcPr>
          <w:p w14:paraId="0D412A92" w14:textId="77777777" w:rsidR="00402FFE" w:rsidRPr="00402FFE" w:rsidRDefault="00402FFE" w:rsidP="00402FFE">
            <w:pPr>
              <w:spacing w:after="0" w:line="240" w:lineRule="auto"/>
              <w:rPr>
                <w:ins w:id="8751" w:author="Lane, Stefanie" w:date="2023-04-28T12:07:00Z"/>
                <w:rFonts w:ascii="Calibri" w:eastAsia="Times New Roman" w:hAnsi="Calibri" w:cs="Calibri"/>
                <w:i/>
                <w:iCs/>
                <w:color w:val="000000"/>
                <w:rPrChange w:id="8752" w:author="Lane, Stefanie" w:date="2023-04-28T12:07:00Z">
                  <w:rPr>
                    <w:ins w:id="8753" w:author="Lane, Stefanie" w:date="2023-04-28T12:07:00Z"/>
                  </w:rPr>
                </w:rPrChange>
              </w:rPr>
              <w:pPrChange w:id="8754" w:author="Lane, Stefanie" w:date="2023-04-28T12:07:00Z">
                <w:pPr/>
              </w:pPrChange>
            </w:pPr>
            <w:ins w:id="8755" w:author="Lane, Stefanie" w:date="2023-04-28T12:07:00Z">
              <w:r w:rsidRPr="00402FFE">
                <w:rPr>
                  <w:rFonts w:ascii="Calibri" w:eastAsia="Times New Roman" w:hAnsi="Calibri" w:cs="Calibri"/>
                  <w:i/>
                  <w:iCs/>
                  <w:color w:val="000000"/>
                  <w:rPrChange w:id="8756" w:author="Lane, Stefanie" w:date="2023-04-28T12:07:00Z">
                    <w:rPr/>
                  </w:rPrChange>
                </w:rPr>
                <w:t>Sium suave</w:t>
              </w:r>
            </w:ins>
          </w:p>
        </w:tc>
        <w:tc>
          <w:tcPr>
            <w:tcW w:w="869" w:type="dxa"/>
            <w:tcBorders>
              <w:top w:val="nil"/>
              <w:left w:val="nil"/>
              <w:bottom w:val="nil"/>
              <w:right w:val="nil"/>
            </w:tcBorders>
            <w:shd w:val="clear" w:color="auto" w:fill="auto"/>
            <w:noWrap/>
            <w:vAlign w:val="bottom"/>
            <w:hideMark/>
          </w:tcPr>
          <w:p w14:paraId="180AC97B" w14:textId="77777777" w:rsidR="00402FFE" w:rsidRPr="00402FFE" w:rsidRDefault="00402FFE" w:rsidP="00402FFE">
            <w:pPr>
              <w:spacing w:after="0" w:line="240" w:lineRule="auto"/>
              <w:jc w:val="center"/>
              <w:rPr>
                <w:ins w:id="8757" w:author="Lane, Stefanie" w:date="2023-04-28T12:07:00Z"/>
                <w:rFonts w:ascii="Calibri" w:eastAsia="Times New Roman" w:hAnsi="Calibri" w:cs="Calibri"/>
                <w:color w:val="000000"/>
                <w:rPrChange w:id="8758" w:author="Lane, Stefanie" w:date="2023-04-28T12:07:00Z">
                  <w:rPr>
                    <w:ins w:id="8759" w:author="Lane, Stefanie" w:date="2023-04-28T12:07:00Z"/>
                  </w:rPr>
                </w:rPrChange>
              </w:rPr>
              <w:pPrChange w:id="8760" w:author="Lane, Stefanie" w:date="2023-04-28T12:07:00Z">
                <w:pPr>
                  <w:jc w:val="center"/>
                </w:pPr>
              </w:pPrChange>
            </w:pPr>
            <w:ins w:id="8761" w:author="Lane, Stefanie" w:date="2023-04-28T12:07:00Z">
              <w:r w:rsidRPr="00402FFE">
                <w:rPr>
                  <w:rFonts w:ascii="Calibri" w:eastAsia="Times New Roman" w:hAnsi="Calibri" w:cs="Calibri"/>
                  <w:color w:val="000000"/>
                  <w:rPrChange w:id="8762" w:author="Lane, Stefanie" w:date="2023-04-28T12:07:00Z">
                    <w:rPr/>
                  </w:rPrChange>
                </w:rPr>
                <w:t>0.14</w:t>
              </w:r>
            </w:ins>
          </w:p>
        </w:tc>
        <w:tc>
          <w:tcPr>
            <w:tcW w:w="990" w:type="dxa"/>
            <w:tcBorders>
              <w:top w:val="nil"/>
              <w:left w:val="nil"/>
              <w:bottom w:val="nil"/>
              <w:right w:val="nil"/>
            </w:tcBorders>
            <w:shd w:val="clear" w:color="auto" w:fill="auto"/>
            <w:noWrap/>
            <w:vAlign w:val="bottom"/>
            <w:hideMark/>
          </w:tcPr>
          <w:p w14:paraId="70E02E20" w14:textId="77777777" w:rsidR="00402FFE" w:rsidRPr="00402FFE" w:rsidRDefault="00402FFE" w:rsidP="00402FFE">
            <w:pPr>
              <w:spacing w:after="0" w:line="240" w:lineRule="auto"/>
              <w:jc w:val="center"/>
              <w:rPr>
                <w:ins w:id="8763" w:author="Lane, Stefanie" w:date="2023-04-28T12:07:00Z"/>
                <w:rFonts w:ascii="Calibri" w:eastAsia="Times New Roman" w:hAnsi="Calibri" w:cs="Calibri"/>
                <w:color w:val="000000"/>
                <w:rPrChange w:id="8764" w:author="Lane, Stefanie" w:date="2023-04-28T12:07:00Z">
                  <w:rPr>
                    <w:ins w:id="8765" w:author="Lane, Stefanie" w:date="2023-04-28T12:07:00Z"/>
                  </w:rPr>
                </w:rPrChange>
              </w:rPr>
              <w:pPrChange w:id="8766" w:author="Lane, Stefanie" w:date="2023-04-28T12:07:00Z">
                <w:pPr>
                  <w:jc w:val="center"/>
                </w:pPr>
              </w:pPrChange>
            </w:pPr>
            <w:ins w:id="8767" w:author="Lane, Stefanie" w:date="2023-04-28T12:07:00Z">
              <w:r w:rsidRPr="00402FFE">
                <w:rPr>
                  <w:rFonts w:ascii="Calibri" w:eastAsia="Times New Roman" w:hAnsi="Calibri" w:cs="Calibri"/>
                  <w:color w:val="000000"/>
                  <w:rPrChange w:id="8768" w:author="Lane, Stefanie" w:date="2023-04-28T12:07:00Z">
                    <w:rPr/>
                  </w:rPrChange>
                </w:rPr>
                <w:t>0.15</w:t>
              </w:r>
            </w:ins>
          </w:p>
        </w:tc>
        <w:tc>
          <w:tcPr>
            <w:tcW w:w="810" w:type="dxa"/>
            <w:tcBorders>
              <w:top w:val="nil"/>
              <w:left w:val="nil"/>
              <w:bottom w:val="nil"/>
              <w:right w:val="nil"/>
            </w:tcBorders>
            <w:shd w:val="clear" w:color="auto" w:fill="auto"/>
            <w:noWrap/>
            <w:vAlign w:val="bottom"/>
            <w:hideMark/>
          </w:tcPr>
          <w:p w14:paraId="6356758A" w14:textId="77777777" w:rsidR="00402FFE" w:rsidRPr="00402FFE" w:rsidRDefault="00402FFE" w:rsidP="00402FFE">
            <w:pPr>
              <w:spacing w:after="0" w:line="240" w:lineRule="auto"/>
              <w:jc w:val="center"/>
              <w:rPr>
                <w:ins w:id="8769" w:author="Lane, Stefanie" w:date="2023-04-28T12:07:00Z"/>
                <w:rFonts w:ascii="Calibri" w:eastAsia="Times New Roman" w:hAnsi="Calibri" w:cs="Calibri"/>
                <w:color w:val="000000"/>
                <w:rPrChange w:id="8770" w:author="Lane, Stefanie" w:date="2023-04-28T12:07:00Z">
                  <w:rPr>
                    <w:ins w:id="8771" w:author="Lane, Stefanie" w:date="2023-04-28T12:07:00Z"/>
                  </w:rPr>
                </w:rPrChange>
              </w:rPr>
              <w:pPrChange w:id="8772" w:author="Lane, Stefanie" w:date="2023-04-28T12:07:00Z">
                <w:pPr>
                  <w:jc w:val="center"/>
                </w:pPr>
              </w:pPrChange>
            </w:pPr>
            <w:ins w:id="8773" w:author="Lane, Stefanie" w:date="2023-04-28T12:07:00Z">
              <w:r w:rsidRPr="00402FFE">
                <w:rPr>
                  <w:rFonts w:ascii="Calibri" w:eastAsia="Times New Roman" w:hAnsi="Calibri" w:cs="Calibri"/>
                  <w:color w:val="000000"/>
                  <w:rPrChange w:id="8774"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06E808FA" w14:textId="77777777" w:rsidR="00402FFE" w:rsidRPr="00402FFE" w:rsidRDefault="00402FFE" w:rsidP="00402FFE">
            <w:pPr>
              <w:spacing w:after="0" w:line="240" w:lineRule="auto"/>
              <w:jc w:val="center"/>
              <w:rPr>
                <w:ins w:id="8775" w:author="Lane, Stefanie" w:date="2023-04-28T12:07:00Z"/>
                <w:rFonts w:ascii="Calibri" w:eastAsia="Times New Roman" w:hAnsi="Calibri" w:cs="Calibri"/>
                <w:color w:val="000000"/>
                <w:rPrChange w:id="8776" w:author="Lane, Stefanie" w:date="2023-04-28T12:07:00Z">
                  <w:rPr>
                    <w:ins w:id="8777" w:author="Lane, Stefanie" w:date="2023-04-28T12:07:00Z"/>
                  </w:rPr>
                </w:rPrChange>
              </w:rPr>
              <w:pPrChange w:id="8778" w:author="Lane, Stefanie" w:date="2023-04-28T12:07:00Z">
                <w:pPr>
                  <w:jc w:val="center"/>
                </w:pPr>
              </w:pPrChange>
            </w:pPr>
            <w:ins w:id="8779" w:author="Lane, Stefanie" w:date="2023-04-28T12:07:00Z">
              <w:r w:rsidRPr="00402FFE">
                <w:rPr>
                  <w:rFonts w:ascii="Calibri" w:eastAsia="Times New Roman" w:hAnsi="Calibri" w:cs="Calibri"/>
                  <w:color w:val="000000"/>
                  <w:rPrChange w:id="8780" w:author="Lane, Stefanie" w:date="2023-04-28T12:07:00Z">
                    <w:rPr/>
                  </w:rPrChange>
                </w:rPr>
                <w:t>-100.0</w:t>
              </w:r>
            </w:ins>
          </w:p>
        </w:tc>
      </w:tr>
      <w:tr w:rsidR="00402FFE" w:rsidRPr="00402FFE" w14:paraId="4F7AD805" w14:textId="77777777" w:rsidTr="00402FFE">
        <w:trPr>
          <w:divId w:val="50731576"/>
          <w:trHeight w:val="290"/>
          <w:ins w:id="8781" w:author="Lane, Stefanie" w:date="2023-04-28T12:07:00Z"/>
        </w:trPr>
        <w:tc>
          <w:tcPr>
            <w:tcW w:w="1311" w:type="dxa"/>
            <w:vMerge/>
            <w:tcBorders>
              <w:top w:val="nil"/>
              <w:left w:val="single" w:sz="8" w:space="0" w:color="auto"/>
              <w:bottom w:val="single" w:sz="8" w:space="0" w:color="000000"/>
              <w:right w:val="nil"/>
            </w:tcBorders>
            <w:vAlign w:val="center"/>
            <w:hideMark/>
          </w:tcPr>
          <w:p w14:paraId="1F6A6D61" w14:textId="77777777" w:rsidR="00402FFE" w:rsidRPr="00402FFE" w:rsidRDefault="00402FFE" w:rsidP="00402FFE">
            <w:pPr>
              <w:spacing w:after="0" w:line="240" w:lineRule="auto"/>
              <w:rPr>
                <w:ins w:id="8782" w:author="Lane, Stefanie" w:date="2023-04-28T12:07:00Z"/>
                <w:rFonts w:ascii="Calibri" w:eastAsia="Times New Roman" w:hAnsi="Calibri" w:cs="Calibri"/>
                <w:color w:val="000000"/>
                <w:rPrChange w:id="8783" w:author="Lane, Stefanie" w:date="2023-04-28T12:07:00Z">
                  <w:rPr>
                    <w:ins w:id="8784" w:author="Lane, Stefanie" w:date="2023-04-28T12:07:00Z"/>
                  </w:rPr>
                </w:rPrChange>
              </w:rPr>
              <w:pPrChange w:id="878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50F2F076" w14:textId="77777777" w:rsidR="00402FFE" w:rsidRPr="00402FFE" w:rsidRDefault="00402FFE" w:rsidP="00402FFE">
            <w:pPr>
              <w:spacing w:after="0" w:line="240" w:lineRule="auto"/>
              <w:rPr>
                <w:ins w:id="8786" w:author="Lane, Stefanie" w:date="2023-04-28T12:07:00Z"/>
                <w:rFonts w:ascii="Calibri" w:eastAsia="Times New Roman" w:hAnsi="Calibri" w:cs="Calibri"/>
                <w:color w:val="000000"/>
                <w:rPrChange w:id="8787" w:author="Lane, Stefanie" w:date="2023-04-28T12:07:00Z">
                  <w:rPr>
                    <w:ins w:id="8788" w:author="Lane, Stefanie" w:date="2023-04-28T12:07:00Z"/>
                  </w:rPr>
                </w:rPrChange>
              </w:rPr>
              <w:pPrChange w:id="8789"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2FFD0FC" w14:textId="77777777" w:rsidR="00402FFE" w:rsidRPr="00402FFE" w:rsidRDefault="00402FFE" w:rsidP="00402FFE">
            <w:pPr>
              <w:spacing w:after="0" w:line="240" w:lineRule="auto"/>
              <w:rPr>
                <w:ins w:id="8790" w:author="Lane, Stefanie" w:date="2023-04-28T12:07:00Z"/>
                <w:rFonts w:ascii="Calibri" w:eastAsia="Times New Roman" w:hAnsi="Calibri" w:cs="Calibri"/>
                <w:i/>
                <w:iCs/>
                <w:color w:val="000000"/>
                <w:rPrChange w:id="8791" w:author="Lane, Stefanie" w:date="2023-04-28T12:07:00Z">
                  <w:rPr>
                    <w:ins w:id="8792" w:author="Lane, Stefanie" w:date="2023-04-28T12:07:00Z"/>
                  </w:rPr>
                </w:rPrChange>
              </w:rPr>
              <w:pPrChange w:id="8793" w:author="Lane, Stefanie" w:date="2023-04-28T12:07:00Z">
                <w:pPr/>
              </w:pPrChange>
            </w:pPr>
            <w:ins w:id="8794" w:author="Lane, Stefanie" w:date="2023-04-28T12:07:00Z">
              <w:r w:rsidRPr="00402FFE">
                <w:rPr>
                  <w:rStyle w:val="Emphasis"/>
                  <w:rPrChange w:id="8795" w:author="Lane, Stefanie" w:date="2023-04-28T12:07:00Z">
                    <w:rPr/>
                  </w:rPrChange>
                </w:rPr>
                <w:t xml:space="preserve">Symphyotrichum </w:t>
              </w:r>
              <w:r w:rsidRPr="00402FFE">
                <w:rPr>
                  <w:rFonts w:ascii="Calibri" w:eastAsia="Times New Roman" w:hAnsi="Calibri" w:cs="Calibri"/>
                  <w:i/>
                  <w:iCs/>
                  <w:color w:val="000000"/>
                  <w:rPrChange w:id="8796" w:author="Lane, Stefanie" w:date="2023-04-28T12:07:00Z">
                    <w:rPr/>
                  </w:rPrChange>
                </w:rPr>
                <w:t>subspicatum</w:t>
              </w:r>
            </w:ins>
          </w:p>
        </w:tc>
        <w:tc>
          <w:tcPr>
            <w:tcW w:w="869" w:type="dxa"/>
            <w:tcBorders>
              <w:top w:val="single" w:sz="4" w:space="0" w:color="auto"/>
              <w:left w:val="nil"/>
              <w:bottom w:val="single" w:sz="4" w:space="0" w:color="auto"/>
              <w:right w:val="nil"/>
            </w:tcBorders>
            <w:shd w:val="clear" w:color="auto" w:fill="auto"/>
            <w:noWrap/>
            <w:vAlign w:val="bottom"/>
            <w:hideMark/>
          </w:tcPr>
          <w:p w14:paraId="7B011F85" w14:textId="77777777" w:rsidR="00402FFE" w:rsidRPr="00402FFE" w:rsidRDefault="00402FFE" w:rsidP="00402FFE">
            <w:pPr>
              <w:spacing w:after="0" w:line="240" w:lineRule="auto"/>
              <w:jc w:val="center"/>
              <w:rPr>
                <w:ins w:id="8797" w:author="Lane, Stefanie" w:date="2023-04-28T12:07:00Z"/>
                <w:rFonts w:ascii="Calibri" w:eastAsia="Times New Roman" w:hAnsi="Calibri" w:cs="Calibri"/>
                <w:color w:val="000000"/>
                <w:rPrChange w:id="8798" w:author="Lane, Stefanie" w:date="2023-04-28T12:07:00Z">
                  <w:rPr>
                    <w:ins w:id="8799" w:author="Lane, Stefanie" w:date="2023-04-28T12:07:00Z"/>
                  </w:rPr>
                </w:rPrChange>
              </w:rPr>
              <w:pPrChange w:id="8800" w:author="Lane, Stefanie" w:date="2023-04-28T12:07:00Z">
                <w:pPr>
                  <w:jc w:val="center"/>
                </w:pPr>
              </w:pPrChange>
            </w:pPr>
            <w:ins w:id="8801" w:author="Lane, Stefanie" w:date="2023-04-28T12:07:00Z">
              <w:r w:rsidRPr="00402FFE">
                <w:rPr>
                  <w:rFonts w:ascii="Calibri" w:eastAsia="Times New Roman" w:hAnsi="Calibri" w:cs="Calibri"/>
                  <w:color w:val="000000"/>
                  <w:rPrChange w:id="8802" w:author="Lane, Stefanie" w:date="2023-04-28T12:07:00Z">
                    <w:rPr/>
                  </w:rPrChange>
                </w:rPr>
                <w:t>0.59</w:t>
              </w:r>
            </w:ins>
          </w:p>
        </w:tc>
        <w:tc>
          <w:tcPr>
            <w:tcW w:w="990" w:type="dxa"/>
            <w:tcBorders>
              <w:top w:val="single" w:sz="4" w:space="0" w:color="auto"/>
              <w:left w:val="nil"/>
              <w:bottom w:val="single" w:sz="4" w:space="0" w:color="auto"/>
              <w:right w:val="nil"/>
            </w:tcBorders>
            <w:shd w:val="clear" w:color="auto" w:fill="auto"/>
            <w:noWrap/>
            <w:vAlign w:val="bottom"/>
            <w:hideMark/>
          </w:tcPr>
          <w:p w14:paraId="7523388F" w14:textId="77777777" w:rsidR="00402FFE" w:rsidRPr="00402FFE" w:rsidRDefault="00402FFE" w:rsidP="00402FFE">
            <w:pPr>
              <w:spacing w:after="0" w:line="240" w:lineRule="auto"/>
              <w:jc w:val="center"/>
              <w:rPr>
                <w:ins w:id="8803" w:author="Lane, Stefanie" w:date="2023-04-28T12:07:00Z"/>
                <w:rFonts w:ascii="Calibri" w:eastAsia="Times New Roman" w:hAnsi="Calibri" w:cs="Calibri"/>
                <w:color w:val="000000"/>
                <w:rPrChange w:id="8804" w:author="Lane, Stefanie" w:date="2023-04-28T12:07:00Z">
                  <w:rPr>
                    <w:ins w:id="8805" w:author="Lane, Stefanie" w:date="2023-04-28T12:07:00Z"/>
                  </w:rPr>
                </w:rPrChange>
              </w:rPr>
              <w:pPrChange w:id="8806" w:author="Lane, Stefanie" w:date="2023-04-28T12:07:00Z">
                <w:pPr>
                  <w:jc w:val="center"/>
                </w:pPr>
              </w:pPrChange>
            </w:pPr>
            <w:ins w:id="8807" w:author="Lane, Stefanie" w:date="2023-04-28T12:07:00Z">
              <w:r w:rsidRPr="00402FFE">
                <w:rPr>
                  <w:rFonts w:ascii="Calibri" w:eastAsia="Times New Roman" w:hAnsi="Calibri" w:cs="Calibri"/>
                  <w:color w:val="000000"/>
                  <w:rPrChange w:id="8808" w:author="Lane, Stefanie" w:date="2023-04-28T12:07:00Z">
                    <w:rPr/>
                  </w:rPrChange>
                </w:rPr>
                <w:t>0.24</w:t>
              </w:r>
            </w:ins>
          </w:p>
        </w:tc>
        <w:tc>
          <w:tcPr>
            <w:tcW w:w="810" w:type="dxa"/>
            <w:tcBorders>
              <w:top w:val="single" w:sz="4" w:space="0" w:color="auto"/>
              <w:left w:val="nil"/>
              <w:bottom w:val="single" w:sz="4" w:space="0" w:color="auto"/>
              <w:right w:val="nil"/>
            </w:tcBorders>
            <w:shd w:val="clear" w:color="auto" w:fill="auto"/>
            <w:noWrap/>
            <w:vAlign w:val="bottom"/>
            <w:hideMark/>
          </w:tcPr>
          <w:p w14:paraId="633DC0E8" w14:textId="77777777" w:rsidR="00402FFE" w:rsidRPr="00402FFE" w:rsidRDefault="00402FFE" w:rsidP="00402FFE">
            <w:pPr>
              <w:spacing w:after="0" w:line="240" w:lineRule="auto"/>
              <w:jc w:val="center"/>
              <w:rPr>
                <w:ins w:id="8809" w:author="Lane, Stefanie" w:date="2023-04-28T12:07:00Z"/>
                <w:rFonts w:ascii="Calibri" w:eastAsia="Times New Roman" w:hAnsi="Calibri" w:cs="Calibri"/>
                <w:color w:val="000000"/>
                <w:rPrChange w:id="8810" w:author="Lane, Stefanie" w:date="2023-04-28T12:07:00Z">
                  <w:rPr>
                    <w:ins w:id="8811" w:author="Lane, Stefanie" w:date="2023-04-28T12:07:00Z"/>
                  </w:rPr>
                </w:rPrChange>
              </w:rPr>
              <w:pPrChange w:id="8812" w:author="Lane, Stefanie" w:date="2023-04-28T12:07:00Z">
                <w:pPr>
                  <w:jc w:val="center"/>
                </w:pPr>
              </w:pPrChange>
            </w:pPr>
            <w:ins w:id="8813" w:author="Lane, Stefanie" w:date="2023-04-28T12:07:00Z">
              <w:r w:rsidRPr="00402FFE">
                <w:rPr>
                  <w:rFonts w:ascii="Calibri" w:eastAsia="Times New Roman" w:hAnsi="Calibri" w:cs="Calibri"/>
                  <w:color w:val="000000"/>
                  <w:rPrChange w:id="8814"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31E60F7" w14:textId="77777777" w:rsidR="00402FFE" w:rsidRPr="00402FFE" w:rsidRDefault="00402FFE" w:rsidP="00402FFE">
            <w:pPr>
              <w:spacing w:after="0" w:line="240" w:lineRule="auto"/>
              <w:jc w:val="center"/>
              <w:rPr>
                <w:ins w:id="8815" w:author="Lane, Stefanie" w:date="2023-04-28T12:07:00Z"/>
                <w:rFonts w:ascii="Calibri" w:eastAsia="Times New Roman" w:hAnsi="Calibri" w:cs="Calibri"/>
                <w:color w:val="000000"/>
                <w:rPrChange w:id="8816" w:author="Lane, Stefanie" w:date="2023-04-28T12:07:00Z">
                  <w:rPr>
                    <w:ins w:id="8817" w:author="Lane, Stefanie" w:date="2023-04-28T12:07:00Z"/>
                  </w:rPr>
                </w:rPrChange>
              </w:rPr>
              <w:pPrChange w:id="8818" w:author="Lane, Stefanie" w:date="2023-04-28T12:07:00Z">
                <w:pPr>
                  <w:jc w:val="center"/>
                </w:pPr>
              </w:pPrChange>
            </w:pPr>
            <w:ins w:id="8819" w:author="Lane, Stefanie" w:date="2023-04-28T12:07:00Z">
              <w:r w:rsidRPr="00402FFE">
                <w:rPr>
                  <w:rFonts w:ascii="Calibri" w:eastAsia="Times New Roman" w:hAnsi="Calibri" w:cs="Calibri"/>
                  <w:color w:val="000000"/>
                  <w:rPrChange w:id="8820" w:author="Lane, Stefanie" w:date="2023-04-28T12:07:00Z">
                    <w:rPr/>
                  </w:rPrChange>
                </w:rPr>
                <w:t>-100.0</w:t>
              </w:r>
            </w:ins>
          </w:p>
        </w:tc>
      </w:tr>
      <w:tr w:rsidR="00402FFE" w:rsidRPr="00402FFE" w14:paraId="280A0BE1" w14:textId="77777777" w:rsidTr="00402FFE">
        <w:trPr>
          <w:divId w:val="50731576"/>
          <w:trHeight w:val="290"/>
          <w:ins w:id="8821" w:author="Lane, Stefanie" w:date="2023-04-28T12:07:00Z"/>
        </w:trPr>
        <w:tc>
          <w:tcPr>
            <w:tcW w:w="1311" w:type="dxa"/>
            <w:vMerge/>
            <w:tcBorders>
              <w:top w:val="nil"/>
              <w:left w:val="single" w:sz="8" w:space="0" w:color="auto"/>
              <w:bottom w:val="single" w:sz="8" w:space="0" w:color="000000"/>
              <w:right w:val="nil"/>
            </w:tcBorders>
            <w:vAlign w:val="center"/>
            <w:hideMark/>
          </w:tcPr>
          <w:p w14:paraId="36BE0E0F" w14:textId="77777777" w:rsidR="00402FFE" w:rsidRPr="00402FFE" w:rsidRDefault="00402FFE" w:rsidP="00402FFE">
            <w:pPr>
              <w:spacing w:after="0" w:line="240" w:lineRule="auto"/>
              <w:rPr>
                <w:ins w:id="8822" w:author="Lane, Stefanie" w:date="2023-04-28T12:07:00Z"/>
                <w:rFonts w:ascii="Calibri" w:eastAsia="Times New Roman" w:hAnsi="Calibri" w:cs="Calibri"/>
                <w:color w:val="000000"/>
                <w:rPrChange w:id="8823" w:author="Lane, Stefanie" w:date="2023-04-28T12:07:00Z">
                  <w:rPr>
                    <w:ins w:id="8824" w:author="Lane, Stefanie" w:date="2023-04-28T12:07:00Z"/>
                  </w:rPr>
                </w:rPrChange>
              </w:rPr>
              <w:pPrChange w:id="882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42E31E9" w14:textId="77777777" w:rsidR="00402FFE" w:rsidRPr="00402FFE" w:rsidRDefault="00402FFE" w:rsidP="00402FFE">
            <w:pPr>
              <w:spacing w:after="0" w:line="240" w:lineRule="auto"/>
              <w:rPr>
                <w:ins w:id="8826" w:author="Lane, Stefanie" w:date="2023-04-28T12:07:00Z"/>
                <w:rFonts w:ascii="Calibri" w:eastAsia="Times New Roman" w:hAnsi="Calibri" w:cs="Calibri"/>
                <w:color w:val="000000"/>
                <w:rPrChange w:id="8827" w:author="Lane, Stefanie" w:date="2023-04-28T12:07:00Z">
                  <w:rPr>
                    <w:ins w:id="8828" w:author="Lane, Stefanie" w:date="2023-04-28T12:07:00Z"/>
                  </w:rPr>
                </w:rPrChange>
              </w:rPr>
              <w:pPrChange w:id="8829" w:author="Lane, Stefanie" w:date="2023-04-28T12:07:00Z">
                <w:pPr/>
              </w:pPrChange>
            </w:pPr>
          </w:p>
        </w:tc>
        <w:tc>
          <w:tcPr>
            <w:tcW w:w="3320" w:type="dxa"/>
            <w:tcBorders>
              <w:top w:val="nil"/>
              <w:left w:val="nil"/>
              <w:bottom w:val="nil"/>
              <w:right w:val="nil"/>
            </w:tcBorders>
            <w:shd w:val="clear" w:color="auto" w:fill="auto"/>
            <w:noWrap/>
            <w:vAlign w:val="bottom"/>
            <w:hideMark/>
          </w:tcPr>
          <w:p w14:paraId="6B3D9707" w14:textId="77777777" w:rsidR="00402FFE" w:rsidRPr="00402FFE" w:rsidRDefault="00402FFE" w:rsidP="00402FFE">
            <w:pPr>
              <w:spacing w:after="0" w:line="240" w:lineRule="auto"/>
              <w:rPr>
                <w:ins w:id="8830" w:author="Lane, Stefanie" w:date="2023-04-28T12:07:00Z"/>
                <w:rFonts w:ascii="Calibri" w:eastAsia="Times New Roman" w:hAnsi="Calibri" w:cs="Calibri"/>
                <w:i/>
                <w:iCs/>
                <w:color w:val="000000"/>
                <w:rPrChange w:id="8831" w:author="Lane, Stefanie" w:date="2023-04-28T12:07:00Z">
                  <w:rPr>
                    <w:ins w:id="8832" w:author="Lane, Stefanie" w:date="2023-04-28T12:07:00Z"/>
                  </w:rPr>
                </w:rPrChange>
              </w:rPr>
              <w:pPrChange w:id="8833" w:author="Lane, Stefanie" w:date="2023-04-28T12:07:00Z">
                <w:pPr/>
              </w:pPrChange>
            </w:pPr>
            <w:ins w:id="8834" w:author="Lane, Stefanie" w:date="2023-04-28T12:07:00Z">
              <w:r w:rsidRPr="00402FFE">
                <w:rPr>
                  <w:rFonts w:ascii="Calibri" w:eastAsia="Times New Roman" w:hAnsi="Calibri" w:cs="Calibri"/>
                  <w:i/>
                  <w:iCs/>
                  <w:color w:val="000000"/>
                  <w:rPrChange w:id="8835" w:author="Lane, Stefanie" w:date="2023-04-28T12:07:00Z">
                    <w:rPr/>
                  </w:rPrChange>
                </w:rPr>
                <w:t>Trifolium wormskjoldii</w:t>
              </w:r>
            </w:ins>
          </w:p>
        </w:tc>
        <w:tc>
          <w:tcPr>
            <w:tcW w:w="869" w:type="dxa"/>
            <w:tcBorders>
              <w:top w:val="nil"/>
              <w:left w:val="nil"/>
              <w:bottom w:val="nil"/>
              <w:right w:val="nil"/>
            </w:tcBorders>
            <w:shd w:val="clear" w:color="auto" w:fill="auto"/>
            <w:noWrap/>
            <w:vAlign w:val="bottom"/>
            <w:hideMark/>
          </w:tcPr>
          <w:p w14:paraId="34D7CA26" w14:textId="77777777" w:rsidR="00402FFE" w:rsidRPr="00402FFE" w:rsidRDefault="00402FFE" w:rsidP="00402FFE">
            <w:pPr>
              <w:spacing w:after="0" w:line="240" w:lineRule="auto"/>
              <w:jc w:val="center"/>
              <w:rPr>
                <w:ins w:id="8836" w:author="Lane, Stefanie" w:date="2023-04-28T12:07:00Z"/>
                <w:rFonts w:ascii="Calibri" w:eastAsia="Times New Roman" w:hAnsi="Calibri" w:cs="Calibri"/>
                <w:color w:val="000000"/>
                <w:rPrChange w:id="8837" w:author="Lane, Stefanie" w:date="2023-04-28T12:07:00Z">
                  <w:rPr>
                    <w:ins w:id="8838" w:author="Lane, Stefanie" w:date="2023-04-28T12:07:00Z"/>
                  </w:rPr>
                </w:rPrChange>
              </w:rPr>
              <w:pPrChange w:id="8839" w:author="Lane, Stefanie" w:date="2023-04-28T12:07:00Z">
                <w:pPr>
                  <w:jc w:val="center"/>
                </w:pPr>
              </w:pPrChange>
            </w:pPr>
            <w:ins w:id="8840" w:author="Lane, Stefanie" w:date="2023-04-28T12:07:00Z">
              <w:r w:rsidRPr="00402FFE">
                <w:rPr>
                  <w:rFonts w:ascii="Calibri" w:eastAsia="Times New Roman" w:hAnsi="Calibri" w:cs="Calibri"/>
                  <w:color w:val="000000"/>
                  <w:rPrChange w:id="8841" w:author="Lane, Stefanie" w:date="2023-04-28T12:07:00Z">
                    <w:rPr/>
                  </w:rPrChange>
                </w:rPr>
                <w:t>0.69</w:t>
              </w:r>
            </w:ins>
          </w:p>
        </w:tc>
        <w:tc>
          <w:tcPr>
            <w:tcW w:w="990" w:type="dxa"/>
            <w:tcBorders>
              <w:top w:val="nil"/>
              <w:left w:val="nil"/>
              <w:bottom w:val="nil"/>
              <w:right w:val="nil"/>
            </w:tcBorders>
            <w:shd w:val="clear" w:color="auto" w:fill="auto"/>
            <w:noWrap/>
            <w:vAlign w:val="bottom"/>
            <w:hideMark/>
          </w:tcPr>
          <w:p w14:paraId="5572EF24" w14:textId="77777777" w:rsidR="00402FFE" w:rsidRPr="00402FFE" w:rsidRDefault="00402FFE" w:rsidP="00402FFE">
            <w:pPr>
              <w:spacing w:after="0" w:line="240" w:lineRule="auto"/>
              <w:jc w:val="center"/>
              <w:rPr>
                <w:ins w:id="8842" w:author="Lane, Stefanie" w:date="2023-04-28T12:07:00Z"/>
                <w:rFonts w:ascii="Calibri" w:eastAsia="Times New Roman" w:hAnsi="Calibri" w:cs="Calibri"/>
                <w:color w:val="000000"/>
                <w:rPrChange w:id="8843" w:author="Lane, Stefanie" w:date="2023-04-28T12:07:00Z">
                  <w:rPr>
                    <w:ins w:id="8844" w:author="Lane, Stefanie" w:date="2023-04-28T12:07:00Z"/>
                  </w:rPr>
                </w:rPrChange>
              </w:rPr>
              <w:pPrChange w:id="8845" w:author="Lane, Stefanie" w:date="2023-04-28T12:07:00Z">
                <w:pPr>
                  <w:jc w:val="center"/>
                </w:pPr>
              </w:pPrChange>
            </w:pPr>
            <w:ins w:id="8846" w:author="Lane, Stefanie" w:date="2023-04-28T12:07:00Z">
              <w:r w:rsidRPr="00402FFE">
                <w:rPr>
                  <w:rFonts w:ascii="Calibri" w:eastAsia="Times New Roman" w:hAnsi="Calibri" w:cs="Calibri"/>
                  <w:color w:val="000000"/>
                  <w:rPrChange w:id="8847" w:author="Lane, Stefanie" w:date="2023-04-28T12:07:00Z">
                    <w:rPr/>
                  </w:rPrChange>
                </w:rPr>
                <w:t>0.55</w:t>
              </w:r>
            </w:ins>
          </w:p>
        </w:tc>
        <w:tc>
          <w:tcPr>
            <w:tcW w:w="810" w:type="dxa"/>
            <w:tcBorders>
              <w:top w:val="nil"/>
              <w:left w:val="nil"/>
              <w:bottom w:val="nil"/>
              <w:right w:val="nil"/>
            </w:tcBorders>
            <w:shd w:val="clear" w:color="auto" w:fill="auto"/>
            <w:noWrap/>
            <w:vAlign w:val="bottom"/>
            <w:hideMark/>
          </w:tcPr>
          <w:p w14:paraId="354D2207" w14:textId="77777777" w:rsidR="00402FFE" w:rsidRPr="00402FFE" w:rsidRDefault="00402FFE" w:rsidP="00402FFE">
            <w:pPr>
              <w:spacing w:after="0" w:line="240" w:lineRule="auto"/>
              <w:jc w:val="center"/>
              <w:rPr>
                <w:ins w:id="8848" w:author="Lane, Stefanie" w:date="2023-04-28T12:07:00Z"/>
                <w:rFonts w:ascii="Calibri" w:eastAsia="Times New Roman" w:hAnsi="Calibri" w:cs="Calibri"/>
                <w:color w:val="000000"/>
                <w:rPrChange w:id="8849" w:author="Lane, Stefanie" w:date="2023-04-28T12:07:00Z">
                  <w:rPr>
                    <w:ins w:id="8850" w:author="Lane, Stefanie" w:date="2023-04-28T12:07:00Z"/>
                  </w:rPr>
                </w:rPrChange>
              </w:rPr>
              <w:pPrChange w:id="8851" w:author="Lane, Stefanie" w:date="2023-04-28T12:07:00Z">
                <w:pPr>
                  <w:jc w:val="center"/>
                </w:pPr>
              </w:pPrChange>
            </w:pPr>
            <w:ins w:id="8852" w:author="Lane, Stefanie" w:date="2023-04-28T12:07:00Z">
              <w:r w:rsidRPr="00402FFE">
                <w:rPr>
                  <w:rFonts w:ascii="Calibri" w:eastAsia="Times New Roman" w:hAnsi="Calibri" w:cs="Calibri"/>
                  <w:color w:val="000000"/>
                  <w:rPrChange w:id="8853"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6B1F3A3C" w14:textId="77777777" w:rsidR="00402FFE" w:rsidRPr="00402FFE" w:rsidRDefault="00402FFE" w:rsidP="00402FFE">
            <w:pPr>
              <w:spacing w:after="0" w:line="240" w:lineRule="auto"/>
              <w:jc w:val="center"/>
              <w:rPr>
                <w:ins w:id="8854" w:author="Lane, Stefanie" w:date="2023-04-28T12:07:00Z"/>
                <w:rFonts w:ascii="Calibri" w:eastAsia="Times New Roman" w:hAnsi="Calibri" w:cs="Calibri"/>
                <w:color w:val="000000"/>
                <w:rPrChange w:id="8855" w:author="Lane, Stefanie" w:date="2023-04-28T12:07:00Z">
                  <w:rPr>
                    <w:ins w:id="8856" w:author="Lane, Stefanie" w:date="2023-04-28T12:07:00Z"/>
                  </w:rPr>
                </w:rPrChange>
              </w:rPr>
              <w:pPrChange w:id="8857" w:author="Lane, Stefanie" w:date="2023-04-28T12:07:00Z">
                <w:pPr>
                  <w:jc w:val="center"/>
                </w:pPr>
              </w:pPrChange>
            </w:pPr>
            <w:ins w:id="8858" w:author="Lane, Stefanie" w:date="2023-04-28T12:07:00Z">
              <w:r w:rsidRPr="00402FFE">
                <w:rPr>
                  <w:rFonts w:ascii="Calibri" w:eastAsia="Times New Roman" w:hAnsi="Calibri" w:cs="Calibri"/>
                  <w:color w:val="000000"/>
                  <w:rPrChange w:id="8859" w:author="Lane, Stefanie" w:date="2023-04-28T12:07:00Z">
                    <w:rPr/>
                  </w:rPrChange>
                </w:rPr>
                <w:t>-100.0</w:t>
              </w:r>
            </w:ins>
          </w:p>
        </w:tc>
      </w:tr>
      <w:tr w:rsidR="00402FFE" w:rsidRPr="00402FFE" w14:paraId="661D0701" w14:textId="77777777" w:rsidTr="00402FFE">
        <w:trPr>
          <w:divId w:val="50731576"/>
          <w:trHeight w:val="290"/>
          <w:ins w:id="8860" w:author="Lane, Stefanie" w:date="2023-04-28T12:07:00Z"/>
        </w:trPr>
        <w:tc>
          <w:tcPr>
            <w:tcW w:w="1311" w:type="dxa"/>
            <w:vMerge/>
            <w:tcBorders>
              <w:top w:val="nil"/>
              <w:left w:val="single" w:sz="8" w:space="0" w:color="auto"/>
              <w:bottom w:val="single" w:sz="8" w:space="0" w:color="000000"/>
              <w:right w:val="nil"/>
            </w:tcBorders>
            <w:vAlign w:val="center"/>
            <w:hideMark/>
          </w:tcPr>
          <w:p w14:paraId="247688C9" w14:textId="77777777" w:rsidR="00402FFE" w:rsidRPr="00402FFE" w:rsidRDefault="00402FFE" w:rsidP="00402FFE">
            <w:pPr>
              <w:spacing w:after="0" w:line="240" w:lineRule="auto"/>
              <w:rPr>
                <w:ins w:id="8861" w:author="Lane, Stefanie" w:date="2023-04-28T12:07:00Z"/>
                <w:rFonts w:ascii="Calibri" w:eastAsia="Times New Roman" w:hAnsi="Calibri" w:cs="Calibri"/>
                <w:color w:val="000000"/>
                <w:rPrChange w:id="8862" w:author="Lane, Stefanie" w:date="2023-04-28T12:07:00Z">
                  <w:rPr>
                    <w:ins w:id="8863" w:author="Lane, Stefanie" w:date="2023-04-28T12:07:00Z"/>
                  </w:rPr>
                </w:rPrChange>
              </w:rPr>
              <w:pPrChange w:id="8864"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26A5CE2" w14:textId="77777777" w:rsidR="00402FFE" w:rsidRPr="00402FFE" w:rsidRDefault="00402FFE" w:rsidP="00402FFE">
            <w:pPr>
              <w:spacing w:after="0" w:line="240" w:lineRule="auto"/>
              <w:rPr>
                <w:ins w:id="8865" w:author="Lane, Stefanie" w:date="2023-04-28T12:07:00Z"/>
                <w:rFonts w:ascii="Calibri" w:eastAsia="Times New Roman" w:hAnsi="Calibri" w:cs="Calibri"/>
                <w:color w:val="000000"/>
                <w:rPrChange w:id="8866" w:author="Lane, Stefanie" w:date="2023-04-28T12:07:00Z">
                  <w:rPr>
                    <w:ins w:id="8867" w:author="Lane, Stefanie" w:date="2023-04-28T12:07:00Z"/>
                  </w:rPr>
                </w:rPrChange>
              </w:rPr>
              <w:pPrChange w:id="8868"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57A5072" w14:textId="77777777" w:rsidR="00402FFE" w:rsidRPr="00402FFE" w:rsidRDefault="00402FFE" w:rsidP="00402FFE">
            <w:pPr>
              <w:spacing w:after="0" w:line="240" w:lineRule="auto"/>
              <w:rPr>
                <w:ins w:id="8869" w:author="Lane, Stefanie" w:date="2023-04-28T12:07:00Z"/>
                <w:rFonts w:ascii="Calibri" w:eastAsia="Times New Roman" w:hAnsi="Calibri" w:cs="Calibri"/>
                <w:i/>
                <w:iCs/>
                <w:color w:val="000000"/>
                <w:rPrChange w:id="8870" w:author="Lane, Stefanie" w:date="2023-04-28T12:07:00Z">
                  <w:rPr>
                    <w:ins w:id="8871" w:author="Lane, Stefanie" w:date="2023-04-28T12:07:00Z"/>
                  </w:rPr>
                </w:rPrChange>
              </w:rPr>
              <w:pPrChange w:id="8872" w:author="Lane, Stefanie" w:date="2023-04-28T12:07:00Z">
                <w:pPr/>
              </w:pPrChange>
            </w:pPr>
            <w:ins w:id="8873" w:author="Lane, Stefanie" w:date="2023-04-28T12:07:00Z">
              <w:r w:rsidRPr="00402FFE">
                <w:rPr>
                  <w:rFonts w:ascii="Calibri" w:eastAsia="Times New Roman" w:hAnsi="Calibri" w:cs="Calibri"/>
                  <w:i/>
                  <w:iCs/>
                  <w:color w:val="000000"/>
                  <w:rPrChange w:id="8874" w:author="Lane, Stefanie" w:date="2023-04-28T12:07:00Z">
                    <w:rPr/>
                  </w:rPrChange>
                </w:rPr>
                <w:t>Menyanthes trifoliata</w:t>
              </w:r>
            </w:ins>
          </w:p>
        </w:tc>
        <w:tc>
          <w:tcPr>
            <w:tcW w:w="869" w:type="dxa"/>
            <w:tcBorders>
              <w:top w:val="single" w:sz="4" w:space="0" w:color="auto"/>
              <w:left w:val="nil"/>
              <w:bottom w:val="single" w:sz="4" w:space="0" w:color="auto"/>
              <w:right w:val="nil"/>
            </w:tcBorders>
            <w:shd w:val="clear" w:color="auto" w:fill="auto"/>
            <w:noWrap/>
            <w:vAlign w:val="bottom"/>
            <w:hideMark/>
          </w:tcPr>
          <w:p w14:paraId="706D197A" w14:textId="77777777" w:rsidR="00402FFE" w:rsidRPr="00402FFE" w:rsidRDefault="00402FFE" w:rsidP="00402FFE">
            <w:pPr>
              <w:spacing w:after="0" w:line="240" w:lineRule="auto"/>
              <w:jc w:val="center"/>
              <w:rPr>
                <w:ins w:id="8875" w:author="Lane, Stefanie" w:date="2023-04-28T12:07:00Z"/>
                <w:rFonts w:ascii="Calibri" w:eastAsia="Times New Roman" w:hAnsi="Calibri" w:cs="Calibri"/>
                <w:color w:val="000000"/>
                <w:rPrChange w:id="8876" w:author="Lane, Stefanie" w:date="2023-04-28T12:07:00Z">
                  <w:rPr>
                    <w:ins w:id="8877" w:author="Lane, Stefanie" w:date="2023-04-28T12:07:00Z"/>
                  </w:rPr>
                </w:rPrChange>
              </w:rPr>
              <w:pPrChange w:id="8878" w:author="Lane, Stefanie" w:date="2023-04-28T12:07:00Z">
                <w:pPr>
                  <w:jc w:val="center"/>
                </w:pPr>
              </w:pPrChange>
            </w:pPr>
            <w:ins w:id="8879" w:author="Lane, Stefanie" w:date="2023-04-28T12:07:00Z">
              <w:r w:rsidRPr="00402FFE">
                <w:rPr>
                  <w:rFonts w:ascii="Calibri" w:eastAsia="Times New Roman" w:hAnsi="Calibri" w:cs="Calibri"/>
                  <w:color w:val="000000"/>
                  <w:rPrChange w:id="8880" w:author="Lane, Stefanie" w:date="2023-04-28T12:07:00Z">
                    <w:rPr/>
                  </w:rPrChange>
                </w:rPr>
                <w:t>1.86</w:t>
              </w:r>
            </w:ins>
          </w:p>
        </w:tc>
        <w:tc>
          <w:tcPr>
            <w:tcW w:w="990" w:type="dxa"/>
            <w:tcBorders>
              <w:top w:val="single" w:sz="4" w:space="0" w:color="auto"/>
              <w:left w:val="nil"/>
              <w:bottom w:val="single" w:sz="4" w:space="0" w:color="auto"/>
              <w:right w:val="nil"/>
            </w:tcBorders>
            <w:shd w:val="clear" w:color="auto" w:fill="auto"/>
            <w:noWrap/>
            <w:vAlign w:val="bottom"/>
            <w:hideMark/>
          </w:tcPr>
          <w:p w14:paraId="24774519" w14:textId="77777777" w:rsidR="00402FFE" w:rsidRPr="00402FFE" w:rsidRDefault="00402FFE" w:rsidP="00402FFE">
            <w:pPr>
              <w:spacing w:after="0" w:line="240" w:lineRule="auto"/>
              <w:jc w:val="center"/>
              <w:rPr>
                <w:ins w:id="8881" w:author="Lane, Stefanie" w:date="2023-04-28T12:07:00Z"/>
                <w:rFonts w:ascii="Calibri" w:eastAsia="Times New Roman" w:hAnsi="Calibri" w:cs="Calibri"/>
                <w:color w:val="000000"/>
                <w:rPrChange w:id="8882" w:author="Lane, Stefanie" w:date="2023-04-28T12:07:00Z">
                  <w:rPr>
                    <w:ins w:id="8883" w:author="Lane, Stefanie" w:date="2023-04-28T12:07:00Z"/>
                  </w:rPr>
                </w:rPrChange>
              </w:rPr>
              <w:pPrChange w:id="8884" w:author="Lane, Stefanie" w:date="2023-04-28T12:07:00Z">
                <w:pPr>
                  <w:jc w:val="center"/>
                </w:pPr>
              </w:pPrChange>
            </w:pPr>
            <w:ins w:id="8885" w:author="Lane, Stefanie" w:date="2023-04-28T12:07:00Z">
              <w:r w:rsidRPr="00402FFE">
                <w:rPr>
                  <w:rFonts w:ascii="Calibri" w:eastAsia="Times New Roman" w:hAnsi="Calibri" w:cs="Calibri"/>
                  <w:color w:val="000000"/>
                  <w:rPrChange w:id="8886" w:author="Lane, Stefanie" w:date="2023-04-28T12:07:00Z">
                    <w:rPr/>
                  </w:rPrChange>
                </w:rPr>
                <w:t>1.33</w:t>
              </w:r>
            </w:ins>
          </w:p>
        </w:tc>
        <w:tc>
          <w:tcPr>
            <w:tcW w:w="810" w:type="dxa"/>
            <w:tcBorders>
              <w:top w:val="single" w:sz="4" w:space="0" w:color="auto"/>
              <w:left w:val="nil"/>
              <w:bottom w:val="single" w:sz="4" w:space="0" w:color="auto"/>
              <w:right w:val="nil"/>
            </w:tcBorders>
            <w:shd w:val="clear" w:color="auto" w:fill="auto"/>
            <w:noWrap/>
            <w:vAlign w:val="bottom"/>
            <w:hideMark/>
          </w:tcPr>
          <w:p w14:paraId="0EA29997" w14:textId="77777777" w:rsidR="00402FFE" w:rsidRPr="00402FFE" w:rsidRDefault="00402FFE" w:rsidP="00402FFE">
            <w:pPr>
              <w:spacing w:after="0" w:line="240" w:lineRule="auto"/>
              <w:jc w:val="center"/>
              <w:rPr>
                <w:ins w:id="8887" w:author="Lane, Stefanie" w:date="2023-04-28T12:07:00Z"/>
                <w:rFonts w:ascii="Calibri" w:eastAsia="Times New Roman" w:hAnsi="Calibri" w:cs="Calibri"/>
                <w:color w:val="000000"/>
                <w:rPrChange w:id="8888" w:author="Lane, Stefanie" w:date="2023-04-28T12:07:00Z">
                  <w:rPr>
                    <w:ins w:id="8889" w:author="Lane, Stefanie" w:date="2023-04-28T12:07:00Z"/>
                  </w:rPr>
                </w:rPrChange>
              </w:rPr>
              <w:pPrChange w:id="8890" w:author="Lane, Stefanie" w:date="2023-04-28T12:07:00Z">
                <w:pPr>
                  <w:jc w:val="center"/>
                </w:pPr>
              </w:pPrChange>
            </w:pPr>
            <w:ins w:id="8891" w:author="Lane, Stefanie" w:date="2023-04-28T12:07:00Z">
              <w:r w:rsidRPr="00402FFE">
                <w:rPr>
                  <w:rFonts w:ascii="Calibri" w:eastAsia="Times New Roman" w:hAnsi="Calibri" w:cs="Calibri"/>
                  <w:color w:val="000000"/>
                  <w:rPrChange w:id="8892" w:author="Lane, Stefanie" w:date="2023-04-28T12:07:00Z">
                    <w:rPr/>
                  </w:rPrChange>
                </w:rPr>
                <w:t>0.06</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EAF09A" w14:textId="77777777" w:rsidR="00402FFE" w:rsidRPr="00402FFE" w:rsidRDefault="00402FFE" w:rsidP="00402FFE">
            <w:pPr>
              <w:spacing w:after="0" w:line="240" w:lineRule="auto"/>
              <w:jc w:val="center"/>
              <w:rPr>
                <w:ins w:id="8893" w:author="Lane, Stefanie" w:date="2023-04-28T12:07:00Z"/>
                <w:rFonts w:ascii="Calibri" w:eastAsia="Times New Roman" w:hAnsi="Calibri" w:cs="Calibri"/>
                <w:color w:val="000000"/>
                <w:rPrChange w:id="8894" w:author="Lane, Stefanie" w:date="2023-04-28T12:07:00Z">
                  <w:rPr>
                    <w:ins w:id="8895" w:author="Lane, Stefanie" w:date="2023-04-28T12:07:00Z"/>
                  </w:rPr>
                </w:rPrChange>
              </w:rPr>
              <w:pPrChange w:id="8896" w:author="Lane, Stefanie" w:date="2023-04-28T12:07:00Z">
                <w:pPr>
                  <w:jc w:val="center"/>
                </w:pPr>
              </w:pPrChange>
            </w:pPr>
            <w:ins w:id="8897" w:author="Lane, Stefanie" w:date="2023-04-28T12:07:00Z">
              <w:r w:rsidRPr="00402FFE">
                <w:rPr>
                  <w:rFonts w:ascii="Calibri" w:eastAsia="Times New Roman" w:hAnsi="Calibri" w:cs="Calibri"/>
                  <w:color w:val="000000"/>
                  <w:rPrChange w:id="8898" w:author="Lane, Stefanie" w:date="2023-04-28T12:07:00Z">
                    <w:rPr/>
                  </w:rPrChange>
                </w:rPr>
                <w:t>-97.0</w:t>
              </w:r>
            </w:ins>
          </w:p>
        </w:tc>
      </w:tr>
      <w:tr w:rsidR="00402FFE" w:rsidRPr="00402FFE" w14:paraId="6DEE7B93" w14:textId="77777777" w:rsidTr="00402FFE">
        <w:trPr>
          <w:divId w:val="50731576"/>
          <w:trHeight w:val="290"/>
          <w:ins w:id="8899" w:author="Lane, Stefanie" w:date="2023-04-28T12:07:00Z"/>
        </w:trPr>
        <w:tc>
          <w:tcPr>
            <w:tcW w:w="1311" w:type="dxa"/>
            <w:vMerge/>
            <w:tcBorders>
              <w:top w:val="nil"/>
              <w:left w:val="single" w:sz="8" w:space="0" w:color="auto"/>
              <w:bottom w:val="single" w:sz="8" w:space="0" w:color="000000"/>
              <w:right w:val="nil"/>
            </w:tcBorders>
            <w:vAlign w:val="center"/>
            <w:hideMark/>
          </w:tcPr>
          <w:p w14:paraId="02A2A103" w14:textId="77777777" w:rsidR="00402FFE" w:rsidRPr="00402FFE" w:rsidRDefault="00402FFE" w:rsidP="00402FFE">
            <w:pPr>
              <w:spacing w:after="0" w:line="240" w:lineRule="auto"/>
              <w:rPr>
                <w:ins w:id="8900" w:author="Lane, Stefanie" w:date="2023-04-28T12:07:00Z"/>
                <w:rFonts w:ascii="Calibri" w:eastAsia="Times New Roman" w:hAnsi="Calibri" w:cs="Calibri"/>
                <w:color w:val="000000"/>
                <w:rPrChange w:id="8901" w:author="Lane, Stefanie" w:date="2023-04-28T12:07:00Z">
                  <w:rPr>
                    <w:ins w:id="8902" w:author="Lane, Stefanie" w:date="2023-04-28T12:07:00Z"/>
                  </w:rPr>
                </w:rPrChange>
              </w:rPr>
              <w:pPrChange w:id="8903"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40795EE" w14:textId="77777777" w:rsidR="00402FFE" w:rsidRPr="00402FFE" w:rsidRDefault="00402FFE" w:rsidP="00402FFE">
            <w:pPr>
              <w:spacing w:after="0" w:line="240" w:lineRule="auto"/>
              <w:rPr>
                <w:ins w:id="8904" w:author="Lane, Stefanie" w:date="2023-04-28T12:07:00Z"/>
                <w:rFonts w:ascii="Calibri" w:eastAsia="Times New Roman" w:hAnsi="Calibri" w:cs="Calibri"/>
                <w:color w:val="000000"/>
                <w:rPrChange w:id="8905" w:author="Lane, Stefanie" w:date="2023-04-28T12:07:00Z">
                  <w:rPr>
                    <w:ins w:id="8906" w:author="Lane, Stefanie" w:date="2023-04-28T12:07:00Z"/>
                  </w:rPr>
                </w:rPrChange>
              </w:rPr>
              <w:pPrChange w:id="8907" w:author="Lane, Stefanie" w:date="2023-04-28T12:07:00Z">
                <w:pPr/>
              </w:pPrChange>
            </w:pPr>
          </w:p>
        </w:tc>
        <w:tc>
          <w:tcPr>
            <w:tcW w:w="3320" w:type="dxa"/>
            <w:tcBorders>
              <w:top w:val="nil"/>
              <w:left w:val="nil"/>
              <w:bottom w:val="nil"/>
              <w:right w:val="nil"/>
            </w:tcBorders>
            <w:shd w:val="clear" w:color="auto" w:fill="auto"/>
            <w:noWrap/>
            <w:vAlign w:val="bottom"/>
            <w:hideMark/>
          </w:tcPr>
          <w:p w14:paraId="220F9AE4" w14:textId="77777777" w:rsidR="00402FFE" w:rsidRPr="00402FFE" w:rsidRDefault="00402FFE" w:rsidP="00402FFE">
            <w:pPr>
              <w:spacing w:after="0" w:line="240" w:lineRule="auto"/>
              <w:rPr>
                <w:ins w:id="8908" w:author="Lane, Stefanie" w:date="2023-04-28T12:07:00Z"/>
                <w:rFonts w:ascii="Calibri" w:eastAsia="Times New Roman" w:hAnsi="Calibri" w:cs="Calibri"/>
                <w:i/>
                <w:iCs/>
                <w:color w:val="000000"/>
                <w:rPrChange w:id="8909" w:author="Lane, Stefanie" w:date="2023-04-28T12:07:00Z">
                  <w:rPr>
                    <w:ins w:id="8910" w:author="Lane, Stefanie" w:date="2023-04-28T12:07:00Z"/>
                  </w:rPr>
                </w:rPrChange>
              </w:rPr>
              <w:pPrChange w:id="8911" w:author="Lane, Stefanie" w:date="2023-04-28T12:07:00Z">
                <w:pPr/>
              </w:pPrChange>
            </w:pPr>
            <w:ins w:id="8912" w:author="Lane, Stefanie" w:date="2023-04-28T12:07:00Z">
              <w:r w:rsidRPr="00402FFE">
                <w:rPr>
                  <w:rFonts w:ascii="Calibri" w:eastAsia="Times New Roman" w:hAnsi="Calibri" w:cs="Calibri"/>
                  <w:i/>
                  <w:iCs/>
                  <w:color w:val="000000"/>
                  <w:rPrChange w:id="8913" w:author="Lane, Stefanie" w:date="2023-04-28T12:07:00Z">
                    <w:rPr/>
                  </w:rPrChange>
                </w:rPr>
                <w:t>Caltha palustris</w:t>
              </w:r>
            </w:ins>
          </w:p>
        </w:tc>
        <w:tc>
          <w:tcPr>
            <w:tcW w:w="869" w:type="dxa"/>
            <w:tcBorders>
              <w:top w:val="nil"/>
              <w:left w:val="nil"/>
              <w:bottom w:val="nil"/>
              <w:right w:val="nil"/>
            </w:tcBorders>
            <w:shd w:val="clear" w:color="auto" w:fill="auto"/>
            <w:noWrap/>
            <w:vAlign w:val="bottom"/>
            <w:hideMark/>
          </w:tcPr>
          <w:p w14:paraId="4BB5D5A0" w14:textId="77777777" w:rsidR="00402FFE" w:rsidRPr="00402FFE" w:rsidRDefault="00402FFE" w:rsidP="00402FFE">
            <w:pPr>
              <w:spacing w:after="0" w:line="240" w:lineRule="auto"/>
              <w:jc w:val="center"/>
              <w:rPr>
                <w:ins w:id="8914" w:author="Lane, Stefanie" w:date="2023-04-28T12:07:00Z"/>
                <w:rFonts w:ascii="Calibri" w:eastAsia="Times New Roman" w:hAnsi="Calibri" w:cs="Calibri"/>
                <w:color w:val="000000"/>
                <w:rPrChange w:id="8915" w:author="Lane, Stefanie" w:date="2023-04-28T12:07:00Z">
                  <w:rPr>
                    <w:ins w:id="8916" w:author="Lane, Stefanie" w:date="2023-04-28T12:07:00Z"/>
                  </w:rPr>
                </w:rPrChange>
              </w:rPr>
              <w:pPrChange w:id="8917" w:author="Lane, Stefanie" w:date="2023-04-28T12:07:00Z">
                <w:pPr>
                  <w:jc w:val="center"/>
                </w:pPr>
              </w:pPrChange>
            </w:pPr>
            <w:ins w:id="8918" w:author="Lane, Stefanie" w:date="2023-04-28T12:07:00Z">
              <w:r w:rsidRPr="00402FFE">
                <w:rPr>
                  <w:rFonts w:ascii="Calibri" w:eastAsia="Times New Roman" w:hAnsi="Calibri" w:cs="Calibri"/>
                  <w:color w:val="000000"/>
                  <w:rPrChange w:id="8919" w:author="Lane, Stefanie" w:date="2023-04-28T12:07:00Z">
                    <w:rPr/>
                  </w:rPrChange>
                </w:rPr>
                <w:t>0.66</w:t>
              </w:r>
            </w:ins>
          </w:p>
        </w:tc>
        <w:tc>
          <w:tcPr>
            <w:tcW w:w="990" w:type="dxa"/>
            <w:tcBorders>
              <w:top w:val="nil"/>
              <w:left w:val="nil"/>
              <w:bottom w:val="nil"/>
              <w:right w:val="nil"/>
            </w:tcBorders>
            <w:shd w:val="clear" w:color="auto" w:fill="auto"/>
            <w:noWrap/>
            <w:vAlign w:val="bottom"/>
            <w:hideMark/>
          </w:tcPr>
          <w:p w14:paraId="19D128D4" w14:textId="77777777" w:rsidR="00402FFE" w:rsidRPr="00402FFE" w:rsidRDefault="00402FFE" w:rsidP="00402FFE">
            <w:pPr>
              <w:spacing w:after="0" w:line="240" w:lineRule="auto"/>
              <w:jc w:val="center"/>
              <w:rPr>
                <w:ins w:id="8920" w:author="Lane, Stefanie" w:date="2023-04-28T12:07:00Z"/>
                <w:rFonts w:ascii="Calibri" w:eastAsia="Times New Roman" w:hAnsi="Calibri" w:cs="Calibri"/>
                <w:color w:val="000000"/>
                <w:rPrChange w:id="8921" w:author="Lane, Stefanie" w:date="2023-04-28T12:07:00Z">
                  <w:rPr>
                    <w:ins w:id="8922" w:author="Lane, Stefanie" w:date="2023-04-28T12:07:00Z"/>
                  </w:rPr>
                </w:rPrChange>
              </w:rPr>
              <w:pPrChange w:id="8923" w:author="Lane, Stefanie" w:date="2023-04-28T12:07:00Z">
                <w:pPr>
                  <w:jc w:val="center"/>
                </w:pPr>
              </w:pPrChange>
            </w:pPr>
            <w:ins w:id="8924" w:author="Lane, Stefanie" w:date="2023-04-28T12:07:00Z">
              <w:r w:rsidRPr="00402FFE">
                <w:rPr>
                  <w:rFonts w:ascii="Calibri" w:eastAsia="Times New Roman" w:hAnsi="Calibri" w:cs="Calibri"/>
                  <w:color w:val="000000"/>
                  <w:rPrChange w:id="8925" w:author="Lane, Stefanie" w:date="2023-04-28T12:07:00Z">
                    <w:rPr/>
                  </w:rPrChange>
                </w:rPr>
                <w:t>0.39</w:t>
              </w:r>
            </w:ins>
          </w:p>
        </w:tc>
        <w:tc>
          <w:tcPr>
            <w:tcW w:w="810" w:type="dxa"/>
            <w:tcBorders>
              <w:top w:val="nil"/>
              <w:left w:val="nil"/>
              <w:bottom w:val="nil"/>
              <w:right w:val="nil"/>
            </w:tcBorders>
            <w:shd w:val="clear" w:color="auto" w:fill="auto"/>
            <w:noWrap/>
            <w:vAlign w:val="bottom"/>
            <w:hideMark/>
          </w:tcPr>
          <w:p w14:paraId="08180E5B" w14:textId="77777777" w:rsidR="00402FFE" w:rsidRPr="00402FFE" w:rsidRDefault="00402FFE" w:rsidP="00402FFE">
            <w:pPr>
              <w:spacing w:after="0" w:line="240" w:lineRule="auto"/>
              <w:jc w:val="center"/>
              <w:rPr>
                <w:ins w:id="8926" w:author="Lane, Stefanie" w:date="2023-04-28T12:07:00Z"/>
                <w:rFonts w:ascii="Calibri" w:eastAsia="Times New Roman" w:hAnsi="Calibri" w:cs="Calibri"/>
                <w:color w:val="000000"/>
                <w:rPrChange w:id="8927" w:author="Lane, Stefanie" w:date="2023-04-28T12:07:00Z">
                  <w:rPr>
                    <w:ins w:id="8928" w:author="Lane, Stefanie" w:date="2023-04-28T12:07:00Z"/>
                  </w:rPr>
                </w:rPrChange>
              </w:rPr>
              <w:pPrChange w:id="8929" w:author="Lane, Stefanie" w:date="2023-04-28T12:07:00Z">
                <w:pPr>
                  <w:jc w:val="center"/>
                </w:pPr>
              </w:pPrChange>
            </w:pPr>
            <w:ins w:id="8930" w:author="Lane, Stefanie" w:date="2023-04-28T12:07:00Z">
              <w:r w:rsidRPr="00402FFE">
                <w:rPr>
                  <w:rFonts w:ascii="Calibri" w:eastAsia="Times New Roman" w:hAnsi="Calibri" w:cs="Calibri"/>
                  <w:color w:val="000000"/>
                  <w:rPrChange w:id="8931" w:author="Lane, Stefanie" w:date="2023-04-28T12:07:00Z">
                    <w:rPr/>
                  </w:rPrChange>
                </w:rPr>
                <w:t>0.06</w:t>
              </w:r>
            </w:ins>
          </w:p>
        </w:tc>
        <w:tc>
          <w:tcPr>
            <w:tcW w:w="1710" w:type="dxa"/>
            <w:tcBorders>
              <w:top w:val="nil"/>
              <w:left w:val="nil"/>
              <w:bottom w:val="nil"/>
              <w:right w:val="single" w:sz="8" w:space="0" w:color="auto"/>
            </w:tcBorders>
            <w:shd w:val="clear" w:color="auto" w:fill="auto"/>
            <w:noWrap/>
            <w:vAlign w:val="bottom"/>
            <w:hideMark/>
          </w:tcPr>
          <w:p w14:paraId="1DEB7B86" w14:textId="77777777" w:rsidR="00402FFE" w:rsidRPr="00402FFE" w:rsidRDefault="00402FFE" w:rsidP="00402FFE">
            <w:pPr>
              <w:spacing w:after="0" w:line="240" w:lineRule="auto"/>
              <w:jc w:val="center"/>
              <w:rPr>
                <w:ins w:id="8932" w:author="Lane, Stefanie" w:date="2023-04-28T12:07:00Z"/>
                <w:rFonts w:ascii="Calibri" w:eastAsia="Times New Roman" w:hAnsi="Calibri" w:cs="Calibri"/>
                <w:color w:val="000000"/>
                <w:rPrChange w:id="8933" w:author="Lane, Stefanie" w:date="2023-04-28T12:07:00Z">
                  <w:rPr>
                    <w:ins w:id="8934" w:author="Lane, Stefanie" w:date="2023-04-28T12:07:00Z"/>
                  </w:rPr>
                </w:rPrChange>
              </w:rPr>
              <w:pPrChange w:id="8935" w:author="Lane, Stefanie" w:date="2023-04-28T12:07:00Z">
                <w:pPr>
                  <w:jc w:val="center"/>
                </w:pPr>
              </w:pPrChange>
            </w:pPr>
            <w:ins w:id="8936" w:author="Lane, Stefanie" w:date="2023-04-28T12:07:00Z">
              <w:r w:rsidRPr="00402FFE">
                <w:rPr>
                  <w:rFonts w:ascii="Calibri" w:eastAsia="Times New Roman" w:hAnsi="Calibri" w:cs="Calibri"/>
                  <w:color w:val="000000"/>
                  <w:rPrChange w:id="8937" w:author="Lane, Stefanie" w:date="2023-04-28T12:07:00Z">
                    <w:rPr/>
                  </w:rPrChange>
                </w:rPr>
                <w:t>-91.5</w:t>
              </w:r>
            </w:ins>
          </w:p>
        </w:tc>
      </w:tr>
      <w:tr w:rsidR="00402FFE" w:rsidRPr="00402FFE" w14:paraId="6D80F8DE" w14:textId="77777777" w:rsidTr="00402FFE">
        <w:trPr>
          <w:divId w:val="50731576"/>
          <w:trHeight w:val="290"/>
          <w:ins w:id="8938" w:author="Lane, Stefanie" w:date="2023-04-28T12:07:00Z"/>
        </w:trPr>
        <w:tc>
          <w:tcPr>
            <w:tcW w:w="1311" w:type="dxa"/>
            <w:vMerge/>
            <w:tcBorders>
              <w:top w:val="nil"/>
              <w:left w:val="single" w:sz="8" w:space="0" w:color="auto"/>
              <w:bottom w:val="single" w:sz="8" w:space="0" w:color="000000"/>
              <w:right w:val="nil"/>
            </w:tcBorders>
            <w:vAlign w:val="center"/>
            <w:hideMark/>
          </w:tcPr>
          <w:p w14:paraId="7107A392" w14:textId="77777777" w:rsidR="00402FFE" w:rsidRPr="00402FFE" w:rsidRDefault="00402FFE" w:rsidP="00402FFE">
            <w:pPr>
              <w:spacing w:after="0" w:line="240" w:lineRule="auto"/>
              <w:rPr>
                <w:ins w:id="8939" w:author="Lane, Stefanie" w:date="2023-04-28T12:07:00Z"/>
                <w:rFonts w:ascii="Calibri" w:eastAsia="Times New Roman" w:hAnsi="Calibri" w:cs="Calibri"/>
                <w:color w:val="000000"/>
                <w:rPrChange w:id="8940" w:author="Lane, Stefanie" w:date="2023-04-28T12:07:00Z">
                  <w:rPr>
                    <w:ins w:id="8941" w:author="Lane, Stefanie" w:date="2023-04-28T12:07:00Z"/>
                  </w:rPr>
                </w:rPrChange>
              </w:rPr>
              <w:pPrChange w:id="894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D1B0AE7" w14:textId="77777777" w:rsidR="00402FFE" w:rsidRPr="00402FFE" w:rsidRDefault="00402FFE" w:rsidP="00402FFE">
            <w:pPr>
              <w:spacing w:after="0" w:line="240" w:lineRule="auto"/>
              <w:rPr>
                <w:ins w:id="8943" w:author="Lane, Stefanie" w:date="2023-04-28T12:07:00Z"/>
                <w:rFonts w:ascii="Calibri" w:eastAsia="Times New Roman" w:hAnsi="Calibri" w:cs="Calibri"/>
                <w:color w:val="000000"/>
                <w:rPrChange w:id="8944" w:author="Lane, Stefanie" w:date="2023-04-28T12:07:00Z">
                  <w:rPr>
                    <w:ins w:id="8945" w:author="Lane, Stefanie" w:date="2023-04-28T12:07:00Z"/>
                  </w:rPr>
                </w:rPrChange>
              </w:rPr>
              <w:pPrChange w:id="8946"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17E2B4B" w14:textId="77777777" w:rsidR="00402FFE" w:rsidRPr="00402FFE" w:rsidRDefault="00402FFE" w:rsidP="00402FFE">
            <w:pPr>
              <w:spacing w:after="0" w:line="240" w:lineRule="auto"/>
              <w:rPr>
                <w:ins w:id="8947" w:author="Lane, Stefanie" w:date="2023-04-28T12:07:00Z"/>
                <w:rFonts w:ascii="Calibri" w:eastAsia="Times New Roman" w:hAnsi="Calibri" w:cs="Calibri"/>
                <w:i/>
                <w:iCs/>
                <w:color w:val="000000"/>
                <w:rPrChange w:id="8948" w:author="Lane, Stefanie" w:date="2023-04-28T12:07:00Z">
                  <w:rPr>
                    <w:ins w:id="8949" w:author="Lane, Stefanie" w:date="2023-04-28T12:07:00Z"/>
                  </w:rPr>
                </w:rPrChange>
              </w:rPr>
              <w:pPrChange w:id="8950" w:author="Lane, Stefanie" w:date="2023-04-28T12:07:00Z">
                <w:pPr/>
              </w:pPrChange>
            </w:pPr>
            <w:ins w:id="8951" w:author="Lane, Stefanie" w:date="2023-04-28T12:07:00Z">
              <w:r w:rsidRPr="00402FFE">
                <w:rPr>
                  <w:rFonts w:ascii="Calibri" w:eastAsia="Times New Roman" w:hAnsi="Calibri" w:cs="Calibri"/>
                  <w:i/>
                  <w:iCs/>
                  <w:color w:val="000000"/>
                  <w:rPrChange w:id="8952" w:author="Lane, Stefanie" w:date="2023-04-28T12:07:00Z">
                    <w:rPr/>
                  </w:rPrChange>
                </w:rPr>
                <w:t>Salix lasiandra</w:t>
              </w:r>
            </w:ins>
          </w:p>
        </w:tc>
        <w:tc>
          <w:tcPr>
            <w:tcW w:w="869" w:type="dxa"/>
            <w:tcBorders>
              <w:top w:val="single" w:sz="4" w:space="0" w:color="auto"/>
              <w:left w:val="nil"/>
              <w:bottom w:val="single" w:sz="4" w:space="0" w:color="auto"/>
              <w:right w:val="nil"/>
            </w:tcBorders>
            <w:shd w:val="clear" w:color="auto" w:fill="auto"/>
            <w:noWrap/>
            <w:vAlign w:val="bottom"/>
            <w:hideMark/>
          </w:tcPr>
          <w:p w14:paraId="004F9AE4" w14:textId="77777777" w:rsidR="00402FFE" w:rsidRPr="00402FFE" w:rsidRDefault="00402FFE" w:rsidP="00402FFE">
            <w:pPr>
              <w:spacing w:after="0" w:line="240" w:lineRule="auto"/>
              <w:jc w:val="center"/>
              <w:rPr>
                <w:ins w:id="8953" w:author="Lane, Stefanie" w:date="2023-04-28T12:07:00Z"/>
                <w:rFonts w:ascii="Calibri" w:eastAsia="Times New Roman" w:hAnsi="Calibri" w:cs="Calibri"/>
                <w:color w:val="000000"/>
                <w:rPrChange w:id="8954" w:author="Lane, Stefanie" w:date="2023-04-28T12:07:00Z">
                  <w:rPr>
                    <w:ins w:id="8955" w:author="Lane, Stefanie" w:date="2023-04-28T12:07:00Z"/>
                  </w:rPr>
                </w:rPrChange>
              </w:rPr>
              <w:pPrChange w:id="8956" w:author="Lane, Stefanie" w:date="2023-04-28T12:07:00Z">
                <w:pPr>
                  <w:jc w:val="center"/>
                </w:pPr>
              </w:pPrChange>
            </w:pPr>
            <w:ins w:id="8957" w:author="Lane, Stefanie" w:date="2023-04-28T12:07:00Z">
              <w:r w:rsidRPr="00402FFE">
                <w:rPr>
                  <w:rFonts w:ascii="Calibri" w:eastAsia="Times New Roman" w:hAnsi="Calibri" w:cs="Calibri"/>
                  <w:color w:val="000000"/>
                  <w:rPrChange w:id="8958" w:author="Lane, Stefanie" w:date="2023-04-28T12:07:00Z">
                    <w:rPr/>
                  </w:rPrChange>
                </w:rPr>
                <w:t>1.00</w:t>
              </w:r>
            </w:ins>
          </w:p>
        </w:tc>
        <w:tc>
          <w:tcPr>
            <w:tcW w:w="990" w:type="dxa"/>
            <w:tcBorders>
              <w:top w:val="single" w:sz="4" w:space="0" w:color="auto"/>
              <w:left w:val="nil"/>
              <w:bottom w:val="single" w:sz="4" w:space="0" w:color="auto"/>
              <w:right w:val="nil"/>
            </w:tcBorders>
            <w:shd w:val="clear" w:color="auto" w:fill="auto"/>
            <w:noWrap/>
            <w:vAlign w:val="bottom"/>
            <w:hideMark/>
          </w:tcPr>
          <w:p w14:paraId="08F5CA9D" w14:textId="77777777" w:rsidR="00402FFE" w:rsidRPr="00402FFE" w:rsidRDefault="00402FFE" w:rsidP="00402FFE">
            <w:pPr>
              <w:spacing w:after="0" w:line="240" w:lineRule="auto"/>
              <w:jc w:val="center"/>
              <w:rPr>
                <w:ins w:id="8959" w:author="Lane, Stefanie" w:date="2023-04-28T12:07:00Z"/>
                <w:rFonts w:ascii="Calibri" w:eastAsia="Times New Roman" w:hAnsi="Calibri" w:cs="Calibri"/>
                <w:color w:val="000000"/>
                <w:rPrChange w:id="8960" w:author="Lane, Stefanie" w:date="2023-04-28T12:07:00Z">
                  <w:rPr>
                    <w:ins w:id="8961" w:author="Lane, Stefanie" w:date="2023-04-28T12:07:00Z"/>
                  </w:rPr>
                </w:rPrChange>
              </w:rPr>
              <w:pPrChange w:id="8962" w:author="Lane, Stefanie" w:date="2023-04-28T12:07:00Z">
                <w:pPr>
                  <w:jc w:val="center"/>
                </w:pPr>
              </w:pPrChange>
            </w:pPr>
            <w:ins w:id="8963" w:author="Lane, Stefanie" w:date="2023-04-28T12:07:00Z">
              <w:r w:rsidRPr="00402FFE">
                <w:rPr>
                  <w:rFonts w:ascii="Calibri" w:eastAsia="Times New Roman" w:hAnsi="Calibri" w:cs="Calibri"/>
                  <w:color w:val="000000"/>
                  <w:rPrChange w:id="8964" w:author="Lane, Stefanie" w:date="2023-04-28T12:07:00Z">
                    <w:rPr/>
                  </w:rPrChange>
                </w:rPr>
                <w:t>0.39</w:t>
              </w:r>
            </w:ins>
          </w:p>
        </w:tc>
        <w:tc>
          <w:tcPr>
            <w:tcW w:w="810" w:type="dxa"/>
            <w:tcBorders>
              <w:top w:val="single" w:sz="4" w:space="0" w:color="auto"/>
              <w:left w:val="nil"/>
              <w:bottom w:val="single" w:sz="4" w:space="0" w:color="auto"/>
              <w:right w:val="nil"/>
            </w:tcBorders>
            <w:shd w:val="clear" w:color="auto" w:fill="auto"/>
            <w:noWrap/>
            <w:vAlign w:val="bottom"/>
            <w:hideMark/>
          </w:tcPr>
          <w:p w14:paraId="586A9BD6" w14:textId="77777777" w:rsidR="00402FFE" w:rsidRPr="00402FFE" w:rsidRDefault="00402FFE" w:rsidP="00402FFE">
            <w:pPr>
              <w:spacing w:after="0" w:line="240" w:lineRule="auto"/>
              <w:jc w:val="center"/>
              <w:rPr>
                <w:ins w:id="8965" w:author="Lane, Stefanie" w:date="2023-04-28T12:07:00Z"/>
                <w:rFonts w:ascii="Calibri" w:eastAsia="Times New Roman" w:hAnsi="Calibri" w:cs="Calibri"/>
                <w:color w:val="000000"/>
                <w:rPrChange w:id="8966" w:author="Lane, Stefanie" w:date="2023-04-28T12:07:00Z">
                  <w:rPr>
                    <w:ins w:id="8967" w:author="Lane, Stefanie" w:date="2023-04-28T12:07:00Z"/>
                  </w:rPr>
                </w:rPrChange>
              </w:rPr>
              <w:pPrChange w:id="8968" w:author="Lane, Stefanie" w:date="2023-04-28T12:07:00Z">
                <w:pPr>
                  <w:jc w:val="center"/>
                </w:pPr>
              </w:pPrChange>
            </w:pPr>
            <w:ins w:id="8969" w:author="Lane, Stefanie" w:date="2023-04-28T12:07:00Z">
              <w:r w:rsidRPr="00402FFE">
                <w:rPr>
                  <w:rFonts w:ascii="Calibri" w:eastAsia="Times New Roman" w:hAnsi="Calibri" w:cs="Calibri"/>
                  <w:color w:val="000000"/>
                  <w:rPrChange w:id="8970" w:author="Lane, Stefanie" w:date="2023-04-28T12:07: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E94ECE" w14:textId="77777777" w:rsidR="00402FFE" w:rsidRPr="00402FFE" w:rsidRDefault="00402FFE" w:rsidP="00402FFE">
            <w:pPr>
              <w:spacing w:after="0" w:line="240" w:lineRule="auto"/>
              <w:jc w:val="center"/>
              <w:rPr>
                <w:ins w:id="8971" w:author="Lane, Stefanie" w:date="2023-04-28T12:07:00Z"/>
                <w:rFonts w:ascii="Calibri" w:eastAsia="Times New Roman" w:hAnsi="Calibri" w:cs="Calibri"/>
                <w:color w:val="000000"/>
                <w:rPrChange w:id="8972" w:author="Lane, Stefanie" w:date="2023-04-28T12:07:00Z">
                  <w:rPr>
                    <w:ins w:id="8973" w:author="Lane, Stefanie" w:date="2023-04-28T12:07:00Z"/>
                  </w:rPr>
                </w:rPrChange>
              </w:rPr>
              <w:pPrChange w:id="8974" w:author="Lane, Stefanie" w:date="2023-04-28T12:07:00Z">
                <w:pPr>
                  <w:jc w:val="center"/>
                </w:pPr>
              </w:pPrChange>
            </w:pPr>
            <w:ins w:id="8975" w:author="Lane, Stefanie" w:date="2023-04-28T12:07:00Z">
              <w:r w:rsidRPr="00402FFE">
                <w:rPr>
                  <w:rFonts w:ascii="Calibri" w:eastAsia="Times New Roman" w:hAnsi="Calibri" w:cs="Calibri"/>
                  <w:color w:val="000000"/>
                  <w:rPrChange w:id="8976" w:author="Lane, Stefanie" w:date="2023-04-28T12:07:00Z">
                    <w:rPr/>
                  </w:rPrChange>
                </w:rPr>
                <w:t>-88.9</w:t>
              </w:r>
            </w:ins>
          </w:p>
        </w:tc>
      </w:tr>
      <w:tr w:rsidR="00402FFE" w:rsidRPr="00402FFE" w14:paraId="07378037" w14:textId="77777777" w:rsidTr="00402FFE">
        <w:trPr>
          <w:divId w:val="50731576"/>
          <w:trHeight w:val="290"/>
          <w:ins w:id="8977" w:author="Lane, Stefanie" w:date="2023-04-28T12:07:00Z"/>
        </w:trPr>
        <w:tc>
          <w:tcPr>
            <w:tcW w:w="1311" w:type="dxa"/>
            <w:vMerge/>
            <w:tcBorders>
              <w:top w:val="nil"/>
              <w:left w:val="single" w:sz="8" w:space="0" w:color="auto"/>
              <w:bottom w:val="single" w:sz="8" w:space="0" w:color="000000"/>
              <w:right w:val="nil"/>
            </w:tcBorders>
            <w:vAlign w:val="center"/>
            <w:hideMark/>
          </w:tcPr>
          <w:p w14:paraId="07D85A28" w14:textId="77777777" w:rsidR="00402FFE" w:rsidRPr="00402FFE" w:rsidRDefault="00402FFE" w:rsidP="00402FFE">
            <w:pPr>
              <w:spacing w:after="0" w:line="240" w:lineRule="auto"/>
              <w:rPr>
                <w:ins w:id="8978" w:author="Lane, Stefanie" w:date="2023-04-28T12:07:00Z"/>
                <w:rFonts w:ascii="Calibri" w:eastAsia="Times New Roman" w:hAnsi="Calibri" w:cs="Calibri"/>
                <w:color w:val="000000"/>
                <w:rPrChange w:id="8979" w:author="Lane, Stefanie" w:date="2023-04-28T12:07:00Z">
                  <w:rPr>
                    <w:ins w:id="8980" w:author="Lane, Stefanie" w:date="2023-04-28T12:07:00Z"/>
                  </w:rPr>
                </w:rPrChange>
              </w:rPr>
              <w:pPrChange w:id="8981"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2076D9A" w14:textId="77777777" w:rsidR="00402FFE" w:rsidRPr="00402FFE" w:rsidRDefault="00402FFE" w:rsidP="00402FFE">
            <w:pPr>
              <w:spacing w:after="0" w:line="240" w:lineRule="auto"/>
              <w:rPr>
                <w:ins w:id="8982" w:author="Lane, Stefanie" w:date="2023-04-28T12:07:00Z"/>
                <w:rFonts w:ascii="Calibri" w:eastAsia="Times New Roman" w:hAnsi="Calibri" w:cs="Calibri"/>
                <w:color w:val="000000"/>
                <w:rPrChange w:id="8983" w:author="Lane, Stefanie" w:date="2023-04-28T12:07:00Z">
                  <w:rPr>
                    <w:ins w:id="8984" w:author="Lane, Stefanie" w:date="2023-04-28T12:07:00Z"/>
                  </w:rPr>
                </w:rPrChange>
              </w:rPr>
              <w:pPrChange w:id="8985" w:author="Lane, Stefanie" w:date="2023-04-28T12:07:00Z">
                <w:pPr/>
              </w:pPrChange>
            </w:pPr>
          </w:p>
        </w:tc>
        <w:tc>
          <w:tcPr>
            <w:tcW w:w="3320" w:type="dxa"/>
            <w:tcBorders>
              <w:top w:val="nil"/>
              <w:left w:val="nil"/>
              <w:bottom w:val="nil"/>
              <w:right w:val="nil"/>
            </w:tcBorders>
            <w:shd w:val="clear" w:color="auto" w:fill="auto"/>
            <w:noWrap/>
            <w:vAlign w:val="bottom"/>
            <w:hideMark/>
          </w:tcPr>
          <w:p w14:paraId="420461D8" w14:textId="77777777" w:rsidR="00402FFE" w:rsidRPr="00402FFE" w:rsidRDefault="00402FFE" w:rsidP="00402FFE">
            <w:pPr>
              <w:spacing w:after="0" w:line="240" w:lineRule="auto"/>
              <w:rPr>
                <w:ins w:id="8986" w:author="Lane, Stefanie" w:date="2023-04-28T12:07:00Z"/>
                <w:rFonts w:ascii="Calibri" w:eastAsia="Times New Roman" w:hAnsi="Calibri" w:cs="Calibri"/>
                <w:i/>
                <w:iCs/>
                <w:color w:val="000000"/>
                <w:rPrChange w:id="8987" w:author="Lane, Stefanie" w:date="2023-04-28T12:07:00Z">
                  <w:rPr>
                    <w:ins w:id="8988" w:author="Lane, Stefanie" w:date="2023-04-28T12:07:00Z"/>
                  </w:rPr>
                </w:rPrChange>
              </w:rPr>
              <w:pPrChange w:id="8989" w:author="Lane, Stefanie" w:date="2023-04-28T12:07:00Z">
                <w:pPr/>
              </w:pPrChange>
            </w:pPr>
            <w:ins w:id="8990" w:author="Lane, Stefanie" w:date="2023-04-28T12:07:00Z">
              <w:r w:rsidRPr="00402FFE">
                <w:rPr>
                  <w:rFonts w:ascii="Calibri" w:eastAsia="Times New Roman" w:hAnsi="Calibri" w:cs="Calibri"/>
                  <w:i/>
                  <w:iCs/>
                  <w:color w:val="000000"/>
                  <w:rPrChange w:id="8991" w:author="Lane, Stefanie" w:date="2023-04-28T12:07:00Z">
                    <w:rPr/>
                  </w:rPrChange>
                </w:rPr>
                <w:t>Carex lyngbyei</w:t>
              </w:r>
            </w:ins>
          </w:p>
        </w:tc>
        <w:tc>
          <w:tcPr>
            <w:tcW w:w="869" w:type="dxa"/>
            <w:tcBorders>
              <w:top w:val="nil"/>
              <w:left w:val="nil"/>
              <w:bottom w:val="nil"/>
              <w:right w:val="nil"/>
            </w:tcBorders>
            <w:shd w:val="clear" w:color="auto" w:fill="auto"/>
            <w:noWrap/>
            <w:vAlign w:val="bottom"/>
            <w:hideMark/>
          </w:tcPr>
          <w:p w14:paraId="3D2A7E73" w14:textId="77777777" w:rsidR="00402FFE" w:rsidRPr="00402FFE" w:rsidRDefault="00402FFE" w:rsidP="00402FFE">
            <w:pPr>
              <w:spacing w:after="0" w:line="240" w:lineRule="auto"/>
              <w:jc w:val="center"/>
              <w:rPr>
                <w:ins w:id="8992" w:author="Lane, Stefanie" w:date="2023-04-28T12:07:00Z"/>
                <w:rFonts w:ascii="Calibri" w:eastAsia="Times New Roman" w:hAnsi="Calibri" w:cs="Calibri"/>
                <w:color w:val="000000"/>
                <w:rPrChange w:id="8993" w:author="Lane, Stefanie" w:date="2023-04-28T12:07:00Z">
                  <w:rPr>
                    <w:ins w:id="8994" w:author="Lane, Stefanie" w:date="2023-04-28T12:07:00Z"/>
                  </w:rPr>
                </w:rPrChange>
              </w:rPr>
              <w:pPrChange w:id="8995" w:author="Lane, Stefanie" w:date="2023-04-28T12:07:00Z">
                <w:pPr>
                  <w:jc w:val="center"/>
                </w:pPr>
              </w:pPrChange>
            </w:pPr>
            <w:ins w:id="8996" w:author="Lane, Stefanie" w:date="2023-04-28T12:07:00Z">
              <w:r w:rsidRPr="00402FFE">
                <w:rPr>
                  <w:rFonts w:ascii="Calibri" w:eastAsia="Times New Roman" w:hAnsi="Calibri" w:cs="Calibri"/>
                  <w:color w:val="000000"/>
                  <w:rPrChange w:id="8997" w:author="Lane, Stefanie" w:date="2023-04-28T12:07:00Z">
                    <w:rPr/>
                  </w:rPrChange>
                </w:rPr>
                <w:t>0.76</w:t>
              </w:r>
            </w:ins>
          </w:p>
        </w:tc>
        <w:tc>
          <w:tcPr>
            <w:tcW w:w="990" w:type="dxa"/>
            <w:tcBorders>
              <w:top w:val="nil"/>
              <w:left w:val="nil"/>
              <w:bottom w:val="nil"/>
              <w:right w:val="nil"/>
            </w:tcBorders>
            <w:shd w:val="clear" w:color="auto" w:fill="auto"/>
            <w:noWrap/>
            <w:vAlign w:val="bottom"/>
            <w:hideMark/>
          </w:tcPr>
          <w:p w14:paraId="2241D998" w14:textId="77777777" w:rsidR="00402FFE" w:rsidRPr="00402FFE" w:rsidRDefault="00402FFE" w:rsidP="00402FFE">
            <w:pPr>
              <w:spacing w:after="0" w:line="240" w:lineRule="auto"/>
              <w:jc w:val="center"/>
              <w:rPr>
                <w:ins w:id="8998" w:author="Lane, Stefanie" w:date="2023-04-28T12:07:00Z"/>
                <w:rFonts w:ascii="Calibri" w:eastAsia="Times New Roman" w:hAnsi="Calibri" w:cs="Calibri"/>
                <w:color w:val="000000"/>
                <w:rPrChange w:id="8999" w:author="Lane, Stefanie" w:date="2023-04-28T12:07:00Z">
                  <w:rPr>
                    <w:ins w:id="9000" w:author="Lane, Stefanie" w:date="2023-04-28T12:07:00Z"/>
                  </w:rPr>
                </w:rPrChange>
              </w:rPr>
              <w:pPrChange w:id="9001" w:author="Lane, Stefanie" w:date="2023-04-28T12:07:00Z">
                <w:pPr>
                  <w:jc w:val="center"/>
                </w:pPr>
              </w:pPrChange>
            </w:pPr>
            <w:ins w:id="9002" w:author="Lane, Stefanie" w:date="2023-04-28T12:07:00Z">
              <w:r w:rsidRPr="00402FFE">
                <w:rPr>
                  <w:rFonts w:ascii="Calibri" w:eastAsia="Times New Roman" w:hAnsi="Calibri" w:cs="Calibri"/>
                  <w:color w:val="000000"/>
                  <w:rPrChange w:id="9003" w:author="Lane, Stefanie" w:date="2023-04-28T12:07:00Z">
                    <w:rPr/>
                  </w:rPrChange>
                </w:rPr>
                <w:t>1.42</w:t>
              </w:r>
            </w:ins>
          </w:p>
        </w:tc>
        <w:tc>
          <w:tcPr>
            <w:tcW w:w="810" w:type="dxa"/>
            <w:tcBorders>
              <w:top w:val="nil"/>
              <w:left w:val="nil"/>
              <w:bottom w:val="nil"/>
              <w:right w:val="nil"/>
            </w:tcBorders>
            <w:shd w:val="clear" w:color="auto" w:fill="auto"/>
            <w:noWrap/>
            <w:vAlign w:val="bottom"/>
            <w:hideMark/>
          </w:tcPr>
          <w:p w14:paraId="53457190" w14:textId="77777777" w:rsidR="00402FFE" w:rsidRPr="00402FFE" w:rsidRDefault="00402FFE" w:rsidP="00402FFE">
            <w:pPr>
              <w:spacing w:after="0" w:line="240" w:lineRule="auto"/>
              <w:jc w:val="center"/>
              <w:rPr>
                <w:ins w:id="9004" w:author="Lane, Stefanie" w:date="2023-04-28T12:07:00Z"/>
                <w:rFonts w:ascii="Calibri" w:eastAsia="Times New Roman" w:hAnsi="Calibri" w:cs="Calibri"/>
                <w:color w:val="000000"/>
                <w:rPrChange w:id="9005" w:author="Lane, Stefanie" w:date="2023-04-28T12:07:00Z">
                  <w:rPr>
                    <w:ins w:id="9006" w:author="Lane, Stefanie" w:date="2023-04-28T12:07:00Z"/>
                  </w:rPr>
                </w:rPrChange>
              </w:rPr>
              <w:pPrChange w:id="9007" w:author="Lane, Stefanie" w:date="2023-04-28T12:07:00Z">
                <w:pPr>
                  <w:jc w:val="center"/>
                </w:pPr>
              </w:pPrChange>
            </w:pPr>
            <w:ins w:id="9008" w:author="Lane, Stefanie" w:date="2023-04-28T12:07:00Z">
              <w:r w:rsidRPr="00402FFE">
                <w:rPr>
                  <w:rFonts w:ascii="Calibri" w:eastAsia="Times New Roman" w:hAnsi="Calibri" w:cs="Calibri"/>
                  <w:color w:val="000000"/>
                  <w:rPrChange w:id="9009" w:author="Lane, Stefanie" w:date="2023-04-28T12:07:00Z">
                    <w:rPr/>
                  </w:rPrChange>
                </w:rPr>
                <w:t>0.11</w:t>
              </w:r>
            </w:ins>
          </w:p>
        </w:tc>
        <w:tc>
          <w:tcPr>
            <w:tcW w:w="1710" w:type="dxa"/>
            <w:tcBorders>
              <w:top w:val="nil"/>
              <w:left w:val="nil"/>
              <w:bottom w:val="nil"/>
              <w:right w:val="single" w:sz="8" w:space="0" w:color="auto"/>
            </w:tcBorders>
            <w:shd w:val="clear" w:color="auto" w:fill="auto"/>
            <w:noWrap/>
            <w:vAlign w:val="bottom"/>
            <w:hideMark/>
          </w:tcPr>
          <w:p w14:paraId="2A2276E2" w14:textId="77777777" w:rsidR="00402FFE" w:rsidRPr="00402FFE" w:rsidRDefault="00402FFE" w:rsidP="00402FFE">
            <w:pPr>
              <w:spacing w:after="0" w:line="240" w:lineRule="auto"/>
              <w:jc w:val="center"/>
              <w:rPr>
                <w:ins w:id="9010" w:author="Lane, Stefanie" w:date="2023-04-28T12:07:00Z"/>
                <w:rFonts w:ascii="Calibri" w:eastAsia="Times New Roman" w:hAnsi="Calibri" w:cs="Calibri"/>
                <w:color w:val="000000"/>
                <w:rPrChange w:id="9011" w:author="Lane, Stefanie" w:date="2023-04-28T12:07:00Z">
                  <w:rPr>
                    <w:ins w:id="9012" w:author="Lane, Stefanie" w:date="2023-04-28T12:07:00Z"/>
                  </w:rPr>
                </w:rPrChange>
              </w:rPr>
              <w:pPrChange w:id="9013" w:author="Lane, Stefanie" w:date="2023-04-28T12:07:00Z">
                <w:pPr>
                  <w:jc w:val="center"/>
                </w:pPr>
              </w:pPrChange>
            </w:pPr>
            <w:ins w:id="9014" w:author="Lane, Stefanie" w:date="2023-04-28T12:07:00Z">
              <w:r w:rsidRPr="00402FFE">
                <w:rPr>
                  <w:rFonts w:ascii="Calibri" w:eastAsia="Times New Roman" w:hAnsi="Calibri" w:cs="Calibri"/>
                  <w:color w:val="000000"/>
                  <w:rPrChange w:id="9015" w:author="Lane, Stefanie" w:date="2023-04-28T12:07:00Z">
                    <w:rPr/>
                  </w:rPrChange>
                </w:rPr>
                <w:t>-85.4</w:t>
              </w:r>
            </w:ins>
          </w:p>
        </w:tc>
      </w:tr>
      <w:tr w:rsidR="00402FFE" w:rsidRPr="00402FFE" w14:paraId="5D765A86" w14:textId="77777777" w:rsidTr="00402FFE">
        <w:trPr>
          <w:divId w:val="50731576"/>
          <w:trHeight w:val="290"/>
          <w:ins w:id="9016" w:author="Lane, Stefanie" w:date="2023-04-28T12:07:00Z"/>
        </w:trPr>
        <w:tc>
          <w:tcPr>
            <w:tcW w:w="1311" w:type="dxa"/>
            <w:vMerge/>
            <w:tcBorders>
              <w:top w:val="nil"/>
              <w:left w:val="single" w:sz="8" w:space="0" w:color="auto"/>
              <w:bottom w:val="single" w:sz="8" w:space="0" w:color="000000"/>
              <w:right w:val="nil"/>
            </w:tcBorders>
            <w:vAlign w:val="center"/>
            <w:hideMark/>
          </w:tcPr>
          <w:p w14:paraId="773E75B9" w14:textId="77777777" w:rsidR="00402FFE" w:rsidRPr="00402FFE" w:rsidRDefault="00402FFE" w:rsidP="00402FFE">
            <w:pPr>
              <w:spacing w:after="0" w:line="240" w:lineRule="auto"/>
              <w:rPr>
                <w:ins w:id="9017" w:author="Lane, Stefanie" w:date="2023-04-28T12:07:00Z"/>
                <w:rFonts w:ascii="Calibri" w:eastAsia="Times New Roman" w:hAnsi="Calibri" w:cs="Calibri"/>
                <w:color w:val="000000"/>
                <w:rPrChange w:id="9018" w:author="Lane, Stefanie" w:date="2023-04-28T12:07:00Z">
                  <w:rPr>
                    <w:ins w:id="9019" w:author="Lane, Stefanie" w:date="2023-04-28T12:07:00Z"/>
                  </w:rPr>
                </w:rPrChange>
              </w:rPr>
              <w:pPrChange w:id="9020"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2373FCE" w14:textId="77777777" w:rsidR="00402FFE" w:rsidRPr="00402FFE" w:rsidRDefault="00402FFE" w:rsidP="00402FFE">
            <w:pPr>
              <w:spacing w:after="0" w:line="240" w:lineRule="auto"/>
              <w:rPr>
                <w:ins w:id="9021" w:author="Lane, Stefanie" w:date="2023-04-28T12:07:00Z"/>
                <w:rFonts w:ascii="Calibri" w:eastAsia="Times New Roman" w:hAnsi="Calibri" w:cs="Calibri"/>
                <w:color w:val="000000"/>
                <w:rPrChange w:id="9022" w:author="Lane, Stefanie" w:date="2023-04-28T12:07:00Z">
                  <w:rPr>
                    <w:ins w:id="9023" w:author="Lane, Stefanie" w:date="2023-04-28T12:07:00Z"/>
                  </w:rPr>
                </w:rPrChange>
              </w:rPr>
              <w:pPrChange w:id="9024"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C979695" w14:textId="77777777" w:rsidR="00402FFE" w:rsidRPr="00402FFE" w:rsidRDefault="00402FFE" w:rsidP="00402FFE">
            <w:pPr>
              <w:spacing w:after="0" w:line="240" w:lineRule="auto"/>
              <w:rPr>
                <w:ins w:id="9025" w:author="Lane, Stefanie" w:date="2023-04-28T12:07:00Z"/>
                <w:rFonts w:ascii="Calibri" w:eastAsia="Times New Roman" w:hAnsi="Calibri" w:cs="Calibri"/>
                <w:i/>
                <w:iCs/>
                <w:color w:val="000000"/>
                <w:rPrChange w:id="9026" w:author="Lane, Stefanie" w:date="2023-04-28T12:07:00Z">
                  <w:rPr>
                    <w:ins w:id="9027" w:author="Lane, Stefanie" w:date="2023-04-28T12:07:00Z"/>
                  </w:rPr>
                </w:rPrChange>
              </w:rPr>
              <w:pPrChange w:id="9028" w:author="Lane, Stefanie" w:date="2023-04-28T12:07:00Z">
                <w:pPr/>
              </w:pPrChange>
            </w:pPr>
            <w:ins w:id="9029" w:author="Lane, Stefanie" w:date="2023-04-28T12:07:00Z">
              <w:r w:rsidRPr="00402FFE">
                <w:rPr>
                  <w:rFonts w:ascii="Calibri" w:eastAsia="Times New Roman" w:hAnsi="Calibri" w:cs="Calibri"/>
                  <w:i/>
                  <w:iCs/>
                  <w:color w:val="000000"/>
                  <w:rPrChange w:id="9030" w:author="Lane, Stefanie" w:date="2023-04-28T12:07:00Z">
                    <w:rPr/>
                  </w:rPrChange>
                </w:rPr>
                <w:t>Potentilla anserina-pacifica</w:t>
              </w:r>
            </w:ins>
          </w:p>
        </w:tc>
        <w:tc>
          <w:tcPr>
            <w:tcW w:w="869" w:type="dxa"/>
            <w:tcBorders>
              <w:top w:val="single" w:sz="4" w:space="0" w:color="auto"/>
              <w:left w:val="nil"/>
              <w:bottom w:val="single" w:sz="4" w:space="0" w:color="auto"/>
              <w:right w:val="nil"/>
            </w:tcBorders>
            <w:shd w:val="clear" w:color="auto" w:fill="auto"/>
            <w:noWrap/>
            <w:vAlign w:val="bottom"/>
            <w:hideMark/>
          </w:tcPr>
          <w:p w14:paraId="2E789651" w14:textId="77777777" w:rsidR="00402FFE" w:rsidRPr="00402FFE" w:rsidRDefault="00402FFE" w:rsidP="00402FFE">
            <w:pPr>
              <w:spacing w:after="0" w:line="240" w:lineRule="auto"/>
              <w:jc w:val="center"/>
              <w:rPr>
                <w:ins w:id="9031" w:author="Lane, Stefanie" w:date="2023-04-28T12:07:00Z"/>
                <w:rFonts w:ascii="Calibri" w:eastAsia="Times New Roman" w:hAnsi="Calibri" w:cs="Calibri"/>
                <w:color w:val="000000"/>
                <w:rPrChange w:id="9032" w:author="Lane, Stefanie" w:date="2023-04-28T12:07:00Z">
                  <w:rPr>
                    <w:ins w:id="9033" w:author="Lane, Stefanie" w:date="2023-04-28T12:07:00Z"/>
                  </w:rPr>
                </w:rPrChange>
              </w:rPr>
              <w:pPrChange w:id="9034" w:author="Lane, Stefanie" w:date="2023-04-28T12:07:00Z">
                <w:pPr>
                  <w:jc w:val="center"/>
                </w:pPr>
              </w:pPrChange>
            </w:pPr>
            <w:ins w:id="9035" w:author="Lane, Stefanie" w:date="2023-04-28T12:07:00Z">
              <w:r w:rsidRPr="00402FFE">
                <w:rPr>
                  <w:rFonts w:ascii="Calibri" w:eastAsia="Times New Roman" w:hAnsi="Calibri" w:cs="Calibri"/>
                  <w:color w:val="000000"/>
                  <w:rPrChange w:id="9036" w:author="Lane, Stefanie" w:date="2023-04-28T12:07:00Z">
                    <w:rPr/>
                  </w:rPrChange>
                </w:rPr>
                <w:t>0.48</w:t>
              </w:r>
            </w:ins>
          </w:p>
        </w:tc>
        <w:tc>
          <w:tcPr>
            <w:tcW w:w="990" w:type="dxa"/>
            <w:tcBorders>
              <w:top w:val="single" w:sz="4" w:space="0" w:color="auto"/>
              <w:left w:val="nil"/>
              <w:bottom w:val="single" w:sz="4" w:space="0" w:color="auto"/>
              <w:right w:val="nil"/>
            </w:tcBorders>
            <w:shd w:val="clear" w:color="auto" w:fill="auto"/>
            <w:noWrap/>
            <w:vAlign w:val="bottom"/>
            <w:hideMark/>
          </w:tcPr>
          <w:p w14:paraId="632B6024" w14:textId="77777777" w:rsidR="00402FFE" w:rsidRPr="00402FFE" w:rsidRDefault="00402FFE" w:rsidP="00402FFE">
            <w:pPr>
              <w:spacing w:after="0" w:line="240" w:lineRule="auto"/>
              <w:jc w:val="center"/>
              <w:rPr>
                <w:ins w:id="9037" w:author="Lane, Stefanie" w:date="2023-04-28T12:07:00Z"/>
                <w:rFonts w:ascii="Calibri" w:eastAsia="Times New Roman" w:hAnsi="Calibri" w:cs="Calibri"/>
                <w:color w:val="000000"/>
                <w:rPrChange w:id="9038" w:author="Lane, Stefanie" w:date="2023-04-28T12:07:00Z">
                  <w:rPr>
                    <w:ins w:id="9039" w:author="Lane, Stefanie" w:date="2023-04-28T12:07:00Z"/>
                  </w:rPr>
                </w:rPrChange>
              </w:rPr>
              <w:pPrChange w:id="9040" w:author="Lane, Stefanie" w:date="2023-04-28T12:07:00Z">
                <w:pPr>
                  <w:jc w:val="center"/>
                </w:pPr>
              </w:pPrChange>
            </w:pPr>
            <w:ins w:id="9041" w:author="Lane, Stefanie" w:date="2023-04-28T12:07:00Z">
              <w:r w:rsidRPr="00402FFE">
                <w:rPr>
                  <w:rFonts w:ascii="Calibri" w:eastAsia="Times New Roman" w:hAnsi="Calibri" w:cs="Calibri"/>
                  <w:color w:val="000000"/>
                  <w:rPrChange w:id="9042" w:author="Lane, Stefanie" w:date="2023-04-28T12:07:00Z">
                    <w:rPr/>
                  </w:rPrChange>
                </w:rPr>
                <w:t>0.64</w:t>
              </w:r>
            </w:ins>
          </w:p>
        </w:tc>
        <w:tc>
          <w:tcPr>
            <w:tcW w:w="810" w:type="dxa"/>
            <w:tcBorders>
              <w:top w:val="single" w:sz="4" w:space="0" w:color="auto"/>
              <w:left w:val="nil"/>
              <w:bottom w:val="single" w:sz="4" w:space="0" w:color="auto"/>
              <w:right w:val="nil"/>
            </w:tcBorders>
            <w:shd w:val="clear" w:color="auto" w:fill="auto"/>
            <w:noWrap/>
            <w:vAlign w:val="bottom"/>
            <w:hideMark/>
          </w:tcPr>
          <w:p w14:paraId="12142032" w14:textId="77777777" w:rsidR="00402FFE" w:rsidRPr="00402FFE" w:rsidRDefault="00402FFE" w:rsidP="00402FFE">
            <w:pPr>
              <w:spacing w:after="0" w:line="240" w:lineRule="auto"/>
              <w:jc w:val="center"/>
              <w:rPr>
                <w:ins w:id="9043" w:author="Lane, Stefanie" w:date="2023-04-28T12:07:00Z"/>
                <w:rFonts w:ascii="Calibri" w:eastAsia="Times New Roman" w:hAnsi="Calibri" w:cs="Calibri"/>
                <w:color w:val="000000"/>
                <w:rPrChange w:id="9044" w:author="Lane, Stefanie" w:date="2023-04-28T12:07:00Z">
                  <w:rPr>
                    <w:ins w:id="9045" w:author="Lane, Stefanie" w:date="2023-04-28T12:07:00Z"/>
                  </w:rPr>
                </w:rPrChange>
              </w:rPr>
              <w:pPrChange w:id="9046" w:author="Lane, Stefanie" w:date="2023-04-28T12:07:00Z">
                <w:pPr>
                  <w:jc w:val="center"/>
                </w:pPr>
              </w:pPrChange>
            </w:pPr>
            <w:ins w:id="9047" w:author="Lane, Stefanie" w:date="2023-04-28T12:07:00Z">
              <w:r w:rsidRPr="00402FFE">
                <w:rPr>
                  <w:rFonts w:ascii="Calibri" w:eastAsia="Times New Roman" w:hAnsi="Calibri" w:cs="Calibri"/>
                  <w:color w:val="000000"/>
                  <w:rPrChange w:id="9048" w:author="Lane, Stefanie" w:date="2023-04-28T12:07:00Z">
                    <w:rPr/>
                  </w:rPrChange>
                </w:rPr>
                <w:t>0.22</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923CCD9" w14:textId="77777777" w:rsidR="00402FFE" w:rsidRPr="00402FFE" w:rsidRDefault="00402FFE" w:rsidP="00402FFE">
            <w:pPr>
              <w:spacing w:after="0" w:line="240" w:lineRule="auto"/>
              <w:jc w:val="center"/>
              <w:rPr>
                <w:ins w:id="9049" w:author="Lane, Stefanie" w:date="2023-04-28T12:07:00Z"/>
                <w:rFonts w:ascii="Calibri" w:eastAsia="Times New Roman" w:hAnsi="Calibri" w:cs="Calibri"/>
                <w:color w:val="000000"/>
                <w:rPrChange w:id="9050" w:author="Lane, Stefanie" w:date="2023-04-28T12:07:00Z">
                  <w:rPr>
                    <w:ins w:id="9051" w:author="Lane, Stefanie" w:date="2023-04-28T12:07:00Z"/>
                  </w:rPr>
                </w:rPrChange>
              </w:rPr>
              <w:pPrChange w:id="9052" w:author="Lane, Stefanie" w:date="2023-04-28T12:07:00Z">
                <w:pPr>
                  <w:jc w:val="center"/>
                </w:pPr>
              </w:pPrChange>
            </w:pPr>
            <w:ins w:id="9053" w:author="Lane, Stefanie" w:date="2023-04-28T12:07:00Z">
              <w:r w:rsidRPr="00402FFE">
                <w:rPr>
                  <w:rFonts w:ascii="Calibri" w:eastAsia="Times New Roman" w:hAnsi="Calibri" w:cs="Calibri"/>
                  <w:color w:val="000000"/>
                  <w:rPrChange w:id="9054" w:author="Lane, Stefanie" w:date="2023-04-28T12:07:00Z">
                    <w:rPr/>
                  </w:rPrChange>
                </w:rPr>
                <w:t>-54.0</w:t>
              </w:r>
            </w:ins>
          </w:p>
        </w:tc>
      </w:tr>
      <w:tr w:rsidR="00402FFE" w:rsidRPr="00402FFE" w14:paraId="532DF354" w14:textId="77777777" w:rsidTr="00402FFE">
        <w:trPr>
          <w:divId w:val="50731576"/>
          <w:trHeight w:val="290"/>
          <w:ins w:id="9055" w:author="Lane, Stefanie" w:date="2023-04-28T12:07:00Z"/>
        </w:trPr>
        <w:tc>
          <w:tcPr>
            <w:tcW w:w="1311" w:type="dxa"/>
            <w:vMerge/>
            <w:tcBorders>
              <w:top w:val="nil"/>
              <w:left w:val="single" w:sz="8" w:space="0" w:color="auto"/>
              <w:bottom w:val="single" w:sz="8" w:space="0" w:color="000000"/>
              <w:right w:val="nil"/>
            </w:tcBorders>
            <w:vAlign w:val="center"/>
            <w:hideMark/>
          </w:tcPr>
          <w:p w14:paraId="207BC1A4" w14:textId="77777777" w:rsidR="00402FFE" w:rsidRPr="00402FFE" w:rsidRDefault="00402FFE" w:rsidP="00402FFE">
            <w:pPr>
              <w:spacing w:after="0" w:line="240" w:lineRule="auto"/>
              <w:rPr>
                <w:ins w:id="9056" w:author="Lane, Stefanie" w:date="2023-04-28T12:07:00Z"/>
                <w:rFonts w:ascii="Calibri" w:eastAsia="Times New Roman" w:hAnsi="Calibri" w:cs="Calibri"/>
                <w:color w:val="000000"/>
                <w:rPrChange w:id="9057" w:author="Lane, Stefanie" w:date="2023-04-28T12:07:00Z">
                  <w:rPr>
                    <w:ins w:id="9058" w:author="Lane, Stefanie" w:date="2023-04-28T12:07:00Z"/>
                  </w:rPr>
                </w:rPrChange>
              </w:rPr>
              <w:pPrChange w:id="9059"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6C066D3" w14:textId="77777777" w:rsidR="00402FFE" w:rsidRPr="00402FFE" w:rsidRDefault="00402FFE" w:rsidP="00402FFE">
            <w:pPr>
              <w:spacing w:after="0" w:line="240" w:lineRule="auto"/>
              <w:rPr>
                <w:ins w:id="9060" w:author="Lane, Stefanie" w:date="2023-04-28T12:07:00Z"/>
                <w:rFonts w:ascii="Calibri" w:eastAsia="Times New Roman" w:hAnsi="Calibri" w:cs="Calibri"/>
                <w:color w:val="000000"/>
                <w:rPrChange w:id="9061" w:author="Lane, Stefanie" w:date="2023-04-28T12:07:00Z">
                  <w:rPr>
                    <w:ins w:id="9062" w:author="Lane, Stefanie" w:date="2023-04-28T12:07:00Z"/>
                  </w:rPr>
                </w:rPrChange>
              </w:rPr>
              <w:pPrChange w:id="9063" w:author="Lane, Stefanie" w:date="2023-04-28T12:07:00Z">
                <w:pPr/>
              </w:pPrChange>
            </w:pPr>
          </w:p>
        </w:tc>
        <w:tc>
          <w:tcPr>
            <w:tcW w:w="3320" w:type="dxa"/>
            <w:tcBorders>
              <w:top w:val="nil"/>
              <w:left w:val="nil"/>
              <w:bottom w:val="nil"/>
              <w:right w:val="nil"/>
            </w:tcBorders>
            <w:shd w:val="clear" w:color="auto" w:fill="auto"/>
            <w:noWrap/>
            <w:vAlign w:val="bottom"/>
            <w:hideMark/>
          </w:tcPr>
          <w:p w14:paraId="5E3599F9" w14:textId="77777777" w:rsidR="00402FFE" w:rsidRPr="00402FFE" w:rsidRDefault="00402FFE" w:rsidP="00402FFE">
            <w:pPr>
              <w:spacing w:after="0" w:line="240" w:lineRule="auto"/>
              <w:rPr>
                <w:ins w:id="9064" w:author="Lane, Stefanie" w:date="2023-04-28T12:07:00Z"/>
                <w:rFonts w:ascii="Calibri" w:eastAsia="Times New Roman" w:hAnsi="Calibri" w:cs="Calibri"/>
                <w:i/>
                <w:iCs/>
                <w:color w:val="000000"/>
                <w:rPrChange w:id="9065" w:author="Lane, Stefanie" w:date="2023-04-28T12:07:00Z">
                  <w:rPr>
                    <w:ins w:id="9066" w:author="Lane, Stefanie" w:date="2023-04-28T12:07:00Z"/>
                  </w:rPr>
                </w:rPrChange>
              </w:rPr>
              <w:pPrChange w:id="9067" w:author="Lane, Stefanie" w:date="2023-04-28T12:07:00Z">
                <w:pPr/>
              </w:pPrChange>
            </w:pPr>
            <w:ins w:id="9068" w:author="Lane, Stefanie" w:date="2023-04-28T12:07:00Z">
              <w:r w:rsidRPr="00402FFE">
                <w:rPr>
                  <w:rFonts w:ascii="Calibri" w:eastAsia="Times New Roman" w:hAnsi="Calibri" w:cs="Calibri"/>
                  <w:i/>
                  <w:iCs/>
                  <w:color w:val="000000"/>
                  <w:rPrChange w:id="9069" w:author="Lane, Stefanie" w:date="2023-04-28T12:07:00Z">
                    <w:rPr/>
                  </w:rPrChange>
                </w:rPr>
                <w:t>Sidalcia hendersonii</w:t>
              </w:r>
            </w:ins>
          </w:p>
        </w:tc>
        <w:tc>
          <w:tcPr>
            <w:tcW w:w="869" w:type="dxa"/>
            <w:tcBorders>
              <w:top w:val="nil"/>
              <w:left w:val="nil"/>
              <w:bottom w:val="nil"/>
              <w:right w:val="nil"/>
            </w:tcBorders>
            <w:shd w:val="clear" w:color="auto" w:fill="auto"/>
            <w:noWrap/>
            <w:vAlign w:val="bottom"/>
            <w:hideMark/>
          </w:tcPr>
          <w:p w14:paraId="4960BFD2" w14:textId="77777777" w:rsidR="00402FFE" w:rsidRPr="00402FFE" w:rsidRDefault="00402FFE" w:rsidP="00402FFE">
            <w:pPr>
              <w:spacing w:after="0" w:line="240" w:lineRule="auto"/>
              <w:jc w:val="center"/>
              <w:rPr>
                <w:ins w:id="9070" w:author="Lane, Stefanie" w:date="2023-04-28T12:07:00Z"/>
                <w:rFonts w:ascii="Calibri" w:eastAsia="Times New Roman" w:hAnsi="Calibri" w:cs="Calibri"/>
                <w:color w:val="000000"/>
                <w:rPrChange w:id="9071" w:author="Lane, Stefanie" w:date="2023-04-28T12:07:00Z">
                  <w:rPr>
                    <w:ins w:id="9072" w:author="Lane, Stefanie" w:date="2023-04-28T12:07:00Z"/>
                  </w:rPr>
                </w:rPrChange>
              </w:rPr>
              <w:pPrChange w:id="9073" w:author="Lane, Stefanie" w:date="2023-04-28T12:07:00Z">
                <w:pPr>
                  <w:jc w:val="center"/>
                </w:pPr>
              </w:pPrChange>
            </w:pPr>
            <w:ins w:id="9074" w:author="Lane, Stefanie" w:date="2023-04-28T12:07:00Z">
              <w:r w:rsidRPr="00402FFE">
                <w:rPr>
                  <w:rFonts w:ascii="Calibri" w:eastAsia="Times New Roman" w:hAnsi="Calibri" w:cs="Calibri"/>
                  <w:color w:val="000000"/>
                  <w:rPrChange w:id="9075" w:author="Lane, Stefanie" w:date="2023-04-28T12:07:00Z">
                    <w:rPr/>
                  </w:rPrChange>
                </w:rPr>
                <w:t>0.41</w:t>
              </w:r>
            </w:ins>
          </w:p>
        </w:tc>
        <w:tc>
          <w:tcPr>
            <w:tcW w:w="990" w:type="dxa"/>
            <w:tcBorders>
              <w:top w:val="nil"/>
              <w:left w:val="nil"/>
              <w:bottom w:val="nil"/>
              <w:right w:val="nil"/>
            </w:tcBorders>
            <w:shd w:val="clear" w:color="auto" w:fill="auto"/>
            <w:noWrap/>
            <w:vAlign w:val="bottom"/>
            <w:hideMark/>
          </w:tcPr>
          <w:p w14:paraId="1FABB761" w14:textId="77777777" w:rsidR="00402FFE" w:rsidRPr="00402FFE" w:rsidRDefault="00402FFE" w:rsidP="00402FFE">
            <w:pPr>
              <w:spacing w:after="0" w:line="240" w:lineRule="auto"/>
              <w:jc w:val="center"/>
              <w:rPr>
                <w:ins w:id="9076" w:author="Lane, Stefanie" w:date="2023-04-28T12:07:00Z"/>
                <w:rFonts w:ascii="Calibri" w:eastAsia="Times New Roman" w:hAnsi="Calibri" w:cs="Calibri"/>
                <w:color w:val="000000"/>
                <w:rPrChange w:id="9077" w:author="Lane, Stefanie" w:date="2023-04-28T12:07:00Z">
                  <w:rPr>
                    <w:ins w:id="9078" w:author="Lane, Stefanie" w:date="2023-04-28T12:07:00Z"/>
                  </w:rPr>
                </w:rPrChange>
              </w:rPr>
              <w:pPrChange w:id="9079" w:author="Lane, Stefanie" w:date="2023-04-28T12:07:00Z">
                <w:pPr>
                  <w:jc w:val="center"/>
                </w:pPr>
              </w:pPrChange>
            </w:pPr>
            <w:ins w:id="9080" w:author="Lane, Stefanie" w:date="2023-04-28T12:07:00Z">
              <w:r w:rsidRPr="00402FFE">
                <w:rPr>
                  <w:rFonts w:ascii="Calibri" w:eastAsia="Times New Roman" w:hAnsi="Calibri" w:cs="Calibri"/>
                  <w:color w:val="000000"/>
                  <w:rPrChange w:id="9081" w:author="Lane, Stefanie" w:date="2023-04-28T12:07:00Z">
                    <w:rPr/>
                  </w:rPrChange>
                </w:rPr>
                <w:t>0.18</w:t>
              </w:r>
            </w:ins>
          </w:p>
        </w:tc>
        <w:tc>
          <w:tcPr>
            <w:tcW w:w="810" w:type="dxa"/>
            <w:tcBorders>
              <w:top w:val="nil"/>
              <w:left w:val="nil"/>
              <w:bottom w:val="nil"/>
              <w:right w:val="nil"/>
            </w:tcBorders>
            <w:shd w:val="clear" w:color="auto" w:fill="auto"/>
            <w:noWrap/>
            <w:vAlign w:val="bottom"/>
            <w:hideMark/>
          </w:tcPr>
          <w:p w14:paraId="19A6C0C8" w14:textId="77777777" w:rsidR="00402FFE" w:rsidRPr="00402FFE" w:rsidRDefault="00402FFE" w:rsidP="00402FFE">
            <w:pPr>
              <w:spacing w:after="0" w:line="240" w:lineRule="auto"/>
              <w:jc w:val="center"/>
              <w:rPr>
                <w:ins w:id="9082" w:author="Lane, Stefanie" w:date="2023-04-28T12:07:00Z"/>
                <w:rFonts w:ascii="Calibri" w:eastAsia="Times New Roman" w:hAnsi="Calibri" w:cs="Calibri"/>
                <w:color w:val="000000"/>
                <w:rPrChange w:id="9083" w:author="Lane, Stefanie" w:date="2023-04-28T12:07:00Z">
                  <w:rPr>
                    <w:ins w:id="9084" w:author="Lane, Stefanie" w:date="2023-04-28T12:07:00Z"/>
                  </w:rPr>
                </w:rPrChange>
              </w:rPr>
              <w:pPrChange w:id="9085" w:author="Lane, Stefanie" w:date="2023-04-28T12:07:00Z">
                <w:pPr>
                  <w:jc w:val="center"/>
                </w:pPr>
              </w:pPrChange>
            </w:pPr>
            <w:ins w:id="9086" w:author="Lane, Stefanie" w:date="2023-04-28T12:07:00Z">
              <w:r w:rsidRPr="00402FFE">
                <w:rPr>
                  <w:rFonts w:ascii="Calibri" w:eastAsia="Times New Roman" w:hAnsi="Calibri" w:cs="Calibri"/>
                  <w:color w:val="000000"/>
                  <w:rPrChange w:id="9087" w:author="Lane, Stefanie" w:date="2023-04-28T12:07:00Z">
                    <w:rPr/>
                  </w:rPrChange>
                </w:rPr>
                <w:t>0.22</w:t>
              </w:r>
            </w:ins>
          </w:p>
        </w:tc>
        <w:tc>
          <w:tcPr>
            <w:tcW w:w="1710" w:type="dxa"/>
            <w:tcBorders>
              <w:top w:val="nil"/>
              <w:left w:val="nil"/>
              <w:bottom w:val="nil"/>
              <w:right w:val="single" w:sz="8" w:space="0" w:color="auto"/>
            </w:tcBorders>
            <w:shd w:val="clear" w:color="auto" w:fill="auto"/>
            <w:noWrap/>
            <w:vAlign w:val="bottom"/>
            <w:hideMark/>
          </w:tcPr>
          <w:p w14:paraId="2D3E8981" w14:textId="77777777" w:rsidR="00402FFE" w:rsidRPr="00402FFE" w:rsidRDefault="00402FFE" w:rsidP="00402FFE">
            <w:pPr>
              <w:spacing w:after="0" w:line="240" w:lineRule="auto"/>
              <w:jc w:val="center"/>
              <w:rPr>
                <w:ins w:id="9088" w:author="Lane, Stefanie" w:date="2023-04-28T12:07:00Z"/>
                <w:rFonts w:ascii="Calibri" w:eastAsia="Times New Roman" w:hAnsi="Calibri" w:cs="Calibri"/>
                <w:color w:val="000000"/>
                <w:rPrChange w:id="9089" w:author="Lane, Stefanie" w:date="2023-04-28T12:07:00Z">
                  <w:rPr>
                    <w:ins w:id="9090" w:author="Lane, Stefanie" w:date="2023-04-28T12:07:00Z"/>
                  </w:rPr>
                </w:rPrChange>
              </w:rPr>
              <w:pPrChange w:id="9091" w:author="Lane, Stefanie" w:date="2023-04-28T12:07:00Z">
                <w:pPr>
                  <w:jc w:val="center"/>
                </w:pPr>
              </w:pPrChange>
            </w:pPr>
            <w:ins w:id="9092" w:author="Lane, Stefanie" w:date="2023-04-28T12:07:00Z">
              <w:r w:rsidRPr="00402FFE">
                <w:rPr>
                  <w:rFonts w:ascii="Calibri" w:eastAsia="Times New Roman" w:hAnsi="Calibri" w:cs="Calibri"/>
                  <w:color w:val="000000"/>
                  <w:rPrChange w:id="9093" w:author="Lane, Stefanie" w:date="2023-04-28T12:07:00Z">
                    <w:rPr/>
                  </w:rPrChange>
                </w:rPr>
                <w:t>-46.3</w:t>
              </w:r>
            </w:ins>
          </w:p>
        </w:tc>
      </w:tr>
      <w:tr w:rsidR="00402FFE" w:rsidRPr="00402FFE" w14:paraId="0F546BA4" w14:textId="77777777" w:rsidTr="00402FFE">
        <w:trPr>
          <w:divId w:val="50731576"/>
          <w:trHeight w:val="290"/>
          <w:ins w:id="9094" w:author="Lane, Stefanie" w:date="2023-04-28T12:07:00Z"/>
        </w:trPr>
        <w:tc>
          <w:tcPr>
            <w:tcW w:w="1311" w:type="dxa"/>
            <w:vMerge/>
            <w:tcBorders>
              <w:top w:val="nil"/>
              <w:left w:val="single" w:sz="8" w:space="0" w:color="auto"/>
              <w:bottom w:val="single" w:sz="8" w:space="0" w:color="000000"/>
              <w:right w:val="nil"/>
            </w:tcBorders>
            <w:vAlign w:val="center"/>
            <w:hideMark/>
          </w:tcPr>
          <w:p w14:paraId="24DCB2B6" w14:textId="77777777" w:rsidR="00402FFE" w:rsidRPr="00402FFE" w:rsidRDefault="00402FFE" w:rsidP="00402FFE">
            <w:pPr>
              <w:spacing w:after="0" w:line="240" w:lineRule="auto"/>
              <w:rPr>
                <w:ins w:id="9095" w:author="Lane, Stefanie" w:date="2023-04-28T12:07:00Z"/>
                <w:rFonts w:ascii="Calibri" w:eastAsia="Times New Roman" w:hAnsi="Calibri" w:cs="Calibri"/>
                <w:color w:val="000000"/>
                <w:rPrChange w:id="9096" w:author="Lane, Stefanie" w:date="2023-04-28T12:07:00Z">
                  <w:rPr>
                    <w:ins w:id="9097" w:author="Lane, Stefanie" w:date="2023-04-28T12:07:00Z"/>
                  </w:rPr>
                </w:rPrChange>
              </w:rPr>
              <w:pPrChange w:id="9098"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1C0B7C0" w14:textId="77777777" w:rsidR="00402FFE" w:rsidRPr="00402FFE" w:rsidRDefault="00402FFE" w:rsidP="00402FFE">
            <w:pPr>
              <w:spacing w:after="0" w:line="240" w:lineRule="auto"/>
              <w:rPr>
                <w:ins w:id="9099" w:author="Lane, Stefanie" w:date="2023-04-28T12:07:00Z"/>
                <w:rFonts w:ascii="Calibri" w:eastAsia="Times New Roman" w:hAnsi="Calibri" w:cs="Calibri"/>
                <w:color w:val="000000"/>
                <w:rPrChange w:id="9100" w:author="Lane, Stefanie" w:date="2023-04-28T12:07:00Z">
                  <w:rPr>
                    <w:ins w:id="9101" w:author="Lane, Stefanie" w:date="2023-04-28T12:07:00Z"/>
                  </w:rPr>
                </w:rPrChange>
              </w:rPr>
              <w:pPrChange w:id="9102"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9560D1B" w14:textId="77777777" w:rsidR="00402FFE" w:rsidRPr="00402FFE" w:rsidRDefault="00402FFE" w:rsidP="00402FFE">
            <w:pPr>
              <w:spacing w:after="0" w:line="240" w:lineRule="auto"/>
              <w:rPr>
                <w:ins w:id="9103" w:author="Lane, Stefanie" w:date="2023-04-28T12:07:00Z"/>
                <w:rFonts w:ascii="Calibri" w:eastAsia="Times New Roman" w:hAnsi="Calibri" w:cs="Calibri"/>
                <w:i/>
                <w:iCs/>
                <w:color w:val="000000"/>
                <w:rPrChange w:id="9104" w:author="Lane, Stefanie" w:date="2023-04-28T12:07:00Z">
                  <w:rPr>
                    <w:ins w:id="9105" w:author="Lane, Stefanie" w:date="2023-04-28T12:07:00Z"/>
                  </w:rPr>
                </w:rPrChange>
              </w:rPr>
              <w:pPrChange w:id="9106" w:author="Lane, Stefanie" w:date="2023-04-28T12:07:00Z">
                <w:pPr/>
              </w:pPrChange>
            </w:pPr>
            <w:ins w:id="9107" w:author="Lane, Stefanie" w:date="2023-04-28T12:07:00Z">
              <w:r w:rsidRPr="00402FFE">
                <w:rPr>
                  <w:rFonts w:ascii="Calibri" w:eastAsia="Times New Roman" w:hAnsi="Calibri" w:cs="Calibri"/>
                  <w:i/>
                  <w:iCs/>
                  <w:color w:val="000000"/>
                  <w:rPrChange w:id="9108" w:author="Lane, Stefanie" w:date="2023-04-28T12:07:00Z">
                    <w:rPr/>
                  </w:rPrChange>
                </w:rPr>
                <w:t>Lysimachia thyrsiflora</w:t>
              </w:r>
            </w:ins>
          </w:p>
        </w:tc>
        <w:tc>
          <w:tcPr>
            <w:tcW w:w="869" w:type="dxa"/>
            <w:tcBorders>
              <w:top w:val="single" w:sz="4" w:space="0" w:color="auto"/>
              <w:left w:val="nil"/>
              <w:bottom w:val="single" w:sz="4" w:space="0" w:color="auto"/>
              <w:right w:val="nil"/>
            </w:tcBorders>
            <w:shd w:val="clear" w:color="auto" w:fill="auto"/>
            <w:noWrap/>
            <w:vAlign w:val="bottom"/>
            <w:hideMark/>
          </w:tcPr>
          <w:p w14:paraId="15417BCF" w14:textId="77777777" w:rsidR="00402FFE" w:rsidRPr="00402FFE" w:rsidRDefault="00402FFE" w:rsidP="00402FFE">
            <w:pPr>
              <w:spacing w:after="0" w:line="240" w:lineRule="auto"/>
              <w:jc w:val="center"/>
              <w:rPr>
                <w:ins w:id="9109" w:author="Lane, Stefanie" w:date="2023-04-28T12:07:00Z"/>
                <w:rFonts w:ascii="Calibri" w:eastAsia="Times New Roman" w:hAnsi="Calibri" w:cs="Calibri"/>
                <w:color w:val="000000"/>
                <w:rPrChange w:id="9110" w:author="Lane, Stefanie" w:date="2023-04-28T12:07:00Z">
                  <w:rPr>
                    <w:ins w:id="9111" w:author="Lane, Stefanie" w:date="2023-04-28T12:07:00Z"/>
                  </w:rPr>
                </w:rPrChange>
              </w:rPr>
              <w:pPrChange w:id="9112" w:author="Lane, Stefanie" w:date="2023-04-28T12:07:00Z">
                <w:pPr>
                  <w:jc w:val="center"/>
                </w:pPr>
              </w:pPrChange>
            </w:pPr>
            <w:ins w:id="9113" w:author="Lane, Stefanie" w:date="2023-04-28T12:07:00Z">
              <w:r w:rsidRPr="00402FFE">
                <w:rPr>
                  <w:rFonts w:ascii="Calibri" w:eastAsia="Times New Roman" w:hAnsi="Calibri" w:cs="Calibri"/>
                  <w:color w:val="000000"/>
                  <w:rPrChange w:id="9114" w:author="Lane, Stefanie" w:date="2023-04-28T12:07:00Z">
                    <w:rPr/>
                  </w:rPrChange>
                </w:rPr>
                <w:t>0.10</w:t>
              </w:r>
            </w:ins>
          </w:p>
        </w:tc>
        <w:tc>
          <w:tcPr>
            <w:tcW w:w="990" w:type="dxa"/>
            <w:tcBorders>
              <w:top w:val="single" w:sz="4" w:space="0" w:color="auto"/>
              <w:left w:val="nil"/>
              <w:bottom w:val="single" w:sz="4" w:space="0" w:color="auto"/>
              <w:right w:val="nil"/>
            </w:tcBorders>
            <w:shd w:val="clear" w:color="auto" w:fill="auto"/>
            <w:noWrap/>
            <w:vAlign w:val="bottom"/>
            <w:hideMark/>
          </w:tcPr>
          <w:p w14:paraId="0C37741E" w14:textId="77777777" w:rsidR="00402FFE" w:rsidRPr="00402FFE" w:rsidRDefault="00402FFE" w:rsidP="00402FFE">
            <w:pPr>
              <w:spacing w:after="0" w:line="240" w:lineRule="auto"/>
              <w:jc w:val="center"/>
              <w:rPr>
                <w:ins w:id="9115" w:author="Lane, Stefanie" w:date="2023-04-28T12:07:00Z"/>
                <w:rFonts w:ascii="Calibri" w:eastAsia="Times New Roman" w:hAnsi="Calibri" w:cs="Calibri"/>
                <w:color w:val="000000"/>
                <w:rPrChange w:id="9116" w:author="Lane, Stefanie" w:date="2023-04-28T12:07:00Z">
                  <w:rPr>
                    <w:ins w:id="9117" w:author="Lane, Stefanie" w:date="2023-04-28T12:07:00Z"/>
                  </w:rPr>
                </w:rPrChange>
              </w:rPr>
              <w:pPrChange w:id="9118" w:author="Lane, Stefanie" w:date="2023-04-28T12:07:00Z">
                <w:pPr>
                  <w:jc w:val="center"/>
                </w:pPr>
              </w:pPrChange>
            </w:pPr>
            <w:ins w:id="9119" w:author="Lane, Stefanie" w:date="2023-04-28T12:07:00Z">
              <w:r w:rsidRPr="00402FFE">
                <w:rPr>
                  <w:rFonts w:ascii="Calibri" w:eastAsia="Times New Roman" w:hAnsi="Calibri" w:cs="Calibri"/>
                  <w:color w:val="000000"/>
                  <w:rPrChange w:id="9120" w:author="Lane, Stefanie" w:date="2023-04-28T12:07:00Z">
                    <w:rPr/>
                  </w:rPrChange>
                </w:rPr>
                <w:t>0.33</w:t>
              </w:r>
            </w:ins>
          </w:p>
        </w:tc>
        <w:tc>
          <w:tcPr>
            <w:tcW w:w="810" w:type="dxa"/>
            <w:tcBorders>
              <w:top w:val="single" w:sz="4" w:space="0" w:color="auto"/>
              <w:left w:val="nil"/>
              <w:bottom w:val="single" w:sz="4" w:space="0" w:color="auto"/>
              <w:right w:val="nil"/>
            </w:tcBorders>
            <w:shd w:val="clear" w:color="auto" w:fill="auto"/>
            <w:noWrap/>
            <w:vAlign w:val="bottom"/>
            <w:hideMark/>
          </w:tcPr>
          <w:p w14:paraId="466E540D" w14:textId="77777777" w:rsidR="00402FFE" w:rsidRPr="00402FFE" w:rsidRDefault="00402FFE" w:rsidP="00402FFE">
            <w:pPr>
              <w:spacing w:after="0" w:line="240" w:lineRule="auto"/>
              <w:jc w:val="center"/>
              <w:rPr>
                <w:ins w:id="9121" w:author="Lane, Stefanie" w:date="2023-04-28T12:07:00Z"/>
                <w:rFonts w:ascii="Calibri" w:eastAsia="Times New Roman" w:hAnsi="Calibri" w:cs="Calibri"/>
                <w:color w:val="000000"/>
                <w:rPrChange w:id="9122" w:author="Lane, Stefanie" w:date="2023-04-28T12:07:00Z">
                  <w:rPr>
                    <w:ins w:id="9123" w:author="Lane, Stefanie" w:date="2023-04-28T12:07:00Z"/>
                  </w:rPr>
                </w:rPrChange>
              </w:rPr>
              <w:pPrChange w:id="9124" w:author="Lane, Stefanie" w:date="2023-04-28T12:07:00Z">
                <w:pPr>
                  <w:jc w:val="center"/>
                </w:pPr>
              </w:pPrChange>
            </w:pPr>
            <w:ins w:id="9125" w:author="Lane, Stefanie" w:date="2023-04-28T12:07:00Z">
              <w:r w:rsidRPr="00402FFE">
                <w:rPr>
                  <w:rFonts w:ascii="Calibri" w:eastAsia="Times New Roman" w:hAnsi="Calibri" w:cs="Calibri"/>
                  <w:color w:val="000000"/>
                  <w:rPrChange w:id="9126" w:author="Lane, Stefanie" w:date="2023-04-28T12:07:00Z">
                    <w:rPr/>
                  </w:rPrChange>
                </w:rPr>
                <w:t>0.06</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19B568F" w14:textId="77777777" w:rsidR="00402FFE" w:rsidRPr="00402FFE" w:rsidRDefault="00402FFE" w:rsidP="00402FFE">
            <w:pPr>
              <w:spacing w:after="0" w:line="240" w:lineRule="auto"/>
              <w:jc w:val="center"/>
              <w:rPr>
                <w:ins w:id="9127" w:author="Lane, Stefanie" w:date="2023-04-28T12:07:00Z"/>
                <w:rFonts w:ascii="Calibri" w:eastAsia="Times New Roman" w:hAnsi="Calibri" w:cs="Calibri"/>
                <w:color w:val="000000"/>
                <w:rPrChange w:id="9128" w:author="Lane, Stefanie" w:date="2023-04-28T12:07:00Z">
                  <w:rPr>
                    <w:ins w:id="9129" w:author="Lane, Stefanie" w:date="2023-04-28T12:07:00Z"/>
                  </w:rPr>
                </w:rPrChange>
              </w:rPr>
              <w:pPrChange w:id="9130" w:author="Lane, Stefanie" w:date="2023-04-28T12:07:00Z">
                <w:pPr>
                  <w:jc w:val="center"/>
                </w:pPr>
              </w:pPrChange>
            </w:pPr>
            <w:ins w:id="9131" w:author="Lane, Stefanie" w:date="2023-04-28T12:07:00Z">
              <w:r w:rsidRPr="00402FFE">
                <w:rPr>
                  <w:rFonts w:ascii="Calibri" w:eastAsia="Times New Roman" w:hAnsi="Calibri" w:cs="Calibri"/>
                  <w:color w:val="000000"/>
                  <w:rPrChange w:id="9132" w:author="Lane, Stefanie" w:date="2023-04-28T12:07:00Z">
                    <w:rPr/>
                  </w:rPrChange>
                </w:rPr>
                <w:t>-46.3</w:t>
              </w:r>
            </w:ins>
          </w:p>
        </w:tc>
      </w:tr>
      <w:tr w:rsidR="00402FFE" w:rsidRPr="00402FFE" w14:paraId="25AA1106" w14:textId="77777777" w:rsidTr="00402FFE">
        <w:trPr>
          <w:divId w:val="50731576"/>
          <w:trHeight w:val="290"/>
          <w:ins w:id="9133" w:author="Lane, Stefanie" w:date="2023-04-28T12:07:00Z"/>
        </w:trPr>
        <w:tc>
          <w:tcPr>
            <w:tcW w:w="1311" w:type="dxa"/>
            <w:vMerge/>
            <w:tcBorders>
              <w:top w:val="nil"/>
              <w:left w:val="single" w:sz="8" w:space="0" w:color="auto"/>
              <w:bottom w:val="single" w:sz="8" w:space="0" w:color="000000"/>
              <w:right w:val="nil"/>
            </w:tcBorders>
            <w:vAlign w:val="center"/>
            <w:hideMark/>
          </w:tcPr>
          <w:p w14:paraId="34B23531" w14:textId="77777777" w:rsidR="00402FFE" w:rsidRPr="00402FFE" w:rsidRDefault="00402FFE" w:rsidP="00402FFE">
            <w:pPr>
              <w:spacing w:after="0" w:line="240" w:lineRule="auto"/>
              <w:rPr>
                <w:ins w:id="9134" w:author="Lane, Stefanie" w:date="2023-04-28T12:07:00Z"/>
                <w:rFonts w:ascii="Calibri" w:eastAsia="Times New Roman" w:hAnsi="Calibri" w:cs="Calibri"/>
                <w:color w:val="000000"/>
                <w:rPrChange w:id="9135" w:author="Lane, Stefanie" w:date="2023-04-28T12:07:00Z">
                  <w:rPr>
                    <w:ins w:id="9136" w:author="Lane, Stefanie" w:date="2023-04-28T12:07:00Z"/>
                  </w:rPr>
                </w:rPrChange>
              </w:rPr>
              <w:pPrChange w:id="9137"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3AF5EA3" w14:textId="77777777" w:rsidR="00402FFE" w:rsidRPr="00402FFE" w:rsidRDefault="00402FFE" w:rsidP="00402FFE">
            <w:pPr>
              <w:spacing w:after="0" w:line="240" w:lineRule="auto"/>
              <w:rPr>
                <w:ins w:id="9138" w:author="Lane, Stefanie" w:date="2023-04-28T12:07:00Z"/>
                <w:rFonts w:ascii="Calibri" w:eastAsia="Times New Roman" w:hAnsi="Calibri" w:cs="Calibri"/>
                <w:color w:val="000000"/>
                <w:rPrChange w:id="9139" w:author="Lane, Stefanie" w:date="2023-04-28T12:07:00Z">
                  <w:rPr>
                    <w:ins w:id="9140" w:author="Lane, Stefanie" w:date="2023-04-28T12:07:00Z"/>
                  </w:rPr>
                </w:rPrChange>
              </w:rPr>
              <w:pPrChange w:id="9141" w:author="Lane, Stefanie" w:date="2023-04-28T12:07:00Z">
                <w:pPr/>
              </w:pPrChange>
            </w:pPr>
          </w:p>
        </w:tc>
        <w:tc>
          <w:tcPr>
            <w:tcW w:w="3320" w:type="dxa"/>
            <w:tcBorders>
              <w:top w:val="nil"/>
              <w:left w:val="nil"/>
              <w:bottom w:val="nil"/>
              <w:right w:val="nil"/>
            </w:tcBorders>
            <w:shd w:val="clear" w:color="auto" w:fill="auto"/>
            <w:noWrap/>
            <w:vAlign w:val="bottom"/>
            <w:hideMark/>
          </w:tcPr>
          <w:p w14:paraId="69CE51C7" w14:textId="77777777" w:rsidR="00402FFE" w:rsidRPr="00402FFE" w:rsidRDefault="00402FFE" w:rsidP="00402FFE">
            <w:pPr>
              <w:spacing w:after="0" w:line="240" w:lineRule="auto"/>
              <w:rPr>
                <w:ins w:id="9142" w:author="Lane, Stefanie" w:date="2023-04-28T12:07:00Z"/>
                <w:rFonts w:ascii="Calibri" w:eastAsia="Times New Roman" w:hAnsi="Calibri" w:cs="Calibri"/>
                <w:i/>
                <w:iCs/>
                <w:color w:val="000000"/>
                <w:rPrChange w:id="9143" w:author="Lane, Stefanie" w:date="2023-04-28T12:07:00Z">
                  <w:rPr>
                    <w:ins w:id="9144" w:author="Lane, Stefanie" w:date="2023-04-28T12:07:00Z"/>
                  </w:rPr>
                </w:rPrChange>
              </w:rPr>
              <w:pPrChange w:id="9145" w:author="Lane, Stefanie" w:date="2023-04-28T12:07:00Z">
                <w:pPr/>
              </w:pPrChange>
            </w:pPr>
            <w:ins w:id="9146" w:author="Lane, Stefanie" w:date="2023-04-28T12:07:00Z">
              <w:r w:rsidRPr="00402FFE">
                <w:rPr>
                  <w:rFonts w:ascii="Calibri" w:eastAsia="Times New Roman" w:hAnsi="Calibri" w:cs="Calibri"/>
                  <w:i/>
                  <w:iCs/>
                  <w:color w:val="000000"/>
                  <w:rPrChange w:id="9147" w:author="Lane, Stefanie" w:date="2023-04-28T12:07:00Z">
                    <w:rPr/>
                  </w:rPrChange>
                </w:rPr>
                <w:t>Typha latifolia</w:t>
              </w:r>
            </w:ins>
          </w:p>
        </w:tc>
        <w:tc>
          <w:tcPr>
            <w:tcW w:w="869" w:type="dxa"/>
            <w:tcBorders>
              <w:top w:val="nil"/>
              <w:left w:val="nil"/>
              <w:bottom w:val="nil"/>
              <w:right w:val="nil"/>
            </w:tcBorders>
            <w:shd w:val="clear" w:color="auto" w:fill="auto"/>
            <w:noWrap/>
            <w:vAlign w:val="bottom"/>
            <w:hideMark/>
          </w:tcPr>
          <w:p w14:paraId="2B2432D6" w14:textId="77777777" w:rsidR="00402FFE" w:rsidRPr="00402FFE" w:rsidRDefault="00402FFE" w:rsidP="00402FFE">
            <w:pPr>
              <w:spacing w:after="0" w:line="240" w:lineRule="auto"/>
              <w:jc w:val="center"/>
              <w:rPr>
                <w:ins w:id="9148" w:author="Lane, Stefanie" w:date="2023-04-28T12:07:00Z"/>
                <w:rFonts w:ascii="Calibri" w:eastAsia="Times New Roman" w:hAnsi="Calibri" w:cs="Calibri"/>
                <w:color w:val="000000"/>
                <w:rPrChange w:id="9149" w:author="Lane, Stefanie" w:date="2023-04-28T12:07:00Z">
                  <w:rPr>
                    <w:ins w:id="9150" w:author="Lane, Stefanie" w:date="2023-04-28T12:07:00Z"/>
                  </w:rPr>
                </w:rPrChange>
              </w:rPr>
              <w:pPrChange w:id="9151" w:author="Lane, Stefanie" w:date="2023-04-28T12:07:00Z">
                <w:pPr>
                  <w:jc w:val="center"/>
                </w:pPr>
              </w:pPrChange>
            </w:pPr>
            <w:ins w:id="9152" w:author="Lane, Stefanie" w:date="2023-04-28T12:07:00Z">
              <w:r w:rsidRPr="00402FFE">
                <w:rPr>
                  <w:rFonts w:ascii="Calibri" w:eastAsia="Times New Roman" w:hAnsi="Calibri" w:cs="Calibri"/>
                  <w:color w:val="000000"/>
                  <w:rPrChange w:id="9153" w:author="Lane, Stefanie" w:date="2023-04-28T12:07:00Z">
                    <w:rPr/>
                  </w:rPrChange>
                </w:rPr>
                <w:t>0.69</w:t>
              </w:r>
            </w:ins>
          </w:p>
        </w:tc>
        <w:tc>
          <w:tcPr>
            <w:tcW w:w="990" w:type="dxa"/>
            <w:tcBorders>
              <w:top w:val="nil"/>
              <w:left w:val="nil"/>
              <w:bottom w:val="nil"/>
              <w:right w:val="nil"/>
            </w:tcBorders>
            <w:shd w:val="clear" w:color="auto" w:fill="auto"/>
            <w:noWrap/>
            <w:vAlign w:val="bottom"/>
            <w:hideMark/>
          </w:tcPr>
          <w:p w14:paraId="26BEF2AB" w14:textId="77777777" w:rsidR="00402FFE" w:rsidRPr="00402FFE" w:rsidRDefault="00402FFE" w:rsidP="00402FFE">
            <w:pPr>
              <w:spacing w:after="0" w:line="240" w:lineRule="auto"/>
              <w:jc w:val="center"/>
              <w:rPr>
                <w:ins w:id="9154" w:author="Lane, Stefanie" w:date="2023-04-28T12:07:00Z"/>
                <w:rFonts w:ascii="Calibri" w:eastAsia="Times New Roman" w:hAnsi="Calibri" w:cs="Calibri"/>
                <w:color w:val="000000"/>
                <w:rPrChange w:id="9155" w:author="Lane, Stefanie" w:date="2023-04-28T12:07:00Z">
                  <w:rPr>
                    <w:ins w:id="9156" w:author="Lane, Stefanie" w:date="2023-04-28T12:07:00Z"/>
                  </w:rPr>
                </w:rPrChange>
              </w:rPr>
              <w:pPrChange w:id="9157" w:author="Lane, Stefanie" w:date="2023-04-28T12:07:00Z">
                <w:pPr>
                  <w:jc w:val="center"/>
                </w:pPr>
              </w:pPrChange>
            </w:pPr>
            <w:ins w:id="9158" w:author="Lane, Stefanie" w:date="2023-04-28T12:07:00Z">
              <w:r w:rsidRPr="00402FFE">
                <w:rPr>
                  <w:rFonts w:ascii="Calibri" w:eastAsia="Times New Roman" w:hAnsi="Calibri" w:cs="Calibri"/>
                  <w:color w:val="000000"/>
                  <w:rPrChange w:id="9159" w:author="Lane, Stefanie" w:date="2023-04-28T12:07:00Z">
                    <w:rPr/>
                  </w:rPrChange>
                </w:rPr>
                <w:t>0.36</w:t>
              </w:r>
            </w:ins>
          </w:p>
        </w:tc>
        <w:tc>
          <w:tcPr>
            <w:tcW w:w="810" w:type="dxa"/>
            <w:tcBorders>
              <w:top w:val="nil"/>
              <w:left w:val="nil"/>
              <w:bottom w:val="nil"/>
              <w:right w:val="nil"/>
            </w:tcBorders>
            <w:shd w:val="clear" w:color="auto" w:fill="auto"/>
            <w:noWrap/>
            <w:vAlign w:val="bottom"/>
            <w:hideMark/>
          </w:tcPr>
          <w:p w14:paraId="06704312" w14:textId="77777777" w:rsidR="00402FFE" w:rsidRPr="00402FFE" w:rsidRDefault="00402FFE" w:rsidP="00402FFE">
            <w:pPr>
              <w:spacing w:after="0" w:line="240" w:lineRule="auto"/>
              <w:jc w:val="center"/>
              <w:rPr>
                <w:ins w:id="9160" w:author="Lane, Stefanie" w:date="2023-04-28T12:07:00Z"/>
                <w:rFonts w:ascii="Calibri" w:eastAsia="Times New Roman" w:hAnsi="Calibri" w:cs="Calibri"/>
                <w:color w:val="000000"/>
                <w:rPrChange w:id="9161" w:author="Lane, Stefanie" w:date="2023-04-28T12:07:00Z">
                  <w:rPr>
                    <w:ins w:id="9162" w:author="Lane, Stefanie" w:date="2023-04-28T12:07:00Z"/>
                  </w:rPr>
                </w:rPrChange>
              </w:rPr>
              <w:pPrChange w:id="9163" w:author="Lane, Stefanie" w:date="2023-04-28T12:07:00Z">
                <w:pPr>
                  <w:jc w:val="center"/>
                </w:pPr>
              </w:pPrChange>
            </w:pPr>
            <w:ins w:id="9164" w:author="Lane, Stefanie" w:date="2023-04-28T12:07:00Z">
              <w:r w:rsidRPr="00402FFE">
                <w:rPr>
                  <w:rFonts w:ascii="Calibri" w:eastAsia="Times New Roman" w:hAnsi="Calibri" w:cs="Calibri"/>
                  <w:color w:val="000000"/>
                  <w:rPrChange w:id="9165" w:author="Lane, Stefanie" w:date="2023-04-28T12:07:00Z">
                    <w:rPr/>
                  </w:rPrChange>
                </w:rPr>
                <w:t>0.44</w:t>
              </w:r>
            </w:ins>
          </w:p>
        </w:tc>
        <w:tc>
          <w:tcPr>
            <w:tcW w:w="1710" w:type="dxa"/>
            <w:tcBorders>
              <w:top w:val="nil"/>
              <w:left w:val="nil"/>
              <w:bottom w:val="nil"/>
              <w:right w:val="single" w:sz="8" w:space="0" w:color="auto"/>
            </w:tcBorders>
            <w:shd w:val="clear" w:color="auto" w:fill="auto"/>
            <w:noWrap/>
            <w:vAlign w:val="bottom"/>
            <w:hideMark/>
          </w:tcPr>
          <w:p w14:paraId="1BC9BED1" w14:textId="77777777" w:rsidR="00402FFE" w:rsidRPr="00402FFE" w:rsidRDefault="00402FFE" w:rsidP="00402FFE">
            <w:pPr>
              <w:spacing w:after="0" w:line="240" w:lineRule="auto"/>
              <w:jc w:val="center"/>
              <w:rPr>
                <w:ins w:id="9166" w:author="Lane, Stefanie" w:date="2023-04-28T12:07:00Z"/>
                <w:rFonts w:ascii="Calibri" w:eastAsia="Times New Roman" w:hAnsi="Calibri" w:cs="Calibri"/>
                <w:color w:val="000000"/>
                <w:rPrChange w:id="9167" w:author="Lane, Stefanie" w:date="2023-04-28T12:07:00Z">
                  <w:rPr>
                    <w:ins w:id="9168" w:author="Lane, Stefanie" w:date="2023-04-28T12:07:00Z"/>
                  </w:rPr>
                </w:rPrChange>
              </w:rPr>
              <w:pPrChange w:id="9169" w:author="Lane, Stefanie" w:date="2023-04-28T12:07:00Z">
                <w:pPr>
                  <w:jc w:val="center"/>
                </w:pPr>
              </w:pPrChange>
            </w:pPr>
            <w:ins w:id="9170" w:author="Lane, Stefanie" w:date="2023-04-28T12:07:00Z">
              <w:r w:rsidRPr="00402FFE">
                <w:rPr>
                  <w:rFonts w:ascii="Calibri" w:eastAsia="Times New Roman" w:hAnsi="Calibri" w:cs="Calibri"/>
                  <w:color w:val="000000"/>
                  <w:rPrChange w:id="9171" w:author="Lane, Stefanie" w:date="2023-04-28T12:07:00Z">
                    <w:rPr/>
                  </w:rPrChange>
                </w:rPr>
                <w:t>-35.6</w:t>
              </w:r>
            </w:ins>
          </w:p>
        </w:tc>
      </w:tr>
      <w:tr w:rsidR="00402FFE" w:rsidRPr="00402FFE" w14:paraId="2AA12B0A" w14:textId="77777777" w:rsidTr="00402FFE">
        <w:trPr>
          <w:divId w:val="50731576"/>
          <w:trHeight w:val="290"/>
          <w:ins w:id="9172" w:author="Lane, Stefanie" w:date="2023-04-28T12:07:00Z"/>
        </w:trPr>
        <w:tc>
          <w:tcPr>
            <w:tcW w:w="1311" w:type="dxa"/>
            <w:vMerge/>
            <w:tcBorders>
              <w:top w:val="nil"/>
              <w:left w:val="single" w:sz="8" w:space="0" w:color="auto"/>
              <w:bottom w:val="single" w:sz="8" w:space="0" w:color="000000"/>
              <w:right w:val="nil"/>
            </w:tcBorders>
            <w:vAlign w:val="center"/>
            <w:hideMark/>
          </w:tcPr>
          <w:p w14:paraId="085BD665" w14:textId="77777777" w:rsidR="00402FFE" w:rsidRPr="00402FFE" w:rsidRDefault="00402FFE" w:rsidP="00402FFE">
            <w:pPr>
              <w:spacing w:after="0" w:line="240" w:lineRule="auto"/>
              <w:rPr>
                <w:ins w:id="9173" w:author="Lane, Stefanie" w:date="2023-04-28T12:07:00Z"/>
                <w:rFonts w:ascii="Calibri" w:eastAsia="Times New Roman" w:hAnsi="Calibri" w:cs="Calibri"/>
                <w:color w:val="000000"/>
                <w:rPrChange w:id="9174" w:author="Lane, Stefanie" w:date="2023-04-28T12:07:00Z">
                  <w:rPr>
                    <w:ins w:id="9175" w:author="Lane, Stefanie" w:date="2023-04-28T12:07:00Z"/>
                  </w:rPr>
                </w:rPrChange>
              </w:rPr>
              <w:pPrChange w:id="9176"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63C918B" w14:textId="77777777" w:rsidR="00402FFE" w:rsidRPr="00402FFE" w:rsidRDefault="00402FFE" w:rsidP="00402FFE">
            <w:pPr>
              <w:spacing w:after="0" w:line="240" w:lineRule="auto"/>
              <w:rPr>
                <w:ins w:id="9177" w:author="Lane, Stefanie" w:date="2023-04-28T12:07:00Z"/>
                <w:rFonts w:ascii="Calibri" w:eastAsia="Times New Roman" w:hAnsi="Calibri" w:cs="Calibri"/>
                <w:color w:val="000000"/>
                <w:rPrChange w:id="9178" w:author="Lane, Stefanie" w:date="2023-04-28T12:07:00Z">
                  <w:rPr>
                    <w:ins w:id="9179" w:author="Lane, Stefanie" w:date="2023-04-28T12:07:00Z"/>
                  </w:rPr>
                </w:rPrChange>
              </w:rPr>
              <w:pPrChange w:id="9180"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CA86BD2" w14:textId="77777777" w:rsidR="00402FFE" w:rsidRPr="00402FFE" w:rsidRDefault="00402FFE" w:rsidP="00402FFE">
            <w:pPr>
              <w:spacing w:after="0" w:line="240" w:lineRule="auto"/>
              <w:rPr>
                <w:ins w:id="9181" w:author="Lane, Stefanie" w:date="2023-04-28T12:07:00Z"/>
                <w:rFonts w:ascii="Calibri" w:eastAsia="Times New Roman" w:hAnsi="Calibri" w:cs="Calibri"/>
                <w:i/>
                <w:iCs/>
                <w:color w:val="000000"/>
                <w:rPrChange w:id="9182" w:author="Lane, Stefanie" w:date="2023-04-28T12:07:00Z">
                  <w:rPr>
                    <w:ins w:id="9183" w:author="Lane, Stefanie" w:date="2023-04-28T12:07:00Z"/>
                  </w:rPr>
                </w:rPrChange>
              </w:rPr>
              <w:pPrChange w:id="9184" w:author="Lane, Stefanie" w:date="2023-04-28T12:07:00Z">
                <w:pPr/>
              </w:pPrChange>
            </w:pPr>
            <w:ins w:id="9185" w:author="Lane, Stefanie" w:date="2023-04-28T12:07:00Z">
              <w:r w:rsidRPr="00402FFE">
                <w:rPr>
                  <w:rFonts w:ascii="Calibri" w:eastAsia="Times New Roman" w:hAnsi="Calibri" w:cs="Calibri"/>
                  <w:i/>
                  <w:iCs/>
                  <w:color w:val="000000"/>
                  <w:rPrChange w:id="9186" w:author="Lane, Stefanie" w:date="2023-04-28T12:07:00Z">
                    <w:rPr/>
                  </w:rPrChange>
                </w:rPr>
                <w:t>Hordeum brachyantherum</w:t>
              </w:r>
            </w:ins>
          </w:p>
        </w:tc>
        <w:tc>
          <w:tcPr>
            <w:tcW w:w="869" w:type="dxa"/>
            <w:tcBorders>
              <w:top w:val="single" w:sz="4" w:space="0" w:color="auto"/>
              <w:left w:val="nil"/>
              <w:bottom w:val="single" w:sz="4" w:space="0" w:color="auto"/>
              <w:right w:val="nil"/>
            </w:tcBorders>
            <w:shd w:val="clear" w:color="auto" w:fill="auto"/>
            <w:noWrap/>
            <w:vAlign w:val="bottom"/>
            <w:hideMark/>
          </w:tcPr>
          <w:p w14:paraId="043D2777" w14:textId="77777777" w:rsidR="00402FFE" w:rsidRPr="00402FFE" w:rsidRDefault="00402FFE" w:rsidP="00402FFE">
            <w:pPr>
              <w:spacing w:after="0" w:line="240" w:lineRule="auto"/>
              <w:jc w:val="center"/>
              <w:rPr>
                <w:ins w:id="9187" w:author="Lane, Stefanie" w:date="2023-04-28T12:07:00Z"/>
                <w:rFonts w:ascii="Calibri" w:eastAsia="Times New Roman" w:hAnsi="Calibri" w:cs="Calibri"/>
                <w:color w:val="000000"/>
                <w:rPrChange w:id="9188" w:author="Lane, Stefanie" w:date="2023-04-28T12:07:00Z">
                  <w:rPr>
                    <w:ins w:id="9189" w:author="Lane, Stefanie" w:date="2023-04-28T12:07:00Z"/>
                  </w:rPr>
                </w:rPrChange>
              </w:rPr>
              <w:pPrChange w:id="9190" w:author="Lane, Stefanie" w:date="2023-04-28T12:07:00Z">
                <w:pPr>
                  <w:jc w:val="center"/>
                </w:pPr>
              </w:pPrChange>
            </w:pPr>
            <w:ins w:id="9191" w:author="Lane, Stefanie" w:date="2023-04-28T12:07:00Z">
              <w:r w:rsidRPr="00402FFE">
                <w:rPr>
                  <w:rFonts w:ascii="Calibri" w:eastAsia="Times New Roman" w:hAnsi="Calibri" w:cs="Calibri"/>
                  <w:color w:val="000000"/>
                  <w:rPrChange w:id="9192" w:author="Lane, Stefanie" w:date="2023-04-28T12:07:00Z">
                    <w:rPr/>
                  </w:rPrChange>
                </w:rPr>
                <w:t>0.17</w:t>
              </w:r>
            </w:ins>
          </w:p>
        </w:tc>
        <w:tc>
          <w:tcPr>
            <w:tcW w:w="990" w:type="dxa"/>
            <w:tcBorders>
              <w:top w:val="single" w:sz="4" w:space="0" w:color="auto"/>
              <w:left w:val="nil"/>
              <w:bottom w:val="single" w:sz="4" w:space="0" w:color="auto"/>
              <w:right w:val="nil"/>
            </w:tcBorders>
            <w:shd w:val="clear" w:color="auto" w:fill="auto"/>
            <w:noWrap/>
            <w:vAlign w:val="bottom"/>
            <w:hideMark/>
          </w:tcPr>
          <w:p w14:paraId="391FC158" w14:textId="77777777" w:rsidR="00402FFE" w:rsidRPr="00402FFE" w:rsidRDefault="00402FFE" w:rsidP="00402FFE">
            <w:pPr>
              <w:spacing w:after="0" w:line="240" w:lineRule="auto"/>
              <w:jc w:val="center"/>
              <w:rPr>
                <w:ins w:id="9193" w:author="Lane, Stefanie" w:date="2023-04-28T12:07:00Z"/>
                <w:rFonts w:ascii="Calibri" w:eastAsia="Times New Roman" w:hAnsi="Calibri" w:cs="Calibri"/>
                <w:color w:val="000000"/>
                <w:rPrChange w:id="9194" w:author="Lane, Stefanie" w:date="2023-04-28T12:07:00Z">
                  <w:rPr>
                    <w:ins w:id="9195" w:author="Lane, Stefanie" w:date="2023-04-28T12:07:00Z"/>
                  </w:rPr>
                </w:rPrChange>
              </w:rPr>
              <w:pPrChange w:id="9196" w:author="Lane, Stefanie" w:date="2023-04-28T12:07:00Z">
                <w:pPr>
                  <w:jc w:val="center"/>
                </w:pPr>
              </w:pPrChange>
            </w:pPr>
            <w:ins w:id="9197" w:author="Lane, Stefanie" w:date="2023-04-28T12:07:00Z">
              <w:r w:rsidRPr="00402FFE">
                <w:rPr>
                  <w:rFonts w:ascii="Calibri" w:eastAsia="Times New Roman" w:hAnsi="Calibri" w:cs="Calibri"/>
                  <w:color w:val="000000"/>
                  <w:rPrChange w:id="9198"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124920E4" w14:textId="77777777" w:rsidR="00402FFE" w:rsidRPr="00402FFE" w:rsidRDefault="00402FFE" w:rsidP="00402FFE">
            <w:pPr>
              <w:spacing w:after="0" w:line="240" w:lineRule="auto"/>
              <w:jc w:val="center"/>
              <w:rPr>
                <w:ins w:id="9199" w:author="Lane, Stefanie" w:date="2023-04-28T12:07:00Z"/>
                <w:rFonts w:ascii="Calibri" w:eastAsia="Times New Roman" w:hAnsi="Calibri" w:cs="Calibri"/>
                <w:color w:val="000000"/>
                <w:rPrChange w:id="9200" w:author="Lane, Stefanie" w:date="2023-04-28T12:07:00Z">
                  <w:rPr>
                    <w:ins w:id="9201" w:author="Lane, Stefanie" w:date="2023-04-28T12:07:00Z"/>
                  </w:rPr>
                </w:rPrChange>
              </w:rPr>
              <w:pPrChange w:id="9202" w:author="Lane, Stefanie" w:date="2023-04-28T12:07:00Z">
                <w:pPr>
                  <w:jc w:val="center"/>
                </w:pPr>
              </w:pPrChange>
            </w:pPr>
            <w:ins w:id="9203" w:author="Lane, Stefanie" w:date="2023-04-28T12:07:00Z">
              <w:r w:rsidRPr="00402FFE">
                <w:rPr>
                  <w:rFonts w:ascii="Calibri" w:eastAsia="Times New Roman" w:hAnsi="Calibri" w:cs="Calibri"/>
                  <w:color w:val="000000"/>
                  <w:rPrChange w:id="9204" w:author="Lane, Stefanie" w:date="2023-04-28T12:07: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A7F8F17" w14:textId="77777777" w:rsidR="00402FFE" w:rsidRPr="00402FFE" w:rsidRDefault="00402FFE" w:rsidP="00402FFE">
            <w:pPr>
              <w:spacing w:after="0" w:line="240" w:lineRule="auto"/>
              <w:jc w:val="center"/>
              <w:rPr>
                <w:ins w:id="9205" w:author="Lane, Stefanie" w:date="2023-04-28T12:07:00Z"/>
                <w:rFonts w:ascii="Calibri" w:eastAsia="Times New Roman" w:hAnsi="Calibri" w:cs="Calibri"/>
                <w:color w:val="000000"/>
                <w:rPrChange w:id="9206" w:author="Lane, Stefanie" w:date="2023-04-28T12:07:00Z">
                  <w:rPr>
                    <w:ins w:id="9207" w:author="Lane, Stefanie" w:date="2023-04-28T12:07:00Z"/>
                  </w:rPr>
                </w:rPrChange>
              </w:rPr>
              <w:pPrChange w:id="9208" w:author="Lane, Stefanie" w:date="2023-04-28T12:07:00Z">
                <w:pPr>
                  <w:jc w:val="center"/>
                </w:pPr>
              </w:pPrChange>
            </w:pPr>
            <w:ins w:id="9209" w:author="Lane, Stefanie" w:date="2023-04-28T12:07:00Z">
              <w:r w:rsidRPr="00402FFE">
                <w:rPr>
                  <w:rFonts w:ascii="Calibri" w:eastAsia="Times New Roman" w:hAnsi="Calibri" w:cs="Calibri"/>
                  <w:color w:val="000000"/>
                  <w:rPrChange w:id="9210" w:author="Lane, Stefanie" w:date="2023-04-28T12:07:00Z">
                    <w:rPr/>
                  </w:rPrChange>
                </w:rPr>
                <w:t>-35.6</w:t>
              </w:r>
            </w:ins>
          </w:p>
        </w:tc>
      </w:tr>
      <w:tr w:rsidR="00402FFE" w:rsidRPr="00402FFE" w14:paraId="378A3B41" w14:textId="77777777" w:rsidTr="00402FFE">
        <w:trPr>
          <w:divId w:val="50731576"/>
          <w:trHeight w:val="290"/>
          <w:ins w:id="9211" w:author="Lane, Stefanie" w:date="2023-04-28T12:07:00Z"/>
        </w:trPr>
        <w:tc>
          <w:tcPr>
            <w:tcW w:w="1311" w:type="dxa"/>
            <w:vMerge/>
            <w:tcBorders>
              <w:top w:val="nil"/>
              <w:left w:val="single" w:sz="8" w:space="0" w:color="auto"/>
              <w:bottom w:val="single" w:sz="8" w:space="0" w:color="000000"/>
              <w:right w:val="nil"/>
            </w:tcBorders>
            <w:vAlign w:val="center"/>
            <w:hideMark/>
          </w:tcPr>
          <w:p w14:paraId="03FCF5A1" w14:textId="77777777" w:rsidR="00402FFE" w:rsidRPr="00402FFE" w:rsidRDefault="00402FFE" w:rsidP="00402FFE">
            <w:pPr>
              <w:spacing w:after="0" w:line="240" w:lineRule="auto"/>
              <w:rPr>
                <w:ins w:id="9212" w:author="Lane, Stefanie" w:date="2023-04-28T12:07:00Z"/>
                <w:rFonts w:ascii="Calibri" w:eastAsia="Times New Roman" w:hAnsi="Calibri" w:cs="Calibri"/>
                <w:color w:val="000000"/>
                <w:rPrChange w:id="9213" w:author="Lane, Stefanie" w:date="2023-04-28T12:07:00Z">
                  <w:rPr>
                    <w:ins w:id="9214" w:author="Lane, Stefanie" w:date="2023-04-28T12:07:00Z"/>
                  </w:rPr>
                </w:rPrChange>
              </w:rPr>
              <w:pPrChange w:id="921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A67D08C" w14:textId="77777777" w:rsidR="00402FFE" w:rsidRPr="00402FFE" w:rsidRDefault="00402FFE" w:rsidP="00402FFE">
            <w:pPr>
              <w:spacing w:after="0" w:line="240" w:lineRule="auto"/>
              <w:rPr>
                <w:ins w:id="9216" w:author="Lane, Stefanie" w:date="2023-04-28T12:07:00Z"/>
                <w:rFonts w:ascii="Calibri" w:eastAsia="Times New Roman" w:hAnsi="Calibri" w:cs="Calibri"/>
                <w:color w:val="000000"/>
                <w:rPrChange w:id="9217" w:author="Lane, Stefanie" w:date="2023-04-28T12:07:00Z">
                  <w:rPr>
                    <w:ins w:id="9218" w:author="Lane, Stefanie" w:date="2023-04-28T12:07:00Z"/>
                  </w:rPr>
                </w:rPrChange>
              </w:rPr>
              <w:pPrChange w:id="9219" w:author="Lane, Stefanie" w:date="2023-04-28T12:07:00Z">
                <w:pPr/>
              </w:pPrChange>
            </w:pPr>
          </w:p>
        </w:tc>
        <w:tc>
          <w:tcPr>
            <w:tcW w:w="3320" w:type="dxa"/>
            <w:tcBorders>
              <w:top w:val="nil"/>
              <w:left w:val="nil"/>
              <w:bottom w:val="nil"/>
              <w:right w:val="nil"/>
            </w:tcBorders>
            <w:shd w:val="clear" w:color="auto" w:fill="auto"/>
            <w:noWrap/>
            <w:vAlign w:val="bottom"/>
            <w:hideMark/>
          </w:tcPr>
          <w:p w14:paraId="1BB84109" w14:textId="77777777" w:rsidR="00402FFE" w:rsidRPr="00402FFE" w:rsidRDefault="00402FFE" w:rsidP="00402FFE">
            <w:pPr>
              <w:spacing w:after="0" w:line="240" w:lineRule="auto"/>
              <w:rPr>
                <w:ins w:id="9220" w:author="Lane, Stefanie" w:date="2023-04-28T12:07:00Z"/>
                <w:rFonts w:ascii="Calibri" w:eastAsia="Times New Roman" w:hAnsi="Calibri" w:cs="Calibri"/>
                <w:i/>
                <w:iCs/>
                <w:color w:val="000000"/>
                <w:rPrChange w:id="9221" w:author="Lane, Stefanie" w:date="2023-04-28T12:07:00Z">
                  <w:rPr>
                    <w:ins w:id="9222" w:author="Lane, Stefanie" w:date="2023-04-28T12:07:00Z"/>
                  </w:rPr>
                </w:rPrChange>
              </w:rPr>
              <w:pPrChange w:id="9223" w:author="Lane, Stefanie" w:date="2023-04-28T12:07:00Z">
                <w:pPr/>
              </w:pPrChange>
            </w:pPr>
            <w:ins w:id="9224" w:author="Lane, Stefanie" w:date="2023-04-28T12:07:00Z">
              <w:r w:rsidRPr="00402FFE">
                <w:rPr>
                  <w:rFonts w:ascii="Calibri" w:eastAsia="Times New Roman" w:hAnsi="Calibri" w:cs="Calibri"/>
                  <w:i/>
                  <w:iCs/>
                  <w:color w:val="000000"/>
                  <w:rPrChange w:id="9225" w:author="Lane, Stefanie" w:date="2023-04-28T12:07:00Z">
                    <w:rPr/>
                  </w:rPrChange>
                </w:rPr>
                <w:t>Equisetum fluviatile</w:t>
              </w:r>
            </w:ins>
          </w:p>
        </w:tc>
        <w:tc>
          <w:tcPr>
            <w:tcW w:w="869" w:type="dxa"/>
            <w:tcBorders>
              <w:top w:val="nil"/>
              <w:left w:val="nil"/>
              <w:bottom w:val="nil"/>
              <w:right w:val="nil"/>
            </w:tcBorders>
            <w:shd w:val="clear" w:color="auto" w:fill="auto"/>
            <w:noWrap/>
            <w:vAlign w:val="bottom"/>
            <w:hideMark/>
          </w:tcPr>
          <w:p w14:paraId="06A3B643" w14:textId="77777777" w:rsidR="00402FFE" w:rsidRPr="00402FFE" w:rsidRDefault="00402FFE" w:rsidP="00402FFE">
            <w:pPr>
              <w:spacing w:after="0" w:line="240" w:lineRule="auto"/>
              <w:jc w:val="center"/>
              <w:rPr>
                <w:ins w:id="9226" w:author="Lane, Stefanie" w:date="2023-04-28T12:07:00Z"/>
                <w:rFonts w:ascii="Calibri" w:eastAsia="Times New Roman" w:hAnsi="Calibri" w:cs="Calibri"/>
                <w:color w:val="000000"/>
                <w:rPrChange w:id="9227" w:author="Lane, Stefanie" w:date="2023-04-28T12:07:00Z">
                  <w:rPr>
                    <w:ins w:id="9228" w:author="Lane, Stefanie" w:date="2023-04-28T12:07:00Z"/>
                  </w:rPr>
                </w:rPrChange>
              </w:rPr>
              <w:pPrChange w:id="9229" w:author="Lane, Stefanie" w:date="2023-04-28T12:07:00Z">
                <w:pPr>
                  <w:jc w:val="center"/>
                </w:pPr>
              </w:pPrChange>
            </w:pPr>
            <w:ins w:id="9230" w:author="Lane, Stefanie" w:date="2023-04-28T12:07:00Z">
              <w:r w:rsidRPr="00402FFE">
                <w:rPr>
                  <w:rFonts w:ascii="Calibri" w:eastAsia="Times New Roman" w:hAnsi="Calibri" w:cs="Calibri"/>
                  <w:color w:val="000000"/>
                  <w:rPrChange w:id="9231" w:author="Lane, Stefanie" w:date="2023-04-28T12:07:00Z">
                    <w:rPr/>
                  </w:rPrChange>
                </w:rPr>
                <w:t>0.62</w:t>
              </w:r>
            </w:ins>
          </w:p>
        </w:tc>
        <w:tc>
          <w:tcPr>
            <w:tcW w:w="990" w:type="dxa"/>
            <w:tcBorders>
              <w:top w:val="nil"/>
              <w:left w:val="nil"/>
              <w:bottom w:val="nil"/>
              <w:right w:val="nil"/>
            </w:tcBorders>
            <w:shd w:val="clear" w:color="auto" w:fill="auto"/>
            <w:noWrap/>
            <w:vAlign w:val="bottom"/>
            <w:hideMark/>
          </w:tcPr>
          <w:p w14:paraId="5193E076" w14:textId="77777777" w:rsidR="00402FFE" w:rsidRPr="00402FFE" w:rsidRDefault="00402FFE" w:rsidP="00402FFE">
            <w:pPr>
              <w:spacing w:after="0" w:line="240" w:lineRule="auto"/>
              <w:jc w:val="center"/>
              <w:rPr>
                <w:ins w:id="9232" w:author="Lane, Stefanie" w:date="2023-04-28T12:07:00Z"/>
                <w:rFonts w:ascii="Calibri" w:eastAsia="Times New Roman" w:hAnsi="Calibri" w:cs="Calibri"/>
                <w:color w:val="000000"/>
                <w:rPrChange w:id="9233" w:author="Lane, Stefanie" w:date="2023-04-28T12:07:00Z">
                  <w:rPr>
                    <w:ins w:id="9234" w:author="Lane, Stefanie" w:date="2023-04-28T12:07:00Z"/>
                  </w:rPr>
                </w:rPrChange>
              </w:rPr>
              <w:pPrChange w:id="9235" w:author="Lane, Stefanie" w:date="2023-04-28T12:07:00Z">
                <w:pPr>
                  <w:jc w:val="center"/>
                </w:pPr>
              </w:pPrChange>
            </w:pPr>
            <w:ins w:id="9236" w:author="Lane, Stefanie" w:date="2023-04-28T12:07:00Z">
              <w:r w:rsidRPr="00402FFE">
                <w:rPr>
                  <w:rFonts w:ascii="Calibri" w:eastAsia="Times New Roman" w:hAnsi="Calibri" w:cs="Calibri"/>
                  <w:color w:val="000000"/>
                  <w:rPrChange w:id="9237" w:author="Lane, Stefanie" w:date="2023-04-28T12:07:00Z">
                    <w:rPr/>
                  </w:rPrChange>
                </w:rPr>
                <w:t>0.36</w:t>
              </w:r>
            </w:ins>
          </w:p>
        </w:tc>
        <w:tc>
          <w:tcPr>
            <w:tcW w:w="810" w:type="dxa"/>
            <w:tcBorders>
              <w:top w:val="nil"/>
              <w:left w:val="nil"/>
              <w:bottom w:val="nil"/>
              <w:right w:val="nil"/>
            </w:tcBorders>
            <w:shd w:val="clear" w:color="auto" w:fill="auto"/>
            <w:noWrap/>
            <w:vAlign w:val="bottom"/>
            <w:hideMark/>
          </w:tcPr>
          <w:p w14:paraId="3116EA95" w14:textId="77777777" w:rsidR="00402FFE" w:rsidRPr="00402FFE" w:rsidRDefault="00402FFE" w:rsidP="00402FFE">
            <w:pPr>
              <w:spacing w:after="0" w:line="240" w:lineRule="auto"/>
              <w:jc w:val="center"/>
              <w:rPr>
                <w:ins w:id="9238" w:author="Lane, Stefanie" w:date="2023-04-28T12:07:00Z"/>
                <w:rFonts w:ascii="Calibri" w:eastAsia="Times New Roman" w:hAnsi="Calibri" w:cs="Calibri"/>
                <w:color w:val="000000"/>
                <w:rPrChange w:id="9239" w:author="Lane, Stefanie" w:date="2023-04-28T12:07:00Z">
                  <w:rPr>
                    <w:ins w:id="9240" w:author="Lane, Stefanie" w:date="2023-04-28T12:07:00Z"/>
                  </w:rPr>
                </w:rPrChange>
              </w:rPr>
              <w:pPrChange w:id="9241" w:author="Lane, Stefanie" w:date="2023-04-28T12:07:00Z">
                <w:pPr>
                  <w:jc w:val="center"/>
                </w:pPr>
              </w:pPrChange>
            </w:pPr>
            <w:ins w:id="9242" w:author="Lane, Stefanie" w:date="2023-04-28T12:07:00Z">
              <w:r w:rsidRPr="00402FFE">
                <w:rPr>
                  <w:rFonts w:ascii="Calibri" w:eastAsia="Times New Roman" w:hAnsi="Calibri" w:cs="Calibri"/>
                  <w:color w:val="000000"/>
                  <w:rPrChange w:id="9243" w:author="Lane, Stefanie" w:date="2023-04-28T12:07:00Z">
                    <w:rPr/>
                  </w:rPrChange>
                </w:rPr>
                <w:t>0.44</w:t>
              </w:r>
            </w:ins>
          </w:p>
        </w:tc>
        <w:tc>
          <w:tcPr>
            <w:tcW w:w="1710" w:type="dxa"/>
            <w:tcBorders>
              <w:top w:val="nil"/>
              <w:left w:val="nil"/>
              <w:bottom w:val="nil"/>
              <w:right w:val="single" w:sz="8" w:space="0" w:color="auto"/>
            </w:tcBorders>
            <w:shd w:val="clear" w:color="auto" w:fill="auto"/>
            <w:noWrap/>
            <w:vAlign w:val="bottom"/>
            <w:hideMark/>
          </w:tcPr>
          <w:p w14:paraId="57321631" w14:textId="77777777" w:rsidR="00402FFE" w:rsidRPr="00402FFE" w:rsidRDefault="00402FFE" w:rsidP="00402FFE">
            <w:pPr>
              <w:spacing w:after="0" w:line="240" w:lineRule="auto"/>
              <w:jc w:val="center"/>
              <w:rPr>
                <w:ins w:id="9244" w:author="Lane, Stefanie" w:date="2023-04-28T12:07:00Z"/>
                <w:rFonts w:ascii="Calibri" w:eastAsia="Times New Roman" w:hAnsi="Calibri" w:cs="Calibri"/>
                <w:color w:val="000000"/>
                <w:rPrChange w:id="9245" w:author="Lane, Stefanie" w:date="2023-04-28T12:07:00Z">
                  <w:rPr>
                    <w:ins w:id="9246" w:author="Lane, Stefanie" w:date="2023-04-28T12:07:00Z"/>
                  </w:rPr>
                </w:rPrChange>
              </w:rPr>
              <w:pPrChange w:id="9247" w:author="Lane, Stefanie" w:date="2023-04-28T12:07:00Z">
                <w:pPr>
                  <w:jc w:val="center"/>
                </w:pPr>
              </w:pPrChange>
            </w:pPr>
            <w:ins w:id="9248" w:author="Lane, Stefanie" w:date="2023-04-28T12:07:00Z">
              <w:r w:rsidRPr="00402FFE">
                <w:rPr>
                  <w:rFonts w:ascii="Calibri" w:eastAsia="Times New Roman" w:hAnsi="Calibri" w:cs="Calibri"/>
                  <w:color w:val="000000"/>
                  <w:rPrChange w:id="9249" w:author="Lane, Stefanie" w:date="2023-04-28T12:07:00Z">
                    <w:rPr/>
                  </w:rPrChange>
                </w:rPr>
                <w:t>-28.4</w:t>
              </w:r>
            </w:ins>
          </w:p>
        </w:tc>
      </w:tr>
      <w:tr w:rsidR="00402FFE" w:rsidRPr="00402FFE" w14:paraId="27091499" w14:textId="77777777" w:rsidTr="00402FFE">
        <w:trPr>
          <w:divId w:val="50731576"/>
          <w:trHeight w:val="290"/>
          <w:ins w:id="9250" w:author="Lane, Stefanie" w:date="2023-04-28T12:07:00Z"/>
        </w:trPr>
        <w:tc>
          <w:tcPr>
            <w:tcW w:w="1311" w:type="dxa"/>
            <w:vMerge/>
            <w:tcBorders>
              <w:top w:val="nil"/>
              <w:left w:val="single" w:sz="8" w:space="0" w:color="auto"/>
              <w:bottom w:val="single" w:sz="8" w:space="0" w:color="000000"/>
              <w:right w:val="nil"/>
            </w:tcBorders>
            <w:vAlign w:val="center"/>
            <w:hideMark/>
          </w:tcPr>
          <w:p w14:paraId="4D100434" w14:textId="77777777" w:rsidR="00402FFE" w:rsidRPr="00402FFE" w:rsidRDefault="00402FFE" w:rsidP="00402FFE">
            <w:pPr>
              <w:spacing w:after="0" w:line="240" w:lineRule="auto"/>
              <w:rPr>
                <w:ins w:id="9251" w:author="Lane, Stefanie" w:date="2023-04-28T12:07:00Z"/>
                <w:rFonts w:ascii="Calibri" w:eastAsia="Times New Roman" w:hAnsi="Calibri" w:cs="Calibri"/>
                <w:color w:val="000000"/>
                <w:rPrChange w:id="9252" w:author="Lane, Stefanie" w:date="2023-04-28T12:07:00Z">
                  <w:rPr>
                    <w:ins w:id="9253" w:author="Lane, Stefanie" w:date="2023-04-28T12:07:00Z"/>
                  </w:rPr>
                </w:rPrChange>
              </w:rPr>
              <w:pPrChange w:id="9254"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A7E25B0" w14:textId="77777777" w:rsidR="00402FFE" w:rsidRPr="00402FFE" w:rsidRDefault="00402FFE" w:rsidP="00402FFE">
            <w:pPr>
              <w:spacing w:after="0" w:line="240" w:lineRule="auto"/>
              <w:rPr>
                <w:ins w:id="9255" w:author="Lane, Stefanie" w:date="2023-04-28T12:07:00Z"/>
                <w:rFonts w:ascii="Calibri" w:eastAsia="Times New Roman" w:hAnsi="Calibri" w:cs="Calibri"/>
                <w:color w:val="000000"/>
                <w:rPrChange w:id="9256" w:author="Lane, Stefanie" w:date="2023-04-28T12:07:00Z">
                  <w:rPr>
                    <w:ins w:id="9257" w:author="Lane, Stefanie" w:date="2023-04-28T12:07:00Z"/>
                  </w:rPr>
                </w:rPrChange>
              </w:rPr>
              <w:pPrChange w:id="9258"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478D93B" w14:textId="77777777" w:rsidR="00402FFE" w:rsidRPr="00402FFE" w:rsidRDefault="00402FFE" w:rsidP="00402FFE">
            <w:pPr>
              <w:spacing w:after="0" w:line="240" w:lineRule="auto"/>
              <w:rPr>
                <w:ins w:id="9259" w:author="Lane, Stefanie" w:date="2023-04-28T12:07:00Z"/>
                <w:rFonts w:ascii="Calibri" w:eastAsia="Times New Roman" w:hAnsi="Calibri" w:cs="Calibri"/>
                <w:i/>
                <w:iCs/>
                <w:color w:val="000000"/>
                <w:rPrChange w:id="9260" w:author="Lane, Stefanie" w:date="2023-04-28T12:07:00Z">
                  <w:rPr>
                    <w:ins w:id="9261" w:author="Lane, Stefanie" w:date="2023-04-28T12:07:00Z"/>
                  </w:rPr>
                </w:rPrChange>
              </w:rPr>
              <w:pPrChange w:id="9262" w:author="Lane, Stefanie" w:date="2023-04-28T12:07:00Z">
                <w:pPr/>
              </w:pPrChange>
            </w:pPr>
            <w:ins w:id="9263" w:author="Lane, Stefanie" w:date="2023-04-28T12:07:00Z">
              <w:r w:rsidRPr="00402FFE">
                <w:rPr>
                  <w:rFonts w:ascii="Calibri" w:eastAsia="Times New Roman" w:hAnsi="Calibri" w:cs="Calibri"/>
                  <w:i/>
                  <w:iCs/>
                  <w:color w:val="000000"/>
                  <w:rPrChange w:id="9264" w:author="Lane, Stefanie" w:date="2023-04-28T12:07:00Z">
                    <w:rPr/>
                  </w:rPrChange>
                </w:rPr>
                <w:t>Schoenoplectus tabernaemontani</w:t>
              </w:r>
            </w:ins>
          </w:p>
        </w:tc>
        <w:tc>
          <w:tcPr>
            <w:tcW w:w="869" w:type="dxa"/>
            <w:tcBorders>
              <w:top w:val="single" w:sz="4" w:space="0" w:color="auto"/>
              <w:left w:val="nil"/>
              <w:bottom w:val="single" w:sz="4" w:space="0" w:color="auto"/>
              <w:right w:val="nil"/>
            </w:tcBorders>
            <w:shd w:val="clear" w:color="auto" w:fill="auto"/>
            <w:noWrap/>
            <w:vAlign w:val="bottom"/>
            <w:hideMark/>
          </w:tcPr>
          <w:p w14:paraId="3B3295DC" w14:textId="77777777" w:rsidR="00402FFE" w:rsidRPr="00402FFE" w:rsidRDefault="00402FFE" w:rsidP="00402FFE">
            <w:pPr>
              <w:spacing w:after="0" w:line="240" w:lineRule="auto"/>
              <w:jc w:val="center"/>
              <w:rPr>
                <w:ins w:id="9265" w:author="Lane, Stefanie" w:date="2023-04-28T12:07:00Z"/>
                <w:rFonts w:ascii="Calibri" w:eastAsia="Times New Roman" w:hAnsi="Calibri" w:cs="Calibri"/>
                <w:color w:val="000000"/>
                <w:rPrChange w:id="9266" w:author="Lane, Stefanie" w:date="2023-04-28T12:07:00Z">
                  <w:rPr>
                    <w:ins w:id="9267" w:author="Lane, Stefanie" w:date="2023-04-28T12:07:00Z"/>
                  </w:rPr>
                </w:rPrChange>
              </w:rPr>
              <w:pPrChange w:id="9268" w:author="Lane, Stefanie" w:date="2023-04-28T12:07:00Z">
                <w:pPr>
                  <w:jc w:val="center"/>
                </w:pPr>
              </w:pPrChange>
            </w:pPr>
            <w:ins w:id="9269" w:author="Lane, Stefanie" w:date="2023-04-28T12:07:00Z">
              <w:r w:rsidRPr="00402FFE">
                <w:rPr>
                  <w:rFonts w:ascii="Calibri" w:eastAsia="Times New Roman" w:hAnsi="Calibri" w:cs="Calibri"/>
                  <w:color w:val="000000"/>
                  <w:rPrChange w:id="9270" w:author="Lane, Stefanie" w:date="2023-04-28T12:07:00Z">
                    <w:rPr/>
                  </w:rPrChange>
                </w:rPr>
                <w:t>0.07</w:t>
              </w:r>
            </w:ins>
          </w:p>
        </w:tc>
        <w:tc>
          <w:tcPr>
            <w:tcW w:w="990" w:type="dxa"/>
            <w:tcBorders>
              <w:top w:val="single" w:sz="4" w:space="0" w:color="auto"/>
              <w:left w:val="nil"/>
              <w:bottom w:val="single" w:sz="4" w:space="0" w:color="auto"/>
              <w:right w:val="nil"/>
            </w:tcBorders>
            <w:shd w:val="clear" w:color="auto" w:fill="auto"/>
            <w:noWrap/>
            <w:vAlign w:val="bottom"/>
            <w:hideMark/>
          </w:tcPr>
          <w:p w14:paraId="1EABE234" w14:textId="77777777" w:rsidR="00402FFE" w:rsidRPr="00402FFE" w:rsidRDefault="00402FFE" w:rsidP="00402FFE">
            <w:pPr>
              <w:spacing w:after="0" w:line="240" w:lineRule="auto"/>
              <w:jc w:val="center"/>
              <w:rPr>
                <w:ins w:id="9271" w:author="Lane, Stefanie" w:date="2023-04-28T12:07:00Z"/>
                <w:rFonts w:ascii="Calibri" w:eastAsia="Times New Roman" w:hAnsi="Calibri" w:cs="Calibri"/>
                <w:color w:val="000000"/>
                <w:rPrChange w:id="9272" w:author="Lane, Stefanie" w:date="2023-04-28T12:07:00Z">
                  <w:rPr>
                    <w:ins w:id="9273" w:author="Lane, Stefanie" w:date="2023-04-28T12:07:00Z"/>
                  </w:rPr>
                </w:rPrChange>
              </w:rPr>
              <w:pPrChange w:id="9274" w:author="Lane, Stefanie" w:date="2023-04-28T12:07:00Z">
                <w:pPr>
                  <w:jc w:val="center"/>
                </w:pPr>
              </w:pPrChange>
            </w:pPr>
            <w:ins w:id="9275" w:author="Lane, Stefanie" w:date="2023-04-28T12:07:00Z">
              <w:r w:rsidRPr="00402FFE">
                <w:rPr>
                  <w:rFonts w:ascii="Calibri" w:eastAsia="Times New Roman" w:hAnsi="Calibri" w:cs="Calibri"/>
                  <w:color w:val="000000"/>
                  <w:rPrChange w:id="9276" w:author="Lane, Stefanie" w:date="2023-04-28T12:07:00Z">
                    <w:rPr/>
                  </w:rPrChange>
                </w:rPr>
                <w:t>0.15</w:t>
              </w:r>
            </w:ins>
          </w:p>
        </w:tc>
        <w:tc>
          <w:tcPr>
            <w:tcW w:w="810" w:type="dxa"/>
            <w:tcBorders>
              <w:top w:val="single" w:sz="4" w:space="0" w:color="auto"/>
              <w:left w:val="nil"/>
              <w:bottom w:val="single" w:sz="4" w:space="0" w:color="auto"/>
              <w:right w:val="nil"/>
            </w:tcBorders>
            <w:shd w:val="clear" w:color="auto" w:fill="auto"/>
            <w:noWrap/>
            <w:vAlign w:val="bottom"/>
            <w:hideMark/>
          </w:tcPr>
          <w:p w14:paraId="4311B118" w14:textId="77777777" w:rsidR="00402FFE" w:rsidRPr="00402FFE" w:rsidRDefault="00402FFE" w:rsidP="00402FFE">
            <w:pPr>
              <w:spacing w:after="0" w:line="240" w:lineRule="auto"/>
              <w:jc w:val="center"/>
              <w:rPr>
                <w:ins w:id="9277" w:author="Lane, Stefanie" w:date="2023-04-28T12:07:00Z"/>
                <w:rFonts w:ascii="Calibri" w:eastAsia="Times New Roman" w:hAnsi="Calibri" w:cs="Calibri"/>
                <w:color w:val="000000"/>
                <w:rPrChange w:id="9278" w:author="Lane, Stefanie" w:date="2023-04-28T12:07:00Z">
                  <w:rPr>
                    <w:ins w:id="9279" w:author="Lane, Stefanie" w:date="2023-04-28T12:07:00Z"/>
                  </w:rPr>
                </w:rPrChange>
              </w:rPr>
              <w:pPrChange w:id="9280" w:author="Lane, Stefanie" w:date="2023-04-28T12:07:00Z">
                <w:pPr>
                  <w:jc w:val="center"/>
                </w:pPr>
              </w:pPrChange>
            </w:pPr>
            <w:ins w:id="9281" w:author="Lane, Stefanie" w:date="2023-04-28T12:07:00Z">
              <w:r w:rsidRPr="00402FFE">
                <w:rPr>
                  <w:rFonts w:ascii="Calibri" w:eastAsia="Times New Roman" w:hAnsi="Calibri" w:cs="Calibri"/>
                  <w:color w:val="000000"/>
                  <w:rPrChange w:id="9282" w:author="Lane, Stefanie" w:date="2023-04-28T12:07:00Z">
                    <w:rPr/>
                  </w:rPrChange>
                </w:rPr>
                <w:t>0.06</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8C3B525" w14:textId="77777777" w:rsidR="00402FFE" w:rsidRPr="00402FFE" w:rsidRDefault="00402FFE" w:rsidP="00402FFE">
            <w:pPr>
              <w:spacing w:after="0" w:line="240" w:lineRule="auto"/>
              <w:jc w:val="center"/>
              <w:rPr>
                <w:ins w:id="9283" w:author="Lane, Stefanie" w:date="2023-04-28T12:07:00Z"/>
                <w:rFonts w:ascii="Calibri" w:eastAsia="Times New Roman" w:hAnsi="Calibri" w:cs="Calibri"/>
                <w:color w:val="000000"/>
                <w:rPrChange w:id="9284" w:author="Lane, Stefanie" w:date="2023-04-28T12:07:00Z">
                  <w:rPr>
                    <w:ins w:id="9285" w:author="Lane, Stefanie" w:date="2023-04-28T12:07:00Z"/>
                  </w:rPr>
                </w:rPrChange>
              </w:rPr>
              <w:pPrChange w:id="9286" w:author="Lane, Stefanie" w:date="2023-04-28T12:07:00Z">
                <w:pPr>
                  <w:jc w:val="center"/>
                </w:pPr>
              </w:pPrChange>
            </w:pPr>
            <w:ins w:id="9287" w:author="Lane, Stefanie" w:date="2023-04-28T12:07:00Z">
              <w:r w:rsidRPr="00402FFE">
                <w:rPr>
                  <w:rFonts w:ascii="Calibri" w:eastAsia="Times New Roman" w:hAnsi="Calibri" w:cs="Calibri"/>
                  <w:color w:val="000000"/>
                  <w:rPrChange w:id="9288" w:author="Lane, Stefanie" w:date="2023-04-28T12:07:00Z">
                    <w:rPr/>
                  </w:rPrChange>
                </w:rPr>
                <w:t>-19.4</w:t>
              </w:r>
            </w:ins>
          </w:p>
        </w:tc>
      </w:tr>
      <w:tr w:rsidR="00402FFE" w:rsidRPr="00402FFE" w14:paraId="447CBF6B" w14:textId="77777777" w:rsidTr="00402FFE">
        <w:trPr>
          <w:divId w:val="50731576"/>
          <w:trHeight w:val="290"/>
          <w:ins w:id="9289" w:author="Lane, Stefanie" w:date="2023-04-28T12:07:00Z"/>
        </w:trPr>
        <w:tc>
          <w:tcPr>
            <w:tcW w:w="1311" w:type="dxa"/>
            <w:vMerge/>
            <w:tcBorders>
              <w:top w:val="nil"/>
              <w:left w:val="single" w:sz="8" w:space="0" w:color="auto"/>
              <w:bottom w:val="single" w:sz="8" w:space="0" w:color="000000"/>
              <w:right w:val="nil"/>
            </w:tcBorders>
            <w:vAlign w:val="center"/>
            <w:hideMark/>
          </w:tcPr>
          <w:p w14:paraId="2268085A" w14:textId="77777777" w:rsidR="00402FFE" w:rsidRPr="00402FFE" w:rsidRDefault="00402FFE" w:rsidP="00402FFE">
            <w:pPr>
              <w:spacing w:after="0" w:line="240" w:lineRule="auto"/>
              <w:rPr>
                <w:ins w:id="9290" w:author="Lane, Stefanie" w:date="2023-04-28T12:07:00Z"/>
                <w:rFonts w:ascii="Calibri" w:eastAsia="Times New Roman" w:hAnsi="Calibri" w:cs="Calibri"/>
                <w:color w:val="000000"/>
                <w:rPrChange w:id="9291" w:author="Lane, Stefanie" w:date="2023-04-28T12:07:00Z">
                  <w:rPr>
                    <w:ins w:id="9292" w:author="Lane, Stefanie" w:date="2023-04-28T12:07:00Z"/>
                  </w:rPr>
                </w:rPrChange>
              </w:rPr>
              <w:pPrChange w:id="9293"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C152536" w14:textId="77777777" w:rsidR="00402FFE" w:rsidRPr="00402FFE" w:rsidRDefault="00402FFE" w:rsidP="00402FFE">
            <w:pPr>
              <w:spacing w:after="0" w:line="240" w:lineRule="auto"/>
              <w:rPr>
                <w:ins w:id="9294" w:author="Lane, Stefanie" w:date="2023-04-28T12:07:00Z"/>
                <w:rFonts w:ascii="Calibri" w:eastAsia="Times New Roman" w:hAnsi="Calibri" w:cs="Calibri"/>
                <w:color w:val="000000"/>
                <w:rPrChange w:id="9295" w:author="Lane, Stefanie" w:date="2023-04-28T12:07:00Z">
                  <w:rPr>
                    <w:ins w:id="9296" w:author="Lane, Stefanie" w:date="2023-04-28T12:07:00Z"/>
                  </w:rPr>
                </w:rPrChange>
              </w:rPr>
              <w:pPrChange w:id="9297" w:author="Lane, Stefanie" w:date="2023-04-28T12:07:00Z">
                <w:pPr/>
              </w:pPrChange>
            </w:pPr>
          </w:p>
        </w:tc>
        <w:tc>
          <w:tcPr>
            <w:tcW w:w="3320" w:type="dxa"/>
            <w:tcBorders>
              <w:top w:val="nil"/>
              <w:left w:val="nil"/>
              <w:bottom w:val="nil"/>
              <w:right w:val="nil"/>
            </w:tcBorders>
            <w:shd w:val="clear" w:color="auto" w:fill="auto"/>
            <w:noWrap/>
            <w:vAlign w:val="bottom"/>
            <w:hideMark/>
          </w:tcPr>
          <w:p w14:paraId="22414B28" w14:textId="77777777" w:rsidR="00402FFE" w:rsidRPr="00402FFE" w:rsidRDefault="00402FFE" w:rsidP="00402FFE">
            <w:pPr>
              <w:spacing w:after="0" w:line="240" w:lineRule="auto"/>
              <w:rPr>
                <w:ins w:id="9298" w:author="Lane, Stefanie" w:date="2023-04-28T12:07:00Z"/>
                <w:rFonts w:ascii="Calibri" w:eastAsia="Times New Roman" w:hAnsi="Calibri" w:cs="Calibri"/>
                <w:i/>
                <w:iCs/>
                <w:color w:val="000000"/>
                <w:rPrChange w:id="9299" w:author="Lane, Stefanie" w:date="2023-04-28T12:07:00Z">
                  <w:rPr>
                    <w:ins w:id="9300" w:author="Lane, Stefanie" w:date="2023-04-28T12:07:00Z"/>
                  </w:rPr>
                </w:rPrChange>
              </w:rPr>
              <w:pPrChange w:id="9301" w:author="Lane, Stefanie" w:date="2023-04-28T12:07:00Z">
                <w:pPr/>
              </w:pPrChange>
            </w:pPr>
            <w:ins w:id="9302" w:author="Lane, Stefanie" w:date="2023-04-28T12:07:00Z">
              <w:r w:rsidRPr="00402FFE">
                <w:rPr>
                  <w:rFonts w:ascii="Calibri" w:eastAsia="Times New Roman" w:hAnsi="Calibri" w:cs="Calibri"/>
                  <w:i/>
                  <w:iCs/>
                  <w:color w:val="000000"/>
                  <w:rPrChange w:id="9303" w:author="Lane, Stefanie" w:date="2023-04-28T12:07:00Z">
                    <w:rPr/>
                  </w:rPrChange>
                </w:rPr>
                <w:t>Lathyrus palustris</w:t>
              </w:r>
            </w:ins>
          </w:p>
        </w:tc>
        <w:tc>
          <w:tcPr>
            <w:tcW w:w="869" w:type="dxa"/>
            <w:tcBorders>
              <w:top w:val="nil"/>
              <w:left w:val="nil"/>
              <w:bottom w:val="nil"/>
              <w:right w:val="nil"/>
            </w:tcBorders>
            <w:shd w:val="clear" w:color="auto" w:fill="auto"/>
            <w:noWrap/>
            <w:vAlign w:val="bottom"/>
            <w:hideMark/>
          </w:tcPr>
          <w:p w14:paraId="3DECFC66" w14:textId="77777777" w:rsidR="00402FFE" w:rsidRPr="00402FFE" w:rsidRDefault="00402FFE" w:rsidP="00402FFE">
            <w:pPr>
              <w:spacing w:after="0" w:line="240" w:lineRule="auto"/>
              <w:jc w:val="center"/>
              <w:rPr>
                <w:ins w:id="9304" w:author="Lane, Stefanie" w:date="2023-04-28T12:07:00Z"/>
                <w:rFonts w:ascii="Calibri" w:eastAsia="Times New Roman" w:hAnsi="Calibri" w:cs="Calibri"/>
                <w:color w:val="000000"/>
                <w:rPrChange w:id="9305" w:author="Lane, Stefanie" w:date="2023-04-28T12:07:00Z">
                  <w:rPr>
                    <w:ins w:id="9306" w:author="Lane, Stefanie" w:date="2023-04-28T12:07:00Z"/>
                  </w:rPr>
                </w:rPrChange>
              </w:rPr>
              <w:pPrChange w:id="9307" w:author="Lane, Stefanie" w:date="2023-04-28T12:07:00Z">
                <w:pPr>
                  <w:jc w:val="center"/>
                </w:pPr>
              </w:pPrChange>
            </w:pPr>
            <w:ins w:id="9308" w:author="Lane, Stefanie" w:date="2023-04-28T12:07:00Z">
              <w:r w:rsidRPr="00402FFE">
                <w:rPr>
                  <w:rFonts w:ascii="Calibri" w:eastAsia="Times New Roman" w:hAnsi="Calibri" w:cs="Calibri"/>
                  <w:color w:val="000000"/>
                  <w:rPrChange w:id="9309" w:author="Lane, Stefanie" w:date="2023-04-28T12:07:00Z">
                    <w:rPr/>
                  </w:rPrChange>
                </w:rPr>
                <w:t>0.55</w:t>
              </w:r>
            </w:ins>
          </w:p>
        </w:tc>
        <w:tc>
          <w:tcPr>
            <w:tcW w:w="990" w:type="dxa"/>
            <w:tcBorders>
              <w:top w:val="nil"/>
              <w:left w:val="nil"/>
              <w:bottom w:val="nil"/>
              <w:right w:val="nil"/>
            </w:tcBorders>
            <w:shd w:val="clear" w:color="auto" w:fill="auto"/>
            <w:noWrap/>
            <w:vAlign w:val="bottom"/>
            <w:hideMark/>
          </w:tcPr>
          <w:p w14:paraId="479B97BE" w14:textId="77777777" w:rsidR="00402FFE" w:rsidRPr="00402FFE" w:rsidRDefault="00402FFE" w:rsidP="00402FFE">
            <w:pPr>
              <w:spacing w:after="0" w:line="240" w:lineRule="auto"/>
              <w:jc w:val="center"/>
              <w:rPr>
                <w:ins w:id="9310" w:author="Lane, Stefanie" w:date="2023-04-28T12:07:00Z"/>
                <w:rFonts w:ascii="Calibri" w:eastAsia="Times New Roman" w:hAnsi="Calibri" w:cs="Calibri"/>
                <w:color w:val="000000"/>
                <w:rPrChange w:id="9311" w:author="Lane, Stefanie" w:date="2023-04-28T12:07:00Z">
                  <w:rPr>
                    <w:ins w:id="9312" w:author="Lane, Stefanie" w:date="2023-04-28T12:07:00Z"/>
                  </w:rPr>
                </w:rPrChange>
              </w:rPr>
              <w:pPrChange w:id="9313" w:author="Lane, Stefanie" w:date="2023-04-28T12:07:00Z">
                <w:pPr>
                  <w:jc w:val="center"/>
                </w:pPr>
              </w:pPrChange>
            </w:pPr>
            <w:ins w:id="9314" w:author="Lane, Stefanie" w:date="2023-04-28T12:07:00Z">
              <w:r w:rsidRPr="00402FFE">
                <w:rPr>
                  <w:rFonts w:ascii="Calibri" w:eastAsia="Times New Roman" w:hAnsi="Calibri" w:cs="Calibri"/>
                  <w:color w:val="000000"/>
                  <w:rPrChange w:id="9315" w:author="Lane, Stefanie" w:date="2023-04-28T12:07:00Z">
                    <w:rPr/>
                  </w:rPrChange>
                </w:rPr>
                <w:t>0.18</w:t>
              </w:r>
            </w:ins>
          </w:p>
        </w:tc>
        <w:tc>
          <w:tcPr>
            <w:tcW w:w="810" w:type="dxa"/>
            <w:tcBorders>
              <w:top w:val="nil"/>
              <w:left w:val="nil"/>
              <w:bottom w:val="nil"/>
              <w:right w:val="nil"/>
            </w:tcBorders>
            <w:shd w:val="clear" w:color="auto" w:fill="auto"/>
            <w:noWrap/>
            <w:vAlign w:val="bottom"/>
            <w:hideMark/>
          </w:tcPr>
          <w:p w14:paraId="371920D3" w14:textId="77777777" w:rsidR="00402FFE" w:rsidRPr="00402FFE" w:rsidRDefault="00402FFE" w:rsidP="00402FFE">
            <w:pPr>
              <w:spacing w:after="0" w:line="240" w:lineRule="auto"/>
              <w:jc w:val="center"/>
              <w:rPr>
                <w:ins w:id="9316" w:author="Lane, Stefanie" w:date="2023-04-28T12:07:00Z"/>
                <w:rFonts w:ascii="Calibri" w:eastAsia="Times New Roman" w:hAnsi="Calibri" w:cs="Calibri"/>
                <w:color w:val="000000"/>
                <w:rPrChange w:id="9317" w:author="Lane, Stefanie" w:date="2023-04-28T12:07:00Z">
                  <w:rPr>
                    <w:ins w:id="9318" w:author="Lane, Stefanie" w:date="2023-04-28T12:07:00Z"/>
                  </w:rPr>
                </w:rPrChange>
              </w:rPr>
              <w:pPrChange w:id="9319" w:author="Lane, Stefanie" w:date="2023-04-28T12:07:00Z">
                <w:pPr>
                  <w:jc w:val="center"/>
                </w:pPr>
              </w:pPrChange>
            </w:pPr>
            <w:ins w:id="9320" w:author="Lane, Stefanie" w:date="2023-04-28T12:07:00Z">
              <w:r w:rsidRPr="00402FFE">
                <w:rPr>
                  <w:rFonts w:ascii="Calibri" w:eastAsia="Times New Roman" w:hAnsi="Calibri" w:cs="Calibri"/>
                  <w:color w:val="000000"/>
                  <w:rPrChange w:id="9321" w:author="Lane, Stefanie" w:date="2023-04-28T12:07:00Z">
                    <w:rPr/>
                  </w:rPrChange>
                </w:rPr>
                <w:t>0.56</w:t>
              </w:r>
            </w:ins>
          </w:p>
        </w:tc>
        <w:tc>
          <w:tcPr>
            <w:tcW w:w="1710" w:type="dxa"/>
            <w:tcBorders>
              <w:top w:val="nil"/>
              <w:left w:val="nil"/>
              <w:bottom w:val="nil"/>
              <w:right w:val="single" w:sz="8" w:space="0" w:color="auto"/>
            </w:tcBorders>
            <w:shd w:val="clear" w:color="auto" w:fill="auto"/>
            <w:noWrap/>
            <w:vAlign w:val="bottom"/>
            <w:hideMark/>
          </w:tcPr>
          <w:p w14:paraId="5A0D1F75" w14:textId="77777777" w:rsidR="00402FFE" w:rsidRPr="00402FFE" w:rsidRDefault="00402FFE" w:rsidP="00402FFE">
            <w:pPr>
              <w:spacing w:after="0" w:line="240" w:lineRule="auto"/>
              <w:jc w:val="center"/>
              <w:rPr>
                <w:ins w:id="9322" w:author="Lane, Stefanie" w:date="2023-04-28T12:07:00Z"/>
                <w:rFonts w:ascii="Calibri" w:eastAsia="Times New Roman" w:hAnsi="Calibri" w:cs="Calibri"/>
                <w:color w:val="000000"/>
                <w:rPrChange w:id="9323" w:author="Lane, Stefanie" w:date="2023-04-28T12:07:00Z">
                  <w:rPr>
                    <w:ins w:id="9324" w:author="Lane, Stefanie" w:date="2023-04-28T12:07:00Z"/>
                  </w:rPr>
                </w:rPrChange>
              </w:rPr>
              <w:pPrChange w:id="9325" w:author="Lane, Stefanie" w:date="2023-04-28T12:07:00Z">
                <w:pPr>
                  <w:jc w:val="center"/>
                </w:pPr>
              </w:pPrChange>
            </w:pPr>
            <w:ins w:id="9326" w:author="Lane, Stefanie" w:date="2023-04-28T12:07:00Z">
              <w:r w:rsidRPr="00402FFE">
                <w:rPr>
                  <w:rFonts w:ascii="Calibri" w:eastAsia="Times New Roman" w:hAnsi="Calibri" w:cs="Calibri"/>
                  <w:color w:val="000000"/>
                  <w:rPrChange w:id="9327" w:author="Lane, Stefanie" w:date="2023-04-28T12:07:00Z">
                    <w:rPr/>
                  </w:rPrChange>
                </w:rPr>
                <w:t>0.7</w:t>
              </w:r>
            </w:ins>
          </w:p>
        </w:tc>
      </w:tr>
      <w:tr w:rsidR="00402FFE" w:rsidRPr="00402FFE" w14:paraId="2C3ABD9A" w14:textId="77777777" w:rsidTr="00402FFE">
        <w:trPr>
          <w:divId w:val="50731576"/>
          <w:trHeight w:val="290"/>
          <w:ins w:id="9328" w:author="Lane, Stefanie" w:date="2023-04-28T12:07:00Z"/>
        </w:trPr>
        <w:tc>
          <w:tcPr>
            <w:tcW w:w="1311" w:type="dxa"/>
            <w:vMerge/>
            <w:tcBorders>
              <w:top w:val="nil"/>
              <w:left w:val="single" w:sz="8" w:space="0" w:color="auto"/>
              <w:bottom w:val="single" w:sz="8" w:space="0" w:color="000000"/>
              <w:right w:val="nil"/>
            </w:tcBorders>
            <w:vAlign w:val="center"/>
            <w:hideMark/>
          </w:tcPr>
          <w:p w14:paraId="00C845A4" w14:textId="77777777" w:rsidR="00402FFE" w:rsidRPr="00402FFE" w:rsidRDefault="00402FFE" w:rsidP="00402FFE">
            <w:pPr>
              <w:spacing w:after="0" w:line="240" w:lineRule="auto"/>
              <w:rPr>
                <w:ins w:id="9329" w:author="Lane, Stefanie" w:date="2023-04-28T12:07:00Z"/>
                <w:rFonts w:ascii="Calibri" w:eastAsia="Times New Roman" w:hAnsi="Calibri" w:cs="Calibri"/>
                <w:color w:val="000000"/>
                <w:rPrChange w:id="9330" w:author="Lane, Stefanie" w:date="2023-04-28T12:07:00Z">
                  <w:rPr>
                    <w:ins w:id="9331" w:author="Lane, Stefanie" w:date="2023-04-28T12:07:00Z"/>
                  </w:rPr>
                </w:rPrChange>
              </w:rPr>
              <w:pPrChange w:id="933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E2448EC" w14:textId="77777777" w:rsidR="00402FFE" w:rsidRPr="00402FFE" w:rsidRDefault="00402FFE" w:rsidP="00402FFE">
            <w:pPr>
              <w:spacing w:after="0" w:line="240" w:lineRule="auto"/>
              <w:rPr>
                <w:ins w:id="9333" w:author="Lane, Stefanie" w:date="2023-04-28T12:07:00Z"/>
                <w:rFonts w:ascii="Calibri" w:eastAsia="Times New Roman" w:hAnsi="Calibri" w:cs="Calibri"/>
                <w:color w:val="000000"/>
                <w:rPrChange w:id="9334" w:author="Lane, Stefanie" w:date="2023-04-28T12:07:00Z">
                  <w:rPr>
                    <w:ins w:id="9335" w:author="Lane, Stefanie" w:date="2023-04-28T12:07:00Z"/>
                  </w:rPr>
                </w:rPrChange>
              </w:rPr>
              <w:pPrChange w:id="9336"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10E3CE1" w14:textId="77777777" w:rsidR="00402FFE" w:rsidRPr="00402FFE" w:rsidRDefault="00402FFE" w:rsidP="00402FFE">
            <w:pPr>
              <w:spacing w:after="0" w:line="240" w:lineRule="auto"/>
              <w:rPr>
                <w:ins w:id="9337" w:author="Lane, Stefanie" w:date="2023-04-28T12:07:00Z"/>
                <w:rFonts w:ascii="Calibri" w:eastAsia="Times New Roman" w:hAnsi="Calibri" w:cs="Calibri"/>
                <w:i/>
                <w:iCs/>
                <w:color w:val="000000"/>
                <w:rPrChange w:id="9338" w:author="Lane, Stefanie" w:date="2023-04-28T12:07:00Z">
                  <w:rPr>
                    <w:ins w:id="9339" w:author="Lane, Stefanie" w:date="2023-04-28T12:07:00Z"/>
                  </w:rPr>
                </w:rPrChange>
              </w:rPr>
              <w:pPrChange w:id="9340" w:author="Lane, Stefanie" w:date="2023-04-28T12:07:00Z">
                <w:pPr/>
              </w:pPrChange>
            </w:pPr>
            <w:ins w:id="9341" w:author="Lane, Stefanie" w:date="2023-04-28T12:07:00Z">
              <w:r w:rsidRPr="00402FFE">
                <w:rPr>
                  <w:rFonts w:ascii="Calibri" w:eastAsia="Times New Roman" w:hAnsi="Calibri" w:cs="Calibri"/>
                  <w:i/>
                  <w:iCs/>
                  <w:color w:val="000000"/>
                  <w:rPrChange w:id="9342" w:author="Lane, Stefanie" w:date="2023-04-28T12:07:00Z">
                    <w:rPr/>
                  </w:rPrChange>
                </w:rPr>
                <w:t>Rumex occidentalis</w:t>
              </w:r>
            </w:ins>
          </w:p>
        </w:tc>
        <w:tc>
          <w:tcPr>
            <w:tcW w:w="869" w:type="dxa"/>
            <w:tcBorders>
              <w:top w:val="single" w:sz="4" w:space="0" w:color="auto"/>
              <w:left w:val="nil"/>
              <w:bottom w:val="single" w:sz="4" w:space="0" w:color="auto"/>
              <w:right w:val="nil"/>
            </w:tcBorders>
            <w:shd w:val="clear" w:color="auto" w:fill="auto"/>
            <w:noWrap/>
            <w:vAlign w:val="bottom"/>
            <w:hideMark/>
          </w:tcPr>
          <w:p w14:paraId="4A428374" w14:textId="77777777" w:rsidR="00402FFE" w:rsidRPr="00402FFE" w:rsidRDefault="00402FFE" w:rsidP="00402FFE">
            <w:pPr>
              <w:spacing w:after="0" w:line="240" w:lineRule="auto"/>
              <w:jc w:val="center"/>
              <w:rPr>
                <w:ins w:id="9343" w:author="Lane, Stefanie" w:date="2023-04-28T12:07:00Z"/>
                <w:rFonts w:ascii="Calibri" w:eastAsia="Times New Roman" w:hAnsi="Calibri" w:cs="Calibri"/>
                <w:color w:val="000000"/>
                <w:rPrChange w:id="9344" w:author="Lane, Stefanie" w:date="2023-04-28T12:07:00Z">
                  <w:rPr>
                    <w:ins w:id="9345" w:author="Lane, Stefanie" w:date="2023-04-28T12:07:00Z"/>
                  </w:rPr>
                </w:rPrChange>
              </w:rPr>
              <w:pPrChange w:id="9346" w:author="Lane, Stefanie" w:date="2023-04-28T12:07:00Z">
                <w:pPr>
                  <w:jc w:val="center"/>
                </w:pPr>
              </w:pPrChange>
            </w:pPr>
            <w:ins w:id="9347" w:author="Lane, Stefanie" w:date="2023-04-28T12:07:00Z">
              <w:r w:rsidRPr="00402FFE">
                <w:rPr>
                  <w:rFonts w:ascii="Calibri" w:eastAsia="Times New Roman" w:hAnsi="Calibri" w:cs="Calibri"/>
                  <w:color w:val="000000"/>
                  <w:rPrChange w:id="9348" w:author="Lane, Stefanie" w:date="2023-04-28T12:07:00Z">
                    <w:rPr/>
                  </w:rPrChange>
                </w:rPr>
                <w:t>0.07</w:t>
              </w:r>
            </w:ins>
          </w:p>
        </w:tc>
        <w:tc>
          <w:tcPr>
            <w:tcW w:w="990" w:type="dxa"/>
            <w:tcBorders>
              <w:top w:val="single" w:sz="4" w:space="0" w:color="auto"/>
              <w:left w:val="nil"/>
              <w:bottom w:val="single" w:sz="4" w:space="0" w:color="auto"/>
              <w:right w:val="nil"/>
            </w:tcBorders>
            <w:shd w:val="clear" w:color="auto" w:fill="auto"/>
            <w:noWrap/>
            <w:vAlign w:val="bottom"/>
            <w:hideMark/>
          </w:tcPr>
          <w:p w14:paraId="74B9D72C" w14:textId="77777777" w:rsidR="00402FFE" w:rsidRPr="00402FFE" w:rsidRDefault="00402FFE" w:rsidP="00402FFE">
            <w:pPr>
              <w:spacing w:after="0" w:line="240" w:lineRule="auto"/>
              <w:jc w:val="center"/>
              <w:rPr>
                <w:ins w:id="9349" w:author="Lane, Stefanie" w:date="2023-04-28T12:07:00Z"/>
                <w:rFonts w:ascii="Calibri" w:eastAsia="Times New Roman" w:hAnsi="Calibri" w:cs="Calibri"/>
                <w:color w:val="000000"/>
                <w:rPrChange w:id="9350" w:author="Lane, Stefanie" w:date="2023-04-28T12:07:00Z">
                  <w:rPr>
                    <w:ins w:id="9351" w:author="Lane, Stefanie" w:date="2023-04-28T12:07:00Z"/>
                  </w:rPr>
                </w:rPrChange>
              </w:rPr>
              <w:pPrChange w:id="9352" w:author="Lane, Stefanie" w:date="2023-04-28T12:07:00Z">
                <w:pPr>
                  <w:jc w:val="center"/>
                </w:pPr>
              </w:pPrChange>
            </w:pPr>
            <w:ins w:id="9353" w:author="Lane, Stefanie" w:date="2023-04-28T12:07:00Z">
              <w:r w:rsidRPr="00402FFE">
                <w:rPr>
                  <w:rFonts w:ascii="Calibri" w:eastAsia="Times New Roman" w:hAnsi="Calibri" w:cs="Calibri"/>
                  <w:color w:val="000000"/>
                  <w:rPrChange w:id="9354" w:author="Lane, Stefanie" w:date="2023-04-28T12:07:00Z">
                    <w:rPr/>
                  </w:rPrChange>
                </w:rPr>
                <w:t>0.15</w:t>
              </w:r>
            </w:ins>
          </w:p>
        </w:tc>
        <w:tc>
          <w:tcPr>
            <w:tcW w:w="810" w:type="dxa"/>
            <w:tcBorders>
              <w:top w:val="single" w:sz="4" w:space="0" w:color="auto"/>
              <w:left w:val="nil"/>
              <w:bottom w:val="single" w:sz="4" w:space="0" w:color="auto"/>
              <w:right w:val="nil"/>
            </w:tcBorders>
            <w:shd w:val="clear" w:color="auto" w:fill="auto"/>
            <w:noWrap/>
            <w:vAlign w:val="bottom"/>
            <w:hideMark/>
          </w:tcPr>
          <w:p w14:paraId="1880B19E" w14:textId="77777777" w:rsidR="00402FFE" w:rsidRPr="00402FFE" w:rsidRDefault="00402FFE" w:rsidP="00402FFE">
            <w:pPr>
              <w:spacing w:after="0" w:line="240" w:lineRule="auto"/>
              <w:jc w:val="center"/>
              <w:rPr>
                <w:ins w:id="9355" w:author="Lane, Stefanie" w:date="2023-04-28T12:07:00Z"/>
                <w:rFonts w:ascii="Calibri" w:eastAsia="Times New Roman" w:hAnsi="Calibri" w:cs="Calibri"/>
                <w:color w:val="000000"/>
                <w:rPrChange w:id="9356" w:author="Lane, Stefanie" w:date="2023-04-28T12:07:00Z">
                  <w:rPr>
                    <w:ins w:id="9357" w:author="Lane, Stefanie" w:date="2023-04-28T12:07:00Z"/>
                  </w:rPr>
                </w:rPrChange>
              </w:rPr>
              <w:pPrChange w:id="9358" w:author="Lane, Stefanie" w:date="2023-04-28T12:07:00Z">
                <w:pPr>
                  <w:jc w:val="center"/>
                </w:pPr>
              </w:pPrChange>
            </w:pPr>
            <w:ins w:id="9359" w:author="Lane, Stefanie" w:date="2023-04-28T12:07:00Z">
              <w:r w:rsidRPr="00402FFE">
                <w:rPr>
                  <w:rFonts w:ascii="Calibri" w:eastAsia="Times New Roman" w:hAnsi="Calibri" w:cs="Calibri"/>
                  <w:color w:val="000000"/>
                  <w:rPrChange w:id="9360" w:author="Lane, Stefanie" w:date="2023-04-28T12:07: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C2AACFA" w14:textId="77777777" w:rsidR="00402FFE" w:rsidRPr="00402FFE" w:rsidRDefault="00402FFE" w:rsidP="00402FFE">
            <w:pPr>
              <w:spacing w:after="0" w:line="240" w:lineRule="auto"/>
              <w:jc w:val="center"/>
              <w:rPr>
                <w:ins w:id="9361" w:author="Lane, Stefanie" w:date="2023-04-28T12:07:00Z"/>
                <w:rFonts w:ascii="Calibri" w:eastAsia="Times New Roman" w:hAnsi="Calibri" w:cs="Calibri"/>
                <w:color w:val="000000"/>
                <w:rPrChange w:id="9362" w:author="Lane, Stefanie" w:date="2023-04-28T12:07:00Z">
                  <w:rPr>
                    <w:ins w:id="9363" w:author="Lane, Stefanie" w:date="2023-04-28T12:07:00Z"/>
                  </w:rPr>
                </w:rPrChange>
              </w:rPr>
              <w:pPrChange w:id="9364" w:author="Lane, Stefanie" w:date="2023-04-28T12:07:00Z">
                <w:pPr>
                  <w:jc w:val="center"/>
                </w:pPr>
              </w:pPrChange>
            </w:pPr>
            <w:ins w:id="9365" w:author="Lane, Stefanie" w:date="2023-04-28T12:07:00Z">
              <w:r w:rsidRPr="00402FFE">
                <w:rPr>
                  <w:rFonts w:ascii="Calibri" w:eastAsia="Times New Roman" w:hAnsi="Calibri" w:cs="Calibri"/>
                  <w:color w:val="000000"/>
                  <w:rPrChange w:id="9366" w:author="Lane, Stefanie" w:date="2023-04-28T12:07:00Z">
                    <w:rPr/>
                  </w:rPrChange>
                </w:rPr>
                <w:t>61.1</w:t>
              </w:r>
            </w:ins>
          </w:p>
        </w:tc>
      </w:tr>
      <w:tr w:rsidR="00402FFE" w:rsidRPr="00402FFE" w14:paraId="46CB0F3D" w14:textId="77777777" w:rsidTr="00402FFE">
        <w:trPr>
          <w:divId w:val="50731576"/>
          <w:trHeight w:val="290"/>
          <w:ins w:id="9367" w:author="Lane, Stefanie" w:date="2023-04-28T12:07:00Z"/>
        </w:trPr>
        <w:tc>
          <w:tcPr>
            <w:tcW w:w="1311" w:type="dxa"/>
            <w:vMerge/>
            <w:tcBorders>
              <w:top w:val="nil"/>
              <w:left w:val="single" w:sz="8" w:space="0" w:color="auto"/>
              <w:bottom w:val="single" w:sz="8" w:space="0" w:color="000000"/>
              <w:right w:val="nil"/>
            </w:tcBorders>
            <w:vAlign w:val="center"/>
            <w:hideMark/>
          </w:tcPr>
          <w:p w14:paraId="64887B0F" w14:textId="77777777" w:rsidR="00402FFE" w:rsidRPr="00402FFE" w:rsidRDefault="00402FFE" w:rsidP="00402FFE">
            <w:pPr>
              <w:spacing w:after="0" w:line="240" w:lineRule="auto"/>
              <w:rPr>
                <w:ins w:id="9368" w:author="Lane, Stefanie" w:date="2023-04-28T12:07:00Z"/>
                <w:rFonts w:ascii="Calibri" w:eastAsia="Times New Roman" w:hAnsi="Calibri" w:cs="Calibri"/>
                <w:color w:val="000000"/>
                <w:rPrChange w:id="9369" w:author="Lane, Stefanie" w:date="2023-04-28T12:07:00Z">
                  <w:rPr>
                    <w:ins w:id="9370" w:author="Lane, Stefanie" w:date="2023-04-28T12:07:00Z"/>
                  </w:rPr>
                </w:rPrChange>
              </w:rPr>
              <w:pPrChange w:id="9371"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2E5DE8A" w14:textId="77777777" w:rsidR="00402FFE" w:rsidRPr="00402FFE" w:rsidRDefault="00402FFE" w:rsidP="00402FFE">
            <w:pPr>
              <w:spacing w:after="0" w:line="240" w:lineRule="auto"/>
              <w:rPr>
                <w:ins w:id="9372" w:author="Lane, Stefanie" w:date="2023-04-28T12:07:00Z"/>
                <w:rFonts w:ascii="Calibri" w:eastAsia="Times New Roman" w:hAnsi="Calibri" w:cs="Calibri"/>
                <w:color w:val="000000"/>
                <w:rPrChange w:id="9373" w:author="Lane, Stefanie" w:date="2023-04-28T12:07:00Z">
                  <w:rPr>
                    <w:ins w:id="9374" w:author="Lane, Stefanie" w:date="2023-04-28T12:07:00Z"/>
                  </w:rPr>
                </w:rPrChange>
              </w:rPr>
              <w:pPrChange w:id="9375" w:author="Lane, Stefanie" w:date="2023-04-28T12:07:00Z">
                <w:pPr/>
              </w:pPrChange>
            </w:pPr>
          </w:p>
        </w:tc>
        <w:tc>
          <w:tcPr>
            <w:tcW w:w="3320" w:type="dxa"/>
            <w:tcBorders>
              <w:top w:val="nil"/>
              <w:left w:val="nil"/>
              <w:bottom w:val="nil"/>
              <w:right w:val="nil"/>
            </w:tcBorders>
            <w:shd w:val="clear" w:color="auto" w:fill="auto"/>
            <w:noWrap/>
            <w:vAlign w:val="bottom"/>
            <w:hideMark/>
          </w:tcPr>
          <w:p w14:paraId="27974A26" w14:textId="77777777" w:rsidR="00402FFE" w:rsidRPr="00402FFE" w:rsidRDefault="00402FFE" w:rsidP="00402FFE">
            <w:pPr>
              <w:spacing w:after="0" w:line="240" w:lineRule="auto"/>
              <w:rPr>
                <w:ins w:id="9376" w:author="Lane, Stefanie" w:date="2023-04-28T12:07:00Z"/>
                <w:rFonts w:ascii="Calibri" w:eastAsia="Times New Roman" w:hAnsi="Calibri" w:cs="Calibri"/>
                <w:i/>
                <w:iCs/>
                <w:color w:val="000000"/>
                <w:rPrChange w:id="9377" w:author="Lane, Stefanie" w:date="2023-04-28T12:07:00Z">
                  <w:rPr>
                    <w:ins w:id="9378" w:author="Lane, Stefanie" w:date="2023-04-28T12:07:00Z"/>
                  </w:rPr>
                </w:rPrChange>
              </w:rPr>
              <w:pPrChange w:id="9379" w:author="Lane, Stefanie" w:date="2023-04-28T12:07:00Z">
                <w:pPr/>
              </w:pPrChange>
            </w:pPr>
            <w:ins w:id="9380" w:author="Lane, Stefanie" w:date="2023-04-28T12:07:00Z">
              <w:r w:rsidRPr="00402FFE">
                <w:rPr>
                  <w:rFonts w:ascii="Calibri" w:eastAsia="Times New Roman" w:hAnsi="Calibri" w:cs="Calibri"/>
                  <w:i/>
                  <w:iCs/>
                  <w:color w:val="000000"/>
                  <w:rPrChange w:id="9381" w:author="Lane, Stefanie" w:date="2023-04-28T12:07:00Z">
                    <w:rPr/>
                  </w:rPrChange>
                </w:rPr>
                <w:t>Impatiens capensis</w:t>
              </w:r>
            </w:ins>
          </w:p>
        </w:tc>
        <w:tc>
          <w:tcPr>
            <w:tcW w:w="869" w:type="dxa"/>
            <w:tcBorders>
              <w:top w:val="nil"/>
              <w:left w:val="nil"/>
              <w:bottom w:val="nil"/>
              <w:right w:val="nil"/>
            </w:tcBorders>
            <w:shd w:val="clear" w:color="auto" w:fill="auto"/>
            <w:noWrap/>
            <w:vAlign w:val="bottom"/>
            <w:hideMark/>
          </w:tcPr>
          <w:p w14:paraId="72044A80" w14:textId="77777777" w:rsidR="00402FFE" w:rsidRPr="00402FFE" w:rsidRDefault="00402FFE" w:rsidP="00402FFE">
            <w:pPr>
              <w:spacing w:after="0" w:line="240" w:lineRule="auto"/>
              <w:jc w:val="center"/>
              <w:rPr>
                <w:ins w:id="9382" w:author="Lane, Stefanie" w:date="2023-04-28T12:07:00Z"/>
                <w:rFonts w:ascii="Calibri" w:eastAsia="Times New Roman" w:hAnsi="Calibri" w:cs="Calibri"/>
                <w:color w:val="000000"/>
                <w:rPrChange w:id="9383" w:author="Lane, Stefanie" w:date="2023-04-28T12:07:00Z">
                  <w:rPr>
                    <w:ins w:id="9384" w:author="Lane, Stefanie" w:date="2023-04-28T12:07:00Z"/>
                  </w:rPr>
                </w:rPrChange>
              </w:rPr>
              <w:pPrChange w:id="9385" w:author="Lane, Stefanie" w:date="2023-04-28T12:07:00Z">
                <w:pPr>
                  <w:jc w:val="center"/>
                </w:pPr>
              </w:pPrChange>
            </w:pPr>
            <w:ins w:id="9386" w:author="Lane, Stefanie" w:date="2023-04-28T12:07:00Z">
              <w:r w:rsidRPr="00402FFE">
                <w:rPr>
                  <w:rFonts w:ascii="Calibri" w:eastAsia="Times New Roman" w:hAnsi="Calibri" w:cs="Calibri"/>
                  <w:color w:val="000000"/>
                  <w:rPrChange w:id="9387" w:author="Lane, Stefanie" w:date="2023-04-28T12:07:00Z">
                    <w:rPr/>
                  </w:rPrChange>
                </w:rPr>
                <w:t>0.28</w:t>
              </w:r>
            </w:ins>
          </w:p>
        </w:tc>
        <w:tc>
          <w:tcPr>
            <w:tcW w:w="990" w:type="dxa"/>
            <w:tcBorders>
              <w:top w:val="nil"/>
              <w:left w:val="nil"/>
              <w:bottom w:val="nil"/>
              <w:right w:val="nil"/>
            </w:tcBorders>
            <w:shd w:val="clear" w:color="auto" w:fill="auto"/>
            <w:noWrap/>
            <w:vAlign w:val="bottom"/>
            <w:hideMark/>
          </w:tcPr>
          <w:p w14:paraId="29AB0145" w14:textId="77777777" w:rsidR="00402FFE" w:rsidRPr="00402FFE" w:rsidRDefault="00402FFE" w:rsidP="00402FFE">
            <w:pPr>
              <w:spacing w:after="0" w:line="240" w:lineRule="auto"/>
              <w:jc w:val="center"/>
              <w:rPr>
                <w:ins w:id="9388" w:author="Lane, Stefanie" w:date="2023-04-28T12:07:00Z"/>
                <w:rFonts w:ascii="Calibri" w:eastAsia="Times New Roman" w:hAnsi="Calibri" w:cs="Calibri"/>
                <w:color w:val="000000"/>
                <w:rPrChange w:id="9389" w:author="Lane, Stefanie" w:date="2023-04-28T12:07:00Z">
                  <w:rPr>
                    <w:ins w:id="9390" w:author="Lane, Stefanie" w:date="2023-04-28T12:07:00Z"/>
                  </w:rPr>
                </w:rPrChange>
              </w:rPr>
              <w:pPrChange w:id="9391" w:author="Lane, Stefanie" w:date="2023-04-28T12:07:00Z">
                <w:pPr>
                  <w:jc w:val="center"/>
                </w:pPr>
              </w:pPrChange>
            </w:pPr>
            <w:ins w:id="9392" w:author="Lane, Stefanie" w:date="2023-04-28T12:07:00Z">
              <w:r w:rsidRPr="00402FFE">
                <w:rPr>
                  <w:rFonts w:ascii="Calibri" w:eastAsia="Times New Roman" w:hAnsi="Calibri" w:cs="Calibri"/>
                  <w:color w:val="000000"/>
                  <w:rPrChange w:id="9393" w:author="Lane, Stefanie" w:date="2023-04-28T12:07:00Z">
                    <w:rPr/>
                  </w:rPrChange>
                </w:rPr>
                <w:t>0.42</w:t>
              </w:r>
            </w:ins>
          </w:p>
        </w:tc>
        <w:tc>
          <w:tcPr>
            <w:tcW w:w="810" w:type="dxa"/>
            <w:tcBorders>
              <w:top w:val="nil"/>
              <w:left w:val="nil"/>
              <w:bottom w:val="nil"/>
              <w:right w:val="nil"/>
            </w:tcBorders>
            <w:shd w:val="clear" w:color="auto" w:fill="auto"/>
            <w:noWrap/>
            <w:vAlign w:val="bottom"/>
            <w:hideMark/>
          </w:tcPr>
          <w:p w14:paraId="205C75C8" w14:textId="77777777" w:rsidR="00402FFE" w:rsidRPr="00402FFE" w:rsidRDefault="00402FFE" w:rsidP="00402FFE">
            <w:pPr>
              <w:spacing w:after="0" w:line="240" w:lineRule="auto"/>
              <w:jc w:val="center"/>
              <w:rPr>
                <w:ins w:id="9394" w:author="Lane, Stefanie" w:date="2023-04-28T12:07:00Z"/>
                <w:rFonts w:ascii="Calibri" w:eastAsia="Times New Roman" w:hAnsi="Calibri" w:cs="Calibri"/>
                <w:color w:val="000000"/>
                <w:rPrChange w:id="9395" w:author="Lane, Stefanie" w:date="2023-04-28T12:07:00Z">
                  <w:rPr>
                    <w:ins w:id="9396" w:author="Lane, Stefanie" w:date="2023-04-28T12:07:00Z"/>
                  </w:rPr>
                </w:rPrChange>
              </w:rPr>
              <w:pPrChange w:id="9397" w:author="Lane, Stefanie" w:date="2023-04-28T12:07:00Z">
                <w:pPr>
                  <w:jc w:val="center"/>
                </w:pPr>
              </w:pPrChange>
            </w:pPr>
            <w:ins w:id="9398" w:author="Lane, Stefanie" w:date="2023-04-28T12:07:00Z">
              <w:r w:rsidRPr="00402FFE">
                <w:rPr>
                  <w:rFonts w:ascii="Calibri" w:eastAsia="Times New Roman" w:hAnsi="Calibri" w:cs="Calibri"/>
                  <w:color w:val="000000"/>
                  <w:rPrChange w:id="9399" w:author="Lane, Stefanie" w:date="2023-04-28T12:07:00Z">
                    <w:rPr/>
                  </w:rPrChange>
                </w:rPr>
                <w:t>0.61</w:t>
              </w:r>
            </w:ins>
          </w:p>
        </w:tc>
        <w:tc>
          <w:tcPr>
            <w:tcW w:w="1710" w:type="dxa"/>
            <w:tcBorders>
              <w:top w:val="nil"/>
              <w:left w:val="nil"/>
              <w:bottom w:val="nil"/>
              <w:right w:val="single" w:sz="8" w:space="0" w:color="auto"/>
            </w:tcBorders>
            <w:shd w:val="clear" w:color="auto" w:fill="auto"/>
            <w:noWrap/>
            <w:vAlign w:val="bottom"/>
            <w:hideMark/>
          </w:tcPr>
          <w:p w14:paraId="161F3899" w14:textId="77777777" w:rsidR="00402FFE" w:rsidRPr="00402FFE" w:rsidRDefault="00402FFE" w:rsidP="00402FFE">
            <w:pPr>
              <w:spacing w:after="0" w:line="240" w:lineRule="auto"/>
              <w:jc w:val="center"/>
              <w:rPr>
                <w:ins w:id="9400" w:author="Lane, Stefanie" w:date="2023-04-28T12:07:00Z"/>
                <w:rFonts w:ascii="Calibri" w:eastAsia="Times New Roman" w:hAnsi="Calibri" w:cs="Calibri"/>
                <w:color w:val="000000"/>
                <w:rPrChange w:id="9401" w:author="Lane, Stefanie" w:date="2023-04-28T12:07:00Z">
                  <w:rPr>
                    <w:ins w:id="9402" w:author="Lane, Stefanie" w:date="2023-04-28T12:07:00Z"/>
                  </w:rPr>
                </w:rPrChange>
              </w:rPr>
              <w:pPrChange w:id="9403" w:author="Lane, Stefanie" w:date="2023-04-28T12:07:00Z">
                <w:pPr>
                  <w:jc w:val="center"/>
                </w:pPr>
              </w:pPrChange>
            </w:pPr>
            <w:ins w:id="9404" w:author="Lane, Stefanie" w:date="2023-04-28T12:07:00Z">
              <w:r w:rsidRPr="00402FFE">
                <w:rPr>
                  <w:rFonts w:ascii="Calibri" w:eastAsia="Times New Roman" w:hAnsi="Calibri" w:cs="Calibri"/>
                  <w:color w:val="000000"/>
                  <w:rPrChange w:id="9405" w:author="Lane, Stefanie" w:date="2023-04-28T12:07:00Z">
                    <w:rPr/>
                  </w:rPrChange>
                </w:rPr>
                <w:t>121.5</w:t>
              </w:r>
            </w:ins>
          </w:p>
        </w:tc>
      </w:tr>
      <w:tr w:rsidR="00402FFE" w:rsidRPr="00402FFE" w14:paraId="10DD05ED" w14:textId="77777777" w:rsidTr="00402FFE">
        <w:trPr>
          <w:divId w:val="50731576"/>
          <w:trHeight w:val="290"/>
          <w:ins w:id="9406" w:author="Lane, Stefanie" w:date="2023-04-28T12:07:00Z"/>
        </w:trPr>
        <w:tc>
          <w:tcPr>
            <w:tcW w:w="1311" w:type="dxa"/>
            <w:vMerge/>
            <w:tcBorders>
              <w:top w:val="nil"/>
              <w:left w:val="single" w:sz="8" w:space="0" w:color="auto"/>
              <w:bottom w:val="single" w:sz="8" w:space="0" w:color="000000"/>
              <w:right w:val="nil"/>
            </w:tcBorders>
            <w:vAlign w:val="center"/>
            <w:hideMark/>
          </w:tcPr>
          <w:p w14:paraId="77145FD6" w14:textId="77777777" w:rsidR="00402FFE" w:rsidRPr="00402FFE" w:rsidRDefault="00402FFE" w:rsidP="00402FFE">
            <w:pPr>
              <w:spacing w:after="0" w:line="240" w:lineRule="auto"/>
              <w:rPr>
                <w:ins w:id="9407" w:author="Lane, Stefanie" w:date="2023-04-28T12:07:00Z"/>
                <w:rFonts w:ascii="Calibri" w:eastAsia="Times New Roman" w:hAnsi="Calibri" w:cs="Calibri"/>
                <w:color w:val="000000"/>
                <w:rPrChange w:id="9408" w:author="Lane, Stefanie" w:date="2023-04-28T12:07:00Z">
                  <w:rPr>
                    <w:ins w:id="9409" w:author="Lane, Stefanie" w:date="2023-04-28T12:07:00Z"/>
                  </w:rPr>
                </w:rPrChange>
              </w:rPr>
              <w:pPrChange w:id="9410"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3AD9C49" w14:textId="77777777" w:rsidR="00402FFE" w:rsidRPr="00402FFE" w:rsidRDefault="00402FFE" w:rsidP="00402FFE">
            <w:pPr>
              <w:spacing w:after="0" w:line="240" w:lineRule="auto"/>
              <w:rPr>
                <w:ins w:id="9411" w:author="Lane, Stefanie" w:date="2023-04-28T12:07:00Z"/>
                <w:rFonts w:ascii="Calibri" w:eastAsia="Times New Roman" w:hAnsi="Calibri" w:cs="Calibri"/>
                <w:color w:val="000000"/>
                <w:rPrChange w:id="9412" w:author="Lane, Stefanie" w:date="2023-04-28T12:07:00Z">
                  <w:rPr>
                    <w:ins w:id="9413" w:author="Lane, Stefanie" w:date="2023-04-28T12:07:00Z"/>
                  </w:rPr>
                </w:rPrChange>
              </w:rPr>
              <w:pPrChange w:id="9414"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6518CFD" w14:textId="77777777" w:rsidR="00402FFE" w:rsidRPr="00402FFE" w:rsidRDefault="00402FFE" w:rsidP="00402FFE">
            <w:pPr>
              <w:spacing w:after="0" w:line="240" w:lineRule="auto"/>
              <w:rPr>
                <w:ins w:id="9415" w:author="Lane, Stefanie" w:date="2023-04-28T12:07:00Z"/>
                <w:rFonts w:ascii="Calibri" w:eastAsia="Times New Roman" w:hAnsi="Calibri" w:cs="Calibri"/>
                <w:i/>
                <w:iCs/>
                <w:color w:val="000000"/>
                <w:rPrChange w:id="9416" w:author="Lane, Stefanie" w:date="2023-04-28T12:07:00Z">
                  <w:rPr>
                    <w:ins w:id="9417" w:author="Lane, Stefanie" w:date="2023-04-28T12:07:00Z"/>
                  </w:rPr>
                </w:rPrChange>
              </w:rPr>
              <w:pPrChange w:id="9418" w:author="Lane, Stefanie" w:date="2023-04-28T12:07:00Z">
                <w:pPr/>
              </w:pPrChange>
            </w:pPr>
            <w:ins w:id="9419" w:author="Lane, Stefanie" w:date="2023-04-28T12:07:00Z">
              <w:r w:rsidRPr="00402FFE">
                <w:rPr>
                  <w:rFonts w:ascii="Calibri" w:eastAsia="Times New Roman" w:hAnsi="Calibri" w:cs="Calibri"/>
                  <w:i/>
                  <w:iCs/>
                  <w:color w:val="000000"/>
                  <w:rPrChange w:id="9420" w:author="Lane, Stefanie" w:date="2023-04-28T12:07:00Z">
                    <w:rPr/>
                  </w:rPrChange>
                </w:rPr>
                <w:t>Equisetum arvense</w:t>
              </w:r>
            </w:ins>
          </w:p>
        </w:tc>
        <w:tc>
          <w:tcPr>
            <w:tcW w:w="869" w:type="dxa"/>
            <w:tcBorders>
              <w:top w:val="single" w:sz="4" w:space="0" w:color="auto"/>
              <w:left w:val="nil"/>
              <w:bottom w:val="single" w:sz="4" w:space="0" w:color="auto"/>
              <w:right w:val="nil"/>
            </w:tcBorders>
            <w:shd w:val="clear" w:color="auto" w:fill="auto"/>
            <w:noWrap/>
            <w:vAlign w:val="bottom"/>
            <w:hideMark/>
          </w:tcPr>
          <w:p w14:paraId="519A9209" w14:textId="77777777" w:rsidR="00402FFE" w:rsidRPr="00402FFE" w:rsidRDefault="00402FFE" w:rsidP="00402FFE">
            <w:pPr>
              <w:spacing w:after="0" w:line="240" w:lineRule="auto"/>
              <w:jc w:val="center"/>
              <w:rPr>
                <w:ins w:id="9421" w:author="Lane, Stefanie" w:date="2023-04-28T12:07:00Z"/>
                <w:rFonts w:ascii="Calibri" w:eastAsia="Times New Roman" w:hAnsi="Calibri" w:cs="Calibri"/>
                <w:color w:val="000000"/>
                <w:rPrChange w:id="9422" w:author="Lane, Stefanie" w:date="2023-04-28T12:07:00Z">
                  <w:rPr>
                    <w:ins w:id="9423" w:author="Lane, Stefanie" w:date="2023-04-28T12:07:00Z"/>
                  </w:rPr>
                </w:rPrChange>
              </w:rPr>
              <w:pPrChange w:id="9424" w:author="Lane, Stefanie" w:date="2023-04-28T12:07:00Z">
                <w:pPr>
                  <w:jc w:val="center"/>
                </w:pPr>
              </w:pPrChange>
            </w:pPr>
            <w:ins w:id="9425" w:author="Lane, Stefanie" w:date="2023-04-28T12:07:00Z">
              <w:r w:rsidRPr="00402FFE">
                <w:rPr>
                  <w:rFonts w:ascii="Calibri" w:eastAsia="Times New Roman" w:hAnsi="Calibri" w:cs="Calibri"/>
                  <w:color w:val="000000"/>
                  <w:rPrChange w:id="9426"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31E15217" w14:textId="77777777" w:rsidR="00402FFE" w:rsidRPr="00402FFE" w:rsidRDefault="00402FFE" w:rsidP="00402FFE">
            <w:pPr>
              <w:spacing w:after="0" w:line="240" w:lineRule="auto"/>
              <w:jc w:val="center"/>
              <w:rPr>
                <w:ins w:id="9427" w:author="Lane, Stefanie" w:date="2023-04-28T12:07:00Z"/>
                <w:rFonts w:ascii="Calibri" w:eastAsia="Times New Roman" w:hAnsi="Calibri" w:cs="Calibri"/>
                <w:color w:val="000000"/>
                <w:rPrChange w:id="9428" w:author="Lane, Stefanie" w:date="2023-04-28T12:07:00Z">
                  <w:rPr>
                    <w:ins w:id="9429" w:author="Lane, Stefanie" w:date="2023-04-28T12:07:00Z"/>
                  </w:rPr>
                </w:rPrChange>
              </w:rPr>
              <w:pPrChange w:id="9430" w:author="Lane, Stefanie" w:date="2023-04-28T12:07:00Z">
                <w:pPr>
                  <w:jc w:val="center"/>
                </w:pPr>
              </w:pPrChange>
            </w:pPr>
            <w:ins w:id="9431" w:author="Lane, Stefanie" w:date="2023-04-28T12:07:00Z">
              <w:r w:rsidRPr="00402FFE">
                <w:rPr>
                  <w:rFonts w:ascii="Calibri" w:eastAsia="Times New Roman" w:hAnsi="Calibri" w:cs="Calibri"/>
                  <w:color w:val="000000"/>
                  <w:rPrChange w:id="9432"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2C1708A2" w14:textId="77777777" w:rsidR="00402FFE" w:rsidRPr="00402FFE" w:rsidRDefault="00402FFE" w:rsidP="00402FFE">
            <w:pPr>
              <w:spacing w:after="0" w:line="240" w:lineRule="auto"/>
              <w:jc w:val="center"/>
              <w:rPr>
                <w:ins w:id="9433" w:author="Lane, Stefanie" w:date="2023-04-28T12:07:00Z"/>
                <w:rFonts w:ascii="Calibri" w:eastAsia="Times New Roman" w:hAnsi="Calibri" w:cs="Calibri"/>
                <w:color w:val="000000"/>
                <w:rPrChange w:id="9434" w:author="Lane, Stefanie" w:date="2023-04-28T12:07:00Z">
                  <w:rPr>
                    <w:ins w:id="9435" w:author="Lane, Stefanie" w:date="2023-04-28T12:07:00Z"/>
                  </w:rPr>
                </w:rPrChange>
              </w:rPr>
              <w:pPrChange w:id="9436" w:author="Lane, Stefanie" w:date="2023-04-28T12:07:00Z">
                <w:pPr>
                  <w:jc w:val="center"/>
                </w:pPr>
              </w:pPrChange>
            </w:pPr>
            <w:ins w:id="9437" w:author="Lane, Stefanie" w:date="2023-04-28T12:07:00Z">
              <w:r w:rsidRPr="00402FFE">
                <w:rPr>
                  <w:rFonts w:ascii="Calibri" w:eastAsia="Times New Roman" w:hAnsi="Calibri" w:cs="Calibri"/>
                  <w:color w:val="000000"/>
                  <w:rPrChange w:id="9438" w:author="Lane, Stefanie" w:date="2023-04-28T12:07:00Z">
                    <w:rPr/>
                  </w:rPrChange>
                </w:rPr>
                <w:t>0.39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B3053F" w14:textId="77777777" w:rsidR="00402FFE" w:rsidRPr="00402FFE" w:rsidRDefault="00402FFE" w:rsidP="00402FFE">
            <w:pPr>
              <w:spacing w:after="0" w:line="240" w:lineRule="auto"/>
              <w:jc w:val="center"/>
              <w:rPr>
                <w:ins w:id="9439" w:author="Lane, Stefanie" w:date="2023-04-28T12:07:00Z"/>
                <w:rFonts w:ascii="Calibri" w:eastAsia="Times New Roman" w:hAnsi="Calibri" w:cs="Calibri"/>
                <w:color w:val="000000"/>
                <w:rPrChange w:id="9440" w:author="Lane, Stefanie" w:date="2023-04-28T12:07:00Z">
                  <w:rPr>
                    <w:ins w:id="9441" w:author="Lane, Stefanie" w:date="2023-04-28T12:07:00Z"/>
                  </w:rPr>
                </w:rPrChange>
              </w:rPr>
              <w:pPrChange w:id="9442" w:author="Lane, Stefanie" w:date="2023-04-28T12:07:00Z">
                <w:pPr>
                  <w:jc w:val="center"/>
                </w:pPr>
              </w:pPrChange>
            </w:pPr>
            <w:ins w:id="9443" w:author="Lane, Stefanie" w:date="2023-04-28T12:07:00Z">
              <w:r w:rsidRPr="00402FFE">
                <w:rPr>
                  <w:rFonts w:ascii="Calibri" w:eastAsia="Times New Roman" w:hAnsi="Calibri" w:cs="Calibri"/>
                  <w:color w:val="000000"/>
                  <w:rPrChange w:id="9444" w:author="Lane, Stefanie" w:date="2023-04-28T12:07:00Z">
                    <w:rPr/>
                  </w:rPrChange>
                </w:rPr>
                <w:t>+</w:t>
              </w:r>
            </w:ins>
          </w:p>
        </w:tc>
      </w:tr>
      <w:tr w:rsidR="00402FFE" w:rsidRPr="00402FFE" w14:paraId="108EED3C" w14:textId="77777777" w:rsidTr="00402FFE">
        <w:trPr>
          <w:divId w:val="50731576"/>
          <w:trHeight w:val="290"/>
          <w:ins w:id="9445" w:author="Lane, Stefanie" w:date="2023-04-28T12:07:00Z"/>
        </w:trPr>
        <w:tc>
          <w:tcPr>
            <w:tcW w:w="1311" w:type="dxa"/>
            <w:vMerge/>
            <w:tcBorders>
              <w:top w:val="nil"/>
              <w:left w:val="single" w:sz="8" w:space="0" w:color="auto"/>
              <w:bottom w:val="single" w:sz="8" w:space="0" w:color="000000"/>
              <w:right w:val="nil"/>
            </w:tcBorders>
            <w:vAlign w:val="center"/>
            <w:hideMark/>
          </w:tcPr>
          <w:p w14:paraId="0A3905E1" w14:textId="77777777" w:rsidR="00402FFE" w:rsidRPr="00402FFE" w:rsidRDefault="00402FFE" w:rsidP="00402FFE">
            <w:pPr>
              <w:spacing w:after="0" w:line="240" w:lineRule="auto"/>
              <w:rPr>
                <w:ins w:id="9446" w:author="Lane, Stefanie" w:date="2023-04-28T12:07:00Z"/>
                <w:rFonts w:ascii="Calibri" w:eastAsia="Times New Roman" w:hAnsi="Calibri" w:cs="Calibri"/>
                <w:color w:val="000000"/>
                <w:rPrChange w:id="9447" w:author="Lane, Stefanie" w:date="2023-04-28T12:07:00Z">
                  <w:rPr>
                    <w:ins w:id="9448" w:author="Lane, Stefanie" w:date="2023-04-28T12:07:00Z"/>
                  </w:rPr>
                </w:rPrChange>
              </w:rPr>
              <w:pPrChange w:id="9449"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8A345BB" w14:textId="77777777" w:rsidR="00402FFE" w:rsidRPr="00402FFE" w:rsidRDefault="00402FFE" w:rsidP="00402FFE">
            <w:pPr>
              <w:spacing w:after="0" w:line="240" w:lineRule="auto"/>
              <w:rPr>
                <w:ins w:id="9450" w:author="Lane, Stefanie" w:date="2023-04-28T12:07:00Z"/>
                <w:rFonts w:ascii="Calibri" w:eastAsia="Times New Roman" w:hAnsi="Calibri" w:cs="Calibri"/>
                <w:color w:val="000000"/>
                <w:rPrChange w:id="9451" w:author="Lane, Stefanie" w:date="2023-04-28T12:07:00Z">
                  <w:rPr>
                    <w:ins w:id="9452" w:author="Lane, Stefanie" w:date="2023-04-28T12:07:00Z"/>
                  </w:rPr>
                </w:rPrChange>
              </w:rPr>
              <w:pPrChange w:id="9453" w:author="Lane, Stefanie" w:date="2023-04-28T12:07:00Z">
                <w:pPr/>
              </w:pPrChange>
            </w:pPr>
          </w:p>
        </w:tc>
        <w:tc>
          <w:tcPr>
            <w:tcW w:w="3320" w:type="dxa"/>
            <w:tcBorders>
              <w:top w:val="nil"/>
              <w:left w:val="nil"/>
              <w:bottom w:val="nil"/>
              <w:right w:val="nil"/>
            </w:tcBorders>
            <w:shd w:val="clear" w:color="auto" w:fill="auto"/>
            <w:noWrap/>
            <w:vAlign w:val="bottom"/>
            <w:hideMark/>
          </w:tcPr>
          <w:p w14:paraId="3AB6EB3B" w14:textId="77777777" w:rsidR="00402FFE" w:rsidRPr="00402FFE" w:rsidRDefault="00402FFE" w:rsidP="00402FFE">
            <w:pPr>
              <w:spacing w:after="0" w:line="240" w:lineRule="auto"/>
              <w:rPr>
                <w:ins w:id="9454" w:author="Lane, Stefanie" w:date="2023-04-28T12:07:00Z"/>
                <w:rFonts w:ascii="Calibri" w:eastAsia="Times New Roman" w:hAnsi="Calibri" w:cs="Calibri"/>
                <w:i/>
                <w:iCs/>
                <w:color w:val="000000"/>
                <w:rPrChange w:id="9455" w:author="Lane, Stefanie" w:date="2023-04-28T12:07:00Z">
                  <w:rPr>
                    <w:ins w:id="9456" w:author="Lane, Stefanie" w:date="2023-04-28T12:07:00Z"/>
                  </w:rPr>
                </w:rPrChange>
              </w:rPr>
              <w:pPrChange w:id="9457" w:author="Lane, Stefanie" w:date="2023-04-28T12:07:00Z">
                <w:pPr/>
              </w:pPrChange>
            </w:pPr>
            <w:ins w:id="9458" w:author="Lane, Stefanie" w:date="2023-04-28T12:07:00Z">
              <w:r w:rsidRPr="00402FFE">
                <w:rPr>
                  <w:rFonts w:ascii="Calibri" w:eastAsia="Times New Roman" w:hAnsi="Calibri" w:cs="Calibri"/>
                  <w:i/>
                  <w:iCs/>
                  <w:color w:val="000000"/>
                  <w:rPrChange w:id="9459" w:author="Lane, Stefanie" w:date="2023-04-28T12:07:00Z">
                    <w:rPr/>
                  </w:rPrChange>
                </w:rPr>
                <w:t>Juncus effusus</w:t>
              </w:r>
            </w:ins>
          </w:p>
        </w:tc>
        <w:tc>
          <w:tcPr>
            <w:tcW w:w="869" w:type="dxa"/>
            <w:tcBorders>
              <w:top w:val="nil"/>
              <w:left w:val="nil"/>
              <w:bottom w:val="nil"/>
              <w:right w:val="nil"/>
            </w:tcBorders>
            <w:shd w:val="clear" w:color="auto" w:fill="auto"/>
            <w:noWrap/>
            <w:vAlign w:val="bottom"/>
            <w:hideMark/>
          </w:tcPr>
          <w:p w14:paraId="166AF72D" w14:textId="77777777" w:rsidR="00402FFE" w:rsidRPr="00402FFE" w:rsidRDefault="00402FFE" w:rsidP="00402FFE">
            <w:pPr>
              <w:spacing w:after="0" w:line="240" w:lineRule="auto"/>
              <w:jc w:val="center"/>
              <w:rPr>
                <w:ins w:id="9460" w:author="Lane, Stefanie" w:date="2023-04-28T12:07:00Z"/>
                <w:rFonts w:ascii="Calibri" w:eastAsia="Times New Roman" w:hAnsi="Calibri" w:cs="Calibri"/>
                <w:color w:val="000000"/>
                <w:rPrChange w:id="9461" w:author="Lane, Stefanie" w:date="2023-04-28T12:07:00Z">
                  <w:rPr>
                    <w:ins w:id="9462" w:author="Lane, Stefanie" w:date="2023-04-28T12:07:00Z"/>
                  </w:rPr>
                </w:rPrChange>
              </w:rPr>
              <w:pPrChange w:id="9463" w:author="Lane, Stefanie" w:date="2023-04-28T12:07:00Z">
                <w:pPr>
                  <w:jc w:val="center"/>
                </w:pPr>
              </w:pPrChange>
            </w:pPr>
            <w:ins w:id="9464" w:author="Lane, Stefanie" w:date="2023-04-28T12:07:00Z">
              <w:r w:rsidRPr="00402FFE">
                <w:rPr>
                  <w:rFonts w:ascii="Calibri" w:eastAsia="Times New Roman" w:hAnsi="Calibri" w:cs="Calibri"/>
                  <w:color w:val="000000"/>
                  <w:rPrChange w:id="9465"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20992A6E" w14:textId="77777777" w:rsidR="00402FFE" w:rsidRPr="00402FFE" w:rsidRDefault="00402FFE" w:rsidP="00402FFE">
            <w:pPr>
              <w:spacing w:after="0" w:line="240" w:lineRule="auto"/>
              <w:jc w:val="center"/>
              <w:rPr>
                <w:ins w:id="9466" w:author="Lane, Stefanie" w:date="2023-04-28T12:07:00Z"/>
                <w:rFonts w:ascii="Calibri" w:eastAsia="Times New Roman" w:hAnsi="Calibri" w:cs="Calibri"/>
                <w:color w:val="000000"/>
                <w:rPrChange w:id="9467" w:author="Lane, Stefanie" w:date="2023-04-28T12:07:00Z">
                  <w:rPr>
                    <w:ins w:id="9468" w:author="Lane, Stefanie" w:date="2023-04-28T12:07:00Z"/>
                  </w:rPr>
                </w:rPrChange>
              </w:rPr>
              <w:pPrChange w:id="9469" w:author="Lane, Stefanie" w:date="2023-04-28T12:07:00Z">
                <w:pPr>
                  <w:jc w:val="center"/>
                </w:pPr>
              </w:pPrChange>
            </w:pPr>
            <w:ins w:id="9470" w:author="Lane, Stefanie" w:date="2023-04-28T12:07:00Z">
              <w:r w:rsidRPr="00402FFE">
                <w:rPr>
                  <w:rFonts w:ascii="Calibri" w:eastAsia="Times New Roman" w:hAnsi="Calibri" w:cs="Calibri"/>
                  <w:color w:val="000000"/>
                  <w:rPrChange w:id="9471"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2EFD7077" w14:textId="77777777" w:rsidR="00402FFE" w:rsidRPr="00402FFE" w:rsidRDefault="00402FFE" w:rsidP="00402FFE">
            <w:pPr>
              <w:spacing w:after="0" w:line="240" w:lineRule="auto"/>
              <w:jc w:val="center"/>
              <w:rPr>
                <w:ins w:id="9472" w:author="Lane, Stefanie" w:date="2023-04-28T12:07:00Z"/>
                <w:rFonts w:ascii="Calibri" w:eastAsia="Times New Roman" w:hAnsi="Calibri" w:cs="Calibri"/>
                <w:color w:val="000000"/>
                <w:rPrChange w:id="9473" w:author="Lane, Stefanie" w:date="2023-04-28T12:07:00Z">
                  <w:rPr>
                    <w:ins w:id="9474" w:author="Lane, Stefanie" w:date="2023-04-28T12:07:00Z"/>
                  </w:rPr>
                </w:rPrChange>
              </w:rPr>
              <w:pPrChange w:id="9475" w:author="Lane, Stefanie" w:date="2023-04-28T12:07:00Z">
                <w:pPr>
                  <w:jc w:val="center"/>
                </w:pPr>
              </w:pPrChange>
            </w:pPr>
            <w:ins w:id="9476" w:author="Lane, Stefanie" w:date="2023-04-28T12:07:00Z">
              <w:r w:rsidRPr="00402FFE">
                <w:rPr>
                  <w:rFonts w:ascii="Calibri" w:eastAsia="Times New Roman" w:hAnsi="Calibri" w:cs="Calibri"/>
                  <w:color w:val="000000"/>
                  <w:rPrChange w:id="9477" w:author="Lane, Stefanie" w:date="2023-04-28T12:07:00Z">
                    <w:rPr/>
                  </w:rPrChange>
                </w:rPr>
                <w:t>0.06</w:t>
              </w:r>
            </w:ins>
          </w:p>
        </w:tc>
        <w:tc>
          <w:tcPr>
            <w:tcW w:w="1710" w:type="dxa"/>
            <w:tcBorders>
              <w:top w:val="nil"/>
              <w:left w:val="nil"/>
              <w:bottom w:val="nil"/>
              <w:right w:val="single" w:sz="8" w:space="0" w:color="auto"/>
            </w:tcBorders>
            <w:shd w:val="clear" w:color="auto" w:fill="auto"/>
            <w:noWrap/>
            <w:vAlign w:val="bottom"/>
            <w:hideMark/>
          </w:tcPr>
          <w:p w14:paraId="4BD0490A" w14:textId="77777777" w:rsidR="00402FFE" w:rsidRPr="00402FFE" w:rsidRDefault="00402FFE" w:rsidP="00402FFE">
            <w:pPr>
              <w:spacing w:after="0" w:line="240" w:lineRule="auto"/>
              <w:jc w:val="center"/>
              <w:rPr>
                <w:ins w:id="9478" w:author="Lane, Stefanie" w:date="2023-04-28T12:07:00Z"/>
                <w:rFonts w:ascii="Calibri" w:eastAsia="Times New Roman" w:hAnsi="Calibri" w:cs="Calibri"/>
                <w:color w:val="000000"/>
                <w:rPrChange w:id="9479" w:author="Lane, Stefanie" w:date="2023-04-28T12:07:00Z">
                  <w:rPr>
                    <w:ins w:id="9480" w:author="Lane, Stefanie" w:date="2023-04-28T12:07:00Z"/>
                  </w:rPr>
                </w:rPrChange>
              </w:rPr>
              <w:pPrChange w:id="9481" w:author="Lane, Stefanie" w:date="2023-04-28T12:07:00Z">
                <w:pPr>
                  <w:jc w:val="center"/>
                </w:pPr>
              </w:pPrChange>
            </w:pPr>
            <w:ins w:id="9482" w:author="Lane, Stefanie" w:date="2023-04-28T12:07:00Z">
              <w:r w:rsidRPr="00402FFE">
                <w:rPr>
                  <w:rFonts w:ascii="Calibri" w:eastAsia="Times New Roman" w:hAnsi="Calibri" w:cs="Calibri"/>
                  <w:color w:val="000000"/>
                  <w:rPrChange w:id="9483" w:author="Lane, Stefanie" w:date="2023-04-28T12:07:00Z">
                    <w:rPr/>
                  </w:rPrChange>
                </w:rPr>
                <w:t>+</w:t>
              </w:r>
            </w:ins>
          </w:p>
        </w:tc>
      </w:tr>
      <w:tr w:rsidR="00402FFE" w:rsidRPr="00402FFE" w14:paraId="22289CB2" w14:textId="77777777" w:rsidTr="00402FFE">
        <w:trPr>
          <w:divId w:val="50731576"/>
          <w:trHeight w:val="290"/>
          <w:ins w:id="9484" w:author="Lane, Stefanie" w:date="2023-04-28T12:07:00Z"/>
        </w:trPr>
        <w:tc>
          <w:tcPr>
            <w:tcW w:w="1311" w:type="dxa"/>
            <w:vMerge/>
            <w:tcBorders>
              <w:top w:val="nil"/>
              <w:left w:val="single" w:sz="8" w:space="0" w:color="auto"/>
              <w:bottom w:val="single" w:sz="8" w:space="0" w:color="000000"/>
              <w:right w:val="nil"/>
            </w:tcBorders>
            <w:vAlign w:val="center"/>
            <w:hideMark/>
          </w:tcPr>
          <w:p w14:paraId="562FE027" w14:textId="77777777" w:rsidR="00402FFE" w:rsidRPr="00402FFE" w:rsidRDefault="00402FFE" w:rsidP="00402FFE">
            <w:pPr>
              <w:spacing w:after="0" w:line="240" w:lineRule="auto"/>
              <w:rPr>
                <w:ins w:id="9485" w:author="Lane, Stefanie" w:date="2023-04-28T12:07:00Z"/>
                <w:rFonts w:ascii="Calibri" w:eastAsia="Times New Roman" w:hAnsi="Calibri" w:cs="Calibri"/>
                <w:color w:val="000000"/>
                <w:rPrChange w:id="9486" w:author="Lane, Stefanie" w:date="2023-04-28T12:07:00Z">
                  <w:rPr>
                    <w:ins w:id="9487" w:author="Lane, Stefanie" w:date="2023-04-28T12:07:00Z"/>
                  </w:rPr>
                </w:rPrChange>
              </w:rPr>
              <w:pPrChange w:id="9488"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5B70B58" w14:textId="77777777" w:rsidR="00402FFE" w:rsidRPr="00402FFE" w:rsidRDefault="00402FFE" w:rsidP="00402FFE">
            <w:pPr>
              <w:spacing w:after="0" w:line="240" w:lineRule="auto"/>
              <w:rPr>
                <w:ins w:id="9489" w:author="Lane, Stefanie" w:date="2023-04-28T12:07:00Z"/>
                <w:rFonts w:ascii="Calibri" w:eastAsia="Times New Roman" w:hAnsi="Calibri" w:cs="Calibri"/>
                <w:color w:val="000000"/>
                <w:rPrChange w:id="9490" w:author="Lane, Stefanie" w:date="2023-04-28T12:07:00Z">
                  <w:rPr>
                    <w:ins w:id="9491" w:author="Lane, Stefanie" w:date="2023-04-28T12:07:00Z"/>
                  </w:rPr>
                </w:rPrChange>
              </w:rPr>
              <w:pPrChange w:id="9492"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A3AD3E8" w14:textId="77777777" w:rsidR="00402FFE" w:rsidRPr="00402FFE" w:rsidRDefault="00402FFE" w:rsidP="00402FFE">
            <w:pPr>
              <w:spacing w:after="0" w:line="240" w:lineRule="auto"/>
              <w:rPr>
                <w:ins w:id="9493" w:author="Lane, Stefanie" w:date="2023-04-28T12:07:00Z"/>
                <w:rFonts w:ascii="Calibri" w:eastAsia="Times New Roman" w:hAnsi="Calibri" w:cs="Calibri"/>
                <w:i/>
                <w:iCs/>
                <w:color w:val="000000"/>
                <w:rPrChange w:id="9494" w:author="Lane, Stefanie" w:date="2023-04-28T12:07:00Z">
                  <w:rPr>
                    <w:ins w:id="9495" w:author="Lane, Stefanie" w:date="2023-04-28T12:07:00Z"/>
                  </w:rPr>
                </w:rPrChange>
              </w:rPr>
              <w:pPrChange w:id="9496" w:author="Lane, Stefanie" w:date="2023-04-28T12:07:00Z">
                <w:pPr/>
              </w:pPrChange>
            </w:pPr>
            <w:ins w:id="9497" w:author="Lane, Stefanie" w:date="2023-04-28T12:07:00Z">
              <w:r w:rsidRPr="00402FFE">
                <w:rPr>
                  <w:rFonts w:ascii="Calibri" w:eastAsia="Times New Roman" w:hAnsi="Calibri" w:cs="Calibri"/>
                  <w:i/>
                  <w:iCs/>
                  <w:color w:val="000000"/>
                  <w:rPrChange w:id="9498" w:author="Lane, Stefanie" w:date="2023-04-28T12:07:00Z">
                    <w:rPr/>
                  </w:rPrChange>
                </w:rPr>
                <w:t>Lysichiton americanum</w:t>
              </w:r>
            </w:ins>
          </w:p>
        </w:tc>
        <w:tc>
          <w:tcPr>
            <w:tcW w:w="869" w:type="dxa"/>
            <w:tcBorders>
              <w:top w:val="single" w:sz="4" w:space="0" w:color="auto"/>
              <w:left w:val="nil"/>
              <w:bottom w:val="single" w:sz="4" w:space="0" w:color="auto"/>
              <w:right w:val="nil"/>
            </w:tcBorders>
            <w:shd w:val="clear" w:color="auto" w:fill="auto"/>
            <w:noWrap/>
            <w:vAlign w:val="bottom"/>
            <w:hideMark/>
          </w:tcPr>
          <w:p w14:paraId="1DE05A2D" w14:textId="77777777" w:rsidR="00402FFE" w:rsidRPr="00402FFE" w:rsidRDefault="00402FFE" w:rsidP="00402FFE">
            <w:pPr>
              <w:spacing w:after="0" w:line="240" w:lineRule="auto"/>
              <w:jc w:val="center"/>
              <w:rPr>
                <w:ins w:id="9499" w:author="Lane, Stefanie" w:date="2023-04-28T12:07:00Z"/>
                <w:rFonts w:ascii="Calibri" w:eastAsia="Times New Roman" w:hAnsi="Calibri" w:cs="Calibri"/>
                <w:color w:val="000000"/>
                <w:rPrChange w:id="9500" w:author="Lane, Stefanie" w:date="2023-04-28T12:07:00Z">
                  <w:rPr>
                    <w:ins w:id="9501" w:author="Lane, Stefanie" w:date="2023-04-28T12:07:00Z"/>
                  </w:rPr>
                </w:rPrChange>
              </w:rPr>
              <w:pPrChange w:id="9502" w:author="Lane, Stefanie" w:date="2023-04-28T12:07:00Z">
                <w:pPr>
                  <w:jc w:val="center"/>
                </w:pPr>
              </w:pPrChange>
            </w:pPr>
            <w:ins w:id="9503" w:author="Lane, Stefanie" w:date="2023-04-28T12:07:00Z">
              <w:r w:rsidRPr="00402FFE">
                <w:rPr>
                  <w:rFonts w:ascii="Calibri" w:eastAsia="Times New Roman" w:hAnsi="Calibri" w:cs="Calibri"/>
                  <w:color w:val="000000"/>
                  <w:rPrChange w:id="9504"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42F04398" w14:textId="77777777" w:rsidR="00402FFE" w:rsidRPr="00402FFE" w:rsidRDefault="00402FFE" w:rsidP="00402FFE">
            <w:pPr>
              <w:spacing w:after="0" w:line="240" w:lineRule="auto"/>
              <w:jc w:val="center"/>
              <w:rPr>
                <w:ins w:id="9505" w:author="Lane, Stefanie" w:date="2023-04-28T12:07:00Z"/>
                <w:rFonts w:ascii="Calibri" w:eastAsia="Times New Roman" w:hAnsi="Calibri" w:cs="Calibri"/>
                <w:color w:val="000000"/>
                <w:rPrChange w:id="9506" w:author="Lane, Stefanie" w:date="2023-04-28T12:07:00Z">
                  <w:rPr>
                    <w:ins w:id="9507" w:author="Lane, Stefanie" w:date="2023-04-28T12:07:00Z"/>
                  </w:rPr>
                </w:rPrChange>
              </w:rPr>
              <w:pPrChange w:id="9508" w:author="Lane, Stefanie" w:date="2023-04-28T12:07:00Z">
                <w:pPr>
                  <w:jc w:val="center"/>
                </w:pPr>
              </w:pPrChange>
            </w:pPr>
            <w:ins w:id="9509" w:author="Lane, Stefanie" w:date="2023-04-28T12:07:00Z">
              <w:r w:rsidRPr="00402FFE">
                <w:rPr>
                  <w:rFonts w:ascii="Calibri" w:eastAsia="Times New Roman" w:hAnsi="Calibri" w:cs="Calibri"/>
                  <w:color w:val="000000"/>
                  <w:rPrChange w:id="9510"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165DF07E" w14:textId="77777777" w:rsidR="00402FFE" w:rsidRPr="00402FFE" w:rsidRDefault="00402FFE" w:rsidP="00402FFE">
            <w:pPr>
              <w:spacing w:after="0" w:line="240" w:lineRule="auto"/>
              <w:jc w:val="center"/>
              <w:rPr>
                <w:ins w:id="9511" w:author="Lane, Stefanie" w:date="2023-04-28T12:07:00Z"/>
                <w:rFonts w:ascii="Calibri" w:eastAsia="Times New Roman" w:hAnsi="Calibri" w:cs="Calibri"/>
                <w:color w:val="000000"/>
                <w:rPrChange w:id="9512" w:author="Lane, Stefanie" w:date="2023-04-28T12:07:00Z">
                  <w:rPr>
                    <w:ins w:id="9513" w:author="Lane, Stefanie" w:date="2023-04-28T12:07:00Z"/>
                  </w:rPr>
                </w:rPrChange>
              </w:rPr>
              <w:pPrChange w:id="9514" w:author="Lane, Stefanie" w:date="2023-04-28T12:07:00Z">
                <w:pPr>
                  <w:jc w:val="center"/>
                </w:pPr>
              </w:pPrChange>
            </w:pPr>
            <w:ins w:id="9515" w:author="Lane, Stefanie" w:date="2023-04-28T12:07:00Z">
              <w:r w:rsidRPr="00402FFE">
                <w:rPr>
                  <w:rFonts w:ascii="Calibri" w:eastAsia="Times New Roman" w:hAnsi="Calibri" w:cs="Calibri"/>
                  <w:color w:val="000000"/>
                  <w:rPrChange w:id="9516" w:author="Lane, Stefanie" w:date="2023-04-28T12:07: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DFD62F" w14:textId="77777777" w:rsidR="00402FFE" w:rsidRPr="00402FFE" w:rsidRDefault="00402FFE" w:rsidP="00402FFE">
            <w:pPr>
              <w:spacing w:after="0" w:line="240" w:lineRule="auto"/>
              <w:jc w:val="center"/>
              <w:rPr>
                <w:ins w:id="9517" w:author="Lane, Stefanie" w:date="2023-04-28T12:07:00Z"/>
                <w:rFonts w:ascii="Calibri" w:eastAsia="Times New Roman" w:hAnsi="Calibri" w:cs="Calibri"/>
                <w:color w:val="000000"/>
                <w:rPrChange w:id="9518" w:author="Lane, Stefanie" w:date="2023-04-28T12:07:00Z">
                  <w:rPr>
                    <w:ins w:id="9519" w:author="Lane, Stefanie" w:date="2023-04-28T12:07:00Z"/>
                  </w:rPr>
                </w:rPrChange>
              </w:rPr>
              <w:pPrChange w:id="9520" w:author="Lane, Stefanie" w:date="2023-04-28T12:07:00Z">
                <w:pPr>
                  <w:jc w:val="center"/>
                </w:pPr>
              </w:pPrChange>
            </w:pPr>
            <w:ins w:id="9521" w:author="Lane, Stefanie" w:date="2023-04-28T12:07:00Z">
              <w:r w:rsidRPr="00402FFE">
                <w:rPr>
                  <w:rFonts w:ascii="Calibri" w:eastAsia="Times New Roman" w:hAnsi="Calibri" w:cs="Calibri"/>
                  <w:color w:val="000000"/>
                  <w:rPrChange w:id="9522" w:author="Lane, Stefanie" w:date="2023-04-28T12:07:00Z">
                    <w:rPr/>
                  </w:rPrChange>
                </w:rPr>
                <w:t>+</w:t>
              </w:r>
            </w:ins>
          </w:p>
        </w:tc>
      </w:tr>
      <w:tr w:rsidR="00402FFE" w:rsidRPr="00402FFE" w14:paraId="34909DB9" w14:textId="77777777" w:rsidTr="00402FFE">
        <w:trPr>
          <w:divId w:val="50731576"/>
          <w:trHeight w:val="290"/>
          <w:ins w:id="9523" w:author="Lane, Stefanie" w:date="2023-04-28T12:07:00Z"/>
        </w:trPr>
        <w:tc>
          <w:tcPr>
            <w:tcW w:w="1311" w:type="dxa"/>
            <w:vMerge/>
            <w:tcBorders>
              <w:top w:val="nil"/>
              <w:left w:val="single" w:sz="8" w:space="0" w:color="auto"/>
              <w:bottom w:val="single" w:sz="8" w:space="0" w:color="000000"/>
              <w:right w:val="nil"/>
            </w:tcBorders>
            <w:vAlign w:val="center"/>
            <w:hideMark/>
          </w:tcPr>
          <w:p w14:paraId="0B10276B" w14:textId="77777777" w:rsidR="00402FFE" w:rsidRPr="00402FFE" w:rsidRDefault="00402FFE" w:rsidP="00402FFE">
            <w:pPr>
              <w:spacing w:after="0" w:line="240" w:lineRule="auto"/>
              <w:rPr>
                <w:ins w:id="9524" w:author="Lane, Stefanie" w:date="2023-04-28T12:07:00Z"/>
                <w:rFonts w:ascii="Calibri" w:eastAsia="Times New Roman" w:hAnsi="Calibri" w:cs="Calibri"/>
                <w:color w:val="000000"/>
                <w:rPrChange w:id="9525" w:author="Lane, Stefanie" w:date="2023-04-28T12:07:00Z">
                  <w:rPr>
                    <w:ins w:id="9526" w:author="Lane, Stefanie" w:date="2023-04-28T12:07:00Z"/>
                  </w:rPr>
                </w:rPrChange>
              </w:rPr>
              <w:pPrChange w:id="9527"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5C4E3AE" w14:textId="77777777" w:rsidR="00402FFE" w:rsidRPr="00402FFE" w:rsidRDefault="00402FFE" w:rsidP="00402FFE">
            <w:pPr>
              <w:spacing w:after="0" w:line="240" w:lineRule="auto"/>
              <w:rPr>
                <w:ins w:id="9528" w:author="Lane, Stefanie" w:date="2023-04-28T12:07:00Z"/>
                <w:rFonts w:ascii="Calibri" w:eastAsia="Times New Roman" w:hAnsi="Calibri" w:cs="Calibri"/>
                <w:color w:val="000000"/>
                <w:rPrChange w:id="9529" w:author="Lane, Stefanie" w:date="2023-04-28T12:07:00Z">
                  <w:rPr>
                    <w:ins w:id="9530" w:author="Lane, Stefanie" w:date="2023-04-28T12:07:00Z"/>
                  </w:rPr>
                </w:rPrChange>
              </w:rPr>
              <w:pPrChange w:id="9531" w:author="Lane, Stefanie" w:date="2023-04-28T12:07:00Z">
                <w:pPr/>
              </w:pPrChange>
            </w:pPr>
          </w:p>
        </w:tc>
        <w:tc>
          <w:tcPr>
            <w:tcW w:w="3320" w:type="dxa"/>
            <w:tcBorders>
              <w:top w:val="nil"/>
              <w:left w:val="nil"/>
              <w:bottom w:val="nil"/>
              <w:right w:val="nil"/>
            </w:tcBorders>
            <w:shd w:val="clear" w:color="auto" w:fill="auto"/>
            <w:noWrap/>
            <w:vAlign w:val="bottom"/>
            <w:hideMark/>
          </w:tcPr>
          <w:p w14:paraId="6D5F3957" w14:textId="77777777" w:rsidR="00402FFE" w:rsidRPr="00402FFE" w:rsidRDefault="00402FFE" w:rsidP="00402FFE">
            <w:pPr>
              <w:spacing w:after="0" w:line="240" w:lineRule="auto"/>
              <w:rPr>
                <w:ins w:id="9532" w:author="Lane, Stefanie" w:date="2023-04-28T12:07:00Z"/>
                <w:rFonts w:ascii="Calibri" w:eastAsia="Times New Roman" w:hAnsi="Calibri" w:cs="Calibri"/>
                <w:i/>
                <w:iCs/>
                <w:color w:val="000000"/>
                <w:rPrChange w:id="9533" w:author="Lane, Stefanie" w:date="2023-04-28T12:07:00Z">
                  <w:rPr>
                    <w:ins w:id="9534" w:author="Lane, Stefanie" w:date="2023-04-28T12:07:00Z"/>
                  </w:rPr>
                </w:rPrChange>
              </w:rPr>
              <w:pPrChange w:id="9535" w:author="Lane, Stefanie" w:date="2023-04-28T12:07:00Z">
                <w:pPr/>
              </w:pPrChange>
            </w:pPr>
            <w:ins w:id="9536" w:author="Lane, Stefanie" w:date="2023-04-28T12:07:00Z">
              <w:r w:rsidRPr="00402FFE">
                <w:rPr>
                  <w:rFonts w:ascii="Calibri" w:eastAsia="Times New Roman" w:hAnsi="Calibri" w:cs="Calibri"/>
                  <w:i/>
                  <w:iCs/>
                  <w:color w:val="000000"/>
                  <w:rPrChange w:id="9537" w:author="Lane, Stefanie" w:date="2023-04-28T12:07:00Z">
                    <w:rPr/>
                  </w:rPrChange>
                </w:rPr>
                <w:t>Myrica gale</w:t>
              </w:r>
            </w:ins>
          </w:p>
        </w:tc>
        <w:tc>
          <w:tcPr>
            <w:tcW w:w="869" w:type="dxa"/>
            <w:tcBorders>
              <w:top w:val="nil"/>
              <w:left w:val="nil"/>
              <w:bottom w:val="nil"/>
              <w:right w:val="nil"/>
            </w:tcBorders>
            <w:shd w:val="clear" w:color="auto" w:fill="auto"/>
            <w:noWrap/>
            <w:vAlign w:val="bottom"/>
            <w:hideMark/>
          </w:tcPr>
          <w:p w14:paraId="7927A21B" w14:textId="77777777" w:rsidR="00402FFE" w:rsidRPr="00402FFE" w:rsidRDefault="00402FFE" w:rsidP="00402FFE">
            <w:pPr>
              <w:spacing w:after="0" w:line="240" w:lineRule="auto"/>
              <w:jc w:val="center"/>
              <w:rPr>
                <w:ins w:id="9538" w:author="Lane, Stefanie" w:date="2023-04-28T12:07:00Z"/>
                <w:rFonts w:ascii="Calibri" w:eastAsia="Times New Roman" w:hAnsi="Calibri" w:cs="Calibri"/>
                <w:color w:val="000000"/>
                <w:rPrChange w:id="9539" w:author="Lane, Stefanie" w:date="2023-04-28T12:07:00Z">
                  <w:rPr>
                    <w:ins w:id="9540" w:author="Lane, Stefanie" w:date="2023-04-28T12:07:00Z"/>
                  </w:rPr>
                </w:rPrChange>
              </w:rPr>
              <w:pPrChange w:id="9541" w:author="Lane, Stefanie" w:date="2023-04-28T12:07:00Z">
                <w:pPr>
                  <w:jc w:val="center"/>
                </w:pPr>
              </w:pPrChange>
            </w:pPr>
            <w:ins w:id="9542" w:author="Lane, Stefanie" w:date="2023-04-28T12:07:00Z">
              <w:r w:rsidRPr="00402FFE">
                <w:rPr>
                  <w:rFonts w:ascii="Calibri" w:eastAsia="Times New Roman" w:hAnsi="Calibri" w:cs="Calibri"/>
                  <w:color w:val="000000"/>
                  <w:rPrChange w:id="9543"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0082EE68" w14:textId="77777777" w:rsidR="00402FFE" w:rsidRPr="00402FFE" w:rsidRDefault="00402FFE" w:rsidP="00402FFE">
            <w:pPr>
              <w:spacing w:after="0" w:line="240" w:lineRule="auto"/>
              <w:jc w:val="center"/>
              <w:rPr>
                <w:ins w:id="9544" w:author="Lane, Stefanie" w:date="2023-04-28T12:07:00Z"/>
                <w:rFonts w:ascii="Calibri" w:eastAsia="Times New Roman" w:hAnsi="Calibri" w:cs="Calibri"/>
                <w:color w:val="000000"/>
                <w:rPrChange w:id="9545" w:author="Lane, Stefanie" w:date="2023-04-28T12:07:00Z">
                  <w:rPr>
                    <w:ins w:id="9546" w:author="Lane, Stefanie" w:date="2023-04-28T12:07:00Z"/>
                  </w:rPr>
                </w:rPrChange>
              </w:rPr>
              <w:pPrChange w:id="9547" w:author="Lane, Stefanie" w:date="2023-04-28T12:07:00Z">
                <w:pPr>
                  <w:jc w:val="center"/>
                </w:pPr>
              </w:pPrChange>
            </w:pPr>
            <w:ins w:id="9548" w:author="Lane, Stefanie" w:date="2023-04-28T12:07:00Z">
              <w:r w:rsidRPr="00402FFE">
                <w:rPr>
                  <w:rFonts w:ascii="Calibri" w:eastAsia="Times New Roman" w:hAnsi="Calibri" w:cs="Calibri"/>
                  <w:color w:val="000000"/>
                  <w:rPrChange w:id="9549"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3A00C45A" w14:textId="77777777" w:rsidR="00402FFE" w:rsidRPr="00402FFE" w:rsidRDefault="00402FFE" w:rsidP="00402FFE">
            <w:pPr>
              <w:spacing w:after="0" w:line="240" w:lineRule="auto"/>
              <w:jc w:val="center"/>
              <w:rPr>
                <w:ins w:id="9550" w:author="Lane, Stefanie" w:date="2023-04-28T12:07:00Z"/>
                <w:rFonts w:ascii="Calibri" w:eastAsia="Times New Roman" w:hAnsi="Calibri" w:cs="Calibri"/>
                <w:color w:val="000000"/>
                <w:rPrChange w:id="9551" w:author="Lane, Stefanie" w:date="2023-04-28T12:07:00Z">
                  <w:rPr>
                    <w:ins w:id="9552" w:author="Lane, Stefanie" w:date="2023-04-28T12:07:00Z"/>
                  </w:rPr>
                </w:rPrChange>
              </w:rPr>
              <w:pPrChange w:id="9553" w:author="Lane, Stefanie" w:date="2023-04-28T12:07:00Z">
                <w:pPr>
                  <w:jc w:val="center"/>
                </w:pPr>
              </w:pPrChange>
            </w:pPr>
            <w:ins w:id="9554" w:author="Lane, Stefanie" w:date="2023-04-28T12:07:00Z">
              <w:r w:rsidRPr="00402FFE">
                <w:rPr>
                  <w:rFonts w:ascii="Calibri" w:eastAsia="Times New Roman" w:hAnsi="Calibri" w:cs="Calibri"/>
                  <w:color w:val="000000"/>
                  <w:rPrChange w:id="9555" w:author="Lane, Stefanie" w:date="2023-04-28T12:07:00Z">
                    <w:rPr/>
                  </w:rPrChange>
                </w:rPr>
                <w:t>0.22</w:t>
              </w:r>
            </w:ins>
          </w:p>
        </w:tc>
        <w:tc>
          <w:tcPr>
            <w:tcW w:w="1710" w:type="dxa"/>
            <w:tcBorders>
              <w:top w:val="nil"/>
              <w:left w:val="nil"/>
              <w:bottom w:val="nil"/>
              <w:right w:val="single" w:sz="8" w:space="0" w:color="auto"/>
            </w:tcBorders>
            <w:shd w:val="clear" w:color="auto" w:fill="auto"/>
            <w:noWrap/>
            <w:vAlign w:val="bottom"/>
            <w:hideMark/>
          </w:tcPr>
          <w:p w14:paraId="4A798FDB" w14:textId="77777777" w:rsidR="00402FFE" w:rsidRPr="00402FFE" w:rsidRDefault="00402FFE" w:rsidP="00402FFE">
            <w:pPr>
              <w:spacing w:after="0" w:line="240" w:lineRule="auto"/>
              <w:jc w:val="center"/>
              <w:rPr>
                <w:ins w:id="9556" w:author="Lane, Stefanie" w:date="2023-04-28T12:07:00Z"/>
                <w:rFonts w:ascii="Calibri" w:eastAsia="Times New Roman" w:hAnsi="Calibri" w:cs="Calibri"/>
                <w:color w:val="000000"/>
                <w:rPrChange w:id="9557" w:author="Lane, Stefanie" w:date="2023-04-28T12:07:00Z">
                  <w:rPr>
                    <w:ins w:id="9558" w:author="Lane, Stefanie" w:date="2023-04-28T12:07:00Z"/>
                  </w:rPr>
                </w:rPrChange>
              </w:rPr>
              <w:pPrChange w:id="9559" w:author="Lane, Stefanie" w:date="2023-04-28T12:07:00Z">
                <w:pPr>
                  <w:jc w:val="center"/>
                </w:pPr>
              </w:pPrChange>
            </w:pPr>
            <w:ins w:id="9560" w:author="Lane, Stefanie" w:date="2023-04-28T12:07:00Z">
              <w:r w:rsidRPr="00402FFE">
                <w:rPr>
                  <w:rFonts w:ascii="Calibri" w:eastAsia="Times New Roman" w:hAnsi="Calibri" w:cs="Calibri"/>
                  <w:color w:val="000000"/>
                  <w:rPrChange w:id="9561" w:author="Lane, Stefanie" w:date="2023-04-28T12:07:00Z">
                    <w:rPr/>
                  </w:rPrChange>
                </w:rPr>
                <w:t>+</w:t>
              </w:r>
            </w:ins>
          </w:p>
        </w:tc>
      </w:tr>
      <w:tr w:rsidR="00402FFE" w:rsidRPr="00402FFE" w14:paraId="12D65E65" w14:textId="77777777" w:rsidTr="00402FFE">
        <w:trPr>
          <w:divId w:val="50731576"/>
          <w:trHeight w:val="290"/>
          <w:ins w:id="9562" w:author="Lane, Stefanie" w:date="2023-04-28T12:07:00Z"/>
        </w:trPr>
        <w:tc>
          <w:tcPr>
            <w:tcW w:w="1311" w:type="dxa"/>
            <w:vMerge/>
            <w:tcBorders>
              <w:top w:val="nil"/>
              <w:left w:val="single" w:sz="8" w:space="0" w:color="auto"/>
              <w:bottom w:val="single" w:sz="8" w:space="0" w:color="000000"/>
              <w:right w:val="nil"/>
            </w:tcBorders>
            <w:vAlign w:val="center"/>
            <w:hideMark/>
          </w:tcPr>
          <w:p w14:paraId="2AFFA1E4" w14:textId="77777777" w:rsidR="00402FFE" w:rsidRPr="00402FFE" w:rsidRDefault="00402FFE" w:rsidP="00402FFE">
            <w:pPr>
              <w:spacing w:after="0" w:line="240" w:lineRule="auto"/>
              <w:rPr>
                <w:ins w:id="9563" w:author="Lane, Stefanie" w:date="2023-04-28T12:07:00Z"/>
                <w:rFonts w:ascii="Calibri" w:eastAsia="Times New Roman" w:hAnsi="Calibri" w:cs="Calibri"/>
                <w:color w:val="000000"/>
                <w:rPrChange w:id="9564" w:author="Lane, Stefanie" w:date="2023-04-28T12:07:00Z">
                  <w:rPr>
                    <w:ins w:id="9565" w:author="Lane, Stefanie" w:date="2023-04-28T12:07:00Z"/>
                  </w:rPr>
                </w:rPrChange>
              </w:rPr>
              <w:pPrChange w:id="9566"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2BF27FF2" w14:textId="77777777" w:rsidR="00402FFE" w:rsidRPr="00402FFE" w:rsidRDefault="00402FFE" w:rsidP="00402FFE">
            <w:pPr>
              <w:spacing w:after="0" w:line="240" w:lineRule="auto"/>
              <w:rPr>
                <w:ins w:id="9567" w:author="Lane, Stefanie" w:date="2023-04-28T12:07:00Z"/>
                <w:rFonts w:ascii="Calibri" w:eastAsia="Times New Roman" w:hAnsi="Calibri" w:cs="Calibri"/>
                <w:color w:val="000000"/>
                <w:rPrChange w:id="9568" w:author="Lane, Stefanie" w:date="2023-04-28T12:07:00Z">
                  <w:rPr>
                    <w:ins w:id="9569" w:author="Lane, Stefanie" w:date="2023-04-28T12:07:00Z"/>
                  </w:rPr>
                </w:rPrChange>
              </w:rPr>
              <w:pPrChange w:id="9570"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12331C5" w14:textId="77777777" w:rsidR="00402FFE" w:rsidRPr="00402FFE" w:rsidRDefault="00402FFE" w:rsidP="00402FFE">
            <w:pPr>
              <w:spacing w:after="0" w:line="240" w:lineRule="auto"/>
              <w:rPr>
                <w:ins w:id="9571" w:author="Lane, Stefanie" w:date="2023-04-28T12:07:00Z"/>
                <w:rFonts w:ascii="Calibri" w:eastAsia="Times New Roman" w:hAnsi="Calibri" w:cs="Calibri"/>
                <w:i/>
                <w:iCs/>
                <w:color w:val="000000"/>
                <w:rPrChange w:id="9572" w:author="Lane, Stefanie" w:date="2023-04-28T12:07:00Z">
                  <w:rPr>
                    <w:ins w:id="9573" w:author="Lane, Stefanie" w:date="2023-04-28T12:07:00Z"/>
                  </w:rPr>
                </w:rPrChange>
              </w:rPr>
              <w:pPrChange w:id="9574" w:author="Lane, Stefanie" w:date="2023-04-28T12:07:00Z">
                <w:pPr/>
              </w:pPrChange>
            </w:pPr>
            <w:ins w:id="9575" w:author="Lane, Stefanie" w:date="2023-04-28T12:07:00Z">
              <w:r w:rsidRPr="00402FFE">
                <w:rPr>
                  <w:rFonts w:ascii="Calibri" w:eastAsia="Times New Roman" w:hAnsi="Calibri" w:cs="Calibri"/>
                  <w:i/>
                  <w:iCs/>
                  <w:color w:val="000000"/>
                  <w:rPrChange w:id="9576" w:author="Lane, Stefanie" w:date="2023-04-28T12:07:00Z">
                    <w:rPr/>
                  </w:rPrChange>
                </w:rPr>
                <w:t>Salix scouleriana</w:t>
              </w:r>
            </w:ins>
          </w:p>
        </w:tc>
        <w:tc>
          <w:tcPr>
            <w:tcW w:w="869" w:type="dxa"/>
            <w:tcBorders>
              <w:top w:val="single" w:sz="4" w:space="0" w:color="auto"/>
              <w:left w:val="nil"/>
              <w:bottom w:val="single" w:sz="4" w:space="0" w:color="auto"/>
              <w:right w:val="nil"/>
            </w:tcBorders>
            <w:shd w:val="clear" w:color="auto" w:fill="auto"/>
            <w:noWrap/>
            <w:vAlign w:val="bottom"/>
            <w:hideMark/>
          </w:tcPr>
          <w:p w14:paraId="0E3917A7" w14:textId="77777777" w:rsidR="00402FFE" w:rsidRPr="00402FFE" w:rsidRDefault="00402FFE" w:rsidP="00402FFE">
            <w:pPr>
              <w:spacing w:after="0" w:line="240" w:lineRule="auto"/>
              <w:jc w:val="center"/>
              <w:rPr>
                <w:ins w:id="9577" w:author="Lane, Stefanie" w:date="2023-04-28T12:07:00Z"/>
                <w:rFonts w:ascii="Calibri" w:eastAsia="Times New Roman" w:hAnsi="Calibri" w:cs="Calibri"/>
                <w:color w:val="000000"/>
                <w:rPrChange w:id="9578" w:author="Lane, Stefanie" w:date="2023-04-28T12:07:00Z">
                  <w:rPr>
                    <w:ins w:id="9579" w:author="Lane, Stefanie" w:date="2023-04-28T12:07:00Z"/>
                  </w:rPr>
                </w:rPrChange>
              </w:rPr>
              <w:pPrChange w:id="9580" w:author="Lane, Stefanie" w:date="2023-04-28T12:07:00Z">
                <w:pPr>
                  <w:jc w:val="center"/>
                </w:pPr>
              </w:pPrChange>
            </w:pPr>
            <w:ins w:id="9581" w:author="Lane, Stefanie" w:date="2023-04-28T12:07:00Z">
              <w:r w:rsidRPr="00402FFE">
                <w:rPr>
                  <w:rFonts w:ascii="Calibri" w:eastAsia="Times New Roman" w:hAnsi="Calibri" w:cs="Calibri"/>
                  <w:color w:val="000000"/>
                  <w:rPrChange w:id="9582"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3F4D2747" w14:textId="77777777" w:rsidR="00402FFE" w:rsidRPr="00402FFE" w:rsidRDefault="00402FFE" w:rsidP="00402FFE">
            <w:pPr>
              <w:spacing w:after="0" w:line="240" w:lineRule="auto"/>
              <w:jc w:val="center"/>
              <w:rPr>
                <w:ins w:id="9583" w:author="Lane, Stefanie" w:date="2023-04-28T12:07:00Z"/>
                <w:rFonts w:ascii="Calibri" w:eastAsia="Times New Roman" w:hAnsi="Calibri" w:cs="Calibri"/>
                <w:color w:val="000000"/>
                <w:rPrChange w:id="9584" w:author="Lane, Stefanie" w:date="2023-04-28T12:07:00Z">
                  <w:rPr>
                    <w:ins w:id="9585" w:author="Lane, Stefanie" w:date="2023-04-28T12:07:00Z"/>
                  </w:rPr>
                </w:rPrChange>
              </w:rPr>
              <w:pPrChange w:id="9586" w:author="Lane, Stefanie" w:date="2023-04-28T12:07:00Z">
                <w:pPr>
                  <w:jc w:val="center"/>
                </w:pPr>
              </w:pPrChange>
            </w:pPr>
            <w:ins w:id="9587" w:author="Lane, Stefanie" w:date="2023-04-28T12:07:00Z">
              <w:r w:rsidRPr="00402FFE">
                <w:rPr>
                  <w:rFonts w:ascii="Calibri" w:eastAsia="Times New Roman" w:hAnsi="Calibri" w:cs="Calibri"/>
                  <w:color w:val="000000"/>
                  <w:rPrChange w:id="9588"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0DE89ED2" w14:textId="77777777" w:rsidR="00402FFE" w:rsidRPr="00402FFE" w:rsidRDefault="00402FFE" w:rsidP="00402FFE">
            <w:pPr>
              <w:spacing w:after="0" w:line="240" w:lineRule="auto"/>
              <w:jc w:val="center"/>
              <w:rPr>
                <w:ins w:id="9589" w:author="Lane, Stefanie" w:date="2023-04-28T12:07:00Z"/>
                <w:rFonts w:ascii="Calibri" w:eastAsia="Times New Roman" w:hAnsi="Calibri" w:cs="Calibri"/>
                <w:color w:val="000000"/>
                <w:rPrChange w:id="9590" w:author="Lane, Stefanie" w:date="2023-04-28T12:07:00Z">
                  <w:rPr>
                    <w:ins w:id="9591" w:author="Lane, Stefanie" w:date="2023-04-28T12:07:00Z"/>
                  </w:rPr>
                </w:rPrChange>
              </w:rPr>
              <w:pPrChange w:id="9592" w:author="Lane, Stefanie" w:date="2023-04-28T12:07:00Z">
                <w:pPr>
                  <w:jc w:val="center"/>
                </w:pPr>
              </w:pPrChange>
            </w:pPr>
            <w:ins w:id="9593" w:author="Lane, Stefanie" w:date="2023-04-28T12:07:00Z">
              <w:r w:rsidRPr="00402FFE">
                <w:rPr>
                  <w:rFonts w:ascii="Calibri" w:eastAsia="Times New Roman" w:hAnsi="Calibri" w:cs="Calibri"/>
                  <w:color w:val="000000"/>
                  <w:rPrChange w:id="9594" w:author="Lane, Stefanie" w:date="2023-04-28T12:07:00Z">
                    <w:rPr/>
                  </w:rPrChange>
                </w:rPr>
                <w:t>0.17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219177" w14:textId="77777777" w:rsidR="00402FFE" w:rsidRPr="00402FFE" w:rsidRDefault="00402FFE" w:rsidP="00402FFE">
            <w:pPr>
              <w:spacing w:after="0" w:line="240" w:lineRule="auto"/>
              <w:jc w:val="center"/>
              <w:rPr>
                <w:ins w:id="9595" w:author="Lane, Stefanie" w:date="2023-04-28T12:07:00Z"/>
                <w:rFonts w:ascii="Calibri" w:eastAsia="Times New Roman" w:hAnsi="Calibri" w:cs="Calibri"/>
                <w:color w:val="000000"/>
                <w:rPrChange w:id="9596" w:author="Lane, Stefanie" w:date="2023-04-28T12:07:00Z">
                  <w:rPr>
                    <w:ins w:id="9597" w:author="Lane, Stefanie" w:date="2023-04-28T12:07:00Z"/>
                  </w:rPr>
                </w:rPrChange>
              </w:rPr>
              <w:pPrChange w:id="9598" w:author="Lane, Stefanie" w:date="2023-04-28T12:07:00Z">
                <w:pPr>
                  <w:jc w:val="center"/>
                </w:pPr>
              </w:pPrChange>
            </w:pPr>
            <w:ins w:id="9599" w:author="Lane, Stefanie" w:date="2023-04-28T12:07:00Z">
              <w:r w:rsidRPr="00402FFE">
                <w:rPr>
                  <w:rFonts w:ascii="Calibri" w:eastAsia="Times New Roman" w:hAnsi="Calibri" w:cs="Calibri"/>
                  <w:color w:val="000000"/>
                  <w:rPrChange w:id="9600" w:author="Lane, Stefanie" w:date="2023-04-28T12:07:00Z">
                    <w:rPr/>
                  </w:rPrChange>
                </w:rPr>
                <w:t>+</w:t>
              </w:r>
            </w:ins>
          </w:p>
        </w:tc>
      </w:tr>
      <w:tr w:rsidR="00402FFE" w:rsidRPr="00402FFE" w14:paraId="480BAF7A" w14:textId="77777777" w:rsidTr="00402FFE">
        <w:trPr>
          <w:divId w:val="50731576"/>
          <w:trHeight w:val="290"/>
          <w:ins w:id="9601" w:author="Lane, Stefanie" w:date="2023-04-28T12:07:00Z"/>
        </w:trPr>
        <w:tc>
          <w:tcPr>
            <w:tcW w:w="1311" w:type="dxa"/>
            <w:vMerge/>
            <w:tcBorders>
              <w:top w:val="nil"/>
              <w:left w:val="single" w:sz="8" w:space="0" w:color="auto"/>
              <w:bottom w:val="single" w:sz="8" w:space="0" w:color="000000"/>
              <w:right w:val="nil"/>
            </w:tcBorders>
            <w:vAlign w:val="center"/>
            <w:hideMark/>
          </w:tcPr>
          <w:p w14:paraId="44F00C34" w14:textId="77777777" w:rsidR="00402FFE" w:rsidRPr="00402FFE" w:rsidRDefault="00402FFE" w:rsidP="00402FFE">
            <w:pPr>
              <w:spacing w:after="0" w:line="240" w:lineRule="auto"/>
              <w:rPr>
                <w:ins w:id="9602" w:author="Lane, Stefanie" w:date="2023-04-28T12:07:00Z"/>
                <w:rFonts w:ascii="Calibri" w:eastAsia="Times New Roman" w:hAnsi="Calibri" w:cs="Calibri"/>
                <w:color w:val="000000"/>
                <w:rPrChange w:id="9603" w:author="Lane, Stefanie" w:date="2023-04-28T12:07:00Z">
                  <w:rPr>
                    <w:ins w:id="9604" w:author="Lane, Stefanie" w:date="2023-04-28T12:07:00Z"/>
                  </w:rPr>
                </w:rPrChange>
              </w:rPr>
              <w:pPrChange w:id="960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810F39E" w14:textId="77777777" w:rsidR="00402FFE" w:rsidRPr="00402FFE" w:rsidRDefault="00402FFE" w:rsidP="00402FFE">
            <w:pPr>
              <w:spacing w:after="0" w:line="240" w:lineRule="auto"/>
              <w:rPr>
                <w:ins w:id="9606" w:author="Lane, Stefanie" w:date="2023-04-28T12:07:00Z"/>
                <w:rFonts w:ascii="Calibri" w:eastAsia="Times New Roman" w:hAnsi="Calibri" w:cs="Calibri"/>
                <w:color w:val="000000"/>
                <w:rPrChange w:id="9607" w:author="Lane, Stefanie" w:date="2023-04-28T12:07:00Z">
                  <w:rPr>
                    <w:ins w:id="9608" w:author="Lane, Stefanie" w:date="2023-04-28T12:07:00Z"/>
                  </w:rPr>
                </w:rPrChange>
              </w:rPr>
              <w:pPrChange w:id="9609" w:author="Lane, Stefanie" w:date="2023-04-28T12:07:00Z">
                <w:pPr/>
              </w:pPrChange>
            </w:pPr>
          </w:p>
        </w:tc>
        <w:tc>
          <w:tcPr>
            <w:tcW w:w="3320" w:type="dxa"/>
            <w:tcBorders>
              <w:top w:val="nil"/>
              <w:left w:val="nil"/>
              <w:bottom w:val="nil"/>
              <w:right w:val="nil"/>
            </w:tcBorders>
            <w:shd w:val="clear" w:color="auto" w:fill="auto"/>
            <w:noWrap/>
            <w:vAlign w:val="bottom"/>
            <w:hideMark/>
          </w:tcPr>
          <w:p w14:paraId="4D5ECE3D" w14:textId="77777777" w:rsidR="00402FFE" w:rsidRPr="00402FFE" w:rsidRDefault="00402FFE" w:rsidP="00402FFE">
            <w:pPr>
              <w:spacing w:after="0" w:line="240" w:lineRule="auto"/>
              <w:rPr>
                <w:ins w:id="9610" w:author="Lane, Stefanie" w:date="2023-04-28T12:07:00Z"/>
                <w:rFonts w:ascii="Calibri" w:eastAsia="Times New Roman" w:hAnsi="Calibri" w:cs="Calibri"/>
                <w:i/>
                <w:iCs/>
                <w:color w:val="000000"/>
                <w:rPrChange w:id="9611" w:author="Lane, Stefanie" w:date="2023-04-28T12:07:00Z">
                  <w:rPr>
                    <w:ins w:id="9612" w:author="Lane, Stefanie" w:date="2023-04-28T12:07:00Z"/>
                  </w:rPr>
                </w:rPrChange>
              </w:rPr>
              <w:pPrChange w:id="9613" w:author="Lane, Stefanie" w:date="2023-04-28T12:07:00Z">
                <w:pPr/>
              </w:pPrChange>
            </w:pPr>
            <w:ins w:id="9614" w:author="Lane, Stefanie" w:date="2023-04-28T12:07:00Z">
              <w:r w:rsidRPr="00402FFE">
                <w:rPr>
                  <w:rFonts w:ascii="Calibri" w:eastAsia="Times New Roman" w:hAnsi="Calibri" w:cs="Calibri"/>
                  <w:i/>
                  <w:iCs/>
                  <w:color w:val="000000"/>
                  <w:rPrChange w:id="9615" w:author="Lane, Stefanie" w:date="2023-04-28T12:07:00Z">
                    <w:rPr/>
                  </w:rPrChange>
                </w:rPr>
                <w:t>Asteracea sp.</w:t>
              </w:r>
            </w:ins>
          </w:p>
        </w:tc>
        <w:tc>
          <w:tcPr>
            <w:tcW w:w="869" w:type="dxa"/>
            <w:tcBorders>
              <w:top w:val="nil"/>
              <w:left w:val="nil"/>
              <w:bottom w:val="nil"/>
              <w:right w:val="nil"/>
            </w:tcBorders>
            <w:shd w:val="clear" w:color="auto" w:fill="auto"/>
            <w:noWrap/>
            <w:vAlign w:val="bottom"/>
            <w:hideMark/>
          </w:tcPr>
          <w:p w14:paraId="491ACBD5" w14:textId="77777777" w:rsidR="00402FFE" w:rsidRPr="00402FFE" w:rsidRDefault="00402FFE" w:rsidP="00402FFE">
            <w:pPr>
              <w:spacing w:after="0" w:line="240" w:lineRule="auto"/>
              <w:jc w:val="center"/>
              <w:rPr>
                <w:ins w:id="9616" w:author="Lane, Stefanie" w:date="2023-04-28T12:07:00Z"/>
                <w:rFonts w:ascii="Calibri" w:eastAsia="Times New Roman" w:hAnsi="Calibri" w:cs="Calibri"/>
                <w:color w:val="000000"/>
                <w:rPrChange w:id="9617" w:author="Lane, Stefanie" w:date="2023-04-28T12:07:00Z">
                  <w:rPr>
                    <w:ins w:id="9618" w:author="Lane, Stefanie" w:date="2023-04-28T12:07:00Z"/>
                  </w:rPr>
                </w:rPrChange>
              </w:rPr>
              <w:pPrChange w:id="9619" w:author="Lane, Stefanie" w:date="2023-04-28T12:07:00Z">
                <w:pPr>
                  <w:jc w:val="center"/>
                </w:pPr>
              </w:pPrChange>
            </w:pPr>
            <w:ins w:id="9620" w:author="Lane, Stefanie" w:date="2023-04-28T12:07:00Z">
              <w:r w:rsidRPr="00402FFE">
                <w:rPr>
                  <w:rFonts w:ascii="Calibri" w:eastAsia="Times New Roman" w:hAnsi="Calibri" w:cs="Calibri"/>
                  <w:color w:val="000000"/>
                  <w:rPrChange w:id="9621"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240A83C5" w14:textId="77777777" w:rsidR="00402FFE" w:rsidRPr="00402FFE" w:rsidRDefault="00402FFE" w:rsidP="00402FFE">
            <w:pPr>
              <w:spacing w:after="0" w:line="240" w:lineRule="auto"/>
              <w:jc w:val="center"/>
              <w:rPr>
                <w:ins w:id="9622" w:author="Lane, Stefanie" w:date="2023-04-28T12:07:00Z"/>
                <w:rFonts w:ascii="Calibri" w:eastAsia="Times New Roman" w:hAnsi="Calibri" w:cs="Calibri"/>
                <w:color w:val="000000"/>
                <w:rPrChange w:id="9623" w:author="Lane, Stefanie" w:date="2023-04-28T12:07:00Z">
                  <w:rPr>
                    <w:ins w:id="9624" w:author="Lane, Stefanie" w:date="2023-04-28T12:07:00Z"/>
                  </w:rPr>
                </w:rPrChange>
              </w:rPr>
              <w:pPrChange w:id="9625" w:author="Lane, Stefanie" w:date="2023-04-28T12:07:00Z">
                <w:pPr>
                  <w:jc w:val="center"/>
                </w:pPr>
              </w:pPrChange>
            </w:pPr>
            <w:ins w:id="9626" w:author="Lane, Stefanie" w:date="2023-04-28T12:07:00Z">
              <w:r w:rsidRPr="00402FFE">
                <w:rPr>
                  <w:rFonts w:ascii="Calibri" w:eastAsia="Times New Roman" w:hAnsi="Calibri" w:cs="Calibri"/>
                  <w:color w:val="000000"/>
                  <w:rPrChange w:id="9627" w:author="Lane, Stefanie" w:date="2023-04-28T12:07:00Z">
                    <w:rPr/>
                  </w:rPrChange>
                </w:rPr>
                <w:t>0.03</w:t>
              </w:r>
            </w:ins>
          </w:p>
        </w:tc>
        <w:tc>
          <w:tcPr>
            <w:tcW w:w="810" w:type="dxa"/>
            <w:tcBorders>
              <w:top w:val="nil"/>
              <w:left w:val="nil"/>
              <w:bottom w:val="nil"/>
              <w:right w:val="nil"/>
            </w:tcBorders>
            <w:shd w:val="clear" w:color="auto" w:fill="auto"/>
            <w:noWrap/>
            <w:vAlign w:val="bottom"/>
            <w:hideMark/>
          </w:tcPr>
          <w:p w14:paraId="426DEACB" w14:textId="77777777" w:rsidR="00402FFE" w:rsidRPr="00402FFE" w:rsidRDefault="00402FFE" w:rsidP="00402FFE">
            <w:pPr>
              <w:spacing w:after="0" w:line="240" w:lineRule="auto"/>
              <w:jc w:val="center"/>
              <w:rPr>
                <w:ins w:id="9628" w:author="Lane, Stefanie" w:date="2023-04-28T12:07:00Z"/>
                <w:rFonts w:ascii="Calibri" w:eastAsia="Times New Roman" w:hAnsi="Calibri" w:cs="Calibri"/>
                <w:color w:val="000000"/>
                <w:rPrChange w:id="9629" w:author="Lane, Stefanie" w:date="2023-04-28T12:07:00Z">
                  <w:rPr>
                    <w:ins w:id="9630" w:author="Lane, Stefanie" w:date="2023-04-28T12:07:00Z"/>
                  </w:rPr>
                </w:rPrChange>
              </w:rPr>
              <w:pPrChange w:id="9631" w:author="Lane, Stefanie" w:date="2023-04-28T12:07:00Z">
                <w:pPr>
                  <w:jc w:val="center"/>
                </w:pPr>
              </w:pPrChange>
            </w:pPr>
            <w:ins w:id="9632" w:author="Lane, Stefanie" w:date="2023-04-28T12:07:00Z">
              <w:r w:rsidRPr="00402FFE">
                <w:rPr>
                  <w:rFonts w:ascii="Calibri" w:eastAsia="Times New Roman" w:hAnsi="Calibri" w:cs="Calibri"/>
                  <w:color w:val="000000"/>
                  <w:rPrChange w:id="9633"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0DD53981" w14:textId="77777777" w:rsidR="00402FFE" w:rsidRPr="00402FFE" w:rsidRDefault="00402FFE" w:rsidP="00402FFE">
            <w:pPr>
              <w:spacing w:after="0" w:line="240" w:lineRule="auto"/>
              <w:jc w:val="center"/>
              <w:rPr>
                <w:ins w:id="9634" w:author="Lane, Stefanie" w:date="2023-04-28T12:07:00Z"/>
                <w:rFonts w:ascii="Calibri" w:eastAsia="Times New Roman" w:hAnsi="Calibri" w:cs="Calibri"/>
                <w:color w:val="000000"/>
                <w:rPrChange w:id="9635" w:author="Lane, Stefanie" w:date="2023-04-28T12:07:00Z">
                  <w:rPr>
                    <w:ins w:id="9636" w:author="Lane, Stefanie" w:date="2023-04-28T12:07:00Z"/>
                  </w:rPr>
                </w:rPrChange>
              </w:rPr>
              <w:pPrChange w:id="9637" w:author="Lane, Stefanie" w:date="2023-04-28T12:07:00Z">
                <w:pPr>
                  <w:jc w:val="center"/>
                </w:pPr>
              </w:pPrChange>
            </w:pPr>
            <w:ins w:id="9638" w:author="Lane, Stefanie" w:date="2023-04-28T12:07:00Z">
              <w:r w:rsidRPr="00402FFE">
                <w:rPr>
                  <w:rFonts w:ascii="Calibri" w:eastAsia="Times New Roman" w:hAnsi="Calibri" w:cs="Calibri"/>
                  <w:color w:val="000000"/>
                  <w:rPrChange w:id="9639" w:author="Lane, Stefanie" w:date="2023-04-28T12:07:00Z">
                    <w:rPr/>
                  </w:rPrChange>
                </w:rPr>
                <w:t>NA</w:t>
              </w:r>
            </w:ins>
          </w:p>
        </w:tc>
      </w:tr>
      <w:tr w:rsidR="00402FFE" w:rsidRPr="00402FFE" w14:paraId="664B2F9D" w14:textId="77777777" w:rsidTr="00402FFE">
        <w:trPr>
          <w:divId w:val="50731576"/>
          <w:trHeight w:val="290"/>
          <w:ins w:id="9640" w:author="Lane, Stefanie" w:date="2023-04-28T12:07:00Z"/>
        </w:trPr>
        <w:tc>
          <w:tcPr>
            <w:tcW w:w="1311" w:type="dxa"/>
            <w:vMerge/>
            <w:tcBorders>
              <w:top w:val="nil"/>
              <w:left w:val="single" w:sz="8" w:space="0" w:color="auto"/>
              <w:bottom w:val="single" w:sz="8" w:space="0" w:color="000000"/>
              <w:right w:val="nil"/>
            </w:tcBorders>
            <w:vAlign w:val="center"/>
            <w:hideMark/>
          </w:tcPr>
          <w:p w14:paraId="0357BC35" w14:textId="77777777" w:rsidR="00402FFE" w:rsidRPr="00402FFE" w:rsidRDefault="00402FFE" w:rsidP="00402FFE">
            <w:pPr>
              <w:spacing w:after="0" w:line="240" w:lineRule="auto"/>
              <w:rPr>
                <w:ins w:id="9641" w:author="Lane, Stefanie" w:date="2023-04-28T12:07:00Z"/>
                <w:rFonts w:ascii="Calibri" w:eastAsia="Times New Roman" w:hAnsi="Calibri" w:cs="Calibri"/>
                <w:color w:val="000000"/>
                <w:rPrChange w:id="9642" w:author="Lane, Stefanie" w:date="2023-04-28T12:07:00Z">
                  <w:rPr>
                    <w:ins w:id="9643" w:author="Lane, Stefanie" w:date="2023-04-28T12:07:00Z"/>
                  </w:rPr>
                </w:rPrChange>
              </w:rPr>
              <w:pPrChange w:id="9644"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57DBEB69" w14:textId="77777777" w:rsidR="00402FFE" w:rsidRPr="00402FFE" w:rsidRDefault="00402FFE" w:rsidP="00402FFE">
            <w:pPr>
              <w:spacing w:after="0" w:line="240" w:lineRule="auto"/>
              <w:rPr>
                <w:ins w:id="9645" w:author="Lane, Stefanie" w:date="2023-04-28T12:07:00Z"/>
                <w:rFonts w:ascii="Calibri" w:eastAsia="Times New Roman" w:hAnsi="Calibri" w:cs="Calibri"/>
                <w:color w:val="000000"/>
                <w:rPrChange w:id="9646" w:author="Lane, Stefanie" w:date="2023-04-28T12:07:00Z">
                  <w:rPr>
                    <w:ins w:id="9647" w:author="Lane, Stefanie" w:date="2023-04-28T12:07:00Z"/>
                  </w:rPr>
                </w:rPrChange>
              </w:rPr>
              <w:pPrChange w:id="9648"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AE2F0CA" w14:textId="77777777" w:rsidR="00402FFE" w:rsidRPr="00402FFE" w:rsidRDefault="00402FFE" w:rsidP="00402FFE">
            <w:pPr>
              <w:spacing w:after="0" w:line="240" w:lineRule="auto"/>
              <w:rPr>
                <w:ins w:id="9649" w:author="Lane, Stefanie" w:date="2023-04-28T12:07:00Z"/>
                <w:rFonts w:ascii="Calibri" w:eastAsia="Times New Roman" w:hAnsi="Calibri" w:cs="Calibri"/>
                <w:i/>
                <w:iCs/>
                <w:color w:val="000000"/>
                <w:rPrChange w:id="9650" w:author="Lane, Stefanie" w:date="2023-04-28T12:07:00Z">
                  <w:rPr>
                    <w:ins w:id="9651" w:author="Lane, Stefanie" w:date="2023-04-28T12:07:00Z"/>
                  </w:rPr>
                </w:rPrChange>
              </w:rPr>
              <w:pPrChange w:id="9652" w:author="Lane, Stefanie" w:date="2023-04-28T12:07:00Z">
                <w:pPr/>
              </w:pPrChange>
            </w:pPr>
            <w:ins w:id="9653" w:author="Lane, Stefanie" w:date="2023-04-28T12:07:00Z">
              <w:r w:rsidRPr="00402FFE">
                <w:rPr>
                  <w:rFonts w:ascii="Calibri" w:eastAsia="Times New Roman" w:hAnsi="Calibri" w:cs="Calibri"/>
                  <w:i/>
                  <w:iCs/>
                  <w:color w:val="000000"/>
                  <w:rPrChange w:id="9654" w:author="Lane, Stefanie" w:date="2023-04-28T12:07:00Z">
                    <w:rPr/>
                  </w:rPrChange>
                </w:rPr>
                <w:t>Carex sp.</w:t>
              </w:r>
            </w:ins>
          </w:p>
        </w:tc>
        <w:tc>
          <w:tcPr>
            <w:tcW w:w="869" w:type="dxa"/>
            <w:tcBorders>
              <w:top w:val="single" w:sz="4" w:space="0" w:color="auto"/>
              <w:left w:val="nil"/>
              <w:bottom w:val="single" w:sz="4" w:space="0" w:color="auto"/>
              <w:right w:val="nil"/>
            </w:tcBorders>
            <w:shd w:val="clear" w:color="auto" w:fill="auto"/>
            <w:noWrap/>
            <w:vAlign w:val="bottom"/>
            <w:hideMark/>
          </w:tcPr>
          <w:p w14:paraId="5F3C4076" w14:textId="77777777" w:rsidR="00402FFE" w:rsidRPr="00402FFE" w:rsidRDefault="00402FFE" w:rsidP="00402FFE">
            <w:pPr>
              <w:spacing w:after="0" w:line="240" w:lineRule="auto"/>
              <w:jc w:val="center"/>
              <w:rPr>
                <w:ins w:id="9655" w:author="Lane, Stefanie" w:date="2023-04-28T12:07:00Z"/>
                <w:rFonts w:ascii="Calibri" w:eastAsia="Times New Roman" w:hAnsi="Calibri" w:cs="Calibri"/>
                <w:color w:val="000000"/>
                <w:rPrChange w:id="9656" w:author="Lane, Stefanie" w:date="2023-04-28T12:07:00Z">
                  <w:rPr>
                    <w:ins w:id="9657" w:author="Lane, Stefanie" w:date="2023-04-28T12:07:00Z"/>
                  </w:rPr>
                </w:rPrChange>
              </w:rPr>
              <w:pPrChange w:id="9658" w:author="Lane, Stefanie" w:date="2023-04-28T12:07:00Z">
                <w:pPr>
                  <w:jc w:val="center"/>
                </w:pPr>
              </w:pPrChange>
            </w:pPr>
            <w:ins w:id="9659" w:author="Lane, Stefanie" w:date="2023-04-28T12:07:00Z">
              <w:r w:rsidRPr="00402FFE">
                <w:rPr>
                  <w:rFonts w:ascii="Calibri" w:eastAsia="Times New Roman" w:hAnsi="Calibri" w:cs="Calibri"/>
                  <w:color w:val="000000"/>
                  <w:rPrChange w:id="9660"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2581C8DC" w14:textId="77777777" w:rsidR="00402FFE" w:rsidRPr="00402FFE" w:rsidRDefault="00402FFE" w:rsidP="00402FFE">
            <w:pPr>
              <w:spacing w:after="0" w:line="240" w:lineRule="auto"/>
              <w:jc w:val="center"/>
              <w:rPr>
                <w:ins w:id="9661" w:author="Lane, Stefanie" w:date="2023-04-28T12:07:00Z"/>
                <w:rFonts w:ascii="Calibri" w:eastAsia="Times New Roman" w:hAnsi="Calibri" w:cs="Calibri"/>
                <w:color w:val="000000"/>
                <w:rPrChange w:id="9662" w:author="Lane, Stefanie" w:date="2023-04-28T12:07:00Z">
                  <w:rPr>
                    <w:ins w:id="9663" w:author="Lane, Stefanie" w:date="2023-04-28T12:07:00Z"/>
                  </w:rPr>
                </w:rPrChange>
              </w:rPr>
              <w:pPrChange w:id="9664" w:author="Lane, Stefanie" w:date="2023-04-28T12:07:00Z">
                <w:pPr>
                  <w:jc w:val="center"/>
                </w:pPr>
              </w:pPrChange>
            </w:pPr>
            <w:ins w:id="9665" w:author="Lane, Stefanie" w:date="2023-04-28T12:07:00Z">
              <w:r w:rsidRPr="00402FFE">
                <w:rPr>
                  <w:rFonts w:ascii="Calibri" w:eastAsia="Times New Roman" w:hAnsi="Calibri" w:cs="Calibri"/>
                  <w:color w:val="000000"/>
                  <w:rPrChange w:id="9666" w:author="Lane, Stefanie" w:date="2023-04-28T12:07:00Z">
                    <w:rPr/>
                  </w:rPrChange>
                </w:rPr>
                <w:t>0.06</w:t>
              </w:r>
            </w:ins>
          </w:p>
        </w:tc>
        <w:tc>
          <w:tcPr>
            <w:tcW w:w="810" w:type="dxa"/>
            <w:tcBorders>
              <w:top w:val="single" w:sz="4" w:space="0" w:color="auto"/>
              <w:left w:val="nil"/>
              <w:bottom w:val="single" w:sz="4" w:space="0" w:color="auto"/>
              <w:right w:val="nil"/>
            </w:tcBorders>
            <w:shd w:val="clear" w:color="auto" w:fill="auto"/>
            <w:noWrap/>
            <w:vAlign w:val="bottom"/>
            <w:hideMark/>
          </w:tcPr>
          <w:p w14:paraId="7F03592A" w14:textId="77777777" w:rsidR="00402FFE" w:rsidRPr="00402FFE" w:rsidRDefault="00402FFE" w:rsidP="00402FFE">
            <w:pPr>
              <w:spacing w:after="0" w:line="240" w:lineRule="auto"/>
              <w:jc w:val="center"/>
              <w:rPr>
                <w:ins w:id="9667" w:author="Lane, Stefanie" w:date="2023-04-28T12:07:00Z"/>
                <w:rFonts w:ascii="Calibri" w:eastAsia="Times New Roman" w:hAnsi="Calibri" w:cs="Calibri"/>
                <w:color w:val="000000"/>
                <w:rPrChange w:id="9668" w:author="Lane, Stefanie" w:date="2023-04-28T12:07:00Z">
                  <w:rPr>
                    <w:ins w:id="9669" w:author="Lane, Stefanie" w:date="2023-04-28T12:07:00Z"/>
                  </w:rPr>
                </w:rPrChange>
              </w:rPr>
              <w:pPrChange w:id="9670" w:author="Lane, Stefanie" w:date="2023-04-28T12:07:00Z">
                <w:pPr>
                  <w:jc w:val="center"/>
                </w:pPr>
              </w:pPrChange>
            </w:pPr>
            <w:ins w:id="9671" w:author="Lane, Stefanie" w:date="2023-04-28T12:07:00Z">
              <w:r w:rsidRPr="00402FFE">
                <w:rPr>
                  <w:rFonts w:ascii="Calibri" w:eastAsia="Times New Roman" w:hAnsi="Calibri" w:cs="Calibri"/>
                  <w:color w:val="000000"/>
                  <w:rPrChange w:id="9672"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8097C5" w14:textId="77777777" w:rsidR="00402FFE" w:rsidRPr="00402FFE" w:rsidRDefault="00402FFE" w:rsidP="00402FFE">
            <w:pPr>
              <w:spacing w:after="0" w:line="240" w:lineRule="auto"/>
              <w:jc w:val="center"/>
              <w:rPr>
                <w:ins w:id="9673" w:author="Lane, Stefanie" w:date="2023-04-28T12:07:00Z"/>
                <w:rFonts w:ascii="Calibri" w:eastAsia="Times New Roman" w:hAnsi="Calibri" w:cs="Calibri"/>
                <w:color w:val="000000"/>
                <w:rPrChange w:id="9674" w:author="Lane, Stefanie" w:date="2023-04-28T12:07:00Z">
                  <w:rPr>
                    <w:ins w:id="9675" w:author="Lane, Stefanie" w:date="2023-04-28T12:07:00Z"/>
                  </w:rPr>
                </w:rPrChange>
              </w:rPr>
              <w:pPrChange w:id="9676" w:author="Lane, Stefanie" w:date="2023-04-28T12:07:00Z">
                <w:pPr>
                  <w:jc w:val="center"/>
                </w:pPr>
              </w:pPrChange>
            </w:pPr>
            <w:ins w:id="9677" w:author="Lane, Stefanie" w:date="2023-04-28T12:07:00Z">
              <w:r w:rsidRPr="00402FFE">
                <w:rPr>
                  <w:rFonts w:ascii="Calibri" w:eastAsia="Times New Roman" w:hAnsi="Calibri" w:cs="Calibri"/>
                  <w:color w:val="000000"/>
                  <w:rPrChange w:id="9678" w:author="Lane, Stefanie" w:date="2023-04-28T12:07:00Z">
                    <w:rPr/>
                  </w:rPrChange>
                </w:rPr>
                <w:t>NA</w:t>
              </w:r>
            </w:ins>
          </w:p>
        </w:tc>
      </w:tr>
      <w:tr w:rsidR="00402FFE" w:rsidRPr="00402FFE" w14:paraId="2535A9BE" w14:textId="77777777" w:rsidTr="00402FFE">
        <w:trPr>
          <w:divId w:val="50731576"/>
          <w:trHeight w:val="290"/>
          <w:ins w:id="9679" w:author="Lane, Stefanie" w:date="2023-04-28T12:07:00Z"/>
        </w:trPr>
        <w:tc>
          <w:tcPr>
            <w:tcW w:w="1311" w:type="dxa"/>
            <w:vMerge/>
            <w:tcBorders>
              <w:top w:val="nil"/>
              <w:left w:val="single" w:sz="8" w:space="0" w:color="auto"/>
              <w:bottom w:val="single" w:sz="8" w:space="0" w:color="000000"/>
              <w:right w:val="nil"/>
            </w:tcBorders>
            <w:vAlign w:val="center"/>
            <w:hideMark/>
          </w:tcPr>
          <w:p w14:paraId="6D6E8C13" w14:textId="77777777" w:rsidR="00402FFE" w:rsidRPr="00402FFE" w:rsidRDefault="00402FFE" w:rsidP="00402FFE">
            <w:pPr>
              <w:spacing w:after="0" w:line="240" w:lineRule="auto"/>
              <w:rPr>
                <w:ins w:id="9680" w:author="Lane, Stefanie" w:date="2023-04-28T12:07:00Z"/>
                <w:rFonts w:ascii="Calibri" w:eastAsia="Times New Roman" w:hAnsi="Calibri" w:cs="Calibri"/>
                <w:color w:val="000000"/>
                <w:rPrChange w:id="9681" w:author="Lane, Stefanie" w:date="2023-04-28T12:07:00Z">
                  <w:rPr>
                    <w:ins w:id="9682" w:author="Lane, Stefanie" w:date="2023-04-28T12:07:00Z"/>
                  </w:rPr>
                </w:rPrChange>
              </w:rPr>
              <w:pPrChange w:id="9683"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500A046" w14:textId="77777777" w:rsidR="00402FFE" w:rsidRPr="00402FFE" w:rsidRDefault="00402FFE" w:rsidP="00402FFE">
            <w:pPr>
              <w:spacing w:after="0" w:line="240" w:lineRule="auto"/>
              <w:rPr>
                <w:ins w:id="9684" w:author="Lane, Stefanie" w:date="2023-04-28T12:07:00Z"/>
                <w:rFonts w:ascii="Calibri" w:eastAsia="Times New Roman" w:hAnsi="Calibri" w:cs="Calibri"/>
                <w:color w:val="000000"/>
                <w:rPrChange w:id="9685" w:author="Lane, Stefanie" w:date="2023-04-28T12:07:00Z">
                  <w:rPr>
                    <w:ins w:id="9686" w:author="Lane, Stefanie" w:date="2023-04-28T12:07:00Z"/>
                  </w:rPr>
                </w:rPrChange>
              </w:rPr>
              <w:pPrChange w:id="9687" w:author="Lane, Stefanie" w:date="2023-04-28T12:07:00Z">
                <w:pPr/>
              </w:pPrChange>
            </w:pPr>
          </w:p>
        </w:tc>
        <w:tc>
          <w:tcPr>
            <w:tcW w:w="3320" w:type="dxa"/>
            <w:tcBorders>
              <w:top w:val="nil"/>
              <w:left w:val="nil"/>
              <w:bottom w:val="nil"/>
              <w:right w:val="nil"/>
            </w:tcBorders>
            <w:shd w:val="clear" w:color="auto" w:fill="auto"/>
            <w:noWrap/>
            <w:vAlign w:val="bottom"/>
            <w:hideMark/>
          </w:tcPr>
          <w:p w14:paraId="44118282" w14:textId="77777777" w:rsidR="00402FFE" w:rsidRPr="00402FFE" w:rsidRDefault="00402FFE" w:rsidP="00402FFE">
            <w:pPr>
              <w:spacing w:after="0" w:line="240" w:lineRule="auto"/>
              <w:rPr>
                <w:ins w:id="9688" w:author="Lane, Stefanie" w:date="2023-04-28T12:07:00Z"/>
                <w:rFonts w:ascii="Calibri" w:eastAsia="Times New Roman" w:hAnsi="Calibri" w:cs="Calibri"/>
                <w:i/>
                <w:iCs/>
                <w:color w:val="000000"/>
                <w:rPrChange w:id="9689" w:author="Lane, Stefanie" w:date="2023-04-28T12:07:00Z">
                  <w:rPr>
                    <w:ins w:id="9690" w:author="Lane, Stefanie" w:date="2023-04-28T12:07:00Z"/>
                  </w:rPr>
                </w:rPrChange>
              </w:rPr>
              <w:pPrChange w:id="9691" w:author="Lane, Stefanie" w:date="2023-04-28T12:07:00Z">
                <w:pPr/>
              </w:pPrChange>
            </w:pPr>
            <w:ins w:id="9692" w:author="Lane, Stefanie" w:date="2023-04-28T12:07:00Z">
              <w:r w:rsidRPr="00402FFE">
                <w:rPr>
                  <w:rFonts w:ascii="Calibri" w:eastAsia="Times New Roman" w:hAnsi="Calibri" w:cs="Calibri"/>
                  <w:i/>
                  <w:iCs/>
                  <w:color w:val="000000"/>
                  <w:rPrChange w:id="9693" w:author="Lane, Stefanie" w:date="2023-04-28T12:07:00Z">
                    <w:rPr/>
                  </w:rPrChange>
                </w:rPr>
                <w:t>Galium sp.</w:t>
              </w:r>
            </w:ins>
          </w:p>
        </w:tc>
        <w:tc>
          <w:tcPr>
            <w:tcW w:w="869" w:type="dxa"/>
            <w:tcBorders>
              <w:top w:val="nil"/>
              <w:left w:val="nil"/>
              <w:bottom w:val="nil"/>
              <w:right w:val="nil"/>
            </w:tcBorders>
            <w:shd w:val="clear" w:color="auto" w:fill="auto"/>
            <w:noWrap/>
            <w:vAlign w:val="bottom"/>
            <w:hideMark/>
          </w:tcPr>
          <w:p w14:paraId="6EC89056" w14:textId="77777777" w:rsidR="00402FFE" w:rsidRPr="00402FFE" w:rsidRDefault="00402FFE" w:rsidP="00402FFE">
            <w:pPr>
              <w:spacing w:after="0" w:line="240" w:lineRule="auto"/>
              <w:jc w:val="center"/>
              <w:rPr>
                <w:ins w:id="9694" w:author="Lane, Stefanie" w:date="2023-04-28T12:07:00Z"/>
                <w:rFonts w:ascii="Calibri" w:eastAsia="Times New Roman" w:hAnsi="Calibri" w:cs="Calibri"/>
                <w:color w:val="000000"/>
                <w:rPrChange w:id="9695" w:author="Lane, Stefanie" w:date="2023-04-28T12:07:00Z">
                  <w:rPr>
                    <w:ins w:id="9696" w:author="Lane, Stefanie" w:date="2023-04-28T12:07:00Z"/>
                  </w:rPr>
                </w:rPrChange>
              </w:rPr>
              <w:pPrChange w:id="9697" w:author="Lane, Stefanie" w:date="2023-04-28T12:07:00Z">
                <w:pPr>
                  <w:jc w:val="center"/>
                </w:pPr>
              </w:pPrChange>
            </w:pPr>
            <w:ins w:id="9698" w:author="Lane, Stefanie" w:date="2023-04-28T12:07:00Z">
              <w:r w:rsidRPr="00402FFE">
                <w:rPr>
                  <w:rFonts w:ascii="Calibri" w:eastAsia="Times New Roman" w:hAnsi="Calibri" w:cs="Calibri"/>
                  <w:color w:val="000000"/>
                  <w:rPrChange w:id="9699"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1F562EA7" w14:textId="77777777" w:rsidR="00402FFE" w:rsidRPr="00402FFE" w:rsidRDefault="00402FFE" w:rsidP="00402FFE">
            <w:pPr>
              <w:spacing w:after="0" w:line="240" w:lineRule="auto"/>
              <w:jc w:val="center"/>
              <w:rPr>
                <w:ins w:id="9700" w:author="Lane, Stefanie" w:date="2023-04-28T12:07:00Z"/>
                <w:rFonts w:ascii="Calibri" w:eastAsia="Times New Roman" w:hAnsi="Calibri" w:cs="Calibri"/>
                <w:color w:val="000000"/>
                <w:rPrChange w:id="9701" w:author="Lane, Stefanie" w:date="2023-04-28T12:07:00Z">
                  <w:rPr>
                    <w:ins w:id="9702" w:author="Lane, Stefanie" w:date="2023-04-28T12:07:00Z"/>
                  </w:rPr>
                </w:rPrChange>
              </w:rPr>
              <w:pPrChange w:id="9703" w:author="Lane, Stefanie" w:date="2023-04-28T12:07:00Z">
                <w:pPr>
                  <w:jc w:val="center"/>
                </w:pPr>
              </w:pPrChange>
            </w:pPr>
            <w:ins w:id="9704" w:author="Lane, Stefanie" w:date="2023-04-28T12:07:00Z">
              <w:r w:rsidRPr="00402FFE">
                <w:rPr>
                  <w:rFonts w:ascii="Calibri" w:eastAsia="Times New Roman" w:hAnsi="Calibri" w:cs="Calibri"/>
                  <w:color w:val="000000"/>
                  <w:rPrChange w:id="9705" w:author="Lane, Stefanie" w:date="2023-04-28T12:07:00Z">
                    <w:rPr/>
                  </w:rPrChange>
                </w:rPr>
                <w:t>0.03</w:t>
              </w:r>
            </w:ins>
          </w:p>
        </w:tc>
        <w:tc>
          <w:tcPr>
            <w:tcW w:w="810" w:type="dxa"/>
            <w:tcBorders>
              <w:top w:val="nil"/>
              <w:left w:val="nil"/>
              <w:bottom w:val="nil"/>
              <w:right w:val="nil"/>
            </w:tcBorders>
            <w:shd w:val="clear" w:color="auto" w:fill="auto"/>
            <w:noWrap/>
            <w:vAlign w:val="bottom"/>
            <w:hideMark/>
          </w:tcPr>
          <w:p w14:paraId="48487670" w14:textId="77777777" w:rsidR="00402FFE" w:rsidRPr="00402FFE" w:rsidRDefault="00402FFE" w:rsidP="00402FFE">
            <w:pPr>
              <w:spacing w:after="0" w:line="240" w:lineRule="auto"/>
              <w:jc w:val="center"/>
              <w:rPr>
                <w:ins w:id="9706" w:author="Lane, Stefanie" w:date="2023-04-28T12:07:00Z"/>
                <w:rFonts w:ascii="Calibri" w:eastAsia="Times New Roman" w:hAnsi="Calibri" w:cs="Calibri"/>
                <w:color w:val="000000"/>
                <w:rPrChange w:id="9707" w:author="Lane, Stefanie" w:date="2023-04-28T12:07:00Z">
                  <w:rPr>
                    <w:ins w:id="9708" w:author="Lane, Stefanie" w:date="2023-04-28T12:07:00Z"/>
                  </w:rPr>
                </w:rPrChange>
              </w:rPr>
              <w:pPrChange w:id="9709" w:author="Lane, Stefanie" w:date="2023-04-28T12:07:00Z">
                <w:pPr>
                  <w:jc w:val="center"/>
                </w:pPr>
              </w:pPrChange>
            </w:pPr>
            <w:ins w:id="9710" w:author="Lane, Stefanie" w:date="2023-04-28T12:07:00Z">
              <w:r w:rsidRPr="00402FFE">
                <w:rPr>
                  <w:rFonts w:ascii="Calibri" w:eastAsia="Times New Roman" w:hAnsi="Calibri" w:cs="Calibri"/>
                  <w:color w:val="000000"/>
                  <w:rPrChange w:id="9711"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1EF48241" w14:textId="77777777" w:rsidR="00402FFE" w:rsidRPr="00402FFE" w:rsidRDefault="00402FFE" w:rsidP="00402FFE">
            <w:pPr>
              <w:spacing w:after="0" w:line="240" w:lineRule="auto"/>
              <w:jc w:val="center"/>
              <w:rPr>
                <w:ins w:id="9712" w:author="Lane, Stefanie" w:date="2023-04-28T12:07:00Z"/>
                <w:rFonts w:ascii="Calibri" w:eastAsia="Times New Roman" w:hAnsi="Calibri" w:cs="Calibri"/>
                <w:color w:val="000000"/>
                <w:rPrChange w:id="9713" w:author="Lane, Stefanie" w:date="2023-04-28T12:07:00Z">
                  <w:rPr>
                    <w:ins w:id="9714" w:author="Lane, Stefanie" w:date="2023-04-28T12:07:00Z"/>
                  </w:rPr>
                </w:rPrChange>
              </w:rPr>
              <w:pPrChange w:id="9715" w:author="Lane, Stefanie" w:date="2023-04-28T12:07:00Z">
                <w:pPr>
                  <w:jc w:val="center"/>
                </w:pPr>
              </w:pPrChange>
            </w:pPr>
            <w:ins w:id="9716" w:author="Lane, Stefanie" w:date="2023-04-28T12:07:00Z">
              <w:r w:rsidRPr="00402FFE">
                <w:rPr>
                  <w:rFonts w:ascii="Calibri" w:eastAsia="Times New Roman" w:hAnsi="Calibri" w:cs="Calibri"/>
                  <w:color w:val="000000"/>
                  <w:rPrChange w:id="9717" w:author="Lane, Stefanie" w:date="2023-04-28T12:07:00Z">
                    <w:rPr/>
                  </w:rPrChange>
                </w:rPr>
                <w:t>NA</w:t>
              </w:r>
            </w:ins>
          </w:p>
        </w:tc>
      </w:tr>
      <w:tr w:rsidR="00402FFE" w:rsidRPr="00402FFE" w14:paraId="2A9D9DAE" w14:textId="77777777" w:rsidTr="00402FFE">
        <w:trPr>
          <w:divId w:val="50731576"/>
          <w:trHeight w:val="290"/>
          <w:ins w:id="9718" w:author="Lane, Stefanie" w:date="2023-04-28T12:07:00Z"/>
        </w:trPr>
        <w:tc>
          <w:tcPr>
            <w:tcW w:w="1311" w:type="dxa"/>
            <w:vMerge/>
            <w:tcBorders>
              <w:top w:val="nil"/>
              <w:left w:val="single" w:sz="8" w:space="0" w:color="auto"/>
              <w:bottom w:val="single" w:sz="8" w:space="0" w:color="000000"/>
              <w:right w:val="nil"/>
            </w:tcBorders>
            <w:vAlign w:val="center"/>
            <w:hideMark/>
          </w:tcPr>
          <w:p w14:paraId="16BDA55C" w14:textId="77777777" w:rsidR="00402FFE" w:rsidRPr="00402FFE" w:rsidRDefault="00402FFE" w:rsidP="00402FFE">
            <w:pPr>
              <w:spacing w:after="0" w:line="240" w:lineRule="auto"/>
              <w:rPr>
                <w:ins w:id="9719" w:author="Lane, Stefanie" w:date="2023-04-28T12:07:00Z"/>
                <w:rFonts w:ascii="Calibri" w:eastAsia="Times New Roman" w:hAnsi="Calibri" w:cs="Calibri"/>
                <w:color w:val="000000"/>
                <w:rPrChange w:id="9720" w:author="Lane, Stefanie" w:date="2023-04-28T12:07:00Z">
                  <w:rPr>
                    <w:ins w:id="9721" w:author="Lane, Stefanie" w:date="2023-04-28T12:07:00Z"/>
                  </w:rPr>
                </w:rPrChange>
              </w:rPr>
              <w:pPrChange w:id="972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47D6AE8" w14:textId="77777777" w:rsidR="00402FFE" w:rsidRPr="00402FFE" w:rsidRDefault="00402FFE" w:rsidP="00402FFE">
            <w:pPr>
              <w:spacing w:after="0" w:line="240" w:lineRule="auto"/>
              <w:rPr>
                <w:ins w:id="9723" w:author="Lane, Stefanie" w:date="2023-04-28T12:07:00Z"/>
                <w:rFonts w:ascii="Calibri" w:eastAsia="Times New Roman" w:hAnsi="Calibri" w:cs="Calibri"/>
                <w:color w:val="000000"/>
                <w:rPrChange w:id="9724" w:author="Lane, Stefanie" w:date="2023-04-28T12:07:00Z">
                  <w:rPr>
                    <w:ins w:id="9725" w:author="Lane, Stefanie" w:date="2023-04-28T12:07:00Z"/>
                  </w:rPr>
                </w:rPrChange>
              </w:rPr>
              <w:pPrChange w:id="9726"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A7AE766" w14:textId="77777777" w:rsidR="00402FFE" w:rsidRPr="00402FFE" w:rsidRDefault="00402FFE" w:rsidP="00402FFE">
            <w:pPr>
              <w:spacing w:after="0" w:line="240" w:lineRule="auto"/>
              <w:rPr>
                <w:ins w:id="9727" w:author="Lane, Stefanie" w:date="2023-04-28T12:07:00Z"/>
                <w:rFonts w:ascii="Calibri" w:eastAsia="Times New Roman" w:hAnsi="Calibri" w:cs="Calibri"/>
                <w:i/>
                <w:iCs/>
                <w:color w:val="000000"/>
                <w:rPrChange w:id="9728" w:author="Lane, Stefanie" w:date="2023-04-28T12:07:00Z">
                  <w:rPr>
                    <w:ins w:id="9729" w:author="Lane, Stefanie" w:date="2023-04-28T12:07:00Z"/>
                  </w:rPr>
                </w:rPrChange>
              </w:rPr>
              <w:pPrChange w:id="9730" w:author="Lane, Stefanie" w:date="2023-04-28T12:07:00Z">
                <w:pPr/>
              </w:pPrChange>
            </w:pPr>
            <w:ins w:id="9731" w:author="Lane, Stefanie" w:date="2023-04-28T12:07:00Z">
              <w:r w:rsidRPr="00402FFE">
                <w:rPr>
                  <w:rFonts w:ascii="Calibri" w:eastAsia="Times New Roman" w:hAnsi="Calibri" w:cs="Calibri"/>
                  <w:i/>
                  <w:iCs/>
                  <w:color w:val="000000"/>
                  <w:rPrChange w:id="9732" w:author="Lane, Stefanie" w:date="2023-04-28T12:07:00Z">
                    <w:rPr/>
                  </w:rPrChange>
                </w:rPr>
                <w:t>Juncus oxymeris</w:t>
              </w:r>
            </w:ins>
          </w:p>
        </w:tc>
        <w:tc>
          <w:tcPr>
            <w:tcW w:w="869" w:type="dxa"/>
            <w:tcBorders>
              <w:top w:val="single" w:sz="4" w:space="0" w:color="auto"/>
              <w:left w:val="nil"/>
              <w:bottom w:val="single" w:sz="4" w:space="0" w:color="auto"/>
              <w:right w:val="nil"/>
            </w:tcBorders>
            <w:shd w:val="clear" w:color="auto" w:fill="auto"/>
            <w:noWrap/>
            <w:vAlign w:val="bottom"/>
            <w:hideMark/>
          </w:tcPr>
          <w:p w14:paraId="380C18D6" w14:textId="77777777" w:rsidR="00402FFE" w:rsidRPr="00402FFE" w:rsidRDefault="00402FFE" w:rsidP="00402FFE">
            <w:pPr>
              <w:spacing w:after="0" w:line="240" w:lineRule="auto"/>
              <w:jc w:val="center"/>
              <w:rPr>
                <w:ins w:id="9733" w:author="Lane, Stefanie" w:date="2023-04-28T12:07:00Z"/>
                <w:rFonts w:ascii="Calibri" w:eastAsia="Times New Roman" w:hAnsi="Calibri" w:cs="Calibri"/>
                <w:color w:val="000000"/>
                <w:rPrChange w:id="9734" w:author="Lane, Stefanie" w:date="2023-04-28T12:07:00Z">
                  <w:rPr>
                    <w:ins w:id="9735" w:author="Lane, Stefanie" w:date="2023-04-28T12:07:00Z"/>
                  </w:rPr>
                </w:rPrChange>
              </w:rPr>
              <w:pPrChange w:id="9736" w:author="Lane, Stefanie" w:date="2023-04-28T12:07:00Z">
                <w:pPr>
                  <w:jc w:val="center"/>
                </w:pPr>
              </w:pPrChange>
            </w:pPr>
            <w:ins w:id="9737" w:author="Lane, Stefanie" w:date="2023-04-28T12:07:00Z">
              <w:r w:rsidRPr="00402FFE">
                <w:rPr>
                  <w:rFonts w:ascii="Calibri" w:eastAsia="Times New Roman" w:hAnsi="Calibri" w:cs="Calibri"/>
                  <w:color w:val="000000"/>
                  <w:rPrChange w:id="9738"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432188FB" w14:textId="77777777" w:rsidR="00402FFE" w:rsidRPr="00402FFE" w:rsidRDefault="00402FFE" w:rsidP="00402FFE">
            <w:pPr>
              <w:spacing w:after="0" w:line="240" w:lineRule="auto"/>
              <w:jc w:val="center"/>
              <w:rPr>
                <w:ins w:id="9739" w:author="Lane, Stefanie" w:date="2023-04-28T12:07:00Z"/>
                <w:rFonts w:ascii="Calibri" w:eastAsia="Times New Roman" w:hAnsi="Calibri" w:cs="Calibri"/>
                <w:color w:val="000000"/>
                <w:rPrChange w:id="9740" w:author="Lane, Stefanie" w:date="2023-04-28T12:07:00Z">
                  <w:rPr>
                    <w:ins w:id="9741" w:author="Lane, Stefanie" w:date="2023-04-28T12:07:00Z"/>
                  </w:rPr>
                </w:rPrChange>
              </w:rPr>
              <w:pPrChange w:id="9742" w:author="Lane, Stefanie" w:date="2023-04-28T12:07:00Z">
                <w:pPr>
                  <w:jc w:val="center"/>
                </w:pPr>
              </w:pPrChange>
            </w:pPr>
            <w:ins w:id="9743" w:author="Lane, Stefanie" w:date="2023-04-28T12:07:00Z">
              <w:r w:rsidRPr="00402FFE">
                <w:rPr>
                  <w:rFonts w:ascii="Calibri" w:eastAsia="Times New Roman" w:hAnsi="Calibri" w:cs="Calibri"/>
                  <w:color w:val="000000"/>
                  <w:rPrChange w:id="9744" w:author="Lane, Stefanie" w:date="2023-04-28T12:07:00Z">
                    <w:rPr/>
                  </w:rPrChange>
                </w:rPr>
                <w:t>0.09</w:t>
              </w:r>
            </w:ins>
          </w:p>
        </w:tc>
        <w:tc>
          <w:tcPr>
            <w:tcW w:w="810" w:type="dxa"/>
            <w:tcBorders>
              <w:top w:val="single" w:sz="4" w:space="0" w:color="auto"/>
              <w:left w:val="nil"/>
              <w:bottom w:val="single" w:sz="4" w:space="0" w:color="auto"/>
              <w:right w:val="nil"/>
            </w:tcBorders>
            <w:shd w:val="clear" w:color="auto" w:fill="auto"/>
            <w:noWrap/>
            <w:vAlign w:val="bottom"/>
            <w:hideMark/>
          </w:tcPr>
          <w:p w14:paraId="7890EAB5" w14:textId="77777777" w:rsidR="00402FFE" w:rsidRPr="00402FFE" w:rsidRDefault="00402FFE" w:rsidP="00402FFE">
            <w:pPr>
              <w:spacing w:after="0" w:line="240" w:lineRule="auto"/>
              <w:jc w:val="center"/>
              <w:rPr>
                <w:ins w:id="9745" w:author="Lane, Stefanie" w:date="2023-04-28T12:07:00Z"/>
                <w:rFonts w:ascii="Calibri" w:eastAsia="Times New Roman" w:hAnsi="Calibri" w:cs="Calibri"/>
                <w:color w:val="000000"/>
                <w:rPrChange w:id="9746" w:author="Lane, Stefanie" w:date="2023-04-28T12:07:00Z">
                  <w:rPr>
                    <w:ins w:id="9747" w:author="Lane, Stefanie" w:date="2023-04-28T12:07:00Z"/>
                  </w:rPr>
                </w:rPrChange>
              </w:rPr>
              <w:pPrChange w:id="9748" w:author="Lane, Stefanie" w:date="2023-04-28T12:07:00Z">
                <w:pPr>
                  <w:jc w:val="center"/>
                </w:pPr>
              </w:pPrChange>
            </w:pPr>
            <w:ins w:id="9749" w:author="Lane, Stefanie" w:date="2023-04-28T12:07:00Z">
              <w:r w:rsidRPr="00402FFE">
                <w:rPr>
                  <w:rFonts w:ascii="Calibri" w:eastAsia="Times New Roman" w:hAnsi="Calibri" w:cs="Calibri"/>
                  <w:color w:val="000000"/>
                  <w:rPrChange w:id="9750"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A8926AD" w14:textId="77777777" w:rsidR="00402FFE" w:rsidRPr="00402FFE" w:rsidRDefault="00402FFE" w:rsidP="00402FFE">
            <w:pPr>
              <w:spacing w:after="0" w:line="240" w:lineRule="auto"/>
              <w:jc w:val="center"/>
              <w:rPr>
                <w:ins w:id="9751" w:author="Lane, Stefanie" w:date="2023-04-28T12:07:00Z"/>
                <w:rFonts w:ascii="Calibri" w:eastAsia="Times New Roman" w:hAnsi="Calibri" w:cs="Calibri"/>
                <w:color w:val="000000"/>
                <w:rPrChange w:id="9752" w:author="Lane, Stefanie" w:date="2023-04-28T12:07:00Z">
                  <w:rPr>
                    <w:ins w:id="9753" w:author="Lane, Stefanie" w:date="2023-04-28T12:07:00Z"/>
                  </w:rPr>
                </w:rPrChange>
              </w:rPr>
              <w:pPrChange w:id="9754" w:author="Lane, Stefanie" w:date="2023-04-28T12:07:00Z">
                <w:pPr>
                  <w:jc w:val="center"/>
                </w:pPr>
              </w:pPrChange>
            </w:pPr>
            <w:ins w:id="9755" w:author="Lane, Stefanie" w:date="2023-04-28T12:07:00Z">
              <w:r w:rsidRPr="00402FFE">
                <w:rPr>
                  <w:rFonts w:ascii="Calibri" w:eastAsia="Times New Roman" w:hAnsi="Calibri" w:cs="Calibri"/>
                  <w:color w:val="000000"/>
                  <w:rPrChange w:id="9756" w:author="Lane, Stefanie" w:date="2023-04-28T12:07:00Z">
                    <w:rPr/>
                  </w:rPrChange>
                </w:rPr>
                <w:t>NA</w:t>
              </w:r>
            </w:ins>
          </w:p>
        </w:tc>
      </w:tr>
      <w:tr w:rsidR="00402FFE" w:rsidRPr="00402FFE" w14:paraId="65BBC1C1" w14:textId="77777777" w:rsidTr="00402FFE">
        <w:trPr>
          <w:divId w:val="50731576"/>
          <w:trHeight w:val="300"/>
          <w:ins w:id="9757" w:author="Lane, Stefanie" w:date="2023-04-28T12:07:00Z"/>
        </w:trPr>
        <w:tc>
          <w:tcPr>
            <w:tcW w:w="1311" w:type="dxa"/>
            <w:vMerge/>
            <w:tcBorders>
              <w:top w:val="nil"/>
              <w:left w:val="single" w:sz="8" w:space="0" w:color="auto"/>
              <w:bottom w:val="single" w:sz="8" w:space="0" w:color="000000"/>
              <w:right w:val="nil"/>
            </w:tcBorders>
            <w:vAlign w:val="center"/>
            <w:hideMark/>
          </w:tcPr>
          <w:p w14:paraId="7BB6E616" w14:textId="77777777" w:rsidR="00402FFE" w:rsidRPr="00402FFE" w:rsidRDefault="00402FFE" w:rsidP="00402FFE">
            <w:pPr>
              <w:spacing w:after="0" w:line="240" w:lineRule="auto"/>
              <w:rPr>
                <w:ins w:id="9758" w:author="Lane, Stefanie" w:date="2023-04-28T12:07:00Z"/>
                <w:rFonts w:ascii="Calibri" w:eastAsia="Times New Roman" w:hAnsi="Calibri" w:cs="Calibri"/>
                <w:color w:val="000000"/>
                <w:rPrChange w:id="9759" w:author="Lane, Stefanie" w:date="2023-04-28T12:07:00Z">
                  <w:rPr>
                    <w:ins w:id="9760" w:author="Lane, Stefanie" w:date="2023-04-28T12:07:00Z"/>
                  </w:rPr>
                </w:rPrChange>
              </w:rPr>
              <w:pPrChange w:id="9761"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2A5DDF1" w14:textId="77777777" w:rsidR="00402FFE" w:rsidRPr="00402FFE" w:rsidRDefault="00402FFE" w:rsidP="00402FFE">
            <w:pPr>
              <w:spacing w:after="0" w:line="240" w:lineRule="auto"/>
              <w:rPr>
                <w:ins w:id="9762" w:author="Lane, Stefanie" w:date="2023-04-28T12:07:00Z"/>
                <w:rFonts w:ascii="Calibri" w:eastAsia="Times New Roman" w:hAnsi="Calibri" w:cs="Calibri"/>
                <w:color w:val="000000"/>
                <w:rPrChange w:id="9763" w:author="Lane, Stefanie" w:date="2023-04-28T12:07:00Z">
                  <w:rPr>
                    <w:ins w:id="9764" w:author="Lane, Stefanie" w:date="2023-04-28T12:07:00Z"/>
                  </w:rPr>
                </w:rPrChange>
              </w:rPr>
              <w:pPrChange w:id="9765" w:author="Lane, Stefanie" w:date="2023-04-28T12:07:00Z">
                <w:pPr/>
              </w:pPrChange>
            </w:pPr>
          </w:p>
        </w:tc>
        <w:tc>
          <w:tcPr>
            <w:tcW w:w="3320" w:type="dxa"/>
            <w:tcBorders>
              <w:top w:val="nil"/>
              <w:left w:val="nil"/>
              <w:bottom w:val="single" w:sz="8" w:space="0" w:color="auto"/>
              <w:right w:val="nil"/>
            </w:tcBorders>
            <w:shd w:val="clear" w:color="auto" w:fill="auto"/>
            <w:noWrap/>
            <w:vAlign w:val="bottom"/>
            <w:hideMark/>
          </w:tcPr>
          <w:p w14:paraId="20403B72" w14:textId="77777777" w:rsidR="00402FFE" w:rsidRPr="00402FFE" w:rsidRDefault="00402FFE" w:rsidP="00402FFE">
            <w:pPr>
              <w:spacing w:after="0" w:line="240" w:lineRule="auto"/>
              <w:rPr>
                <w:ins w:id="9766" w:author="Lane, Stefanie" w:date="2023-04-28T12:07:00Z"/>
                <w:rFonts w:ascii="Calibri" w:eastAsia="Times New Roman" w:hAnsi="Calibri" w:cs="Calibri"/>
                <w:i/>
                <w:iCs/>
                <w:color w:val="000000"/>
                <w:rPrChange w:id="9767" w:author="Lane, Stefanie" w:date="2023-04-28T12:07:00Z">
                  <w:rPr>
                    <w:ins w:id="9768" w:author="Lane, Stefanie" w:date="2023-04-28T12:07:00Z"/>
                  </w:rPr>
                </w:rPrChange>
              </w:rPr>
              <w:pPrChange w:id="9769" w:author="Lane, Stefanie" w:date="2023-04-28T12:07:00Z">
                <w:pPr/>
              </w:pPrChange>
            </w:pPr>
            <w:ins w:id="9770" w:author="Lane, Stefanie" w:date="2023-04-28T12:07:00Z">
              <w:r w:rsidRPr="00402FFE">
                <w:rPr>
                  <w:rFonts w:ascii="Calibri" w:eastAsia="Times New Roman" w:hAnsi="Calibri" w:cs="Calibri"/>
                  <w:i/>
                  <w:iCs/>
                  <w:color w:val="000000"/>
                  <w:rPrChange w:id="9771" w:author="Lane, Stefanie" w:date="2023-04-28T12:07:00Z">
                    <w:rPr/>
                  </w:rPrChange>
                </w:rPr>
                <w:t>Salix sitchensis</w:t>
              </w:r>
            </w:ins>
          </w:p>
        </w:tc>
        <w:tc>
          <w:tcPr>
            <w:tcW w:w="869" w:type="dxa"/>
            <w:tcBorders>
              <w:top w:val="nil"/>
              <w:left w:val="nil"/>
              <w:bottom w:val="single" w:sz="8" w:space="0" w:color="auto"/>
              <w:right w:val="nil"/>
            </w:tcBorders>
            <w:shd w:val="clear" w:color="auto" w:fill="auto"/>
            <w:noWrap/>
            <w:vAlign w:val="bottom"/>
            <w:hideMark/>
          </w:tcPr>
          <w:p w14:paraId="5B355689" w14:textId="77777777" w:rsidR="00402FFE" w:rsidRPr="00402FFE" w:rsidRDefault="00402FFE" w:rsidP="00402FFE">
            <w:pPr>
              <w:spacing w:after="0" w:line="240" w:lineRule="auto"/>
              <w:jc w:val="center"/>
              <w:rPr>
                <w:ins w:id="9772" w:author="Lane, Stefanie" w:date="2023-04-28T12:07:00Z"/>
                <w:rFonts w:ascii="Calibri" w:eastAsia="Times New Roman" w:hAnsi="Calibri" w:cs="Calibri"/>
                <w:color w:val="000000"/>
                <w:rPrChange w:id="9773" w:author="Lane, Stefanie" w:date="2023-04-28T12:07:00Z">
                  <w:rPr>
                    <w:ins w:id="9774" w:author="Lane, Stefanie" w:date="2023-04-28T12:07:00Z"/>
                  </w:rPr>
                </w:rPrChange>
              </w:rPr>
              <w:pPrChange w:id="9775" w:author="Lane, Stefanie" w:date="2023-04-28T12:07:00Z">
                <w:pPr>
                  <w:jc w:val="center"/>
                </w:pPr>
              </w:pPrChange>
            </w:pPr>
            <w:ins w:id="9776" w:author="Lane, Stefanie" w:date="2023-04-28T12:07:00Z">
              <w:r w:rsidRPr="00402FFE">
                <w:rPr>
                  <w:rFonts w:ascii="Calibri" w:eastAsia="Times New Roman" w:hAnsi="Calibri" w:cs="Calibri"/>
                  <w:color w:val="000000"/>
                  <w:rPrChange w:id="9777" w:author="Lane, Stefanie" w:date="2023-04-28T12:07:00Z">
                    <w:rPr/>
                  </w:rPrChange>
                </w:rPr>
                <w:t>0.00</w:t>
              </w:r>
            </w:ins>
          </w:p>
        </w:tc>
        <w:tc>
          <w:tcPr>
            <w:tcW w:w="990" w:type="dxa"/>
            <w:tcBorders>
              <w:top w:val="nil"/>
              <w:left w:val="nil"/>
              <w:bottom w:val="single" w:sz="8" w:space="0" w:color="auto"/>
              <w:right w:val="nil"/>
            </w:tcBorders>
            <w:shd w:val="clear" w:color="auto" w:fill="auto"/>
            <w:noWrap/>
            <w:vAlign w:val="bottom"/>
            <w:hideMark/>
          </w:tcPr>
          <w:p w14:paraId="2845A29C" w14:textId="77777777" w:rsidR="00402FFE" w:rsidRPr="00402FFE" w:rsidRDefault="00402FFE" w:rsidP="00402FFE">
            <w:pPr>
              <w:spacing w:after="0" w:line="240" w:lineRule="auto"/>
              <w:jc w:val="center"/>
              <w:rPr>
                <w:ins w:id="9778" w:author="Lane, Stefanie" w:date="2023-04-28T12:07:00Z"/>
                <w:rFonts w:ascii="Calibri" w:eastAsia="Times New Roman" w:hAnsi="Calibri" w:cs="Calibri"/>
                <w:color w:val="000000"/>
                <w:rPrChange w:id="9779" w:author="Lane, Stefanie" w:date="2023-04-28T12:07:00Z">
                  <w:rPr>
                    <w:ins w:id="9780" w:author="Lane, Stefanie" w:date="2023-04-28T12:07:00Z"/>
                  </w:rPr>
                </w:rPrChange>
              </w:rPr>
              <w:pPrChange w:id="9781" w:author="Lane, Stefanie" w:date="2023-04-28T12:07:00Z">
                <w:pPr>
                  <w:jc w:val="center"/>
                </w:pPr>
              </w:pPrChange>
            </w:pPr>
            <w:ins w:id="9782" w:author="Lane, Stefanie" w:date="2023-04-28T12:07:00Z">
              <w:r w:rsidRPr="00402FFE">
                <w:rPr>
                  <w:rFonts w:ascii="Calibri" w:eastAsia="Times New Roman" w:hAnsi="Calibri" w:cs="Calibri"/>
                  <w:color w:val="000000"/>
                  <w:rPrChange w:id="9783" w:author="Lane, Stefanie" w:date="2023-04-28T12:07:00Z">
                    <w:rPr/>
                  </w:rPrChange>
                </w:rPr>
                <w:t>0.03</w:t>
              </w:r>
            </w:ins>
          </w:p>
        </w:tc>
        <w:tc>
          <w:tcPr>
            <w:tcW w:w="810" w:type="dxa"/>
            <w:tcBorders>
              <w:top w:val="nil"/>
              <w:left w:val="nil"/>
              <w:bottom w:val="single" w:sz="8" w:space="0" w:color="auto"/>
              <w:right w:val="nil"/>
            </w:tcBorders>
            <w:shd w:val="clear" w:color="auto" w:fill="auto"/>
            <w:noWrap/>
            <w:vAlign w:val="bottom"/>
            <w:hideMark/>
          </w:tcPr>
          <w:p w14:paraId="127BF02C" w14:textId="77777777" w:rsidR="00402FFE" w:rsidRPr="00402FFE" w:rsidRDefault="00402FFE" w:rsidP="00402FFE">
            <w:pPr>
              <w:spacing w:after="0" w:line="240" w:lineRule="auto"/>
              <w:jc w:val="center"/>
              <w:rPr>
                <w:ins w:id="9784" w:author="Lane, Stefanie" w:date="2023-04-28T12:07:00Z"/>
                <w:rFonts w:ascii="Calibri" w:eastAsia="Times New Roman" w:hAnsi="Calibri" w:cs="Calibri"/>
                <w:color w:val="000000"/>
                <w:rPrChange w:id="9785" w:author="Lane, Stefanie" w:date="2023-04-28T12:07:00Z">
                  <w:rPr>
                    <w:ins w:id="9786" w:author="Lane, Stefanie" w:date="2023-04-28T12:07:00Z"/>
                  </w:rPr>
                </w:rPrChange>
              </w:rPr>
              <w:pPrChange w:id="9787" w:author="Lane, Stefanie" w:date="2023-04-28T12:07:00Z">
                <w:pPr>
                  <w:jc w:val="center"/>
                </w:pPr>
              </w:pPrChange>
            </w:pPr>
            <w:ins w:id="9788" w:author="Lane, Stefanie" w:date="2023-04-28T12:07:00Z">
              <w:r w:rsidRPr="00402FFE">
                <w:rPr>
                  <w:rFonts w:ascii="Calibri" w:eastAsia="Times New Roman" w:hAnsi="Calibri" w:cs="Calibri"/>
                  <w:color w:val="000000"/>
                  <w:rPrChange w:id="9789" w:author="Lane, Stefanie" w:date="2023-04-28T12:07: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
          <w:p w14:paraId="37B995FC" w14:textId="77777777" w:rsidR="00402FFE" w:rsidRPr="00402FFE" w:rsidRDefault="00402FFE" w:rsidP="00402FFE">
            <w:pPr>
              <w:spacing w:after="0" w:line="240" w:lineRule="auto"/>
              <w:jc w:val="center"/>
              <w:rPr>
                <w:ins w:id="9790" w:author="Lane, Stefanie" w:date="2023-04-28T12:07:00Z"/>
                <w:rFonts w:ascii="Calibri" w:eastAsia="Times New Roman" w:hAnsi="Calibri" w:cs="Calibri"/>
                <w:color w:val="000000"/>
                <w:rPrChange w:id="9791" w:author="Lane, Stefanie" w:date="2023-04-28T12:07:00Z">
                  <w:rPr>
                    <w:ins w:id="9792" w:author="Lane, Stefanie" w:date="2023-04-28T12:07:00Z"/>
                  </w:rPr>
                </w:rPrChange>
              </w:rPr>
              <w:pPrChange w:id="9793" w:author="Lane, Stefanie" w:date="2023-04-28T12:07:00Z">
                <w:pPr>
                  <w:jc w:val="center"/>
                </w:pPr>
              </w:pPrChange>
            </w:pPr>
            <w:ins w:id="9794" w:author="Lane, Stefanie" w:date="2023-04-28T12:07:00Z">
              <w:r w:rsidRPr="00402FFE">
                <w:rPr>
                  <w:rFonts w:ascii="Calibri" w:eastAsia="Times New Roman" w:hAnsi="Calibri" w:cs="Calibri"/>
                  <w:color w:val="000000"/>
                  <w:rPrChange w:id="9795" w:author="Lane, Stefanie" w:date="2023-04-28T12:07:00Z">
                    <w:rPr/>
                  </w:rPrChange>
                </w:rPr>
                <w:t>NA</w:t>
              </w:r>
            </w:ins>
          </w:p>
        </w:tc>
      </w:tr>
      <w:tr w:rsidR="00402FFE" w:rsidRPr="00402FFE" w14:paraId="584CF366" w14:textId="77777777" w:rsidTr="00402FFE">
        <w:trPr>
          <w:divId w:val="50731576"/>
          <w:trHeight w:val="290"/>
          <w:ins w:id="9796" w:author="Lane, Stefanie" w:date="2023-04-28T12:07:00Z"/>
        </w:trPr>
        <w:tc>
          <w:tcPr>
            <w:tcW w:w="1311" w:type="dxa"/>
            <w:tcBorders>
              <w:top w:val="nil"/>
              <w:left w:val="nil"/>
              <w:bottom w:val="nil"/>
              <w:right w:val="nil"/>
            </w:tcBorders>
            <w:shd w:val="clear" w:color="auto" w:fill="auto"/>
            <w:noWrap/>
            <w:vAlign w:val="center"/>
            <w:hideMark/>
          </w:tcPr>
          <w:p w14:paraId="6F0507D1" w14:textId="77777777" w:rsidR="00402FFE" w:rsidRPr="00402FFE" w:rsidRDefault="00402FFE" w:rsidP="00402FFE">
            <w:pPr>
              <w:spacing w:after="0" w:line="240" w:lineRule="auto"/>
              <w:jc w:val="center"/>
              <w:rPr>
                <w:ins w:id="9797" w:author="Lane, Stefanie" w:date="2023-04-28T12:07:00Z"/>
                <w:rFonts w:ascii="Calibri" w:eastAsia="Times New Roman" w:hAnsi="Calibri" w:cs="Calibri"/>
                <w:color w:val="000000"/>
                <w:rPrChange w:id="9798" w:author="Lane, Stefanie" w:date="2023-04-28T12:07:00Z">
                  <w:rPr>
                    <w:ins w:id="9799" w:author="Lane, Stefanie" w:date="2023-04-28T12:07:00Z"/>
                  </w:rPr>
                </w:rPrChange>
              </w:rPr>
              <w:pPrChange w:id="9800" w:author="Lane, Stefanie" w:date="2023-04-28T12:07:00Z">
                <w:pPr>
                  <w:jc w:val="center"/>
                </w:pPr>
              </w:pPrChange>
            </w:pPr>
          </w:p>
        </w:tc>
        <w:tc>
          <w:tcPr>
            <w:tcW w:w="1160" w:type="dxa"/>
            <w:tcBorders>
              <w:top w:val="nil"/>
              <w:left w:val="nil"/>
              <w:bottom w:val="nil"/>
              <w:right w:val="nil"/>
            </w:tcBorders>
            <w:shd w:val="clear" w:color="auto" w:fill="auto"/>
            <w:noWrap/>
            <w:vAlign w:val="center"/>
            <w:hideMark/>
          </w:tcPr>
          <w:p w14:paraId="2F09BCAF" w14:textId="77777777" w:rsidR="00402FFE" w:rsidRPr="00402FFE" w:rsidRDefault="00402FFE" w:rsidP="00402FFE">
            <w:pPr>
              <w:spacing w:after="0" w:line="240" w:lineRule="auto"/>
              <w:jc w:val="center"/>
              <w:rPr>
                <w:ins w:id="9801" w:author="Lane, Stefanie" w:date="2023-04-28T12:07:00Z"/>
                <w:rFonts w:ascii="Times New Roman" w:eastAsia="Times New Roman" w:hAnsi="Times New Roman" w:cs="Times New Roman"/>
                <w:sz w:val="20"/>
                <w:szCs w:val="20"/>
                <w:rPrChange w:id="9802" w:author="Lane, Stefanie" w:date="2023-04-28T12:07:00Z">
                  <w:rPr>
                    <w:ins w:id="9803" w:author="Lane, Stefanie" w:date="2023-04-28T12:07:00Z"/>
                  </w:rPr>
                </w:rPrChange>
              </w:rPr>
              <w:pPrChange w:id="9804" w:author="Lane, Stefanie" w:date="2023-04-28T12:07:00Z">
                <w:pPr>
                  <w:jc w:val="center"/>
                </w:pPr>
              </w:pPrChange>
            </w:pPr>
          </w:p>
        </w:tc>
        <w:tc>
          <w:tcPr>
            <w:tcW w:w="3320" w:type="dxa"/>
            <w:tcBorders>
              <w:top w:val="nil"/>
              <w:left w:val="nil"/>
              <w:bottom w:val="nil"/>
              <w:right w:val="nil"/>
            </w:tcBorders>
            <w:shd w:val="clear" w:color="auto" w:fill="auto"/>
            <w:noWrap/>
            <w:vAlign w:val="bottom"/>
            <w:hideMark/>
          </w:tcPr>
          <w:p w14:paraId="239864CF" w14:textId="77777777" w:rsidR="00402FFE" w:rsidRPr="00402FFE" w:rsidRDefault="00402FFE" w:rsidP="00402FFE">
            <w:pPr>
              <w:spacing w:after="0" w:line="240" w:lineRule="auto"/>
              <w:jc w:val="center"/>
              <w:rPr>
                <w:ins w:id="9805" w:author="Lane, Stefanie" w:date="2023-04-28T12:07:00Z"/>
                <w:rFonts w:ascii="Times New Roman" w:eastAsia="Times New Roman" w:hAnsi="Times New Roman" w:cs="Times New Roman"/>
                <w:sz w:val="20"/>
                <w:szCs w:val="20"/>
                <w:rPrChange w:id="9806" w:author="Lane, Stefanie" w:date="2023-04-28T12:07:00Z">
                  <w:rPr>
                    <w:ins w:id="9807" w:author="Lane, Stefanie" w:date="2023-04-28T12:07:00Z"/>
                  </w:rPr>
                </w:rPrChange>
              </w:rPr>
              <w:pPrChange w:id="9808" w:author="Lane, Stefanie" w:date="2023-04-28T12:07:00Z">
                <w:pPr>
                  <w:jc w:val="center"/>
                </w:pPr>
              </w:pPrChange>
            </w:pPr>
          </w:p>
        </w:tc>
        <w:tc>
          <w:tcPr>
            <w:tcW w:w="869" w:type="dxa"/>
            <w:tcBorders>
              <w:top w:val="nil"/>
              <w:left w:val="nil"/>
              <w:bottom w:val="nil"/>
              <w:right w:val="nil"/>
            </w:tcBorders>
            <w:shd w:val="clear" w:color="auto" w:fill="auto"/>
            <w:noWrap/>
            <w:vAlign w:val="bottom"/>
            <w:hideMark/>
          </w:tcPr>
          <w:p w14:paraId="28602DDF" w14:textId="77777777" w:rsidR="00402FFE" w:rsidRPr="00402FFE" w:rsidRDefault="00402FFE" w:rsidP="00402FFE">
            <w:pPr>
              <w:spacing w:after="0" w:line="240" w:lineRule="auto"/>
              <w:rPr>
                <w:ins w:id="9809" w:author="Lane, Stefanie" w:date="2023-04-28T12:07:00Z"/>
                <w:rFonts w:ascii="Times New Roman" w:eastAsia="Times New Roman" w:hAnsi="Times New Roman" w:cs="Times New Roman"/>
                <w:sz w:val="20"/>
                <w:szCs w:val="20"/>
                <w:rPrChange w:id="9810" w:author="Lane, Stefanie" w:date="2023-04-28T12:07:00Z">
                  <w:rPr>
                    <w:ins w:id="9811" w:author="Lane, Stefanie" w:date="2023-04-28T12:07:00Z"/>
                  </w:rPr>
                </w:rPrChange>
              </w:rPr>
              <w:pPrChange w:id="9812" w:author="Lane, Stefanie" w:date="2023-04-28T12:07:00Z">
                <w:pPr/>
              </w:pPrChange>
            </w:pPr>
          </w:p>
        </w:tc>
        <w:tc>
          <w:tcPr>
            <w:tcW w:w="990" w:type="dxa"/>
            <w:tcBorders>
              <w:top w:val="nil"/>
              <w:left w:val="nil"/>
              <w:bottom w:val="nil"/>
              <w:right w:val="nil"/>
            </w:tcBorders>
            <w:shd w:val="clear" w:color="auto" w:fill="auto"/>
            <w:noWrap/>
            <w:vAlign w:val="bottom"/>
            <w:hideMark/>
          </w:tcPr>
          <w:p w14:paraId="0CCC813B" w14:textId="77777777" w:rsidR="00402FFE" w:rsidRPr="00402FFE" w:rsidRDefault="00402FFE" w:rsidP="00402FFE">
            <w:pPr>
              <w:spacing w:after="0" w:line="240" w:lineRule="auto"/>
              <w:jc w:val="center"/>
              <w:rPr>
                <w:ins w:id="9813" w:author="Lane, Stefanie" w:date="2023-04-28T12:07:00Z"/>
                <w:rFonts w:ascii="Times New Roman" w:eastAsia="Times New Roman" w:hAnsi="Times New Roman" w:cs="Times New Roman"/>
                <w:sz w:val="20"/>
                <w:szCs w:val="20"/>
                <w:rPrChange w:id="9814" w:author="Lane, Stefanie" w:date="2023-04-28T12:07:00Z">
                  <w:rPr>
                    <w:ins w:id="9815" w:author="Lane, Stefanie" w:date="2023-04-28T12:07:00Z"/>
                  </w:rPr>
                </w:rPrChange>
              </w:rPr>
              <w:pPrChange w:id="9816" w:author="Lane, Stefanie" w:date="2023-04-28T12:07:00Z">
                <w:pPr>
                  <w:jc w:val="center"/>
                </w:pPr>
              </w:pPrChange>
            </w:pPr>
          </w:p>
        </w:tc>
        <w:tc>
          <w:tcPr>
            <w:tcW w:w="810" w:type="dxa"/>
            <w:tcBorders>
              <w:top w:val="nil"/>
              <w:left w:val="nil"/>
              <w:bottom w:val="nil"/>
              <w:right w:val="nil"/>
            </w:tcBorders>
            <w:shd w:val="clear" w:color="auto" w:fill="auto"/>
            <w:noWrap/>
            <w:vAlign w:val="bottom"/>
            <w:hideMark/>
          </w:tcPr>
          <w:p w14:paraId="1C867746" w14:textId="77777777" w:rsidR="00402FFE" w:rsidRPr="00402FFE" w:rsidRDefault="00402FFE" w:rsidP="00402FFE">
            <w:pPr>
              <w:spacing w:after="0" w:line="240" w:lineRule="auto"/>
              <w:jc w:val="center"/>
              <w:rPr>
                <w:ins w:id="9817" w:author="Lane, Stefanie" w:date="2023-04-28T12:07:00Z"/>
                <w:rFonts w:ascii="Times New Roman" w:eastAsia="Times New Roman" w:hAnsi="Times New Roman" w:cs="Times New Roman"/>
                <w:sz w:val="20"/>
                <w:szCs w:val="20"/>
                <w:rPrChange w:id="9818" w:author="Lane, Stefanie" w:date="2023-04-28T12:07:00Z">
                  <w:rPr>
                    <w:ins w:id="9819" w:author="Lane, Stefanie" w:date="2023-04-28T12:07:00Z"/>
                  </w:rPr>
                </w:rPrChange>
              </w:rPr>
              <w:pPrChange w:id="9820" w:author="Lane, Stefanie" w:date="2023-04-28T12:07:00Z">
                <w:pPr>
                  <w:jc w:val="center"/>
                </w:pPr>
              </w:pPrChange>
            </w:pPr>
          </w:p>
        </w:tc>
        <w:tc>
          <w:tcPr>
            <w:tcW w:w="1710" w:type="dxa"/>
            <w:tcBorders>
              <w:top w:val="nil"/>
              <w:left w:val="nil"/>
              <w:bottom w:val="nil"/>
              <w:right w:val="nil"/>
            </w:tcBorders>
            <w:shd w:val="clear" w:color="auto" w:fill="auto"/>
            <w:noWrap/>
            <w:vAlign w:val="bottom"/>
            <w:hideMark/>
          </w:tcPr>
          <w:p w14:paraId="6D9A6CCD" w14:textId="77777777" w:rsidR="00402FFE" w:rsidRPr="00402FFE" w:rsidRDefault="00402FFE" w:rsidP="00402FFE">
            <w:pPr>
              <w:spacing w:after="0" w:line="240" w:lineRule="auto"/>
              <w:jc w:val="center"/>
              <w:rPr>
                <w:ins w:id="9821" w:author="Lane, Stefanie" w:date="2023-04-28T12:07:00Z"/>
                <w:rFonts w:ascii="Times New Roman" w:eastAsia="Times New Roman" w:hAnsi="Times New Roman" w:cs="Times New Roman"/>
                <w:sz w:val="20"/>
                <w:szCs w:val="20"/>
                <w:rPrChange w:id="9822" w:author="Lane, Stefanie" w:date="2023-04-28T12:07:00Z">
                  <w:rPr>
                    <w:ins w:id="9823" w:author="Lane, Stefanie" w:date="2023-04-28T12:07:00Z"/>
                  </w:rPr>
                </w:rPrChange>
              </w:rPr>
              <w:pPrChange w:id="9824" w:author="Lane, Stefanie" w:date="2023-04-28T12:07:00Z">
                <w:pPr>
                  <w:jc w:val="center"/>
                </w:pPr>
              </w:pPrChange>
            </w:pPr>
          </w:p>
        </w:tc>
      </w:tr>
      <w:tr w:rsidR="00402FFE" w:rsidRPr="00402FFE" w14:paraId="5FFBB482" w14:textId="77777777" w:rsidTr="00402FFE">
        <w:trPr>
          <w:divId w:val="50731576"/>
          <w:trHeight w:val="590"/>
          <w:ins w:id="9825" w:author="Lane, Stefanie" w:date="2023-04-28T12:07:00Z"/>
        </w:trPr>
        <w:tc>
          <w:tcPr>
            <w:tcW w:w="1311" w:type="dxa"/>
            <w:tcBorders>
              <w:top w:val="single" w:sz="4" w:space="0" w:color="auto"/>
              <w:left w:val="nil"/>
              <w:bottom w:val="single" w:sz="8" w:space="0" w:color="auto"/>
              <w:right w:val="nil"/>
            </w:tcBorders>
            <w:shd w:val="clear" w:color="auto" w:fill="auto"/>
            <w:noWrap/>
            <w:vAlign w:val="center"/>
            <w:hideMark/>
          </w:tcPr>
          <w:p w14:paraId="1B2284DF" w14:textId="77777777" w:rsidR="00402FFE" w:rsidRPr="00402FFE" w:rsidRDefault="00402FFE" w:rsidP="00402FFE">
            <w:pPr>
              <w:spacing w:after="0" w:line="240" w:lineRule="auto"/>
              <w:jc w:val="center"/>
              <w:rPr>
                <w:ins w:id="9826" w:author="Lane, Stefanie" w:date="2023-04-28T12:07:00Z"/>
                <w:rFonts w:ascii="Calibri" w:eastAsia="Times New Roman" w:hAnsi="Calibri" w:cs="Calibri"/>
                <w:b/>
                <w:bCs/>
                <w:color w:val="000000"/>
                <w:rPrChange w:id="9827" w:author="Lane, Stefanie" w:date="2023-04-28T12:07:00Z">
                  <w:rPr>
                    <w:ins w:id="9828" w:author="Lane, Stefanie" w:date="2023-04-28T12:07:00Z"/>
                  </w:rPr>
                </w:rPrChange>
              </w:rPr>
              <w:pPrChange w:id="9829" w:author="Lane, Stefanie" w:date="2023-04-28T12:07:00Z">
                <w:pPr>
                  <w:jc w:val="center"/>
                </w:pPr>
              </w:pPrChange>
            </w:pPr>
            <w:ins w:id="9830" w:author="Lane, Stefanie" w:date="2023-04-28T12:07:00Z">
              <w:r w:rsidRPr="00402FFE">
                <w:rPr>
                  <w:rFonts w:ascii="Calibri" w:eastAsia="Times New Roman" w:hAnsi="Calibri" w:cs="Calibri"/>
                  <w:b/>
                  <w:bCs/>
                  <w:color w:val="000000"/>
                  <w:rPrChange w:id="9831" w:author="Lane, Stefanie" w:date="2023-04-28T12:07:00Z">
                    <w:rPr/>
                  </w:rPrChange>
                </w:rPr>
                <w:t>Assemblage</w:t>
              </w:r>
            </w:ins>
          </w:p>
        </w:tc>
        <w:tc>
          <w:tcPr>
            <w:tcW w:w="1160" w:type="dxa"/>
            <w:tcBorders>
              <w:top w:val="single" w:sz="4" w:space="0" w:color="auto"/>
              <w:left w:val="nil"/>
              <w:bottom w:val="single" w:sz="8" w:space="0" w:color="auto"/>
              <w:right w:val="nil"/>
            </w:tcBorders>
            <w:shd w:val="clear" w:color="auto" w:fill="auto"/>
            <w:noWrap/>
            <w:vAlign w:val="center"/>
            <w:hideMark/>
          </w:tcPr>
          <w:p w14:paraId="1650194F" w14:textId="77777777" w:rsidR="00402FFE" w:rsidRPr="00402FFE" w:rsidRDefault="00402FFE" w:rsidP="00402FFE">
            <w:pPr>
              <w:spacing w:after="0" w:line="240" w:lineRule="auto"/>
              <w:jc w:val="center"/>
              <w:rPr>
                <w:ins w:id="9832" w:author="Lane, Stefanie" w:date="2023-04-28T12:07:00Z"/>
                <w:rFonts w:ascii="Calibri" w:eastAsia="Times New Roman" w:hAnsi="Calibri" w:cs="Calibri"/>
                <w:b/>
                <w:bCs/>
                <w:color w:val="000000"/>
                <w:rPrChange w:id="9833" w:author="Lane, Stefanie" w:date="2023-04-28T12:07:00Z">
                  <w:rPr>
                    <w:ins w:id="9834" w:author="Lane, Stefanie" w:date="2023-04-28T12:07:00Z"/>
                  </w:rPr>
                </w:rPrChange>
              </w:rPr>
              <w:pPrChange w:id="9835" w:author="Lane, Stefanie" w:date="2023-04-28T12:07:00Z">
                <w:pPr>
                  <w:jc w:val="center"/>
                </w:pPr>
              </w:pPrChange>
            </w:pPr>
            <w:ins w:id="9836" w:author="Lane, Stefanie" w:date="2023-04-28T12:07:00Z">
              <w:r w:rsidRPr="00402FFE">
                <w:rPr>
                  <w:rFonts w:ascii="Calibri" w:eastAsia="Times New Roman" w:hAnsi="Calibri" w:cs="Calibri"/>
                  <w:b/>
                  <w:bCs/>
                  <w:color w:val="000000"/>
                  <w:rPrChange w:id="9837" w:author="Lane, Stefanie" w:date="2023-04-28T12:07:00Z">
                    <w:rPr/>
                  </w:rPrChange>
                </w:rPr>
                <w:t>Status</w:t>
              </w:r>
            </w:ins>
          </w:p>
        </w:tc>
        <w:tc>
          <w:tcPr>
            <w:tcW w:w="3320" w:type="dxa"/>
            <w:tcBorders>
              <w:top w:val="single" w:sz="4" w:space="0" w:color="auto"/>
              <w:left w:val="nil"/>
              <w:bottom w:val="single" w:sz="8" w:space="0" w:color="auto"/>
              <w:right w:val="nil"/>
            </w:tcBorders>
            <w:shd w:val="clear" w:color="auto" w:fill="auto"/>
            <w:noWrap/>
            <w:vAlign w:val="center"/>
            <w:hideMark/>
          </w:tcPr>
          <w:p w14:paraId="19E7AB51" w14:textId="77777777" w:rsidR="00402FFE" w:rsidRPr="00402FFE" w:rsidRDefault="00402FFE" w:rsidP="00402FFE">
            <w:pPr>
              <w:spacing w:after="0" w:line="240" w:lineRule="auto"/>
              <w:jc w:val="center"/>
              <w:rPr>
                <w:ins w:id="9838" w:author="Lane, Stefanie" w:date="2023-04-28T12:07:00Z"/>
                <w:rFonts w:ascii="Calibri" w:eastAsia="Times New Roman" w:hAnsi="Calibri" w:cs="Calibri"/>
                <w:b/>
                <w:bCs/>
                <w:color w:val="000000"/>
                <w:rPrChange w:id="9839" w:author="Lane, Stefanie" w:date="2023-04-28T12:07:00Z">
                  <w:rPr>
                    <w:ins w:id="9840" w:author="Lane, Stefanie" w:date="2023-04-28T12:07:00Z"/>
                  </w:rPr>
                </w:rPrChange>
              </w:rPr>
              <w:pPrChange w:id="9841" w:author="Lane, Stefanie" w:date="2023-04-28T12:07:00Z">
                <w:pPr>
                  <w:jc w:val="center"/>
                </w:pPr>
              </w:pPrChange>
            </w:pPr>
            <w:ins w:id="9842" w:author="Lane, Stefanie" w:date="2023-04-28T12:07:00Z">
              <w:r w:rsidRPr="00402FFE">
                <w:rPr>
                  <w:rFonts w:ascii="Calibri" w:eastAsia="Times New Roman" w:hAnsi="Calibri" w:cs="Calibri"/>
                  <w:b/>
                  <w:bCs/>
                  <w:color w:val="000000"/>
                  <w:rPrChange w:id="9843" w:author="Lane, Stefanie" w:date="2023-04-28T12:07:00Z">
                    <w:rPr/>
                  </w:rPrChange>
                </w:rPr>
                <w:t>Species</w:t>
              </w:r>
            </w:ins>
          </w:p>
        </w:tc>
        <w:tc>
          <w:tcPr>
            <w:tcW w:w="869" w:type="dxa"/>
            <w:tcBorders>
              <w:top w:val="single" w:sz="4" w:space="0" w:color="auto"/>
              <w:left w:val="nil"/>
              <w:bottom w:val="single" w:sz="8" w:space="0" w:color="auto"/>
              <w:right w:val="nil"/>
            </w:tcBorders>
            <w:shd w:val="clear" w:color="auto" w:fill="auto"/>
            <w:noWrap/>
            <w:vAlign w:val="center"/>
            <w:hideMark/>
          </w:tcPr>
          <w:p w14:paraId="67A3FE11" w14:textId="77777777" w:rsidR="00402FFE" w:rsidRPr="00402FFE" w:rsidRDefault="00402FFE" w:rsidP="00402FFE">
            <w:pPr>
              <w:spacing w:after="0" w:line="240" w:lineRule="auto"/>
              <w:jc w:val="center"/>
              <w:rPr>
                <w:ins w:id="9844" w:author="Lane, Stefanie" w:date="2023-04-28T12:07:00Z"/>
                <w:rFonts w:ascii="Calibri" w:eastAsia="Times New Roman" w:hAnsi="Calibri" w:cs="Calibri"/>
                <w:b/>
                <w:bCs/>
                <w:color w:val="000000"/>
                <w:rPrChange w:id="9845" w:author="Lane, Stefanie" w:date="2023-04-28T12:07:00Z">
                  <w:rPr>
                    <w:ins w:id="9846" w:author="Lane, Stefanie" w:date="2023-04-28T12:07:00Z"/>
                  </w:rPr>
                </w:rPrChange>
              </w:rPr>
              <w:pPrChange w:id="9847" w:author="Lane, Stefanie" w:date="2023-04-28T12:07:00Z">
                <w:pPr>
                  <w:jc w:val="center"/>
                </w:pPr>
              </w:pPrChange>
            </w:pPr>
            <w:ins w:id="9848" w:author="Lane, Stefanie" w:date="2023-04-28T12:07:00Z">
              <w:r w:rsidRPr="00402FFE">
                <w:rPr>
                  <w:rFonts w:ascii="Calibri" w:eastAsia="Times New Roman" w:hAnsi="Calibri" w:cs="Calibri"/>
                  <w:b/>
                  <w:bCs/>
                  <w:color w:val="000000"/>
                  <w:rPrChange w:id="9849" w:author="Lane, Stefanie" w:date="2023-04-28T12:07:00Z">
                    <w:rPr/>
                  </w:rPrChange>
                </w:rPr>
                <w:t>1979</w:t>
              </w:r>
            </w:ins>
          </w:p>
        </w:tc>
        <w:tc>
          <w:tcPr>
            <w:tcW w:w="990" w:type="dxa"/>
            <w:tcBorders>
              <w:top w:val="single" w:sz="4" w:space="0" w:color="auto"/>
              <w:left w:val="nil"/>
              <w:bottom w:val="single" w:sz="8" w:space="0" w:color="auto"/>
              <w:right w:val="nil"/>
            </w:tcBorders>
            <w:shd w:val="clear" w:color="auto" w:fill="auto"/>
            <w:noWrap/>
            <w:vAlign w:val="center"/>
            <w:hideMark/>
          </w:tcPr>
          <w:p w14:paraId="1956C27F" w14:textId="77777777" w:rsidR="00402FFE" w:rsidRPr="00402FFE" w:rsidRDefault="00402FFE" w:rsidP="00402FFE">
            <w:pPr>
              <w:spacing w:after="0" w:line="240" w:lineRule="auto"/>
              <w:jc w:val="center"/>
              <w:rPr>
                <w:ins w:id="9850" w:author="Lane, Stefanie" w:date="2023-04-28T12:07:00Z"/>
                <w:rFonts w:ascii="Calibri" w:eastAsia="Times New Roman" w:hAnsi="Calibri" w:cs="Calibri"/>
                <w:b/>
                <w:bCs/>
                <w:color w:val="000000"/>
                <w:rPrChange w:id="9851" w:author="Lane, Stefanie" w:date="2023-04-28T12:07:00Z">
                  <w:rPr>
                    <w:ins w:id="9852" w:author="Lane, Stefanie" w:date="2023-04-28T12:07:00Z"/>
                  </w:rPr>
                </w:rPrChange>
              </w:rPr>
              <w:pPrChange w:id="9853" w:author="Lane, Stefanie" w:date="2023-04-28T12:07:00Z">
                <w:pPr>
                  <w:jc w:val="center"/>
                </w:pPr>
              </w:pPrChange>
            </w:pPr>
            <w:ins w:id="9854" w:author="Lane, Stefanie" w:date="2023-04-28T12:07:00Z">
              <w:r w:rsidRPr="00402FFE">
                <w:rPr>
                  <w:rFonts w:ascii="Calibri" w:eastAsia="Times New Roman" w:hAnsi="Calibri" w:cs="Calibri"/>
                  <w:b/>
                  <w:bCs/>
                  <w:color w:val="000000"/>
                  <w:rPrChange w:id="9855" w:author="Lane, Stefanie" w:date="2023-04-28T12:07:00Z">
                    <w:rPr/>
                  </w:rPrChange>
                </w:rPr>
                <w:t>1999</w:t>
              </w:r>
            </w:ins>
          </w:p>
        </w:tc>
        <w:tc>
          <w:tcPr>
            <w:tcW w:w="810" w:type="dxa"/>
            <w:tcBorders>
              <w:top w:val="single" w:sz="4" w:space="0" w:color="auto"/>
              <w:left w:val="nil"/>
              <w:bottom w:val="single" w:sz="8" w:space="0" w:color="auto"/>
              <w:right w:val="nil"/>
            </w:tcBorders>
            <w:shd w:val="clear" w:color="auto" w:fill="auto"/>
            <w:noWrap/>
            <w:vAlign w:val="center"/>
            <w:hideMark/>
          </w:tcPr>
          <w:p w14:paraId="30704054" w14:textId="77777777" w:rsidR="00402FFE" w:rsidRPr="00402FFE" w:rsidRDefault="00402FFE" w:rsidP="00402FFE">
            <w:pPr>
              <w:spacing w:after="0" w:line="240" w:lineRule="auto"/>
              <w:jc w:val="center"/>
              <w:rPr>
                <w:ins w:id="9856" w:author="Lane, Stefanie" w:date="2023-04-28T12:07:00Z"/>
                <w:rFonts w:ascii="Calibri" w:eastAsia="Times New Roman" w:hAnsi="Calibri" w:cs="Calibri"/>
                <w:b/>
                <w:bCs/>
                <w:color w:val="000000"/>
                <w:rPrChange w:id="9857" w:author="Lane, Stefanie" w:date="2023-04-28T12:07:00Z">
                  <w:rPr>
                    <w:ins w:id="9858" w:author="Lane, Stefanie" w:date="2023-04-28T12:07:00Z"/>
                  </w:rPr>
                </w:rPrChange>
              </w:rPr>
              <w:pPrChange w:id="9859" w:author="Lane, Stefanie" w:date="2023-04-28T12:07:00Z">
                <w:pPr>
                  <w:jc w:val="center"/>
                </w:pPr>
              </w:pPrChange>
            </w:pPr>
            <w:ins w:id="9860" w:author="Lane, Stefanie" w:date="2023-04-28T12:07:00Z">
              <w:r w:rsidRPr="00402FFE">
                <w:rPr>
                  <w:rFonts w:ascii="Calibri" w:eastAsia="Times New Roman" w:hAnsi="Calibri" w:cs="Calibri"/>
                  <w:b/>
                  <w:bCs/>
                  <w:color w:val="000000"/>
                  <w:rPrChange w:id="9861" w:author="Lane, Stefanie" w:date="2023-04-28T12:07:00Z">
                    <w:rPr/>
                  </w:rPrChange>
                </w:rPr>
                <w:t>2019</w:t>
              </w:r>
            </w:ins>
          </w:p>
        </w:tc>
        <w:tc>
          <w:tcPr>
            <w:tcW w:w="1710" w:type="dxa"/>
            <w:tcBorders>
              <w:top w:val="single" w:sz="4" w:space="0" w:color="auto"/>
              <w:left w:val="nil"/>
              <w:bottom w:val="single" w:sz="8" w:space="0" w:color="auto"/>
              <w:right w:val="nil"/>
            </w:tcBorders>
            <w:shd w:val="clear" w:color="auto" w:fill="auto"/>
            <w:vAlign w:val="center"/>
            <w:hideMark/>
          </w:tcPr>
          <w:p w14:paraId="5D60A736" w14:textId="77777777" w:rsidR="00402FFE" w:rsidRPr="00402FFE" w:rsidRDefault="00402FFE" w:rsidP="00402FFE">
            <w:pPr>
              <w:spacing w:after="0" w:line="240" w:lineRule="auto"/>
              <w:jc w:val="center"/>
              <w:rPr>
                <w:ins w:id="9862" w:author="Lane, Stefanie" w:date="2023-04-28T12:07:00Z"/>
                <w:rFonts w:ascii="Calibri" w:eastAsia="Times New Roman" w:hAnsi="Calibri" w:cs="Calibri"/>
                <w:b/>
                <w:bCs/>
                <w:color w:val="000000"/>
                <w:rPrChange w:id="9863" w:author="Lane, Stefanie" w:date="2023-04-28T12:07:00Z">
                  <w:rPr>
                    <w:ins w:id="9864" w:author="Lane, Stefanie" w:date="2023-04-28T12:07:00Z"/>
                  </w:rPr>
                </w:rPrChange>
              </w:rPr>
              <w:pPrChange w:id="9865" w:author="Lane, Stefanie" w:date="2023-04-28T12:07:00Z">
                <w:pPr>
                  <w:jc w:val="center"/>
                </w:pPr>
              </w:pPrChange>
            </w:pPr>
            <w:ins w:id="9866" w:author="Lane, Stefanie" w:date="2023-04-28T12:07:00Z">
              <w:r w:rsidRPr="00402FFE">
                <w:rPr>
                  <w:rFonts w:ascii="Calibri" w:eastAsia="Times New Roman" w:hAnsi="Calibri" w:cs="Calibri"/>
                  <w:b/>
                  <w:bCs/>
                  <w:color w:val="000000"/>
                  <w:rPrChange w:id="9867" w:author="Lane, Stefanie" w:date="2023-04-28T12:07:00Z">
                    <w:rPr/>
                  </w:rPrChange>
                </w:rPr>
                <w:t>Percent Change (1979-2019)</w:t>
              </w:r>
            </w:ins>
          </w:p>
        </w:tc>
      </w:tr>
      <w:tr w:rsidR="00402FFE" w:rsidRPr="00402FFE" w14:paraId="3374071C" w14:textId="77777777" w:rsidTr="00402FFE">
        <w:trPr>
          <w:divId w:val="50731576"/>
          <w:trHeight w:val="300"/>
          <w:ins w:id="9868" w:author="Lane, Stefanie" w:date="2023-04-28T12:07:00Z"/>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648BCA9" w14:textId="77777777" w:rsidR="00402FFE" w:rsidRPr="00402FFE" w:rsidRDefault="00402FFE" w:rsidP="00402FFE">
            <w:pPr>
              <w:spacing w:after="0" w:line="240" w:lineRule="auto"/>
              <w:jc w:val="center"/>
              <w:rPr>
                <w:ins w:id="9869" w:author="Lane, Stefanie" w:date="2023-04-28T12:07:00Z"/>
                <w:rFonts w:ascii="Calibri" w:eastAsia="Times New Roman" w:hAnsi="Calibri" w:cs="Calibri"/>
                <w:color w:val="000000"/>
                <w:rPrChange w:id="9870" w:author="Lane, Stefanie" w:date="2023-04-28T12:07:00Z">
                  <w:rPr>
                    <w:ins w:id="9871" w:author="Lane, Stefanie" w:date="2023-04-28T12:07:00Z"/>
                  </w:rPr>
                </w:rPrChange>
              </w:rPr>
              <w:pPrChange w:id="9872" w:author="Lane, Stefanie" w:date="2023-04-28T12:07:00Z">
                <w:pPr>
                  <w:jc w:val="center"/>
                </w:pPr>
              </w:pPrChange>
            </w:pPr>
            <w:ins w:id="9873" w:author="Lane, Stefanie" w:date="2023-04-28T12:07:00Z">
              <w:r w:rsidRPr="00402FFE">
                <w:rPr>
                  <w:rFonts w:ascii="Calibri" w:eastAsia="Times New Roman" w:hAnsi="Calibri" w:cs="Calibri"/>
                  <w:color w:val="000000"/>
                  <w:rPrChange w:id="9874" w:author="Lane, Stefanie" w:date="2023-04-28T12:07:00Z">
                    <w:rPr/>
                  </w:rPrChange>
                </w:rPr>
                <w:t>Sedge</w:t>
              </w:r>
            </w:ins>
          </w:p>
        </w:tc>
        <w:tc>
          <w:tcPr>
            <w:tcW w:w="1160" w:type="dxa"/>
            <w:tcBorders>
              <w:top w:val="nil"/>
              <w:left w:val="single" w:sz="8" w:space="0" w:color="auto"/>
              <w:bottom w:val="single" w:sz="8" w:space="0" w:color="auto"/>
              <w:right w:val="nil"/>
            </w:tcBorders>
            <w:shd w:val="clear" w:color="auto" w:fill="auto"/>
            <w:noWrap/>
            <w:vAlign w:val="bottom"/>
            <w:hideMark/>
          </w:tcPr>
          <w:p w14:paraId="3F7A8CA4" w14:textId="77777777" w:rsidR="00402FFE" w:rsidRPr="00402FFE" w:rsidRDefault="00402FFE" w:rsidP="00402FFE">
            <w:pPr>
              <w:spacing w:after="0" w:line="240" w:lineRule="auto"/>
              <w:rPr>
                <w:ins w:id="9875" w:author="Lane, Stefanie" w:date="2023-04-28T12:07:00Z"/>
                <w:rFonts w:ascii="Calibri" w:eastAsia="Times New Roman" w:hAnsi="Calibri" w:cs="Calibri"/>
                <w:color w:val="000000"/>
                <w:rPrChange w:id="9876" w:author="Lane, Stefanie" w:date="2023-04-28T12:07:00Z">
                  <w:rPr>
                    <w:ins w:id="9877" w:author="Lane, Stefanie" w:date="2023-04-28T12:07:00Z"/>
                  </w:rPr>
                </w:rPrChange>
              </w:rPr>
              <w:pPrChange w:id="9878" w:author="Lane, Stefanie" w:date="2023-04-28T12:07:00Z">
                <w:pPr/>
              </w:pPrChange>
            </w:pPr>
            <w:ins w:id="9879" w:author="Lane, Stefanie" w:date="2023-04-28T12:07:00Z">
              <w:r w:rsidRPr="00402FFE">
                <w:rPr>
                  <w:rFonts w:ascii="Calibri" w:eastAsia="Times New Roman" w:hAnsi="Calibri" w:cs="Calibri"/>
                  <w:color w:val="000000"/>
                  <w:rPrChange w:id="9880" w:author="Lane, Stefanie" w:date="2023-04-28T12:07:00Z">
                    <w:rPr/>
                  </w:rPrChange>
                </w:rPr>
                <w:t>Unknown</w:t>
              </w:r>
            </w:ins>
          </w:p>
        </w:tc>
        <w:tc>
          <w:tcPr>
            <w:tcW w:w="3320" w:type="dxa"/>
            <w:tcBorders>
              <w:top w:val="nil"/>
              <w:left w:val="nil"/>
              <w:bottom w:val="single" w:sz="8" w:space="0" w:color="auto"/>
              <w:right w:val="nil"/>
            </w:tcBorders>
            <w:shd w:val="clear" w:color="auto" w:fill="auto"/>
            <w:noWrap/>
            <w:vAlign w:val="bottom"/>
            <w:hideMark/>
          </w:tcPr>
          <w:p w14:paraId="5B7242F9" w14:textId="77777777" w:rsidR="00402FFE" w:rsidRPr="00402FFE" w:rsidRDefault="00402FFE" w:rsidP="00402FFE">
            <w:pPr>
              <w:spacing w:after="0" w:line="240" w:lineRule="auto"/>
              <w:rPr>
                <w:ins w:id="9881" w:author="Lane, Stefanie" w:date="2023-04-28T12:07:00Z"/>
                <w:rFonts w:ascii="Calibri" w:eastAsia="Times New Roman" w:hAnsi="Calibri" w:cs="Calibri"/>
                <w:i/>
                <w:iCs/>
                <w:color w:val="000000"/>
                <w:rPrChange w:id="9882" w:author="Lane, Stefanie" w:date="2023-04-28T12:07:00Z">
                  <w:rPr>
                    <w:ins w:id="9883" w:author="Lane, Stefanie" w:date="2023-04-28T12:07:00Z"/>
                  </w:rPr>
                </w:rPrChange>
              </w:rPr>
              <w:pPrChange w:id="9884" w:author="Lane, Stefanie" w:date="2023-04-28T12:07:00Z">
                <w:pPr/>
              </w:pPrChange>
            </w:pPr>
            <w:ins w:id="9885" w:author="Lane, Stefanie" w:date="2023-04-28T12:07:00Z">
              <w:r w:rsidRPr="00402FFE">
                <w:rPr>
                  <w:rFonts w:ascii="Calibri" w:eastAsia="Times New Roman" w:hAnsi="Calibri" w:cs="Calibri"/>
                  <w:i/>
                  <w:iCs/>
                  <w:color w:val="000000"/>
                  <w:rPrChange w:id="9886" w:author="Lane, Stefanie" w:date="2023-04-28T12:07:00Z">
                    <w:rPr/>
                  </w:rPrChange>
                </w:rPr>
                <w:t>Galium sp.</w:t>
              </w:r>
            </w:ins>
          </w:p>
        </w:tc>
        <w:tc>
          <w:tcPr>
            <w:tcW w:w="869" w:type="dxa"/>
            <w:tcBorders>
              <w:top w:val="nil"/>
              <w:left w:val="nil"/>
              <w:bottom w:val="single" w:sz="8" w:space="0" w:color="auto"/>
              <w:right w:val="nil"/>
            </w:tcBorders>
            <w:shd w:val="clear" w:color="auto" w:fill="auto"/>
            <w:noWrap/>
            <w:vAlign w:val="bottom"/>
            <w:hideMark/>
          </w:tcPr>
          <w:p w14:paraId="49802AAA" w14:textId="77777777" w:rsidR="00402FFE" w:rsidRPr="00402FFE" w:rsidRDefault="00402FFE" w:rsidP="00402FFE">
            <w:pPr>
              <w:spacing w:after="0" w:line="240" w:lineRule="auto"/>
              <w:jc w:val="center"/>
              <w:rPr>
                <w:ins w:id="9887" w:author="Lane, Stefanie" w:date="2023-04-28T12:07:00Z"/>
                <w:rFonts w:ascii="Calibri" w:eastAsia="Times New Roman" w:hAnsi="Calibri" w:cs="Calibri"/>
                <w:color w:val="000000"/>
                <w:rPrChange w:id="9888" w:author="Lane, Stefanie" w:date="2023-04-28T12:07:00Z">
                  <w:rPr>
                    <w:ins w:id="9889" w:author="Lane, Stefanie" w:date="2023-04-28T12:07:00Z"/>
                  </w:rPr>
                </w:rPrChange>
              </w:rPr>
              <w:pPrChange w:id="9890" w:author="Lane, Stefanie" w:date="2023-04-28T12:07:00Z">
                <w:pPr>
                  <w:jc w:val="center"/>
                </w:pPr>
              </w:pPrChange>
            </w:pPr>
            <w:ins w:id="9891" w:author="Lane, Stefanie" w:date="2023-04-28T12:07:00Z">
              <w:r w:rsidRPr="00402FFE">
                <w:rPr>
                  <w:rFonts w:ascii="Calibri" w:eastAsia="Times New Roman" w:hAnsi="Calibri" w:cs="Calibri"/>
                  <w:color w:val="000000"/>
                  <w:rPrChange w:id="9892" w:author="Lane, Stefanie" w:date="2023-04-28T12:07:00Z">
                    <w:rPr/>
                  </w:rPrChange>
                </w:rPr>
                <w:t>0.00</w:t>
              </w:r>
            </w:ins>
          </w:p>
        </w:tc>
        <w:tc>
          <w:tcPr>
            <w:tcW w:w="990" w:type="dxa"/>
            <w:tcBorders>
              <w:top w:val="nil"/>
              <w:left w:val="nil"/>
              <w:bottom w:val="single" w:sz="8" w:space="0" w:color="auto"/>
              <w:right w:val="nil"/>
            </w:tcBorders>
            <w:shd w:val="clear" w:color="auto" w:fill="auto"/>
            <w:noWrap/>
            <w:vAlign w:val="bottom"/>
            <w:hideMark/>
          </w:tcPr>
          <w:p w14:paraId="54F19E4A" w14:textId="77777777" w:rsidR="00402FFE" w:rsidRPr="00402FFE" w:rsidRDefault="00402FFE" w:rsidP="00402FFE">
            <w:pPr>
              <w:spacing w:after="0" w:line="240" w:lineRule="auto"/>
              <w:jc w:val="center"/>
              <w:rPr>
                <w:ins w:id="9893" w:author="Lane, Stefanie" w:date="2023-04-28T12:07:00Z"/>
                <w:rFonts w:ascii="Calibri" w:eastAsia="Times New Roman" w:hAnsi="Calibri" w:cs="Calibri"/>
                <w:color w:val="000000"/>
                <w:rPrChange w:id="9894" w:author="Lane, Stefanie" w:date="2023-04-28T12:07:00Z">
                  <w:rPr>
                    <w:ins w:id="9895" w:author="Lane, Stefanie" w:date="2023-04-28T12:07:00Z"/>
                  </w:rPr>
                </w:rPrChange>
              </w:rPr>
              <w:pPrChange w:id="9896" w:author="Lane, Stefanie" w:date="2023-04-28T12:07:00Z">
                <w:pPr>
                  <w:jc w:val="center"/>
                </w:pPr>
              </w:pPrChange>
            </w:pPr>
            <w:ins w:id="9897" w:author="Lane, Stefanie" w:date="2023-04-28T12:07:00Z">
              <w:r w:rsidRPr="00402FFE">
                <w:rPr>
                  <w:rFonts w:ascii="Calibri" w:eastAsia="Times New Roman" w:hAnsi="Calibri" w:cs="Calibri"/>
                  <w:color w:val="000000"/>
                  <w:rPrChange w:id="9898" w:author="Lane, Stefanie" w:date="2023-04-28T12:07:00Z">
                    <w:rPr/>
                  </w:rPrChange>
                </w:rPr>
                <w:t>0.03</w:t>
              </w:r>
            </w:ins>
          </w:p>
        </w:tc>
        <w:tc>
          <w:tcPr>
            <w:tcW w:w="810" w:type="dxa"/>
            <w:tcBorders>
              <w:top w:val="nil"/>
              <w:left w:val="nil"/>
              <w:bottom w:val="single" w:sz="8" w:space="0" w:color="auto"/>
              <w:right w:val="nil"/>
            </w:tcBorders>
            <w:shd w:val="clear" w:color="auto" w:fill="auto"/>
            <w:noWrap/>
            <w:vAlign w:val="bottom"/>
            <w:hideMark/>
          </w:tcPr>
          <w:p w14:paraId="54525140" w14:textId="77777777" w:rsidR="00402FFE" w:rsidRPr="00402FFE" w:rsidRDefault="00402FFE" w:rsidP="00402FFE">
            <w:pPr>
              <w:spacing w:after="0" w:line="240" w:lineRule="auto"/>
              <w:jc w:val="center"/>
              <w:rPr>
                <w:ins w:id="9899" w:author="Lane, Stefanie" w:date="2023-04-28T12:07:00Z"/>
                <w:rFonts w:ascii="Calibri" w:eastAsia="Times New Roman" w:hAnsi="Calibri" w:cs="Calibri"/>
                <w:color w:val="000000"/>
                <w:rPrChange w:id="9900" w:author="Lane, Stefanie" w:date="2023-04-28T12:07:00Z">
                  <w:rPr>
                    <w:ins w:id="9901" w:author="Lane, Stefanie" w:date="2023-04-28T12:07:00Z"/>
                  </w:rPr>
                </w:rPrChange>
              </w:rPr>
              <w:pPrChange w:id="9902" w:author="Lane, Stefanie" w:date="2023-04-28T12:07:00Z">
                <w:pPr>
                  <w:jc w:val="center"/>
                </w:pPr>
              </w:pPrChange>
            </w:pPr>
            <w:ins w:id="9903" w:author="Lane, Stefanie" w:date="2023-04-28T12:07:00Z">
              <w:r w:rsidRPr="00402FFE">
                <w:rPr>
                  <w:rFonts w:ascii="Calibri" w:eastAsia="Times New Roman" w:hAnsi="Calibri" w:cs="Calibri"/>
                  <w:color w:val="000000"/>
                  <w:rPrChange w:id="9904" w:author="Lane, Stefanie" w:date="2023-04-28T12:07: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
          <w:p w14:paraId="7503F251" w14:textId="77777777" w:rsidR="00402FFE" w:rsidRPr="00402FFE" w:rsidRDefault="00402FFE" w:rsidP="00402FFE">
            <w:pPr>
              <w:spacing w:after="0" w:line="240" w:lineRule="auto"/>
              <w:jc w:val="center"/>
              <w:rPr>
                <w:ins w:id="9905" w:author="Lane, Stefanie" w:date="2023-04-28T12:07:00Z"/>
                <w:rFonts w:ascii="Calibri" w:eastAsia="Times New Roman" w:hAnsi="Calibri" w:cs="Calibri"/>
                <w:color w:val="000000"/>
                <w:rPrChange w:id="9906" w:author="Lane, Stefanie" w:date="2023-04-28T12:07:00Z">
                  <w:rPr>
                    <w:ins w:id="9907" w:author="Lane, Stefanie" w:date="2023-04-28T12:07:00Z"/>
                  </w:rPr>
                </w:rPrChange>
              </w:rPr>
              <w:pPrChange w:id="9908" w:author="Lane, Stefanie" w:date="2023-04-28T12:07:00Z">
                <w:pPr>
                  <w:jc w:val="center"/>
                </w:pPr>
              </w:pPrChange>
            </w:pPr>
            <w:ins w:id="9909" w:author="Lane, Stefanie" w:date="2023-04-28T12:07:00Z">
              <w:r w:rsidRPr="00402FFE">
                <w:rPr>
                  <w:rFonts w:ascii="Calibri" w:eastAsia="Times New Roman" w:hAnsi="Calibri" w:cs="Calibri"/>
                  <w:color w:val="000000"/>
                  <w:rPrChange w:id="9910" w:author="Lane, Stefanie" w:date="2023-04-28T12:07:00Z">
                    <w:rPr/>
                  </w:rPrChange>
                </w:rPr>
                <w:t>NA</w:t>
              </w:r>
            </w:ins>
          </w:p>
        </w:tc>
      </w:tr>
      <w:tr w:rsidR="00402FFE" w:rsidRPr="00402FFE" w14:paraId="29EE1645" w14:textId="77777777" w:rsidTr="00402FFE">
        <w:trPr>
          <w:divId w:val="50731576"/>
          <w:trHeight w:val="290"/>
          <w:ins w:id="9911" w:author="Lane, Stefanie" w:date="2023-04-28T12:07:00Z"/>
        </w:trPr>
        <w:tc>
          <w:tcPr>
            <w:tcW w:w="1311" w:type="dxa"/>
            <w:vMerge/>
            <w:tcBorders>
              <w:top w:val="nil"/>
              <w:left w:val="single" w:sz="8" w:space="0" w:color="auto"/>
              <w:bottom w:val="single" w:sz="8" w:space="0" w:color="000000"/>
              <w:right w:val="nil"/>
            </w:tcBorders>
            <w:vAlign w:val="center"/>
            <w:hideMark/>
          </w:tcPr>
          <w:p w14:paraId="0541966A" w14:textId="77777777" w:rsidR="00402FFE" w:rsidRPr="00402FFE" w:rsidRDefault="00402FFE" w:rsidP="00402FFE">
            <w:pPr>
              <w:spacing w:after="0" w:line="240" w:lineRule="auto"/>
              <w:rPr>
                <w:ins w:id="9912" w:author="Lane, Stefanie" w:date="2023-04-28T12:07:00Z"/>
                <w:rFonts w:ascii="Calibri" w:eastAsia="Times New Roman" w:hAnsi="Calibri" w:cs="Calibri"/>
                <w:color w:val="000000"/>
                <w:rPrChange w:id="9913" w:author="Lane, Stefanie" w:date="2023-04-28T12:07:00Z">
                  <w:rPr>
                    <w:ins w:id="9914" w:author="Lane, Stefanie" w:date="2023-04-28T12:07:00Z"/>
                  </w:rPr>
                </w:rPrChange>
              </w:rPr>
              <w:pPrChange w:id="9915" w:author="Lane, Stefanie" w:date="2023-04-28T12:07: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403420CC" w14:textId="77777777" w:rsidR="00402FFE" w:rsidRPr="00402FFE" w:rsidRDefault="00402FFE" w:rsidP="00402FFE">
            <w:pPr>
              <w:spacing w:after="0" w:line="240" w:lineRule="auto"/>
              <w:jc w:val="center"/>
              <w:rPr>
                <w:ins w:id="9916" w:author="Lane, Stefanie" w:date="2023-04-28T12:07:00Z"/>
                <w:rFonts w:ascii="Calibri" w:eastAsia="Times New Roman" w:hAnsi="Calibri" w:cs="Calibri"/>
                <w:color w:val="000000"/>
                <w:rPrChange w:id="9917" w:author="Lane, Stefanie" w:date="2023-04-28T12:07:00Z">
                  <w:rPr>
                    <w:ins w:id="9918" w:author="Lane, Stefanie" w:date="2023-04-28T12:07:00Z"/>
                  </w:rPr>
                </w:rPrChange>
              </w:rPr>
              <w:pPrChange w:id="9919" w:author="Lane, Stefanie" w:date="2023-04-28T12:07:00Z">
                <w:pPr>
                  <w:jc w:val="center"/>
                </w:pPr>
              </w:pPrChange>
            </w:pPr>
            <w:ins w:id="9920" w:author="Lane, Stefanie" w:date="2023-04-28T12:07:00Z">
              <w:r w:rsidRPr="00402FFE">
                <w:rPr>
                  <w:rFonts w:ascii="Calibri" w:eastAsia="Times New Roman" w:hAnsi="Calibri" w:cs="Calibri"/>
                  <w:color w:val="000000"/>
                  <w:rPrChange w:id="9921" w:author="Lane, Stefanie" w:date="2023-04-28T12:07:00Z">
                    <w:rPr/>
                  </w:rPrChange>
                </w:rPr>
                <w:t>Non-native</w:t>
              </w:r>
            </w:ins>
          </w:p>
        </w:tc>
        <w:tc>
          <w:tcPr>
            <w:tcW w:w="3320" w:type="dxa"/>
            <w:tcBorders>
              <w:top w:val="nil"/>
              <w:left w:val="nil"/>
              <w:bottom w:val="nil"/>
              <w:right w:val="nil"/>
            </w:tcBorders>
            <w:shd w:val="clear" w:color="auto" w:fill="auto"/>
            <w:noWrap/>
            <w:vAlign w:val="bottom"/>
            <w:hideMark/>
          </w:tcPr>
          <w:p w14:paraId="2ADB061B" w14:textId="77777777" w:rsidR="00402FFE" w:rsidRPr="00402FFE" w:rsidRDefault="00402FFE" w:rsidP="00402FFE">
            <w:pPr>
              <w:spacing w:after="0" w:line="240" w:lineRule="auto"/>
              <w:rPr>
                <w:ins w:id="9922" w:author="Lane, Stefanie" w:date="2023-04-28T12:07:00Z"/>
                <w:rFonts w:ascii="Calibri" w:eastAsia="Times New Roman" w:hAnsi="Calibri" w:cs="Calibri"/>
                <w:i/>
                <w:iCs/>
                <w:color w:val="000000"/>
                <w:rPrChange w:id="9923" w:author="Lane, Stefanie" w:date="2023-04-28T12:07:00Z">
                  <w:rPr>
                    <w:ins w:id="9924" w:author="Lane, Stefanie" w:date="2023-04-28T12:07:00Z"/>
                  </w:rPr>
                </w:rPrChange>
              </w:rPr>
              <w:pPrChange w:id="9925" w:author="Lane, Stefanie" w:date="2023-04-28T12:07:00Z">
                <w:pPr/>
              </w:pPrChange>
            </w:pPr>
            <w:ins w:id="9926" w:author="Lane, Stefanie" w:date="2023-04-28T12:07:00Z">
              <w:r w:rsidRPr="00402FFE">
                <w:rPr>
                  <w:rFonts w:ascii="Calibri" w:eastAsia="Times New Roman" w:hAnsi="Calibri" w:cs="Calibri"/>
                  <w:i/>
                  <w:iCs/>
                  <w:color w:val="000000"/>
                  <w:rPrChange w:id="9927" w:author="Lane, Stefanie" w:date="2023-04-28T12:07:00Z">
                    <w:rPr/>
                  </w:rPrChange>
                </w:rPr>
                <w:t>Myosotis scorpiodes</w:t>
              </w:r>
            </w:ins>
          </w:p>
        </w:tc>
        <w:tc>
          <w:tcPr>
            <w:tcW w:w="869" w:type="dxa"/>
            <w:tcBorders>
              <w:top w:val="nil"/>
              <w:left w:val="nil"/>
              <w:bottom w:val="nil"/>
              <w:right w:val="nil"/>
            </w:tcBorders>
            <w:shd w:val="clear" w:color="auto" w:fill="auto"/>
            <w:noWrap/>
            <w:vAlign w:val="bottom"/>
            <w:hideMark/>
          </w:tcPr>
          <w:p w14:paraId="2F86050A" w14:textId="77777777" w:rsidR="00402FFE" w:rsidRPr="00402FFE" w:rsidRDefault="00402FFE" w:rsidP="00402FFE">
            <w:pPr>
              <w:spacing w:after="0" w:line="240" w:lineRule="auto"/>
              <w:jc w:val="center"/>
              <w:rPr>
                <w:ins w:id="9928" w:author="Lane, Stefanie" w:date="2023-04-28T12:07:00Z"/>
                <w:rFonts w:ascii="Calibri" w:eastAsia="Times New Roman" w:hAnsi="Calibri" w:cs="Calibri"/>
                <w:color w:val="000000"/>
                <w:rPrChange w:id="9929" w:author="Lane, Stefanie" w:date="2023-04-28T12:07:00Z">
                  <w:rPr>
                    <w:ins w:id="9930" w:author="Lane, Stefanie" w:date="2023-04-28T12:07:00Z"/>
                  </w:rPr>
                </w:rPrChange>
              </w:rPr>
              <w:pPrChange w:id="9931" w:author="Lane, Stefanie" w:date="2023-04-28T12:07:00Z">
                <w:pPr>
                  <w:jc w:val="center"/>
                </w:pPr>
              </w:pPrChange>
            </w:pPr>
            <w:ins w:id="9932" w:author="Lane, Stefanie" w:date="2023-04-28T12:07:00Z">
              <w:r w:rsidRPr="00402FFE">
                <w:rPr>
                  <w:rFonts w:ascii="Calibri" w:eastAsia="Times New Roman" w:hAnsi="Calibri" w:cs="Calibri"/>
                  <w:color w:val="000000"/>
                  <w:rPrChange w:id="9933" w:author="Lane, Stefanie" w:date="2023-04-28T12:07:00Z">
                    <w:rPr/>
                  </w:rPrChange>
                </w:rPr>
                <w:t>0.03</w:t>
              </w:r>
            </w:ins>
          </w:p>
        </w:tc>
        <w:tc>
          <w:tcPr>
            <w:tcW w:w="990" w:type="dxa"/>
            <w:tcBorders>
              <w:top w:val="nil"/>
              <w:left w:val="nil"/>
              <w:bottom w:val="nil"/>
              <w:right w:val="nil"/>
            </w:tcBorders>
            <w:shd w:val="clear" w:color="auto" w:fill="auto"/>
            <w:noWrap/>
            <w:vAlign w:val="bottom"/>
            <w:hideMark/>
          </w:tcPr>
          <w:p w14:paraId="437C1232" w14:textId="77777777" w:rsidR="00402FFE" w:rsidRPr="00402FFE" w:rsidRDefault="00402FFE" w:rsidP="00402FFE">
            <w:pPr>
              <w:spacing w:after="0" w:line="240" w:lineRule="auto"/>
              <w:jc w:val="center"/>
              <w:rPr>
                <w:ins w:id="9934" w:author="Lane, Stefanie" w:date="2023-04-28T12:07:00Z"/>
                <w:rFonts w:ascii="Calibri" w:eastAsia="Times New Roman" w:hAnsi="Calibri" w:cs="Calibri"/>
                <w:color w:val="000000"/>
                <w:rPrChange w:id="9935" w:author="Lane, Stefanie" w:date="2023-04-28T12:07:00Z">
                  <w:rPr>
                    <w:ins w:id="9936" w:author="Lane, Stefanie" w:date="2023-04-28T12:07:00Z"/>
                  </w:rPr>
                </w:rPrChange>
              </w:rPr>
              <w:pPrChange w:id="9937" w:author="Lane, Stefanie" w:date="2023-04-28T12:07:00Z">
                <w:pPr>
                  <w:jc w:val="center"/>
                </w:pPr>
              </w:pPrChange>
            </w:pPr>
            <w:ins w:id="9938" w:author="Lane, Stefanie" w:date="2023-04-28T12:07:00Z">
              <w:r w:rsidRPr="00402FFE">
                <w:rPr>
                  <w:rFonts w:ascii="Calibri" w:eastAsia="Times New Roman" w:hAnsi="Calibri" w:cs="Calibri"/>
                  <w:color w:val="000000"/>
                  <w:rPrChange w:id="9939"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09D2DF89" w14:textId="77777777" w:rsidR="00402FFE" w:rsidRPr="00402FFE" w:rsidRDefault="00402FFE" w:rsidP="00402FFE">
            <w:pPr>
              <w:spacing w:after="0" w:line="240" w:lineRule="auto"/>
              <w:jc w:val="center"/>
              <w:rPr>
                <w:ins w:id="9940" w:author="Lane, Stefanie" w:date="2023-04-28T12:07:00Z"/>
                <w:rFonts w:ascii="Calibri" w:eastAsia="Times New Roman" w:hAnsi="Calibri" w:cs="Calibri"/>
                <w:color w:val="000000"/>
                <w:rPrChange w:id="9941" w:author="Lane, Stefanie" w:date="2023-04-28T12:07:00Z">
                  <w:rPr>
                    <w:ins w:id="9942" w:author="Lane, Stefanie" w:date="2023-04-28T12:07:00Z"/>
                  </w:rPr>
                </w:rPrChange>
              </w:rPr>
              <w:pPrChange w:id="9943" w:author="Lane, Stefanie" w:date="2023-04-28T12:07:00Z">
                <w:pPr>
                  <w:jc w:val="center"/>
                </w:pPr>
              </w:pPrChange>
            </w:pPr>
            <w:ins w:id="9944" w:author="Lane, Stefanie" w:date="2023-04-28T12:07:00Z">
              <w:r w:rsidRPr="00402FFE">
                <w:rPr>
                  <w:rFonts w:ascii="Calibri" w:eastAsia="Times New Roman" w:hAnsi="Calibri" w:cs="Calibri"/>
                  <w:color w:val="000000"/>
                  <w:rPrChange w:id="9945"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79D6364D" w14:textId="77777777" w:rsidR="00402FFE" w:rsidRPr="00402FFE" w:rsidRDefault="00402FFE" w:rsidP="00402FFE">
            <w:pPr>
              <w:spacing w:after="0" w:line="240" w:lineRule="auto"/>
              <w:jc w:val="center"/>
              <w:rPr>
                <w:ins w:id="9946" w:author="Lane, Stefanie" w:date="2023-04-28T12:07:00Z"/>
                <w:rFonts w:ascii="Calibri" w:eastAsia="Times New Roman" w:hAnsi="Calibri" w:cs="Calibri"/>
                <w:color w:val="000000"/>
                <w:rPrChange w:id="9947" w:author="Lane, Stefanie" w:date="2023-04-28T12:07:00Z">
                  <w:rPr>
                    <w:ins w:id="9948" w:author="Lane, Stefanie" w:date="2023-04-28T12:07:00Z"/>
                  </w:rPr>
                </w:rPrChange>
              </w:rPr>
              <w:pPrChange w:id="9949" w:author="Lane, Stefanie" w:date="2023-04-28T12:07:00Z">
                <w:pPr>
                  <w:jc w:val="center"/>
                </w:pPr>
              </w:pPrChange>
            </w:pPr>
            <w:ins w:id="9950" w:author="Lane, Stefanie" w:date="2023-04-28T12:07:00Z">
              <w:r w:rsidRPr="00402FFE">
                <w:rPr>
                  <w:rFonts w:ascii="Calibri" w:eastAsia="Times New Roman" w:hAnsi="Calibri" w:cs="Calibri"/>
                  <w:color w:val="000000"/>
                  <w:rPrChange w:id="9951" w:author="Lane, Stefanie" w:date="2023-04-28T12:07:00Z">
                    <w:rPr/>
                  </w:rPrChange>
                </w:rPr>
                <w:t>-100.0</w:t>
              </w:r>
            </w:ins>
          </w:p>
        </w:tc>
      </w:tr>
      <w:tr w:rsidR="00402FFE" w:rsidRPr="00402FFE" w14:paraId="71434E69" w14:textId="77777777" w:rsidTr="00402FFE">
        <w:trPr>
          <w:divId w:val="50731576"/>
          <w:trHeight w:val="290"/>
          <w:ins w:id="9952" w:author="Lane, Stefanie" w:date="2023-04-28T12:07:00Z"/>
        </w:trPr>
        <w:tc>
          <w:tcPr>
            <w:tcW w:w="1311" w:type="dxa"/>
            <w:vMerge/>
            <w:tcBorders>
              <w:top w:val="nil"/>
              <w:left w:val="single" w:sz="8" w:space="0" w:color="auto"/>
              <w:bottom w:val="single" w:sz="8" w:space="0" w:color="000000"/>
              <w:right w:val="nil"/>
            </w:tcBorders>
            <w:vAlign w:val="center"/>
            <w:hideMark/>
          </w:tcPr>
          <w:p w14:paraId="2DD916EE" w14:textId="77777777" w:rsidR="00402FFE" w:rsidRPr="00402FFE" w:rsidRDefault="00402FFE" w:rsidP="00402FFE">
            <w:pPr>
              <w:spacing w:after="0" w:line="240" w:lineRule="auto"/>
              <w:rPr>
                <w:ins w:id="9953" w:author="Lane, Stefanie" w:date="2023-04-28T12:07:00Z"/>
                <w:rFonts w:ascii="Calibri" w:eastAsia="Times New Roman" w:hAnsi="Calibri" w:cs="Calibri"/>
                <w:color w:val="000000"/>
                <w:rPrChange w:id="9954" w:author="Lane, Stefanie" w:date="2023-04-28T12:07:00Z">
                  <w:rPr>
                    <w:ins w:id="9955" w:author="Lane, Stefanie" w:date="2023-04-28T12:07:00Z"/>
                  </w:rPr>
                </w:rPrChange>
              </w:rPr>
              <w:pPrChange w:id="9956"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C517556" w14:textId="77777777" w:rsidR="00402FFE" w:rsidRPr="00402FFE" w:rsidRDefault="00402FFE" w:rsidP="00402FFE">
            <w:pPr>
              <w:spacing w:after="0" w:line="240" w:lineRule="auto"/>
              <w:rPr>
                <w:ins w:id="9957" w:author="Lane, Stefanie" w:date="2023-04-28T12:07:00Z"/>
                <w:rFonts w:ascii="Calibri" w:eastAsia="Times New Roman" w:hAnsi="Calibri" w:cs="Calibri"/>
                <w:color w:val="000000"/>
                <w:rPrChange w:id="9958" w:author="Lane, Stefanie" w:date="2023-04-28T12:07:00Z">
                  <w:rPr>
                    <w:ins w:id="9959" w:author="Lane, Stefanie" w:date="2023-04-28T12:07:00Z"/>
                  </w:rPr>
                </w:rPrChange>
              </w:rPr>
              <w:pPrChange w:id="9960"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C0F4C04" w14:textId="77777777" w:rsidR="00402FFE" w:rsidRPr="00402FFE" w:rsidRDefault="00402FFE" w:rsidP="00402FFE">
            <w:pPr>
              <w:spacing w:after="0" w:line="240" w:lineRule="auto"/>
              <w:rPr>
                <w:ins w:id="9961" w:author="Lane, Stefanie" w:date="2023-04-28T12:07:00Z"/>
                <w:rFonts w:ascii="Calibri" w:eastAsia="Times New Roman" w:hAnsi="Calibri" w:cs="Calibri"/>
                <w:i/>
                <w:iCs/>
                <w:color w:val="000000"/>
                <w:rPrChange w:id="9962" w:author="Lane, Stefanie" w:date="2023-04-28T12:07:00Z">
                  <w:rPr>
                    <w:ins w:id="9963" w:author="Lane, Stefanie" w:date="2023-04-28T12:07:00Z"/>
                  </w:rPr>
                </w:rPrChange>
              </w:rPr>
              <w:pPrChange w:id="9964" w:author="Lane, Stefanie" w:date="2023-04-28T12:07:00Z">
                <w:pPr/>
              </w:pPrChange>
            </w:pPr>
            <w:ins w:id="9965" w:author="Lane, Stefanie" w:date="2023-04-28T12:07:00Z">
              <w:r w:rsidRPr="00402FFE">
                <w:rPr>
                  <w:rFonts w:ascii="Calibri" w:eastAsia="Times New Roman" w:hAnsi="Calibri" w:cs="Calibri"/>
                  <w:i/>
                  <w:iCs/>
                  <w:color w:val="000000"/>
                  <w:rPrChange w:id="9966" w:author="Lane, Stefanie" w:date="2023-04-28T12:07:00Z">
                    <w:rPr/>
                  </w:rPrChange>
                </w:rPr>
                <w:t>Mentha arvensis</w:t>
              </w:r>
            </w:ins>
          </w:p>
        </w:tc>
        <w:tc>
          <w:tcPr>
            <w:tcW w:w="869" w:type="dxa"/>
            <w:tcBorders>
              <w:top w:val="single" w:sz="4" w:space="0" w:color="auto"/>
              <w:left w:val="nil"/>
              <w:bottom w:val="single" w:sz="4" w:space="0" w:color="auto"/>
              <w:right w:val="nil"/>
            </w:tcBorders>
            <w:shd w:val="clear" w:color="auto" w:fill="auto"/>
            <w:noWrap/>
            <w:vAlign w:val="bottom"/>
            <w:hideMark/>
          </w:tcPr>
          <w:p w14:paraId="51E42552" w14:textId="77777777" w:rsidR="00402FFE" w:rsidRPr="00402FFE" w:rsidRDefault="00402FFE" w:rsidP="00402FFE">
            <w:pPr>
              <w:spacing w:after="0" w:line="240" w:lineRule="auto"/>
              <w:jc w:val="center"/>
              <w:rPr>
                <w:ins w:id="9967" w:author="Lane, Stefanie" w:date="2023-04-28T12:07:00Z"/>
                <w:rFonts w:ascii="Calibri" w:eastAsia="Times New Roman" w:hAnsi="Calibri" w:cs="Calibri"/>
                <w:color w:val="000000"/>
                <w:rPrChange w:id="9968" w:author="Lane, Stefanie" w:date="2023-04-28T12:07:00Z">
                  <w:rPr>
                    <w:ins w:id="9969" w:author="Lane, Stefanie" w:date="2023-04-28T12:07:00Z"/>
                  </w:rPr>
                </w:rPrChange>
              </w:rPr>
              <w:pPrChange w:id="9970" w:author="Lane, Stefanie" w:date="2023-04-28T12:07:00Z">
                <w:pPr>
                  <w:jc w:val="center"/>
                </w:pPr>
              </w:pPrChange>
            </w:pPr>
            <w:ins w:id="9971" w:author="Lane, Stefanie" w:date="2023-04-28T12:07:00Z">
              <w:r w:rsidRPr="00402FFE">
                <w:rPr>
                  <w:rFonts w:ascii="Calibri" w:eastAsia="Times New Roman" w:hAnsi="Calibri" w:cs="Calibri"/>
                  <w:color w:val="000000"/>
                  <w:rPrChange w:id="9972" w:author="Lane, Stefanie" w:date="2023-04-28T12:07:00Z">
                    <w:rPr/>
                  </w:rPrChange>
                </w:rPr>
                <w:t>0.29</w:t>
              </w:r>
            </w:ins>
          </w:p>
        </w:tc>
        <w:tc>
          <w:tcPr>
            <w:tcW w:w="990" w:type="dxa"/>
            <w:tcBorders>
              <w:top w:val="single" w:sz="4" w:space="0" w:color="auto"/>
              <w:left w:val="nil"/>
              <w:bottom w:val="single" w:sz="4" w:space="0" w:color="auto"/>
              <w:right w:val="nil"/>
            </w:tcBorders>
            <w:shd w:val="clear" w:color="auto" w:fill="auto"/>
            <w:noWrap/>
            <w:vAlign w:val="bottom"/>
            <w:hideMark/>
          </w:tcPr>
          <w:p w14:paraId="38789BE6" w14:textId="77777777" w:rsidR="00402FFE" w:rsidRPr="00402FFE" w:rsidRDefault="00402FFE" w:rsidP="00402FFE">
            <w:pPr>
              <w:spacing w:after="0" w:line="240" w:lineRule="auto"/>
              <w:jc w:val="center"/>
              <w:rPr>
                <w:ins w:id="9973" w:author="Lane, Stefanie" w:date="2023-04-28T12:07:00Z"/>
                <w:rFonts w:ascii="Calibri" w:eastAsia="Times New Roman" w:hAnsi="Calibri" w:cs="Calibri"/>
                <w:color w:val="000000"/>
                <w:rPrChange w:id="9974" w:author="Lane, Stefanie" w:date="2023-04-28T12:07:00Z">
                  <w:rPr>
                    <w:ins w:id="9975" w:author="Lane, Stefanie" w:date="2023-04-28T12:07:00Z"/>
                  </w:rPr>
                </w:rPrChange>
              </w:rPr>
              <w:pPrChange w:id="9976" w:author="Lane, Stefanie" w:date="2023-04-28T12:07:00Z">
                <w:pPr>
                  <w:jc w:val="center"/>
                </w:pPr>
              </w:pPrChange>
            </w:pPr>
            <w:ins w:id="9977" w:author="Lane, Stefanie" w:date="2023-04-28T12:07:00Z">
              <w:r w:rsidRPr="00402FFE">
                <w:rPr>
                  <w:rFonts w:ascii="Calibri" w:eastAsia="Times New Roman" w:hAnsi="Calibri" w:cs="Calibri"/>
                  <w:color w:val="000000"/>
                  <w:rPrChange w:id="9978" w:author="Lane, Stefanie" w:date="2023-04-28T12:07:00Z">
                    <w:rPr/>
                  </w:rPrChange>
                </w:rPr>
                <w:t>0.16</w:t>
              </w:r>
            </w:ins>
          </w:p>
        </w:tc>
        <w:tc>
          <w:tcPr>
            <w:tcW w:w="810" w:type="dxa"/>
            <w:tcBorders>
              <w:top w:val="single" w:sz="4" w:space="0" w:color="auto"/>
              <w:left w:val="nil"/>
              <w:bottom w:val="single" w:sz="4" w:space="0" w:color="auto"/>
              <w:right w:val="nil"/>
            </w:tcBorders>
            <w:shd w:val="clear" w:color="auto" w:fill="auto"/>
            <w:noWrap/>
            <w:vAlign w:val="bottom"/>
            <w:hideMark/>
          </w:tcPr>
          <w:p w14:paraId="0601899F" w14:textId="77777777" w:rsidR="00402FFE" w:rsidRPr="00402FFE" w:rsidRDefault="00402FFE" w:rsidP="00402FFE">
            <w:pPr>
              <w:spacing w:after="0" w:line="240" w:lineRule="auto"/>
              <w:jc w:val="center"/>
              <w:rPr>
                <w:ins w:id="9979" w:author="Lane, Stefanie" w:date="2023-04-28T12:07:00Z"/>
                <w:rFonts w:ascii="Calibri" w:eastAsia="Times New Roman" w:hAnsi="Calibri" w:cs="Calibri"/>
                <w:color w:val="000000"/>
                <w:rPrChange w:id="9980" w:author="Lane, Stefanie" w:date="2023-04-28T12:07:00Z">
                  <w:rPr>
                    <w:ins w:id="9981" w:author="Lane, Stefanie" w:date="2023-04-28T12:07:00Z"/>
                  </w:rPr>
                </w:rPrChange>
              </w:rPr>
              <w:pPrChange w:id="9982" w:author="Lane, Stefanie" w:date="2023-04-28T12:07:00Z">
                <w:pPr>
                  <w:jc w:val="center"/>
                </w:pPr>
              </w:pPrChange>
            </w:pPr>
            <w:ins w:id="9983" w:author="Lane, Stefanie" w:date="2023-04-28T12:07:00Z">
              <w:r w:rsidRPr="00402FFE">
                <w:rPr>
                  <w:rFonts w:ascii="Calibri" w:eastAsia="Times New Roman" w:hAnsi="Calibri" w:cs="Calibri"/>
                  <w:color w:val="000000"/>
                  <w:rPrChange w:id="9984" w:author="Lane, Stefanie" w:date="2023-04-28T12:07: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093BAF" w14:textId="77777777" w:rsidR="00402FFE" w:rsidRPr="00402FFE" w:rsidRDefault="00402FFE" w:rsidP="00402FFE">
            <w:pPr>
              <w:spacing w:after="0" w:line="240" w:lineRule="auto"/>
              <w:jc w:val="center"/>
              <w:rPr>
                <w:ins w:id="9985" w:author="Lane, Stefanie" w:date="2023-04-28T12:07:00Z"/>
                <w:rFonts w:ascii="Calibri" w:eastAsia="Times New Roman" w:hAnsi="Calibri" w:cs="Calibri"/>
                <w:color w:val="000000"/>
                <w:rPrChange w:id="9986" w:author="Lane, Stefanie" w:date="2023-04-28T12:07:00Z">
                  <w:rPr>
                    <w:ins w:id="9987" w:author="Lane, Stefanie" w:date="2023-04-28T12:07:00Z"/>
                  </w:rPr>
                </w:rPrChange>
              </w:rPr>
              <w:pPrChange w:id="9988" w:author="Lane, Stefanie" w:date="2023-04-28T12:07:00Z">
                <w:pPr>
                  <w:jc w:val="center"/>
                </w:pPr>
              </w:pPrChange>
            </w:pPr>
            <w:ins w:id="9989" w:author="Lane, Stefanie" w:date="2023-04-28T12:07:00Z">
              <w:r w:rsidRPr="00402FFE">
                <w:rPr>
                  <w:rFonts w:ascii="Calibri" w:eastAsia="Times New Roman" w:hAnsi="Calibri" w:cs="Calibri"/>
                  <w:color w:val="000000"/>
                  <w:rPrChange w:id="9990" w:author="Lane, Stefanie" w:date="2023-04-28T12:07:00Z">
                    <w:rPr/>
                  </w:rPrChange>
                </w:rPr>
                <w:t>-87.9</w:t>
              </w:r>
            </w:ins>
          </w:p>
        </w:tc>
      </w:tr>
      <w:tr w:rsidR="00402FFE" w:rsidRPr="00402FFE" w14:paraId="408C4165" w14:textId="77777777" w:rsidTr="00402FFE">
        <w:trPr>
          <w:divId w:val="50731576"/>
          <w:trHeight w:val="290"/>
          <w:ins w:id="9991" w:author="Lane, Stefanie" w:date="2023-04-28T12:07:00Z"/>
        </w:trPr>
        <w:tc>
          <w:tcPr>
            <w:tcW w:w="1311" w:type="dxa"/>
            <w:vMerge/>
            <w:tcBorders>
              <w:top w:val="nil"/>
              <w:left w:val="single" w:sz="8" w:space="0" w:color="auto"/>
              <w:bottom w:val="single" w:sz="8" w:space="0" w:color="000000"/>
              <w:right w:val="nil"/>
            </w:tcBorders>
            <w:vAlign w:val="center"/>
            <w:hideMark/>
          </w:tcPr>
          <w:p w14:paraId="3E2407EF" w14:textId="77777777" w:rsidR="00402FFE" w:rsidRPr="00402FFE" w:rsidRDefault="00402FFE" w:rsidP="00402FFE">
            <w:pPr>
              <w:spacing w:after="0" w:line="240" w:lineRule="auto"/>
              <w:rPr>
                <w:ins w:id="9992" w:author="Lane, Stefanie" w:date="2023-04-28T12:07:00Z"/>
                <w:rFonts w:ascii="Calibri" w:eastAsia="Times New Roman" w:hAnsi="Calibri" w:cs="Calibri"/>
                <w:color w:val="000000"/>
                <w:rPrChange w:id="9993" w:author="Lane, Stefanie" w:date="2023-04-28T12:07:00Z">
                  <w:rPr>
                    <w:ins w:id="9994" w:author="Lane, Stefanie" w:date="2023-04-28T12:07:00Z"/>
                  </w:rPr>
                </w:rPrChange>
              </w:rPr>
              <w:pPrChange w:id="999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75123FC" w14:textId="77777777" w:rsidR="00402FFE" w:rsidRPr="00402FFE" w:rsidRDefault="00402FFE" w:rsidP="00402FFE">
            <w:pPr>
              <w:spacing w:after="0" w:line="240" w:lineRule="auto"/>
              <w:rPr>
                <w:ins w:id="9996" w:author="Lane, Stefanie" w:date="2023-04-28T12:07:00Z"/>
                <w:rFonts w:ascii="Calibri" w:eastAsia="Times New Roman" w:hAnsi="Calibri" w:cs="Calibri"/>
                <w:color w:val="000000"/>
                <w:rPrChange w:id="9997" w:author="Lane, Stefanie" w:date="2023-04-28T12:07:00Z">
                  <w:rPr>
                    <w:ins w:id="9998" w:author="Lane, Stefanie" w:date="2023-04-28T12:07:00Z"/>
                  </w:rPr>
                </w:rPrChange>
              </w:rPr>
              <w:pPrChange w:id="9999" w:author="Lane, Stefanie" w:date="2023-04-28T12:07:00Z">
                <w:pPr/>
              </w:pPrChange>
            </w:pPr>
          </w:p>
        </w:tc>
        <w:tc>
          <w:tcPr>
            <w:tcW w:w="3320" w:type="dxa"/>
            <w:tcBorders>
              <w:top w:val="nil"/>
              <w:left w:val="nil"/>
              <w:bottom w:val="nil"/>
              <w:right w:val="nil"/>
            </w:tcBorders>
            <w:shd w:val="clear" w:color="auto" w:fill="auto"/>
            <w:noWrap/>
            <w:vAlign w:val="bottom"/>
            <w:hideMark/>
          </w:tcPr>
          <w:p w14:paraId="4EDE2AF3" w14:textId="77777777" w:rsidR="00402FFE" w:rsidRPr="00402FFE" w:rsidRDefault="00402FFE" w:rsidP="00402FFE">
            <w:pPr>
              <w:spacing w:after="0" w:line="240" w:lineRule="auto"/>
              <w:rPr>
                <w:ins w:id="10000" w:author="Lane, Stefanie" w:date="2023-04-28T12:07:00Z"/>
                <w:rFonts w:ascii="Calibri" w:eastAsia="Times New Roman" w:hAnsi="Calibri" w:cs="Calibri"/>
                <w:i/>
                <w:iCs/>
                <w:color w:val="000000"/>
                <w:rPrChange w:id="10001" w:author="Lane, Stefanie" w:date="2023-04-28T12:07:00Z">
                  <w:rPr>
                    <w:ins w:id="10002" w:author="Lane, Stefanie" w:date="2023-04-28T12:07:00Z"/>
                  </w:rPr>
                </w:rPrChange>
              </w:rPr>
              <w:pPrChange w:id="10003" w:author="Lane, Stefanie" w:date="2023-04-28T12:07:00Z">
                <w:pPr/>
              </w:pPrChange>
            </w:pPr>
            <w:ins w:id="10004" w:author="Lane, Stefanie" w:date="2023-04-28T12:07:00Z">
              <w:r w:rsidRPr="00402FFE">
                <w:rPr>
                  <w:rFonts w:ascii="Calibri" w:eastAsia="Times New Roman" w:hAnsi="Calibri" w:cs="Calibri"/>
                  <w:i/>
                  <w:iCs/>
                  <w:color w:val="000000"/>
                  <w:rPrChange w:id="10005" w:author="Lane, Stefanie" w:date="2023-04-28T12:07:00Z">
                    <w:rPr/>
                  </w:rPrChange>
                </w:rPr>
                <w:t>Agrostis stolonifera</w:t>
              </w:r>
            </w:ins>
          </w:p>
        </w:tc>
        <w:tc>
          <w:tcPr>
            <w:tcW w:w="869" w:type="dxa"/>
            <w:tcBorders>
              <w:top w:val="nil"/>
              <w:left w:val="nil"/>
              <w:bottom w:val="nil"/>
              <w:right w:val="nil"/>
            </w:tcBorders>
            <w:shd w:val="clear" w:color="auto" w:fill="auto"/>
            <w:noWrap/>
            <w:vAlign w:val="bottom"/>
            <w:hideMark/>
          </w:tcPr>
          <w:p w14:paraId="3C229328" w14:textId="77777777" w:rsidR="00402FFE" w:rsidRPr="00402FFE" w:rsidRDefault="00402FFE" w:rsidP="00402FFE">
            <w:pPr>
              <w:spacing w:after="0" w:line="240" w:lineRule="auto"/>
              <w:jc w:val="center"/>
              <w:rPr>
                <w:ins w:id="10006" w:author="Lane, Stefanie" w:date="2023-04-28T12:07:00Z"/>
                <w:rFonts w:ascii="Calibri" w:eastAsia="Times New Roman" w:hAnsi="Calibri" w:cs="Calibri"/>
                <w:color w:val="000000"/>
                <w:rPrChange w:id="10007" w:author="Lane, Stefanie" w:date="2023-04-28T12:07:00Z">
                  <w:rPr>
                    <w:ins w:id="10008" w:author="Lane, Stefanie" w:date="2023-04-28T12:07:00Z"/>
                  </w:rPr>
                </w:rPrChange>
              </w:rPr>
              <w:pPrChange w:id="10009" w:author="Lane, Stefanie" w:date="2023-04-28T12:07:00Z">
                <w:pPr>
                  <w:jc w:val="center"/>
                </w:pPr>
              </w:pPrChange>
            </w:pPr>
            <w:ins w:id="10010" w:author="Lane, Stefanie" w:date="2023-04-28T12:07:00Z">
              <w:r w:rsidRPr="00402FFE">
                <w:rPr>
                  <w:rFonts w:ascii="Calibri" w:eastAsia="Times New Roman" w:hAnsi="Calibri" w:cs="Calibri"/>
                  <w:color w:val="000000"/>
                  <w:rPrChange w:id="10011" w:author="Lane, Stefanie" w:date="2023-04-28T12:07:00Z">
                    <w:rPr/>
                  </w:rPrChange>
                </w:rPr>
                <w:t>1.85</w:t>
              </w:r>
            </w:ins>
          </w:p>
        </w:tc>
        <w:tc>
          <w:tcPr>
            <w:tcW w:w="990" w:type="dxa"/>
            <w:tcBorders>
              <w:top w:val="nil"/>
              <w:left w:val="nil"/>
              <w:bottom w:val="nil"/>
              <w:right w:val="nil"/>
            </w:tcBorders>
            <w:shd w:val="clear" w:color="auto" w:fill="auto"/>
            <w:noWrap/>
            <w:vAlign w:val="bottom"/>
            <w:hideMark/>
          </w:tcPr>
          <w:p w14:paraId="15742812" w14:textId="77777777" w:rsidR="00402FFE" w:rsidRPr="00402FFE" w:rsidRDefault="00402FFE" w:rsidP="00402FFE">
            <w:pPr>
              <w:spacing w:after="0" w:line="240" w:lineRule="auto"/>
              <w:jc w:val="center"/>
              <w:rPr>
                <w:ins w:id="10012" w:author="Lane, Stefanie" w:date="2023-04-28T12:07:00Z"/>
                <w:rFonts w:ascii="Calibri" w:eastAsia="Times New Roman" w:hAnsi="Calibri" w:cs="Calibri"/>
                <w:color w:val="000000"/>
                <w:rPrChange w:id="10013" w:author="Lane, Stefanie" w:date="2023-04-28T12:07:00Z">
                  <w:rPr>
                    <w:ins w:id="10014" w:author="Lane, Stefanie" w:date="2023-04-28T12:07:00Z"/>
                  </w:rPr>
                </w:rPrChange>
              </w:rPr>
              <w:pPrChange w:id="10015" w:author="Lane, Stefanie" w:date="2023-04-28T12:07:00Z">
                <w:pPr>
                  <w:jc w:val="center"/>
                </w:pPr>
              </w:pPrChange>
            </w:pPr>
            <w:ins w:id="10016" w:author="Lane, Stefanie" w:date="2023-04-28T12:07:00Z">
              <w:r w:rsidRPr="00402FFE">
                <w:rPr>
                  <w:rFonts w:ascii="Calibri" w:eastAsia="Times New Roman" w:hAnsi="Calibri" w:cs="Calibri"/>
                  <w:color w:val="000000"/>
                  <w:rPrChange w:id="10017" w:author="Lane, Stefanie" w:date="2023-04-28T12:07:00Z">
                    <w:rPr/>
                  </w:rPrChange>
                </w:rPr>
                <w:t>2.32</w:t>
              </w:r>
            </w:ins>
          </w:p>
        </w:tc>
        <w:tc>
          <w:tcPr>
            <w:tcW w:w="810" w:type="dxa"/>
            <w:tcBorders>
              <w:top w:val="nil"/>
              <w:left w:val="nil"/>
              <w:bottom w:val="nil"/>
              <w:right w:val="nil"/>
            </w:tcBorders>
            <w:shd w:val="clear" w:color="auto" w:fill="auto"/>
            <w:noWrap/>
            <w:vAlign w:val="bottom"/>
            <w:hideMark/>
          </w:tcPr>
          <w:p w14:paraId="2431F968" w14:textId="77777777" w:rsidR="00402FFE" w:rsidRPr="00402FFE" w:rsidRDefault="00402FFE" w:rsidP="00402FFE">
            <w:pPr>
              <w:spacing w:after="0" w:line="240" w:lineRule="auto"/>
              <w:jc w:val="center"/>
              <w:rPr>
                <w:ins w:id="10018" w:author="Lane, Stefanie" w:date="2023-04-28T12:07:00Z"/>
                <w:rFonts w:ascii="Calibri" w:eastAsia="Times New Roman" w:hAnsi="Calibri" w:cs="Calibri"/>
                <w:color w:val="000000"/>
                <w:rPrChange w:id="10019" w:author="Lane, Stefanie" w:date="2023-04-28T12:07:00Z">
                  <w:rPr>
                    <w:ins w:id="10020" w:author="Lane, Stefanie" w:date="2023-04-28T12:07:00Z"/>
                  </w:rPr>
                </w:rPrChange>
              </w:rPr>
              <w:pPrChange w:id="10021" w:author="Lane, Stefanie" w:date="2023-04-28T12:07:00Z">
                <w:pPr>
                  <w:jc w:val="center"/>
                </w:pPr>
              </w:pPrChange>
            </w:pPr>
            <w:ins w:id="10022" w:author="Lane, Stefanie" w:date="2023-04-28T12:07:00Z">
              <w:r w:rsidRPr="00402FFE">
                <w:rPr>
                  <w:rFonts w:ascii="Calibri" w:eastAsia="Times New Roman" w:hAnsi="Calibri" w:cs="Calibri"/>
                  <w:color w:val="000000"/>
                  <w:rPrChange w:id="10023" w:author="Lane, Stefanie" w:date="2023-04-28T12:07:00Z">
                    <w:rPr/>
                  </w:rPrChange>
                </w:rPr>
                <w:t>1.25</w:t>
              </w:r>
            </w:ins>
          </w:p>
        </w:tc>
        <w:tc>
          <w:tcPr>
            <w:tcW w:w="1710" w:type="dxa"/>
            <w:tcBorders>
              <w:top w:val="nil"/>
              <w:left w:val="nil"/>
              <w:bottom w:val="nil"/>
              <w:right w:val="single" w:sz="8" w:space="0" w:color="auto"/>
            </w:tcBorders>
            <w:shd w:val="clear" w:color="auto" w:fill="auto"/>
            <w:noWrap/>
            <w:vAlign w:val="bottom"/>
            <w:hideMark/>
          </w:tcPr>
          <w:p w14:paraId="2C39CD78" w14:textId="77777777" w:rsidR="00402FFE" w:rsidRPr="00402FFE" w:rsidRDefault="00402FFE" w:rsidP="00402FFE">
            <w:pPr>
              <w:spacing w:after="0" w:line="240" w:lineRule="auto"/>
              <w:jc w:val="center"/>
              <w:rPr>
                <w:ins w:id="10024" w:author="Lane, Stefanie" w:date="2023-04-28T12:07:00Z"/>
                <w:rFonts w:ascii="Calibri" w:eastAsia="Times New Roman" w:hAnsi="Calibri" w:cs="Calibri"/>
                <w:color w:val="000000"/>
                <w:rPrChange w:id="10025" w:author="Lane, Stefanie" w:date="2023-04-28T12:07:00Z">
                  <w:rPr>
                    <w:ins w:id="10026" w:author="Lane, Stefanie" w:date="2023-04-28T12:07:00Z"/>
                  </w:rPr>
                </w:rPrChange>
              </w:rPr>
              <w:pPrChange w:id="10027" w:author="Lane, Stefanie" w:date="2023-04-28T12:07:00Z">
                <w:pPr>
                  <w:jc w:val="center"/>
                </w:pPr>
              </w:pPrChange>
            </w:pPr>
            <w:ins w:id="10028" w:author="Lane, Stefanie" w:date="2023-04-28T12:07:00Z">
              <w:r w:rsidRPr="00402FFE">
                <w:rPr>
                  <w:rFonts w:ascii="Calibri" w:eastAsia="Times New Roman" w:hAnsi="Calibri" w:cs="Calibri"/>
                  <w:color w:val="000000"/>
                  <w:rPrChange w:id="10029" w:author="Lane, Stefanie" w:date="2023-04-28T12:07:00Z">
                    <w:rPr/>
                  </w:rPrChange>
                </w:rPr>
                <w:t>-32.5</w:t>
              </w:r>
            </w:ins>
          </w:p>
        </w:tc>
      </w:tr>
      <w:tr w:rsidR="00402FFE" w:rsidRPr="00402FFE" w14:paraId="0EEB6F49" w14:textId="77777777" w:rsidTr="00402FFE">
        <w:trPr>
          <w:divId w:val="50731576"/>
          <w:trHeight w:val="290"/>
          <w:ins w:id="10030" w:author="Lane, Stefanie" w:date="2023-04-28T12:07:00Z"/>
        </w:trPr>
        <w:tc>
          <w:tcPr>
            <w:tcW w:w="1311" w:type="dxa"/>
            <w:vMerge/>
            <w:tcBorders>
              <w:top w:val="nil"/>
              <w:left w:val="single" w:sz="8" w:space="0" w:color="auto"/>
              <w:bottom w:val="single" w:sz="8" w:space="0" w:color="000000"/>
              <w:right w:val="nil"/>
            </w:tcBorders>
            <w:vAlign w:val="center"/>
            <w:hideMark/>
          </w:tcPr>
          <w:p w14:paraId="5FB5A07F" w14:textId="77777777" w:rsidR="00402FFE" w:rsidRPr="00402FFE" w:rsidRDefault="00402FFE" w:rsidP="00402FFE">
            <w:pPr>
              <w:spacing w:after="0" w:line="240" w:lineRule="auto"/>
              <w:rPr>
                <w:ins w:id="10031" w:author="Lane, Stefanie" w:date="2023-04-28T12:07:00Z"/>
                <w:rFonts w:ascii="Calibri" w:eastAsia="Times New Roman" w:hAnsi="Calibri" w:cs="Calibri"/>
                <w:color w:val="000000"/>
                <w:rPrChange w:id="10032" w:author="Lane, Stefanie" w:date="2023-04-28T12:07:00Z">
                  <w:rPr>
                    <w:ins w:id="10033" w:author="Lane, Stefanie" w:date="2023-04-28T12:07:00Z"/>
                  </w:rPr>
                </w:rPrChange>
              </w:rPr>
              <w:pPrChange w:id="10034"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55DB1C0D" w14:textId="77777777" w:rsidR="00402FFE" w:rsidRPr="00402FFE" w:rsidRDefault="00402FFE" w:rsidP="00402FFE">
            <w:pPr>
              <w:spacing w:after="0" w:line="240" w:lineRule="auto"/>
              <w:rPr>
                <w:ins w:id="10035" w:author="Lane, Stefanie" w:date="2023-04-28T12:07:00Z"/>
                <w:rFonts w:ascii="Calibri" w:eastAsia="Times New Roman" w:hAnsi="Calibri" w:cs="Calibri"/>
                <w:color w:val="000000"/>
                <w:rPrChange w:id="10036" w:author="Lane, Stefanie" w:date="2023-04-28T12:07:00Z">
                  <w:rPr>
                    <w:ins w:id="10037" w:author="Lane, Stefanie" w:date="2023-04-28T12:07:00Z"/>
                  </w:rPr>
                </w:rPrChange>
              </w:rPr>
              <w:pPrChange w:id="10038"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1CFF87C" w14:textId="77777777" w:rsidR="00402FFE" w:rsidRPr="00402FFE" w:rsidRDefault="00402FFE" w:rsidP="00402FFE">
            <w:pPr>
              <w:spacing w:after="0" w:line="240" w:lineRule="auto"/>
              <w:rPr>
                <w:ins w:id="10039" w:author="Lane, Stefanie" w:date="2023-04-28T12:07:00Z"/>
                <w:rFonts w:ascii="Calibri" w:eastAsia="Times New Roman" w:hAnsi="Calibri" w:cs="Calibri"/>
                <w:i/>
                <w:iCs/>
                <w:color w:val="000000"/>
                <w:rPrChange w:id="10040" w:author="Lane, Stefanie" w:date="2023-04-28T12:07:00Z">
                  <w:rPr>
                    <w:ins w:id="10041" w:author="Lane, Stefanie" w:date="2023-04-28T12:07:00Z"/>
                  </w:rPr>
                </w:rPrChange>
              </w:rPr>
              <w:pPrChange w:id="10042" w:author="Lane, Stefanie" w:date="2023-04-28T12:07:00Z">
                <w:pPr/>
              </w:pPrChange>
            </w:pPr>
            <w:ins w:id="10043" w:author="Lane, Stefanie" w:date="2023-04-28T12:07:00Z">
              <w:r w:rsidRPr="00402FFE">
                <w:rPr>
                  <w:rFonts w:ascii="Calibri" w:eastAsia="Times New Roman" w:hAnsi="Calibri" w:cs="Calibri"/>
                  <w:i/>
                  <w:iCs/>
                  <w:color w:val="000000"/>
                  <w:rPrChange w:id="10044" w:author="Lane, Stefanie" w:date="2023-04-28T12:07:00Z">
                    <w:rPr/>
                  </w:rPrChange>
                </w:rPr>
                <w:t>Lythrum salicaria</w:t>
              </w:r>
            </w:ins>
          </w:p>
        </w:tc>
        <w:tc>
          <w:tcPr>
            <w:tcW w:w="869" w:type="dxa"/>
            <w:tcBorders>
              <w:top w:val="single" w:sz="4" w:space="0" w:color="auto"/>
              <w:left w:val="nil"/>
              <w:bottom w:val="single" w:sz="4" w:space="0" w:color="auto"/>
              <w:right w:val="nil"/>
            </w:tcBorders>
            <w:shd w:val="clear" w:color="auto" w:fill="auto"/>
            <w:noWrap/>
            <w:vAlign w:val="bottom"/>
            <w:hideMark/>
          </w:tcPr>
          <w:p w14:paraId="327C9E1D" w14:textId="77777777" w:rsidR="00402FFE" w:rsidRPr="00402FFE" w:rsidRDefault="00402FFE" w:rsidP="00402FFE">
            <w:pPr>
              <w:spacing w:after="0" w:line="240" w:lineRule="auto"/>
              <w:jc w:val="center"/>
              <w:rPr>
                <w:ins w:id="10045" w:author="Lane, Stefanie" w:date="2023-04-28T12:07:00Z"/>
                <w:rFonts w:ascii="Calibri" w:eastAsia="Times New Roman" w:hAnsi="Calibri" w:cs="Calibri"/>
                <w:color w:val="000000"/>
                <w:rPrChange w:id="10046" w:author="Lane, Stefanie" w:date="2023-04-28T12:07:00Z">
                  <w:rPr>
                    <w:ins w:id="10047" w:author="Lane, Stefanie" w:date="2023-04-28T12:07:00Z"/>
                  </w:rPr>
                </w:rPrChange>
              </w:rPr>
              <w:pPrChange w:id="10048" w:author="Lane, Stefanie" w:date="2023-04-28T12:07:00Z">
                <w:pPr>
                  <w:jc w:val="center"/>
                </w:pPr>
              </w:pPrChange>
            </w:pPr>
            <w:ins w:id="10049" w:author="Lane, Stefanie" w:date="2023-04-28T12:07:00Z">
              <w:r w:rsidRPr="00402FFE">
                <w:rPr>
                  <w:rFonts w:ascii="Calibri" w:eastAsia="Times New Roman" w:hAnsi="Calibri" w:cs="Calibri"/>
                  <w:color w:val="000000"/>
                  <w:rPrChange w:id="10050" w:author="Lane, Stefanie" w:date="2023-04-28T12:07:00Z">
                    <w:rPr/>
                  </w:rPrChange>
                </w:rPr>
                <w:t>0.26</w:t>
              </w:r>
            </w:ins>
          </w:p>
        </w:tc>
        <w:tc>
          <w:tcPr>
            <w:tcW w:w="990" w:type="dxa"/>
            <w:tcBorders>
              <w:top w:val="single" w:sz="4" w:space="0" w:color="auto"/>
              <w:left w:val="nil"/>
              <w:bottom w:val="single" w:sz="4" w:space="0" w:color="auto"/>
              <w:right w:val="nil"/>
            </w:tcBorders>
            <w:shd w:val="clear" w:color="auto" w:fill="auto"/>
            <w:noWrap/>
            <w:vAlign w:val="bottom"/>
            <w:hideMark/>
          </w:tcPr>
          <w:p w14:paraId="71CA9C0B" w14:textId="77777777" w:rsidR="00402FFE" w:rsidRPr="00402FFE" w:rsidRDefault="00402FFE" w:rsidP="00402FFE">
            <w:pPr>
              <w:spacing w:after="0" w:line="240" w:lineRule="auto"/>
              <w:jc w:val="center"/>
              <w:rPr>
                <w:ins w:id="10051" w:author="Lane, Stefanie" w:date="2023-04-28T12:07:00Z"/>
                <w:rFonts w:ascii="Calibri" w:eastAsia="Times New Roman" w:hAnsi="Calibri" w:cs="Calibri"/>
                <w:color w:val="000000"/>
                <w:rPrChange w:id="10052" w:author="Lane, Stefanie" w:date="2023-04-28T12:07:00Z">
                  <w:rPr>
                    <w:ins w:id="10053" w:author="Lane, Stefanie" w:date="2023-04-28T12:07:00Z"/>
                  </w:rPr>
                </w:rPrChange>
              </w:rPr>
              <w:pPrChange w:id="10054" w:author="Lane, Stefanie" w:date="2023-04-28T12:07:00Z">
                <w:pPr>
                  <w:jc w:val="center"/>
                </w:pPr>
              </w:pPrChange>
            </w:pPr>
            <w:ins w:id="10055" w:author="Lane, Stefanie" w:date="2023-04-28T12:07:00Z">
              <w:r w:rsidRPr="00402FFE">
                <w:rPr>
                  <w:rFonts w:ascii="Calibri" w:eastAsia="Times New Roman" w:hAnsi="Calibri" w:cs="Calibri"/>
                  <w:color w:val="000000"/>
                  <w:rPrChange w:id="10056" w:author="Lane, Stefanie" w:date="2023-04-28T12:07:00Z">
                    <w:rPr/>
                  </w:rPrChange>
                </w:rPr>
                <w:t>0.26</w:t>
              </w:r>
            </w:ins>
          </w:p>
        </w:tc>
        <w:tc>
          <w:tcPr>
            <w:tcW w:w="810" w:type="dxa"/>
            <w:tcBorders>
              <w:top w:val="single" w:sz="4" w:space="0" w:color="auto"/>
              <w:left w:val="nil"/>
              <w:bottom w:val="single" w:sz="4" w:space="0" w:color="auto"/>
              <w:right w:val="nil"/>
            </w:tcBorders>
            <w:shd w:val="clear" w:color="auto" w:fill="auto"/>
            <w:noWrap/>
            <w:vAlign w:val="bottom"/>
            <w:hideMark/>
          </w:tcPr>
          <w:p w14:paraId="04D14637" w14:textId="77777777" w:rsidR="00402FFE" w:rsidRPr="00402FFE" w:rsidRDefault="00402FFE" w:rsidP="00402FFE">
            <w:pPr>
              <w:spacing w:after="0" w:line="240" w:lineRule="auto"/>
              <w:jc w:val="center"/>
              <w:rPr>
                <w:ins w:id="10057" w:author="Lane, Stefanie" w:date="2023-04-28T12:07:00Z"/>
                <w:rFonts w:ascii="Calibri" w:eastAsia="Times New Roman" w:hAnsi="Calibri" w:cs="Calibri"/>
                <w:color w:val="000000"/>
                <w:rPrChange w:id="10058" w:author="Lane, Stefanie" w:date="2023-04-28T12:07:00Z">
                  <w:rPr>
                    <w:ins w:id="10059" w:author="Lane, Stefanie" w:date="2023-04-28T12:07:00Z"/>
                  </w:rPr>
                </w:rPrChange>
              </w:rPr>
              <w:pPrChange w:id="10060" w:author="Lane, Stefanie" w:date="2023-04-28T12:07:00Z">
                <w:pPr>
                  <w:jc w:val="center"/>
                </w:pPr>
              </w:pPrChange>
            </w:pPr>
            <w:ins w:id="10061" w:author="Lane, Stefanie" w:date="2023-04-28T12:07:00Z">
              <w:r w:rsidRPr="00402FFE">
                <w:rPr>
                  <w:rFonts w:ascii="Calibri" w:eastAsia="Times New Roman" w:hAnsi="Calibri" w:cs="Calibri"/>
                  <w:color w:val="000000"/>
                  <w:rPrChange w:id="10062" w:author="Lane, Stefanie" w:date="2023-04-28T12:07:00Z">
                    <w:rPr/>
                  </w:rPrChange>
                </w:rPr>
                <w:t>0.39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B7F54F7" w14:textId="77777777" w:rsidR="00402FFE" w:rsidRPr="00402FFE" w:rsidRDefault="00402FFE" w:rsidP="00402FFE">
            <w:pPr>
              <w:spacing w:after="0" w:line="240" w:lineRule="auto"/>
              <w:jc w:val="center"/>
              <w:rPr>
                <w:ins w:id="10063" w:author="Lane, Stefanie" w:date="2023-04-28T12:07:00Z"/>
                <w:rFonts w:ascii="Calibri" w:eastAsia="Times New Roman" w:hAnsi="Calibri" w:cs="Calibri"/>
                <w:color w:val="000000"/>
                <w:rPrChange w:id="10064" w:author="Lane, Stefanie" w:date="2023-04-28T12:07:00Z">
                  <w:rPr>
                    <w:ins w:id="10065" w:author="Lane, Stefanie" w:date="2023-04-28T12:07:00Z"/>
                  </w:rPr>
                </w:rPrChange>
              </w:rPr>
              <w:pPrChange w:id="10066" w:author="Lane, Stefanie" w:date="2023-04-28T12:07:00Z">
                <w:pPr>
                  <w:jc w:val="center"/>
                </w:pPr>
              </w:pPrChange>
            </w:pPr>
            <w:ins w:id="10067" w:author="Lane, Stefanie" w:date="2023-04-28T12:07:00Z">
              <w:r w:rsidRPr="00402FFE">
                <w:rPr>
                  <w:rFonts w:ascii="Calibri" w:eastAsia="Times New Roman" w:hAnsi="Calibri" w:cs="Calibri"/>
                  <w:color w:val="000000"/>
                  <w:rPrChange w:id="10068" w:author="Lane, Stefanie" w:date="2023-04-28T12:07:00Z">
                    <w:rPr/>
                  </w:rPrChange>
                </w:rPr>
                <w:t>48.4</w:t>
              </w:r>
            </w:ins>
          </w:p>
        </w:tc>
      </w:tr>
      <w:tr w:rsidR="00402FFE" w:rsidRPr="00402FFE" w14:paraId="5A1E931C" w14:textId="77777777" w:rsidTr="00402FFE">
        <w:trPr>
          <w:divId w:val="50731576"/>
          <w:trHeight w:val="290"/>
          <w:ins w:id="10069" w:author="Lane, Stefanie" w:date="2023-04-28T12:07:00Z"/>
        </w:trPr>
        <w:tc>
          <w:tcPr>
            <w:tcW w:w="1311" w:type="dxa"/>
            <w:vMerge/>
            <w:tcBorders>
              <w:top w:val="nil"/>
              <w:left w:val="single" w:sz="8" w:space="0" w:color="auto"/>
              <w:bottom w:val="single" w:sz="8" w:space="0" w:color="000000"/>
              <w:right w:val="nil"/>
            </w:tcBorders>
            <w:vAlign w:val="center"/>
            <w:hideMark/>
          </w:tcPr>
          <w:p w14:paraId="7918F831" w14:textId="77777777" w:rsidR="00402FFE" w:rsidRPr="00402FFE" w:rsidRDefault="00402FFE" w:rsidP="00402FFE">
            <w:pPr>
              <w:spacing w:after="0" w:line="240" w:lineRule="auto"/>
              <w:rPr>
                <w:ins w:id="10070" w:author="Lane, Stefanie" w:date="2023-04-28T12:07:00Z"/>
                <w:rFonts w:ascii="Calibri" w:eastAsia="Times New Roman" w:hAnsi="Calibri" w:cs="Calibri"/>
                <w:color w:val="000000"/>
                <w:rPrChange w:id="10071" w:author="Lane, Stefanie" w:date="2023-04-28T12:07:00Z">
                  <w:rPr>
                    <w:ins w:id="10072" w:author="Lane, Stefanie" w:date="2023-04-28T12:07:00Z"/>
                  </w:rPr>
                </w:rPrChange>
              </w:rPr>
              <w:pPrChange w:id="10073"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DF6643D" w14:textId="77777777" w:rsidR="00402FFE" w:rsidRPr="00402FFE" w:rsidRDefault="00402FFE" w:rsidP="00402FFE">
            <w:pPr>
              <w:spacing w:after="0" w:line="240" w:lineRule="auto"/>
              <w:rPr>
                <w:ins w:id="10074" w:author="Lane, Stefanie" w:date="2023-04-28T12:07:00Z"/>
                <w:rFonts w:ascii="Calibri" w:eastAsia="Times New Roman" w:hAnsi="Calibri" w:cs="Calibri"/>
                <w:color w:val="000000"/>
                <w:rPrChange w:id="10075" w:author="Lane, Stefanie" w:date="2023-04-28T12:07:00Z">
                  <w:rPr>
                    <w:ins w:id="10076" w:author="Lane, Stefanie" w:date="2023-04-28T12:07:00Z"/>
                  </w:rPr>
                </w:rPrChange>
              </w:rPr>
              <w:pPrChange w:id="10077" w:author="Lane, Stefanie" w:date="2023-04-28T12:07:00Z">
                <w:pPr/>
              </w:pPrChange>
            </w:pPr>
          </w:p>
        </w:tc>
        <w:tc>
          <w:tcPr>
            <w:tcW w:w="3320" w:type="dxa"/>
            <w:tcBorders>
              <w:top w:val="nil"/>
              <w:left w:val="nil"/>
              <w:bottom w:val="nil"/>
              <w:right w:val="nil"/>
            </w:tcBorders>
            <w:shd w:val="clear" w:color="auto" w:fill="auto"/>
            <w:noWrap/>
            <w:vAlign w:val="bottom"/>
            <w:hideMark/>
          </w:tcPr>
          <w:p w14:paraId="00705C7E" w14:textId="77777777" w:rsidR="00402FFE" w:rsidRPr="00402FFE" w:rsidRDefault="00402FFE" w:rsidP="00402FFE">
            <w:pPr>
              <w:spacing w:after="0" w:line="240" w:lineRule="auto"/>
              <w:rPr>
                <w:ins w:id="10078" w:author="Lane, Stefanie" w:date="2023-04-28T12:07:00Z"/>
                <w:rFonts w:ascii="Calibri" w:eastAsia="Times New Roman" w:hAnsi="Calibri" w:cs="Calibri"/>
                <w:i/>
                <w:iCs/>
                <w:color w:val="000000"/>
                <w:rPrChange w:id="10079" w:author="Lane, Stefanie" w:date="2023-04-28T12:07:00Z">
                  <w:rPr>
                    <w:ins w:id="10080" w:author="Lane, Stefanie" w:date="2023-04-28T12:07:00Z"/>
                  </w:rPr>
                </w:rPrChange>
              </w:rPr>
              <w:pPrChange w:id="10081" w:author="Lane, Stefanie" w:date="2023-04-28T12:07:00Z">
                <w:pPr/>
              </w:pPrChange>
            </w:pPr>
            <w:ins w:id="10082" w:author="Lane, Stefanie" w:date="2023-04-28T12:07:00Z">
              <w:r w:rsidRPr="00402FFE">
                <w:rPr>
                  <w:rFonts w:ascii="Calibri" w:eastAsia="Times New Roman" w:hAnsi="Calibri" w:cs="Calibri"/>
                  <w:i/>
                  <w:iCs/>
                  <w:color w:val="000000"/>
                  <w:rPrChange w:id="10083" w:author="Lane, Stefanie" w:date="2023-04-28T12:07:00Z">
                    <w:rPr/>
                  </w:rPrChange>
                </w:rPr>
                <w:t>Festuca arundinacea</w:t>
              </w:r>
            </w:ins>
          </w:p>
        </w:tc>
        <w:tc>
          <w:tcPr>
            <w:tcW w:w="869" w:type="dxa"/>
            <w:tcBorders>
              <w:top w:val="nil"/>
              <w:left w:val="nil"/>
              <w:bottom w:val="nil"/>
              <w:right w:val="nil"/>
            </w:tcBorders>
            <w:shd w:val="clear" w:color="auto" w:fill="auto"/>
            <w:noWrap/>
            <w:vAlign w:val="bottom"/>
            <w:hideMark/>
          </w:tcPr>
          <w:p w14:paraId="71990990" w14:textId="77777777" w:rsidR="00402FFE" w:rsidRPr="00402FFE" w:rsidRDefault="00402FFE" w:rsidP="00402FFE">
            <w:pPr>
              <w:spacing w:after="0" w:line="240" w:lineRule="auto"/>
              <w:jc w:val="center"/>
              <w:rPr>
                <w:ins w:id="10084" w:author="Lane, Stefanie" w:date="2023-04-28T12:07:00Z"/>
                <w:rFonts w:ascii="Calibri" w:eastAsia="Times New Roman" w:hAnsi="Calibri" w:cs="Calibri"/>
                <w:color w:val="000000"/>
                <w:rPrChange w:id="10085" w:author="Lane, Stefanie" w:date="2023-04-28T12:07:00Z">
                  <w:rPr>
                    <w:ins w:id="10086" w:author="Lane, Stefanie" w:date="2023-04-28T12:07:00Z"/>
                  </w:rPr>
                </w:rPrChange>
              </w:rPr>
              <w:pPrChange w:id="10087" w:author="Lane, Stefanie" w:date="2023-04-28T12:07:00Z">
                <w:pPr>
                  <w:jc w:val="center"/>
                </w:pPr>
              </w:pPrChange>
            </w:pPr>
            <w:ins w:id="10088" w:author="Lane, Stefanie" w:date="2023-04-28T12:07:00Z">
              <w:r w:rsidRPr="00402FFE">
                <w:rPr>
                  <w:rFonts w:ascii="Calibri" w:eastAsia="Times New Roman" w:hAnsi="Calibri" w:cs="Calibri"/>
                  <w:color w:val="000000"/>
                  <w:rPrChange w:id="10089" w:author="Lane, Stefanie" w:date="2023-04-28T12:07:00Z">
                    <w:rPr/>
                  </w:rPrChange>
                </w:rPr>
                <w:t>0.09</w:t>
              </w:r>
            </w:ins>
          </w:p>
        </w:tc>
        <w:tc>
          <w:tcPr>
            <w:tcW w:w="990" w:type="dxa"/>
            <w:tcBorders>
              <w:top w:val="nil"/>
              <w:left w:val="nil"/>
              <w:bottom w:val="nil"/>
              <w:right w:val="nil"/>
            </w:tcBorders>
            <w:shd w:val="clear" w:color="auto" w:fill="auto"/>
            <w:noWrap/>
            <w:vAlign w:val="bottom"/>
            <w:hideMark/>
          </w:tcPr>
          <w:p w14:paraId="1710D792" w14:textId="77777777" w:rsidR="00402FFE" w:rsidRPr="00402FFE" w:rsidRDefault="00402FFE" w:rsidP="00402FFE">
            <w:pPr>
              <w:spacing w:after="0" w:line="240" w:lineRule="auto"/>
              <w:jc w:val="center"/>
              <w:rPr>
                <w:ins w:id="10090" w:author="Lane, Stefanie" w:date="2023-04-28T12:07:00Z"/>
                <w:rFonts w:ascii="Calibri" w:eastAsia="Times New Roman" w:hAnsi="Calibri" w:cs="Calibri"/>
                <w:color w:val="000000"/>
                <w:rPrChange w:id="10091" w:author="Lane, Stefanie" w:date="2023-04-28T12:07:00Z">
                  <w:rPr>
                    <w:ins w:id="10092" w:author="Lane, Stefanie" w:date="2023-04-28T12:07:00Z"/>
                  </w:rPr>
                </w:rPrChange>
              </w:rPr>
              <w:pPrChange w:id="10093" w:author="Lane, Stefanie" w:date="2023-04-28T12:07:00Z">
                <w:pPr>
                  <w:jc w:val="center"/>
                </w:pPr>
              </w:pPrChange>
            </w:pPr>
            <w:ins w:id="10094" w:author="Lane, Stefanie" w:date="2023-04-28T12:07:00Z">
              <w:r w:rsidRPr="00402FFE">
                <w:rPr>
                  <w:rFonts w:ascii="Calibri" w:eastAsia="Times New Roman" w:hAnsi="Calibri" w:cs="Calibri"/>
                  <w:color w:val="000000"/>
                  <w:rPrChange w:id="10095" w:author="Lane, Stefanie" w:date="2023-04-28T12:07:00Z">
                    <w:rPr/>
                  </w:rPrChange>
                </w:rPr>
                <w:t>0.10</w:t>
              </w:r>
            </w:ins>
          </w:p>
        </w:tc>
        <w:tc>
          <w:tcPr>
            <w:tcW w:w="810" w:type="dxa"/>
            <w:tcBorders>
              <w:top w:val="nil"/>
              <w:left w:val="nil"/>
              <w:bottom w:val="nil"/>
              <w:right w:val="nil"/>
            </w:tcBorders>
            <w:shd w:val="clear" w:color="auto" w:fill="auto"/>
            <w:noWrap/>
            <w:vAlign w:val="bottom"/>
            <w:hideMark/>
          </w:tcPr>
          <w:p w14:paraId="7C2ABD99" w14:textId="77777777" w:rsidR="00402FFE" w:rsidRPr="00402FFE" w:rsidRDefault="00402FFE" w:rsidP="00402FFE">
            <w:pPr>
              <w:spacing w:after="0" w:line="240" w:lineRule="auto"/>
              <w:jc w:val="center"/>
              <w:rPr>
                <w:ins w:id="10096" w:author="Lane, Stefanie" w:date="2023-04-28T12:07:00Z"/>
                <w:rFonts w:ascii="Calibri" w:eastAsia="Times New Roman" w:hAnsi="Calibri" w:cs="Calibri"/>
                <w:color w:val="000000"/>
                <w:rPrChange w:id="10097" w:author="Lane, Stefanie" w:date="2023-04-28T12:07:00Z">
                  <w:rPr>
                    <w:ins w:id="10098" w:author="Lane, Stefanie" w:date="2023-04-28T12:07:00Z"/>
                  </w:rPr>
                </w:rPrChange>
              </w:rPr>
              <w:pPrChange w:id="10099" w:author="Lane, Stefanie" w:date="2023-04-28T12:07:00Z">
                <w:pPr>
                  <w:jc w:val="center"/>
                </w:pPr>
              </w:pPrChange>
            </w:pPr>
            <w:ins w:id="10100" w:author="Lane, Stefanie" w:date="2023-04-28T12:07:00Z">
              <w:r w:rsidRPr="00402FFE">
                <w:rPr>
                  <w:rFonts w:ascii="Calibri" w:eastAsia="Times New Roman" w:hAnsi="Calibri" w:cs="Calibri"/>
                  <w:color w:val="000000"/>
                  <w:rPrChange w:id="10101" w:author="Lane, Stefanie" w:date="2023-04-28T12:07:00Z">
                    <w:rPr/>
                  </w:rPrChange>
                </w:rPr>
                <w:t>0.18</w:t>
              </w:r>
            </w:ins>
          </w:p>
        </w:tc>
        <w:tc>
          <w:tcPr>
            <w:tcW w:w="1710" w:type="dxa"/>
            <w:tcBorders>
              <w:top w:val="nil"/>
              <w:left w:val="nil"/>
              <w:bottom w:val="nil"/>
              <w:right w:val="single" w:sz="8" w:space="0" w:color="auto"/>
            </w:tcBorders>
            <w:shd w:val="clear" w:color="auto" w:fill="auto"/>
            <w:noWrap/>
            <w:vAlign w:val="bottom"/>
            <w:hideMark/>
          </w:tcPr>
          <w:p w14:paraId="0EB89451" w14:textId="77777777" w:rsidR="00402FFE" w:rsidRPr="00402FFE" w:rsidRDefault="00402FFE" w:rsidP="00402FFE">
            <w:pPr>
              <w:spacing w:after="0" w:line="240" w:lineRule="auto"/>
              <w:jc w:val="center"/>
              <w:rPr>
                <w:ins w:id="10102" w:author="Lane, Stefanie" w:date="2023-04-28T12:07:00Z"/>
                <w:rFonts w:ascii="Calibri" w:eastAsia="Times New Roman" w:hAnsi="Calibri" w:cs="Calibri"/>
                <w:color w:val="000000"/>
                <w:rPrChange w:id="10103" w:author="Lane, Stefanie" w:date="2023-04-28T12:07:00Z">
                  <w:rPr>
                    <w:ins w:id="10104" w:author="Lane, Stefanie" w:date="2023-04-28T12:07:00Z"/>
                  </w:rPr>
                </w:rPrChange>
              </w:rPr>
              <w:pPrChange w:id="10105" w:author="Lane, Stefanie" w:date="2023-04-28T12:07:00Z">
                <w:pPr>
                  <w:jc w:val="center"/>
                </w:pPr>
              </w:pPrChange>
            </w:pPr>
            <w:ins w:id="10106" w:author="Lane, Stefanie" w:date="2023-04-28T12:07:00Z">
              <w:r w:rsidRPr="00402FFE">
                <w:rPr>
                  <w:rFonts w:ascii="Calibri" w:eastAsia="Times New Roman" w:hAnsi="Calibri" w:cs="Calibri"/>
                  <w:color w:val="000000"/>
                  <w:rPrChange w:id="10107" w:author="Lane, Stefanie" w:date="2023-04-28T12:07:00Z">
                    <w:rPr/>
                  </w:rPrChange>
                </w:rPr>
                <w:t>102.4</w:t>
              </w:r>
            </w:ins>
          </w:p>
        </w:tc>
      </w:tr>
      <w:tr w:rsidR="00402FFE" w:rsidRPr="00402FFE" w14:paraId="5B8EBCBA" w14:textId="77777777" w:rsidTr="00402FFE">
        <w:trPr>
          <w:divId w:val="50731576"/>
          <w:trHeight w:val="290"/>
          <w:ins w:id="10108" w:author="Lane, Stefanie" w:date="2023-04-28T12:07:00Z"/>
        </w:trPr>
        <w:tc>
          <w:tcPr>
            <w:tcW w:w="1311" w:type="dxa"/>
            <w:vMerge/>
            <w:tcBorders>
              <w:top w:val="nil"/>
              <w:left w:val="single" w:sz="8" w:space="0" w:color="auto"/>
              <w:bottom w:val="single" w:sz="8" w:space="0" w:color="000000"/>
              <w:right w:val="nil"/>
            </w:tcBorders>
            <w:vAlign w:val="center"/>
            <w:hideMark/>
          </w:tcPr>
          <w:p w14:paraId="61FE6F0A" w14:textId="77777777" w:rsidR="00402FFE" w:rsidRPr="00402FFE" w:rsidRDefault="00402FFE" w:rsidP="00402FFE">
            <w:pPr>
              <w:spacing w:after="0" w:line="240" w:lineRule="auto"/>
              <w:rPr>
                <w:ins w:id="10109" w:author="Lane, Stefanie" w:date="2023-04-28T12:07:00Z"/>
                <w:rFonts w:ascii="Calibri" w:eastAsia="Times New Roman" w:hAnsi="Calibri" w:cs="Calibri"/>
                <w:color w:val="000000"/>
                <w:rPrChange w:id="10110" w:author="Lane, Stefanie" w:date="2023-04-28T12:07:00Z">
                  <w:rPr>
                    <w:ins w:id="10111" w:author="Lane, Stefanie" w:date="2023-04-28T12:07:00Z"/>
                  </w:rPr>
                </w:rPrChange>
              </w:rPr>
              <w:pPrChange w:id="1011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8F6B29D" w14:textId="77777777" w:rsidR="00402FFE" w:rsidRPr="00402FFE" w:rsidRDefault="00402FFE" w:rsidP="00402FFE">
            <w:pPr>
              <w:spacing w:after="0" w:line="240" w:lineRule="auto"/>
              <w:rPr>
                <w:ins w:id="10113" w:author="Lane, Stefanie" w:date="2023-04-28T12:07:00Z"/>
                <w:rFonts w:ascii="Calibri" w:eastAsia="Times New Roman" w:hAnsi="Calibri" w:cs="Calibri"/>
                <w:color w:val="000000"/>
                <w:rPrChange w:id="10114" w:author="Lane, Stefanie" w:date="2023-04-28T12:07:00Z">
                  <w:rPr>
                    <w:ins w:id="10115" w:author="Lane, Stefanie" w:date="2023-04-28T12:07:00Z"/>
                  </w:rPr>
                </w:rPrChange>
              </w:rPr>
              <w:pPrChange w:id="10116"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B2F2507" w14:textId="77777777" w:rsidR="00402FFE" w:rsidRPr="00402FFE" w:rsidRDefault="00402FFE" w:rsidP="00402FFE">
            <w:pPr>
              <w:spacing w:after="0" w:line="240" w:lineRule="auto"/>
              <w:rPr>
                <w:ins w:id="10117" w:author="Lane, Stefanie" w:date="2023-04-28T12:07:00Z"/>
                <w:rFonts w:ascii="Calibri" w:eastAsia="Times New Roman" w:hAnsi="Calibri" w:cs="Calibri"/>
                <w:i/>
                <w:iCs/>
                <w:color w:val="000000"/>
                <w:rPrChange w:id="10118" w:author="Lane, Stefanie" w:date="2023-04-28T12:07:00Z">
                  <w:rPr>
                    <w:ins w:id="10119" w:author="Lane, Stefanie" w:date="2023-04-28T12:07:00Z"/>
                  </w:rPr>
                </w:rPrChange>
              </w:rPr>
              <w:pPrChange w:id="10120" w:author="Lane, Stefanie" w:date="2023-04-28T12:07:00Z">
                <w:pPr/>
              </w:pPrChange>
            </w:pPr>
            <w:ins w:id="10121" w:author="Lane, Stefanie" w:date="2023-04-28T12:07:00Z">
              <w:r w:rsidRPr="00402FFE">
                <w:rPr>
                  <w:rFonts w:ascii="Calibri" w:eastAsia="Times New Roman" w:hAnsi="Calibri" w:cs="Calibri"/>
                  <w:i/>
                  <w:iCs/>
                  <w:color w:val="000000"/>
                  <w:rPrChange w:id="10122" w:author="Lane, Stefanie" w:date="2023-04-28T12:07:00Z">
                    <w:rPr/>
                  </w:rPrChange>
                </w:rPr>
                <w:t>Iris pseudocorus</w:t>
              </w:r>
            </w:ins>
          </w:p>
        </w:tc>
        <w:tc>
          <w:tcPr>
            <w:tcW w:w="869" w:type="dxa"/>
            <w:tcBorders>
              <w:top w:val="single" w:sz="4" w:space="0" w:color="auto"/>
              <w:left w:val="nil"/>
              <w:bottom w:val="single" w:sz="4" w:space="0" w:color="auto"/>
              <w:right w:val="nil"/>
            </w:tcBorders>
            <w:shd w:val="clear" w:color="auto" w:fill="auto"/>
            <w:noWrap/>
            <w:vAlign w:val="bottom"/>
            <w:hideMark/>
          </w:tcPr>
          <w:p w14:paraId="4AAC37E9" w14:textId="77777777" w:rsidR="00402FFE" w:rsidRPr="00402FFE" w:rsidRDefault="00402FFE" w:rsidP="00402FFE">
            <w:pPr>
              <w:spacing w:after="0" w:line="240" w:lineRule="auto"/>
              <w:jc w:val="center"/>
              <w:rPr>
                <w:ins w:id="10123" w:author="Lane, Stefanie" w:date="2023-04-28T12:07:00Z"/>
                <w:rFonts w:ascii="Calibri" w:eastAsia="Times New Roman" w:hAnsi="Calibri" w:cs="Calibri"/>
                <w:color w:val="000000"/>
                <w:rPrChange w:id="10124" w:author="Lane, Stefanie" w:date="2023-04-28T12:07:00Z">
                  <w:rPr>
                    <w:ins w:id="10125" w:author="Lane, Stefanie" w:date="2023-04-28T12:07:00Z"/>
                  </w:rPr>
                </w:rPrChange>
              </w:rPr>
              <w:pPrChange w:id="10126" w:author="Lane, Stefanie" w:date="2023-04-28T12:07:00Z">
                <w:pPr>
                  <w:jc w:val="center"/>
                </w:pPr>
              </w:pPrChange>
            </w:pPr>
            <w:ins w:id="10127" w:author="Lane, Stefanie" w:date="2023-04-28T12:07:00Z">
              <w:r w:rsidRPr="00402FFE">
                <w:rPr>
                  <w:rFonts w:ascii="Calibri" w:eastAsia="Times New Roman" w:hAnsi="Calibri" w:cs="Calibri"/>
                  <w:color w:val="000000"/>
                  <w:rPrChange w:id="10128"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4BE9D297" w14:textId="77777777" w:rsidR="00402FFE" w:rsidRPr="00402FFE" w:rsidRDefault="00402FFE" w:rsidP="00402FFE">
            <w:pPr>
              <w:spacing w:after="0" w:line="240" w:lineRule="auto"/>
              <w:jc w:val="center"/>
              <w:rPr>
                <w:ins w:id="10129" w:author="Lane, Stefanie" w:date="2023-04-28T12:07:00Z"/>
                <w:rFonts w:ascii="Calibri" w:eastAsia="Times New Roman" w:hAnsi="Calibri" w:cs="Calibri"/>
                <w:color w:val="000000"/>
                <w:rPrChange w:id="10130" w:author="Lane, Stefanie" w:date="2023-04-28T12:07:00Z">
                  <w:rPr>
                    <w:ins w:id="10131" w:author="Lane, Stefanie" w:date="2023-04-28T12:07:00Z"/>
                  </w:rPr>
                </w:rPrChange>
              </w:rPr>
              <w:pPrChange w:id="10132" w:author="Lane, Stefanie" w:date="2023-04-28T12:07:00Z">
                <w:pPr>
                  <w:jc w:val="center"/>
                </w:pPr>
              </w:pPrChange>
            </w:pPr>
            <w:ins w:id="10133" w:author="Lane, Stefanie" w:date="2023-04-28T12:07:00Z">
              <w:r w:rsidRPr="00402FFE">
                <w:rPr>
                  <w:rFonts w:ascii="Calibri" w:eastAsia="Times New Roman" w:hAnsi="Calibri" w:cs="Calibri"/>
                  <w:color w:val="000000"/>
                  <w:rPrChange w:id="10134" w:author="Lane, Stefanie" w:date="2023-04-28T12:07:00Z">
                    <w:rPr/>
                  </w:rPrChange>
                </w:rPr>
                <w:t>0.13</w:t>
              </w:r>
            </w:ins>
          </w:p>
        </w:tc>
        <w:tc>
          <w:tcPr>
            <w:tcW w:w="810" w:type="dxa"/>
            <w:tcBorders>
              <w:top w:val="single" w:sz="4" w:space="0" w:color="auto"/>
              <w:left w:val="nil"/>
              <w:bottom w:val="single" w:sz="4" w:space="0" w:color="auto"/>
              <w:right w:val="nil"/>
            </w:tcBorders>
            <w:shd w:val="clear" w:color="auto" w:fill="auto"/>
            <w:noWrap/>
            <w:vAlign w:val="bottom"/>
            <w:hideMark/>
          </w:tcPr>
          <w:p w14:paraId="6440C8BD" w14:textId="77777777" w:rsidR="00402FFE" w:rsidRPr="00402FFE" w:rsidRDefault="00402FFE" w:rsidP="00402FFE">
            <w:pPr>
              <w:spacing w:after="0" w:line="240" w:lineRule="auto"/>
              <w:jc w:val="center"/>
              <w:rPr>
                <w:ins w:id="10135" w:author="Lane, Stefanie" w:date="2023-04-28T12:07:00Z"/>
                <w:rFonts w:ascii="Calibri" w:eastAsia="Times New Roman" w:hAnsi="Calibri" w:cs="Calibri"/>
                <w:color w:val="000000"/>
                <w:rPrChange w:id="10136" w:author="Lane, Stefanie" w:date="2023-04-28T12:07:00Z">
                  <w:rPr>
                    <w:ins w:id="10137" w:author="Lane, Stefanie" w:date="2023-04-28T12:07:00Z"/>
                  </w:rPr>
                </w:rPrChange>
              </w:rPr>
              <w:pPrChange w:id="10138" w:author="Lane, Stefanie" w:date="2023-04-28T12:07:00Z">
                <w:pPr>
                  <w:jc w:val="center"/>
                </w:pPr>
              </w:pPrChange>
            </w:pPr>
            <w:ins w:id="10139" w:author="Lane, Stefanie" w:date="2023-04-28T12:07:00Z">
              <w:r w:rsidRPr="00402FFE">
                <w:rPr>
                  <w:rFonts w:ascii="Calibri" w:eastAsia="Times New Roman" w:hAnsi="Calibri" w:cs="Calibri"/>
                  <w:color w:val="000000"/>
                  <w:rPrChange w:id="10140" w:author="Lane, Stefanie" w:date="2023-04-28T12:07:00Z">
                    <w:rPr/>
                  </w:rPrChange>
                </w:rPr>
                <w:t>0.25</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461EB5B" w14:textId="77777777" w:rsidR="00402FFE" w:rsidRPr="00402FFE" w:rsidRDefault="00402FFE" w:rsidP="00402FFE">
            <w:pPr>
              <w:spacing w:after="0" w:line="240" w:lineRule="auto"/>
              <w:jc w:val="center"/>
              <w:rPr>
                <w:ins w:id="10141" w:author="Lane, Stefanie" w:date="2023-04-28T12:07:00Z"/>
                <w:rFonts w:ascii="Calibri" w:eastAsia="Times New Roman" w:hAnsi="Calibri" w:cs="Calibri"/>
                <w:color w:val="000000"/>
                <w:rPrChange w:id="10142" w:author="Lane, Stefanie" w:date="2023-04-28T12:07:00Z">
                  <w:rPr>
                    <w:ins w:id="10143" w:author="Lane, Stefanie" w:date="2023-04-28T12:07:00Z"/>
                  </w:rPr>
                </w:rPrChange>
              </w:rPr>
              <w:pPrChange w:id="10144" w:author="Lane, Stefanie" w:date="2023-04-28T12:07:00Z">
                <w:pPr>
                  <w:jc w:val="center"/>
                </w:pPr>
              </w:pPrChange>
            </w:pPr>
            <w:ins w:id="10145" w:author="Lane, Stefanie" w:date="2023-04-28T12:07:00Z">
              <w:r w:rsidRPr="00402FFE">
                <w:rPr>
                  <w:rFonts w:ascii="Calibri" w:eastAsia="Times New Roman" w:hAnsi="Calibri" w:cs="Calibri"/>
                  <w:color w:val="000000"/>
                  <w:rPrChange w:id="10146" w:author="Lane, Stefanie" w:date="2023-04-28T12:07:00Z">
                    <w:rPr/>
                  </w:rPrChange>
                </w:rPr>
                <w:t>+</w:t>
              </w:r>
            </w:ins>
          </w:p>
        </w:tc>
      </w:tr>
      <w:tr w:rsidR="00402FFE" w:rsidRPr="00402FFE" w14:paraId="426DB42D" w14:textId="77777777" w:rsidTr="00402FFE">
        <w:trPr>
          <w:divId w:val="50731576"/>
          <w:trHeight w:val="290"/>
          <w:ins w:id="10147" w:author="Lane, Stefanie" w:date="2023-04-28T12:07:00Z"/>
        </w:trPr>
        <w:tc>
          <w:tcPr>
            <w:tcW w:w="1311" w:type="dxa"/>
            <w:vMerge/>
            <w:tcBorders>
              <w:top w:val="nil"/>
              <w:left w:val="single" w:sz="8" w:space="0" w:color="auto"/>
              <w:bottom w:val="single" w:sz="8" w:space="0" w:color="000000"/>
              <w:right w:val="nil"/>
            </w:tcBorders>
            <w:vAlign w:val="center"/>
            <w:hideMark/>
          </w:tcPr>
          <w:p w14:paraId="0DEB0E08" w14:textId="77777777" w:rsidR="00402FFE" w:rsidRPr="00402FFE" w:rsidRDefault="00402FFE" w:rsidP="00402FFE">
            <w:pPr>
              <w:spacing w:after="0" w:line="240" w:lineRule="auto"/>
              <w:rPr>
                <w:ins w:id="10148" w:author="Lane, Stefanie" w:date="2023-04-28T12:07:00Z"/>
                <w:rFonts w:ascii="Calibri" w:eastAsia="Times New Roman" w:hAnsi="Calibri" w:cs="Calibri"/>
                <w:color w:val="000000"/>
                <w:rPrChange w:id="10149" w:author="Lane, Stefanie" w:date="2023-04-28T12:07:00Z">
                  <w:rPr>
                    <w:ins w:id="10150" w:author="Lane, Stefanie" w:date="2023-04-28T12:07:00Z"/>
                  </w:rPr>
                </w:rPrChange>
              </w:rPr>
              <w:pPrChange w:id="10151"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D85EFF3" w14:textId="77777777" w:rsidR="00402FFE" w:rsidRPr="00402FFE" w:rsidRDefault="00402FFE" w:rsidP="00402FFE">
            <w:pPr>
              <w:spacing w:after="0" w:line="240" w:lineRule="auto"/>
              <w:rPr>
                <w:ins w:id="10152" w:author="Lane, Stefanie" w:date="2023-04-28T12:07:00Z"/>
                <w:rFonts w:ascii="Calibri" w:eastAsia="Times New Roman" w:hAnsi="Calibri" w:cs="Calibri"/>
                <w:color w:val="000000"/>
                <w:rPrChange w:id="10153" w:author="Lane, Stefanie" w:date="2023-04-28T12:07:00Z">
                  <w:rPr>
                    <w:ins w:id="10154" w:author="Lane, Stefanie" w:date="2023-04-28T12:07:00Z"/>
                  </w:rPr>
                </w:rPrChange>
              </w:rPr>
              <w:pPrChange w:id="10155" w:author="Lane, Stefanie" w:date="2023-04-28T12:07:00Z">
                <w:pPr/>
              </w:pPrChange>
            </w:pPr>
          </w:p>
        </w:tc>
        <w:tc>
          <w:tcPr>
            <w:tcW w:w="3320" w:type="dxa"/>
            <w:tcBorders>
              <w:top w:val="nil"/>
              <w:left w:val="nil"/>
              <w:bottom w:val="nil"/>
              <w:right w:val="nil"/>
            </w:tcBorders>
            <w:shd w:val="clear" w:color="auto" w:fill="auto"/>
            <w:noWrap/>
            <w:vAlign w:val="bottom"/>
            <w:hideMark/>
          </w:tcPr>
          <w:p w14:paraId="6652E2BD" w14:textId="77777777" w:rsidR="00402FFE" w:rsidRPr="00402FFE" w:rsidRDefault="00402FFE" w:rsidP="00402FFE">
            <w:pPr>
              <w:spacing w:after="0" w:line="240" w:lineRule="auto"/>
              <w:rPr>
                <w:ins w:id="10156" w:author="Lane, Stefanie" w:date="2023-04-28T12:07:00Z"/>
                <w:rFonts w:ascii="Calibri" w:eastAsia="Times New Roman" w:hAnsi="Calibri" w:cs="Calibri"/>
                <w:i/>
                <w:iCs/>
                <w:color w:val="000000"/>
                <w:rPrChange w:id="10157" w:author="Lane, Stefanie" w:date="2023-04-28T12:07:00Z">
                  <w:rPr>
                    <w:ins w:id="10158" w:author="Lane, Stefanie" w:date="2023-04-28T12:07:00Z"/>
                  </w:rPr>
                </w:rPrChange>
              </w:rPr>
              <w:pPrChange w:id="10159" w:author="Lane, Stefanie" w:date="2023-04-28T12:07:00Z">
                <w:pPr/>
              </w:pPrChange>
            </w:pPr>
            <w:ins w:id="10160" w:author="Lane, Stefanie" w:date="2023-04-28T12:07:00Z">
              <w:r w:rsidRPr="00402FFE">
                <w:rPr>
                  <w:rFonts w:ascii="Calibri" w:eastAsia="Times New Roman" w:hAnsi="Calibri" w:cs="Calibri"/>
                  <w:i/>
                  <w:iCs/>
                  <w:color w:val="000000"/>
                  <w:rPrChange w:id="10161" w:author="Lane, Stefanie" w:date="2023-04-28T12:07:00Z">
                    <w:rPr/>
                  </w:rPrChange>
                </w:rPr>
                <w:t>Lycopus europaeus</w:t>
              </w:r>
            </w:ins>
          </w:p>
        </w:tc>
        <w:tc>
          <w:tcPr>
            <w:tcW w:w="869" w:type="dxa"/>
            <w:tcBorders>
              <w:top w:val="nil"/>
              <w:left w:val="nil"/>
              <w:bottom w:val="nil"/>
              <w:right w:val="nil"/>
            </w:tcBorders>
            <w:shd w:val="clear" w:color="auto" w:fill="auto"/>
            <w:noWrap/>
            <w:vAlign w:val="bottom"/>
            <w:hideMark/>
          </w:tcPr>
          <w:p w14:paraId="14D165F9" w14:textId="77777777" w:rsidR="00402FFE" w:rsidRPr="00402FFE" w:rsidRDefault="00402FFE" w:rsidP="00402FFE">
            <w:pPr>
              <w:spacing w:after="0" w:line="240" w:lineRule="auto"/>
              <w:jc w:val="center"/>
              <w:rPr>
                <w:ins w:id="10162" w:author="Lane, Stefanie" w:date="2023-04-28T12:07:00Z"/>
                <w:rFonts w:ascii="Calibri" w:eastAsia="Times New Roman" w:hAnsi="Calibri" w:cs="Calibri"/>
                <w:color w:val="000000"/>
                <w:rPrChange w:id="10163" w:author="Lane, Stefanie" w:date="2023-04-28T12:07:00Z">
                  <w:rPr>
                    <w:ins w:id="10164" w:author="Lane, Stefanie" w:date="2023-04-28T12:07:00Z"/>
                  </w:rPr>
                </w:rPrChange>
              </w:rPr>
              <w:pPrChange w:id="10165" w:author="Lane, Stefanie" w:date="2023-04-28T12:07:00Z">
                <w:pPr>
                  <w:jc w:val="center"/>
                </w:pPr>
              </w:pPrChange>
            </w:pPr>
            <w:ins w:id="10166" w:author="Lane, Stefanie" w:date="2023-04-28T12:07:00Z">
              <w:r w:rsidRPr="00402FFE">
                <w:rPr>
                  <w:rFonts w:ascii="Calibri" w:eastAsia="Times New Roman" w:hAnsi="Calibri" w:cs="Calibri"/>
                  <w:color w:val="000000"/>
                  <w:rPrChange w:id="10167"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4041B7DB" w14:textId="77777777" w:rsidR="00402FFE" w:rsidRPr="00402FFE" w:rsidRDefault="00402FFE" w:rsidP="00402FFE">
            <w:pPr>
              <w:spacing w:after="0" w:line="240" w:lineRule="auto"/>
              <w:jc w:val="center"/>
              <w:rPr>
                <w:ins w:id="10168" w:author="Lane, Stefanie" w:date="2023-04-28T12:07:00Z"/>
                <w:rFonts w:ascii="Calibri" w:eastAsia="Times New Roman" w:hAnsi="Calibri" w:cs="Calibri"/>
                <w:color w:val="000000"/>
                <w:rPrChange w:id="10169" w:author="Lane, Stefanie" w:date="2023-04-28T12:07:00Z">
                  <w:rPr>
                    <w:ins w:id="10170" w:author="Lane, Stefanie" w:date="2023-04-28T12:07:00Z"/>
                  </w:rPr>
                </w:rPrChange>
              </w:rPr>
              <w:pPrChange w:id="10171" w:author="Lane, Stefanie" w:date="2023-04-28T12:07:00Z">
                <w:pPr>
                  <w:jc w:val="center"/>
                </w:pPr>
              </w:pPrChange>
            </w:pPr>
            <w:ins w:id="10172" w:author="Lane, Stefanie" w:date="2023-04-28T12:07:00Z">
              <w:r w:rsidRPr="00402FFE">
                <w:rPr>
                  <w:rFonts w:ascii="Calibri" w:eastAsia="Times New Roman" w:hAnsi="Calibri" w:cs="Calibri"/>
                  <w:color w:val="000000"/>
                  <w:rPrChange w:id="10173"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34372174" w14:textId="77777777" w:rsidR="00402FFE" w:rsidRPr="00402FFE" w:rsidRDefault="00402FFE" w:rsidP="00402FFE">
            <w:pPr>
              <w:spacing w:after="0" w:line="240" w:lineRule="auto"/>
              <w:jc w:val="center"/>
              <w:rPr>
                <w:ins w:id="10174" w:author="Lane, Stefanie" w:date="2023-04-28T12:07:00Z"/>
                <w:rFonts w:ascii="Calibri" w:eastAsia="Times New Roman" w:hAnsi="Calibri" w:cs="Calibri"/>
                <w:color w:val="000000"/>
                <w:rPrChange w:id="10175" w:author="Lane, Stefanie" w:date="2023-04-28T12:07:00Z">
                  <w:rPr>
                    <w:ins w:id="10176" w:author="Lane, Stefanie" w:date="2023-04-28T12:07:00Z"/>
                  </w:rPr>
                </w:rPrChange>
              </w:rPr>
              <w:pPrChange w:id="10177" w:author="Lane, Stefanie" w:date="2023-04-28T12:07:00Z">
                <w:pPr>
                  <w:jc w:val="center"/>
                </w:pPr>
              </w:pPrChange>
            </w:pPr>
            <w:ins w:id="10178" w:author="Lane, Stefanie" w:date="2023-04-28T12:07:00Z">
              <w:r w:rsidRPr="00402FFE">
                <w:rPr>
                  <w:rFonts w:ascii="Calibri" w:eastAsia="Times New Roman" w:hAnsi="Calibri" w:cs="Calibri"/>
                  <w:color w:val="000000"/>
                  <w:rPrChange w:id="10179" w:author="Lane, Stefanie" w:date="2023-04-28T12:07:00Z">
                    <w:rPr/>
                  </w:rPrChange>
                </w:rPr>
                <w:t>0.11</w:t>
              </w:r>
            </w:ins>
          </w:p>
        </w:tc>
        <w:tc>
          <w:tcPr>
            <w:tcW w:w="1710" w:type="dxa"/>
            <w:tcBorders>
              <w:top w:val="nil"/>
              <w:left w:val="nil"/>
              <w:bottom w:val="nil"/>
              <w:right w:val="single" w:sz="8" w:space="0" w:color="auto"/>
            </w:tcBorders>
            <w:shd w:val="clear" w:color="auto" w:fill="auto"/>
            <w:noWrap/>
            <w:vAlign w:val="bottom"/>
            <w:hideMark/>
          </w:tcPr>
          <w:p w14:paraId="420B3143" w14:textId="77777777" w:rsidR="00402FFE" w:rsidRPr="00402FFE" w:rsidRDefault="00402FFE" w:rsidP="00402FFE">
            <w:pPr>
              <w:spacing w:after="0" w:line="240" w:lineRule="auto"/>
              <w:jc w:val="center"/>
              <w:rPr>
                <w:ins w:id="10180" w:author="Lane, Stefanie" w:date="2023-04-28T12:07:00Z"/>
                <w:rFonts w:ascii="Calibri" w:eastAsia="Times New Roman" w:hAnsi="Calibri" w:cs="Calibri"/>
                <w:color w:val="000000"/>
                <w:rPrChange w:id="10181" w:author="Lane, Stefanie" w:date="2023-04-28T12:07:00Z">
                  <w:rPr>
                    <w:ins w:id="10182" w:author="Lane, Stefanie" w:date="2023-04-28T12:07:00Z"/>
                  </w:rPr>
                </w:rPrChange>
              </w:rPr>
              <w:pPrChange w:id="10183" w:author="Lane, Stefanie" w:date="2023-04-28T12:07:00Z">
                <w:pPr>
                  <w:jc w:val="center"/>
                </w:pPr>
              </w:pPrChange>
            </w:pPr>
            <w:ins w:id="10184" w:author="Lane, Stefanie" w:date="2023-04-28T12:07:00Z">
              <w:r w:rsidRPr="00402FFE">
                <w:rPr>
                  <w:rFonts w:ascii="Calibri" w:eastAsia="Times New Roman" w:hAnsi="Calibri" w:cs="Calibri"/>
                  <w:color w:val="000000"/>
                  <w:rPrChange w:id="10185" w:author="Lane, Stefanie" w:date="2023-04-28T12:07:00Z">
                    <w:rPr/>
                  </w:rPrChange>
                </w:rPr>
                <w:t>+</w:t>
              </w:r>
            </w:ins>
          </w:p>
        </w:tc>
      </w:tr>
      <w:tr w:rsidR="00402FFE" w:rsidRPr="00402FFE" w14:paraId="3C07EA45" w14:textId="77777777" w:rsidTr="00402FFE">
        <w:trPr>
          <w:divId w:val="50731576"/>
          <w:trHeight w:val="290"/>
          <w:ins w:id="10186" w:author="Lane, Stefanie" w:date="2023-04-28T12:07:00Z"/>
        </w:trPr>
        <w:tc>
          <w:tcPr>
            <w:tcW w:w="1311" w:type="dxa"/>
            <w:vMerge/>
            <w:tcBorders>
              <w:top w:val="nil"/>
              <w:left w:val="single" w:sz="8" w:space="0" w:color="auto"/>
              <w:bottom w:val="single" w:sz="8" w:space="0" w:color="000000"/>
              <w:right w:val="nil"/>
            </w:tcBorders>
            <w:vAlign w:val="center"/>
            <w:hideMark/>
          </w:tcPr>
          <w:p w14:paraId="05A5FE37" w14:textId="77777777" w:rsidR="00402FFE" w:rsidRPr="00402FFE" w:rsidRDefault="00402FFE" w:rsidP="00402FFE">
            <w:pPr>
              <w:spacing w:after="0" w:line="240" w:lineRule="auto"/>
              <w:rPr>
                <w:ins w:id="10187" w:author="Lane, Stefanie" w:date="2023-04-28T12:07:00Z"/>
                <w:rFonts w:ascii="Calibri" w:eastAsia="Times New Roman" w:hAnsi="Calibri" w:cs="Calibri"/>
                <w:color w:val="000000"/>
                <w:rPrChange w:id="10188" w:author="Lane, Stefanie" w:date="2023-04-28T12:07:00Z">
                  <w:rPr>
                    <w:ins w:id="10189" w:author="Lane, Stefanie" w:date="2023-04-28T12:07:00Z"/>
                  </w:rPr>
                </w:rPrChange>
              </w:rPr>
              <w:pPrChange w:id="10190"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C162B9E" w14:textId="77777777" w:rsidR="00402FFE" w:rsidRPr="00402FFE" w:rsidRDefault="00402FFE" w:rsidP="00402FFE">
            <w:pPr>
              <w:spacing w:after="0" w:line="240" w:lineRule="auto"/>
              <w:rPr>
                <w:ins w:id="10191" w:author="Lane, Stefanie" w:date="2023-04-28T12:07:00Z"/>
                <w:rFonts w:ascii="Calibri" w:eastAsia="Times New Roman" w:hAnsi="Calibri" w:cs="Calibri"/>
                <w:color w:val="000000"/>
                <w:rPrChange w:id="10192" w:author="Lane, Stefanie" w:date="2023-04-28T12:07:00Z">
                  <w:rPr>
                    <w:ins w:id="10193" w:author="Lane, Stefanie" w:date="2023-04-28T12:07:00Z"/>
                  </w:rPr>
                </w:rPrChange>
              </w:rPr>
              <w:pPrChange w:id="10194"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994299D" w14:textId="77777777" w:rsidR="00402FFE" w:rsidRPr="00402FFE" w:rsidRDefault="00402FFE" w:rsidP="00402FFE">
            <w:pPr>
              <w:spacing w:after="0" w:line="240" w:lineRule="auto"/>
              <w:rPr>
                <w:ins w:id="10195" w:author="Lane, Stefanie" w:date="2023-04-28T12:07:00Z"/>
                <w:rFonts w:ascii="Calibri" w:eastAsia="Times New Roman" w:hAnsi="Calibri" w:cs="Calibri"/>
                <w:i/>
                <w:iCs/>
                <w:color w:val="000000"/>
                <w:rPrChange w:id="10196" w:author="Lane, Stefanie" w:date="2023-04-28T12:07:00Z">
                  <w:rPr>
                    <w:ins w:id="10197" w:author="Lane, Stefanie" w:date="2023-04-28T12:07:00Z"/>
                  </w:rPr>
                </w:rPrChange>
              </w:rPr>
              <w:pPrChange w:id="10198" w:author="Lane, Stefanie" w:date="2023-04-28T12:07:00Z">
                <w:pPr/>
              </w:pPrChange>
            </w:pPr>
            <w:ins w:id="10199" w:author="Lane, Stefanie" w:date="2023-04-28T12:07:00Z">
              <w:r w:rsidRPr="00402FFE">
                <w:rPr>
                  <w:rFonts w:ascii="Calibri" w:eastAsia="Times New Roman" w:hAnsi="Calibri" w:cs="Calibri"/>
                  <w:i/>
                  <w:iCs/>
                  <w:color w:val="000000"/>
                  <w:rPrChange w:id="10200" w:author="Lane, Stefanie" w:date="2023-04-28T12:07:00Z">
                    <w:rPr/>
                  </w:rPrChange>
                </w:rPr>
                <w:t>Mentha aquatica</w:t>
              </w:r>
            </w:ins>
          </w:p>
        </w:tc>
        <w:tc>
          <w:tcPr>
            <w:tcW w:w="869" w:type="dxa"/>
            <w:tcBorders>
              <w:top w:val="single" w:sz="4" w:space="0" w:color="auto"/>
              <w:left w:val="nil"/>
              <w:bottom w:val="single" w:sz="4" w:space="0" w:color="auto"/>
              <w:right w:val="nil"/>
            </w:tcBorders>
            <w:shd w:val="clear" w:color="auto" w:fill="auto"/>
            <w:noWrap/>
            <w:vAlign w:val="bottom"/>
            <w:hideMark/>
          </w:tcPr>
          <w:p w14:paraId="140D1E04" w14:textId="77777777" w:rsidR="00402FFE" w:rsidRPr="00402FFE" w:rsidRDefault="00402FFE" w:rsidP="00402FFE">
            <w:pPr>
              <w:spacing w:after="0" w:line="240" w:lineRule="auto"/>
              <w:jc w:val="center"/>
              <w:rPr>
                <w:ins w:id="10201" w:author="Lane, Stefanie" w:date="2023-04-28T12:07:00Z"/>
                <w:rFonts w:ascii="Calibri" w:eastAsia="Times New Roman" w:hAnsi="Calibri" w:cs="Calibri"/>
                <w:color w:val="000000"/>
                <w:rPrChange w:id="10202" w:author="Lane, Stefanie" w:date="2023-04-28T12:07:00Z">
                  <w:rPr>
                    <w:ins w:id="10203" w:author="Lane, Stefanie" w:date="2023-04-28T12:07:00Z"/>
                  </w:rPr>
                </w:rPrChange>
              </w:rPr>
              <w:pPrChange w:id="10204" w:author="Lane, Stefanie" w:date="2023-04-28T12:07:00Z">
                <w:pPr>
                  <w:jc w:val="center"/>
                </w:pPr>
              </w:pPrChange>
            </w:pPr>
            <w:ins w:id="10205" w:author="Lane, Stefanie" w:date="2023-04-28T12:07:00Z">
              <w:r w:rsidRPr="00402FFE">
                <w:rPr>
                  <w:rFonts w:ascii="Calibri" w:eastAsia="Times New Roman" w:hAnsi="Calibri" w:cs="Calibri"/>
                  <w:color w:val="000000"/>
                  <w:rPrChange w:id="10206"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564538D9" w14:textId="77777777" w:rsidR="00402FFE" w:rsidRPr="00402FFE" w:rsidRDefault="00402FFE" w:rsidP="00402FFE">
            <w:pPr>
              <w:spacing w:after="0" w:line="240" w:lineRule="auto"/>
              <w:jc w:val="center"/>
              <w:rPr>
                <w:ins w:id="10207" w:author="Lane, Stefanie" w:date="2023-04-28T12:07:00Z"/>
                <w:rFonts w:ascii="Calibri" w:eastAsia="Times New Roman" w:hAnsi="Calibri" w:cs="Calibri"/>
                <w:color w:val="000000"/>
                <w:rPrChange w:id="10208" w:author="Lane, Stefanie" w:date="2023-04-28T12:07:00Z">
                  <w:rPr>
                    <w:ins w:id="10209" w:author="Lane, Stefanie" w:date="2023-04-28T12:07:00Z"/>
                  </w:rPr>
                </w:rPrChange>
              </w:rPr>
              <w:pPrChange w:id="10210" w:author="Lane, Stefanie" w:date="2023-04-28T12:07:00Z">
                <w:pPr>
                  <w:jc w:val="center"/>
                </w:pPr>
              </w:pPrChange>
            </w:pPr>
            <w:ins w:id="10211" w:author="Lane, Stefanie" w:date="2023-04-28T12:07:00Z">
              <w:r w:rsidRPr="00402FFE">
                <w:rPr>
                  <w:rFonts w:ascii="Calibri" w:eastAsia="Times New Roman" w:hAnsi="Calibri" w:cs="Calibri"/>
                  <w:color w:val="000000"/>
                  <w:rPrChange w:id="10212" w:author="Lane, Stefanie" w:date="2023-04-28T12:07:00Z">
                    <w:rPr/>
                  </w:rPrChange>
                </w:rPr>
                <w:t>0.16</w:t>
              </w:r>
            </w:ins>
          </w:p>
        </w:tc>
        <w:tc>
          <w:tcPr>
            <w:tcW w:w="810" w:type="dxa"/>
            <w:tcBorders>
              <w:top w:val="single" w:sz="4" w:space="0" w:color="auto"/>
              <w:left w:val="nil"/>
              <w:bottom w:val="single" w:sz="4" w:space="0" w:color="auto"/>
              <w:right w:val="nil"/>
            </w:tcBorders>
            <w:shd w:val="clear" w:color="auto" w:fill="auto"/>
            <w:noWrap/>
            <w:vAlign w:val="bottom"/>
            <w:hideMark/>
          </w:tcPr>
          <w:p w14:paraId="38A2BBEB" w14:textId="77777777" w:rsidR="00402FFE" w:rsidRPr="00402FFE" w:rsidRDefault="00402FFE" w:rsidP="00402FFE">
            <w:pPr>
              <w:spacing w:after="0" w:line="240" w:lineRule="auto"/>
              <w:jc w:val="center"/>
              <w:rPr>
                <w:ins w:id="10213" w:author="Lane, Stefanie" w:date="2023-04-28T12:07:00Z"/>
                <w:rFonts w:ascii="Calibri" w:eastAsia="Times New Roman" w:hAnsi="Calibri" w:cs="Calibri"/>
                <w:color w:val="000000"/>
                <w:rPrChange w:id="10214" w:author="Lane, Stefanie" w:date="2023-04-28T12:07:00Z">
                  <w:rPr>
                    <w:ins w:id="10215" w:author="Lane, Stefanie" w:date="2023-04-28T12:07:00Z"/>
                  </w:rPr>
                </w:rPrChange>
              </w:rPr>
              <w:pPrChange w:id="10216" w:author="Lane, Stefanie" w:date="2023-04-28T12:07:00Z">
                <w:pPr>
                  <w:jc w:val="center"/>
                </w:pPr>
              </w:pPrChange>
            </w:pPr>
            <w:ins w:id="10217" w:author="Lane, Stefanie" w:date="2023-04-28T12:07:00Z">
              <w:r w:rsidRPr="00402FFE">
                <w:rPr>
                  <w:rFonts w:ascii="Calibri" w:eastAsia="Times New Roman" w:hAnsi="Calibri" w:cs="Calibri"/>
                  <w:color w:val="000000"/>
                  <w:rPrChange w:id="10218" w:author="Lane, Stefanie" w:date="2023-04-28T12:07:00Z">
                    <w:rPr/>
                  </w:rPrChange>
                </w:rPr>
                <w:t>0.54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0FED1A" w14:textId="77777777" w:rsidR="00402FFE" w:rsidRPr="00402FFE" w:rsidRDefault="00402FFE" w:rsidP="00402FFE">
            <w:pPr>
              <w:spacing w:after="0" w:line="240" w:lineRule="auto"/>
              <w:jc w:val="center"/>
              <w:rPr>
                <w:ins w:id="10219" w:author="Lane, Stefanie" w:date="2023-04-28T12:07:00Z"/>
                <w:rFonts w:ascii="Calibri" w:eastAsia="Times New Roman" w:hAnsi="Calibri" w:cs="Calibri"/>
                <w:color w:val="000000"/>
                <w:rPrChange w:id="10220" w:author="Lane, Stefanie" w:date="2023-04-28T12:07:00Z">
                  <w:rPr>
                    <w:ins w:id="10221" w:author="Lane, Stefanie" w:date="2023-04-28T12:07:00Z"/>
                  </w:rPr>
                </w:rPrChange>
              </w:rPr>
              <w:pPrChange w:id="10222" w:author="Lane, Stefanie" w:date="2023-04-28T12:07:00Z">
                <w:pPr>
                  <w:jc w:val="center"/>
                </w:pPr>
              </w:pPrChange>
            </w:pPr>
            <w:ins w:id="10223" w:author="Lane, Stefanie" w:date="2023-04-28T12:07:00Z">
              <w:r w:rsidRPr="00402FFE">
                <w:rPr>
                  <w:rFonts w:ascii="Calibri" w:eastAsia="Times New Roman" w:hAnsi="Calibri" w:cs="Calibri"/>
                  <w:color w:val="000000"/>
                  <w:rPrChange w:id="10224" w:author="Lane, Stefanie" w:date="2023-04-28T12:07:00Z">
                    <w:rPr/>
                  </w:rPrChange>
                </w:rPr>
                <w:t>+</w:t>
              </w:r>
            </w:ins>
          </w:p>
        </w:tc>
      </w:tr>
      <w:tr w:rsidR="00402FFE" w:rsidRPr="00402FFE" w14:paraId="303C2204" w14:textId="77777777" w:rsidTr="00402FFE">
        <w:trPr>
          <w:divId w:val="50731576"/>
          <w:trHeight w:val="290"/>
          <w:ins w:id="10225" w:author="Lane, Stefanie" w:date="2023-04-28T12:07:00Z"/>
        </w:trPr>
        <w:tc>
          <w:tcPr>
            <w:tcW w:w="1311" w:type="dxa"/>
            <w:vMerge/>
            <w:tcBorders>
              <w:top w:val="nil"/>
              <w:left w:val="single" w:sz="8" w:space="0" w:color="auto"/>
              <w:bottom w:val="single" w:sz="8" w:space="0" w:color="000000"/>
              <w:right w:val="nil"/>
            </w:tcBorders>
            <w:vAlign w:val="center"/>
            <w:hideMark/>
          </w:tcPr>
          <w:p w14:paraId="16B31B28" w14:textId="77777777" w:rsidR="00402FFE" w:rsidRPr="00402FFE" w:rsidRDefault="00402FFE" w:rsidP="00402FFE">
            <w:pPr>
              <w:spacing w:after="0" w:line="240" w:lineRule="auto"/>
              <w:rPr>
                <w:ins w:id="10226" w:author="Lane, Stefanie" w:date="2023-04-28T12:07:00Z"/>
                <w:rFonts w:ascii="Calibri" w:eastAsia="Times New Roman" w:hAnsi="Calibri" w:cs="Calibri"/>
                <w:color w:val="000000"/>
                <w:rPrChange w:id="10227" w:author="Lane, Stefanie" w:date="2023-04-28T12:07:00Z">
                  <w:rPr>
                    <w:ins w:id="10228" w:author="Lane, Stefanie" w:date="2023-04-28T12:07:00Z"/>
                  </w:rPr>
                </w:rPrChange>
              </w:rPr>
              <w:pPrChange w:id="10229"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02588F2" w14:textId="77777777" w:rsidR="00402FFE" w:rsidRPr="00402FFE" w:rsidRDefault="00402FFE" w:rsidP="00402FFE">
            <w:pPr>
              <w:spacing w:after="0" w:line="240" w:lineRule="auto"/>
              <w:rPr>
                <w:ins w:id="10230" w:author="Lane, Stefanie" w:date="2023-04-28T12:07:00Z"/>
                <w:rFonts w:ascii="Calibri" w:eastAsia="Times New Roman" w:hAnsi="Calibri" w:cs="Calibri"/>
                <w:color w:val="000000"/>
                <w:rPrChange w:id="10231" w:author="Lane, Stefanie" w:date="2023-04-28T12:07:00Z">
                  <w:rPr>
                    <w:ins w:id="10232" w:author="Lane, Stefanie" w:date="2023-04-28T12:07:00Z"/>
                  </w:rPr>
                </w:rPrChange>
              </w:rPr>
              <w:pPrChange w:id="10233" w:author="Lane, Stefanie" w:date="2023-04-28T12:07:00Z">
                <w:pPr/>
              </w:pPrChange>
            </w:pPr>
          </w:p>
        </w:tc>
        <w:tc>
          <w:tcPr>
            <w:tcW w:w="3320" w:type="dxa"/>
            <w:tcBorders>
              <w:top w:val="nil"/>
              <w:left w:val="nil"/>
              <w:bottom w:val="single" w:sz="4" w:space="0" w:color="auto"/>
              <w:right w:val="nil"/>
            </w:tcBorders>
            <w:shd w:val="clear" w:color="auto" w:fill="auto"/>
            <w:noWrap/>
            <w:vAlign w:val="bottom"/>
            <w:hideMark/>
          </w:tcPr>
          <w:p w14:paraId="6B03ADB0" w14:textId="77777777" w:rsidR="00402FFE" w:rsidRPr="00402FFE" w:rsidRDefault="00402FFE" w:rsidP="00402FFE">
            <w:pPr>
              <w:spacing w:after="0" w:line="240" w:lineRule="auto"/>
              <w:rPr>
                <w:ins w:id="10234" w:author="Lane, Stefanie" w:date="2023-04-28T12:07:00Z"/>
                <w:rFonts w:ascii="Calibri" w:eastAsia="Times New Roman" w:hAnsi="Calibri" w:cs="Calibri"/>
                <w:i/>
                <w:iCs/>
                <w:color w:val="000000"/>
                <w:rPrChange w:id="10235" w:author="Lane, Stefanie" w:date="2023-04-28T12:07:00Z">
                  <w:rPr>
                    <w:ins w:id="10236" w:author="Lane, Stefanie" w:date="2023-04-28T12:07:00Z"/>
                  </w:rPr>
                </w:rPrChange>
              </w:rPr>
              <w:pPrChange w:id="10237" w:author="Lane, Stefanie" w:date="2023-04-28T12:07:00Z">
                <w:pPr/>
              </w:pPrChange>
            </w:pPr>
            <w:ins w:id="10238" w:author="Lane, Stefanie" w:date="2023-04-28T12:07:00Z">
              <w:r w:rsidRPr="00402FFE">
                <w:rPr>
                  <w:rFonts w:ascii="Calibri" w:eastAsia="Times New Roman" w:hAnsi="Calibri" w:cs="Calibri"/>
                  <w:i/>
                  <w:iCs/>
                  <w:color w:val="000000"/>
                  <w:rPrChange w:id="10239" w:author="Lane, Stefanie" w:date="2023-04-28T12:07:00Z">
                    <w:rPr/>
                  </w:rPrChange>
                </w:rPr>
                <w:t>Phalaris arundinacea</w:t>
              </w:r>
            </w:ins>
          </w:p>
        </w:tc>
        <w:tc>
          <w:tcPr>
            <w:tcW w:w="869" w:type="dxa"/>
            <w:tcBorders>
              <w:top w:val="nil"/>
              <w:left w:val="nil"/>
              <w:bottom w:val="single" w:sz="4" w:space="0" w:color="auto"/>
              <w:right w:val="nil"/>
            </w:tcBorders>
            <w:shd w:val="clear" w:color="auto" w:fill="auto"/>
            <w:noWrap/>
            <w:vAlign w:val="bottom"/>
            <w:hideMark/>
          </w:tcPr>
          <w:p w14:paraId="072B29DC" w14:textId="77777777" w:rsidR="00402FFE" w:rsidRPr="00402FFE" w:rsidRDefault="00402FFE" w:rsidP="00402FFE">
            <w:pPr>
              <w:spacing w:after="0" w:line="240" w:lineRule="auto"/>
              <w:jc w:val="center"/>
              <w:rPr>
                <w:ins w:id="10240" w:author="Lane, Stefanie" w:date="2023-04-28T12:07:00Z"/>
                <w:rFonts w:ascii="Calibri" w:eastAsia="Times New Roman" w:hAnsi="Calibri" w:cs="Calibri"/>
                <w:color w:val="000000"/>
                <w:rPrChange w:id="10241" w:author="Lane, Stefanie" w:date="2023-04-28T12:07:00Z">
                  <w:rPr>
                    <w:ins w:id="10242" w:author="Lane, Stefanie" w:date="2023-04-28T12:07:00Z"/>
                  </w:rPr>
                </w:rPrChange>
              </w:rPr>
              <w:pPrChange w:id="10243" w:author="Lane, Stefanie" w:date="2023-04-28T12:07:00Z">
                <w:pPr>
                  <w:jc w:val="center"/>
                </w:pPr>
              </w:pPrChange>
            </w:pPr>
            <w:ins w:id="10244" w:author="Lane, Stefanie" w:date="2023-04-28T12:07:00Z">
              <w:r w:rsidRPr="00402FFE">
                <w:rPr>
                  <w:rFonts w:ascii="Calibri" w:eastAsia="Times New Roman" w:hAnsi="Calibri" w:cs="Calibri"/>
                  <w:color w:val="000000"/>
                  <w:rPrChange w:id="10245" w:author="Lane, Stefanie" w:date="2023-04-28T12:07:00Z">
                    <w:rPr/>
                  </w:rPrChange>
                </w:rPr>
                <w:t>0.00</w:t>
              </w:r>
            </w:ins>
          </w:p>
        </w:tc>
        <w:tc>
          <w:tcPr>
            <w:tcW w:w="990" w:type="dxa"/>
            <w:tcBorders>
              <w:top w:val="nil"/>
              <w:left w:val="nil"/>
              <w:bottom w:val="single" w:sz="4" w:space="0" w:color="auto"/>
              <w:right w:val="nil"/>
            </w:tcBorders>
            <w:shd w:val="clear" w:color="auto" w:fill="auto"/>
            <w:noWrap/>
            <w:vAlign w:val="bottom"/>
            <w:hideMark/>
          </w:tcPr>
          <w:p w14:paraId="1DF18636" w14:textId="77777777" w:rsidR="00402FFE" w:rsidRPr="00402FFE" w:rsidRDefault="00402FFE" w:rsidP="00402FFE">
            <w:pPr>
              <w:spacing w:after="0" w:line="240" w:lineRule="auto"/>
              <w:jc w:val="center"/>
              <w:rPr>
                <w:ins w:id="10246" w:author="Lane, Stefanie" w:date="2023-04-28T12:07:00Z"/>
                <w:rFonts w:ascii="Calibri" w:eastAsia="Times New Roman" w:hAnsi="Calibri" w:cs="Calibri"/>
                <w:color w:val="000000"/>
                <w:rPrChange w:id="10247" w:author="Lane, Stefanie" w:date="2023-04-28T12:07:00Z">
                  <w:rPr>
                    <w:ins w:id="10248" w:author="Lane, Stefanie" w:date="2023-04-28T12:07:00Z"/>
                  </w:rPr>
                </w:rPrChange>
              </w:rPr>
              <w:pPrChange w:id="10249" w:author="Lane, Stefanie" w:date="2023-04-28T12:07:00Z">
                <w:pPr>
                  <w:jc w:val="center"/>
                </w:pPr>
              </w:pPrChange>
            </w:pPr>
            <w:ins w:id="10250" w:author="Lane, Stefanie" w:date="2023-04-28T12:07:00Z">
              <w:r w:rsidRPr="00402FFE">
                <w:rPr>
                  <w:rFonts w:ascii="Calibri" w:eastAsia="Times New Roman" w:hAnsi="Calibri" w:cs="Calibri"/>
                  <w:color w:val="000000"/>
                  <w:rPrChange w:id="10251" w:author="Lane, Stefanie" w:date="2023-04-28T12:07:00Z">
                    <w:rPr/>
                  </w:rPrChange>
                </w:rPr>
                <w:t>0.00</w:t>
              </w:r>
            </w:ins>
          </w:p>
        </w:tc>
        <w:tc>
          <w:tcPr>
            <w:tcW w:w="810" w:type="dxa"/>
            <w:tcBorders>
              <w:top w:val="nil"/>
              <w:left w:val="nil"/>
              <w:bottom w:val="single" w:sz="4" w:space="0" w:color="auto"/>
              <w:right w:val="nil"/>
            </w:tcBorders>
            <w:shd w:val="clear" w:color="auto" w:fill="auto"/>
            <w:noWrap/>
            <w:vAlign w:val="bottom"/>
            <w:hideMark/>
          </w:tcPr>
          <w:p w14:paraId="55B67C50" w14:textId="77777777" w:rsidR="00402FFE" w:rsidRPr="00402FFE" w:rsidRDefault="00402FFE" w:rsidP="00402FFE">
            <w:pPr>
              <w:spacing w:after="0" w:line="240" w:lineRule="auto"/>
              <w:jc w:val="center"/>
              <w:rPr>
                <w:ins w:id="10252" w:author="Lane, Stefanie" w:date="2023-04-28T12:07:00Z"/>
                <w:rFonts w:ascii="Calibri" w:eastAsia="Times New Roman" w:hAnsi="Calibri" w:cs="Calibri"/>
                <w:color w:val="000000"/>
                <w:rPrChange w:id="10253" w:author="Lane, Stefanie" w:date="2023-04-28T12:07:00Z">
                  <w:rPr>
                    <w:ins w:id="10254" w:author="Lane, Stefanie" w:date="2023-04-28T12:07:00Z"/>
                  </w:rPr>
                </w:rPrChange>
              </w:rPr>
              <w:pPrChange w:id="10255" w:author="Lane, Stefanie" w:date="2023-04-28T12:07:00Z">
                <w:pPr>
                  <w:jc w:val="center"/>
                </w:pPr>
              </w:pPrChange>
            </w:pPr>
            <w:ins w:id="10256" w:author="Lane, Stefanie" w:date="2023-04-28T12:07:00Z">
              <w:r w:rsidRPr="00402FFE">
                <w:rPr>
                  <w:rFonts w:ascii="Calibri" w:eastAsia="Times New Roman" w:hAnsi="Calibri" w:cs="Calibri"/>
                  <w:color w:val="000000"/>
                  <w:rPrChange w:id="10257" w:author="Lane, Stefanie" w:date="2023-04-28T12:07:00Z">
                    <w:rPr/>
                  </w:rPrChange>
                </w:rPr>
                <w:t>0.07</w:t>
              </w:r>
            </w:ins>
          </w:p>
        </w:tc>
        <w:tc>
          <w:tcPr>
            <w:tcW w:w="1710" w:type="dxa"/>
            <w:tcBorders>
              <w:top w:val="nil"/>
              <w:left w:val="nil"/>
              <w:bottom w:val="single" w:sz="4" w:space="0" w:color="auto"/>
              <w:right w:val="single" w:sz="8" w:space="0" w:color="auto"/>
            </w:tcBorders>
            <w:shd w:val="clear" w:color="auto" w:fill="auto"/>
            <w:noWrap/>
            <w:vAlign w:val="bottom"/>
            <w:hideMark/>
          </w:tcPr>
          <w:p w14:paraId="54CBF9D4" w14:textId="77777777" w:rsidR="00402FFE" w:rsidRPr="00402FFE" w:rsidRDefault="00402FFE" w:rsidP="00402FFE">
            <w:pPr>
              <w:spacing w:after="0" w:line="240" w:lineRule="auto"/>
              <w:jc w:val="center"/>
              <w:rPr>
                <w:ins w:id="10258" w:author="Lane, Stefanie" w:date="2023-04-28T12:07:00Z"/>
                <w:rFonts w:ascii="Calibri" w:eastAsia="Times New Roman" w:hAnsi="Calibri" w:cs="Calibri"/>
                <w:color w:val="000000"/>
                <w:rPrChange w:id="10259" w:author="Lane, Stefanie" w:date="2023-04-28T12:07:00Z">
                  <w:rPr>
                    <w:ins w:id="10260" w:author="Lane, Stefanie" w:date="2023-04-28T12:07:00Z"/>
                  </w:rPr>
                </w:rPrChange>
              </w:rPr>
              <w:pPrChange w:id="10261" w:author="Lane, Stefanie" w:date="2023-04-28T12:07:00Z">
                <w:pPr>
                  <w:jc w:val="center"/>
                </w:pPr>
              </w:pPrChange>
            </w:pPr>
            <w:ins w:id="10262" w:author="Lane, Stefanie" w:date="2023-04-28T12:07:00Z">
              <w:r w:rsidRPr="00402FFE">
                <w:rPr>
                  <w:rFonts w:ascii="Calibri" w:eastAsia="Times New Roman" w:hAnsi="Calibri" w:cs="Calibri"/>
                  <w:color w:val="000000"/>
                  <w:rPrChange w:id="10263" w:author="Lane, Stefanie" w:date="2023-04-28T12:07:00Z">
                    <w:rPr/>
                  </w:rPrChange>
                </w:rPr>
                <w:t>+</w:t>
              </w:r>
            </w:ins>
          </w:p>
        </w:tc>
      </w:tr>
      <w:tr w:rsidR="00402FFE" w:rsidRPr="00402FFE" w14:paraId="60BF293D" w14:textId="77777777" w:rsidTr="00402FFE">
        <w:trPr>
          <w:divId w:val="50731576"/>
          <w:trHeight w:val="300"/>
          <w:ins w:id="10264" w:author="Lane, Stefanie" w:date="2023-04-28T12:07:00Z"/>
        </w:trPr>
        <w:tc>
          <w:tcPr>
            <w:tcW w:w="1311" w:type="dxa"/>
            <w:vMerge/>
            <w:tcBorders>
              <w:top w:val="nil"/>
              <w:left w:val="single" w:sz="8" w:space="0" w:color="auto"/>
              <w:bottom w:val="single" w:sz="8" w:space="0" w:color="000000"/>
              <w:right w:val="nil"/>
            </w:tcBorders>
            <w:vAlign w:val="center"/>
            <w:hideMark/>
          </w:tcPr>
          <w:p w14:paraId="0DF1D1CB" w14:textId="77777777" w:rsidR="00402FFE" w:rsidRPr="00402FFE" w:rsidRDefault="00402FFE" w:rsidP="00402FFE">
            <w:pPr>
              <w:spacing w:after="0" w:line="240" w:lineRule="auto"/>
              <w:rPr>
                <w:ins w:id="10265" w:author="Lane, Stefanie" w:date="2023-04-28T12:07:00Z"/>
                <w:rFonts w:ascii="Calibri" w:eastAsia="Times New Roman" w:hAnsi="Calibri" w:cs="Calibri"/>
                <w:color w:val="000000"/>
                <w:rPrChange w:id="10266" w:author="Lane, Stefanie" w:date="2023-04-28T12:07:00Z">
                  <w:rPr>
                    <w:ins w:id="10267" w:author="Lane, Stefanie" w:date="2023-04-28T12:07:00Z"/>
                  </w:rPr>
                </w:rPrChange>
              </w:rPr>
              <w:pPrChange w:id="10268"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10A0029" w14:textId="77777777" w:rsidR="00402FFE" w:rsidRPr="00402FFE" w:rsidRDefault="00402FFE" w:rsidP="00402FFE">
            <w:pPr>
              <w:spacing w:after="0" w:line="240" w:lineRule="auto"/>
              <w:rPr>
                <w:ins w:id="10269" w:author="Lane, Stefanie" w:date="2023-04-28T12:07:00Z"/>
                <w:rFonts w:ascii="Calibri" w:eastAsia="Times New Roman" w:hAnsi="Calibri" w:cs="Calibri"/>
                <w:color w:val="000000"/>
                <w:rPrChange w:id="10270" w:author="Lane, Stefanie" w:date="2023-04-28T12:07:00Z">
                  <w:rPr>
                    <w:ins w:id="10271" w:author="Lane, Stefanie" w:date="2023-04-28T12:07:00Z"/>
                  </w:rPr>
                </w:rPrChange>
              </w:rPr>
              <w:pPrChange w:id="10272" w:author="Lane, Stefanie" w:date="2023-04-28T12:07:00Z">
                <w:pPr/>
              </w:pPrChange>
            </w:pPr>
          </w:p>
        </w:tc>
        <w:tc>
          <w:tcPr>
            <w:tcW w:w="3320" w:type="dxa"/>
            <w:tcBorders>
              <w:top w:val="nil"/>
              <w:left w:val="nil"/>
              <w:bottom w:val="single" w:sz="8" w:space="0" w:color="auto"/>
              <w:right w:val="nil"/>
            </w:tcBorders>
            <w:shd w:val="clear" w:color="auto" w:fill="auto"/>
            <w:noWrap/>
            <w:vAlign w:val="bottom"/>
            <w:hideMark/>
          </w:tcPr>
          <w:p w14:paraId="47B4ED33" w14:textId="77777777" w:rsidR="00402FFE" w:rsidRPr="00402FFE" w:rsidRDefault="00402FFE" w:rsidP="00402FFE">
            <w:pPr>
              <w:spacing w:after="0" w:line="240" w:lineRule="auto"/>
              <w:rPr>
                <w:ins w:id="10273" w:author="Lane, Stefanie" w:date="2023-04-28T12:07:00Z"/>
                <w:rFonts w:ascii="Calibri" w:eastAsia="Times New Roman" w:hAnsi="Calibri" w:cs="Calibri"/>
                <w:i/>
                <w:iCs/>
                <w:color w:val="000000"/>
                <w:rPrChange w:id="10274" w:author="Lane, Stefanie" w:date="2023-04-28T12:07:00Z">
                  <w:rPr>
                    <w:ins w:id="10275" w:author="Lane, Stefanie" w:date="2023-04-28T12:07:00Z"/>
                  </w:rPr>
                </w:rPrChange>
              </w:rPr>
              <w:pPrChange w:id="10276" w:author="Lane, Stefanie" w:date="2023-04-28T12:07:00Z">
                <w:pPr/>
              </w:pPrChange>
            </w:pPr>
            <w:ins w:id="10277" w:author="Lane, Stefanie" w:date="2023-04-28T12:07:00Z">
              <w:r w:rsidRPr="00402FFE">
                <w:rPr>
                  <w:rFonts w:ascii="Calibri" w:eastAsia="Times New Roman" w:hAnsi="Calibri" w:cs="Calibri"/>
                  <w:i/>
                  <w:iCs/>
                  <w:color w:val="000000"/>
                  <w:rPrChange w:id="10278" w:author="Lane, Stefanie" w:date="2023-04-28T12:07:00Z">
                    <w:rPr/>
                  </w:rPrChange>
                </w:rPr>
                <w:t>Cirsium arvense</w:t>
              </w:r>
            </w:ins>
          </w:p>
        </w:tc>
        <w:tc>
          <w:tcPr>
            <w:tcW w:w="869" w:type="dxa"/>
            <w:tcBorders>
              <w:top w:val="nil"/>
              <w:left w:val="nil"/>
              <w:bottom w:val="single" w:sz="8" w:space="0" w:color="auto"/>
              <w:right w:val="nil"/>
            </w:tcBorders>
            <w:shd w:val="clear" w:color="auto" w:fill="auto"/>
            <w:noWrap/>
            <w:vAlign w:val="bottom"/>
            <w:hideMark/>
          </w:tcPr>
          <w:p w14:paraId="02FCA23C" w14:textId="77777777" w:rsidR="00402FFE" w:rsidRPr="00402FFE" w:rsidRDefault="00402FFE" w:rsidP="00402FFE">
            <w:pPr>
              <w:spacing w:after="0" w:line="240" w:lineRule="auto"/>
              <w:jc w:val="center"/>
              <w:rPr>
                <w:ins w:id="10279" w:author="Lane, Stefanie" w:date="2023-04-28T12:07:00Z"/>
                <w:rFonts w:ascii="Calibri" w:eastAsia="Times New Roman" w:hAnsi="Calibri" w:cs="Calibri"/>
                <w:color w:val="000000"/>
                <w:rPrChange w:id="10280" w:author="Lane, Stefanie" w:date="2023-04-28T12:07:00Z">
                  <w:rPr>
                    <w:ins w:id="10281" w:author="Lane, Stefanie" w:date="2023-04-28T12:07:00Z"/>
                  </w:rPr>
                </w:rPrChange>
              </w:rPr>
              <w:pPrChange w:id="10282" w:author="Lane, Stefanie" w:date="2023-04-28T12:07:00Z">
                <w:pPr>
                  <w:jc w:val="center"/>
                </w:pPr>
              </w:pPrChange>
            </w:pPr>
            <w:ins w:id="10283" w:author="Lane, Stefanie" w:date="2023-04-28T12:07:00Z">
              <w:r w:rsidRPr="00402FFE">
                <w:rPr>
                  <w:rFonts w:ascii="Calibri" w:eastAsia="Times New Roman" w:hAnsi="Calibri" w:cs="Calibri"/>
                  <w:color w:val="000000"/>
                  <w:rPrChange w:id="10284" w:author="Lane, Stefanie" w:date="2023-04-28T12:07:00Z">
                    <w:rPr/>
                  </w:rPrChange>
                </w:rPr>
                <w:t>0.00</w:t>
              </w:r>
            </w:ins>
          </w:p>
        </w:tc>
        <w:tc>
          <w:tcPr>
            <w:tcW w:w="990" w:type="dxa"/>
            <w:tcBorders>
              <w:top w:val="nil"/>
              <w:left w:val="nil"/>
              <w:bottom w:val="single" w:sz="8" w:space="0" w:color="auto"/>
              <w:right w:val="nil"/>
            </w:tcBorders>
            <w:shd w:val="clear" w:color="auto" w:fill="auto"/>
            <w:noWrap/>
            <w:vAlign w:val="bottom"/>
            <w:hideMark/>
          </w:tcPr>
          <w:p w14:paraId="30E89012" w14:textId="77777777" w:rsidR="00402FFE" w:rsidRPr="00402FFE" w:rsidRDefault="00402FFE" w:rsidP="00402FFE">
            <w:pPr>
              <w:spacing w:after="0" w:line="240" w:lineRule="auto"/>
              <w:jc w:val="center"/>
              <w:rPr>
                <w:ins w:id="10285" w:author="Lane, Stefanie" w:date="2023-04-28T12:07:00Z"/>
                <w:rFonts w:ascii="Calibri" w:eastAsia="Times New Roman" w:hAnsi="Calibri" w:cs="Calibri"/>
                <w:color w:val="000000"/>
                <w:rPrChange w:id="10286" w:author="Lane, Stefanie" w:date="2023-04-28T12:07:00Z">
                  <w:rPr>
                    <w:ins w:id="10287" w:author="Lane, Stefanie" w:date="2023-04-28T12:07:00Z"/>
                  </w:rPr>
                </w:rPrChange>
              </w:rPr>
              <w:pPrChange w:id="10288" w:author="Lane, Stefanie" w:date="2023-04-28T12:07:00Z">
                <w:pPr>
                  <w:jc w:val="center"/>
                </w:pPr>
              </w:pPrChange>
            </w:pPr>
            <w:ins w:id="10289" w:author="Lane, Stefanie" w:date="2023-04-28T12:07:00Z">
              <w:r w:rsidRPr="00402FFE">
                <w:rPr>
                  <w:rFonts w:ascii="Calibri" w:eastAsia="Times New Roman" w:hAnsi="Calibri" w:cs="Calibri"/>
                  <w:color w:val="000000"/>
                  <w:rPrChange w:id="10290" w:author="Lane, Stefanie" w:date="2023-04-28T12:07:00Z">
                    <w:rPr/>
                  </w:rPrChange>
                </w:rPr>
                <w:t>0.03</w:t>
              </w:r>
            </w:ins>
          </w:p>
        </w:tc>
        <w:tc>
          <w:tcPr>
            <w:tcW w:w="810" w:type="dxa"/>
            <w:tcBorders>
              <w:top w:val="nil"/>
              <w:left w:val="nil"/>
              <w:bottom w:val="single" w:sz="8" w:space="0" w:color="auto"/>
              <w:right w:val="nil"/>
            </w:tcBorders>
            <w:shd w:val="clear" w:color="auto" w:fill="auto"/>
            <w:noWrap/>
            <w:vAlign w:val="bottom"/>
            <w:hideMark/>
          </w:tcPr>
          <w:p w14:paraId="64EBC5D3" w14:textId="77777777" w:rsidR="00402FFE" w:rsidRPr="00402FFE" w:rsidRDefault="00402FFE" w:rsidP="00402FFE">
            <w:pPr>
              <w:spacing w:after="0" w:line="240" w:lineRule="auto"/>
              <w:jc w:val="center"/>
              <w:rPr>
                <w:ins w:id="10291" w:author="Lane, Stefanie" w:date="2023-04-28T12:07:00Z"/>
                <w:rFonts w:ascii="Calibri" w:eastAsia="Times New Roman" w:hAnsi="Calibri" w:cs="Calibri"/>
                <w:color w:val="000000"/>
                <w:rPrChange w:id="10292" w:author="Lane, Stefanie" w:date="2023-04-28T12:07:00Z">
                  <w:rPr>
                    <w:ins w:id="10293" w:author="Lane, Stefanie" w:date="2023-04-28T12:07:00Z"/>
                  </w:rPr>
                </w:rPrChange>
              </w:rPr>
              <w:pPrChange w:id="10294" w:author="Lane, Stefanie" w:date="2023-04-28T12:07:00Z">
                <w:pPr>
                  <w:jc w:val="center"/>
                </w:pPr>
              </w:pPrChange>
            </w:pPr>
            <w:ins w:id="10295" w:author="Lane, Stefanie" w:date="2023-04-28T12:07:00Z">
              <w:r w:rsidRPr="00402FFE">
                <w:rPr>
                  <w:rFonts w:ascii="Calibri" w:eastAsia="Times New Roman" w:hAnsi="Calibri" w:cs="Calibri"/>
                  <w:color w:val="000000"/>
                  <w:rPrChange w:id="10296" w:author="Lane, Stefanie" w:date="2023-04-28T12:07: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
          <w:p w14:paraId="441124D7" w14:textId="77777777" w:rsidR="00402FFE" w:rsidRPr="00402FFE" w:rsidRDefault="00402FFE" w:rsidP="00402FFE">
            <w:pPr>
              <w:spacing w:after="0" w:line="240" w:lineRule="auto"/>
              <w:jc w:val="center"/>
              <w:rPr>
                <w:ins w:id="10297" w:author="Lane, Stefanie" w:date="2023-04-28T12:07:00Z"/>
                <w:rFonts w:ascii="Calibri" w:eastAsia="Times New Roman" w:hAnsi="Calibri" w:cs="Calibri"/>
                <w:color w:val="000000"/>
                <w:rPrChange w:id="10298" w:author="Lane, Stefanie" w:date="2023-04-28T12:07:00Z">
                  <w:rPr>
                    <w:ins w:id="10299" w:author="Lane, Stefanie" w:date="2023-04-28T12:07:00Z"/>
                  </w:rPr>
                </w:rPrChange>
              </w:rPr>
              <w:pPrChange w:id="10300" w:author="Lane, Stefanie" w:date="2023-04-28T12:07:00Z">
                <w:pPr>
                  <w:jc w:val="center"/>
                </w:pPr>
              </w:pPrChange>
            </w:pPr>
            <w:ins w:id="10301" w:author="Lane, Stefanie" w:date="2023-04-28T12:07:00Z">
              <w:r w:rsidRPr="00402FFE">
                <w:rPr>
                  <w:rFonts w:ascii="Calibri" w:eastAsia="Times New Roman" w:hAnsi="Calibri" w:cs="Calibri"/>
                  <w:color w:val="000000"/>
                  <w:rPrChange w:id="10302" w:author="Lane, Stefanie" w:date="2023-04-28T12:07:00Z">
                    <w:rPr/>
                  </w:rPrChange>
                </w:rPr>
                <w:t>NA</w:t>
              </w:r>
            </w:ins>
          </w:p>
        </w:tc>
      </w:tr>
      <w:tr w:rsidR="00402FFE" w:rsidRPr="00402FFE" w14:paraId="3D623098" w14:textId="77777777" w:rsidTr="00402FFE">
        <w:trPr>
          <w:divId w:val="50731576"/>
          <w:trHeight w:val="290"/>
          <w:ins w:id="10303" w:author="Lane, Stefanie" w:date="2023-04-28T12:07:00Z"/>
        </w:trPr>
        <w:tc>
          <w:tcPr>
            <w:tcW w:w="1311" w:type="dxa"/>
            <w:vMerge/>
            <w:tcBorders>
              <w:top w:val="nil"/>
              <w:left w:val="single" w:sz="8" w:space="0" w:color="auto"/>
              <w:bottom w:val="single" w:sz="8" w:space="0" w:color="000000"/>
              <w:right w:val="nil"/>
            </w:tcBorders>
            <w:vAlign w:val="center"/>
            <w:hideMark/>
          </w:tcPr>
          <w:p w14:paraId="209E00E6" w14:textId="77777777" w:rsidR="00402FFE" w:rsidRPr="00402FFE" w:rsidRDefault="00402FFE" w:rsidP="00402FFE">
            <w:pPr>
              <w:spacing w:after="0" w:line="240" w:lineRule="auto"/>
              <w:rPr>
                <w:ins w:id="10304" w:author="Lane, Stefanie" w:date="2023-04-28T12:07:00Z"/>
                <w:rFonts w:ascii="Calibri" w:eastAsia="Times New Roman" w:hAnsi="Calibri" w:cs="Calibri"/>
                <w:color w:val="000000"/>
                <w:rPrChange w:id="10305" w:author="Lane, Stefanie" w:date="2023-04-28T12:07:00Z">
                  <w:rPr>
                    <w:ins w:id="10306" w:author="Lane, Stefanie" w:date="2023-04-28T12:07:00Z"/>
                  </w:rPr>
                </w:rPrChange>
              </w:rPr>
              <w:pPrChange w:id="10307" w:author="Lane, Stefanie" w:date="2023-04-28T12:07: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8953512" w14:textId="77777777" w:rsidR="00402FFE" w:rsidRPr="00402FFE" w:rsidRDefault="00402FFE" w:rsidP="00402FFE">
            <w:pPr>
              <w:spacing w:after="0" w:line="240" w:lineRule="auto"/>
              <w:jc w:val="center"/>
              <w:rPr>
                <w:ins w:id="10308" w:author="Lane, Stefanie" w:date="2023-04-28T12:07:00Z"/>
                <w:rFonts w:ascii="Calibri" w:eastAsia="Times New Roman" w:hAnsi="Calibri" w:cs="Calibri"/>
                <w:color w:val="000000"/>
                <w:rPrChange w:id="10309" w:author="Lane, Stefanie" w:date="2023-04-28T12:07:00Z">
                  <w:rPr>
                    <w:ins w:id="10310" w:author="Lane, Stefanie" w:date="2023-04-28T12:07:00Z"/>
                  </w:rPr>
                </w:rPrChange>
              </w:rPr>
              <w:pPrChange w:id="10311" w:author="Lane, Stefanie" w:date="2023-04-28T12:07:00Z">
                <w:pPr>
                  <w:jc w:val="center"/>
                </w:pPr>
              </w:pPrChange>
            </w:pPr>
            <w:ins w:id="10312" w:author="Lane, Stefanie" w:date="2023-04-28T12:07:00Z">
              <w:r w:rsidRPr="00402FFE">
                <w:rPr>
                  <w:rFonts w:ascii="Calibri" w:eastAsia="Times New Roman" w:hAnsi="Calibri" w:cs="Calibri"/>
                  <w:color w:val="000000"/>
                  <w:rPrChange w:id="10313" w:author="Lane, Stefanie" w:date="2023-04-28T12:07:00Z">
                    <w:rPr/>
                  </w:rPrChange>
                </w:rPr>
                <w:t>Native</w:t>
              </w:r>
            </w:ins>
          </w:p>
        </w:tc>
        <w:tc>
          <w:tcPr>
            <w:tcW w:w="3320" w:type="dxa"/>
            <w:tcBorders>
              <w:top w:val="nil"/>
              <w:left w:val="nil"/>
              <w:bottom w:val="nil"/>
              <w:right w:val="nil"/>
            </w:tcBorders>
            <w:shd w:val="clear" w:color="auto" w:fill="auto"/>
            <w:noWrap/>
            <w:vAlign w:val="bottom"/>
            <w:hideMark/>
          </w:tcPr>
          <w:p w14:paraId="3F21D240" w14:textId="77777777" w:rsidR="00402FFE" w:rsidRPr="00402FFE" w:rsidRDefault="00402FFE" w:rsidP="00402FFE">
            <w:pPr>
              <w:spacing w:after="0" w:line="240" w:lineRule="auto"/>
              <w:rPr>
                <w:ins w:id="10314" w:author="Lane, Stefanie" w:date="2023-04-28T12:07:00Z"/>
                <w:rFonts w:ascii="Calibri" w:eastAsia="Times New Roman" w:hAnsi="Calibri" w:cs="Calibri"/>
                <w:i/>
                <w:iCs/>
                <w:color w:val="000000"/>
                <w:rPrChange w:id="10315" w:author="Lane, Stefanie" w:date="2023-04-28T12:07:00Z">
                  <w:rPr>
                    <w:ins w:id="10316" w:author="Lane, Stefanie" w:date="2023-04-28T12:07:00Z"/>
                  </w:rPr>
                </w:rPrChange>
              </w:rPr>
              <w:pPrChange w:id="10317" w:author="Lane, Stefanie" w:date="2023-04-28T12:07:00Z">
                <w:pPr/>
              </w:pPrChange>
            </w:pPr>
            <w:ins w:id="10318" w:author="Lane, Stefanie" w:date="2023-04-28T12:07:00Z">
              <w:r w:rsidRPr="00402FFE">
                <w:rPr>
                  <w:rFonts w:ascii="Calibri" w:eastAsia="Times New Roman" w:hAnsi="Calibri" w:cs="Calibri"/>
                  <w:i/>
                  <w:iCs/>
                  <w:color w:val="000000"/>
                  <w:rPrChange w:id="10319" w:author="Lane, Stefanie" w:date="2023-04-28T12:07:00Z">
                    <w:rPr/>
                  </w:rPrChange>
                </w:rPr>
                <w:t>Alisma plantago aquatica</w:t>
              </w:r>
            </w:ins>
          </w:p>
        </w:tc>
        <w:tc>
          <w:tcPr>
            <w:tcW w:w="869" w:type="dxa"/>
            <w:tcBorders>
              <w:top w:val="nil"/>
              <w:left w:val="nil"/>
              <w:bottom w:val="nil"/>
              <w:right w:val="nil"/>
            </w:tcBorders>
            <w:shd w:val="clear" w:color="auto" w:fill="auto"/>
            <w:noWrap/>
            <w:vAlign w:val="bottom"/>
            <w:hideMark/>
          </w:tcPr>
          <w:p w14:paraId="0F8BAB82" w14:textId="77777777" w:rsidR="00402FFE" w:rsidRPr="00402FFE" w:rsidRDefault="00402FFE" w:rsidP="00402FFE">
            <w:pPr>
              <w:spacing w:after="0" w:line="240" w:lineRule="auto"/>
              <w:jc w:val="center"/>
              <w:rPr>
                <w:ins w:id="10320" w:author="Lane, Stefanie" w:date="2023-04-28T12:07:00Z"/>
                <w:rFonts w:ascii="Calibri" w:eastAsia="Times New Roman" w:hAnsi="Calibri" w:cs="Calibri"/>
                <w:color w:val="000000"/>
                <w:rPrChange w:id="10321" w:author="Lane, Stefanie" w:date="2023-04-28T12:07:00Z">
                  <w:rPr>
                    <w:ins w:id="10322" w:author="Lane, Stefanie" w:date="2023-04-28T12:07:00Z"/>
                  </w:rPr>
                </w:rPrChange>
              </w:rPr>
              <w:pPrChange w:id="10323" w:author="Lane, Stefanie" w:date="2023-04-28T12:07:00Z">
                <w:pPr>
                  <w:jc w:val="center"/>
                </w:pPr>
              </w:pPrChange>
            </w:pPr>
            <w:ins w:id="10324" w:author="Lane, Stefanie" w:date="2023-04-28T12:07:00Z">
              <w:r w:rsidRPr="00402FFE">
                <w:rPr>
                  <w:rFonts w:ascii="Calibri" w:eastAsia="Times New Roman" w:hAnsi="Calibri" w:cs="Calibri"/>
                  <w:color w:val="000000"/>
                  <w:rPrChange w:id="10325" w:author="Lane, Stefanie" w:date="2023-04-28T12:07:00Z">
                    <w:rPr/>
                  </w:rPrChange>
                </w:rPr>
                <w:t>0.35</w:t>
              </w:r>
            </w:ins>
          </w:p>
        </w:tc>
        <w:tc>
          <w:tcPr>
            <w:tcW w:w="990" w:type="dxa"/>
            <w:tcBorders>
              <w:top w:val="nil"/>
              <w:left w:val="nil"/>
              <w:bottom w:val="nil"/>
              <w:right w:val="nil"/>
            </w:tcBorders>
            <w:shd w:val="clear" w:color="auto" w:fill="auto"/>
            <w:noWrap/>
            <w:vAlign w:val="bottom"/>
            <w:hideMark/>
          </w:tcPr>
          <w:p w14:paraId="7C3F4DEC" w14:textId="77777777" w:rsidR="00402FFE" w:rsidRPr="00402FFE" w:rsidRDefault="00402FFE" w:rsidP="00402FFE">
            <w:pPr>
              <w:spacing w:after="0" w:line="240" w:lineRule="auto"/>
              <w:jc w:val="center"/>
              <w:rPr>
                <w:ins w:id="10326" w:author="Lane, Stefanie" w:date="2023-04-28T12:07:00Z"/>
                <w:rFonts w:ascii="Calibri" w:eastAsia="Times New Roman" w:hAnsi="Calibri" w:cs="Calibri"/>
                <w:color w:val="000000"/>
                <w:rPrChange w:id="10327" w:author="Lane, Stefanie" w:date="2023-04-28T12:07:00Z">
                  <w:rPr>
                    <w:ins w:id="10328" w:author="Lane, Stefanie" w:date="2023-04-28T12:07:00Z"/>
                  </w:rPr>
                </w:rPrChange>
              </w:rPr>
              <w:pPrChange w:id="10329" w:author="Lane, Stefanie" w:date="2023-04-28T12:07:00Z">
                <w:pPr>
                  <w:jc w:val="center"/>
                </w:pPr>
              </w:pPrChange>
            </w:pPr>
            <w:ins w:id="10330" w:author="Lane, Stefanie" w:date="2023-04-28T12:07:00Z">
              <w:r w:rsidRPr="00402FFE">
                <w:rPr>
                  <w:rFonts w:ascii="Calibri" w:eastAsia="Times New Roman" w:hAnsi="Calibri" w:cs="Calibri"/>
                  <w:color w:val="000000"/>
                  <w:rPrChange w:id="10331" w:author="Lane, Stefanie" w:date="2023-04-28T12:07:00Z">
                    <w:rPr/>
                  </w:rPrChange>
                </w:rPr>
                <w:t>0.06</w:t>
              </w:r>
            </w:ins>
          </w:p>
        </w:tc>
        <w:tc>
          <w:tcPr>
            <w:tcW w:w="810" w:type="dxa"/>
            <w:tcBorders>
              <w:top w:val="nil"/>
              <w:left w:val="nil"/>
              <w:bottom w:val="nil"/>
              <w:right w:val="nil"/>
            </w:tcBorders>
            <w:shd w:val="clear" w:color="auto" w:fill="auto"/>
            <w:noWrap/>
            <w:vAlign w:val="bottom"/>
            <w:hideMark/>
          </w:tcPr>
          <w:p w14:paraId="239D63AD" w14:textId="77777777" w:rsidR="00402FFE" w:rsidRPr="00402FFE" w:rsidRDefault="00402FFE" w:rsidP="00402FFE">
            <w:pPr>
              <w:spacing w:after="0" w:line="240" w:lineRule="auto"/>
              <w:jc w:val="center"/>
              <w:rPr>
                <w:ins w:id="10332" w:author="Lane, Stefanie" w:date="2023-04-28T12:07:00Z"/>
                <w:rFonts w:ascii="Calibri" w:eastAsia="Times New Roman" w:hAnsi="Calibri" w:cs="Calibri"/>
                <w:color w:val="000000"/>
                <w:rPrChange w:id="10333" w:author="Lane, Stefanie" w:date="2023-04-28T12:07:00Z">
                  <w:rPr>
                    <w:ins w:id="10334" w:author="Lane, Stefanie" w:date="2023-04-28T12:07:00Z"/>
                  </w:rPr>
                </w:rPrChange>
              </w:rPr>
              <w:pPrChange w:id="10335" w:author="Lane, Stefanie" w:date="2023-04-28T12:07:00Z">
                <w:pPr>
                  <w:jc w:val="center"/>
                </w:pPr>
              </w:pPrChange>
            </w:pPr>
            <w:ins w:id="10336" w:author="Lane, Stefanie" w:date="2023-04-28T12:07:00Z">
              <w:r w:rsidRPr="00402FFE">
                <w:rPr>
                  <w:rFonts w:ascii="Calibri" w:eastAsia="Times New Roman" w:hAnsi="Calibri" w:cs="Calibri"/>
                  <w:color w:val="000000"/>
                  <w:rPrChange w:id="10337"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6805B0F2" w14:textId="77777777" w:rsidR="00402FFE" w:rsidRPr="00402FFE" w:rsidRDefault="00402FFE" w:rsidP="00402FFE">
            <w:pPr>
              <w:spacing w:after="0" w:line="240" w:lineRule="auto"/>
              <w:jc w:val="center"/>
              <w:rPr>
                <w:ins w:id="10338" w:author="Lane, Stefanie" w:date="2023-04-28T12:07:00Z"/>
                <w:rFonts w:ascii="Calibri" w:eastAsia="Times New Roman" w:hAnsi="Calibri" w:cs="Calibri"/>
                <w:color w:val="000000"/>
                <w:rPrChange w:id="10339" w:author="Lane, Stefanie" w:date="2023-04-28T12:07:00Z">
                  <w:rPr>
                    <w:ins w:id="10340" w:author="Lane, Stefanie" w:date="2023-04-28T12:07:00Z"/>
                  </w:rPr>
                </w:rPrChange>
              </w:rPr>
              <w:pPrChange w:id="10341" w:author="Lane, Stefanie" w:date="2023-04-28T12:07:00Z">
                <w:pPr>
                  <w:jc w:val="center"/>
                </w:pPr>
              </w:pPrChange>
            </w:pPr>
            <w:ins w:id="10342" w:author="Lane, Stefanie" w:date="2023-04-28T12:07:00Z">
              <w:r w:rsidRPr="00402FFE">
                <w:rPr>
                  <w:rFonts w:ascii="Calibri" w:eastAsia="Times New Roman" w:hAnsi="Calibri" w:cs="Calibri"/>
                  <w:color w:val="000000"/>
                  <w:rPrChange w:id="10343" w:author="Lane, Stefanie" w:date="2023-04-28T12:07:00Z">
                    <w:rPr/>
                  </w:rPrChange>
                </w:rPr>
                <w:t>-100.0</w:t>
              </w:r>
            </w:ins>
          </w:p>
        </w:tc>
      </w:tr>
      <w:tr w:rsidR="00402FFE" w:rsidRPr="00402FFE" w14:paraId="2B3C7A5F" w14:textId="77777777" w:rsidTr="00402FFE">
        <w:trPr>
          <w:divId w:val="50731576"/>
          <w:trHeight w:val="290"/>
          <w:ins w:id="10344" w:author="Lane, Stefanie" w:date="2023-04-28T12:07:00Z"/>
        </w:trPr>
        <w:tc>
          <w:tcPr>
            <w:tcW w:w="1311" w:type="dxa"/>
            <w:vMerge/>
            <w:tcBorders>
              <w:top w:val="nil"/>
              <w:left w:val="single" w:sz="8" w:space="0" w:color="auto"/>
              <w:bottom w:val="single" w:sz="8" w:space="0" w:color="000000"/>
              <w:right w:val="nil"/>
            </w:tcBorders>
            <w:vAlign w:val="center"/>
            <w:hideMark/>
          </w:tcPr>
          <w:p w14:paraId="7AEF1AA5" w14:textId="77777777" w:rsidR="00402FFE" w:rsidRPr="00402FFE" w:rsidRDefault="00402FFE" w:rsidP="00402FFE">
            <w:pPr>
              <w:spacing w:after="0" w:line="240" w:lineRule="auto"/>
              <w:rPr>
                <w:ins w:id="10345" w:author="Lane, Stefanie" w:date="2023-04-28T12:07:00Z"/>
                <w:rFonts w:ascii="Calibri" w:eastAsia="Times New Roman" w:hAnsi="Calibri" w:cs="Calibri"/>
                <w:color w:val="000000"/>
                <w:rPrChange w:id="10346" w:author="Lane, Stefanie" w:date="2023-04-28T12:07:00Z">
                  <w:rPr>
                    <w:ins w:id="10347" w:author="Lane, Stefanie" w:date="2023-04-28T12:07:00Z"/>
                  </w:rPr>
                </w:rPrChange>
              </w:rPr>
              <w:pPrChange w:id="10348"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1DE2D91" w14:textId="77777777" w:rsidR="00402FFE" w:rsidRPr="00402FFE" w:rsidRDefault="00402FFE" w:rsidP="00402FFE">
            <w:pPr>
              <w:spacing w:after="0" w:line="240" w:lineRule="auto"/>
              <w:rPr>
                <w:ins w:id="10349" w:author="Lane, Stefanie" w:date="2023-04-28T12:07:00Z"/>
                <w:rFonts w:ascii="Calibri" w:eastAsia="Times New Roman" w:hAnsi="Calibri" w:cs="Calibri"/>
                <w:color w:val="000000"/>
                <w:rPrChange w:id="10350" w:author="Lane, Stefanie" w:date="2023-04-28T12:07:00Z">
                  <w:rPr>
                    <w:ins w:id="10351" w:author="Lane, Stefanie" w:date="2023-04-28T12:07:00Z"/>
                  </w:rPr>
                </w:rPrChange>
              </w:rPr>
              <w:pPrChange w:id="10352"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386F6CF" w14:textId="77777777" w:rsidR="00402FFE" w:rsidRPr="00402FFE" w:rsidRDefault="00402FFE" w:rsidP="00402FFE">
            <w:pPr>
              <w:spacing w:after="0" w:line="240" w:lineRule="auto"/>
              <w:rPr>
                <w:ins w:id="10353" w:author="Lane, Stefanie" w:date="2023-04-28T12:07:00Z"/>
                <w:rFonts w:ascii="Calibri" w:eastAsia="Times New Roman" w:hAnsi="Calibri" w:cs="Calibri"/>
                <w:i/>
                <w:iCs/>
                <w:color w:val="000000"/>
                <w:rPrChange w:id="10354" w:author="Lane, Stefanie" w:date="2023-04-28T12:07:00Z">
                  <w:rPr>
                    <w:ins w:id="10355" w:author="Lane, Stefanie" w:date="2023-04-28T12:07:00Z"/>
                  </w:rPr>
                </w:rPrChange>
              </w:rPr>
              <w:pPrChange w:id="10356" w:author="Lane, Stefanie" w:date="2023-04-28T12:07:00Z">
                <w:pPr/>
              </w:pPrChange>
            </w:pPr>
            <w:ins w:id="10357" w:author="Lane, Stefanie" w:date="2023-04-28T12:07:00Z">
              <w:r w:rsidRPr="00402FFE">
                <w:rPr>
                  <w:rFonts w:ascii="Calibri" w:eastAsia="Times New Roman" w:hAnsi="Calibri" w:cs="Calibri"/>
                  <w:i/>
                  <w:iCs/>
                  <w:color w:val="000000"/>
                  <w:rPrChange w:id="10358" w:author="Lane, Stefanie" w:date="2023-04-28T12:07:00Z">
                    <w:rPr/>
                  </w:rPrChange>
                </w:rPr>
                <w:t>Deschampsia caespitosa</w:t>
              </w:r>
            </w:ins>
          </w:p>
        </w:tc>
        <w:tc>
          <w:tcPr>
            <w:tcW w:w="869" w:type="dxa"/>
            <w:tcBorders>
              <w:top w:val="single" w:sz="4" w:space="0" w:color="auto"/>
              <w:left w:val="nil"/>
              <w:bottom w:val="single" w:sz="4" w:space="0" w:color="auto"/>
              <w:right w:val="nil"/>
            </w:tcBorders>
            <w:shd w:val="clear" w:color="auto" w:fill="auto"/>
            <w:noWrap/>
            <w:vAlign w:val="bottom"/>
            <w:hideMark/>
          </w:tcPr>
          <w:p w14:paraId="6BB72296" w14:textId="77777777" w:rsidR="00402FFE" w:rsidRPr="00402FFE" w:rsidRDefault="00402FFE" w:rsidP="00402FFE">
            <w:pPr>
              <w:spacing w:after="0" w:line="240" w:lineRule="auto"/>
              <w:jc w:val="center"/>
              <w:rPr>
                <w:ins w:id="10359" w:author="Lane, Stefanie" w:date="2023-04-28T12:07:00Z"/>
                <w:rFonts w:ascii="Calibri" w:eastAsia="Times New Roman" w:hAnsi="Calibri" w:cs="Calibri"/>
                <w:color w:val="000000"/>
                <w:rPrChange w:id="10360" w:author="Lane, Stefanie" w:date="2023-04-28T12:07:00Z">
                  <w:rPr>
                    <w:ins w:id="10361" w:author="Lane, Stefanie" w:date="2023-04-28T12:07:00Z"/>
                  </w:rPr>
                </w:rPrChange>
              </w:rPr>
              <w:pPrChange w:id="10362" w:author="Lane, Stefanie" w:date="2023-04-28T12:07:00Z">
                <w:pPr>
                  <w:jc w:val="center"/>
                </w:pPr>
              </w:pPrChange>
            </w:pPr>
            <w:ins w:id="10363" w:author="Lane, Stefanie" w:date="2023-04-28T12:07:00Z">
              <w:r w:rsidRPr="00402FFE">
                <w:rPr>
                  <w:rFonts w:ascii="Calibri" w:eastAsia="Times New Roman" w:hAnsi="Calibri" w:cs="Calibri"/>
                  <w:color w:val="000000"/>
                  <w:rPrChange w:id="10364" w:author="Lane, Stefanie" w:date="2023-04-28T12:07:00Z">
                    <w:rPr/>
                  </w:rPrChange>
                </w:rPr>
                <w:t>0.21</w:t>
              </w:r>
            </w:ins>
          </w:p>
        </w:tc>
        <w:tc>
          <w:tcPr>
            <w:tcW w:w="990" w:type="dxa"/>
            <w:tcBorders>
              <w:top w:val="single" w:sz="4" w:space="0" w:color="auto"/>
              <w:left w:val="nil"/>
              <w:bottom w:val="single" w:sz="4" w:space="0" w:color="auto"/>
              <w:right w:val="nil"/>
            </w:tcBorders>
            <w:shd w:val="clear" w:color="auto" w:fill="auto"/>
            <w:noWrap/>
            <w:vAlign w:val="bottom"/>
            <w:hideMark/>
          </w:tcPr>
          <w:p w14:paraId="6BB6C7F4" w14:textId="77777777" w:rsidR="00402FFE" w:rsidRPr="00402FFE" w:rsidRDefault="00402FFE" w:rsidP="00402FFE">
            <w:pPr>
              <w:spacing w:after="0" w:line="240" w:lineRule="auto"/>
              <w:jc w:val="center"/>
              <w:rPr>
                <w:ins w:id="10365" w:author="Lane, Stefanie" w:date="2023-04-28T12:07:00Z"/>
                <w:rFonts w:ascii="Calibri" w:eastAsia="Times New Roman" w:hAnsi="Calibri" w:cs="Calibri"/>
                <w:color w:val="000000"/>
                <w:rPrChange w:id="10366" w:author="Lane, Stefanie" w:date="2023-04-28T12:07:00Z">
                  <w:rPr>
                    <w:ins w:id="10367" w:author="Lane, Stefanie" w:date="2023-04-28T12:07:00Z"/>
                  </w:rPr>
                </w:rPrChange>
              </w:rPr>
              <w:pPrChange w:id="10368" w:author="Lane, Stefanie" w:date="2023-04-28T12:07:00Z">
                <w:pPr>
                  <w:jc w:val="center"/>
                </w:pPr>
              </w:pPrChange>
            </w:pPr>
            <w:ins w:id="10369" w:author="Lane, Stefanie" w:date="2023-04-28T12:07:00Z">
              <w:r w:rsidRPr="00402FFE">
                <w:rPr>
                  <w:rFonts w:ascii="Calibri" w:eastAsia="Times New Roman" w:hAnsi="Calibri" w:cs="Calibri"/>
                  <w:color w:val="000000"/>
                  <w:rPrChange w:id="10370"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5E21D865" w14:textId="77777777" w:rsidR="00402FFE" w:rsidRPr="00402FFE" w:rsidRDefault="00402FFE" w:rsidP="00402FFE">
            <w:pPr>
              <w:spacing w:after="0" w:line="240" w:lineRule="auto"/>
              <w:jc w:val="center"/>
              <w:rPr>
                <w:ins w:id="10371" w:author="Lane, Stefanie" w:date="2023-04-28T12:07:00Z"/>
                <w:rFonts w:ascii="Calibri" w:eastAsia="Times New Roman" w:hAnsi="Calibri" w:cs="Calibri"/>
                <w:color w:val="000000"/>
                <w:rPrChange w:id="10372" w:author="Lane, Stefanie" w:date="2023-04-28T12:07:00Z">
                  <w:rPr>
                    <w:ins w:id="10373" w:author="Lane, Stefanie" w:date="2023-04-28T12:07:00Z"/>
                  </w:rPr>
                </w:rPrChange>
              </w:rPr>
              <w:pPrChange w:id="10374" w:author="Lane, Stefanie" w:date="2023-04-28T12:07:00Z">
                <w:pPr>
                  <w:jc w:val="center"/>
                </w:pPr>
              </w:pPrChange>
            </w:pPr>
            <w:ins w:id="10375" w:author="Lane, Stefanie" w:date="2023-04-28T12:07:00Z">
              <w:r w:rsidRPr="00402FFE">
                <w:rPr>
                  <w:rFonts w:ascii="Calibri" w:eastAsia="Times New Roman" w:hAnsi="Calibri" w:cs="Calibri"/>
                  <w:color w:val="000000"/>
                  <w:rPrChange w:id="10376"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377852A" w14:textId="77777777" w:rsidR="00402FFE" w:rsidRPr="00402FFE" w:rsidRDefault="00402FFE" w:rsidP="00402FFE">
            <w:pPr>
              <w:spacing w:after="0" w:line="240" w:lineRule="auto"/>
              <w:jc w:val="center"/>
              <w:rPr>
                <w:ins w:id="10377" w:author="Lane, Stefanie" w:date="2023-04-28T12:07:00Z"/>
                <w:rFonts w:ascii="Calibri" w:eastAsia="Times New Roman" w:hAnsi="Calibri" w:cs="Calibri"/>
                <w:color w:val="000000"/>
                <w:rPrChange w:id="10378" w:author="Lane, Stefanie" w:date="2023-04-28T12:07:00Z">
                  <w:rPr>
                    <w:ins w:id="10379" w:author="Lane, Stefanie" w:date="2023-04-28T12:07:00Z"/>
                  </w:rPr>
                </w:rPrChange>
              </w:rPr>
              <w:pPrChange w:id="10380" w:author="Lane, Stefanie" w:date="2023-04-28T12:07:00Z">
                <w:pPr>
                  <w:jc w:val="center"/>
                </w:pPr>
              </w:pPrChange>
            </w:pPr>
            <w:ins w:id="10381" w:author="Lane, Stefanie" w:date="2023-04-28T12:07:00Z">
              <w:r w:rsidRPr="00402FFE">
                <w:rPr>
                  <w:rFonts w:ascii="Calibri" w:eastAsia="Times New Roman" w:hAnsi="Calibri" w:cs="Calibri"/>
                  <w:color w:val="000000"/>
                  <w:rPrChange w:id="10382" w:author="Lane, Stefanie" w:date="2023-04-28T12:07:00Z">
                    <w:rPr/>
                  </w:rPrChange>
                </w:rPr>
                <w:t>-100.0</w:t>
              </w:r>
            </w:ins>
          </w:p>
        </w:tc>
      </w:tr>
      <w:tr w:rsidR="00402FFE" w:rsidRPr="00402FFE" w14:paraId="25164CA0" w14:textId="77777777" w:rsidTr="00402FFE">
        <w:trPr>
          <w:divId w:val="50731576"/>
          <w:trHeight w:val="290"/>
          <w:ins w:id="10383" w:author="Lane, Stefanie" w:date="2023-04-28T12:07:00Z"/>
        </w:trPr>
        <w:tc>
          <w:tcPr>
            <w:tcW w:w="1311" w:type="dxa"/>
            <w:vMerge/>
            <w:tcBorders>
              <w:top w:val="nil"/>
              <w:left w:val="single" w:sz="8" w:space="0" w:color="auto"/>
              <w:bottom w:val="single" w:sz="8" w:space="0" w:color="000000"/>
              <w:right w:val="nil"/>
            </w:tcBorders>
            <w:vAlign w:val="center"/>
            <w:hideMark/>
          </w:tcPr>
          <w:p w14:paraId="4A2F4762" w14:textId="77777777" w:rsidR="00402FFE" w:rsidRPr="00402FFE" w:rsidRDefault="00402FFE" w:rsidP="00402FFE">
            <w:pPr>
              <w:spacing w:after="0" w:line="240" w:lineRule="auto"/>
              <w:rPr>
                <w:ins w:id="10384" w:author="Lane, Stefanie" w:date="2023-04-28T12:07:00Z"/>
                <w:rFonts w:ascii="Calibri" w:eastAsia="Times New Roman" w:hAnsi="Calibri" w:cs="Calibri"/>
                <w:color w:val="000000"/>
                <w:rPrChange w:id="10385" w:author="Lane, Stefanie" w:date="2023-04-28T12:07:00Z">
                  <w:rPr>
                    <w:ins w:id="10386" w:author="Lane, Stefanie" w:date="2023-04-28T12:07:00Z"/>
                  </w:rPr>
                </w:rPrChange>
              </w:rPr>
              <w:pPrChange w:id="10387"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2D24F46" w14:textId="77777777" w:rsidR="00402FFE" w:rsidRPr="00402FFE" w:rsidRDefault="00402FFE" w:rsidP="00402FFE">
            <w:pPr>
              <w:spacing w:after="0" w:line="240" w:lineRule="auto"/>
              <w:rPr>
                <w:ins w:id="10388" w:author="Lane, Stefanie" w:date="2023-04-28T12:07:00Z"/>
                <w:rFonts w:ascii="Calibri" w:eastAsia="Times New Roman" w:hAnsi="Calibri" w:cs="Calibri"/>
                <w:color w:val="000000"/>
                <w:rPrChange w:id="10389" w:author="Lane, Stefanie" w:date="2023-04-28T12:07:00Z">
                  <w:rPr>
                    <w:ins w:id="10390" w:author="Lane, Stefanie" w:date="2023-04-28T12:07:00Z"/>
                  </w:rPr>
                </w:rPrChange>
              </w:rPr>
              <w:pPrChange w:id="10391" w:author="Lane, Stefanie" w:date="2023-04-28T12:07:00Z">
                <w:pPr/>
              </w:pPrChange>
            </w:pPr>
          </w:p>
        </w:tc>
        <w:tc>
          <w:tcPr>
            <w:tcW w:w="3320" w:type="dxa"/>
            <w:tcBorders>
              <w:top w:val="nil"/>
              <w:left w:val="nil"/>
              <w:bottom w:val="nil"/>
              <w:right w:val="nil"/>
            </w:tcBorders>
            <w:shd w:val="clear" w:color="auto" w:fill="auto"/>
            <w:noWrap/>
            <w:vAlign w:val="bottom"/>
            <w:hideMark/>
          </w:tcPr>
          <w:p w14:paraId="2937EDA6" w14:textId="77777777" w:rsidR="00402FFE" w:rsidRPr="00402FFE" w:rsidRDefault="00402FFE" w:rsidP="00402FFE">
            <w:pPr>
              <w:spacing w:after="0" w:line="240" w:lineRule="auto"/>
              <w:rPr>
                <w:ins w:id="10392" w:author="Lane, Stefanie" w:date="2023-04-28T12:07:00Z"/>
                <w:rFonts w:ascii="Calibri" w:eastAsia="Times New Roman" w:hAnsi="Calibri" w:cs="Calibri"/>
                <w:i/>
                <w:iCs/>
                <w:color w:val="000000"/>
                <w:rPrChange w:id="10393" w:author="Lane, Stefanie" w:date="2023-04-28T12:07:00Z">
                  <w:rPr>
                    <w:ins w:id="10394" w:author="Lane, Stefanie" w:date="2023-04-28T12:07:00Z"/>
                  </w:rPr>
                </w:rPrChange>
              </w:rPr>
              <w:pPrChange w:id="10395" w:author="Lane, Stefanie" w:date="2023-04-28T12:07:00Z">
                <w:pPr/>
              </w:pPrChange>
            </w:pPr>
            <w:ins w:id="10396" w:author="Lane, Stefanie" w:date="2023-04-28T12:07:00Z">
              <w:r w:rsidRPr="00402FFE">
                <w:rPr>
                  <w:rFonts w:ascii="Calibri" w:eastAsia="Times New Roman" w:hAnsi="Calibri" w:cs="Calibri"/>
                  <w:i/>
                  <w:iCs/>
                  <w:color w:val="000000"/>
                  <w:rPrChange w:id="10397" w:author="Lane, Stefanie" w:date="2023-04-28T12:07:00Z">
                    <w:rPr/>
                  </w:rPrChange>
                </w:rPr>
                <w:t>Leersia oryzoides</w:t>
              </w:r>
            </w:ins>
          </w:p>
        </w:tc>
        <w:tc>
          <w:tcPr>
            <w:tcW w:w="869" w:type="dxa"/>
            <w:tcBorders>
              <w:top w:val="nil"/>
              <w:left w:val="nil"/>
              <w:bottom w:val="nil"/>
              <w:right w:val="nil"/>
            </w:tcBorders>
            <w:shd w:val="clear" w:color="auto" w:fill="auto"/>
            <w:noWrap/>
            <w:vAlign w:val="bottom"/>
            <w:hideMark/>
          </w:tcPr>
          <w:p w14:paraId="61A4BC24" w14:textId="77777777" w:rsidR="00402FFE" w:rsidRPr="00402FFE" w:rsidRDefault="00402FFE" w:rsidP="00402FFE">
            <w:pPr>
              <w:spacing w:after="0" w:line="240" w:lineRule="auto"/>
              <w:jc w:val="center"/>
              <w:rPr>
                <w:ins w:id="10398" w:author="Lane, Stefanie" w:date="2023-04-28T12:07:00Z"/>
                <w:rFonts w:ascii="Calibri" w:eastAsia="Times New Roman" w:hAnsi="Calibri" w:cs="Calibri"/>
                <w:color w:val="000000"/>
                <w:rPrChange w:id="10399" w:author="Lane, Stefanie" w:date="2023-04-28T12:07:00Z">
                  <w:rPr>
                    <w:ins w:id="10400" w:author="Lane, Stefanie" w:date="2023-04-28T12:07:00Z"/>
                  </w:rPr>
                </w:rPrChange>
              </w:rPr>
              <w:pPrChange w:id="10401" w:author="Lane, Stefanie" w:date="2023-04-28T12:07:00Z">
                <w:pPr>
                  <w:jc w:val="center"/>
                </w:pPr>
              </w:pPrChange>
            </w:pPr>
            <w:ins w:id="10402" w:author="Lane, Stefanie" w:date="2023-04-28T12:07:00Z">
              <w:r w:rsidRPr="00402FFE">
                <w:rPr>
                  <w:rFonts w:ascii="Calibri" w:eastAsia="Times New Roman" w:hAnsi="Calibri" w:cs="Calibri"/>
                  <w:color w:val="000000"/>
                  <w:rPrChange w:id="10403" w:author="Lane, Stefanie" w:date="2023-04-28T12:07:00Z">
                    <w:rPr/>
                  </w:rPrChange>
                </w:rPr>
                <w:t>0.18</w:t>
              </w:r>
            </w:ins>
          </w:p>
        </w:tc>
        <w:tc>
          <w:tcPr>
            <w:tcW w:w="990" w:type="dxa"/>
            <w:tcBorders>
              <w:top w:val="nil"/>
              <w:left w:val="nil"/>
              <w:bottom w:val="nil"/>
              <w:right w:val="nil"/>
            </w:tcBorders>
            <w:shd w:val="clear" w:color="auto" w:fill="auto"/>
            <w:noWrap/>
            <w:vAlign w:val="bottom"/>
            <w:hideMark/>
          </w:tcPr>
          <w:p w14:paraId="07D28BD2" w14:textId="77777777" w:rsidR="00402FFE" w:rsidRPr="00402FFE" w:rsidRDefault="00402FFE" w:rsidP="00402FFE">
            <w:pPr>
              <w:spacing w:after="0" w:line="240" w:lineRule="auto"/>
              <w:jc w:val="center"/>
              <w:rPr>
                <w:ins w:id="10404" w:author="Lane, Stefanie" w:date="2023-04-28T12:07:00Z"/>
                <w:rFonts w:ascii="Calibri" w:eastAsia="Times New Roman" w:hAnsi="Calibri" w:cs="Calibri"/>
                <w:color w:val="000000"/>
                <w:rPrChange w:id="10405" w:author="Lane, Stefanie" w:date="2023-04-28T12:07:00Z">
                  <w:rPr>
                    <w:ins w:id="10406" w:author="Lane, Stefanie" w:date="2023-04-28T12:07:00Z"/>
                  </w:rPr>
                </w:rPrChange>
              </w:rPr>
              <w:pPrChange w:id="10407" w:author="Lane, Stefanie" w:date="2023-04-28T12:07:00Z">
                <w:pPr>
                  <w:jc w:val="center"/>
                </w:pPr>
              </w:pPrChange>
            </w:pPr>
            <w:ins w:id="10408" w:author="Lane, Stefanie" w:date="2023-04-28T12:07:00Z">
              <w:r w:rsidRPr="00402FFE">
                <w:rPr>
                  <w:rFonts w:ascii="Calibri" w:eastAsia="Times New Roman" w:hAnsi="Calibri" w:cs="Calibri"/>
                  <w:color w:val="000000"/>
                  <w:rPrChange w:id="10409" w:author="Lane, Stefanie" w:date="2023-04-28T12:07:00Z">
                    <w:rPr/>
                  </w:rPrChange>
                </w:rPr>
                <w:t>0.19</w:t>
              </w:r>
            </w:ins>
          </w:p>
        </w:tc>
        <w:tc>
          <w:tcPr>
            <w:tcW w:w="810" w:type="dxa"/>
            <w:tcBorders>
              <w:top w:val="nil"/>
              <w:left w:val="nil"/>
              <w:bottom w:val="nil"/>
              <w:right w:val="nil"/>
            </w:tcBorders>
            <w:shd w:val="clear" w:color="auto" w:fill="auto"/>
            <w:noWrap/>
            <w:vAlign w:val="bottom"/>
            <w:hideMark/>
          </w:tcPr>
          <w:p w14:paraId="334AA97E" w14:textId="77777777" w:rsidR="00402FFE" w:rsidRPr="00402FFE" w:rsidRDefault="00402FFE" w:rsidP="00402FFE">
            <w:pPr>
              <w:spacing w:after="0" w:line="240" w:lineRule="auto"/>
              <w:jc w:val="center"/>
              <w:rPr>
                <w:ins w:id="10410" w:author="Lane, Stefanie" w:date="2023-04-28T12:07:00Z"/>
                <w:rFonts w:ascii="Calibri" w:eastAsia="Times New Roman" w:hAnsi="Calibri" w:cs="Calibri"/>
                <w:color w:val="000000"/>
                <w:rPrChange w:id="10411" w:author="Lane, Stefanie" w:date="2023-04-28T12:07:00Z">
                  <w:rPr>
                    <w:ins w:id="10412" w:author="Lane, Stefanie" w:date="2023-04-28T12:07:00Z"/>
                  </w:rPr>
                </w:rPrChange>
              </w:rPr>
              <w:pPrChange w:id="10413" w:author="Lane, Stefanie" w:date="2023-04-28T12:07:00Z">
                <w:pPr>
                  <w:jc w:val="center"/>
                </w:pPr>
              </w:pPrChange>
            </w:pPr>
            <w:ins w:id="10414" w:author="Lane, Stefanie" w:date="2023-04-28T12:07:00Z">
              <w:r w:rsidRPr="00402FFE">
                <w:rPr>
                  <w:rFonts w:ascii="Calibri" w:eastAsia="Times New Roman" w:hAnsi="Calibri" w:cs="Calibri"/>
                  <w:color w:val="000000"/>
                  <w:rPrChange w:id="10415"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52551513" w14:textId="77777777" w:rsidR="00402FFE" w:rsidRPr="00402FFE" w:rsidRDefault="00402FFE" w:rsidP="00402FFE">
            <w:pPr>
              <w:spacing w:after="0" w:line="240" w:lineRule="auto"/>
              <w:jc w:val="center"/>
              <w:rPr>
                <w:ins w:id="10416" w:author="Lane, Stefanie" w:date="2023-04-28T12:07:00Z"/>
                <w:rFonts w:ascii="Calibri" w:eastAsia="Times New Roman" w:hAnsi="Calibri" w:cs="Calibri"/>
                <w:color w:val="000000"/>
                <w:rPrChange w:id="10417" w:author="Lane, Stefanie" w:date="2023-04-28T12:07:00Z">
                  <w:rPr>
                    <w:ins w:id="10418" w:author="Lane, Stefanie" w:date="2023-04-28T12:07:00Z"/>
                  </w:rPr>
                </w:rPrChange>
              </w:rPr>
              <w:pPrChange w:id="10419" w:author="Lane, Stefanie" w:date="2023-04-28T12:07:00Z">
                <w:pPr>
                  <w:jc w:val="center"/>
                </w:pPr>
              </w:pPrChange>
            </w:pPr>
            <w:ins w:id="10420" w:author="Lane, Stefanie" w:date="2023-04-28T12:07:00Z">
              <w:r w:rsidRPr="00402FFE">
                <w:rPr>
                  <w:rFonts w:ascii="Calibri" w:eastAsia="Times New Roman" w:hAnsi="Calibri" w:cs="Calibri"/>
                  <w:color w:val="000000"/>
                  <w:rPrChange w:id="10421" w:author="Lane, Stefanie" w:date="2023-04-28T12:07:00Z">
                    <w:rPr/>
                  </w:rPrChange>
                </w:rPr>
                <w:t>-100.0</w:t>
              </w:r>
            </w:ins>
          </w:p>
        </w:tc>
      </w:tr>
      <w:tr w:rsidR="00402FFE" w:rsidRPr="00402FFE" w14:paraId="2C527820" w14:textId="77777777" w:rsidTr="00402FFE">
        <w:trPr>
          <w:divId w:val="50731576"/>
          <w:trHeight w:val="290"/>
          <w:ins w:id="10422" w:author="Lane, Stefanie" w:date="2023-04-28T12:07:00Z"/>
        </w:trPr>
        <w:tc>
          <w:tcPr>
            <w:tcW w:w="1311" w:type="dxa"/>
            <w:vMerge/>
            <w:tcBorders>
              <w:top w:val="nil"/>
              <w:left w:val="single" w:sz="8" w:space="0" w:color="auto"/>
              <w:bottom w:val="single" w:sz="8" w:space="0" w:color="000000"/>
              <w:right w:val="nil"/>
            </w:tcBorders>
            <w:vAlign w:val="center"/>
            <w:hideMark/>
          </w:tcPr>
          <w:p w14:paraId="63865DFB" w14:textId="77777777" w:rsidR="00402FFE" w:rsidRPr="00402FFE" w:rsidRDefault="00402FFE" w:rsidP="00402FFE">
            <w:pPr>
              <w:spacing w:after="0" w:line="240" w:lineRule="auto"/>
              <w:rPr>
                <w:ins w:id="10423" w:author="Lane, Stefanie" w:date="2023-04-28T12:07:00Z"/>
                <w:rFonts w:ascii="Calibri" w:eastAsia="Times New Roman" w:hAnsi="Calibri" w:cs="Calibri"/>
                <w:color w:val="000000"/>
                <w:rPrChange w:id="10424" w:author="Lane, Stefanie" w:date="2023-04-28T12:07:00Z">
                  <w:rPr>
                    <w:ins w:id="10425" w:author="Lane, Stefanie" w:date="2023-04-28T12:07:00Z"/>
                  </w:rPr>
                </w:rPrChange>
              </w:rPr>
              <w:pPrChange w:id="10426"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4D04771" w14:textId="77777777" w:rsidR="00402FFE" w:rsidRPr="00402FFE" w:rsidRDefault="00402FFE" w:rsidP="00402FFE">
            <w:pPr>
              <w:spacing w:after="0" w:line="240" w:lineRule="auto"/>
              <w:rPr>
                <w:ins w:id="10427" w:author="Lane, Stefanie" w:date="2023-04-28T12:07:00Z"/>
                <w:rFonts w:ascii="Calibri" w:eastAsia="Times New Roman" w:hAnsi="Calibri" w:cs="Calibri"/>
                <w:color w:val="000000"/>
                <w:rPrChange w:id="10428" w:author="Lane, Stefanie" w:date="2023-04-28T12:07:00Z">
                  <w:rPr>
                    <w:ins w:id="10429" w:author="Lane, Stefanie" w:date="2023-04-28T12:07:00Z"/>
                  </w:rPr>
                </w:rPrChange>
              </w:rPr>
              <w:pPrChange w:id="10430"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5518B0D" w14:textId="77777777" w:rsidR="00402FFE" w:rsidRPr="00402FFE" w:rsidRDefault="00402FFE" w:rsidP="00402FFE">
            <w:pPr>
              <w:spacing w:after="0" w:line="240" w:lineRule="auto"/>
              <w:rPr>
                <w:ins w:id="10431" w:author="Lane, Stefanie" w:date="2023-04-28T12:07:00Z"/>
                <w:rFonts w:ascii="Calibri" w:eastAsia="Times New Roman" w:hAnsi="Calibri" w:cs="Calibri"/>
                <w:i/>
                <w:iCs/>
                <w:color w:val="000000"/>
                <w:rPrChange w:id="10432" w:author="Lane, Stefanie" w:date="2023-04-28T12:07:00Z">
                  <w:rPr>
                    <w:ins w:id="10433" w:author="Lane, Stefanie" w:date="2023-04-28T12:07:00Z"/>
                  </w:rPr>
                </w:rPrChange>
              </w:rPr>
              <w:pPrChange w:id="10434" w:author="Lane, Stefanie" w:date="2023-04-28T12:07:00Z">
                <w:pPr/>
              </w:pPrChange>
            </w:pPr>
            <w:ins w:id="10435" w:author="Lane, Stefanie" w:date="2023-04-28T12:07:00Z">
              <w:r w:rsidRPr="00402FFE">
                <w:rPr>
                  <w:rFonts w:ascii="Calibri" w:eastAsia="Times New Roman" w:hAnsi="Calibri" w:cs="Calibri"/>
                  <w:i/>
                  <w:iCs/>
                  <w:color w:val="000000"/>
                  <w:rPrChange w:id="10436" w:author="Lane, Stefanie" w:date="2023-04-28T12:07:00Z">
                    <w:rPr/>
                  </w:rPrChange>
                </w:rPr>
                <w:t>Lilaeopsis occidentalis</w:t>
              </w:r>
            </w:ins>
          </w:p>
        </w:tc>
        <w:tc>
          <w:tcPr>
            <w:tcW w:w="869" w:type="dxa"/>
            <w:tcBorders>
              <w:top w:val="single" w:sz="4" w:space="0" w:color="auto"/>
              <w:left w:val="nil"/>
              <w:bottom w:val="single" w:sz="4" w:space="0" w:color="auto"/>
              <w:right w:val="nil"/>
            </w:tcBorders>
            <w:shd w:val="clear" w:color="auto" w:fill="auto"/>
            <w:noWrap/>
            <w:vAlign w:val="bottom"/>
            <w:hideMark/>
          </w:tcPr>
          <w:p w14:paraId="145032C3" w14:textId="77777777" w:rsidR="00402FFE" w:rsidRPr="00402FFE" w:rsidRDefault="00402FFE" w:rsidP="00402FFE">
            <w:pPr>
              <w:spacing w:after="0" w:line="240" w:lineRule="auto"/>
              <w:jc w:val="center"/>
              <w:rPr>
                <w:ins w:id="10437" w:author="Lane, Stefanie" w:date="2023-04-28T12:07:00Z"/>
                <w:rFonts w:ascii="Calibri" w:eastAsia="Times New Roman" w:hAnsi="Calibri" w:cs="Calibri"/>
                <w:color w:val="000000"/>
                <w:rPrChange w:id="10438" w:author="Lane, Stefanie" w:date="2023-04-28T12:07:00Z">
                  <w:rPr>
                    <w:ins w:id="10439" w:author="Lane, Stefanie" w:date="2023-04-28T12:07:00Z"/>
                  </w:rPr>
                </w:rPrChange>
              </w:rPr>
              <w:pPrChange w:id="10440" w:author="Lane, Stefanie" w:date="2023-04-28T12:07:00Z">
                <w:pPr>
                  <w:jc w:val="center"/>
                </w:pPr>
              </w:pPrChange>
            </w:pPr>
            <w:ins w:id="10441" w:author="Lane, Stefanie" w:date="2023-04-28T12:07:00Z">
              <w:r w:rsidRPr="00402FFE">
                <w:rPr>
                  <w:rFonts w:ascii="Calibri" w:eastAsia="Times New Roman" w:hAnsi="Calibri" w:cs="Calibri"/>
                  <w:color w:val="000000"/>
                  <w:rPrChange w:id="10442" w:author="Lane, Stefanie" w:date="2023-04-28T12:07:00Z">
                    <w:rPr/>
                  </w:rPrChange>
                </w:rPr>
                <w:t>0.06</w:t>
              </w:r>
            </w:ins>
          </w:p>
        </w:tc>
        <w:tc>
          <w:tcPr>
            <w:tcW w:w="990" w:type="dxa"/>
            <w:tcBorders>
              <w:top w:val="single" w:sz="4" w:space="0" w:color="auto"/>
              <w:left w:val="nil"/>
              <w:bottom w:val="single" w:sz="4" w:space="0" w:color="auto"/>
              <w:right w:val="nil"/>
            </w:tcBorders>
            <w:shd w:val="clear" w:color="auto" w:fill="auto"/>
            <w:noWrap/>
            <w:vAlign w:val="bottom"/>
            <w:hideMark/>
          </w:tcPr>
          <w:p w14:paraId="63B82FCA" w14:textId="77777777" w:rsidR="00402FFE" w:rsidRPr="00402FFE" w:rsidRDefault="00402FFE" w:rsidP="00402FFE">
            <w:pPr>
              <w:spacing w:after="0" w:line="240" w:lineRule="auto"/>
              <w:jc w:val="center"/>
              <w:rPr>
                <w:ins w:id="10443" w:author="Lane, Stefanie" w:date="2023-04-28T12:07:00Z"/>
                <w:rFonts w:ascii="Calibri" w:eastAsia="Times New Roman" w:hAnsi="Calibri" w:cs="Calibri"/>
                <w:color w:val="000000"/>
                <w:rPrChange w:id="10444" w:author="Lane, Stefanie" w:date="2023-04-28T12:07:00Z">
                  <w:rPr>
                    <w:ins w:id="10445" w:author="Lane, Stefanie" w:date="2023-04-28T12:07:00Z"/>
                  </w:rPr>
                </w:rPrChange>
              </w:rPr>
              <w:pPrChange w:id="10446" w:author="Lane, Stefanie" w:date="2023-04-28T12:07:00Z">
                <w:pPr>
                  <w:jc w:val="center"/>
                </w:pPr>
              </w:pPrChange>
            </w:pPr>
            <w:ins w:id="10447" w:author="Lane, Stefanie" w:date="2023-04-28T12:07:00Z">
              <w:r w:rsidRPr="00402FFE">
                <w:rPr>
                  <w:rFonts w:ascii="Calibri" w:eastAsia="Times New Roman" w:hAnsi="Calibri" w:cs="Calibri"/>
                  <w:color w:val="000000"/>
                  <w:rPrChange w:id="10448" w:author="Lane, Stefanie" w:date="2023-04-28T12:07:00Z">
                    <w:rPr/>
                  </w:rPrChange>
                </w:rPr>
                <w:t>0.10</w:t>
              </w:r>
            </w:ins>
          </w:p>
        </w:tc>
        <w:tc>
          <w:tcPr>
            <w:tcW w:w="810" w:type="dxa"/>
            <w:tcBorders>
              <w:top w:val="single" w:sz="4" w:space="0" w:color="auto"/>
              <w:left w:val="nil"/>
              <w:bottom w:val="single" w:sz="4" w:space="0" w:color="auto"/>
              <w:right w:val="nil"/>
            </w:tcBorders>
            <w:shd w:val="clear" w:color="auto" w:fill="auto"/>
            <w:noWrap/>
            <w:vAlign w:val="bottom"/>
            <w:hideMark/>
          </w:tcPr>
          <w:p w14:paraId="2C0E4721" w14:textId="77777777" w:rsidR="00402FFE" w:rsidRPr="00402FFE" w:rsidRDefault="00402FFE" w:rsidP="00402FFE">
            <w:pPr>
              <w:spacing w:after="0" w:line="240" w:lineRule="auto"/>
              <w:jc w:val="center"/>
              <w:rPr>
                <w:ins w:id="10449" w:author="Lane, Stefanie" w:date="2023-04-28T12:07:00Z"/>
                <w:rFonts w:ascii="Calibri" w:eastAsia="Times New Roman" w:hAnsi="Calibri" w:cs="Calibri"/>
                <w:color w:val="000000"/>
                <w:rPrChange w:id="10450" w:author="Lane, Stefanie" w:date="2023-04-28T12:07:00Z">
                  <w:rPr>
                    <w:ins w:id="10451" w:author="Lane, Stefanie" w:date="2023-04-28T12:07:00Z"/>
                  </w:rPr>
                </w:rPrChange>
              </w:rPr>
              <w:pPrChange w:id="10452" w:author="Lane, Stefanie" w:date="2023-04-28T12:07:00Z">
                <w:pPr>
                  <w:jc w:val="center"/>
                </w:pPr>
              </w:pPrChange>
            </w:pPr>
            <w:ins w:id="10453" w:author="Lane, Stefanie" w:date="2023-04-28T12:07:00Z">
              <w:r w:rsidRPr="00402FFE">
                <w:rPr>
                  <w:rFonts w:ascii="Calibri" w:eastAsia="Times New Roman" w:hAnsi="Calibri" w:cs="Calibri"/>
                  <w:color w:val="000000"/>
                  <w:rPrChange w:id="10454"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CB824C" w14:textId="77777777" w:rsidR="00402FFE" w:rsidRPr="00402FFE" w:rsidRDefault="00402FFE" w:rsidP="00402FFE">
            <w:pPr>
              <w:spacing w:after="0" w:line="240" w:lineRule="auto"/>
              <w:jc w:val="center"/>
              <w:rPr>
                <w:ins w:id="10455" w:author="Lane, Stefanie" w:date="2023-04-28T12:07:00Z"/>
                <w:rFonts w:ascii="Calibri" w:eastAsia="Times New Roman" w:hAnsi="Calibri" w:cs="Calibri"/>
                <w:color w:val="000000"/>
                <w:rPrChange w:id="10456" w:author="Lane, Stefanie" w:date="2023-04-28T12:07:00Z">
                  <w:rPr>
                    <w:ins w:id="10457" w:author="Lane, Stefanie" w:date="2023-04-28T12:07:00Z"/>
                  </w:rPr>
                </w:rPrChange>
              </w:rPr>
              <w:pPrChange w:id="10458" w:author="Lane, Stefanie" w:date="2023-04-28T12:07:00Z">
                <w:pPr>
                  <w:jc w:val="center"/>
                </w:pPr>
              </w:pPrChange>
            </w:pPr>
            <w:ins w:id="10459" w:author="Lane, Stefanie" w:date="2023-04-28T12:07:00Z">
              <w:r w:rsidRPr="00402FFE">
                <w:rPr>
                  <w:rFonts w:ascii="Calibri" w:eastAsia="Times New Roman" w:hAnsi="Calibri" w:cs="Calibri"/>
                  <w:color w:val="000000"/>
                  <w:rPrChange w:id="10460" w:author="Lane, Stefanie" w:date="2023-04-28T12:07:00Z">
                    <w:rPr/>
                  </w:rPrChange>
                </w:rPr>
                <w:t>-100.0</w:t>
              </w:r>
            </w:ins>
          </w:p>
        </w:tc>
      </w:tr>
      <w:tr w:rsidR="00402FFE" w:rsidRPr="00402FFE" w14:paraId="42BC85BE" w14:textId="77777777" w:rsidTr="00402FFE">
        <w:trPr>
          <w:divId w:val="50731576"/>
          <w:trHeight w:val="290"/>
          <w:ins w:id="10461" w:author="Lane, Stefanie" w:date="2023-04-28T12:07:00Z"/>
        </w:trPr>
        <w:tc>
          <w:tcPr>
            <w:tcW w:w="1311" w:type="dxa"/>
            <w:vMerge/>
            <w:tcBorders>
              <w:top w:val="nil"/>
              <w:left w:val="single" w:sz="8" w:space="0" w:color="auto"/>
              <w:bottom w:val="single" w:sz="8" w:space="0" w:color="000000"/>
              <w:right w:val="nil"/>
            </w:tcBorders>
            <w:vAlign w:val="center"/>
            <w:hideMark/>
          </w:tcPr>
          <w:p w14:paraId="72D72748" w14:textId="77777777" w:rsidR="00402FFE" w:rsidRPr="00402FFE" w:rsidRDefault="00402FFE" w:rsidP="00402FFE">
            <w:pPr>
              <w:spacing w:after="0" w:line="240" w:lineRule="auto"/>
              <w:rPr>
                <w:ins w:id="10462" w:author="Lane, Stefanie" w:date="2023-04-28T12:07:00Z"/>
                <w:rFonts w:ascii="Calibri" w:eastAsia="Times New Roman" w:hAnsi="Calibri" w:cs="Calibri"/>
                <w:color w:val="000000"/>
                <w:rPrChange w:id="10463" w:author="Lane, Stefanie" w:date="2023-04-28T12:07:00Z">
                  <w:rPr>
                    <w:ins w:id="10464" w:author="Lane, Stefanie" w:date="2023-04-28T12:07:00Z"/>
                  </w:rPr>
                </w:rPrChange>
              </w:rPr>
              <w:pPrChange w:id="1046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30AF62F" w14:textId="77777777" w:rsidR="00402FFE" w:rsidRPr="00402FFE" w:rsidRDefault="00402FFE" w:rsidP="00402FFE">
            <w:pPr>
              <w:spacing w:after="0" w:line="240" w:lineRule="auto"/>
              <w:rPr>
                <w:ins w:id="10466" w:author="Lane, Stefanie" w:date="2023-04-28T12:07:00Z"/>
                <w:rFonts w:ascii="Calibri" w:eastAsia="Times New Roman" w:hAnsi="Calibri" w:cs="Calibri"/>
                <w:color w:val="000000"/>
                <w:rPrChange w:id="10467" w:author="Lane, Stefanie" w:date="2023-04-28T12:07:00Z">
                  <w:rPr>
                    <w:ins w:id="10468" w:author="Lane, Stefanie" w:date="2023-04-28T12:07:00Z"/>
                  </w:rPr>
                </w:rPrChange>
              </w:rPr>
              <w:pPrChange w:id="10469" w:author="Lane, Stefanie" w:date="2023-04-28T12:07:00Z">
                <w:pPr/>
              </w:pPrChange>
            </w:pPr>
          </w:p>
        </w:tc>
        <w:tc>
          <w:tcPr>
            <w:tcW w:w="3320" w:type="dxa"/>
            <w:tcBorders>
              <w:top w:val="nil"/>
              <w:left w:val="nil"/>
              <w:bottom w:val="nil"/>
              <w:right w:val="nil"/>
            </w:tcBorders>
            <w:shd w:val="clear" w:color="auto" w:fill="auto"/>
            <w:noWrap/>
            <w:vAlign w:val="bottom"/>
            <w:hideMark/>
          </w:tcPr>
          <w:p w14:paraId="16933AD3" w14:textId="77777777" w:rsidR="00402FFE" w:rsidRPr="00402FFE" w:rsidRDefault="00402FFE" w:rsidP="00402FFE">
            <w:pPr>
              <w:spacing w:after="0" w:line="240" w:lineRule="auto"/>
              <w:rPr>
                <w:ins w:id="10470" w:author="Lane, Stefanie" w:date="2023-04-28T12:07:00Z"/>
                <w:rFonts w:ascii="Calibri" w:eastAsia="Times New Roman" w:hAnsi="Calibri" w:cs="Calibri"/>
                <w:i/>
                <w:iCs/>
                <w:color w:val="000000"/>
                <w:rPrChange w:id="10471" w:author="Lane, Stefanie" w:date="2023-04-28T12:07:00Z">
                  <w:rPr>
                    <w:ins w:id="10472" w:author="Lane, Stefanie" w:date="2023-04-28T12:07:00Z"/>
                  </w:rPr>
                </w:rPrChange>
              </w:rPr>
              <w:pPrChange w:id="10473" w:author="Lane, Stefanie" w:date="2023-04-28T12:07:00Z">
                <w:pPr/>
              </w:pPrChange>
            </w:pPr>
            <w:ins w:id="10474" w:author="Lane, Stefanie" w:date="2023-04-28T12:07:00Z">
              <w:r w:rsidRPr="00402FFE">
                <w:rPr>
                  <w:rFonts w:ascii="Calibri" w:eastAsia="Times New Roman" w:hAnsi="Calibri" w:cs="Calibri"/>
                  <w:i/>
                  <w:iCs/>
                  <w:color w:val="000000"/>
                  <w:rPrChange w:id="10475" w:author="Lane, Stefanie" w:date="2023-04-28T12:07:00Z">
                    <w:rPr/>
                  </w:rPrChange>
                </w:rPr>
                <w:t>Mimulus guttatus</w:t>
              </w:r>
            </w:ins>
          </w:p>
        </w:tc>
        <w:tc>
          <w:tcPr>
            <w:tcW w:w="869" w:type="dxa"/>
            <w:tcBorders>
              <w:top w:val="nil"/>
              <w:left w:val="nil"/>
              <w:bottom w:val="nil"/>
              <w:right w:val="nil"/>
            </w:tcBorders>
            <w:shd w:val="clear" w:color="auto" w:fill="auto"/>
            <w:noWrap/>
            <w:vAlign w:val="bottom"/>
            <w:hideMark/>
          </w:tcPr>
          <w:p w14:paraId="29446AA6" w14:textId="77777777" w:rsidR="00402FFE" w:rsidRPr="00402FFE" w:rsidRDefault="00402FFE" w:rsidP="00402FFE">
            <w:pPr>
              <w:spacing w:after="0" w:line="240" w:lineRule="auto"/>
              <w:jc w:val="center"/>
              <w:rPr>
                <w:ins w:id="10476" w:author="Lane, Stefanie" w:date="2023-04-28T12:07:00Z"/>
                <w:rFonts w:ascii="Calibri" w:eastAsia="Times New Roman" w:hAnsi="Calibri" w:cs="Calibri"/>
                <w:color w:val="000000"/>
                <w:rPrChange w:id="10477" w:author="Lane, Stefanie" w:date="2023-04-28T12:07:00Z">
                  <w:rPr>
                    <w:ins w:id="10478" w:author="Lane, Stefanie" w:date="2023-04-28T12:07:00Z"/>
                  </w:rPr>
                </w:rPrChange>
              </w:rPr>
              <w:pPrChange w:id="10479" w:author="Lane, Stefanie" w:date="2023-04-28T12:07:00Z">
                <w:pPr>
                  <w:jc w:val="center"/>
                </w:pPr>
              </w:pPrChange>
            </w:pPr>
            <w:ins w:id="10480" w:author="Lane, Stefanie" w:date="2023-04-28T12:07:00Z">
              <w:r w:rsidRPr="00402FFE">
                <w:rPr>
                  <w:rFonts w:ascii="Calibri" w:eastAsia="Times New Roman" w:hAnsi="Calibri" w:cs="Calibri"/>
                  <w:color w:val="000000"/>
                  <w:rPrChange w:id="10481" w:author="Lane, Stefanie" w:date="2023-04-28T12:07:00Z">
                    <w:rPr/>
                  </w:rPrChange>
                </w:rPr>
                <w:t>0.09</w:t>
              </w:r>
            </w:ins>
          </w:p>
        </w:tc>
        <w:tc>
          <w:tcPr>
            <w:tcW w:w="990" w:type="dxa"/>
            <w:tcBorders>
              <w:top w:val="nil"/>
              <w:left w:val="nil"/>
              <w:bottom w:val="nil"/>
              <w:right w:val="nil"/>
            </w:tcBorders>
            <w:shd w:val="clear" w:color="auto" w:fill="auto"/>
            <w:noWrap/>
            <w:vAlign w:val="bottom"/>
            <w:hideMark/>
          </w:tcPr>
          <w:p w14:paraId="40BC2C69" w14:textId="77777777" w:rsidR="00402FFE" w:rsidRPr="00402FFE" w:rsidRDefault="00402FFE" w:rsidP="00402FFE">
            <w:pPr>
              <w:spacing w:after="0" w:line="240" w:lineRule="auto"/>
              <w:jc w:val="center"/>
              <w:rPr>
                <w:ins w:id="10482" w:author="Lane, Stefanie" w:date="2023-04-28T12:07:00Z"/>
                <w:rFonts w:ascii="Calibri" w:eastAsia="Times New Roman" w:hAnsi="Calibri" w:cs="Calibri"/>
                <w:color w:val="000000"/>
                <w:rPrChange w:id="10483" w:author="Lane, Stefanie" w:date="2023-04-28T12:07:00Z">
                  <w:rPr>
                    <w:ins w:id="10484" w:author="Lane, Stefanie" w:date="2023-04-28T12:07:00Z"/>
                  </w:rPr>
                </w:rPrChange>
              </w:rPr>
              <w:pPrChange w:id="10485" w:author="Lane, Stefanie" w:date="2023-04-28T12:07:00Z">
                <w:pPr>
                  <w:jc w:val="center"/>
                </w:pPr>
              </w:pPrChange>
            </w:pPr>
            <w:ins w:id="10486" w:author="Lane, Stefanie" w:date="2023-04-28T12:07:00Z">
              <w:r w:rsidRPr="00402FFE">
                <w:rPr>
                  <w:rFonts w:ascii="Calibri" w:eastAsia="Times New Roman" w:hAnsi="Calibri" w:cs="Calibri"/>
                  <w:color w:val="000000"/>
                  <w:rPrChange w:id="10487"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0E008446" w14:textId="77777777" w:rsidR="00402FFE" w:rsidRPr="00402FFE" w:rsidRDefault="00402FFE" w:rsidP="00402FFE">
            <w:pPr>
              <w:spacing w:after="0" w:line="240" w:lineRule="auto"/>
              <w:jc w:val="center"/>
              <w:rPr>
                <w:ins w:id="10488" w:author="Lane, Stefanie" w:date="2023-04-28T12:07:00Z"/>
                <w:rFonts w:ascii="Calibri" w:eastAsia="Times New Roman" w:hAnsi="Calibri" w:cs="Calibri"/>
                <w:color w:val="000000"/>
                <w:rPrChange w:id="10489" w:author="Lane, Stefanie" w:date="2023-04-28T12:07:00Z">
                  <w:rPr>
                    <w:ins w:id="10490" w:author="Lane, Stefanie" w:date="2023-04-28T12:07:00Z"/>
                  </w:rPr>
                </w:rPrChange>
              </w:rPr>
              <w:pPrChange w:id="10491" w:author="Lane, Stefanie" w:date="2023-04-28T12:07:00Z">
                <w:pPr>
                  <w:jc w:val="center"/>
                </w:pPr>
              </w:pPrChange>
            </w:pPr>
            <w:ins w:id="10492" w:author="Lane, Stefanie" w:date="2023-04-28T12:07:00Z">
              <w:r w:rsidRPr="00402FFE">
                <w:rPr>
                  <w:rFonts w:ascii="Calibri" w:eastAsia="Times New Roman" w:hAnsi="Calibri" w:cs="Calibri"/>
                  <w:color w:val="000000"/>
                  <w:rPrChange w:id="10493"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44DF39E3" w14:textId="77777777" w:rsidR="00402FFE" w:rsidRPr="00402FFE" w:rsidRDefault="00402FFE" w:rsidP="00402FFE">
            <w:pPr>
              <w:spacing w:after="0" w:line="240" w:lineRule="auto"/>
              <w:jc w:val="center"/>
              <w:rPr>
                <w:ins w:id="10494" w:author="Lane, Stefanie" w:date="2023-04-28T12:07:00Z"/>
                <w:rFonts w:ascii="Calibri" w:eastAsia="Times New Roman" w:hAnsi="Calibri" w:cs="Calibri"/>
                <w:color w:val="000000"/>
                <w:rPrChange w:id="10495" w:author="Lane, Stefanie" w:date="2023-04-28T12:07:00Z">
                  <w:rPr>
                    <w:ins w:id="10496" w:author="Lane, Stefanie" w:date="2023-04-28T12:07:00Z"/>
                  </w:rPr>
                </w:rPrChange>
              </w:rPr>
              <w:pPrChange w:id="10497" w:author="Lane, Stefanie" w:date="2023-04-28T12:07:00Z">
                <w:pPr>
                  <w:jc w:val="center"/>
                </w:pPr>
              </w:pPrChange>
            </w:pPr>
            <w:ins w:id="10498" w:author="Lane, Stefanie" w:date="2023-04-28T12:07:00Z">
              <w:r w:rsidRPr="00402FFE">
                <w:rPr>
                  <w:rFonts w:ascii="Calibri" w:eastAsia="Times New Roman" w:hAnsi="Calibri" w:cs="Calibri"/>
                  <w:color w:val="000000"/>
                  <w:rPrChange w:id="10499" w:author="Lane, Stefanie" w:date="2023-04-28T12:07:00Z">
                    <w:rPr/>
                  </w:rPrChange>
                </w:rPr>
                <w:t>-100.0</w:t>
              </w:r>
            </w:ins>
          </w:p>
        </w:tc>
      </w:tr>
      <w:tr w:rsidR="00402FFE" w:rsidRPr="00402FFE" w14:paraId="715CBF12" w14:textId="77777777" w:rsidTr="00402FFE">
        <w:trPr>
          <w:divId w:val="50731576"/>
          <w:trHeight w:val="290"/>
          <w:ins w:id="10500" w:author="Lane, Stefanie" w:date="2023-04-28T12:07:00Z"/>
        </w:trPr>
        <w:tc>
          <w:tcPr>
            <w:tcW w:w="1311" w:type="dxa"/>
            <w:vMerge/>
            <w:tcBorders>
              <w:top w:val="nil"/>
              <w:left w:val="single" w:sz="8" w:space="0" w:color="auto"/>
              <w:bottom w:val="single" w:sz="8" w:space="0" w:color="000000"/>
              <w:right w:val="nil"/>
            </w:tcBorders>
            <w:vAlign w:val="center"/>
            <w:hideMark/>
          </w:tcPr>
          <w:p w14:paraId="5563A06A" w14:textId="77777777" w:rsidR="00402FFE" w:rsidRPr="00402FFE" w:rsidRDefault="00402FFE" w:rsidP="00402FFE">
            <w:pPr>
              <w:spacing w:after="0" w:line="240" w:lineRule="auto"/>
              <w:rPr>
                <w:ins w:id="10501" w:author="Lane, Stefanie" w:date="2023-04-28T12:07:00Z"/>
                <w:rFonts w:ascii="Calibri" w:eastAsia="Times New Roman" w:hAnsi="Calibri" w:cs="Calibri"/>
                <w:color w:val="000000"/>
                <w:rPrChange w:id="10502" w:author="Lane, Stefanie" w:date="2023-04-28T12:07:00Z">
                  <w:rPr>
                    <w:ins w:id="10503" w:author="Lane, Stefanie" w:date="2023-04-28T12:07:00Z"/>
                  </w:rPr>
                </w:rPrChange>
              </w:rPr>
              <w:pPrChange w:id="10504"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A0DECE7" w14:textId="77777777" w:rsidR="00402FFE" w:rsidRPr="00402FFE" w:rsidRDefault="00402FFE" w:rsidP="00402FFE">
            <w:pPr>
              <w:spacing w:after="0" w:line="240" w:lineRule="auto"/>
              <w:rPr>
                <w:ins w:id="10505" w:author="Lane, Stefanie" w:date="2023-04-28T12:07:00Z"/>
                <w:rFonts w:ascii="Calibri" w:eastAsia="Times New Roman" w:hAnsi="Calibri" w:cs="Calibri"/>
                <w:color w:val="000000"/>
                <w:rPrChange w:id="10506" w:author="Lane, Stefanie" w:date="2023-04-28T12:07:00Z">
                  <w:rPr>
                    <w:ins w:id="10507" w:author="Lane, Stefanie" w:date="2023-04-28T12:07:00Z"/>
                  </w:rPr>
                </w:rPrChange>
              </w:rPr>
              <w:pPrChange w:id="10508"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346576D" w14:textId="77777777" w:rsidR="00402FFE" w:rsidRPr="00402FFE" w:rsidRDefault="00402FFE" w:rsidP="00402FFE">
            <w:pPr>
              <w:spacing w:after="0" w:line="240" w:lineRule="auto"/>
              <w:rPr>
                <w:ins w:id="10509" w:author="Lane, Stefanie" w:date="2023-04-28T12:07:00Z"/>
                <w:rFonts w:ascii="Calibri" w:eastAsia="Times New Roman" w:hAnsi="Calibri" w:cs="Calibri"/>
                <w:i/>
                <w:iCs/>
                <w:color w:val="000000"/>
                <w:rPrChange w:id="10510" w:author="Lane, Stefanie" w:date="2023-04-28T12:07:00Z">
                  <w:rPr>
                    <w:ins w:id="10511" w:author="Lane, Stefanie" w:date="2023-04-28T12:07:00Z"/>
                  </w:rPr>
                </w:rPrChange>
              </w:rPr>
              <w:pPrChange w:id="10512" w:author="Lane, Stefanie" w:date="2023-04-28T12:07:00Z">
                <w:pPr/>
              </w:pPrChange>
            </w:pPr>
            <w:ins w:id="10513" w:author="Lane, Stefanie" w:date="2023-04-28T12:07:00Z">
              <w:r w:rsidRPr="00402FFE">
                <w:rPr>
                  <w:rFonts w:ascii="Calibri" w:eastAsia="Times New Roman" w:hAnsi="Calibri" w:cs="Calibri"/>
                  <w:i/>
                  <w:iCs/>
                  <w:color w:val="000000"/>
                  <w:rPrChange w:id="10514" w:author="Lane, Stefanie" w:date="2023-04-28T12:07:00Z">
                    <w:rPr/>
                  </w:rPrChange>
                </w:rPr>
                <w:t>Oenanthe sarmentosa</w:t>
              </w:r>
            </w:ins>
          </w:p>
        </w:tc>
        <w:tc>
          <w:tcPr>
            <w:tcW w:w="869" w:type="dxa"/>
            <w:tcBorders>
              <w:top w:val="single" w:sz="4" w:space="0" w:color="auto"/>
              <w:left w:val="nil"/>
              <w:bottom w:val="single" w:sz="4" w:space="0" w:color="auto"/>
              <w:right w:val="nil"/>
            </w:tcBorders>
            <w:shd w:val="clear" w:color="auto" w:fill="auto"/>
            <w:noWrap/>
            <w:vAlign w:val="bottom"/>
            <w:hideMark/>
          </w:tcPr>
          <w:p w14:paraId="2C94AD97" w14:textId="77777777" w:rsidR="00402FFE" w:rsidRPr="00402FFE" w:rsidRDefault="00402FFE" w:rsidP="00402FFE">
            <w:pPr>
              <w:spacing w:after="0" w:line="240" w:lineRule="auto"/>
              <w:jc w:val="center"/>
              <w:rPr>
                <w:ins w:id="10515" w:author="Lane, Stefanie" w:date="2023-04-28T12:07:00Z"/>
                <w:rFonts w:ascii="Calibri" w:eastAsia="Times New Roman" w:hAnsi="Calibri" w:cs="Calibri"/>
                <w:color w:val="000000"/>
                <w:rPrChange w:id="10516" w:author="Lane, Stefanie" w:date="2023-04-28T12:07:00Z">
                  <w:rPr>
                    <w:ins w:id="10517" w:author="Lane, Stefanie" w:date="2023-04-28T12:07:00Z"/>
                  </w:rPr>
                </w:rPrChange>
              </w:rPr>
              <w:pPrChange w:id="10518" w:author="Lane, Stefanie" w:date="2023-04-28T12:07:00Z">
                <w:pPr>
                  <w:jc w:val="center"/>
                </w:pPr>
              </w:pPrChange>
            </w:pPr>
            <w:ins w:id="10519" w:author="Lane, Stefanie" w:date="2023-04-28T12:07:00Z">
              <w:r w:rsidRPr="00402FFE">
                <w:rPr>
                  <w:rFonts w:ascii="Calibri" w:eastAsia="Times New Roman" w:hAnsi="Calibri" w:cs="Calibri"/>
                  <w:color w:val="000000"/>
                  <w:rPrChange w:id="10520" w:author="Lane, Stefanie" w:date="2023-04-28T12:07:00Z">
                    <w:rPr/>
                  </w:rPrChange>
                </w:rPr>
                <w:t>0.71</w:t>
              </w:r>
            </w:ins>
          </w:p>
        </w:tc>
        <w:tc>
          <w:tcPr>
            <w:tcW w:w="990" w:type="dxa"/>
            <w:tcBorders>
              <w:top w:val="single" w:sz="4" w:space="0" w:color="auto"/>
              <w:left w:val="nil"/>
              <w:bottom w:val="single" w:sz="4" w:space="0" w:color="auto"/>
              <w:right w:val="nil"/>
            </w:tcBorders>
            <w:shd w:val="clear" w:color="auto" w:fill="auto"/>
            <w:noWrap/>
            <w:vAlign w:val="bottom"/>
            <w:hideMark/>
          </w:tcPr>
          <w:p w14:paraId="5ED44E26" w14:textId="77777777" w:rsidR="00402FFE" w:rsidRPr="00402FFE" w:rsidRDefault="00402FFE" w:rsidP="00402FFE">
            <w:pPr>
              <w:spacing w:after="0" w:line="240" w:lineRule="auto"/>
              <w:jc w:val="center"/>
              <w:rPr>
                <w:ins w:id="10521" w:author="Lane, Stefanie" w:date="2023-04-28T12:07:00Z"/>
                <w:rFonts w:ascii="Calibri" w:eastAsia="Times New Roman" w:hAnsi="Calibri" w:cs="Calibri"/>
                <w:color w:val="000000"/>
                <w:rPrChange w:id="10522" w:author="Lane, Stefanie" w:date="2023-04-28T12:07:00Z">
                  <w:rPr>
                    <w:ins w:id="10523" w:author="Lane, Stefanie" w:date="2023-04-28T12:07:00Z"/>
                  </w:rPr>
                </w:rPrChange>
              </w:rPr>
              <w:pPrChange w:id="10524" w:author="Lane, Stefanie" w:date="2023-04-28T12:07:00Z">
                <w:pPr>
                  <w:jc w:val="center"/>
                </w:pPr>
              </w:pPrChange>
            </w:pPr>
            <w:ins w:id="10525" w:author="Lane, Stefanie" w:date="2023-04-28T12:07:00Z">
              <w:r w:rsidRPr="00402FFE">
                <w:rPr>
                  <w:rFonts w:ascii="Calibri" w:eastAsia="Times New Roman" w:hAnsi="Calibri" w:cs="Calibri"/>
                  <w:color w:val="000000"/>
                  <w:rPrChange w:id="10526" w:author="Lane, Stefanie" w:date="2023-04-28T12:07:00Z">
                    <w:rPr/>
                  </w:rPrChange>
                </w:rPr>
                <w:t>0.39</w:t>
              </w:r>
            </w:ins>
          </w:p>
        </w:tc>
        <w:tc>
          <w:tcPr>
            <w:tcW w:w="810" w:type="dxa"/>
            <w:tcBorders>
              <w:top w:val="single" w:sz="4" w:space="0" w:color="auto"/>
              <w:left w:val="nil"/>
              <w:bottom w:val="single" w:sz="4" w:space="0" w:color="auto"/>
              <w:right w:val="nil"/>
            </w:tcBorders>
            <w:shd w:val="clear" w:color="auto" w:fill="auto"/>
            <w:noWrap/>
            <w:vAlign w:val="bottom"/>
            <w:hideMark/>
          </w:tcPr>
          <w:p w14:paraId="11C6EEE9" w14:textId="77777777" w:rsidR="00402FFE" w:rsidRPr="00402FFE" w:rsidRDefault="00402FFE" w:rsidP="00402FFE">
            <w:pPr>
              <w:spacing w:after="0" w:line="240" w:lineRule="auto"/>
              <w:jc w:val="center"/>
              <w:rPr>
                <w:ins w:id="10527" w:author="Lane, Stefanie" w:date="2023-04-28T12:07:00Z"/>
                <w:rFonts w:ascii="Calibri" w:eastAsia="Times New Roman" w:hAnsi="Calibri" w:cs="Calibri"/>
                <w:color w:val="000000"/>
                <w:rPrChange w:id="10528" w:author="Lane, Stefanie" w:date="2023-04-28T12:07:00Z">
                  <w:rPr>
                    <w:ins w:id="10529" w:author="Lane, Stefanie" w:date="2023-04-28T12:07:00Z"/>
                  </w:rPr>
                </w:rPrChange>
              </w:rPr>
              <w:pPrChange w:id="10530" w:author="Lane, Stefanie" w:date="2023-04-28T12:07:00Z">
                <w:pPr>
                  <w:jc w:val="center"/>
                </w:pPr>
              </w:pPrChange>
            </w:pPr>
            <w:ins w:id="10531" w:author="Lane, Stefanie" w:date="2023-04-28T12:07:00Z">
              <w:r w:rsidRPr="00402FFE">
                <w:rPr>
                  <w:rFonts w:ascii="Calibri" w:eastAsia="Times New Roman" w:hAnsi="Calibri" w:cs="Calibri"/>
                  <w:color w:val="000000"/>
                  <w:rPrChange w:id="10532"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7C811BA" w14:textId="77777777" w:rsidR="00402FFE" w:rsidRPr="00402FFE" w:rsidRDefault="00402FFE" w:rsidP="00402FFE">
            <w:pPr>
              <w:spacing w:after="0" w:line="240" w:lineRule="auto"/>
              <w:jc w:val="center"/>
              <w:rPr>
                <w:ins w:id="10533" w:author="Lane, Stefanie" w:date="2023-04-28T12:07:00Z"/>
                <w:rFonts w:ascii="Calibri" w:eastAsia="Times New Roman" w:hAnsi="Calibri" w:cs="Calibri"/>
                <w:color w:val="000000"/>
                <w:rPrChange w:id="10534" w:author="Lane, Stefanie" w:date="2023-04-28T12:07:00Z">
                  <w:rPr>
                    <w:ins w:id="10535" w:author="Lane, Stefanie" w:date="2023-04-28T12:07:00Z"/>
                  </w:rPr>
                </w:rPrChange>
              </w:rPr>
              <w:pPrChange w:id="10536" w:author="Lane, Stefanie" w:date="2023-04-28T12:07:00Z">
                <w:pPr>
                  <w:jc w:val="center"/>
                </w:pPr>
              </w:pPrChange>
            </w:pPr>
            <w:ins w:id="10537" w:author="Lane, Stefanie" w:date="2023-04-28T12:07:00Z">
              <w:r w:rsidRPr="00402FFE">
                <w:rPr>
                  <w:rFonts w:ascii="Calibri" w:eastAsia="Times New Roman" w:hAnsi="Calibri" w:cs="Calibri"/>
                  <w:color w:val="000000"/>
                  <w:rPrChange w:id="10538" w:author="Lane, Stefanie" w:date="2023-04-28T12:07:00Z">
                    <w:rPr/>
                  </w:rPrChange>
                </w:rPr>
                <w:t>-100.0</w:t>
              </w:r>
            </w:ins>
          </w:p>
        </w:tc>
      </w:tr>
      <w:tr w:rsidR="00402FFE" w:rsidRPr="00402FFE" w14:paraId="71F2C0C0" w14:textId="77777777" w:rsidTr="00402FFE">
        <w:trPr>
          <w:divId w:val="50731576"/>
          <w:trHeight w:val="290"/>
          <w:ins w:id="10539" w:author="Lane, Stefanie" w:date="2023-04-28T12:07:00Z"/>
        </w:trPr>
        <w:tc>
          <w:tcPr>
            <w:tcW w:w="1311" w:type="dxa"/>
            <w:vMerge/>
            <w:tcBorders>
              <w:top w:val="nil"/>
              <w:left w:val="single" w:sz="8" w:space="0" w:color="auto"/>
              <w:bottom w:val="single" w:sz="8" w:space="0" w:color="000000"/>
              <w:right w:val="nil"/>
            </w:tcBorders>
            <w:vAlign w:val="center"/>
            <w:hideMark/>
          </w:tcPr>
          <w:p w14:paraId="0E1AFFB7" w14:textId="77777777" w:rsidR="00402FFE" w:rsidRPr="00402FFE" w:rsidRDefault="00402FFE" w:rsidP="00402FFE">
            <w:pPr>
              <w:spacing w:after="0" w:line="240" w:lineRule="auto"/>
              <w:rPr>
                <w:ins w:id="10540" w:author="Lane, Stefanie" w:date="2023-04-28T12:07:00Z"/>
                <w:rFonts w:ascii="Calibri" w:eastAsia="Times New Roman" w:hAnsi="Calibri" w:cs="Calibri"/>
                <w:color w:val="000000"/>
                <w:rPrChange w:id="10541" w:author="Lane, Stefanie" w:date="2023-04-28T12:07:00Z">
                  <w:rPr>
                    <w:ins w:id="10542" w:author="Lane, Stefanie" w:date="2023-04-28T12:07:00Z"/>
                  </w:rPr>
                </w:rPrChange>
              </w:rPr>
              <w:pPrChange w:id="10543"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CD0D1CB" w14:textId="77777777" w:rsidR="00402FFE" w:rsidRPr="00402FFE" w:rsidRDefault="00402FFE" w:rsidP="00402FFE">
            <w:pPr>
              <w:spacing w:after="0" w:line="240" w:lineRule="auto"/>
              <w:rPr>
                <w:ins w:id="10544" w:author="Lane, Stefanie" w:date="2023-04-28T12:07:00Z"/>
                <w:rFonts w:ascii="Calibri" w:eastAsia="Times New Roman" w:hAnsi="Calibri" w:cs="Calibri"/>
                <w:color w:val="000000"/>
                <w:rPrChange w:id="10545" w:author="Lane, Stefanie" w:date="2023-04-28T12:07:00Z">
                  <w:rPr>
                    <w:ins w:id="10546" w:author="Lane, Stefanie" w:date="2023-04-28T12:07:00Z"/>
                  </w:rPr>
                </w:rPrChange>
              </w:rPr>
              <w:pPrChange w:id="10547" w:author="Lane, Stefanie" w:date="2023-04-28T12:07:00Z">
                <w:pPr/>
              </w:pPrChange>
            </w:pPr>
          </w:p>
        </w:tc>
        <w:tc>
          <w:tcPr>
            <w:tcW w:w="3320" w:type="dxa"/>
            <w:tcBorders>
              <w:top w:val="nil"/>
              <w:left w:val="nil"/>
              <w:bottom w:val="nil"/>
              <w:right w:val="nil"/>
            </w:tcBorders>
            <w:shd w:val="clear" w:color="auto" w:fill="auto"/>
            <w:noWrap/>
            <w:vAlign w:val="bottom"/>
            <w:hideMark/>
          </w:tcPr>
          <w:p w14:paraId="320D2912" w14:textId="77777777" w:rsidR="00402FFE" w:rsidRPr="00402FFE" w:rsidRDefault="00402FFE" w:rsidP="00402FFE">
            <w:pPr>
              <w:spacing w:after="0" w:line="240" w:lineRule="auto"/>
              <w:rPr>
                <w:ins w:id="10548" w:author="Lane, Stefanie" w:date="2023-04-28T12:07:00Z"/>
                <w:rFonts w:ascii="Calibri" w:eastAsia="Times New Roman" w:hAnsi="Calibri" w:cs="Calibri"/>
                <w:i/>
                <w:iCs/>
                <w:color w:val="000000"/>
                <w:rPrChange w:id="10549" w:author="Lane, Stefanie" w:date="2023-04-28T12:07:00Z">
                  <w:rPr>
                    <w:ins w:id="10550" w:author="Lane, Stefanie" w:date="2023-04-28T12:07:00Z"/>
                  </w:rPr>
                </w:rPrChange>
              </w:rPr>
              <w:pPrChange w:id="10551" w:author="Lane, Stefanie" w:date="2023-04-28T12:07:00Z">
                <w:pPr/>
              </w:pPrChange>
            </w:pPr>
            <w:ins w:id="10552" w:author="Lane, Stefanie" w:date="2023-04-28T12:07:00Z">
              <w:r w:rsidRPr="00402FFE">
                <w:rPr>
                  <w:rFonts w:ascii="Calibri" w:eastAsia="Times New Roman" w:hAnsi="Calibri" w:cs="Calibri"/>
                  <w:i/>
                  <w:iCs/>
                  <w:color w:val="000000"/>
                  <w:rPrChange w:id="10553" w:author="Lane, Stefanie" w:date="2023-04-28T12:07:00Z">
                    <w:rPr/>
                  </w:rPrChange>
                </w:rPr>
                <w:t>Platanthera dilatata</w:t>
              </w:r>
            </w:ins>
          </w:p>
        </w:tc>
        <w:tc>
          <w:tcPr>
            <w:tcW w:w="869" w:type="dxa"/>
            <w:tcBorders>
              <w:top w:val="nil"/>
              <w:left w:val="nil"/>
              <w:bottom w:val="nil"/>
              <w:right w:val="nil"/>
            </w:tcBorders>
            <w:shd w:val="clear" w:color="auto" w:fill="auto"/>
            <w:noWrap/>
            <w:vAlign w:val="bottom"/>
            <w:hideMark/>
          </w:tcPr>
          <w:p w14:paraId="3DED6697" w14:textId="77777777" w:rsidR="00402FFE" w:rsidRPr="00402FFE" w:rsidRDefault="00402FFE" w:rsidP="00402FFE">
            <w:pPr>
              <w:spacing w:after="0" w:line="240" w:lineRule="auto"/>
              <w:jc w:val="center"/>
              <w:rPr>
                <w:ins w:id="10554" w:author="Lane, Stefanie" w:date="2023-04-28T12:07:00Z"/>
                <w:rFonts w:ascii="Calibri" w:eastAsia="Times New Roman" w:hAnsi="Calibri" w:cs="Calibri"/>
                <w:color w:val="000000"/>
                <w:rPrChange w:id="10555" w:author="Lane, Stefanie" w:date="2023-04-28T12:07:00Z">
                  <w:rPr>
                    <w:ins w:id="10556" w:author="Lane, Stefanie" w:date="2023-04-28T12:07:00Z"/>
                  </w:rPr>
                </w:rPrChange>
              </w:rPr>
              <w:pPrChange w:id="10557" w:author="Lane, Stefanie" w:date="2023-04-28T12:07:00Z">
                <w:pPr>
                  <w:jc w:val="center"/>
                </w:pPr>
              </w:pPrChange>
            </w:pPr>
            <w:ins w:id="10558" w:author="Lane, Stefanie" w:date="2023-04-28T12:07:00Z">
              <w:r w:rsidRPr="00402FFE">
                <w:rPr>
                  <w:rFonts w:ascii="Calibri" w:eastAsia="Times New Roman" w:hAnsi="Calibri" w:cs="Calibri"/>
                  <w:color w:val="000000"/>
                  <w:rPrChange w:id="10559" w:author="Lane, Stefanie" w:date="2023-04-28T12:07:00Z">
                    <w:rPr/>
                  </w:rPrChange>
                </w:rPr>
                <w:t>0.09</w:t>
              </w:r>
            </w:ins>
          </w:p>
        </w:tc>
        <w:tc>
          <w:tcPr>
            <w:tcW w:w="990" w:type="dxa"/>
            <w:tcBorders>
              <w:top w:val="nil"/>
              <w:left w:val="nil"/>
              <w:bottom w:val="nil"/>
              <w:right w:val="nil"/>
            </w:tcBorders>
            <w:shd w:val="clear" w:color="auto" w:fill="auto"/>
            <w:noWrap/>
            <w:vAlign w:val="bottom"/>
            <w:hideMark/>
          </w:tcPr>
          <w:p w14:paraId="57857A88" w14:textId="77777777" w:rsidR="00402FFE" w:rsidRPr="00402FFE" w:rsidRDefault="00402FFE" w:rsidP="00402FFE">
            <w:pPr>
              <w:spacing w:after="0" w:line="240" w:lineRule="auto"/>
              <w:jc w:val="center"/>
              <w:rPr>
                <w:ins w:id="10560" w:author="Lane, Stefanie" w:date="2023-04-28T12:07:00Z"/>
                <w:rFonts w:ascii="Calibri" w:eastAsia="Times New Roman" w:hAnsi="Calibri" w:cs="Calibri"/>
                <w:color w:val="000000"/>
                <w:rPrChange w:id="10561" w:author="Lane, Stefanie" w:date="2023-04-28T12:07:00Z">
                  <w:rPr>
                    <w:ins w:id="10562" w:author="Lane, Stefanie" w:date="2023-04-28T12:07:00Z"/>
                  </w:rPr>
                </w:rPrChange>
              </w:rPr>
              <w:pPrChange w:id="10563" w:author="Lane, Stefanie" w:date="2023-04-28T12:07:00Z">
                <w:pPr>
                  <w:jc w:val="center"/>
                </w:pPr>
              </w:pPrChange>
            </w:pPr>
            <w:ins w:id="10564" w:author="Lane, Stefanie" w:date="2023-04-28T12:07:00Z">
              <w:r w:rsidRPr="00402FFE">
                <w:rPr>
                  <w:rFonts w:ascii="Calibri" w:eastAsia="Times New Roman" w:hAnsi="Calibri" w:cs="Calibri"/>
                  <w:color w:val="000000"/>
                  <w:rPrChange w:id="10565" w:author="Lane, Stefanie" w:date="2023-04-28T12:07:00Z">
                    <w:rPr/>
                  </w:rPrChange>
                </w:rPr>
                <w:t>0.03</w:t>
              </w:r>
            </w:ins>
          </w:p>
        </w:tc>
        <w:tc>
          <w:tcPr>
            <w:tcW w:w="810" w:type="dxa"/>
            <w:tcBorders>
              <w:top w:val="nil"/>
              <w:left w:val="nil"/>
              <w:bottom w:val="nil"/>
              <w:right w:val="nil"/>
            </w:tcBorders>
            <w:shd w:val="clear" w:color="auto" w:fill="auto"/>
            <w:noWrap/>
            <w:vAlign w:val="bottom"/>
            <w:hideMark/>
          </w:tcPr>
          <w:p w14:paraId="36BA9EC8" w14:textId="77777777" w:rsidR="00402FFE" w:rsidRPr="00402FFE" w:rsidRDefault="00402FFE" w:rsidP="00402FFE">
            <w:pPr>
              <w:spacing w:after="0" w:line="240" w:lineRule="auto"/>
              <w:jc w:val="center"/>
              <w:rPr>
                <w:ins w:id="10566" w:author="Lane, Stefanie" w:date="2023-04-28T12:07:00Z"/>
                <w:rFonts w:ascii="Calibri" w:eastAsia="Times New Roman" w:hAnsi="Calibri" w:cs="Calibri"/>
                <w:color w:val="000000"/>
                <w:rPrChange w:id="10567" w:author="Lane, Stefanie" w:date="2023-04-28T12:07:00Z">
                  <w:rPr>
                    <w:ins w:id="10568" w:author="Lane, Stefanie" w:date="2023-04-28T12:07:00Z"/>
                  </w:rPr>
                </w:rPrChange>
              </w:rPr>
              <w:pPrChange w:id="10569" w:author="Lane, Stefanie" w:date="2023-04-28T12:07:00Z">
                <w:pPr>
                  <w:jc w:val="center"/>
                </w:pPr>
              </w:pPrChange>
            </w:pPr>
            <w:ins w:id="10570" w:author="Lane, Stefanie" w:date="2023-04-28T12:07:00Z">
              <w:r w:rsidRPr="00402FFE">
                <w:rPr>
                  <w:rFonts w:ascii="Calibri" w:eastAsia="Times New Roman" w:hAnsi="Calibri" w:cs="Calibri"/>
                  <w:color w:val="000000"/>
                  <w:rPrChange w:id="10571"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306A1D4C" w14:textId="77777777" w:rsidR="00402FFE" w:rsidRPr="00402FFE" w:rsidRDefault="00402FFE" w:rsidP="00402FFE">
            <w:pPr>
              <w:spacing w:after="0" w:line="240" w:lineRule="auto"/>
              <w:jc w:val="center"/>
              <w:rPr>
                <w:ins w:id="10572" w:author="Lane, Stefanie" w:date="2023-04-28T12:07:00Z"/>
                <w:rFonts w:ascii="Calibri" w:eastAsia="Times New Roman" w:hAnsi="Calibri" w:cs="Calibri"/>
                <w:color w:val="000000"/>
                <w:rPrChange w:id="10573" w:author="Lane, Stefanie" w:date="2023-04-28T12:07:00Z">
                  <w:rPr>
                    <w:ins w:id="10574" w:author="Lane, Stefanie" w:date="2023-04-28T12:07:00Z"/>
                  </w:rPr>
                </w:rPrChange>
              </w:rPr>
              <w:pPrChange w:id="10575" w:author="Lane, Stefanie" w:date="2023-04-28T12:07:00Z">
                <w:pPr>
                  <w:jc w:val="center"/>
                </w:pPr>
              </w:pPrChange>
            </w:pPr>
            <w:ins w:id="10576" w:author="Lane, Stefanie" w:date="2023-04-28T12:07:00Z">
              <w:r w:rsidRPr="00402FFE">
                <w:rPr>
                  <w:rFonts w:ascii="Calibri" w:eastAsia="Times New Roman" w:hAnsi="Calibri" w:cs="Calibri"/>
                  <w:color w:val="000000"/>
                  <w:rPrChange w:id="10577" w:author="Lane, Stefanie" w:date="2023-04-28T12:07:00Z">
                    <w:rPr/>
                  </w:rPrChange>
                </w:rPr>
                <w:t>-100.0</w:t>
              </w:r>
            </w:ins>
          </w:p>
        </w:tc>
      </w:tr>
      <w:tr w:rsidR="00402FFE" w:rsidRPr="00402FFE" w14:paraId="14BAE26D" w14:textId="77777777" w:rsidTr="00402FFE">
        <w:trPr>
          <w:divId w:val="50731576"/>
          <w:trHeight w:val="290"/>
          <w:ins w:id="10578" w:author="Lane, Stefanie" w:date="2023-04-28T12:07:00Z"/>
        </w:trPr>
        <w:tc>
          <w:tcPr>
            <w:tcW w:w="1311" w:type="dxa"/>
            <w:vMerge/>
            <w:tcBorders>
              <w:top w:val="nil"/>
              <w:left w:val="single" w:sz="8" w:space="0" w:color="auto"/>
              <w:bottom w:val="single" w:sz="8" w:space="0" w:color="000000"/>
              <w:right w:val="nil"/>
            </w:tcBorders>
            <w:vAlign w:val="center"/>
            <w:hideMark/>
          </w:tcPr>
          <w:p w14:paraId="08D98548" w14:textId="77777777" w:rsidR="00402FFE" w:rsidRPr="00402FFE" w:rsidRDefault="00402FFE" w:rsidP="00402FFE">
            <w:pPr>
              <w:spacing w:after="0" w:line="240" w:lineRule="auto"/>
              <w:rPr>
                <w:ins w:id="10579" w:author="Lane, Stefanie" w:date="2023-04-28T12:07:00Z"/>
                <w:rFonts w:ascii="Calibri" w:eastAsia="Times New Roman" w:hAnsi="Calibri" w:cs="Calibri"/>
                <w:color w:val="000000"/>
                <w:rPrChange w:id="10580" w:author="Lane, Stefanie" w:date="2023-04-28T12:07:00Z">
                  <w:rPr>
                    <w:ins w:id="10581" w:author="Lane, Stefanie" w:date="2023-04-28T12:07:00Z"/>
                  </w:rPr>
                </w:rPrChange>
              </w:rPr>
              <w:pPrChange w:id="1058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BDAD4A1" w14:textId="77777777" w:rsidR="00402FFE" w:rsidRPr="00402FFE" w:rsidRDefault="00402FFE" w:rsidP="00402FFE">
            <w:pPr>
              <w:spacing w:after="0" w:line="240" w:lineRule="auto"/>
              <w:rPr>
                <w:ins w:id="10583" w:author="Lane, Stefanie" w:date="2023-04-28T12:07:00Z"/>
                <w:rFonts w:ascii="Calibri" w:eastAsia="Times New Roman" w:hAnsi="Calibri" w:cs="Calibri"/>
                <w:color w:val="000000"/>
                <w:rPrChange w:id="10584" w:author="Lane, Stefanie" w:date="2023-04-28T12:07:00Z">
                  <w:rPr>
                    <w:ins w:id="10585" w:author="Lane, Stefanie" w:date="2023-04-28T12:07:00Z"/>
                  </w:rPr>
                </w:rPrChange>
              </w:rPr>
              <w:pPrChange w:id="10586"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51BE42E" w14:textId="77777777" w:rsidR="00402FFE" w:rsidRPr="00402FFE" w:rsidRDefault="00402FFE" w:rsidP="00402FFE">
            <w:pPr>
              <w:spacing w:after="0" w:line="240" w:lineRule="auto"/>
              <w:rPr>
                <w:ins w:id="10587" w:author="Lane, Stefanie" w:date="2023-04-28T12:07:00Z"/>
                <w:rFonts w:ascii="Calibri" w:eastAsia="Times New Roman" w:hAnsi="Calibri" w:cs="Calibri"/>
                <w:i/>
                <w:iCs/>
                <w:color w:val="000000"/>
                <w:rPrChange w:id="10588" w:author="Lane, Stefanie" w:date="2023-04-28T12:07:00Z">
                  <w:rPr>
                    <w:ins w:id="10589" w:author="Lane, Stefanie" w:date="2023-04-28T12:07:00Z"/>
                  </w:rPr>
                </w:rPrChange>
              </w:rPr>
              <w:pPrChange w:id="10590" w:author="Lane, Stefanie" w:date="2023-04-28T12:07:00Z">
                <w:pPr/>
              </w:pPrChange>
            </w:pPr>
            <w:ins w:id="10591" w:author="Lane, Stefanie" w:date="2023-04-28T12:07:00Z">
              <w:r w:rsidRPr="00402FFE">
                <w:rPr>
                  <w:rFonts w:ascii="Calibri" w:eastAsia="Times New Roman" w:hAnsi="Calibri" w:cs="Calibri"/>
                  <w:i/>
                  <w:iCs/>
                  <w:color w:val="000000"/>
                  <w:rPrChange w:id="10592" w:author="Lane, Stefanie" w:date="2023-04-28T12:07:00Z">
                    <w:rPr/>
                  </w:rPrChange>
                </w:rPr>
                <w:t>Poa palustris</w:t>
              </w:r>
            </w:ins>
          </w:p>
        </w:tc>
        <w:tc>
          <w:tcPr>
            <w:tcW w:w="869" w:type="dxa"/>
            <w:tcBorders>
              <w:top w:val="single" w:sz="4" w:space="0" w:color="auto"/>
              <w:left w:val="nil"/>
              <w:bottom w:val="single" w:sz="4" w:space="0" w:color="auto"/>
              <w:right w:val="nil"/>
            </w:tcBorders>
            <w:shd w:val="clear" w:color="auto" w:fill="auto"/>
            <w:noWrap/>
            <w:vAlign w:val="bottom"/>
            <w:hideMark/>
          </w:tcPr>
          <w:p w14:paraId="0A0D7B53" w14:textId="77777777" w:rsidR="00402FFE" w:rsidRPr="00402FFE" w:rsidRDefault="00402FFE" w:rsidP="00402FFE">
            <w:pPr>
              <w:spacing w:after="0" w:line="240" w:lineRule="auto"/>
              <w:jc w:val="center"/>
              <w:rPr>
                <w:ins w:id="10593" w:author="Lane, Stefanie" w:date="2023-04-28T12:07:00Z"/>
                <w:rFonts w:ascii="Calibri" w:eastAsia="Times New Roman" w:hAnsi="Calibri" w:cs="Calibri"/>
                <w:color w:val="000000"/>
                <w:rPrChange w:id="10594" w:author="Lane, Stefanie" w:date="2023-04-28T12:07:00Z">
                  <w:rPr>
                    <w:ins w:id="10595" w:author="Lane, Stefanie" w:date="2023-04-28T12:07:00Z"/>
                  </w:rPr>
                </w:rPrChange>
              </w:rPr>
              <w:pPrChange w:id="10596" w:author="Lane, Stefanie" w:date="2023-04-28T12:07:00Z">
                <w:pPr>
                  <w:jc w:val="center"/>
                </w:pPr>
              </w:pPrChange>
            </w:pPr>
            <w:ins w:id="10597" w:author="Lane, Stefanie" w:date="2023-04-28T12:07:00Z">
              <w:r w:rsidRPr="00402FFE">
                <w:rPr>
                  <w:rFonts w:ascii="Calibri" w:eastAsia="Times New Roman" w:hAnsi="Calibri" w:cs="Calibri"/>
                  <w:color w:val="000000"/>
                  <w:rPrChange w:id="10598" w:author="Lane, Stefanie" w:date="2023-04-28T12:07:00Z">
                    <w:rPr/>
                  </w:rPrChange>
                </w:rPr>
                <w:t>1.00</w:t>
              </w:r>
            </w:ins>
          </w:p>
        </w:tc>
        <w:tc>
          <w:tcPr>
            <w:tcW w:w="990" w:type="dxa"/>
            <w:tcBorders>
              <w:top w:val="single" w:sz="4" w:space="0" w:color="auto"/>
              <w:left w:val="nil"/>
              <w:bottom w:val="single" w:sz="4" w:space="0" w:color="auto"/>
              <w:right w:val="nil"/>
            </w:tcBorders>
            <w:shd w:val="clear" w:color="auto" w:fill="auto"/>
            <w:noWrap/>
            <w:vAlign w:val="bottom"/>
            <w:hideMark/>
          </w:tcPr>
          <w:p w14:paraId="4240E4FC" w14:textId="77777777" w:rsidR="00402FFE" w:rsidRPr="00402FFE" w:rsidRDefault="00402FFE" w:rsidP="00402FFE">
            <w:pPr>
              <w:spacing w:after="0" w:line="240" w:lineRule="auto"/>
              <w:jc w:val="center"/>
              <w:rPr>
                <w:ins w:id="10599" w:author="Lane, Stefanie" w:date="2023-04-28T12:07:00Z"/>
                <w:rFonts w:ascii="Calibri" w:eastAsia="Times New Roman" w:hAnsi="Calibri" w:cs="Calibri"/>
                <w:color w:val="000000"/>
                <w:rPrChange w:id="10600" w:author="Lane, Stefanie" w:date="2023-04-28T12:07:00Z">
                  <w:rPr>
                    <w:ins w:id="10601" w:author="Lane, Stefanie" w:date="2023-04-28T12:07:00Z"/>
                  </w:rPr>
                </w:rPrChange>
              </w:rPr>
              <w:pPrChange w:id="10602" w:author="Lane, Stefanie" w:date="2023-04-28T12:07:00Z">
                <w:pPr>
                  <w:jc w:val="center"/>
                </w:pPr>
              </w:pPrChange>
            </w:pPr>
            <w:ins w:id="10603" w:author="Lane, Stefanie" w:date="2023-04-28T12:07:00Z">
              <w:r w:rsidRPr="00402FFE">
                <w:rPr>
                  <w:rFonts w:ascii="Calibri" w:eastAsia="Times New Roman" w:hAnsi="Calibri" w:cs="Calibri"/>
                  <w:color w:val="000000"/>
                  <w:rPrChange w:id="10604" w:author="Lane, Stefanie" w:date="2023-04-28T12:07:00Z">
                    <w:rPr/>
                  </w:rPrChange>
                </w:rPr>
                <w:t>0.23</w:t>
              </w:r>
            </w:ins>
          </w:p>
        </w:tc>
        <w:tc>
          <w:tcPr>
            <w:tcW w:w="810" w:type="dxa"/>
            <w:tcBorders>
              <w:top w:val="single" w:sz="4" w:space="0" w:color="auto"/>
              <w:left w:val="nil"/>
              <w:bottom w:val="single" w:sz="4" w:space="0" w:color="auto"/>
              <w:right w:val="nil"/>
            </w:tcBorders>
            <w:shd w:val="clear" w:color="auto" w:fill="auto"/>
            <w:noWrap/>
            <w:vAlign w:val="bottom"/>
            <w:hideMark/>
          </w:tcPr>
          <w:p w14:paraId="4E9D7C7A" w14:textId="77777777" w:rsidR="00402FFE" w:rsidRPr="00402FFE" w:rsidRDefault="00402FFE" w:rsidP="00402FFE">
            <w:pPr>
              <w:spacing w:after="0" w:line="240" w:lineRule="auto"/>
              <w:jc w:val="center"/>
              <w:rPr>
                <w:ins w:id="10605" w:author="Lane, Stefanie" w:date="2023-04-28T12:07:00Z"/>
                <w:rFonts w:ascii="Calibri" w:eastAsia="Times New Roman" w:hAnsi="Calibri" w:cs="Calibri"/>
                <w:color w:val="000000"/>
                <w:rPrChange w:id="10606" w:author="Lane, Stefanie" w:date="2023-04-28T12:07:00Z">
                  <w:rPr>
                    <w:ins w:id="10607" w:author="Lane, Stefanie" w:date="2023-04-28T12:07:00Z"/>
                  </w:rPr>
                </w:rPrChange>
              </w:rPr>
              <w:pPrChange w:id="10608" w:author="Lane, Stefanie" w:date="2023-04-28T12:07:00Z">
                <w:pPr>
                  <w:jc w:val="center"/>
                </w:pPr>
              </w:pPrChange>
            </w:pPr>
            <w:ins w:id="10609" w:author="Lane, Stefanie" w:date="2023-04-28T12:07:00Z">
              <w:r w:rsidRPr="00402FFE">
                <w:rPr>
                  <w:rFonts w:ascii="Calibri" w:eastAsia="Times New Roman" w:hAnsi="Calibri" w:cs="Calibri"/>
                  <w:color w:val="000000"/>
                  <w:rPrChange w:id="10610"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BD2180" w14:textId="77777777" w:rsidR="00402FFE" w:rsidRPr="00402FFE" w:rsidRDefault="00402FFE" w:rsidP="00402FFE">
            <w:pPr>
              <w:spacing w:after="0" w:line="240" w:lineRule="auto"/>
              <w:jc w:val="center"/>
              <w:rPr>
                <w:ins w:id="10611" w:author="Lane, Stefanie" w:date="2023-04-28T12:07:00Z"/>
                <w:rFonts w:ascii="Calibri" w:eastAsia="Times New Roman" w:hAnsi="Calibri" w:cs="Calibri"/>
                <w:color w:val="000000"/>
                <w:rPrChange w:id="10612" w:author="Lane, Stefanie" w:date="2023-04-28T12:07:00Z">
                  <w:rPr>
                    <w:ins w:id="10613" w:author="Lane, Stefanie" w:date="2023-04-28T12:07:00Z"/>
                  </w:rPr>
                </w:rPrChange>
              </w:rPr>
              <w:pPrChange w:id="10614" w:author="Lane, Stefanie" w:date="2023-04-28T12:07:00Z">
                <w:pPr>
                  <w:jc w:val="center"/>
                </w:pPr>
              </w:pPrChange>
            </w:pPr>
            <w:ins w:id="10615" w:author="Lane, Stefanie" w:date="2023-04-28T12:07:00Z">
              <w:r w:rsidRPr="00402FFE">
                <w:rPr>
                  <w:rFonts w:ascii="Calibri" w:eastAsia="Times New Roman" w:hAnsi="Calibri" w:cs="Calibri"/>
                  <w:color w:val="000000"/>
                  <w:rPrChange w:id="10616" w:author="Lane, Stefanie" w:date="2023-04-28T12:07:00Z">
                    <w:rPr/>
                  </w:rPrChange>
                </w:rPr>
                <w:t>-100.0</w:t>
              </w:r>
            </w:ins>
          </w:p>
        </w:tc>
      </w:tr>
      <w:tr w:rsidR="00402FFE" w:rsidRPr="00402FFE" w14:paraId="4F4F3A5A" w14:textId="77777777" w:rsidTr="00402FFE">
        <w:trPr>
          <w:divId w:val="50731576"/>
          <w:trHeight w:val="290"/>
          <w:ins w:id="10617" w:author="Lane, Stefanie" w:date="2023-04-28T12:07:00Z"/>
        </w:trPr>
        <w:tc>
          <w:tcPr>
            <w:tcW w:w="1311" w:type="dxa"/>
            <w:vMerge/>
            <w:tcBorders>
              <w:top w:val="nil"/>
              <w:left w:val="single" w:sz="8" w:space="0" w:color="auto"/>
              <w:bottom w:val="single" w:sz="8" w:space="0" w:color="000000"/>
              <w:right w:val="nil"/>
            </w:tcBorders>
            <w:vAlign w:val="center"/>
            <w:hideMark/>
          </w:tcPr>
          <w:p w14:paraId="608D288B" w14:textId="77777777" w:rsidR="00402FFE" w:rsidRPr="00402FFE" w:rsidRDefault="00402FFE" w:rsidP="00402FFE">
            <w:pPr>
              <w:spacing w:after="0" w:line="240" w:lineRule="auto"/>
              <w:rPr>
                <w:ins w:id="10618" w:author="Lane, Stefanie" w:date="2023-04-28T12:07:00Z"/>
                <w:rFonts w:ascii="Calibri" w:eastAsia="Times New Roman" w:hAnsi="Calibri" w:cs="Calibri"/>
                <w:color w:val="000000"/>
                <w:rPrChange w:id="10619" w:author="Lane, Stefanie" w:date="2023-04-28T12:07:00Z">
                  <w:rPr>
                    <w:ins w:id="10620" w:author="Lane, Stefanie" w:date="2023-04-28T12:07:00Z"/>
                  </w:rPr>
                </w:rPrChange>
              </w:rPr>
              <w:pPrChange w:id="10621"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22593823" w14:textId="77777777" w:rsidR="00402FFE" w:rsidRPr="00402FFE" w:rsidRDefault="00402FFE" w:rsidP="00402FFE">
            <w:pPr>
              <w:spacing w:after="0" w:line="240" w:lineRule="auto"/>
              <w:rPr>
                <w:ins w:id="10622" w:author="Lane, Stefanie" w:date="2023-04-28T12:07:00Z"/>
                <w:rFonts w:ascii="Calibri" w:eastAsia="Times New Roman" w:hAnsi="Calibri" w:cs="Calibri"/>
                <w:color w:val="000000"/>
                <w:rPrChange w:id="10623" w:author="Lane, Stefanie" w:date="2023-04-28T12:07:00Z">
                  <w:rPr>
                    <w:ins w:id="10624" w:author="Lane, Stefanie" w:date="2023-04-28T12:07:00Z"/>
                  </w:rPr>
                </w:rPrChange>
              </w:rPr>
              <w:pPrChange w:id="10625" w:author="Lane, Stefanie" w:date="2023-04-28T12:07:00Z">
                <w:pPr/>
              </w:pPrChange>
            </w:pPr>
          </w:p>
        </w:tc>
        <w:tc>
          <w:tcPr>
            <w:tcW w:w="3320" w:type="dxa"/>
            <w:tcBorders>
              <w:top w:val="nil"/>
              <w:left w:val="nil"/>
              <w:bottom w:val="nil"/>
              <w:right w:val="nil"/>
            </w:tcBorders>
            <w:shd w:val="clear" w:color="auto" w:fill="auto"/>
            <w:noWrap/>
            <w:vAlign w:val="bottom"/>
            <w:hideMark/>
          </w:tcPr>
          <w:p w14:paraId="53CB4FCF" w14:textId="77777777" w:rsidR="00402FFE" w:rsidRPr="00402FFE" w:rsidRDefault="00402FFE" w:rsidP="00402FFE">
            <w:pPr>
              <w:spacing w:after="0" w:line="240" w:lineRule="auto"/>
              <w:rPr>
                <w:ins w:id="10626" w:author="Lane, Stefanie" w:date="2023-04-28T12:07:00Z"/>
                <w:rFonts w:ascii="Calibri" w:eastAsia="Times New Roman" w:hAnsi="Calibri" w:cs="Calibri"/>
                <w:i/>
                <w:iCs/>
                <w:color w:val="000000"/>
                <w:rPrChange w:id="10627" w:author="Lane, Stefanie" w:date="2023-04-28T12:07:00Z">
                  <w:rPr>
                    <w:ins w:id="10628" w:author="Lane, Stefanie" w:date="2023-04-28T12:07:00Z"/>
                  </w:rPr>
                </w:rPrChange>
              </w:rPr>
              <w:pPrChange w:id="10629" w:author="Lane, Stefanie" w:date="2023-04-28T12:07:00Z">
                <w:pPr/>
              </w:pPrChange>
            </w:pPr>
            <w:ins w:id="10630" w:author="Lane, Stefanie" w:date="2023-04-28T12:07:00Z">
              <w:r w:rsidRPr="00402FFE">
                <w:rPr>
                  <w:rFonts w:ascii="Calibri" w:eastAsia="Times New Roman" w:hAnsi="Calibri" w:cs="Calibri"/>
                  <w:i/>
                  <w:iCs/>
                  <w:color w:val="000000"/>
                  <w:rPrChange w:id="10631" w:author="Lane, Stefanie" w:date="2023-04-28T12:07:00Z">
                    <w:rPr/>
                  </w:rPrChange>
                </w:rPr>
                <w:t>Puccinella pauciflora</w:t>
              </w:r>
            </w:ins>
          </w:p>
        </w:tc>
        <w:tc>
          <w:tcPr>
            <w:tcW w:w="869" w:type="dxa"/>
            <w:tcBorders>
              <w:top w:val="nil"/>
              <w:left w:val="nil"/>
              <w:bottom w:val="nil"/>
              <w:right w:val="nil"/>
            </w:tcBorders>
            <w:shd w:val="clear" w:color="auto" w:fill="auto"/>
            <w:noWrap/>
            <w:vAlign w:val="bottom"/>
            <w:hideMark/>
          </w:tcPr>
          <w:p w14:paraId="39C1A1C6" w14:textId="77777777" w:rsidR="00402FFE" w:rsidRPr="00402FFE" w:rsidRDefault="00402FFE" w:rsidP="00402FFE">
            <w:pPr>
              <w:spacing w:after="0" w:line="240" w:lineRule="auto"/>
              <w:jc w:val="center"/>
              <w:rPr>
                <w:ins w:id="10632" w:author="Lane, Stefanie" w:date="2023-04-28T12:07:00Z"/>
                <w:rFonts w:ascii="Calibri" w:eastAsia="Times New Roman" w:hAnsi="Calibri" w:cs="Calibri"/>
                <w:color w:val="000000"/>
                <w:rPrChange w:id="10633" w:author="Lane, Stefanie" w:date="2023-04-28T12:07:00Z">
                  <w:rPr>
                    <w:ins w:id="10634" w:author="Lane, Stefanie" w:date="2023-04-28T12:07:00Z"/>
                  </w:rPr>
                </w:rPrChange>
              </w:rPr>
              <w:pPrChange w:id="10635" w:author="Lane, Stefanie" w:date="2023-04-28T12:07:00Z">
                <w:pPr>
                  <w:jc w:val="center"/>
                </w:pPr>
              </w:pPrChange>
            </w:pPr>
            <w:ins w:id="10636" w:author="Lane, Stefanie" w:date="2023-04-28T12:07:00Z">
              <w:r w:rsidRPr="00402FFE">
                <w:rPr>
                  <w:rFonts w:ascii="Calibri" w:eastAsia="Times New Roman" w:hAnsi="Calibri" w:cs="Calibri"/>
                  <w:color w:val="000000"/>
                  <w:rPrChange w:id="10637" w:author="Lane, Stefanie" w:date="2023-04-28T12:07:00Z">
                    <w:rPr/>
                  </w:rPrChange>
                </w:rPr>
                <w:t>0.03</w:t>
              </w:r>
            </w:ins>
          </w:p>
        </w:tc>
        <w:tc>
          <w:tcPr>
            <w:tcW w:w="990" w:type="dxa"/>
            <w:tcBorders>
              <w:top w:val="nil"/>
              <w:left w:val="nil"/>
              <w:bottom w:val="nil"/>
              <w:right w:val="nil"/>
            </w:tcBorders>
            <w:shd w:val="clear" w:color="auto" w:fill="auto"/>
            <w:noWrap/>
            <w:vAlign w:val="bottom"/>
            <w:hideMark/>
          </w:tcPr>
          <w:p w14:paraId="54680025" w14:textId="77777777" w:rsidR="00402FFE" w:rsidRPr="00402FFE" w:rsidRDefault="00402FFE" w:rsidP="00402FFE">
            <w:pPr>
              <w:spacing w:after="0" w:line="240" w:lineRule="auto"/>
              <w:jc w:val="center"/>
              <w:rPr>
                <w:ins w:id="10638" w:author="Lane, Stefanie" w:date="2023-04-28T12:07:00Z"/>
                <w:rFonts w:ascii="Calibri" w:eastAsia="Times New Roman" w:hAnsi="Calibri" w:cs="Calibri"/>
                <w:color w:val="000000"/>
                <w:rPrChange w:id="10639" w:author="Lane, Stefanie" w:date="2023-04-28T12:07:00Z">
                  <w:rPr>
                    <w:ins w:id="10640" w:author="Lane, Stefanie" w:date="2023-04-28T12:07:00Z"/>
                  </w:rPr>
                </w:rPrChange>
              </w:rPr>
              <w:pPrChange w:id="10641" w:author="Lane, Stefanie" w:date="2023-04-28T12:07:00Z">
                <w:pPr>
                  <w:jc w:val="center"/>
                </w:pPr>
              </w:pPrChange>
            </w:pPr>
            <w:ins w:id="10642" w:author="Lane, Stefanie" w:date="2023-04-28T12:07:00Z">
              <w:r w:rsidRPr="00402FFE">
                <w:rPr>
                  <w:rFonts w:ascii="Calibri" w:eastAsia="Times New Roman" w:hAnsi="Calibri" w:cs="Calibri"/>
                  <w:color w:val="000000"/>
                  <w:rPrChange w:id="10643"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34DA75C4" w14:textId="77777777" w:rsidR="00402FFE" w:rsidRPr="00402FFE" w:rsidRDefault="00402FFE" w:rsidP="00402FFE">
            <w:pPr>
              <w:spacing w:after="0" w:line="240" w:lineRule="auto"/>
              <w:jc w:val="center"/>
              <w:rPr>
                <w:ins w:id="10644" w:author="Lane, Stefanie" w:date="2023-04-28T12:07:00Z"/>
                <w:rFonts w:ascii="Calibri" w:eastAsia="Times New Roman" w:hAnsi="Calibri" w:cs="Calibri"/>
                <w:color w:val="000000"/>
                <w:rPrChange w:id="10645" w:author="Lane, Stefanie" w:date="2023-04-28T12:07:00Z">
                  <w:rPr>
                    <w:ins w:id="10646" w:author="Lane, Stefanie" w:date="2023-04-28T12:07:00Z"/>
                  </w:rPr>
                </w:rPrChange>
              </w:rPr>
              <w:pPrChange w:id="10647" w:author="Lane, Stefanie" w:date="2023-04-28T12:07:00Z">
                <w:pPr>
                  <w:jc w:val="center"/>
                </w:pPr>
              </w:pPrChange>
            </w:pPr>
            <w:ins w:id="10648" w:author="Lane, Stefanie" w:date="2023-04-28T12:07:00Z">
              <w:r w:rsidRPr="00402FFE">
                <w:rPr>
                  <w:rFonts w:ascii="Calibri" w:eastAsia="Times New Roman" w:hAnsi="Calibri" w:cs="Calibri"/>
                  <w:color w:val="000000"/>
                  <w:rPrChange w:id="10649"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3BE4B061" w14:textId="77777777" w:rsidR="00402FFE" w:rsidRPr="00402FFE" w:rsidRDefault="00402FFE" w:rsidP="00402FFE">
            <w:pPr>
              <w:spacing w:after="0" w:line="240" w:lineRule="auto"/>
              <w:jc w:val="center"/>
              <w:rPr>
                <w:ins w:id="10650" w:author="Lane, Stefanie" w:date="2023-04-28T12:07:00Z"/>
                <w:rFonts w:ascii="Calibri" w:eastAsia="Times New Roman" w:hAnsi="Calibri" w:cs="Calibri"/>
                <w:color w:val="000000"/>
                <w:rPrChange w:id="10651" w:author="Lane, Stefanie" w:date="2023-04-28T12:07:00Z">
                  <w:rPr>
                    <w:ins w:id="10652" w:author="Lane, Stefanie" w:date="2023-04-28T12:07:00Z"/>
                  </w:rPr>
                </w:rPrChange>
              </w:rPr>
              <w:pPrChange w:id="10653" w:author="Lane, Stefanie" w:date="2023-04-28T12:07:00Z">
                <w:pPr>
                  <w:jc w:val="center"/>
                </w:pPr>
              </w:pPrChange>
            </w:pPr>
            <w:ins w:id="10654" w:author="Lane, Stefanie" w:date="2023-04-28T12:07:00Z">
              <w:r w:rsidRPr="00402FFE">
                <w:rPr>
                  <w:rFonts w:ascii="Calibri" w:eastAsia="Times New Roman" w:hAnsi="Calibri" w:cs="Calibri"/>
                  <w:color w:val="000000"/>
                  <w:rPrChange w:id="10655" w:author="Lane, Stefanie" w:date="2023-04-28T12:07:00Z">
                    <w:rPr/>
                  </w:rPrChange>
                </w:rPr>
                <w:t>-100.0</w:t>
              </w:r>
            </w:ins>
          </w:p>
        </w:tc>
      </w:tr>
      <w:tr w:rsidR="00402FFE" w:rsidRPr="00402FFE" w14:paraId="233AAAB9" w14:textId="77777777" w:rsidTr="00402FFE">
        <w:trPr>
          <w:divId w:val="50731576"/>
          <w:trHeight w:val="290"/>
          <w:ins w:id="10656" w:author="Lane, Stefanie" w:date="2023-04-28T12:07:00Z"/>
        </w:trPr>
        <w:tc>
          <w:tcPr>
            <w:tcW w:w="1311" w:type="dxa"/>
            <w:vMerge/>
            <w:tcBorders>
              <w:top w:val="nil"/>
              <w:left w:val="single" w:sz="8" w:space="0" w:color="auto"/>
              <w:bottom w:val="single" w:sz="8" w:space="0" w:color="000000"/>
              <w:right w:val="nil"/>
            </w:tcBorders>
            <w:vAlign w:val="center"/>
            <w:hideMark/>
          </w:tcPr>
          <w:p w14:paraId="2D7E629E" w14:textId="77777777" w:rsidR="00402FFE" w:rsidRPr="00402FFE" w:rsidRDefault="00402FFE" w:rsidP="00402FFE">
            <w:pPr>
              <w:spacing w:after="0" w:line="240" w:lineRule="auto"/>
              <w:rPr>
                <w:ins w:id="10657" w:author="Lane, Stefanie" w:date="2023-04-28T12:07:00Z"/>
                <w:rFonts w:ascii="Calibri" w:eastAsia="Times New Roman" w:hAnsi="Calibri" w:cs="Calibri"/>
                <w:color w:val="000000"/>
                <w:rPrChange w:id="10658" w:author="Lane, Stefanie" w:date="2023-04-28T12:07:00Z">
                  <w:rPr>
                    <w:ins w:id="10659" w:author="Lane, Stefanie" w:date="2023-04-28T12:07:00Z"/>
                  </w:rPr>
                </w:rPrChange>
              </w:rPr>
              <w:pPrChange w:id="10660"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49A0BA8" w14:textId="77777777" w:rsidR="00402FFE" w:rsidRPr="00402FFE" w:rsidRDefault="00402FFE" w:rsidP="00402FFE">
            <w:pPr>
              <w:spacing w:after="0" w:line="240" w:lineRule="auto"/>
              <w:rPr>
                <w:ins w:id="10661" w:author="Lane, Stefanie" w:date="2023-04-28T12:07:00Z"/>
                <w:rFonts w:ascii="Calibri" w:eastAsia="Times New Roman" w:hAnsi="Calibri" w:cs="Calibri"/>
                <w:color w:val="000000"/>
                <w:rPrChange w:id="10662" w:author="Lane, Stefanie" w:date="2023-04-28T12:07:00Z">
                  <w:rPr>
                    <w:ins w:id="10663" w:author="Lane, Stefanie" w:date="2023-04-28T12:07:00Z"/>
                  </w:rPr>
                </w:rPrChange>
              </w:rPr>
              <w:pPrChange w:id="10664"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4BE1815" w14:textId="77777777" w:rsidR="00402FFE" w:rsidRPr="00402FFE" w:rsidRDefault="00402FFE" w:rsidP="00402FFE">
            <w:pPr>
              <w:spacing w:after="0" w:line="240" w:lineRule="auto"/>
              <w:rPr>
                <w:ins w:id="10665" w:author="Lane, Stefanie" w:date="2023-04-28T12:07:00Z"/>
                <w:rFonts w:ascii="Calibri" w:eastAsia="Times New Roman" w:hAnsi="Calibri" w:cs="Calibri"/>
                <w:i/>
                <w:iCs/>
                <w:color w:val="000000"/>
                <w:rPrChange w:id="10666" w:author="Lane, Stefanie" w:date="2023-04-28T12:07:00Z">
                  <w:rPr>
                    <w:ins w:id="10667" w:author="Lane, Stefanie" w:date="2023-04-28T12:07:00Z"/>
                  </w:rPr>
                </w:rPrChange>
              </w:rPr>
              <w:pPrChange w:id="10668" w:author="Lane, Stefanie" w:date="2023-04-28T12:07:00Z">
                <w:pPr/>
              </w:pPrChange>
            </w:pPr>
            <w:ins w:id="10669" w:author="Lane, Stefanie" w:date="2023-04-28T12:07:00Z">
              <w:r w:rsidRPr="00402FFE">
                <w:rPr>
                  <w:rFonts w:ascii="Calibri" w:eastAsia="Times New Roman" w:hAnsi="Calibri" w:cs="Calibri"/>
                  <w:i/>
                  <w:iCs/>
                  <w:color w:val="000000"/>
                  <w:rPrChange w:id="10670" w:author="Lane, Stefanie" w:date="2023-04-28T12:07:00Z">
                    <w:rPr/>
                  </w:rPrChange>
                </w:rPr>
                <w:t>Sium suave</w:t>
              </w:r>
            </w:ins>
          </w:p>
        </w:tc>
        <w:tc>
          <w:tcPr>
            <w:tcW w:w="869" w:type="dxa"/>
            <w:tcBorders>
              <w:top w:val="single" w:sz="4" w:space="0" w:color="auto"/>
              <w:left w:val="nil"/>
              <w:bottom w:val="single" w:sz="4" w:space="0" w:color="auto"/>
              <w:right w:val="nil"/>
            </w:tcBorders>
            <w:shd w:val="clear" w:color="auto" w:fill="auto"/>
            <w:noWrap/>
            <w:vAlign w:val="bottom"/>
            <w:hideMark/>
          </w:tcPr>
          <w:p w14:paraId="0BAE8E43" w14:textId="77777777" w:rsidR="00402FFE" w:rsidRPr="00402FFE" w:rsidRDefault="00402FFE" w:rsidP="00402FFE">
            <w:pPr>
              <w:spacing w:after="0" w:line="240" w:lineRule="auto"/>
              <w:jc w:val="center"/>
              <w:rPr>
                <w:ins w:id="10671" w:author="Lane, Stefanie" w:date="2023-04-28T12:07:00Z"/>
                <w:rFonts w:ascii="Calibri" w:eastAsia="Times New Roman" w:hAnsi="Calibri" w:cs="Calibri"/>
                <w:color w:val="000000"/>
                <w:rPrChange w:id="10672" w:author="Lane, Stefanie" w:date="2023-04-28T12:07:00Z">
                  <w:rPr>
                    <w:ins w:id="10673" w:author="Lane, Stefanie" w:date="2023-04-28T12:07:00Z"/>
                  </w:rPr>
                </w:rPrChange>
              </w:rPr>
              <w:pPrChange w:id="10674" w:author="Lane, Stefanie" w:date="2023-04-28T12:07:00Z">
                <w:pPr>
                  <w:jc w:val="center"/>
                </w:pPr>
              </w:pPrChange>
            </w:pPr>
            <w:ins w:id="10675" w:author="Lane, Stefanie" w:date="2023-04-28T12:07:00Z">
              <w:r w:rsidRPr="00402FFE">
                <w:rPr>
                  <w:rFonts w:ascii="Calibri" w:eastAsia="Times New Roman" w:hAnsi="Calibri" w:cs="Calibri"/>
                  <w:color w:val="000000"/>
                  <w:rPrChange w:id="10676" w:author="Lane, Stefanie" w:date="2023-04-28T12:07:00Z">
                    <w:rPr/>
                  </w:rPrChange>
                </w:rPr>
                <w:t>0.59</w:t>
              </w:r>
            </w:ins>
          </w:p>
        </w:tc>
        <w:tc>
          <w:tcPr>
            <w:tcW w:w="990" w:type="dxa"/>
            <w:tcBorders>
              <w:top w:val="single" w:sz="4" w:space="0" w:color="auto"/>
              <w:left w:val="nil"/>
              <w:bottom w:val="single" w:sz="4" w:space="0" w:color="auto"/>
              <w:right w:val="nil"/>
            </w:tcBorders>
            <w:shd w:val="clear" w:color="auto" w:fill="auto"/>
            <w:noWrap/>
            <w:vAlign w:val="bottom"/>
            <w:hideMark/>
          </w:tcPr>
          <w:p w14:paraId="42944F65" w14:textId="77777777" w:rsidR="00402FFE" w:rsidRPr="00402FFE" w:rsidRDefault="00402FFE" w:rsidP="00402FFE">
            <w:pPr>
              <w:spacing w:after="0" w:line="240" w:lineRule="auto"/>
              <w:jc w:val="center"/>
              <w:rPr>
                <w:ins w:id="10677" w:author="Lane, Stefanie" w:date="2023-04-28T12:07:00Z"/>
                <w:rFonts w:ascii="Calibri" w:eastAsia="Times New Roman" w:hAnsi="Calibri" w:cs="Calibri"/>
                <w:color w:val="000000"/>
                <w:rPrChange w:id="10678" w:author="Lane, Stefanie" w:date="2023-04-28T12:07:00Z">
                  <w:rPr>
                    <w:ins w:id="10679" w:author="Lane, Stefanie" w:date="2023-04-28T12:07:00Z"/>
                  </w:rPr>
                </w:rPrChange>
              </w:rPr>
              <w:pPrChange w:id="10680" w:author="Lane, Stefanie" w:date="2023-04-28T12:07:00Z">
                <w:pPr>
                  <w:jc w:val="center"/>
                </w:pPr>
              </w:pPrChange>
            </w:pPr>
            <w:ins w:id="10681" w:author="Lane, Stefanie" w:date="2023-04-28T12:07:00Z">
              <w:r w:rsidRPr="00402FFE">
                <w:rPr>
                  <w:rFonts w:ascii="Calibri" w:eastAsia="Times New Roman" w:hAnsi="Calibri" w:cs="Calibri"/>
                  <w:color w:val="000000"/>
                  <w:rPrChange w:id="10682" w:author="Lane, Stefanie" w:date="2023-04-28T12:07:00Z">
                    <w:rPr/>
                  </w:rPrChange>
                </w:rPr>
                <w:t>0.19</w:t>
              </w:r>
            </w:ins>
          </w:p>
        </w:tc>
        <w:tc>
          <w:tcPr>
            <w:tcW w:w="810" w:type="dxa"/>
            <w:tcBorders>
              <w:top w:val="single" w:sz="4" w:space="0" w:color="auto"/>
              <w:left w:val="nil"/>
              <w:bottom w:val="single" w:sz="4" w:space="0" w:color="auto"/>
              <w:right w:val="nil"/>
            </w:tcBorders>
            <w:shd w:val="clear" w:color="auto" w:fill="auto"/>
            <w:noWrap/>
            <w:vAlign w:val="bottom"/>
            <w:hideMark/>
          </w:tcPr>
          <w:p w14:paraId="4EB6B23A" w14:textId="77777777" w:rsidR="00402FFE" w:rsidRPr="00402FFE" w:rsidRDefault="00402FFE" w:rsidP="00402FFE">
            <w:pPr>
              <w:spacing w:after="0" w:line="240" w:lineRule="auto"/>
              <w:jc w:val="center"/>
              <w:rPr>
                <w:ins w:id="10683" w:author="Lane, Stefanie" w:date="2023-04-28T12:07:00Z"/>
                <w:rFonts w:ascii="Calibri" w:eastAsia="Times New Roman" w:hAnsi="Calibri" w:cs="Calibri"/>
                <w:color w:val="000000"/>
                <w:rPrChange w:id="10684" w:author="Lane, Stefanie" w:date="2023-04-28T12:07:00Z">
                  <w:rPr>
                    <w:ins w:id="10685" w:author="Lane, Stefanie" w:date="2023-04-28T12:07:00Z"/>
                  </w:rPr>
                </w:rPrChange>
              </w:rPr>
              <w:pPrChange w:id="10686" w:author="Lane, Stefanie" w:date="2023-04-28T12:07:00Z">
                <w:pPr>
                  <w:jc w:val="center"/>
                </w:pPr>
              </w:pPrChange>
            </w:pPr>
            <w:ins w:id="10687" w:author="Lane, Stefanie" w:date="2023-04-28T12:07:00Z">
              <w:r w:rsidRPr="00402FFE">
                <w:rPr>
                  <w:rFonts w:ascii="Calibri" w:eastAsia="Times New Roman" w:hAnsi="Calibri" w:cs="Calibri"/>
                  <w:color w:val="000000"/>
                  <w:rPrChange w:id="10688"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E0416C" w14:textId="77777777" w:rsidR="00402FFE" w:rsidRPr="00402FFE" w:rsidRDefault="00402FFE" w:rsidP="00402FFE">
            <w:pPr>
              <w:spacing w:after="0" w:line="240" w:lineRule="auto"/>
              <w:jc w:val="center"/>
              <w:rPr>
                <w:ins w:id="10689" w:author="Lane, Stefanie" w:date="2023-04-28T12:07:00Z"/>
                <w:rFonts w:ascii="Calibri" w:eastAsia="Times New Roman" w:hAnsi="Calibri" w:cs="Calibri"/>
                <w:color w:val="000000"/>
                <w:rPrChange w:id="10690" w:author="Lane, Stefanie" w:date="2023-04-28T12:07:00Z">
                  <w:rPr>
                    <w:ins w:id="10691" w:author="Lane, Stefanie" w:date="2023-04-28T12:07:00Z"/>
                  </w:rPr>
                </w:rPrChange>
              </w:rPr>
              <w:pPrChange w:id="10692" w:author="Lane, Stefanie" w:date="2023-04-28T12:07:00Z">
                <w:pPr>
                  <w:jc w:val="center"/>
                </w:pPr>
              </w:pPrChange>
            </w:pPr>
            <w:ins w:id="10693" w:author="Lane, Stefanie" w:date="2023-04-28T12:07:00Z">
              <w:r w:rsidRPr="00402FFE">
                <w:rPr>
                  <w:rFonts w:ascii="Calibri" w:eastAsia="Times New Roman" w:hAnsi="Calibri" w:cs="Calibri"/>
                  <w:color w:val="000000"/>
                  <w:rPrChange w:id="10694" w:author="Lane, Stefanie" w:date="2023-04-28T12:07:00Z">
                    <w:rPr/>
                  </w:rPrChange>
                </w:rPr>
                <w:t>-100.0</w:t>
              </w:r>
            </w:ins>
          </w:p>
        </w:tc>
      </w:tr>
      <w:tr w:rsidR="00402FFE" w:rsidRPr="00402FFE" w14:paraId="0227E5FE" w14:textId="77777777" w:rsidTr="00402FFE">
        <w:trPr>
          <w:divId w:val="50731576"/>
          <w:trHeight w:val="290"/>
          <w:ins w:id="10695" w:author="Lane, Stefanie" w:date="2023-04-28T12:07:00Z"/>
        </w:trPr>
        <w:tc>
          <w:tcPr>
            <w:tcW w:w="1311" w:type="dxa"/>
            <w:vMerge/>
            <w:tcBorders>
              <w:top w:val="nil"/>
              <w:left w:val="single" w:sz="8" w:space="0" w:color="auto"/>
              <w:bottom w:val="single" w:sz="8" w:space="0" w:color="000000"/>
              <w:right w:val="nil"/>
            </w:tcBorders>
            <w:vAlign w:val="center"/>
            <w:hideMark/>
          </w:tcPr>
          <w:p w14:paraId="1CB4308F" w14:textId="77777777" w:rsidR="00402FFE" w:rsidRPr="00402FFE" w:rsidRDefault="00402FFE" w:rsidP="00402FFE">
            <w:pPr>
              <w:spacing w:after="0" w:line="240" w:lineRule="auto"/>
              <w:rPr>
                <w:ins w:id="10696" w:author="Lane, Stefanie" w:date="2023-04-28T12:07:00Z"/>
                <w:rFonts w:ascii="Calibri" w:eastAsia="Times New Roman" w:hAnsi="Calibri" w:cs="Calibri"/>
                <w:color w:val="000000"/>
                <w:rPrChange w:id="10697" w:author="Lane, Stefanie" w:date="2023-04-28T12:07:00Z">
                  <w:rPr>
                    <w:ins w:id="10698" w:author="Lane, Stefanie" w:date="2023-04-28T12:07:00Z"/>
                  </w:rPr>
                </w:rPrChange>
              </w:rPr>
              <w:pPrChange w:id="10699"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7B79E03" w14:textId="77777777" w:rsidR="00402FFE" w:rsidRPr="00402FFE" w:rsidRDefault="00402FFE" w:rsidP="00402FFE">
            <w:pPr>
              <w:spacing w:after="0" w:line="240" w:lineRule="auto"/>
              <w:rPr>
                <w:ins w:id="10700" w:author="Lane, Stefanie" w:date="2023-04-28T12:07:00Z"/>
                <w:rFonts w:ascii="Calibri" w:eastAsia="Times New Roman" w:hAnsi="Calibri" w:cs="Calibri"/>
                <w:color w:val="000000"/>
                <w:rPrChange w:id="10701" w:author="Lane, Stefanie" w:date="2023-04-28T12:07:00Z">
                  <w:rPr>
                    <w:ins w:id="10702" w:author="Lane, Stefanie" w:date="2023-04-28T12:07:00Z"/>
                  </w:rPr>
                </w:rPrChange>
              </w:rPr>
              <w:pPrChange w:id="10703" w:author="Lane, Stefanie" w:date="2023-04-28T12:07:00Z">
                <w:pPr/>
              </w:pPrChange>
            </w:pPr>
          </w:p>
        </w:tc>
        <w:tc>
          <w:tcPr>
            <w:tcW w:w="3320" w:type="dxa"/>
            <w:tcBorders>
              <w:top w:val="nil"/>
              <w:left w:val="nil"/>
              <w:bottom w:val="nil"/>
              <w:right w:val="nil"/>
            </w:tcBorders>
            <w:shd w:val="clear" w:color="auto" w:fill="auto"/>
            <w:noWrap/>
            <w:vAlign w:val="bottom"/>
            <w:hideMark/>
          </w:tcPr>
          <w:p w14:paraId="6A35BE8A" w14:textId="77777777" w:rsidR="00402FFE" w:rsidRPr="00402FFE" w:rsidRDefault="00402FFE" w:rsidP="00402FFE">
            <w:pPr>
              <w:spacing w:after="0" w:line="240" w:lineRule="auto"/>
              <w:rPr>
                <w:ins w:id="10704" w:author="Lane, Stefanie" w:date="2023-04-28T12:07:00Z"/>
                <w:rFonts w:ascii="Calibri" w:eastAsia="Times New Roman" w:hAnsi="Calibri" w:cs="Calibri"/>
                <w:i/>
                <w:iCs/>
                <w:color w:val="000000"/>
                <w:rPrChange w:id="10705" w:author="Lane, Stefanie" w:date="2023-04-28T12:07:00Z">
                  <w:rPr>
                    <w:ins w:id="10706" w:author="Lane, Stefanie" w:date="2023-04-28T12:07:00Z"/>
                  </w:rPr>
                </w:rPrChange>
              </w:rPr>
              <w:pPrChange w:id="10707" w:author="Lane, Stefanie" w:date="2023-04-28T12:07:00Z">
                <w:pPr/>
              </w:pPrChange>
            </w:pPr>
            <w:ins w:id="10708" w:author="Lane, Stefanie" w:date="2023-04-28T12:07:00Z">
              <w:r w:rsidRPr="00402FFE">
                <w:rPr>
                  <w:rFonts w:ascii="Calibri" w:eastAsia="Times New Roman" w:hAnsi="Calibri" w:cs="Calibri"/>
                  <w:i/>
                  <w:iCs/>
                  <w:color w:val="000000"/>
                  <w:rPrChange w:id="10709" w:author="Lane, Stefanie" w:date="2023-04-28T12:07:00Z">
                    <w:rPr/>
                  </w:rPrChange>
                </w:rPr>
                <w:t>Caltha palustris</w:t>
              </w:r>
            </w:ins>
          </w:p>
        </w:tc>
        <w:tc>
          <w:tcPr>
            <w:tcW w:w="869" w:type="dxa"/>
            <w:tcBorders>
              <w:top w:val="nil"/>
              <w:left w:val="nil"/>
              <w:bottom w:val="nil"/>
              <w:right w:val="nil"/>
            </w:tcBorders>
            <w:shd w:val="clear" w:color="auto" w:fill="auto"/>
            <w:noWrap/>
            <w:vAlign w:val="bottom"/>
            <w:hideMark/>
          </w:tcPr>
          <w:p w14:paraId="2ADBB217" w14:textId="77777777" w:rsidR="00402FFE" w:rsidRPr="00402FFE" w:rsidRDefault="00402FFE" w:rsidP="00402FFE">
            <w:pPr>
              <w:spacing w:after="0" w:line="240" w:lineRule="auto"/>
              <w:jc w:val="center"/>
              <w:rPr>
                <w:ins w:id="10710" w:author="Lane, Stefanie" w:date="2023-04-28T12:07:00Z"/>
                <w:rFonts w:ascii="Calibri" w:eastAsia="Times New Roman" w:hAnsi="Calibri" w:cs="Calibri"/>
                <w:color w:val="000000"/>
                <w:rPrChange w:id="10711" w:author="Lane, Stefanie" w:date="2023-04-28T12:07:00Z">
                  <w:rPr>
                    <w:ins w:id="10712" w:author="Lane, Stefanie" w:date="2023-04-28T12:07:00Z"/>
                  </w:rPr>
                </w:rPrChange>
              </w:rPr>
              <w:pPrChange w:id="10713" w:author="Lane, Stefanie" w:date="2023-04-28T12:07:00Z">
                <w:pPr>
                  <w:jc w:val="center"/>
                </w:pPr>
              </w:pPrChange>
            </w:pPr>
            <w:ins w:id="10714" w:author="Lane, Stefanie" w:date="2023-04-28T12:07:00Z">
              <w:r w:rsidRPr="00402FFE">
                <w:rPr>
                  <w:rFonts w:ascii="Calibri" w:eastAsia="Times New Roman" w:hAnsi="Calibri" w:cs="Calibri"/>
                  <w:color w:val="000000"/>
                  <w:rPrChange w:id="10715" w:author="Lane, Stefanie" w:date="2023-04-28T12:07:00Z">
                    <w:rPr/>
                  </w:rPrChange>
                </w:rPr>
                <w:t>1.09</w:t>
              </w:r>
            </w:ins>
          </w:p>
        </w:tc>
        <w:tc>
          <w:tcPr>
            <w:tcW w:w="990" w:type="dxa"/>
            <w:tcBorders>
              <w:top w:val="nil"/>
              <w:left w:val="nil"/>
              <w:bottom w:val="nil"/>
              <w:right w:val="nil"/>
            </w:tcBorders>
            <w:shd w:val="clear" w:color="auto" w:fill="auto"/>
            <w:noWrap/>
            <w:vAlign w:val="bottom"/>
            <w:hideMark/>
          </w:tcPr>
          <w:p w14:paraId="494BDCCB" w14:textId="77777777" w:rsidR="00402FFE" w:rsidRPr="00402FFE" w:rsidRDefault="00402FFE" w:rsidP="00402FFE">
            <w:pPr>
              <w:spacing w:after="0" w:line="240" w:lineRule="auto"/>
              <w:jc w:val="center"/>
              <w:rPr>
                <w:ins w:id="10716" w:author="Lane, Stefanie" w:date="2023-04-28T12:07:00Z"/>
                <w:rFonts w:ascii="Calibri" w:eastAsia="Times New Roman" w:hAnsi="Calibri" w:cs="Calibri"/>
                <w:color w:val="000000"/>
                <w:rPrChange w:id="10717" w:author="Lane, Stefanie" w:date="2023-04-28T12:07:00Z">
                  <w:rPr>
                    <w:ins w:id="10718" w:author="Lane, Stefanie" w:date="2023-04-28T12:07:00Z"/>
                  </w:rPr>
                </w:rPrChange>
              </w:rPr>
              <w:pPrChange w:id="10719" w:author="Lane, Stefanie" w:date="2023-04-28T12:07:00Z">
                <w:pPr>
                  <w:jc w:val="center"/>
                </w:pPr>
              </w:pPrChange>
            </w:pPr>
            <w:ins w:id="10720" w:author="Lane, Stefanie" w:date="2023-04-28T12:07:00Z">
              <w:r w:rsidRPr="00402FFE">
                <w:rPr>
                  <w:rFonts w:ascii="Calibri" w:eastAsia="Times New Roman" w:hAnsi="Calibri" w:cs="Calibri"/>
                  <w:color w:val="000000"/>
                  <w:rPrChange w:id="10721" w:author="Lane, Stefanie" w:date="2023-04-28T12:07:00Z">
                    <w:rPr/>
                  </w:rPrChange>
                </w:rPr>
                <w:t>0.48</w:t>
              </w:r>
            </w:ins>
          </w:p>
        </w:tc>
        <w:tc>
          <w:tcPr>
            <w:tcW w:w="810" w:type="dxa"/>
            <w:tcBorders>
              <w:top w:val="nil"/>
              <w:left w:val="nil"/>
              <w:bottom w:val="nil"/>
              <w:right w:val="nil"/>
            </w:tcBorders>
            <w:shd w:val="clear" w:color="auto" w:fill="auto"/>
            <w:noWrap/>
            <w:vAlign w:val="bottom"/>
            <w:hideMark/>
          </w:tcPr>
          <w:p w14:paraId="7E6239AD" w14:textId="77777777" w:rsidR="00402FFE" w:rsidRPr="00402FFE" w:rsidRDefault="00402FFE" w:rsidP="00402FFE">
            <w:pPr>
              <w:spacing w:after="0" w:line="240" w:lineRule="auto"/>
              <w:jc w:val="center"/>
              <w:rPr>
                <w:ins w:id="10722" w:author="Lane, Stefanie" w:date="2023-04-28T12:07:00Z"/>
                <w:rFonts w:ascii="Calibri" w:eastAsia="Times New Roman" w:hAnsi="Calibri" w:cs="Calibri"/>
                <w:color w:val="000000"/>
                <w:rPrChange w:id="10723" w:author="Lane, Stefanie" w:date="2023-04-28T12:07:00Z">
                  <w:rPr>
                    <w:ins w:id="10724" w:author="Lane, Stefanie" w:date="2023-04-28T12:07:00Z"/>
                  </w:rPr>
                </w:rPrChange>
              </w:rPr>
              <w:pPrChange w:id="10725" w:author="Lane, Stefanie" w:date="2023-04-28T12:07:00Z">
                <w:pPr>
                  <w:jc w:val="center"/>
                </w:pPr>
              </w:pPrChange>
            </w:pPr>
            <w:ins w:id="10726" w:author="Lane, Stefanie" w:date="2023-04-28T12:07:00Z">
              <w:r w:rsidRPr="00402FFE">
                <w:rPr>
                  <w:rFonts w:ascii="Calibri" w:eastAsia="Times New Roman" w:hAnsi="Calibri" w:cs="Calibri"/>
                  <w:color w:val="000000"/>
                  <w:rPrChange w:id="10727" w:author="Lane, Stefanie" w:date="2023-04-28T12:07:00Z">
                    <w:rPr/>
                  </w:rPrChange>
                </w:rPr>
                <w:t>0.04</w:t>
              </w:r>
            </w:ins>
          </w:p>
        </w:tc>
        <w:tc>
          <w:tcPr>
            <w:tcW w:w="1710" w:type="dxa"/>
            <w:tcBorders>
              <w:top w:val="nil"/>
              <w:left w:val="nil"/>
              <w:bottom w:val="nil"/>
              <w:right w:val="single" w:sz="8" w:space="0" w:color="auto"/>
            </w:tcBorders>
            <w:shd w:val="clear" w:color="auto" w:fill="auto"/>
            <w:noWrap/>
            <w:vAlign w:val="bottom"/>
            <w:hideMark/>
          </w:tcPr>
          <w:p w14:paraId="194B8B33" w14:textId="77777777" w:rsidR="00402FFE" w:rsidRPr="00402FFE" w:rsidRDefault="00402FFE" w:rsidP="00402FFE">
            <w:pPr>
              <w:spacing w:after="0" w:line="240" w:lineRule="auto"/>
              <w:jc w:val="center"/>
              <w:rPr>
                <w:ins w:id="10728" w:author="Lane, Stefanie" w:date="2023-04-28T12:07:00Z"/>
                <w:rFonts w:ascii="Calibri" w:eastAsia="Times New Roman" w:hAnsi="Calibri" w:cs="Calibri"/>
                <w:color w:val="000000"/>
                <w:rPrChange w:id="10729" w:author="Lane, Stefanie" w:date="2023-04-28T12:07:00Z">
                  <w:rPr>
                    <w:ins w:id="10730" w:author="Lane, Stefanie" w:date="2023-04-28T12:07:00Z"/>
                  </w:rPr>
                </w:rPrChange>
              </w:rPr>
              <w:pPrChange w:id="10731" w:author="Lane, Stefanie" w:date="2023-04-28T12:07:00Z">
                <w:pPr>
                  <w:jc w:val="center"/>
                </w:pPr>
              </w:pPrChange>
            </w:pPr>
            <w:ins w:id="10732" w:author="Lane, Stefanie" w:date="2023-04-28T12:07:00Z">
              <w:r w:rsidRPr="00402FFE">
                <w:rPr>
                  <w:rFonts w:ascii="Calibri" w:eastAsia="Times New Roman" w:hAnsi="Calibri" w:cs="Calibri"/>
                  <w:color w:val="000000"/>
                  <w:rPrChange w:id="10733" w:author="Lane, Stefanie" w:date="2023-04-28T12:07:00Z">
                    <w:rPr/>
                  </w:rPrChange>
                </w:rPr>
                <w:t>-96.7</w:t>
              </w:r>
            </w:ins>
          </w:p>
        </w:tc>
      </w:tr>
      <w:tr w:rsidR="00402FFE" w:rsidRPr="00402FFE" w14:paraId="201097E6" w14:textId="77777777" w:rsidTr="00402FFE">
        <w:trPr>
          <w:divId w:val="50731576"/>
          <w:trHeight w:val="290"/>
          <w:ins w:id="10734" w:author="Lane, Stefanie" w:date="2023-04-28T12:07:00Z"/>
        </w:trPr>
        <w:tc>
          <w:tcPr>
            <w:tcW w:w="1311" w:type="dxa"/>
            <w:vMerge/>
            <w:tcBorders>
              <w:top w:val="nil"/>
              <w:left w:val="single" w:sz="8" w:space="0" w:color="auto"/>
              <w:bottom w:val="single" w:sz="8" w:space="0" w:color="000000"/>
              <w:right w:val="nil"/>
            </w:tcBorders>
            <w:vAlign w:val="center"/>
            <w:hideMark/>
          </w:tcPr>
          <w:p w14:paraId="4FAEF92B" w14:textId="77777777" w:rsidR="00402FFE" w:rsidRPr="00402FFE" w:rsidRDefault="00402FFE" w:rsidP="00402FFE">
            <w:pPr>
              <w:spacing w:after="0" w:line="240" w:lineRule="auto"/>
              <w:rPr>
                <w:ins w:id="10735" w:author="Lane, Stefanie" w:date="2023-04-28T12:07:00Z"/>
                <w:rFonts w:ascii="Calibri" w:eastAsia="Times New Roman" w:hAnsi="Calibri" w:cs="Calibri"/>
                <w:color w:val="000000"/>
                <w:rPrChange w:id="10736" w:author="Lane, Stefanie" w:date="2023-04-28T12:07:00Z">
                  <w:rPr>
                    <w:ins w:id="10737" w:author="Lane, Stefanie" w:date="2023-04-28T12:07:00Z"/>
                  </w:rPr>
                </w:rPrChange>
              </w:rPr>
              <w:pPrChange w:id="10738"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699D3CC" w14:textId="77777777" w:rsidR="00402FFE" w:rsidRPr="00402FFE" w:rsidRDefault="00402FFE" w:rsidP="00402FFE">
            <w:pPr>
              <w:spacing w:after="0" w:line="240" w:lineRule="auto"/>
              <w:rPr>
                <w:ins w:id="10739" w:author="Lane, Stefanie" w:date="2023-04-28T12:07:00Z"/>
                <w:rFonts w:ascii="Calibri" w:eastAsia="Times New Roman" w:hAnsi="Calibri" w:cs="Calibri"/>
                <w:color w:val="000000"/>
                <w:rPrChange w:id="10740" w:author="Lane, Stefanie" w:date="2023-04-28T12:07:00Z">
                  <w:rPr>
                    <w:ins w:id="10741" w:author="Lane, Stefanie" w:date="2023-04-28T12:07:00Z"/>
                  </w:rPr>
                </w:rPrChange>
              </w:rPr>
              <w:pPrChange w:id="10742"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65EF62D" w14:textId="77777777" w:rsidR="00402FFE" w:rsidRPr="00402FFE" w:rsidRDefault="00402FFE" w:rsidP="00402FFE">
            <w:pPr>
              <w:spacing w:after="0" w:line="240" w:lineRule="auto"/>
              <w:rPr>
                <w:ins w:id="10743" w:author="Lane, Stefanie" w:date="2023-04-28T12:07:00Z"/>
                <w:rFonts w:ascii="Calibri" w:eastAsia="Times New Roman" w:hAnsi="Calibri" w:cs="Calibri"/>
                <w:i/>
                <w:iCs/>
                <w:color w:val="000000"/>
                <w:rPrChange w:id="10744" w:author="Lane, Stefanie" w:date="2023-04-28T12:07:00Z">
                  <w:rPr>
                    <w:ins w:id="10745" w:author="Lane, Stefanie" w:date="2023-04-28T12:07:00Z"/>
                  </w:rPr>
                </w:rPrChange>
              </w:rPr>
              <w:pPrChange w:id="10746" w:author="Lane, Stefanie" w:date="2023-04-28T12:07:00Z">
                <w:pPr/>
              </w:pPrChange>
            </w:pPr>
            <w:ins w:id="10747" w:author="Lane, Stefanie" w:date="2023-04-28T12:07:00Z">
              <w:r w:rsidRPr="00402FFE">
                <w:rPr>
                  <w:rFonts w:ascii="Calibri" w:eastAsia="Times New Roman" w:hAnsi="Calibri" w:cs="Calibri"/>
                  <w:i/>
                  <w:iCs/>
                  <w:color w:val="000000"/>
                  <w:rPrChange w:id="10748" w:author="Lane, Stefanie" w:date="2023-04-28T12:07:00Z">
                    <w:rPr/>
                  </w:rPrChange>
                </w:rPr>
                <w:t>Equisetum fluviatile</w:t>
              </w:r>
            </w:ins>
          </w:p>
        </w:tc>
        <w:tc>
          <w:tcPr>
            <w:tcW w:w="869" w:type="dxa"/>
            <w:tcBorders>
              <w:top w:val="single" w:sz="4" w:space="0" w:color="auto"/>
              <w:left w:val="nil"/>
              <w:bottom w:val="single" w:sz="4" w:space="0" w:color="auto"/>
              <w:right w:val="nil"/>
            </w:tcBorders>
            <w:shd w:val="clear" w:color="auto" w:fill="auto"/>
            <w:noWrap/>
            <w:vAlign w:val="bottom"/>
            <w:hideMark/>
          </w:tcPr>
          <w:p w14:paraId="1416F79D" w14:textId="77777777" w:rsidR="00402FFE" w:rsidRPr="00402FFE" w:rsidRDefault="00402FFE" w:rsidP="00402FFE">
            <w:pPr>
              <w:spacing w:after="0" w:line="240" w:lineRule="auto"/>
              <w:jc w:val="center"/>
              <w:rPr>
                <w:ins w:id="10749" w:author="Lane, Stefanie" w:date="2023-04-28T12:07:00Z"/>
                <w:rFonts w:ascii="Calibri" w:eastAsia="Times New Roman" w:hAnsi="Calibri" w:cs="Calibri"/>
                <w:color w:val="000000"/>
                <w:rPrChange w:id="10750" w:author="Lane, Stefanie" w:date="2023-04-28T12:07:00Z">
                  <w:rPr>
                    <w:ins w:id="10751" w:author="Lane, Stefanie" w:date="2023-04-28T12:07:00Z"/>
                  </w:rPr>
                </w:rPrChange>
              </w:rPr>
              <w:pPrChange w:id="10752" w:author="Lane, Stefanie" w:date="2023-04-28T12:07:00Z">
                <w:pPr>
                  <w:jc w:val="center"/>
                </w:pPr>
              </w:pPrChange>
            </w:pPr>
            <w:ins w:id="10753" w:author="Lane, Stefanie" w:date="2023-04-28T12:07:00Z">
              <w:r w:rsidRPr="00402FFE">
                <w:rPr>
                  <w:rFonts w:ascii="Calibri" w:eastAsia="Times New Roman" w:hAnsi="Calibri" w:cs="Calibri"/>
                  <w:color w:val="000000"/>
                  <w:rPrChange w:id="10754" w:author="Lane, Stefanie" w:date="2023-04-28T12:07:00Z">
                    <w:rPr/>
                  </w:rPrChange>
                </w:rPr>
                <w:t>0.88</w:t>
              </w:r>
            </w:ins>
          </w:p>
        </w:tc>
        <w:tc>
          <w:tcPr>
            <w:tcW w:w="990" w:type="dxa"/>
            <w:tcBorders>
              <w:top w:val="single" w:sz="4" w:space="0" w:color="auto"/>
              <w:left w:val="nil"/>
              <w:bottom w:val="single" w:sz="4" w:space="0" w:color="auto"/>
              <w:right w:val="nil"/>
            </w:tcBorders>
            <w:shd w:val="clear" w:color="auto" w:fill="auto"/>
            <w:noWrap/>
            <w:vAlign w:val="bottom"/>
            <w:hideMark/>
          </w:tcPr>
          <w:p w14:paraId="5025FEA7" w14:textId="77777777" w:rsidR="00402FFE" w:rsidRPr="00402FFE" w:rsidRDefault="00402FFE" w:rsidP="00402FFE">
            <w:pPr>
              <w:spacing w:after="0" w:line="240" w:lineRule="auto"/>
              <w:jc w:val="center"/>
              <w:rPr>
                <w:ins w:id="10755" w:author="Lane, Stefanie" w:date="2023-04-28T12:07:00Z"/>
                <w:rFonts w:ascii="Calibri" w:eastAsia="Times New Roman" w:hAnsi="Calibri" w:cs="Calibri"/>
                <w:color w:val="000000"/>
                <w:rPrChange w:id="10756" w:author="Lane, Stefanie" w:date="2023-04-28T12:07:00Z">
                  <w:rPr>
                    <w:ins w:id="10757" w:author="Lane, Stefanie" w:date="2023-04-28T12:07:00Z"/>
                  </w:rPr>
                </w:rPrChange>
              </w:rPr>
              <w:pPrChange w:id="10758" w:author="Lane, Stefanie" w:date="2023-04-28T12:07:00Z">
                <w:pPr>
                  <w:jc w:val="center"/>
                </w:pPr>
              </w:pPrChange>
            </w:pPr>
            <w:ins w:id="10759" w:author="Lane, Stefanie" w:date="2023-04-28T12:07:00Z">
              <w:r w:rsidRPr="00402FFE">
                <w:rPr>
                  <w:rFonts w:ascii="Calibri" w:eastAsia="Times New Roman" w:hAnsi="Calibri" w:cs="Calibri"/>
                  <w:color w:val="000000"/>
                  <w:rPrChange w:id="10760" w:author="Lane, Stefanie" w:date="2023-04-28T12:07:00Z">
                    <w:rPr/>
                  </w:rPrChange>
                </w:rPr>
                <w:t>0.58</w:t>
              </w:r>
            </w:ins>
          </w:p>
        </w:tc>
        <w:tc>
          <w:tcPr>
            <w:tcW w:w="810" w:type="dxa"/>
            <w:tcBorders>
              <w:top w:val="single" w:sz="4" w:space="0" w:color="auto"/>
              <w:left w:val="nil"/>
              <w:bottom w:val="single" w:sz="4" w:space="0" w:color="auto"/>
              <w:right w:val="nil"/>
            </w:tcBorders>
            <w:shd w:val="clear" w:color="auto" w:fill="auto"/>
            <w:noWrap/>
            <w:vAlign w:val="bottom"/>
            <w:hideMark/>
          </w:tcPr>
          <w:p w14:paraId="5CA7247C" w14:textId="77777777" w:rsidR="00402FFE" w:rsidRPr="00402FFE" w:rsidRDefault="00402FFE" w:rsidP="00402FFE">
            <w:pPr>
              <w:spacing w:after="0" w:line="240" w:lineRule="auto"/>
              <w:jc w:val="center"/>
              <w:rPr>
                <w:ins w:id="10761" w:author="Lane, Stefanie" w:date="2023-04-28T12:07:00Z"/>
                <w:rFonts w:ascii="Calibri" w:eastAsia="Times New Roman" w:hAnsi="Calibri" w:cs="Calibri"/>
                <w:color w:val="000000"/>
                <w:rPrChange w:id="10762" w:author="Lane, Stefanie" w:date="2023-04-28T12:07:00Z">
                  <w:rPr>
                    <w:ins w:id="10763" w:author="Lane, Stefanie" w:date="2023-04-28T12:07:00Z"/>
                  </w:rPr>
                </w:rPrChange>
              </w:rPr>
              <w:pPrChange w:id="10764" w:author="Lane, Stefanie" w:date="2023-04-28T12:07:00Z">
                <w:pPr>
                  <w:jc w:val="center"/>
                </w:pPr>
              </w:pPrChange>
            </w:pPr>
            <w:ins w:id="10765" w:author="Lane, Stefanie" w:date="2023-04-28T12:07:00Z">
              <w:r w:rsidRPr="00402FFE">
                <w:rPr>
                  <w:rFonts w:ascii="Calibri" w:eastAsia="Times New Roman" w:hAnsi="Calibri" w:cs="Calibri"/>
                  <w:color w:val="000000"/>
                  <w:rPrChange w:id="10766" w:author="Lane, Stefanie" w:date="2023-04-28T12:07: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F7E65" w14:textId="77777777" w:rsidR="00402FFE" w:rsidRPr="00402FFE" w:rsidRDefault="00402FFE" w:rsidP="00402FFE">
            <w:pPr>
              <w:spacing w:after="0" w:line="240" w:lineRule="auto"/>
              <w:jc w:val="center"/>
              <w:rPr>
                <w:ins w:id="10767" w:author="Lane, Stefanie" w:date="2023-04-28T12:07:00Z"/>
                <w:rFonts w:ascii="Calibri" w:eastAsia="Times New Roman" w:hAnsi="Calibri" w:cs="Calibri"/>
                <w:color w:val="000000"/>
                <w:rPrChange w:id="10768" w:author="Lane, Stefanie" w:date="2023-04-28T12:07:00Z">
                  <w:rPr>
                    <w:ins w:id="10769" w:author="Lane, Stefanie" w:date="2023-04-28T12:07:00Z"/>
                  </w:rPr>
                </w:rPrChange>
              </w:rPr>
              <w:pPrChange w:id="10770" w:author="Lane, Stefanie" w:date="2023-04-28T12:07:00Z">
                <w:pPr>
                  <w:jc w:val="center"/>
                </w:pPr>
              </w:pPrChange>
            </w:pPr>
            <w:ins w:id="10771" w:author="Lane, Stefanie" w:date="2023-04-28T12:07:00Z">
              <w:r w:rsidRPr="00402FFE">
                <w:rPr>
                  <w:rFonts w:ascii="Calibri" w:eastAsia="Times New Roman" w:hAnsi="Calibri" w:cs="Calibri"/>
                  <w:color w:val="000000"/>
                  <w:rPrChange w:id="10772" w:author="Lane, Stefanie" w:date="2023-04-28T12:07:00Z">
                    <w:rPr/>
                  </w:rPrChange>
                </w:rPr>
                <w:t>-96.0</w:t>
              </w:r>
            </w:ins>
          </w:p>
        </w:tc>
      </w:tr>
      <w:tr w:rsidR="00402FFE" w:rsidRPr="00402FFE" w14:paraId="361DB966" w14:textId="77777777" w:rsidTr="00402FFE">
        <w:trPr>
          <w:divId w:val="50731576"/>
          <w:trHeight w:val="290"/>
          <w:ins w:id="10773" w:author="Lane, Stefanie" w:date="2023-04-28T12:07:00Z"/>
        </w:trPr>
        <w:tc>
          <w:tcPr>
            <w:tcW w:w="1311" w:type="dxa"/>
            <w:vMerge/>
            <w:tcBorders>
              <w:top w:val="nil"/>
              <w:left w:val="single" w:sz="8" w:space="0" w:color="auto"/>
              <w:bottom w:val="single" w:sz="8" w:space="0" w:color="000000"/>
              <w:right w:val="nil"/>
            </w:tcBorders>
            <w:vAlign w:val="center"/>
            <w:hideMark/>
          </w:tcPr>
          <w:p w14:paraId="37A016AA" w14:textId="77777777" w:rsidR="00402FFE" w:rsidRPr="00402FFE" w:rsidRDefault="00402FFE" w:rsidP="00402FFE">
            <w:pPr>
              <w:spacing w:after="0" w:line="240" w:lineRule="auto"/>
              <w:rPr>
                <w:ins w:id="10774" w:author="Lane, Stefanie" w:date="2023-04-28T12:07:00Z"/>
                <w:rFonts w:ascii="Calibri" w:eastAsia="Times New Roman" w:hAnsi="Calibri" w:cs="Calibri"/>
                <w:color w:val="000000"/>
                <w:rPrChange w:id="10775" w:author="Lane, Stefanie" w:date="2023-04-28T12:07:00Z">
                  <w:rPr>
                    <w:ins w:id="10776" w:author="Lane, Stefanie" w:date="2023-04-28T12:07:00Z"/>
                  </w:rPr>
                </w:rPrChange>
              </w:rPr>
              <w:pPrChange w:id="10777"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39255DF" w14:textId="77777777" w:rsidR="00402FFE" w:rsidRPr="00402FFE" w:rsidRDefault="00402FFE" w:rsidP="00402FFE">
            <w:pPr>
              <w:spacing w:after="0" w:line="240" w:lineRule="auto"/>
              <w:rPr>
                <w:ins w:id="10778" w:author="Lane, Stefanie" w:date="2023-04-28T12:07:00Z"/>
                <w:rFonts w:ascii="Calibri" w:eastAsia="Times New Roman" w:hAnsi="Calibri" w:cs="Calibri"/>
                <w:color w:val="000000"/>
                <w:rPrChange w:id="10779" w:author="Lane, Stefanie" w:date="2023-04-28T12:07:00Z">
                  <w:rPr>
                    <w:ins w:id="10780" w:author="Lane, Stefanie" w:date="2023-04-28T12:07:00Z"/>
                  </w:rPr>
                </w:rPrChange>
              </w:rPr>
              <w:pPrChange w:id="10781" w:author="Lane, Stefanie" w:date="2023-04-28T12:07:00Z">
                <w:pPr/>
              </w:pPrChange>
            </w:pPr>
          </w:p>
        </w:tc>
        <w:tc>
          <w:tcPr>
            <w:tcW w:w="3320" w:type="dxa"/>
            <w:tcBorders>
              <w:top w:val="nil"/>
              <w:left w:val="nil"/>
              <w:bottom w:val="nil"/>
              <w:right w:val="nil"/>
            </w:tcBorders>
            <w:shd w:val="clear" w:color="auto" w:fill="auto"/>
            <w:noWrap/>
            <w:vAlign w:val="bottom"/>
            <w:hideMark/>
          </w:tcPr>
          <w:p w14:paraId="6FF504E1" w14:textId="77777777" w:rsidR="00402FFE" w:rsidRPr="00402FFE" w:rsidRDefault="00402FFE" w:rsidP="00402FFE">
            <w:pPr>
              <w:spacing w:after="0" w:line="240" w:lineRule="auto"/>
              <w:rPr>
                <w:ins w:id="10782" w:author="Lane, Stefanie" w:date="2023-04-28T12:07:00Z"/>
                <w:rFonts w:ascii="Calibri" w:eastAsia="Times New Roman" w:hAnsi="Calibri" w:cs="Calibri"/>
                <w:i/>
                <w:iCs/>
                <w:color w:val="000000"/>
                <w:rPrChange w:id="10783" w:author="Lane, Stefanie" w:date="2023-04-28T12:07:00Z">
                  <w:rPr>
                    <w:ins w:id="10784" w:author="Lane, Stefanie" w:date="2023-04-28T12:07:00Z"/>
                  </w:rPr>
                </w:rPrChange>
              </w:rPr>
              <w:pPrChange w:id="10785" w:author="Lane, Stefanie" w:date="2023-04-28T12:07:00Z">
                <w:pPr/>
              </w:pPrChange>
            </w:pPr>
            <w:ins w:id="10786" w:author="Lane, Stefanie" w:date="2023-04-28T12:07:00Z">
              <w:r w:rsidRPr="00402FFE">
                <w:rPr>
                  <w:rFonts w:ascii="Calibri" w:eastAsia="Times New Roman" w:hAnsi="Calibri" w:cs="Calibri"/>
                  <w:i/>
                  <w:iCs/>
                  <w:color w:val="000000"/>
                  <w:rPrChange w:id="10787" w:author="Lane, Stefanie" w:date="2023-04-28T12:07:00Z">
                    <w:rPr/>
                  </w:rPrChange>
                </w:rPr>
                <w:t>Schoenoplectus tabernaemontani</w:t>
              </w:r>
            </w:ins>
          </w:p>
        </w:tc>
        <w:tc>
          <w:tcPr>
            <w:tcW w:w="869" w:type="dxa"/>
            <w:tcBorders>
              <w:top w:val="nil"/>
              <w:left w:val="nil"/>
              <w:bottom w:val="nil"/>
              <w:right w:val="nil"/>
            </w:tcBorders>
            <w:shd w:val="clear" w:color="auto" w:fill="auto"/>
            <w:noWrap/>
            <w:vAlign w:val="bottom"/>
            <w:hideMark/>
          </w:tcPr>
          <w:p w14:paraId="25C926C6" w14:textId="77777777" w:rsidR="00402FFE" w:rsidRPr="00402FFE" w:rsidRDefault="00402FFE" w:rsidP="00402FFE">
            <w:pPr>
              <w:spacing w:after="0" w:line="240" w:lineRule="auto"/>
              <w:jc w:val="center"/>
              <w:rPr>
                <w:ins w:id="10788" w:author="Lane, Stefanie" w:date="2023-04-28T12:07:00Z"/>
                <w:rFonts w:ascii="Calibri" w:eastAsia="Times New Roman" w:hAnsi="Calibri" w:cs="Calibri"/>
                <w:color w:val="000000"/>
                <w:rPrChange w:id="10789" w:author="Lane, Stefanie" w:date="2023-04-28T12:07:00Z">
                  <w:rPr>
                    <w:ins w:id="10790" w:author="Lane, Stefanie" w:date="2023-04-28T12:07:00Z"/>
                  </w:rPr>
                </w:rPrChange>
              </w:rPr>
              <w:pPrChange w:id="10791" w:author="Lane, Stefanie" w:date="2023-04-28T12:07:00Z">
                <w:pPr>
                  <w:jc w:val="center"/>
                </w:pPr>
              </w:pPrChange>
            </w:pPr>
            <w:ins w:id="10792" w:author="Lane, Stefanie" w:date="2023-04-28T12:07:00Z">
              <w:r w:rsidRPr="00402FFE">
                <w:rPr>
                  <w:rFonts w:ascii="Calibri" w:eastAsia="Times New Roman" w:hAnsi="Calibri" w:cs="Calibri"/>
                  <w:color w:val="000000"/>
                  <w:rPrChange w:id="10793" w:author="Lane, Stefanie" w:date="2023-04-28T12:07:00Z">
                    <w:rPr/>
                  </w:rPrChange>
                </w:rPr>
                <w:t>0.71</w:t>
              </w:r>
            </w:ins>
          </w:p>
        </w:tc>
        <w:tc>
          <w:tcPr>
            <w:tcW w:w="990" w:type="dxa"/>
            <w:tcBorders>
              <w:top w:val="nil"/>
              <w:left w:val="nil"/>
              <w:bottom w:val="nil"/>
              <w:right w:val="nil"/>
            </w:tcBorders>
            <w:shd w:val="clear" w:color="auto" w:fill="auto"/>
            <w:noWrap/>
            <w:vAlign w:val="bottom"/>
            <w:hideMark/>
          </w:tcPr>
          <w:p w14:paraId="30E1374C" w14:textId="77777777" w:rsidR="00402FFE" w:rsidRPr="00402FFE" w:rsidRDefault="00402FFE" w:rsidP="00402FFE">
            <w:pPr>
              <w:spacing w:after="0" w:line="240" w:lineRule="auto"/>
              <w:jc w:val="center"/>
              <w:rPr>
                <w:ins w:id="10794" w:author="Lane, Stefanie" w:date="2023-04-28T12:07:00Z"/>
                <w:rFonts w:ascii="Calibri" w:eastAsia="Times New Roman" w:hAnsi="Calibri" w:cs="Calibri"/>
                <w:color w:val="000000"/>
                <w:rPrChange w:id="10795" w:author="Lane, Stefanie" w:date="2023-04-28T12:07:00Z">
                  <w:rPr>
                    <w:ins w:id="10796" w:author="Lane, Stefanie" w:date="2023-04-28T12:07:00Z"/>
                  </w:rPr>
                </w:rPrChange>
              </w:rPr>
              <w:pPrChange w:id="10797" w:author="Lane, Stefanie" w:date="2023-04-28T12:07:00Z">
                <w:pPr>
                  <w:jc w:val="center"/>
                </w:pPr>
              </w:pPrChange>
            </w:pPr>
            <w:ins w:id="10798" w:author="Lane, Stefanie" w:date="2023-04-28T12:07:00Z">
              <w:r w:rsidRPr="00402FFE">
                <w:rPr>
                  <w:rFonts w:ascii="Calibri" w:eastAsia="Times New Roman" w:hAnsi="Calibri" w:cs="Calibri"/>
                  <w:color w:val="000000"/>
                  <w:rPrChange w:id="10799" w:author="Lane, Stefanie" w:date="2023-04-28T12:07:00Z">
                    <w:rPr/>
                  </w:rPrChange>
                </w:rPr>
                <w:t>0.10</w:t>
              </w:r>
            </w:ins>
          </w:p>
        </w:tc>
        <w:tc>
          <w:tcPr>
            <w:tcW w:w="810" w:type="dxa"/>
            <w:tcBorders>
              <w:top w:val="nil"/>
              <w:left w:val="nil"/>
              <w:bottom w:val="nil"/>
              <w:right w:val="nil"/>
            </w:tcBorders>
            <w:shd w:val="clear" w:color="auto" w:fill="auto"/>
            <w:noWrap/>
            <w:vAlign w:val="bottom"/>
            <w:hideMark/>
          </w:tcPr>
          <w:p w14:paraId="4B132F62" w14:textId="77777777" w:rsidR="00402FFE" w:rsidRPr="00402FFE" w:rsidRDefault="00402FFE" w:rsidP="00402FFE">
            <w:pPr>
              <w:spacing w:after="0" w:line="240" w:lineRule="auto"/>
              <w:jc w:val="center"/>
              <w:rPr>
                <w:ins w:id="10800" w:author="Lane, Stefanie" w:date="2023-04-28T12:07:00Z"/>
                <w:rFonts w:ascii="Calibri" w:eastAsia="Times New Roman" w:hAnsi="Calibri" w:cs="Calibri"/>
                <w:color w:val="000000"/>
                <w:rPrChange w:id="10801" w:author="Lane, Stefanie" w:date="2023-04-28T12:07:00Z">
                  <w:rPr>
                    <w:ins w:id="10802" w:author="Lane, Stefanie" w:date="2023-04-28T12:07:00Z"/>
                  </w:rPr>
                </w:rPrChange>
              </w:rPr>
              <w:pPrChange w:id="10803" w:author="Lane, Stefanie" w:date="2023-04-28T12:07:00Z">
                <w:pPr>
                  <w:jc w:val="center"/>
                </w:pPr>
              </w:pPrChange>
            </w:pPr>
            <w:ins w:id="10804" w:author="Lane, Stefanie" w:date="2023-04-28T12:07:00Z">
              <w:r w:rsidRPr="00402FFE">
                <w:rPr>
                  <w:rFonts w:ascii="Calibri" w:eastAsia="Times New Roman" w:hAnsi="Calibri" w:cs="Calibri"/>
                  <w:color w:val="000000"/>
                  <w:rPrChange w:id="10805" w:author="Lane, Stefanie" w:date="2023-04-28T12:07:00Z">
                    <w:rPr/>
                  </w:rPrChange>
                </w:rPr>
                <w:t>0.11</w:t>
              </w:r>
            </w:ins>
          </w:p>
        </w:tc>
        <w:tc>
          <w:tcPr>
            <w:tcW w:w="1710" w:type="dxa"/>
            <w:tcBorders>
              <w:top w:val="nil"/>
              <w:left w:val="nil"/>
              <w:bottom w:val="nil"/>
              <w:right w:val="single" w:sz="8" w:space="0" w:color="auto"/>
            </w:tcBorders>
            <w:shd w:val="clear" w:color="auto" w:fill="auto"/>
            <w:noWrap/>
            <w:vAlign w:val="bottom"/>
            <w:hideMark/>
          </w:tcPr>
          <w:p w14:paraId="3A0D9519" w14:textId="77777777" w:rsidR="00402FFE" w:rsidRPr="00402FFE" w:rsidRDefault="00402FFE" w:rsidP="00402FFE">
            <w:pPr>
              <w:spacing w:after="0" w:line="240" w:lineRule="auto"/>
              <w:jc w:val="center"/>
              <w:rPr>
                <w:ins w:id="10806" w:author="Lane, Stefanie" w:date="2023-04-28T12:07:00Z"/>
                <w:rFonts w:ascii="Calibri" w:eastAsia="Times New Roman" w:hAnsi="Calibri" w:cs="Calibri"/>
                <w:color w:val="000000"/>
                <w:rPrChange w:id="10807" w:author="Lane, Stefanie" w:date="2023-04-28T12:07:00Z">
                  <w:rPr>
                    <w:ins w:id="10808" w:author="Lane, Stefanie" w:date="2023-04-28T12:07:00Z"/>
                  </w:rPr>
                </w:rPrChange>
              </w:rPr>
              <w:pPrChange w:id="10809" w:author="Lane, Stefanie" w:date="2023-04-28T12:07:00Z">
                <w:pPr>
                  <w:jc w:val="center"/>
                </w:pPr>
              </w:pPrChange>
            </w:pPr>
            <w:ins w:id="10810" w:author="Lane, Stefanie" w:date="2023-04-28T12:07:00Z">
              <w:r w:rsidRPr="00402FFE">
                <w:rPr>
                  <w:rFonts w:ascii="Calibri" w:eastAsia="Times New Roman" w:hAnsi="Calibri" w:cs="Calibri"/>
                  <w:color w:val="000000"/>
                  <w:rPrChange w:id="10811" w:author="Lane, Stefanie" w:date="2023-04-28T12:07:00Z">
                    <w:rPr/>
                  </w:rPrChange>
                </w:rPr>
                <w:t>-84.8</w:t>
              </w:r>
            </w:ins>
          </w:p>
        </w:tc>
      </w:tr>
      <w:tr w:rsidR="00402FFE" w:rsidRPr="00402FFE" w14:paraId="181D8944" w14:textId="77777777" w:rsidTr="00402FFE">
        <w:trPr>
          <w:divId w:val="50731576"/>
          <w:trHeight w:val="290"/>
          <w:ins w:id="10812" w:author="Lane, Stefanie" w:date="2023-04-28T12:07:00Z"/>
        </w:trPr>
        <w:tc>
          <w:tcPr>
            <w:tcW w:w="1311" w:type="dxa"/>
            <w:vMerge/>
            <w:tcBorders>
              <w:top w:val="nil"/>
              <w:left w:val="single" w:sz="8" w:space="0" w:color="auto"/>
              <w:bottom w:val="single" w:sz="8" w:space="0" w:color="000000"/>
              <w:right w:val="nil"/>
            </w:tcBorders>
            <w:vAlign w:val="center"/>
            <w:hideMark/>
          </w:tcPr>
          <w:p w14:paraId="2D5E4550" w14:textId="77777777" w:rsidR="00402FFE" w:rsidRPr="00402FFE" w:rsidRDefault="00402FFE" w:rsidP="00402FFE">
            <w:pPr>
              <w:spacing w:after="0" w:line="240" w:lineRule="auto"/>
              <w:rPr>
                <w:ins w:id="10813" w:author="Lane, Stefanie" w:date="2023-04-28T12:07:00Z"/>
                <w:rFonts w:ascii="Calibri" w:eastAsia="Times New Roman" w:hAnsi="Calibri" w:cs="Calibri"/>
                <w:color w:val="000000"/>
                <w:rPrChange w:id="10814" w:author="Lane, Stefanie" w:date="2023-04-28T12:07:00Z">
                  <w:rPr>
                    <w:ins w:id="10815" w:author="Lane, Stefanie" w:date="2023-04-28T12:07:00Z"/>
                  </w:rPr>
                </w:rPrChange>
              </w:rPr>
              <w:pPrChange w:id="10816"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495DDF0" w14:textId="77777777" w:rsidR="00402FFE" w:rsidRPr="00402FFE" w:rsidRDefault="00402FFE" w:rsidP="00402FFE">
            <w:pPr>
              <w:spacing w:after="0" w:line="240" w:lineRule="auto"/>
              <w:rPr>
                <w:ins w:id="10817" w:author="Lane, Stefanie" w:date="2023-04-28T12:07:00Z"/>
                <w:rFonts w:ascii="Calibri" w:eastAsia="Times New Roman" w:hAnsi="Calibri" w:cs="Calibri"/>
                <w:color w:val="000000"/>
                <w:rPrChange w:id="10818" w:author="Lane, Stefanie" w:date="2023-04-28T12:07:00Z">
                  <w:rPr>
                    <w:ins w:id="10819" w:author="Lane, Stefanie" w:date="2023-04-28T12:07:00Z"/>
                  </w:rPr>
                </w:rPrChange>
              </w:rPr>
              <w:pPrChange w:id="10820"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4700BCA" w14:textId="77777777" w:rsidR="00402FFE" w:rsidRPr="00402FFE" w:rsidRDefault="00402FFE" w:rsidP="00402FFE">
            <w:pPr>
              <w:spacing w:after="0" w:line="240" w:lineRule="auto"/>
              <w:rPr>
                <w:ins w:id="10821" w:author="Lane, Stefanie" w:date="2023-04-28T12:07:00Z"/>
                <w:rFonts w:ascii="Calibri" w:eastAsia="Times New Roman" w:hAnsi="Calibri" w:cs="Calibri"/>
                <w:i/>
                <w:iCs/>
                <w:color w:val="000000"/>
                <w:rPrChange w:id="10822" w:author="Lane, Stefanie" w:date="2023-04-28T12:07:00Z">
                  <w:rPr>
                    <w:ins w:id="10823" w:author="Lane, Stefanie" w:date="2023-04-28T12:07:00Z"/>
                  </w:rPr>
                </w:rPrChange>
              </w:rPr>
              <w:pPrChange w:id="10824" w:author="Lane, Stefanie" w:date="2023-04-28T12:07:00Z">
                <w:pPr/>
              </w:pPrChange>
            </w:pPr>
            <w:ins w:id="10825" w:author="Lane, Stefanie" w:date="2023-04-28T12:07:00Z">
              <w:r w:rsidRPr="00402FFE">
                <w:rPr>
                  <w:rFonts w:ascii="Calibri" w:eastAsia="Times New Roman" w:hAnsi="Calibri" w:cs="Calibri"/>
                  <w:i/>
                  <w:iCs/>
                  <w:color w:val="000000"/>
                  <w:rPrChange w:id="10826" w:author="Lane, Stefanie" w:date="2023-04-28T12:07:00Z">
                    <w:rPr/>
                  </w:rPrChange>
                </w:rPr>
                <w:t>Trifolium wormskjoldii</w:t>
              </w:r>
            </w:ins>
          </w:p>
        </w:tc>
        <w:tc>
          <w:tcPr>
            <w:tcW w:w="869" w:type="dxa"/>
            <w:tcBorders>
              <w:top w:val="single" w:sz="4" w:space="0" w:color="auto"/>
              <w:left w:val="nil"/>
              <w:bottom w:val="single" w:sz="4" w:space="0" w:color="auto"/>
              <w:right w:val="nil"/>
            </w:tcBorders>
            <w:shd w:val="clear" w:color="auto" w:fill="auto"/>
            <w:noWrap/>
            <w:vAlign w:val="bottom"/>
            <w:hideMark/>
          </w:tcPr>
          <w:p w14:paraId="698128C9" w14:textId="77777777" w:rsidR="00402FFE" w:rsidRPr="00402FFE" w:rsidRDefault="00402FFE" w:rsidP="00402FFE">
            <w:pPr>
              <w:spacing w:after="0" w:line="240" w:lineRule="auto"/>
              <w:jc w:val="center"/>
              <w:rPr>
                <w:ins w:id="10827" w:author="Lane, Stefanie" w:date="2023-04-28T12:07:00Z"/>
                <w:rFonts w:ascii="Calibri" w:eastAsia="Times New Roman" w:hAnsi="Calibri" w:cs="Calibri"/>
                <w:color w:val="000000"/>
                <w:rPrChange w:id="10828" w:author="Lane, Stefanie" w:date="2023-04-28T12:07:00Z">
                  <w:rPr>
                    <w:ins w:id="10829" w:author="Lane, Stefanie" w:date="2023-04-28T12:07:00Z"/>
                  </w:rPr>
                </w:rPrChange>
              </w:rPr>
              <w:pPrChange w:id="10830" w:author="Lane, Stefanie" w:date="2023-04-28T12:07:00Z">
                <w:pPr>
                  <w:jc w:val="center"/>
                </w:pPr>
              </w:pPrChange>
            </w:pPr>
            <w:ins w:id="10831" w:author="Lane, Stefanie" w:date="2023-04-28T12:07:00Z">
              <w:r w:rsidRPr="00402FFE">
                <w:rPr>
                  <w:rFonts w:ascii="Calibri" w:eastAsia="Times New Roman" w:hAnsi="Calibri" w:cs="Calibri"/>
                  <w:color w:val="000000"/>
                  <w:rPrChange w:id="10832" w:author="Lane, Stefanie" w:date="2023-04-28T12:07:00Z">
                    <w:rPr/>
                  </w:rPrChange>
                </w:rPr>
                <w:t>0.41</w:t>
              </w:r>
            </w:ins>
          </w:p>
        </w:tc>
        <w:tc>
          <w:tcPr>
            <w:tcW w:w="990" w:type="dxa"/>
            <w:tcBorders>
              <w:top w:val="single" w:sz="4" w:space="0" w:color="auto"/>
              <w:left w:val="nil"/>
              <w:bottom w:val="single" w:sz="4" w:space="0" w:color="auto"/>
              <w:right w:val="nil"/>
            </w:tcBorders>
            <w:shd w:val="clear" w:color="auto" w:fill="auto"/>
            <w:noWrap/>
            <w:vAlign w:val="bottom"/>
            <w:hideMark/>
          </w:tcPr>
          <w:p w14:paraId="1B069026" w14:textId="77777777" w:rsidR="00402FFE" w:rsidRPr="00402FFE" w:rsidRDefault="00402FFE" w:rsidP="00402FFE">
            <w:pPr>
              <w:spacing w:after="0" w:line="240" w:lineRule="auto"/>
              <w:jc w:val="center"/>
              <w:rPr>
                <w:ins w:id="10833" w:author="Lane, Stefanie" w:date="2023-04-28T12:07:00Z"/>
                <w:rFonts w:ascii="Calibri" w:eastAsia="Times New Roman" w:hAnsi="Calibri" w:cs="Calibri"/>
                <w:color w:val="000000"/>
                <w:rPrChange w:id="10834" w:author="Lane, Stefanie" w:date="2023-04-28T12:07:00Z">
                  <w:rPr>
                    <w:ins w:id="10835" w:author="Lane, Stefanie" w:date="2023-04-28T12:07:00Z"/>
                  </w:rPr>
                </w:rPrChange>
              </w:rPr>
              <w:pPrChange w:id="10836" w:author="Lane, Stefanie" w:date="2023-04-28T12:07:00Z">
                <w:pPr>
                  <w:jc w:val="center"/>
                </w:pPr>
              </w:pPrChange>
            </w:pPr>
            <w:ins w:id="10837" w:author="Lane, Stefanie" w:date="2023-04-28T12:07:00Z">
              <w:r w:rsidRPr="00402FFE">
                <w:rPr>
                  <w:rFonts w:ascii="Calibri" w:eastAsia="Times New Roman" w:hAnsi="Calibri" w:cs="Calibri"/>
                  <w:color w:val="000000"/>
                  <w:rPrChange w:id="10838" w:author="Lane, Stefanie" w:date="2023-04-28T12:07:00Z">
                    <w:rPr/>
                  </w:rPrChange>
                </w:rPr>
                <w:t>0.13</w:t>
              </w:r>
            </w:ins>
          </w:p>
        </w:tc>
        <w:tc>
          <w:tcPr>
            <w:tcW w:w="810" w:type="dxa"/>
            <w:tcBorders>
              <w:top w:val="single" w:sz="4" w:space="0" w:color="auto"/>
              <w:left w:val="nil"/>
              <w:bottom w:val="single" w:sz="4" w:space="0" w:color="auto"/>
              <w:right w:val="nil"/>
            </w:tcBorders>
            <w:shd w:val="clear" w:color="auto" w:fill="auto"/>
            <w:noWrap/>
            <w:vAlign w:val="bottom"/>
            <w:hideMark/>
          </w:tcPr>
          <w:p w14:paraId="65D4AF36" w14:textId="77777777" w:rsidR="00402FFE" w:rsidRPr="00402FFE" w:rsidRDefault="00402FFE" w:rsidP="00402FFE">
            <w:pPr>
              <w:spacing w:after="0" w:line="240" w:lineRule="auto"/>
              <w:jc w:val="center"/>
              <w:rPr>
                <w:ins w:id="10839" w:author="Lane, Stefanie" w:date="2023-04-28T12:07:00Z"/>
                <w:rFonts w:ascii="Calibri" w:eastAsia="Times New Roman" w:hAnsi="Calibri" w:cs="Calibri"/>
                <w:color w:val="000000"/>
                <w:rPrChange w:id="10840" w:author="Lane, Stefanie" w:date="2023-04-28T12:07:00Z">
                  <w:rPr>
                    <w:ins w:id="10841" w:author="Lane, Stefanie" w:date="2023-04-28T12:07:00Z"/>
                  </w:rPr>
                </w:rPrChange>
              </w:rPr>
              <w:pPrChange w:id="10842" w:author="Lane, Stefanie" w:date="2023-04-28T12:07:00Z">
                <w:pPr>
                  <w:jc w:val="center"/>
                </w:pPr>
              </w:pPrChange>
            </w:pPr>
            <w:ins w:id="10843" w:author="Lane, Stefanie" w:date="2023-04-28T12:07:00Z">
              <w:r w:rsidRPr="00402FFE">
                <w:rPr>
                  <w:rFonts w:ascii="Calibri" w:eastAsia="Times New Roman" w:hAnsi="Calibri" w:cs="Calibri"/>
                  <w:color w:val="000000"/>
                  <w:rPrChange w:id="10844" w:author="Lane, Stefanie" w:date="2023-04-28T12:07:00Z">
                    <w:rPr/>
                  </w:rPrChange>
                </w:rPr>
                <w:t>0.07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B52874E" w14:textId="77777777" w:rsidR="00402FFE" w:rsidRPr="00402FFE" w:rsidRDefault="00402FFE" w:rsidP="00402FFE">
            <w:pPr>
              <w:spacing w:after="0" w:line="240" w:lineRule="auto"/>
              <w:jc w:val="center"/>
              <w:rPr>
                <w:ins w:id="10845" w:author="Lane, Stefanie" w:date="2023-04-28T12:07:00Z"/>
                <w:rFonts w:ascii="Calibri" w:eastAsia="Times New Roman" w:hAnsi="Calibri" w:cs="Calibri"/>
                <w:color w:val="000000"/>
                <w:rPrChange w:id="10846" w:author="Lane, Stefanie" w:date="2023-04-28T12:07:00Z">
                  <w:rPr>
                    <w:ins w:id="10847" w:author="Lane, Stefanie" w:date="2023-04-28T12:07:00Z"/>
                  </w:rPr>
                </w:rPrChange>
              </w:rPr>
              <w:pPrChange w:id="10848" w:author="Lane, Stefanie" w:date="2023-04-28T12:07:00Z">
                <w:pPr>
                  <w:jc w:val="center"/>
                </w:pPr>
              </w:pPrChange>
            </w:pPr>
            <w:ins w:id="10849" w:author="Lane, Stefanie" w:date="2023-04-28T12:07:00Z">
              <w:r w:rsidRPr="00402FFE">
                <w:rPr>
                  <w:rFonts w:ascii="Calibri" w:eastAsia="Times New Roman" w:hAnsi="Calibri" w:cs="Calibri"/>
                  <w:color w:val="000000"/>
                  <w:rPrChange w:id="10850" w:author="Lane, Stefanie" w:date="2023-04-28T12:07:00Z">
                    <w:rPr/>
                  </w:rPrChange>
                </w:rPr>
                <w:t>-82.7</w:t>
              </w:r>
            </w:ins>
          </w:p>
        </w:tc>
      </w:tr>
      <w:tr w:rsidR="00402FFE" w:rsidRPr="00402FFE" w14:paraId="3C75D3F2" w14:textId="77777777" w:rsidTr="00402FFE">
        <w:trPr>
          <w:divId w:val="50731576"/>
          <w:trHeight w:val="290"/>
          <w:ins w:id="10851" w:author="Lane, Stefanie" w:date="2023-04-28T12:07:00Z"/>
        </w:trPr>
        <w:tc>
          <w:tcPr>
            <w:tcW w:w="1311" w:type="dxa"/>
            <w:vMerge/>
            <w:tcBorders>
              <w:top w:val="nil"/>
              <w:left w:val="single" w:sz="8" w:space="0" w:color="auto"/>
              <w:bottom w:val="single" w:sz="8" w:space="0" w:color="000000"/>
              <w:right w:val="nil"/>
            </w:tcBorders>
            <w:vAlign w:val="center"/>
            <w:hideMark/>
          </w:tcPr>
          <w:p w14:paraId="4027A595" w14:textId="77777777" w:rsidR="00402FFE" w:rsidRPr="00402FFE" w:rsidRDefault="00402FFE" w:rsidP="00402FFE">
            <w:pPr>
              <w:spacing w:after="0" w:line="240" w:lineRule="auto"/>
              <w:rPr>
                <w:ins w:id="10852" w:author="Lane, Stefanie" w:date="2023-04-28T12:07:00Z"/>
                <w:rFonts w:ascii="Calibri" w:eastAsia="Times New Roman" w:hAnsi="Calibri" w:cs="Calibri"/>
                <w:color w:val="000000"/>
                <w:rPrChange w:id="10853" w:author="Lane, Stefanie" w:date="2023-04-28T12:07:00Z">
                  <w:rPr>
                    <w:ins w:id="10854" w:author="Lane, Stefanie" w:date="2023-04-28T12:07:00Z"/>
                  </w:rPr>
                </w:rPrChange>
              </w:rPr>
              <w:pPrChange w:id="1085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4C082197" w14:textId="77777777" w:rsidR="00402FFE" w:rsidRPr="00402FFE" w:rsidRDefault="00402FFE" w:rsidP="00402FFE">
            <w:pPr>
              <w:spacing w:after="0" w:line="240" w:lineRule="auto"/>
              <w:rPr>
                <w:ins w:id="10856" w:author="Lane, Stefanie" w:date="2023-04-28T12:07:00Z"/>
                <w:rFonts w:ascii="Calibri" w:eastAsia="Times New Roman" w:hAnsi="Calibri" w:cs="Calibri"/>
                <w:color w:val="000000"/>
                <w:rPrChange w:id="10857" w:author="Lane, Stefanie" w:date="2023-04-28T12:07:00Z">
                  <w:rPr>
                    <w:ins w:id="10858" w:author="Lane, Stefanie" w:date="2023-04-28T12:07:00Z"/>
                  </w:rPr>
                </w:rPrChange>
              </w:rPr>
              <w:pPrChange w:id="10859" w:author="Lane, Stefanie" w:date="2023-04-28T12:07:00Z">
                <w:pPr/>
              </w:pPrChange>
            </w:pPr>
          </w:p>
        </w:tc>
        <w:tc>
          <w:tcPr>
            <w:tcW w:w="3320" w:type="dxa"/>
            <w:tcBorders>
              <w:top w:val="nil"/>
              <w:left w:val="nil"/>
              <w:bottom w:val="nil"/>
              <w:right w:val="nil"/>
            </w:tcBorders>
            <w:shd w:val="clear" w:color="auto" w:fill="auto"/>
            <w:noWrap/>
            <w:vAlign w:val="bottom"/>
            <w:hideMark/>
          </w:tcPr>
          <w:p w14:paraId="6EFD7D3D" w14:textId="77777777" w:rsidR="00402FFE" w:rsidRPr="00402FFE" w:rsidRDefault="00402FFE" w:rsidP="00402FFE">
            <w:pPr>
              <w:spacing w:after="0" w:line="240" w:lineRule="auto"/>
              <w:rPr>
                <w:ins w:id="10860" w:author="Lane, Stefanie" w:date="2023-04-28T12:07:00Z"/>
                <w:rFonts w:ascii="Calibri" w:eastAsia="Times New Roman" w:hAnsi="Calibri" w:cs="Calibri"/>
                <w:i/>
                <w:iCs/>
                <w:color w:val="000000"/>
                <w:rPrChange w:id="10861" w:author="Lane, Stefanie" w:date="2023-04-28T12:07:00Z">
                  <w:rPr>
                    <w:ins w:id="10862" w:author="Lane, Stefanie" w:date="2023-04-28T12:07:00Z"/>
                  </w:rPr>
                </w:rPrChange>
              </w:rPr>
              <w:pPrChange w:id="10863" w:author="Lane, Stefanie" w:date="2023-04-28T12:07:00Z">
                <w:pPr/>
              </w:pPrChange>
            </w:pPr>
            <w:ins w:id="10864" w:author="Lane, Stefanie" w:date="2023-04-28T12:07:00Z">
              <w:r w:rsidRPr="00402FFE">
                <w:rPr>
                  <w:rFonts w:ascii="Calibri" w:eastAsia="Times New Roman" w:hAnsi="Calibri" w:cs="Calibri"/>
                  <w:i/>
                  <w:iCs/>
                  <w:color w:val="000000"/>
                  <w:rPrChange w:id="10865" w:author="Lane, Stefanie" w:date="2023-04-28T12:07:00Z">
                    <w:rPr/>
                  </w:rPrChange>
                </w:rPr>
                <w:t>Sagittaria latifolia</w:t>
              </w:r>
            </w:ins>
          </w:p>
        </w:tc>
        <w:tc>
          <w:tcPr>
            <w:tcW w:w="869" w:type="dxa"/>
            <w:tcBorders>
              <w:top w:val="nil"/>
              <w:left w:val="nil"/>
              <w:bottom w:val="nil"/>
              <w:right w:val="nil"/>
            </w:tcBorders>
            <w:shd w:val="clear" w:color="auto" w:fill="auto"/>
            <w:noWrap/>
            <w:vAlign w:val="bottom"/>
            <w:hideMark/>
          </w:tcPr>
          <w:p w14:paraId="0DBA6FC5" w14:textId="77777777" w:rsidR="00402FFE" w:rsidRPr="00402FFE" w:rsidRDefault="00402FFE" w:rsidP="00402FFE">
            <w:pPr>
              <w:spacing w:after="0" w:line="240" w:lineRule="auto"/>
              <w:jc w:val="center"/>
              <w:rPr>
                <w:ins w:id="10866" w:author="Lane, Stefanie" w:date="2023-04-28T12:07:00Z"/>
                <w:rFonts w:ascii="Calibri" w:eastAsia="Times New Roman" w:hAnsi="Calibri" w:cs="Calibri"/>
                <w:color w:val="000000"/>
                <w:rPrChange w:id="10867" w:author="Lane, Stefanie" w:date="2023-04-28T12:07:00Z">
                  <w:rPr>
                    <w:ins w:id="10868" w:author="Lane, Stefanie" w:date="2023-04-28T12:07:00Z"/>
                  </w:rPr>
                </w:rPrChange>
              </w:rPr>
              <w:pPrChange w:id="10869" w:author="Lane, Stefanie" w:date="2023-04-28T12:07:00Z">
                <w:pPr>
                  <w:jc w:val="center"/>
                </w:pPr>
              </w:pPrChange>
            </w:pPr>
            <w:ins w:id="10870" w:author="Lane, Stefanie" w:date="2023-04-28T12:07:00Z">
              <w:r w:rsidRPr="00402FFE">
                <w:rPr>
                  <w:rFonts w:ascii="Calibri" w:eastAsia="Times New Roman" w:hAnsi="Calibri" w:cs="Calibri"/>
                  <w:color w:val="000000"/>
                  <w:rPrChange w:id="10871" w:author="Lane, Stefanie" w:date="2023-04-28T12:07:00Z">
                    <w:rPr/>
                  </w:rPrChange>
                </w:rPr>
                <w:t>0.41</w:t>
              </w:r>
            </w:ins>
          </w:p>
        </w:tc>
        <w:tc>
          <w:tcPr>
            <w:tcW w:w="990" w:type="dxa"/>
            <w:tcBorders>
              <w:top w:val="nil"/>
              <w:left w:val="nil"/>
              <w:bottom w:val="nil"/>
              <w:right w:val="nil"/>
            </w:tcBorders>
            <w:shd w:val="clear" w:color="auto" w:fill="auto"/>
            <w:noWrap/>
            <w:vAlign w:val="bottom"/>
            <w:hideMark/>
          </w:tcPr>
          <w:p w14:paraId="445E8D8A" w14:textId="77777777" w:rsidR="00402FFE" w:rsidRPr="00402FFE" w:rsidRDefault="00402FFE" w:rsidP="00402FFE">
            <w:pPr>
              <w:spacing w:after="0" w:line="240" w:lineRule="auto"/>
              <w:jc w:val="center"/>
              <w:rPr>
                <w:ins w:id="10872" w:author="Lane, Stefanie" w:date="2023-04-28T12:07:00Z"/>
                <w:rFonts w:ascii="Calibri" w:eastAsia="Times New Roman" w:hAnsi="Calibri" w:cs="Calibri"/>
                <w:color w:val="000000"/>
                <w:rPrChange w:id="10873" w:author="Lane, Stefanie" w:date="2023-04-28T12:07:00Z">
                  <w:rPr>
                    <w:ins w:id="10874" w:author="Lane, Stefanie" w:date="2023-04-28T12:07:00Z"/>
                  </w:rPr>
                </w:rPrChange>
              </w:rPr>
              <w:pPrChange w:id="10875" w:author="Lane, Stefanie" w:date="2023-04-28T12:07:00Z">
                <w:pPr>
                  <w:jc w:val="center"/>
                </w:pPr>
              </w:pPrChange>
            </w:pPr>
            <w:ins w:id="10876" w:author="Lane, Stefanie" w:date="2023-04-28T12:07:00Z">
              <w:r w:rsidRPr="00402FFE">
                <w:rPr>
                  <w:rFonts w:ascii="Calibri" w:eastAsia="Times New Roman" w:hAnsi="Calibri" w:cs="Calibri"/>
                  <w:color w:val="000000"/>
                  <w:rPrChange w:id="10877" w:author="Lane, Stefanie" w:date="2023-04-28T12:07:00Z">
                    <w:rPr/>
                  </w:rPrChange>
                </w:rPr>
                <w:t>0.10</w:t>
              </w:r>
            </w:ins>
          </w:p>
        </w:tc>
        <w:tc>
          <w:tcPr>
            <w:tcW w:w="810" w:type="dxa"/>
            <w:tcBorders>
              <w:top w:val="nil"/>
              <w:left w:val="nil"/>
              <w:bottom w:val="nil"/>
              <w:right w:val="nil"/>
            </w:tcBorders>
            <w:shd w:val="clear" w:color="auto" w:fill="auto"/>
            <w:noWrap/>
            <w:vAlign w:val="bottom"/>
            <w:hideMark/>
          </w:tcPr>
          <w:p w14:paraId="7A68D114" w14:textId="77777777" w:rsidR="00402FFE" w:rsidRPr="00402FFE" w:rsidRDefault="00402FFE" w:rsidP="00402FFE">
            <w:pPr>
              <w:spacing w:after="0" w:line="240" w:lineRule="auto"/>
              <w:jc w:val="center"/>
              <w:rPr>
                <w:ins w:id="10878" w:author="Lane, Stefanie" w:date="2023-04-28T12:07:00Z"/>
                <w:rFonts w:ascii="Calibri" w:eastAsia="Times New Roman" w:hAnsi="Calibri" w:cs="Calibri"/>
                <w:color w:val="000000"/>
                <w:rPrChange w:id="10879" w:author="Lane, Stefanie" w:date="2023-04-28T12:07:00Z">
                  <w:rPr>
                    <w:ins w:id="10880" w:author="Lane, Stefanie" w:date="2023-04-28T12:07:00Z"/>
                  </w:rPr>
                </w:rPrChange>
              </w:rPr>
              <w:pPrChange w:id="10881" w:author="Lane, Stefanie" w:date="2023-04-28T12:07:00Z">
                <w:pPr>
                  <w:jc w:val="center"/>
                </w:pPr>
              </w:pPrChange>
            </w:pPr>
            <w:ins w:id="10882" w:author="Lane, Stefanie" w:date="2023-04-28T12:07:00Z">
              <w:r w:rsidRPr="00402FFE">
                <w:rPr>
                  <w:rFonts w:ascii="Calibri" w:eastAsia="Times New Roman" w:hAnsi="Calibri" w:cs="Calibri"/>
                  <w:color w:val="000000"/>
                  <w:rPrChange w:id="10883" w:author="Lane, Stefanie" w:date="2023-04-28T12:07:00Z">
                    <w:rPr/>
                  </w:rPrChange>
                </w:rPr>
                <w:t>0.11</w:t>
              </w:r>
            </w:ins>
          </w:p>
        </w:tc>
        <w:tc>
          <w:tcPr>
            <w:tcW w:w="1710" w:type="dxa"/>
            <w:tcBorders>
              <w:top w:val="nil"/>
              <w:left w:val="nil"/>
              <w:bottom w:val="nil"/>
              <w:right w:val="single" w:sz="8" w:space="0" w:color="auto"/>
            </w:tcBorders>
            <w:shd w:val="clear" w:color="auto" w:fill="auto"/>
            <w:noWrap/>
            <w:vAlign w:val="bottom"/>
            <w:hideMark/>
          </w:tcPr>
          <w:p w14:paraId="2229E653" w14:textId="77777777" w:rsidR="00402FFE" w:rsidRPr="00402FFE" w:rsidRDefault="00402FFE" w:rsidP="00402FFE">
            <w:pPr>
              <w:spacing w:after="0" w:line="240" w:lineRule="auto"/>
              <w:jc w:val="center"/>
              <w:rPr>
                <w:ins w:id="10884" w:author="Lane, Stefanie" w:date="2023-04-28T12:07:00Z"/>
                <w:rFonts w:ascii="Calibri" w:eastAsia="Times New Roman" w:hAnsi="Calibri" w:cs="Calibri"/>
                <w:color w:val="000000"/>
                <w:rPrChange w:id="10885" w:author="Lane, Stefanie" w:date="2023-04-28T12:07:00Z">
                  <w:rPr>
                    <w:ins w:id="10886" w:author="Lane, Stefanie" w:date="2023-04-28T12:07:00Z"/>
                  </w:rPr>
                </w:rPrChange>
              </w:rPr>
              <w:pPrChange w:id="10887" w:author="Lane, Stefanie" w:date="2023-04-28T12:07:00Z">
                <w:pPr>
                  <w:jc w:val="center"/>
                </w:pPr>
              </w:pPrChange>
            </w:pPr>
            <w:ins w:id="10888" w:author="Lane, Stefanie" w:date="2023-04-28T12:07:00Z">
              <w:r w:rsidRPr="00402FFE">
                <w:rPr>
                  <w:rFonts w:ascii="Calibri" w:eastAsia="Times New Roman" w:hAnsi="Calibri" w:cs="Calibri"/>
                  <w:color w:val="000000"/>
                  <w:rPrChange w:id="10889" w:author="Lane, Stefanie" w:date="2023-04-28T12:07:00Z">
                    <w:rPr/>
                  </w:rPrChange>
                </w:rPr>
                <w:t>-74.0</w:t>
              </w:r>
            </w:ins>
          </w:p>
        </w:tc>
      </w:tr>
      <w:tr w:rsidR="00402FFE" w:rsidRPr="00402FFE" w14:paraId="181B723D" w14:textId="77777777" w:rsidTr="00402FFE">
        <w:trPr>
          <w:divId w:val="50731576"/>
          <w:trHeight w:val="290"/>
          <w:ins w:id="10890" w:author="Lane, Stefanie" w:date="2023-04-28T12:07:00Z"/>
        </w:trPr>
        <w:tc>
          <w:tcPr>
            <w:tcW w:w="1311" w:type="dxa"/>
            <w:vMerge/>
            <w:tcBorders>
              <w:top w:val="nil"/>
              <w:left w:val="single" w:sz="8" w:space="0" w:color="auto"/>
              <w:bottom w:val="single" w:sz="8" w:space="0" w:color="000000"/>
              <w:right w:val="nil"/>
            </w:tcBorders>
            <w:vAlign w:val="center"/>
            <w:hideMark/>
          </w:tcPr>
          <w:p w14:paraId="0F50C3EF" w14:textId="77777777" w:rsidR="00402FFE" w:rsidRPr="00402FFE" w:rsidRDefault="00402FFE" w:rsidP="00402FFE">
            <w:pPr>
              <w:spacing w:after="0" w:line="240" w:lineRule="auto"/>
              <w:rPr>
                <w:ins w:id="10891" w:author="Lane, Stefanie" w:date="2023-04-28T12:07:00Z"/>
                <w:rFonts w:ascii="Calibri" w:eastAsia="Times New Roman" w:hAnsi="Calibri" w:cs="Calibri"/>
                <w:color w:val="000000"/>
                <w:rPrChange w:id="10892" w:author="Lane, Stefanie" w:date="2023-04-28T12:07:00Z">
                  <w:rPr>
                    <w:ins w:id="10893" w:author="Lane, Stefanie" w:date="2023-04-28T12:07:00Z"/>
                  </w:rPr>
                </w:rPrChange>
              </w:rPr>
              <w:pPrChange w:id="10894"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28795336" w14:textId="77777777" w:rsidR="00402FFE" w:rsidRPr="00402FFE" w:rsidRDefault="00402FFE" w:rsidP="00402FFE">
            <w:pPr>
              <w:spacing w:after="0" w:line="240" w:lineRule="auto"/>
              <w:rPr>
                <w:ins w:id="10895" w:author="Lane, Stefanie" w:date="2023-04-28T12:07:00Z"/>
                <w:rFonts w:ascii="Calibri" w:eastAsia="Times New Roman" w:hAnsi="Calibri" w:cs="Calibri"/>
                <w:color w:val="000000"/>
                <w:rPrChange w:id="10896" w:author="Lane, Stefanie" w:date="2023-04-28T12:07:00Z">
                  <w:rPr>
                    <w:ins w:id="10897" w:author="Lane, Stefanie" w:date="2023-04-28T12:07:00Z"/>
                  </w:rPr>
                </w:rPrChange>
              </w:rPr>
              <w:pPrChange w:id="10898"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179F89C" w14:textId="77777777" w:rsidR="00402FFE" w:rsidRPr="00402FFE" w:rsidRDefault="00402FFE" w:rsidP="00402FFE">
            <w:pPr>
              <w:spacing w:after="0" w:line="240" w:lineRule="auto"/>
              <w:rPr>
                <w:ins w:id="10899" w:author="Lane, Stefanie" w:date="2023-04-28T12:07:00Z"/>
                <w:rFonts w:ascii="Calibri" w:eastAsia="Times New Roman" w:hAnsi="Calibri" w:cs="Calibri"/>
                <w:i/>
                <w:iCs/>
                <w:color w:val="000000"/>
                <w:rPrChange w:id="10900" w:author="Lane, Stefanie" w:date="2023-04-28T12:07:00Z">
                  <w:rPr>
                    <w:ins w:id="10901" w:author="Lane, Stefanie" w:date="2023-04-28T12:07:00Z"/>
                  </w:rPr>
                </w:rPrChange>
              </w:rPr>
              <w:pPrChange w:id="10902" w:author="Lane, Stefanie" w:date="2023-04-28T12:07:00Z">
                <w:pPr/>
              </w:pPrChange>
            </w:pPr>
            <w:ins w:id="10903" w:author="Lane, Stefanie" w:date="2023-04-28T12:07:00Z">
              <w:r w:rsidRPr="00402FFE">
                <w:rPr>
                  <w:rFonts w:ascii="Calibri" w:eastAsia="Times New Roman" w:hAnsi="Calibri" w:cs="Calibri"/>
                  <w:i/>
                  <w:iCs/>
                  <w:color w:val="000000"/>
                  <w:rPrChange w:id="10904" w:author="Lane, Stefanie" w:date="2023-04-28T12:07:00Z">
                    <w:rPr/>
                  </w:rPrChange>
                </w:rPr>
                <w:t>Bidens cernua</w:t>
              </w:r>
            </w:ins>
          </w:p>
        </w:tc>
        <w:tc>
          <w:tcPr>
            <w:tcW w:w="869" w:type="dxa"/>
            <w:tcBorders>
              <w:top w:val="single" w:sz="4" w:space="0" w:color="auto"/>
              <w:left w:val="nil"/>
              <w:bottom w:val="single" w:sz="4" w:space="0" w:color="auto"/>
              <w:right w:val="nil"/>
            </w:tcBorders>
            <w:shd w:val="clear" w:color="auto" w:fill="auto"/>
            <w:noWrap/>
            <w:vAlign w:val="bottom"/>
            <w:hideMark/>
          </w:tcPr>
          <w:p w14:paraId="4F436923" w14:textId="77777777" w:rsidR="00402FFE" w:rsidRPr="00402FFE" w:rsidRDefault="00402FFE" w:rsidP="00402FFE">
            <w:pPr>
              <w:spacing w:after="0" w:line="240" w:lineRule="auto"/>
              <w:jc w:val="center"/>
              <w:rPr>
                <w:ins w:id="10905" w:author="Lane, Stefanie" w:date="2023-04-28T12:07:00Z"/>
                <w:rFonts w:ascii="Calibri" w:eastAsia="Times New Roman" w:hAnsi="Calibri" w:cs="Calibri"/>
                <w:color w:val="000000"/>
                <w:rPrChange w:id="10906" w:author="Lane, Stefanie" w:date="2023-04-28T12:07:00Z">
                  <w:rPr>
                    <w:ins w:id="10907" w:author="Lane, Stefanie" w:date="2023-04-28T12:07:00Z"/>
                  </w:rPr>
                </w:rPrChange>
              </w:rPr>
              <w:pPrChange w:id="10908" w:author="Lane, Stefanie" w:date="2023-04-28T12:07:00Z">
                <w:pPr>
                  <w:jc w:val="center"/>
                </w:pPr>
              </w:pPrChange>
            </w:pPr>
            <w:ins w:id="10909" w:author="Lane, Stefanie" w:date="2023-04-28T12:07:00Z">
              <w:r w:rsidRPr="00402FFE">
                <w:rPr>
                  <w:rFonts w:ascii="Calibri" w:eastAsia="Times New Roman" w:hAnsi="Calibri" w:cs="Calibri"/>
                  <w:color w:val="000000"/>
                  <w:rPrChange w:id="10910" w:author="Lane, Stefanie" w:date="2023-04-28T12:07:00Z">
                    <w:rPr/>
                  </w:rPrChange>
                </w:rPr>
                <w:t>0.47</w:t>
              </w:r>
            </w:ins>
          </w:p>
        </w:tc>
        <w:tc>
          <w:tcPr>
            <w:tcW w:w="990" w:type="dxa"/>
            <w:tcBorders>
              <w:top w:val="single" w:sz="4" w:space="0" w:color="auto"/>
              <w:left w:val="nil"/>
              <w:bottom w:val="single" w:sz="4" w:space="0" w:color="auto"/>
              <w:right w:val="nil"/>
            </w:tcBorders>
            <w:shd w:val="clear" w:color="auto" w:fill="auto"/>
            <w:noWrap/>
            <w:vAlign w:val="bottom"/>
            <w:hideMark/>
          </w:tcPr>
          <w:p w14:paraId="68255634" w14:textId="77777777" w:rsidR="00402FFE" w:rsidRPr="00402FFE" w:rsidRDefault="00402FFE" w:rsidP="00402FFE">
            <w:pPr>
              <w:spacing w:after="0" w:line="240" w:lineRule="auto"/>
              <w:jc w:val="center"/>
              <w:rPr>
                <w:ins w:id="10911" w:author="Lane, Stefanie" w:date="2023-04-28T12:07:00Z"/>
                <w:rFonts w:ascii="Calibri" w:eastAsia="Times New Roman" w:hAnsi="Calibri" w:cs="Calibri"/>
                <w:color w:val="000000"/>
                <w:rPrChange w:id="10912" w:author="Lane, Stefanie" w:date="2023-04-28T12:07:00Z">
                  <w:rPr>
                    <w:ins w:id="10913" w:author="Lane, Stefanie" w:date="2023-04-28T12:07:00Z"/>
                  </w:rPr>
                </w:rPrChange>
              </w:rPr>
              <w:pPrChange w:id="10914" w:author="Lane, Stefanie" w:date="2023-04-28T12:07:00Z">
                <w:pPr>
                  <w:jc w:val="center"/>
                </w:pPr>
              </w:pPrChange>
            </w:pPr>
            <w:ins w:id="10915" w:author="Lane, Stefanie" w:date="2023-04-28T12:07:00Z">
              <w:r w:rsidRPr="00402FFE">
                <w:rPr>
                  <w:rFonts w:ascii="Calibri" w:eastAsia="Times New Roman" w:hAnsi="Calibri" w:cs="Calibri"/>
                  <w:color w:val="000000"/>
                  <w:rPrChange w:id="10916" w:author="Lane, Stefanie" w:date="2023-04-28T12:07:00Z">
                    <w:rPr/>
                  </w:rPrChange>
                </w:rPr>
                <w:t>0.13</w:t>
              </w:r>
            </w:ins>
          </w:p>
        </w:tc>
        <w:tc>
          <w:tcPr>
            <w:tcW w:w="810" w:type="dxa"/>
            <w:tcBorders>
              <w:top w:val="single" w:sz="4" w:space="0" w:color="auto"/>
              <w:left w:val="nil"/>
              <w:bottom w:val="single" w:sz="4" w:space="0" w:color="auto"/>
              <w:right w:val="nil"/>
            </w:tcBorders>
            <w:shd w:val="clear" w:color="auto" w:fill="auto"/>
            <w:noWrap/>
            <w:vAlign w:val="bottom"/>
            <w:hideMark/>
          </w:tcPr>
          <w:p w14:paraId="7B68F7B5" w14:textId="77777777" w:rsidR="00402FFE" w:rsidRPr="00402FFE" w:rsidRDefault="00402FFE" w:rsidP="00402FFE">
            <w:pPr>
              <w:spacing w:after="0" w:line="240" w:lineRule="auto"/>
              <w:jc w:val="center"/>
              <w:rPr>
                <w:ins w:id="10917" w:author="Lane, Stefanie" w:date="2023-04-28T12:07:00Z"/>
                <w:rFonts w:ascii="Calibri" w:eastAsia="Times New Roman" w:hAnsi="Calibri" w:cs="Calibri"/>
                <w:color w:val="000000"/>
                <w:rPrChange w:id="10918" w:author="Lane, Stefanie" w:date="2023-04-28T12:07:00Z">
                  <w:rPr>
                    <w:ins w:id="10919" w:author="Lane, Stefanie" w:date="2023-04-28T12:07:00Z"/>
                  </w:rPr>
                </w:rPrChange>
              </w:rPr>
              <w:pPrChange w:id="10920" w:author="Lane, Stefanie" w:date="2023-04-28T12:07:00Z">
                <w:pPr>
                  <w:jc w:val="center"/>
                </w:pPr>
              </w:pPrChange>
            </w:pPr>
            <w:ins w:id="10921" w:author="Lane, Stefanie" w:date="2023-04-28T12:07:00Z">
              <w:r w:rsidRPr="00402FFE">
                <w:rPr>
                  <w:rFonts w:ascii="Calibri" w:eastAsia="Times New Roman" w:hAnsi="Calibri" w:cs="Calibri"/>
                  <w:color w:val="000000"/>
                  <w:rPrChange w:id="10922" w:author="Lane, Stefanie" w:date="2023-04-28T12:07:00Z">
                    <w:rPr/>
                  </w:rPrChange>
                </w:rPr>
                <w:t>0.21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F3CD66" w14:textId="77777777" w:rsidR="00402FFE" w:rsidRPr="00402FFE" w:rsidRDefault="00402FFE" w:rsidP="00402FFE">
            <w:pPr>
              <w:spacing w:after="0" w:line="240" w:lineRule="auto"/>
              <w:jc w:val="center"/>
              <w:rPr>
                <w:ins w:id="10923" w:author="Lane, Stefanie" w:date="2023-04-28T12:07:00Z"/>
                <w:rFonts w:ascii="Calibri" w:eastAsia="Times New Roman" w:hAnsi="Calibri" w:cs="Calibri"/>
                <w:color w:val="000000"/>
                <w:rPrChange w:id="10924" w:author="Lane, Stefanie" w:date="2023-04-28T12:07:00Z">
                  <w:rPr>
                    <w:ins w:id="10925" w:author="Lane, Stefanie" w:date="2023-04-28T12:07:00Z"/>
                  </w:rPr>
                </w:rPrChange>
              </w:rPr>
              <w:pPrChange w:id="10926" w:author="Lane, Stefanie" w:date="2023-04-28T12:07:00Z">
                <w:pPr>
                  <w:jc w:val="center"/>
                </w:pPr>
              </w:pPrChange>
            </w:pPr>
            <w:ins w:id="10927" w:author="Lane, Stefanie" w:date="2023-04-28T12:07:00Z">
              <w:r w:rsidRPr="00402FFE">
                <w:rPr>
                  <w:rFonts w:ascii="Calibri" w:eastAsia="Times New Roman" w:hAnsi="Calibri" w:cs="Calibri"/>
                  <w:color w:val="000000"/>
                  <w:rPrChange w:id="10928" w:author="Lane, Stefanie" w:date="2023-04-28T12:07:00Z">
                    <w:rPr/>
                  </w:rPrChange>
                </w:rPr>
                <w:t>-54.5</w:t>
              </w:r>
            </w:ins>
          </w:p>
        </w:tc>
      </w:tr>
      <w:tr w:rsidR="00402FFE" w:rsidRPr="00402FFE" w14:paraId="2764C439" w14:textId="77777777" w:rsidTr="00402FFE">
        <w:trPr>
          <w:divId w:val="50731576"/>
          <w:trHeight w:val="290"/>
          <w:ins w:id="10929" w:author="Lane, Stefanie" w:date="2023-04-28T12:07:00Z"/>
        </w:trPr>
        <w:tc>
          <w:tcPr>
            <w:tcW w:w="1311" w:type="dxa"/>
            <w:vMerge/>
            <w:tcBorders>
              <w:top w:val="nil"/>
              <w:left w:val="single" w:sz="8" w:space="0" w:color="auto"/>
              <w:bottom w:val="single" w:sz="8" w:space="0" w:color="000000"/>
              <w:right w:val="nil"/>
            </w:tcBorders>
            <w:vAlign w:val="center"/>
            <w:hideMark/>
          </w:tcPr>
          <w:p w14:paraId="6FFA39C4" w14:textId="77777777" w:rsidR="00402FFE" w:rsidRPr="00402FFE" w:rsidRDefault="00402FFE" w:rsidP="00402FFE">
            <w:pPr>
              <w:spacing w:after="0" w:line="240" w:lineRule="auto"/>
              <w:rPr>
                <w:ins w:id="10930" w:author="Lane, Stefanie" w:date="2023-04-28T12:07:00Z"/>
                <w:rFonts w:ascii="Calibri" w:eastAsia="Times New Roman" w:hAnsi="Calibri" w:cs="Calibri"/>
                <w:color w:val="000000"/>
                <w:rPrChange w:id="10931" w:author="Lane, Stefanie" w:date="2023-04-28T12:07:00Z">
                  <w:rPr>
                    <w:ins w:id="10932" w:author="Lane, Stefanie" w:date="2023-04-28T12:07:00Z"/>
                  </w:rPr>
                </w:rPrChange>
              </w:rPr>
              <w:pPrChange w:id="10933"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D870977" w14:textId="77777777" w:rsidR="00402FFE" w:rsidRPr="00402FFE" w:rsidRDefault="00402FFE" w:rsidP="00402FFE">
            <w:pPr>
              <w:spacing w:after="0" w:line="240" w:lineRule="auto"/>
              <w:rPr>
                <w:ins w:id="10934" w:author="Lane, Stefanie" w:date="2023-04-28T12:07:00Z"/>
                <w:rFonts w:ascii="Calibri" w:eastAsia="Times New Roman" w:hAnsi="Calibri" w:cs="Calibri"/>
                <w:color w:val="000000"/>
                <w:rPrChange w:id="10935" w:author="Lane, Stefanie" w:date="2023-04-28T12:07:00Z">
                  <w:rPr>
                    <w:ins w:id="10936" w:author="Lane, Stefanie" w:date="2023-04-28T12:07:00Z"/>
                  </w:rPr>
                </w:rPrChange>
              </w:rPr>
              <w:pPrChange w:id="10937" w:author="Lane, Stefanie" w:date="2023-04-28T12:07:00Z">
                <w:pPr/>
              </w:pPrChange>
            </w:pPr>
          </w:p>
        </w:tc>
        <w:tc>
          <w:tcPr>
            <w:tcW w:w="3320" w:type="dxa"/>
            <w:tcBorders>
              <w:top w:val="nil"/>
              <w:left w:val="nil"/>
              <w:bottom w:val="nil"/>
              <w:right w:val="nil"/>
            </w:tcBorders>
            <w:shd w:val="clear" w:color="auto" w:fill="auto"/>
            <w:noWrap/>
            <w:vAlign w:val="bottom"/>
            <w:hideMark/>
          </w:tcPr>
          <w:p w14:paraId="7082FE68" w14:textId="77777777" w:rsidR="00402FFE" w:rsidRPr="00402FFE" w:rsidRDefault="00402FFE" w:rsidP="00402FFE">
            <w:pPr>
              <w:spacing w:after="0" w:line="240" w:lineRule="auto"/>
              <w:rPr>
                <w:ins w:id="10938" w:author="Lane, Stefanie" w:date="2023-04-28T12:07:00Z"/>
                <w:rFonts w:ascii="Calibri" w:eastAsia="Times New Roman" w:hAnsi="Calibri" w:cs="Calibri"/>
                <w:i/>
                <w:iCs/>
                <w:color w:val="000000"/>
                <w:rPrChange w:id="10939" w:author="Lane, Stefanie" w:date="2023-04-28T12:07:00Z">
                  <w:rPr>
                    <w:ins w:id="10940" w:author="Lane, Stefanie" w:date="2023-04-28T12:07:00Z"/>
                  </w:rPr>
                </w:rPrChange>
              </w:rPr>
              <w:pPrChange w:id="10941" w:author="Lane, Stefanie" w:date="2023-04-28T12:07:00Z">
                <w:pPr/>
              </w:pPrChange>
            </w:pPr>
            <w:ins w:id="10942" w:author="Lane, Stefanie" w:date="2023-04-28T12:07:00Z">
              <w:r w:rsidRPr="00402FFE">
                <w:rPr>
                  <w:rFonts w:ascii="Calibri" w:eastAsia="Times New Roman" w:hAnsi="Calibri" w:cs="Calibri"/>
                  <w:i/>
                  <w:iCs/>
                  <w:color w:val="000000"/>
                  <w:rPrChange w:id="10943" w:author="Lane, Stefanie" w:date="2023-04-28T12:07:00Z">
                    <w:rPr/>
                  </w:rPrChange>
                </w:rPr>
                <w:t>Eleocharis palustris</w:t>
              </w:r>
            </w:ins>
          </w:p>
        </w:tc>
        <w:tc>
          <w:tcPr>
            <w:tcW w:w="869" w:type="dxa"/>
            <w:tcBorders>
              <w:top w:val="nil"/>
              <w:left w:val="nil"/>
              <w:bottom w:val="nil"/>
              <w:right w:val="nil"/>
            </w:tcBorders>
            <w:shd w:val="clear" w:color="auto" w:fill="auto"/>
            <w:noWrap/>
            <w:vAlign w:val="bottom"/>
            <w:hideMark/>
          </w:tcPr>
          <w:p w14:paraId="6C66D670" w14:textId="77777777" w:rsidR="00402FFE" w:rsidRPr="00402FFE" w:rsidRDefault="00402FFE" w:rsidP="00402FFE">
            <w:pPr>
              <w:spacing w:after="0" w:line="240" w:lineRule="auto"/>
              <w:jc w:val="center"/>
              <w:rPr>
                <w:ins w:id="10944" w:author="Lane, Stefanie" w:date="2023-04-28T12:07:00Z"/>
                <w:rFonts w:ascii="Calibri" w:eastAsia="Times New Roman" w:hAnsi="Calibri" w:cs="Calibri"/>
                <w:color w:val="000000"/>
                <w:rPrChange w:id="10945" w:author="Lane, Stefanie" w:date="2023-04-28T12:07:00Z">
                  <w:rPr>
                    <w:ins w:id="10946" w:author="Lane, Stefanie" w:date="2023-04-28T12:07:00Z"/>
                  </w:rPr>
                </w:rPrChange>
              </w:rPr>
              <w:pPrChange w:id="10947" w:author="Lane, Stefanie" w:date="2023-04-28T12:07:00Z">
                <w:pPr>
                  <w:jc w:val="center"/>
                </w:pPr>
              </w:pPrChange>
            </w:pPr>
            <w:ins w:id="10948" w:author="Lane, Stefanie" w:date="2023-04-28T12:07:00Z">
              <w:r w:rsidRPr="00402FFE">
                <w:rPr>
                  <w:rFonts w:ascii="Calibri" w:eastAsia="Times New Roman" w:hAnsi="Calibri" w:cs="Calibri"/>
                  <w:color w:val="000000"/>
                  <w:rPrChange w:id="10949" w:author="Lane, Stefanie" w:date="2023-04-28T12:07:00Z">
                    <w:rPr/>
                  </w:rPrChange>
                </w:rPr>
                <w:t>0.79</w:t>
              </w:r>
            </w:ins>
          </w:p>
        </w:tc>
        <w:tc>
          <w:tcPr>
            <w:tcW w:w="990" w:type="dxa"/>
            <w:tcBorders>
              <w:top w:val="nil"/>
              <w:left w:val="nil"/>
              <w:bottom w:val="nil"/>
              <w:right w:val="nil"/>
            </w:tcBorders>
            <w:shd w:val="clear" w:color="auto" w:fill="auto"/>
            <w:noWrap/>
            <w:vAlign w:val="bottom"/>
            <w:hideMark/>
          </w:tcPr>
          <w:p w14:paraId="403D6DDD" w14:textId="77777777" w:rsidR="00402FFE" w:rsidRPr="00402FFE" w:rsidRDefault="00402FFE" w:rsidP="00402FFE">
            <w:pPr>
              <w:spacing w:after="0" w:line="240" w:lineRule="auto"/>
              <w:jc w:val="center"/>
              <w:rPr>
                <w:ins w:id="10950" w:author="Lane, Stefanie" w:date="2023-04-28T12:07:00Z"/>
                <w:rFonts w:ascii="Calibri" w:eastAsia="Times New Roman" w:hAnsi="Calibri" w:cs="Calibri"/>
                <w:color w:val="000000"/>
                <w:rPrChange w:id="10951" w:author="Lane, Stefanie" w:date="2023-04-28T12:07:00Z">
                  <w:rPr>
                    <w:ins w:id="10952" w:author="Lane, Stefanie" w:date="2023-04-28T12:07:00Z"/>
                  </w:rPr>
                </w:rPrChange>
              </w:rPr>
              <w:pPrChange w:id="10953" w:author="Lane, Stefanie" w:date="2023-04-28T12:07:00Z">
                <w:pPr>
                  <w:jc w:val="center"/>
                </w:pPr>
              </w:pPrChange>
            </w:pPr>
            <w:ins w:id="10954" w:author="Lane, Stefanie" w:date="2023-04-28T12:07:00Z">
              <w:r w:rsidRPr="00402FFE">
                <w:rPr>
                  <w:rFonts w:ascii="Calibri" w:eastAsia="Times New Roman" w:hAnsi="Calibri" w:cs="Calibri"/>
                  <w:color w:val="000000"/>
                  <w:rPrChange w:id="10955" w:author="Lane, Stefanie" w:date="2023-04-28T12:07:00Z">
                    <w:rPr/>
                  </w:rPrChange>
                </w:rPr>
                <w:t>0.35</w:t>
              </w:r>
            </w:ins>
          </w:p>
        </w:tc>
        <w:tc>
          <w:tcPr>
            <w:tcW w:w="810" w:type="dxa"/>
            <w:tcBorders>
              <w:top w:val="nil"/>
              <w:left w:val="nil"/>
              <w:bottom w:val="nil"/>
              <w:right w:val="nil"/>
            </w:tcBorders>
            <w:shd w:val="clear" w:color="auto" w:fill="auto"/>
            <w:noWrap/>
            <w:vAlign w:val="bottom"/>
            <w:hideMark/>
          </w:tcPr>
          <w:p w14:paraId="0FAC95C6" w14:textId="77777777" w:rsidR="00402FFE" w:rsidRPr="00402FFE" w:rsidRDefault="00402FFE" w:rsidP="00402FFE">
            <w:pPr>
              <w:spacing w:after="0" w:line="240" w:lineRule="auto"/>
              <w:jc w:val="center"/>
              <w:rPr>
                <w:ins w:id="10956" w:author="Lane, Stefanie" w:date="2023-04-28T12:07:00Z"/>
                <w:rFonts w:ascii="Calibri" w:eastAsia="Times New Roman" w:hAnsi="Calibri" w:cs="Calibri"/>
                <w:color w:val="000000"/>
                <w:rPrChange w:id="10957" w:author="Lane, Stefanie" w:date="2023-04-28T12:07:00Z">
                  <w:rPr>
                    <w:ins w:id="10958" w:author="Lane, Stefanie" w:date="2023-04-28T12:07:00Z"/>
                  </w:rPr>
                </w:rPrChange>
              </w:rPr>
              <w:pPrChange w:id="10959" w:author="Lane, Stefanie" w:date="2023-04-28T12:07:00Z">
                <w:pPr>
                  <w:jc w:val="center"/>
                </w:pPr>
              </w:pPrChange>
            </w:pPr>
            <w:ins w:id="10960" w:author="Lane, Stefanie" w:date="2023-04-28T12:07:00Z">
              <w:r w:rsidRPr="00402FFE">
                <w:rPr>
                  <w:rFonts w:ascii="Calibri" w:eastAsia="Times New Roman" w:hAnsi="Calibri" w:cs="Calibri"/>
                  <w:color w:val="000000"/>
                  <w:rPrChange w:id="10961" w:author="Lane, Stefanie" w:date="2023-04-28T12:07:00Z">
                    <w:rPr/>
                  </w:rPrChange>
                </w:rPr>
                <w:t>0.39</w:t>
              </w:r>
            </w:ins>
          </w:p>
        </w:tc>
        <w:tc>
          <w:tcPr>
            <w:tcW w:w="1710" w:type="dxa"/>
            <w:tcBorders>
              <w:top w:val="nil"/>
              <w:left w:val="nil"/>
              <w:bottom w:val="nil"/>
              <w:right w:val="single" w:sz="8" w:space="0" w:color="auto"/>
            </w:tcBorders>
            <w:shd w:val="clear" w:color="auto" w:fill="auto"/>
            <w:noWrap/>
            <w:vAlign w:val="bottom"/>
            <w:hideMark/>
          </w:tcPr>
          <w:p w14:paraId="6AFA8247" w14:textId="77777777" w:rsidR="00402FFE" w:rsidRPr="00402FFE" w:rsidRDefault="00402FFE" w:rsidP="00402FFE">
            <w:pPr>
              <w:spacing w:after="0" w:line="240" w:lineRule="auto"/>
              <w:jc w:val="center"/>
              <w:rPr>
                <w:ins w:id="10962" w:author="Lane, Stefanie" w:date="2023-04-28T12:07:00Z"/>
                <w:rFonts w:ascii="Calibri" w:eastAsia="Times New Roman" w:hAnsi="Calibri" w:cs="Calibri"/>
                <w:color w:val="000000"/>
                <w:rPrChange w:id="10963" w:author="Lane, Stefanie" w:date="2023-04-28T12:07:00Z">
                  <w:rPr>
                    <w:ins w:id="10964" w:author="Lane, Stefanie" w:date="2023-04-28T12:07:00Z"/>
                  </w:rPr>
                </w:rPrChange>
              </w:rPr>
              <w:pPrChange w:id="10965" w:author="Lane, Stefanie" w:date="2023-04-28T12:07:00Z">
                <w:pPr>
                  <w:jc w:val="center"/>
                </w:pPr>
              </w:pPrChange>
            </w:pPr>
            <w:ins w:id="10966" w:author="Lane, Stefanie" w:date="2023-04-28T12:07:00Z">
              <w:r w:rsidRPr="00402FFE">
                <w:rPr>
                  <w:rFonts w:ascii="Calibri" w:eastAsia="Times New Roman" w:hAnsi="Calibri" w:cs="Calibri"/>
                  <w:color w:val="000000"/>
                  <w:rPrChange w:id="10967" w:author="Lane, Stefanie" w:date="2023-04-28T12:07:00Z">
                    <w:rPr/>
                  </w:rPrChange>
                </w:rPr>
                <w:t>-50.5</w:t>
              </w:r>
            </w:ins>
          </w:p>
        </w:tc>
      </w:tr>
      <w:tr w:rsidR="00402FFE" w:rsidRPr="00402FFE" w14:paraId="6CAB6C43" w14:textId="77777777" w:rsidTr="00402FFE">
        <w:trPr>
          <w:divId w:val="50731576"/>
          <w:trHeight w:val="290"/>
          <w:ins w:id="10968" w:author="Lane, Stefanie" w:date="2023-04-28T12:07:00Z"/>
        </w:trPr>
        <w:tc>
          <w:tcPr>
            <w:tcW w:w="1311" w:type="dxa"/>
            <w:vMerge/>
            <w:tcBorders>
              <w:top w:val="nil"/>
              <w:left w:val="single" w:sz="8" w:space="0" w:color="auto"/>
              <w:bottom w:val="single" w:sz="8" w:space="0" w:color="000000"/>
              <w:right w:val="nil"/>
            </w:tcBorders>
            <w:vAlign w:val="center"/>
            <w:hideMark/>
          </w:tcPr>
          <w:p w14:paraId="5FC87DDF" w14:textId="77777777" w:rsidR="00402FFE" w:rsidRPr="00402FFE" w:rsidRDefault="00402FFE" w:rsidP="00402FFE">
            <w:pPr>
              <w:spacing w:after="0" w:line="240" w:lineRule="auto"/>
              <w:rPr>
                <w:ins w:id="10969" w:author="Lane, Stefanie" w:date="2023-04-28T12:07:00Z"/>
                <w:rFonts w:ascii="Calibri" w:eastAsia="Times New Roman" w:hAnsi="Calibri" w:cs="Calibri"/>
                <w:color w:val="000000"/>
                <w:rPrChange w:id="10970" w:author="Lane, Stefanie" w:date="2023-04-28T12:07:00Z">
                  <w:rPr>
                    <w:ins w:id="10971" w:author="Lane, Stefanie" w:date="2023-04-28T12:07:00Z"/>
                  </w:rPr>
                </w:rPrChange>
              </w:rPr>
              <w:pPrChange w:id="1097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2991B293" w14:textId="77777777" w:rsidR="00402FFE" w:rsidRPr="00402FFE" w:rsidRDefault="00402FFE" w:rsidP="00402FFE">
            <w:pPr>
              <w:spacing w:after="0" w:line="240" w:lineRule="auto"/>
              <w:rPr>
                <w:ins w:id="10973" w:author="Lane, Stefanie" w:date="2023-04-28T12:07:00Z"/>
                <w:rFonts w:ascii="Calibri" w:eastAsia="Times New Roman" w:hAnsi="Calibri" w:cs="Calibri"/>
                <w:color w:val="000000"/>
                <w:rPrChange w:id="10974" w:author="Lane, Stefanie" w:date="2023-04-28T12:07:00Z">
                  <w:rPr>
                    <w:ins w:id="10975" w:author="Lane, Stefanie" w:date="2023-04-28T12:07:00Z"/>
                  </w:rPr>
                </w:rPrChange>
              </w:rPr>
              <w:pPrChange w:id="10976"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57C6DB8" w14:textId="77777777" w:rsidR="00402FFE" w:rsidRPr="00402FFE" w:rsidRDefault="00402FFE" w:rsidP="00402FFE">
            <w:pPr>
              <w:spacing w:after="0" w:line="240" w:lineRule="auto"/>
              <w:rPr>
                <w:ins w:id="10977" w:author="Lane, Stefanie" w:date="2023-04-28T12:07:00Z"/>
                <w:rFonts w:ascii="Calibri" w:eastAsia="Times New Roman" w:hAnsi="Calibri" w:cs="Calibri"/>
                <w:i/>
                <w:iCs/>
                <w:color w:val="000000"/>
                <w:rPrChange w:id="10978" w:author="Lane, Stefanie" w:date="2023-04-28T12:07:00Z">
                  <w:rPr>
                    <w:ins w:id="10979" w:author="Lane, Stefanie" w:date="2023-04-28T12:07:00Z"/>
                  </w:rPr>
                </w:rPrChange>
              </w:rPr>
              <w:pPrChange w:id="10980" w:author="Lane, Stefanie" w:date="2023-04-28T12:07:00Z">
                <w:pPr/>
              </w:pPrChange>
            </w:pPr>
            <w:ins w:id="10981" w:author="Lane, Stefanie" w:date="2023-04-28T12:07:00Z">
              <w:r w:rsidRPr="00402FFE">
                <w:rPr>
                  <w:rFonts w:ascii="Calibri" w:eastAsia="Times New Roman" w:hAnsi="Calibri" w:cs="Calibri"/>
                  <w:i/>
                  <w:iCs/>
                  <w:color w:val="000000"/>
                  <w:rPrChange w:id="10982" w:author="Lane, Stefanie" w:date="2023-04-28T12:07:00Z">
                    <w:rPr/>
                  </w:rPrChange>
                </w:rPr>
                <w:t>Menyanthes trifoliata</w:t>
              </w:r>
            </w:ins>
          </w:p>
        </w:tc>
        <w:tc>
          <w:tcPr>
            <w:tcW w:w="869" w:type="dxa"/>
            <w:tcBorders>
              <w:top w:val="single" w:sz="4" w:space="0" w:color="auto"/>
              <w:left w:val="nil"/>
              <w:bottom w:val="single" w:sz="4" w:space="0" w:color="auto"/>
              <w:right w:val="nil"/>
            </w:tcBorders>
            <w:shd w:val="clear" w:color="auto" w:fill="auto"/>
            <w:noWrap/>
            <w:vAlign w:val="bottom"/>
            <w:hideMark/>
          </w:tcPr>
          <w:p w14:paraId="218A0E27" w14:textId="77777777" w:rsidR="00402FFE" w:rsidRPr="00402FFE" w:rsidRDefault="00402FFE" w:rsidP="00402FFE">
            <w:pPr>
              <w:spacing w:after="0" w:line="240" w:lineRule="auto"/>
              <w:jc w:val="center"/>
              <w:rPr>
                <w:ins w:id="10983" w:author="Lane, Stefanie" w:date="2023-04-28T12:07:00Z"/>
                <w:rFonts w:ascii="Calibri" w:eastAsia="Times New Roman" w:hAnsi="Calibri" w:cs="Calibri"/>
                <w:color w:val="000000"/>
                <w:rPrChange w:id="10984" w:author="Lane, Stefanie" w:date="2023-04-28T12:07:00Z">
                  <w:rPr>
                    <w:ins w:id="10985" w:author="Lane, Stefanie" w:date="2023-04-28T12:07:00Z"/>
                  </w:rPr>
                </w:rPrChange>
              </w:rPr>
              <w:pPrChange w:id="10986" w:author="Lane, Stefanie" w:date="2023-04-28T12:07:00Z">
                <w:pPr>
                  <w:jc w:val="center"/>
                </w:pPr>
              </w:pPrChange>
            </w:pPr>
            <w:ins w:id="10987" w:author="Lane, Stefanie" w:date="2023-04-28T12:07:00Z">
              <w:r w:rsidRPr="00402FFE">
                <w:rPr>
                  <w:rFonts w:ascii="Calibri" w:eastAsia="Times New Roman" w:hAnsi="Calibri" w:cs="Calibri"/>
                  <w:color w:val="000000"/>
                  <w:rPrChange w:id="10988" w:author="Lane, Stefanie" w:date="2023-04-28T12:07:00Z">
                    <w:rPr/>
                  </w:rPrChange>
                </w:rPr>
                <w:t>0.32</w:t>
              </w:r>
            </w:ins>
          </w:p>
        </w:tc>
        <w:tc>
          <w:tcPr>
            <w:tcW w:w="990" w:type="dxa"/>
            <w:tcBorders>
              <w:top w:val="single" w:sz="4" w:space="0" w:color="auto"/>
              <w:left w:val="nil"/>
              <w:bottom w:val="single" w:sz="4" w:space="0" w:color="auto"/>
              <w:right w:val="nil"/>
            </w:tcBorders>
            <w:shd w:val="clear" w:color="auto" w:fill="auto"/>
            <w:noWrap/>
            <w:vAlign w:val="bottom"/>
            <w:hideMark/>
          </w:tcPr>
          <w:p w14:paraId="484DADA2" w14:textId="77777777" w:rsidR="00402FFE" w:rsidRPr="00402FFE" w:rsidRDefault="00402FFE" w:rsidP="00402FFE">
            <w:pPr>
              <w:spacing w:after="0" w:line="240" w:lineRule="auto"/>
              <w:jc w:val="center"/>
              <w:rPr>
                <w:ins w:id="10989" w:author="Lane, Stefanie" w:date="2023-04-28T12:07:00Z"/>
                <w:rFonts w:ascii="Calibri" w:eastAsia="Times New Roman" w:hAnsi="Calibri" w:cs="Calibri"/>
                <w:color w:val="000000"/>
                <w:rPrChange w:id="10990" w:author="Lane, Stefanie" w:date="2023-04-28T12:07:00Z">
                  <w:rPr>
                    <w:ins w:id="10991" w:author="Lane, Stefanie" w:date="2023-04-28T12:07:00Z"/>
                  </w:rPr>
                </w:rPrChange>
              </w:rPr>
              <w:pPrChange w:id="10992" w:author="Lane, Stefanie" w:date="2023-04-28T12:07:00Z">
                <w:pPr>
                  <w:jc w:val="center"/>
                </w:pPr>
              </w:pPrChange>
            </w:pPr>
            <w:ins w:id="10993" w:author="Lane, Stefanie" w:date="2023-04-28T12:07:00Z">
              <w:r w:rsidRPr="00402FFE">
                <w:rPr>
                  <w:rFonts w:ascii="Calibri" w:eastAsia="Times New Roman" w:hAnsi="Calibri" w:cs="Calibri"/>
                  <w:color w:val="000000"/>
                  <w:rPrChange w:id="10994" w:author="Lane, Stefanie" w:date="2023-04-28T12:07:00Z">
                    <w:rPr/>
                  </w:rPrChange>
                </w:rPr>
                <w:t>0.68</w:t>
              </w:r>
            </w:ins>
          </w:p>
        </w:tc>
        <w:tc>
          <w:tcPr>
            <w:tcW w:w="810" w:type="dxa"/>
            <w:tcBorders>
              <w:top w:val="single" w:sz="4" w:space="0" w:color="auto"/>
              <w:left w:val="nil"/>
              <w:bottom w:val="single" w:sz="4" w:space="0" w:color="auto"/>
              <w:right w:val="nil"/>
            </w:tcBorders>
            <w:shd w:val="clear" w:color="auto" w:fill="auto"/>
            <w:noWrap/>
            <w:vAlign w:val="bottom"/>
            <w:hideMark/>
          </w:tcPr>
          <w:p w14:paraId="670AF3EB" w14:textId="77777777" w:rsidR="00402FFE" w:rsidRPr="00402FFE" w:rsidRDefault="00402FFE" w:rsidP="00402FFE">
            <w:pPr>
              <w:spacing w:after="0" w:line="240" w:lineRule="auto"/>
              <w:jc w:val="center"/>
              <w:rPr>
                <w:ins w:id="10995" w:author="Lane, Stefanie" w:date="2023-04-28T12:07:00Z"/>
                <w:rFonts w:ascii="Calibri" w:eastAsia="Times New Roman" w:hAnsi="Calibri" w:cs="Calibri"/>
                <w:color w:val="000000"/>
                <w:rPrChange w:id="10996" w:author="Lane, Stefanie" w:date="2023-04-28T12:07:00Z">
                  <w:rPr>
                    <w:ins w:id="10997" w:author="Lane, Stefanie" w:date="2023-04-28T12:07:00Z"/>
                  </w:rPr>
                </w:rPrChange>
              </w:rPr>
              <w:pPrChange w:id="10998" w:author="Lane, Stefanie" w:date="2023-04-28T12:07:00Z">
                <w:pPr>
                  <w:jc w:val="center"/>
                </w:pPr>
              </w:pPrChange>
            </w:pPr>
            <w:ins w:id="10999" w:author="Lane, Stefanie" w:date="2023-04-28T12:07:00Z">
              <w:r w:rsidRPr="00402FFE">
                <w:rPr>
                  <w:rFonts w:ascii="Calibri" w:eastAsia="Times New Roman" w:hAnsi="Calibri" w:cs="Calibri"/>
                  <w:color w:val="000000"/>
                  <w:rPrChange w:id="11000" w:author="Lane, Stefanie" w:date="2023-04-28T12:07:00Z">
                    <w:rPr/>
                  </w:rPrChange>
                </w:rPr>
                <w:t>0.18</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3C76EF" w14:textId="77777777" w:rsidR="00402FFE" w:rsidRPr="00402FFE" w:rsidRDefault="00402FFE" w:rsidP="00402FFE">
            <w:pPr>
              <w:spacing w:after="0" w:line="240" w:lineRule="auto"/>
              <w:jc w:val="center"/>
              <w:rPr>
                <w:ins w:id="11001" w:author="Lane, Stefanie" w:date="2023-04-28T12:07:00Z"/>
                <w:rFonts w:ascii="Calibri" w:eastAsia="Times New Roman" w:hAnsi="Calibri" w:cs="Calibri"/>
                <w:color w:val="000000"/>
                <w:rPrChange w:id="11002" w:author="Lane, Stefanie" w:date="2023-04-28T12:07:00Z">
                  <w:rPr>
                    <w:ins w:id="11003" w:author="Lane, Stefanie" w:date="2023-04-28T12:07:00Z"/>
                  </w:rPr>
                </w:rPrChange>
              </w:rPr>
              <w:pPrChange w:id="11004" w:author="Lane, Stefanie" w:date="2023-04-28T12:07:00Z">
                <w:pPr>
                  <w:jc w:val="center"/>
                </w:pPr>
              </w:pPrChange>
            </w:pPr>
            <w:ins w:id="11005" w:author="Lane, Stefanie" w:date="2023-04-28T12:07:00Z">
              <w:r w:rsidRPr="00402FFE">
                <w:rPr>
                  <w:rFonts w:ascii="Calibri" w:eastAsia="Times New Roman" w:hAnsi="Calibri" w:cs="Calibri"/>
                  <w:color w:val="000000"/>
                  <w:rPrChange w:id="11006" w:author="Lane, Stefanie" w:date="2023-04-28T12:07:00Z">
                    <w:rPr/>
                  </w:rPrChange>
                </w:rPr>
                <w:t>-44.8</w:t>
              </w:r>
            </w:ins>
          </w:p>
        </w:tc>
      </w:tr>
      <w:tr w:rsidR="00402FFE" w:rsidRPr="00402FFE" w14:paraId="03E1B245" w14:textId="77777777" w:rsidTr="00402FFE">
        <w:trPr>
          <w:divId w:val="50731576"/>
          <w:trHeight w:val="290"/>
          <w:ins w:id="11007" w:author="Lane, Stefanie" w:date="2023-04-28T12:07:00Z"/>
        </w:trPr>
        <w:tc>
          <w:tcPr>
            <w:tcW w:w="1311" w:type="dxa"/>
            <w:vMerge/>
            <w:tcBorders>
              <w:top w:val="nil"/>
              <w:left w:val="single" w:sz="8" w:space="0" w:color="auto"/>
              <w:bottom w:val="single" w:sz="8" w:space="0" w:color="000000"/>
              <w:right w:val="nil"/>
            </w:tcBorders>
            <w:vAlign w:val="center"/>
            <w:hideMark/>
          </w:tcPr>
          <w:p w14:paraId="07654473" w14:textId="77777777" w:rsidR="00402FFE" w:rsidRPr="00402FFE" w:rsidRDefault="00402FFE" w:rsidP="00402FFE">
            <w:pPr>
              <w:spacing w:after="0" w:line="240" w:lineRule="auto"/>
              <w:rPr>
                <w:ins w:id="11008" w:author="Lane, Stefanie" w:date="2023-04-28T12:07:00Z"/>
                <w:rFonts w:ascii="Calibri" w:eastAsia="Times New Roman" w:hAnsi="Calibri" w:cs="Calibri"/>
                <w:color w:val="000000"/>
                <w:rPrChange w:id="11009" w:author="Lane, Stefanie" w:date="2023-04-28T12:07:00Z">
                  <w:rPr>
                    <w:ins w:id="11010" w:author="Lane, Stefanie" w:date="2023-04-28T12:07:00Z"/>
                  </w:rPr>
                </w:rPrChange>
              </w:rPr>
              <w:pPrChange w:id="11011"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52FF97DD" w14:textId="77777777" w:rsidR="00402FFE" w:rsidRPr="00402FFE" w:rsidRDefault="00402FFE" w:rsidP="00402FFE">
            <w:pPr>
              <w:spacing w:after="0" w:line="240" w:lineRule="auto"/>
              <w:rPr>
                <w:ins w:id="11012" w:author="Lane, Stefanie" w:date="2023-04-28T12:07:00Z"/>
                <w:rFonts w:ascii="Calibri" w:eastAsia="Times New Roman" w:hAnsi="Calibri" w:cs="Calibri"/>
                <w:color w:val="000000"/>
                <w:rPrChange w:id="11013" w:author="Lane, Stefanie" w:date="2023-04-28T12:07:00Z">
                  <w:rPr>
                    <w:ins w:id="11014" w:author="Lane, Stefanie" w:date="2023-04-28T12:07:00Z"/>
                  </w:rPr>
                </w:rPrChange>
              </w:rPr>
              <w:pPrChange w:id="11015" w:author="Lane, Stefanie" w:date="2023-04-28T12:07:00Z">
                <w:pPr/>
              </w:pPrChange>
            </w:pPr>
          </w:p>
        </w:tc>
        <w:tc>
          <w:tcPr>
            <w:tcW w:w="3320" w:type="dxa"/>
            <w:tcBorders>
              <w:top w:val="nil"/>
              <w:left w:val="nil"/>
              <w:bottom w:val="nil"/>
              <w:right w:val="nil"/>
            </w:tcBorders>
            <w:shd w:val="clear" w:color="auto" w:fill="auto"/>
            <w:noWrap/>
            <w:vAlign w:val="bottom"/>
            <w:hideMark/>
          </w:tcPr>
          <w:p w14:paraId="3271D9F2" w14:textId="77777777" w:rsidR="00402FFE" w:rsidRPr="00402FFE" w:rsidRDefault="00402FFE" w:rsidP="00402FFE">
            <w:pPr>
              <w:spacing w:after="0" w:line="240" w:lineRule="auto"/>
              <w:rPr>
                <w:ins w:id="11016" w:author="Lane, Stefanie" w:date="2023-04-28T12:07:00Z"/>
                <w:rFonts w:ascii="Calibri" w:eastAsia="Times New Roman" w:hAnsi="Calibri" w:cs="Calibri"/>
                <w:i/>
                <w:iCs/>
                <w:color w:val="000000"/>
                <w:rPrChange w:id="11017" w:author="Lane, Stefanie" w:date="2023-04-28T12:07:00Z">
                  <w:rPr>
                    <w:ins w:id="11018" w:author="Lane, Stefanie" w:date="2023-04-28T12:07:00Z"/>
                  </w:rPr>
                </w:rPrChange>
              </w:rPr>
              <w:pPrChange w:id="11019" w:author="Lane, Stefanie" w:date="2023-04-28T12:07:00Z">
                <w:pPr/>
              </w:pPrChange>
            </w:pPr>
            <w:ins w:id="11020" w:author="Lane, Stefanie" w:date="2023-04-28T12:07:00Z">
              <w:r w:rsidRPr="00402FFE">
                <w:rPr>
                  <w:rFonts w:ascii="Calibri" w:eastAsia="Times New Roman" w:hAnsi="Calibri" w:cs="Calibri"/>
                  <w:i/>
                  <w:iCs/>
                  <w:color w:val="000000"/>
                  <w:rPrChange w:id="11021" w:author="Lane, Stefanie" w:date="2023-04-28T12:07:00Z">
                    <w:rPr/>
                  </w:rPrChange>
                </w:rPr>
                <w:t>Carex lyngbyei</w:t>
              </w:r>
            </w:ins>
          </w:p>
        </w:tc>
        <w:tc>
          <w:tcPr>
            <w:tcW w:w="869" w:type="dxa"/>
            <w:tcBorders>
              <w:top w:val="nil"/>
              <w:left w:val="nil"/>
              <w:bottom w:val="nil"/>
              <w:right w:val="nil"/>
            </w:tcBorders>
            <w:shd w:val="clear" w:color="auto" w:fill="auto"/>
            <w:noWrap/>
            <w:vAlign w:val="bottom"/>
            <w:hideMark/>
          </w:tcPr>
          <w:p w14:paraId="54C2D887" w14:textId="77777777" w:rsidR="00402FFE" w:rsidRPr="00402FFE" w:rsidRDefault="00402FFE" w:rsidP="00402FFE">
            <w:pPr>
              <w:spacing w:after="0" w:line="240" w:lineRule="auto"/>
              <w:jc w:val="center"/>
              <w:rPr>
                <w:ins w:id="11022" w:author="Lane, Stefanie" w:date="2023-04-28T12:07:00Z"/>
                <w:rFonts w:ascii="Calibri" w:eastAsia="Times New Roman" w:hAnsi="Calibri" w:cs="Calibri"/>
                <w:color w:val="000000"/>
                <w:rPrChange w:id="11023" w:author="Lane, Stefanie" w:date="2023-04-28T12:07:00Z">
                  <w:rPr>
                    <w:ins w:id="11024" w:author="Lane, Stefanie" w:date="2023-04-28T12:07:00Z"/>
                  </w:rPr>
                </w:rPrChange>
              </w:rPr>
              <w:pPrChange w:id="11025" w:author="Lane, Stefanie" w:date="2023-04-28T12:07:00Z">
                <w:pPr>
                  <w:jc w:val="center"/>
                </w:pPr>
              </w:pPrChange>
            </w:pPr>
            <w:ins w:id="11026" w:author="Lane, Stefanie" w:date="2023-04-28T12:07:00Z">
              <w:r w:rsidRPr="00402FFE">
                <w:rPr>
                  <w:rFonts w:ascii="Calibri" w:eastAsia="Times New Roman" w:hAnsi="Calibri" w:cs="Calibri"/>
                  <w:color w:val="000000"/>
                  <w:rPrChange w:id="11027" w:author="Lane, Stefanie" w:date="2023-04-28T12:07:00Z">
                    <w:rPr/>
                  </w:rPrChange>
                </w:rPr>
                <w:t>2.97</w:t>
              </w:r>
            </w:ins>
          </w:p>
        </w:tc>
        <w:tc>
          <w:tcPr>
            <w:tcW w:w="990" w:type="dxa"/>
            <w:tcBorders>
              <w:top w:val="nil"/>
              <w:left w:val="nil"/>
              <w:bottom w:val="nil"/>
              <w:right w:val="nil"/>
            </w:tcBorders>
            <w:shd w:val="clear" w:color="auto" w:fill="auto"/>
            <w:noWrap/>
            <w:vAlign w:val="bottom"/>
            <w:hideMark/>
          </w:tcPr>
          <w:p w14:paraId="51F9950C" w14:textId="77777777" w:rsidR="00402FFE" w:rsidRPr="00402FFE" w:rsidRDefault="00402FFE" w:rsidP="00402FFE">
            <w:pPr>
              <w:spacing w:after="0" w:line="240" w:lineRule="auto"/>
              <w:jc w:val="center"/>
              <w:rPr>
                <w:ins w:id="11028" w:author="Lane, Stefanie" w:date="2023-04-28T12:07:00Z"/>
                <w:rFonts w:ascii="Calibri" w:eastAsia="Times New Roman" w:hAnsi="Calibri" w:cs="Calibri"/>
                <w:color w:val="000000"/>
                <w:rPrChange w:id="11029" w:author="Lane, Stefanie" w:date="2023-04-28T12:07:00Z">
                  <w:rPr>
                    <w:ins w:id="11030" w:author="Lane, Stefanie" w:date="2023-04-28T12:07:00Z"/>
                  </w:rPr>
                </w:rPrChange>
              </w:rPr>
              <w:pPrChange w:id="11031" w:author="Lane, Stefanie" w:date="2023-04-28T12:07:00Z">
                <w:pPr>
                  <w:jc w:val="center"/>
                </w:pPr>
              </w:pPrChange>
            </w:pPr>
            <w:ins w:id="11032" w:author="Lane, Stefanie" w:date="2023-04-28T12:07:00Z">
              <w:r w:rsidRPr="00402FFE">
                <w:rPr>
                  <w:rFonts w:ascii="Calibri" w:eastAsia="Times New Roman" w:hAnsi="Calibri" w:cs="Calibri"/>
                  <w:color w:val="000000"/>
                  <w:rPrChange w:id="11033" w:author="Lane, Stefanie" w:date="2023-04-28T12:07:00Z">
                    <w:rPr/>
                  </w:rPrChange>
                </w:rPr>
                <w:t>3.03</w:t>
              </w:r>
            </w:ins>
          </w:p>
        </w:tc>
        <w:tc>
          <w:tcPr>
            <w:tcW w:w="810" w:type="dxa"/>
            <w:tcBorders>
              <w:top w:val="nil"/>
              <w:left w:val="nil"/>
              <w:bottom w:val="nil"/>
              <w:right w:val="nil"/>
            </w:tcBorders>
            <w:shd w:val="clear" w:color="auto" w:fill="auto"/>
            <w:noWrap/>
            <w:vAlign w:val="bottom"/>
            <w:hideMark/>
          </w:tcPr>
          <w:p w14:paraId="6ED7DDAD" w14:textId="77777777" w:rsidR="00402FFE" w:rsidRPr="00402FFE" w:rsidRDefault="00402FFE" w:rsidP="00402FFE">
            <w:pPr>
              <w:spacing w:after="0" w:line="240" w:lineRule="auto"/>
              <w:jc w:val="center"/>
              <w:rPr>
                <w:ins w:id="11034" w:author="Lane, Stefanie" w:date="2023-04-28T12:07:00Z"/>
                <w:rFonts w:ascii="Calibri" w:eastAsia="Times New Roman" w:hAnsi="Calibri" w:cs="Calibri"/>
                <w:color w:val="000000"/>
                <w:rPrChange w:id="11035" w:author="Lane, Stefanie" w:date="2023-04-28T12:07:00Z">
                  <w:rPr>
                    <w:ins w:id="11036" w:author="Lane, Stefanie" w:date="2023-04-28T12:07:00Z"/>
                  </w:rPr>
                </w:rPrChange>
              </w:rPr>
              <w:pPrChange w:id="11037" w:author="Lane, Stefanie" w:date="2023-04-28T12:07:00Z">
                <w:pPr>
                  <w:jc w:val="center"/>
                </w:pPr>
              </w:pPrChange>
            </w:pPr>
            <w:ins w:id="11038" w:author="Lane, Stefanie" w:date="2023-04-28T12:07:00Z">
              <w:r w:rsidRPr="00402FFE">
                <w:rPr>
                  <w:rFonts w:ascii="Calibri" w:eastAsia="Times New Roman" w:hAnsi="Calibri" w:cs="Calibri"/>
                  <w:color w:val="000000"/>
                  <w:rPrChange w:id="11039" w:author="Lane, Stefanie" w:date="2023-04-28T12:07:00Z">
                    <w:rPr/>
                  </w:rPrChange>
                </w:rPr>
                <w:t>1.93</w:t>
              </w:r>
            </w:ins>
          </w:p>
        </w:tc>
        <w:tc>
          <w:tcPr>
            <w:tcW w:w="1710" w:type="dxa"/>
            <w:tcBorders>
              <w:top w:val="nil"/>
              <w:left w:val="nil"/>
              <w:bottom w:val="nil"/>
              <w:right w:val="single" w:sz="8" w:space="0" w:color="auto"/>
            </w:tcBorders>
            <w:shd w:val="clear" w:color="auto" w:fill="auto"/>
            <w:noWrap/>
            <w:vAlign w:val="bottom"/>
            <w:hideMark/>
          </w:tcPr>
          <w:p w14:paraId="6A601A66" w14:textId="77777777" w:rsidR="00402FFE" w:rsidRPr="00402FFE" w:rsidRDefault="00402FFE" w:rsidP="00402FFE">
            <w:pPr>
              <w:spacing w:after="0" w:line="240" w:lineRule="auto"/>
              <w:jc w:val="center"/>
              <w:rPr>
                <w:ins w:id="11040" w:author="Lane, Stefanie" w:date="2023-04-28T12:07:00Z"/>
                <w:rFonts w:ascii="Calibri" w:eastAsia="Times New Roman" w:hAnsi="Calibri" w:cs="Calibri"/>
                <w:color w:val="000000"/>
                <w:rPrChange w:id="11041" w:author="Lane, Stefanie" w:date="2023-04-28T12:07:00Z">
                  <w:rPr>
                    <w:ins w:id="11042" w:author="Lane, Stefanie" w:date="2023-04-28T12:07:00Z"/>
                  </w:rPr>
                </w:rPrChange>
              </w:rPr>
              <w:pPrChange w:id="11043" w:author="Lane, Stefanie" w:date="2023-04-28T12:07:00Z">
                <w:pPr>
                  <w:jc w:val="center"/>
                </w:pPr>
              </w:pPrChange>
            </w:pPr>
            <w:ins w:id="11044" w:author="Lane, Stefanie" w:date="2023-04-28T12:07:00Z">
              <w:r w:rsidRPr="00402FFE">
                <w:rPr>
                  <w:rFonts w:ascii="Calibri" w:eastAsia="Times New Roman" w:hAnsi="Calibri" w:cs="Calibri"/>
                  <w:color w:val="000000"/>
                  <w:rPrChange w:id="11045" w:author="Lane, Stefanie" w:date="2023-04-28T12:07:00Z">
                    <w:rPr/>
                  </w:rPrChange>
                </w:rPr>
                <w:t>-35.1</w:t>
              </w:r>
            </w:ins>
          </w:p>
        </w:tc>
      </w:tr>
      <w:tr w:rsidR="00402FFE" w:rsidRPr="00402FFE" w14:paraId="01678132" w14:textId="77777777" w:rsidTr="00402FFE">
        <w:trPr>
          <w:divId w:val="50731576"/>
          <w:trHeight w:val="290"/>
          <w:ins w:id="11046" w:author="Lane, Stefanie" w:date="2023-04-28T12:07:00Z"/>
        </w:trPr>
        <w:tc>
          <w:tcPr>
            <w:tcW w:w="1311" w:type="dxa"/>
            <w:vMerge/>
            <w:tcBorders>
              <w:top w:val="nil"/>
              <w:left w:val="single" w:sz="8" w:space="0" w:color="auto"/>
              <w:bottom w:val="single" w:sz="8" w:space="0" w:color="000000"/>
              <w:right w:val="nil"/>
            </w:tcBorders>
            <w:vAlign w:val="center"/>
            <w:hideMark/>
          </w:tcPr>
          <w:p w14:paraId="0480B42C" w14:textId="77777777" w:rsidR="00402FFE" w:rsidRPr="00402FFE" w:rsidRDefault="00402FFE" w:rsidP="00402FFE">
            <w:pPr>
              <w:spacing w:after="0" w:line="240" w:lineRule="auto"/>
              <w:rPr>
                <w:ins w:id="11047" w:author="Lane, Stefanie" w:date="2023-04-28T12:07:00Z"/>
                <w:rFonts w:ascii="Calibri" w:eastAsia="Times New Roman" w:hAnsi="Calibri" w:cs="Calibri"/>
                <w:color w:val="000000"/>
                <w:rPrChange w:id="11048" w:author="Lane, Stefanie" w:date="2023-04-28T12:07:00Z">
                  <w:rPr>
                    <w:ins w:id="11049" w:author="Lane, Stefanie" w:date="2023-04-28T12:07:00Z"/>
                  </w:rPr>
                </w:rPrChange>
              </w:rPr>
              <w:pPrChange w:id="11050"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588CAAD0" w14:textId="77777777" w:rsidR="00402FFE" w:rsidRPr="00402FFE" w:rsidRDefault="00402FFE" w:rsidP="00402FFE">
            <w:pPr>
              <w:spacing w:after="0" w:line="240" w:lineRule="auto"/>
              <w:rPr>
                <w:ins w:id="11051" w:author="Lane, Stefanie" w:date="2023-04-28T12:07:00Z"/>
                <w:rFonts w:ascii="Calibri" w:eastAsia="Times New Roman" w:hAnsi="Calibri" w:cs="Calibri"/>
                <w:color w:val="000000"/>
                <w:rPrChange w:id="11052" w:author="Lane, Stefanie" w:date="2023-04-28T12:07:00Z">
                  <w:rPr>
                    <w:ins w:id="11053" w:author="Lane, Stefanie" w:date="2023-04-28T12:07:00Z"/>
                  </w:rPr>
                </w:rPrChange>
              </w:rPr>
              <w:pPrChange w:id="11054"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781DB8F" w14:textId="77777777" w:rsidR="00402FFE" w:rsidRPr="00402FFE" w:rsidRDefault="00402FFE" w:rsidP="00402FFE">
            <w:pPr>
              <w:spacing w:after="0" w:line="240" w:lineRule="auto"/>
              <w:rPr>
                <w:ins w:id="11055" w:author="Lane, Stefanie" w:date="2023-04-28T12:07:00Z"/>
                <w:rFonts w:ascii="Calibri" w:eastAsia="Times New Roman" w:hAnsi="Calibri" w:cs="Calibri"/>
                <w:i/>
                <w:iCs/>
                <w:color w:val="000000"/>
                <w:rPrChange w:id="11056" w:author="Lane, Stefanie" w:date="2023-04-28T12:07:00Z">
                  <w:rPr>
                    <w:ins w:id="11057" w:author="Lane, Stefanie" w:date="2023-04-28T12:07:00Z"/>
                  </w:rPr>
                </w:rPrChange>
              </w:rPr>
              <w:pPrChange w:id="11058" w:author="Lane, Stefanie" w:date="2023-04-28T12:07:00Z">
                <w:pPr/>
              </w:pPrChange>
            </w:pPr>
            <w:ins w:id="11059" w:author="Lane, Stefanie" w:date="2023-04-28T12:07:00Z">
              <w:r w:rsidRPr="00402FFE">
                <w:rPr>
                  <w:rFonts w:ascii="Calibri" w:eastAsia="Times New Roman" w:hAnsi="Calibri" w:cs="Calibri"/>
                  <w:i/>
                  <w:iCs/>
                  <w:color w:val="000000"/>
                  <w:rPrChange w:id="11060" w:author="Lane, Stefanie" w:date="2023-04-28T12:07:00Z">
                    <w:rPr/>
                  </w:rPrChange>
                </w:rPr>
                <w:t>Typha latifolia</w:t>
              </w:r>
            </w:ins>
          </w:p>
        </w:tc>
        <w:tc>
          <w:tcPr>
            <w:tcW w:w="869" w:type="dxa"/>
            <w:tcBorders>
              <w:top w:val="single" w:sz="4" w:space="0" w:color="auto"/>
              <w:left w:val="nil"/>
              <w:bottom w:val="single" w:sz="4" w:space="0" w:color="auto"/>
              <w:right w:val="nil"/>
            </w:tcBorders>
            <w:shd w:val="clear" w:color="auto" w:fill="auto"/>
            <w:noWrap/>
            <w:vAlign w:val="bottom"/>
            <w:hideMark/>
          </w:tcPr>
          <w:p w14:paraId="3BD0C94D" w14:textId="77777777" w:rsidR="00402FFE" w:rsidRPr="00402FFE" w:rsidRDefault="00402FFE" w:rsidP="00402FFE">
            <w:pPr>
              <w:spacing w:after="0" w:line="240" w:lineRule="auto"/>
              <w:jc w:val="center"/>
              <w:rPr>
                <w:ins w:id="11061" w:author="Lane, Stefanie" w:date="2023-04-28T12:07:00Z"/>
                <w:rFonts w:ascii="Calibri" w:eastAsia="Times New Roman" w:hAnsi="Calibri" w:cs="Calibri"/>
                <w:color w:val="000000"/>
                <w:rPrChange w:id="11062" w:author="Lane, Stefanie" w:date="2023-04-28T12:07:00Z">
                  <w:rPr>
                    <w:ins w:id="11063" w:author="Lane, Stefanie" w:date="2023-04-28T12:07:00Z"/>
                  </w:rPr>
                </w:rPrChange>
              </w:rPr>
              <w:pPrChange w:id="11064" w:author="Lane, Stefanie" w:date="2023-04-28T12:07:00Z">
                <w:pPr>
                  <w:jc w:val="center"/>
                </w:pPr>
              </w:pPrChange>
            </w:pPr>
            <w:ins w:id="11065" w:author="Lane, Stefanie" w:date="2023-04-28T12:07:00Z">
              <w:r w:rsidRPr="00402FFE">
                <w:rPr>
                  <w:rFonts w:ascii="Calibri" w:eastAsia="Times New Roman" w:hAnsi="Calibri" w:cs="Calibri"/>
                  <w:color w:val="000000"/>
                  <w:rPrChange w:id="11066" w:author="Lane, Stefanie" w:date="2023-04-28T12:07:00Z">
                    <w:rPr/>
                  </w:rPrChange>
                </w:rPr>
                <w:t>0.59</w:t>
              </w:r>
            </w:ins>
          </w:p>
        </w:tc>
        <w:tc>
          <w:tcPr>
            <w:tcW w:w="990" w:type="dxa"/>
            <w:tcBorders>
              <w:top w:val="single" w:sz="4" w:space="0" w:color="auto"/>
              <w:left w:val="nil"/>
              <w:bottom w:val="single" w:sz="4" w:space="0" w:color="auto"/>
              <w:right w:val="nil"/>
            </w:tcBorders>
            <w:shd w:val="clear" w:color="auto" w:fill="auto"/>
            <w:noWrap/>
            <w:vAlign w:val="bottom"/>
            <w:hideMark/>
          </w:tcPr>
          <w:p w14:paraId="53C76C55" w14:textId="77777777" w:rsidR="00402FFE" w:rsidRPr="00402FFE" w:rsidRDefault="00402FFE" w:rsidP="00402FFE">
            <w:pPr>
              <w:spacing w:after="0" w:line="240" w:lineRule="auto"/>
              <w:jc w:val="center"/>
              <w:rPr>
                <w:ins w:id="11067" w:author="Lane, Stefanie" w:date="2023-04-28T12:07:00Z"/>
                <w:rFonts w:ascii="Calibri" w:eastAsia="Times New Roman" w:hAnsi="Calibri" w:cs="Calibri"/>
                <w:color w:val="000000"/>
                <w:rPrChange w:id="11068" w:author="Lane, Stefanie" w:date="2023-04-28T12:07:00Z">
                  <w:rPr>
                    <w:ins w:id="11069" w:author="Lane, Stefanie" w:date="2023-04-28T12:07:00Z"/>
                  </w:rPr>
                </w:rPrChange>
              </w:rPr>
              <w:pPrChange w:id="11070" w:author="Lane, Stefanie" w:date="2023-04-28T12:07:00Z">
                <w:pPr>
                  <w:jc w:val="center"/>
                </w:pPr>
              </w:pPrChange>
            </w:pPr>
            <w:ins w:id="11071" w:author="Lane, Stefanie" w:date="2023-04-28T12:07:00Z">
              <w:r w:rsidRPr="00402FFE">
                <w:rPr>
                  <w:rFonts w:ascii="Calibri" w:eastAsia="Times New Roman" w:hAnsi="Calibri" w:cs="Calibri"/>
                  <w:color w:val="000000"/>
                  <w:rPrChange w:id="11072" w:author="Lane, Stefanie" w:date="2023-04-28T12:07:00Z">
                    <w:rPr/>
                  </w:rPrChange>
                </w:rPr>
                <w:t>0.35</w:t>
              </w:r>
            </w:ins>
          </w:p>
        </w:tc>
        <w:tc>
          <w:tcPr>
            <w:tcW w:w="810" w:type="dxa"/>
            <w:tcBorders>
              <w:top w:val="single" w:sz="4" w:space="0" w:color="auto"/>
              <w:left w:val="nil"/>
              <w:bottom w:val="single" w:sz="4" w:space="0" w:color="auto"/>
              <w:right w:val="nil"/>
            </w:tcBorders>
            <w:shd w:val="clear" w:color="auto" w:fill="auto"/>
            <w:noWrap/>
            <w:vAlign w:val="bottom"/>
            <w:hideMark/>
          </w:tcPr>
          <w:p w14:paraId="2493DF28" w14:textId="77777777" w:rsidR="00402FFE" w:rsidRPr="00402FFE" w:rsidRDefault="00402FFE" w:rsidP="00402FFE">
            <w:pPr>
              <w:spacing w:after="0" w:line="240" w:lineRule="auto"/>
              <w:jc w:val="center"/>
              <w:rPr>
                <w:ins w:id="11073" w:author="Lane, Stefanie" w:date="2023-04-28T12:07:00Z"/>
                <w:rFonts w:ascii="Calibri" w:eastAsia="Times New Roman" w:hAnsi="Calibri" w:cs="Calibri"/>
                <w:color w:val="000000"/>
                <w:rPrChange w:id="11074" w:author="Lane, Stefanie" w:date="2023-04-28T12:07:00Z">
                  <w:rPr>
                    <w:ins w:id="11075" w:author="Lane, Stefanie" w:date="2023-04-28T12:07:00Z"/>
                  </w:rPr>
                </w:rPrChange>
              </w:rPr>
              <w:pPrChange w:id="11076" w:author="Lane, Stefanie" w:date="2023-04-28T12:07:00Z">
                <w:pPr>
                  <w:jc w:val="center"/>
                </w:pPr>
              </w:pPrChange>
            </w:pPr>
            <w:ins w:id="11077" w:author="Lane, Stefanie" w:date="2023-04-28T12:07:00Z">
              <w:r w:rsidRPr="00402FFE">
                <w:rPr>
                  <w:rFonts w:ascii="Calibri" w:eastAsia="Times New Roman" w:hAnsi="Calibri" w:cs="Calibri"/>
                  <w:color w:val="000000"/>
                  <w:rPrChange w:id="11078" w:author="Lane, Stefanie" w:date="2023-04-28T12:07:00Z">
                    <w:rPr/>
                  </w:rPrChange>
                </w:rPr>
                <w:t>0.43</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E4D90C" w14:textId="77777777" w:rsidR="00402FFE" w:rsidRPr="00402FFE" w:rsidRDefault="00402FFE" w:rsidP="00402FFE">
            <w:pPr>
              <w:spacing w:after="0" w:line="240" w:lineRule="auto"/>
              <w:jc w:val="center"/>
              <w:rPr>
                <w:ins w:id="11079" w:author="Lane, Stefanie" w:date="2023-04-28T12:07:00Z"/>
                <w:rFonts w:ascii="Calibri" w:eastAsia="Times New Roman" w:hAnsi="Calibri" w:cs="Calibri"/>
                <w:color w:val="000000"/>
                <w:rPrChange w:id="11080" w:author="Lane, Stefanie" w:date="2023-04-28T12:07:00Z">
                  <w:rPr>
                    <w:ins w:id="11081" w:author="Lane, Stefanie" w:date="2023-04-28T12:07:00Z"/>
                  </w:rPr>
                </w:rPrChange>
              </w:rPr>
              <w:pPrChange w:id="11082" w:author="Lane, Stefanie" w:date="2023-04-28T12:07:00Z">
                <w:pPr>
                  <w:jc w:val="center"/>
                </w:pPr>
              </w:pPrChange>
            </w:pPr>
            <w:ins w:id="11083" w:author="Lane, Stefanie" w:date="2023-04-28T12:07:00Z">
              <w:r w:rsidRPr="00402FFE">
                <w:rPr>
                  <w:rFonts w:ascii="Calibri" w:eastAsia="Times New Roman" w:hAnsi="Calibri" w:cs="Calibri"/>
                  <w:color w:val="000000"/>
                  <w:rPrChange w:id="11084" w:author="Lane, Stefanie" w:date="2023-04-28T12:07:00Z">
                    <w:rPr/>
                  </w:rPrChange>
                </w:rPr>
                <w:t>-27.1</w:t>
              </w:r>
            </w:ins>
          </w:p>
        </w:tc>
      </w:tr>
      <w:tr w:rsidR="00402FFE" w:rsidRPr="00402FFE" w14:paraId="14BF99E7" w14:textId="77777777" w:rsidTr="00402FFE">
        <w:trPr>
          <w:divId w:val="50731576"/>
          <w:trHeight w:val="290"/>
          <w:ins w:id="11085" w:author="Lane, Stefanie" w:date="2023-04-28T12:07:00Z"/>
        </w:trPr>
        <w:tc>
          <w:tcPr>
            <w:tcW w:w="1311" w:type="dxa"/>
            <w:vMerge/>
            <w:tcBorders>
              <w:top w:val="nil"/>
              <w:left w:val="single" w:sz="8" w:space="0" w:color="auto"/>
              <w:bottom w:val="single" w:sz="8" w:space="0" w:color="000000"/>
              <w:right w:val="nil"/>
            </w:tcBorders>
            <w:vAlign w:val="center"/>
            <w:hideMark/>
          </w:tcPr>
          <w:p w14:paraId="7AD41ADA" w14:textId="77777777" w:rsidR="00402FFE" w:rsidRPr="00402FFE" w:rsidRDefault="00402FFE" w:rsidP="00402FFE">
            <w:pPr>
              <w:spacing w:after="0" w:line="240" w:lineRule="auto"/>
              <w:rPr>
                <w:ins w:id="11086" w:author="Lane, Stefanie" w:date="2023-04-28T12:07:00Z"/>
                <w:rFonts w:ascii="Calibri" w:eastAsia="Times New Roman" w:hAnsi="Calibri" w:cs="Calibri"/>
                <w:color w:val="000000"/>
                <w:rPrChange w:id="11087" w:author="Lane, Stefanie" w:date="2023-04-28T12:07:00Z">
                  <w:rPr>
                    <w:ins w:id="11088" w:author="Lane, Stefanie" w:date="2023-04-28T12:07:00Z"/>
                  </w:rPr>
                </w:rPrChange>
              </w:rPr>
              <w:pPrChange w:id="11089"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617062C" w14:textId="77777777" w:rsidR="00402FFE" w:rsidRPr="00402FFE" w:rsidRDefault="00402FFE" w:rsidP="00402FFE">
            <w:pPr>
              <w:spacing w:after="0" w:line="240" w:lineRule="auto"/>
              <w:rPr>
                <w:ins w:id="11090" w:author="Lane, Stefanie" w:date="2023-04-28T12:07:00Z"/>
                <w:rFonts w:ascii="Calibri" w:eastAsia="Times New Roman" w:hAnsi="Calibri" w:cs="Calibri"/>
                <w:color w:val="000000"/>
                <w:rPrChange w:id="11091" w:author="Lane, Stefanie" w:date="2023-04-28T12:07:00Z">
                  <w:rPr>
                    <w:ins w:id="11092" w:author="Lane, Stefanie" w:date="2023-04-28T12:07:00Z"/>
                  </w:rPr>
                </w:rPrChange>
              </w:rPr>
              <w:pPrChange w:id="11093" w:author="Lane, Stefanie" w:date="2023-04-28T12:07:00Z">
                <w:pPr/>
              </w:pPrChange>
            </w:pPr>
          </w:p>
        </w:tc>
        <w:tc>
          <w:tcPr>
            <w:tcW w:w="3320" w:type="dxa"/>
            <w:tcBorders>
              <w:top w:val="nil"/>
              <w:left w:val="nil"/>
              <w:bottom w:val="nil"/>
              <w:right w:val="nil"/>
            </w:tcBorders>
            <w:shd w:val="clear" w:color="auto" w:fill="auto"/>
            <w:noWrap/>
            <w:vAlign w:val="bottom"/>
            <w:hideMark/>
          </w:tcPr>
          <w:p w14:paraId="2C54976F" w14:textId="77777777" w:rsidR="00402FFE" w:rsidRPr="00402FFE" w:rsidRDefault="00402FFE" w:rsidP="00402FFE">
            <w:pPr>
              <w:spacing w:after="0" w:line="240" w:lineRule="auto"/>
              <w:rPr>
                <w:ins w:id="11094" w:author="Lane, Stefanie" w:date="2023-04-28T12:07:00Z"/>
                <w:rFonts w:ascii="Calibri" w:eastAsia="Times New Roman" w:hAnsi="Calibri" w:cs="Calibri"/>
                <w:i/>
                <w:iCs/>
                <w:color w:val="000000"/>
                <w:rPrChange w:id="11095" w:author="Lane, Stefanie" w:date="2023-04-28T12:07:00Z">
                  <w:rPr>
                    <w:ins w:id="11096" w:author="Lane, Stefanie" w:date="2023-04-28T12:07:00Z"/>
                  </w:rPr>
                </w:rPrChange>
              </w:rPr>
              <w:pPrChange w:id="11097" w:author="Lane, Stefanie" w:date="2023-04-28T12:07:00Z">
                <w:pPr/>
              </w:pPrChange>
            </w:pPr>
            <w:ins w:id="11098" w:author="Lane, Stefanie" w:date="2023-04-28T12:07:00Z">
              <w:r w:rsidRPr="00402FFE">
                <w:rPr>
                  <w:rStyle w:val="Emphasis"/>
                  <w:rPrChange w:id="11099" w:author="Lane, Stefanie" w:date="2023-04-28T12:07:00Z">
                    <w:rPr/>
                  </w:rPrChange>
                </w:rPr>
                <w:t xml:space="preserve">Symphyotrichum </w:t>
              </w:r>
              <w:r w:rsidRPr="00402FFE">
                <w:rPr>
                  <w:rFonts w:ascii="Calibri" w:eastAsia="Times New Roman" w:hAnsi="Calibri" w:cs="Calibri"/>
                  <w:i/>
                  <w:iCs/>
                  <w:color w:val="000000"/>
                  <w:rPrChange w:id="11100" w:author="Lane, Stefanie" w:date="2023-04-28T12:07:00Z">
                    <w:rPr/>
                  </w:rPrChange>
                </w:rPr>
                <w:t>subspicatum</w:t>
              </w:r>
            </w:ins>
          </w:p>
        </w:tc>
        <w:tc>
          <w:tcPr>
            <w:tcW w:w="869" w:type="dxa"/>
            <w:tcBorders>
              <w:top w:val="nil"/>
              <w:left w:val="nil"/>
              <w:bottom w:val="nil"/>
              <w:right w:val="nil"/>
            </w:tcBorders>
            <w:shd w:val="clear" w:color="auto" w:fill="auto"/>
            <w:noWrap/>
            <w:vAlign w:val="bottom"/>
            <w:hideMark/>
          </w:tcPr>
          <w:p w14:paraId="444241CF" w14:textId="77777777" w:rsidR="00402FFE" w:rsidRPr="00402FFE" w:rsidRDefault="00402FFE" w:rsidP="00402FFE">
            <w:pPr>
              <w:spacing w:after="0" w:line="240" w:lineRule="auto"/>
              <w:jc w:val="center"/>
              <w:rPr>
                <w:ins w:id="11101" w:author="Lane, Stefanie" w:date="2023-04-28T12:07:00Z"/>
                <w:rFonts w:ascii="Calibri" w:eastAsia="Times New Roman" w:hAnsi="Calibri" w:cs="Calibri"/>
                <w:color w:val="000000"/>
                <w:rPrChange w:id="11102" w:author="Lane, Stefanie" w:date="2023-04-28T12:07:00Z">
                  <w:rPr>
                    <w:ins w:id="11103" w:author="Lane, Stefanie" w:date="2023-04-28T12:07:00Z"/>
                  </w:rPr>
                </w:rPrChange>
              </w:rPr>
              <w:pPrChange w:id="11104" w:author="Lane, Stefanie" w:date="2023-04-28T12:07:00Z">
                <w:pPr>
                  <w:jc w:val="center"/>
                </w:pPr>
              </w:pPrChange>
            </w:pPr>
            <w:ins w:id="11105" w:author="Lane, Stefanie" w:date="2023-04-28T12:07:00Z">
              <w:r w:rsidRPr="00402FFE">
                <w:rPr>
                  <w:rFonts w:ascii="Calibri" w:eastAsia="Times New Roman" w:hAnsi="Calibri" w:cs="Calibri"/>
                  <w:color w:val="000000"/>
                  <w:rPrChange w:id="11106" w:author="Lane, Stefanie" w:date="2023-04-28T12:07:00Z">
                    <w:rPr/>
                  </w:rPrChange>
                </w:rPr>
                <w:t>0.29</w:t>
              </w:r>
            </w:ins>
          </w:p>
        </w:tc>
        <w:tc>
          <w:tcPr>
            <w:tcW w:w="990" w:type="dxa"/>
            <w:tcBorders>
              <w:top w:val="nil"/>
              <w:left w:val="nil"/>
              <w:bottom w:val="nil"/>
              <w:right w:val="nil"/>
            </w:tcBorders>
            <w:shd w:val="clear" w:color="auto" w:fill="auto"/>
            <w:noWrap/>
            <w:vAlign w:val="bottom"/>
            <w:hideMark/>
          </w:tcPr>
          <w:p w14:paraId="3CE37CCA" w14:textId="77777777" w:rsidR="00402FFE" w:rsidRPr="00402FFE" w:rsidRDefault="00402FFE" w:rsidP="00402FFE">
            <w:pPr>
              <w:spacing w:after="0" w:line="240" w:lineRule="auto"/>
              <w:jc w:val="center"/>
              <w:rPr>
                <w:ins w:id="11107" w:author="Lane, Stefanie" w:date="2023-04-28T12:07:00Z"/>
                <w:rFonts w:ascii="Calibri" w:eastAsia="Times New Roman" w:hAnsi="Calibri" w:cs="Calibri"/>
                <w:color w:val="000000"/>
                <w:rPrChange w:id="11108" w:author="Lane, Stefanie" w:date="2023-04-28T12:07:00Z">
                  <w:rPr>
                    <w:ins w:id="11109" w:author="Lane, Stefanie" w:date="2023-04-28T12:07:00Z"/>
                  </w:rPr>
                </w:rPrChange>
              </w:rPr>
              <w:pPrChange w:id="11110" w:author="Lane, Stefanie" w:date="2023-04-28T12:07:00Z">
                <w:pPr>
                  <w:jc w:val="center"/>
                </w:pPr>
              </w:pPrChange>
            </w:pPr>
            <w:ins w:id="11111" w:author="Lane, Stefanie" w:date="2023-04-28T12:07:00Z">
              <w:r w:rsidRPr="00402FFE">
                <w:rPr>
                  <w:rFonts w:ascii="Calibri" w:eastAsia="Times New Roman" w:hAnsi="Calibri" w:cs="Calibri"/>
                  <w:color w:val="000000"/>
                  <w:rPrChange w:id="11112" w:author="Lane, Stefanie" w:date="2023-04-28T12:07:00Z">
                    <w:rPr/>
                  </w:rPrChange>
                </w:rPr>
                <w:t>0.13</w:t>
              </w:r>
            </w:ins>
          </w:p>
        </w:tc>
        <w:tc>
          <w:tcPr>
            <w:tcW w:w="810" w:type="dxa"/>
            <w:tcBorders>
              <w:top w:val="nil"/>
              <w:left w:val="nil"/>
              <w:bottom w:val="nil"/>
              <w:right w:val="nil"/>
            </w:tcBorders>
            <w:shd w:val="clear" w:color="auto" w:fill="auto"/>
            <w:noWrap/>
            <w:vAlign w:val="bottom"/>
            <w:hideMark/>
          </w:tcPr>
          <w:p w14:paraId="7E371C02" w14:textId="77777777" w:rsidR="00402FFE" w:rsidRPr="00402FFE" w:rsidRDefault="00402FFE" w:rsidP="00402FFE">
            <w:pPr>
              <w:spacing w:after="0" w:line="240" w:lineRule="auto"/>
              <w:jc w:val="center"/>
              <w:rPr>
                <w:ins w:id="11113" w:author="Lane, Stefanie" w:date="2023-04-28T12:07:00Z"/>
                <w:rFonts w:ascii="Calibri" w:eastAsia="Times New Roman" w:hAnsi="Calibri" w:cs="Calibri"/>
                <w:color w:val="000000"/>
                <w:rPrChange w:id="11114" w:author="Lane, Stefanie" w:date="2023-04-28T12:07:00Z">
                  <w:rPr>
                    <w:ins w:id="11115" w:author="Lane, Stefanie" w:date="2023-04-28T12:07:00Z"/>
                  </w:rPr>
                </w:rPrChange>
              </w:rPr>
              <w:pPrChange w:id="11116" w:author="Lane, Stefanie" w:date="2023-04-28T12:07:00Z">
                <w:pPr>
                  <w:jc w:val="center"/>
                </w:pPr>
              </w:pPrChange>
            </w:pPr>
            <w:ins w:id="11117" w:author="Lane, Stefanie" w:date="2023-04-28T12:07:00Z">
              <w:r w:rsidRPr="00402FFE">
                <w:rPr>
                  <w:rFonts w:ascii="Calibri" w:eastAsia="Times New Roman" w:hAnsi="Calibri" w:cs="Calibri"/>
                  <w:color w:val="000000"/>
                  <w:rPrChange w:id="11118" w:author="Lane, Stefanie" w:date="2023-04-28T12:07:00Z">
                    <w:rPr/>
                  </w:rPrChange>
                </w:rPr>
                <w:t>0.25</w:t>
              </w:r>
            </w:ins>
          </w:p>
        </w:tc>
        <w:tc>
          <w:tcPr>
            <w:tcW w:w="1710" w:type="dxa"/>
            <w:tcBorders>
              <w:top w:val="nil"/>
              <w:left w:val="nil"/>
              <w:bottom w:val="nil"/>
              <w:right w:val="single" w:sz="8" w:space="0" w:color="auto"/>
            </w:tcBorders>
            <w:shd w:val="clear" w:color="auto" w:fill="auto"/>
            <w:noWrap/>
            <w:vAlign w:val="bottom"/>
            <w:hideMark/>
          </w:tcPr>
          <w:p w14:paraId="233A75A2" w14:textId="77777777" w:rsidR="00402FFE" w:rsidRPr="00402FFE" w:rsidRDefault="00402FFE" w:rsidP="00402FFE">
            <w:pPr>
              <w:spacing w:after="0" w:line="240" w:lineRule="auto"/>
              <w:jc w:val="center"/>
              <w:rPr>
                <w:ins w:id="11119" w:author="Lane, Stefanie" w:date="2023-04-28T12:07:00Z"/>
                <w:rFonts w:ascii="Calibri" w:eastAsia="Times New Roman" w:hAnsi="Calibri" w:cs="Calibri"/>
                <w:color w:val="000000"/>
                <w:rPrChange w:id="11120" w:author="Lane, Stefanie" w:date="2023-04-28T12:07:00Z">
                  <w:rPr>
                    <w:ins w:id="11121" w:author="Lane, Stefanie" w:date="2023-04-28T12:07:00Z"/>
                  </w:rPr>
                </w:rPrChange>
              </w:rPr>
              <w:pPrChange w:id="11122" w:author="Lane, Stefanie" w:date="2023-04-28T12:07:00Z">
                <w:pPr>
                  <w:jc w:val="center"/>
                </w:pPr>
              </w:pPrChange>
            </w:pPr>
            <w:ins w:id="11123" w:author="Lane, Stefanie" w:date="2023-04-28T12:07:00Z">
              <w:r w:rsidRPr="00402FFE">
                <w:rPr>
                  <w:rFonts w:ascii="Calibri" w:eastAsia="Times New Roman" w:hAnsi="Calibri" w:cs="Calibri"/>
                  <w:color w:val="000000"/>
                  <w:rPrChange w:id="11124" w:author="Lane, Stefanie" w:date="2023-04-28T12:07:00Z">
                    <w:rPr/>
                  </w:rPrChange>
                </w:rPr>
                <w:t>-15.0</w:t>
              </w:r>
            </w:ins>
          </w:p>
        </w:tc>
      </w:tr>
      <w:tr w:rsidR="00402FFE" w:rsidRPr="00402FFE" w14:paraId="6AC871C4" w14:textId="77777777" w:rsidTr="00402FFE">
        <w:trPr>
          <w:divId w:val="50731576"/>
          <w:trHeight w:val="290"/>
          <w:ins w:id="11125" w:author="Lane, Stefanie" w:date="2023-04-28T12:07:00Z"/>
        </w:trPr>
        <w:tc>
          <w:tcPr>
            <w:tcW w:w="1311" w:type="dxa"/>
            <w:vMerge/>
            <w:tcBorders>
              <w:top w:val="nil"/>
              <w:left w:val="single" w:sz="8" w:space="0" w:color="auto"/>
              <w:bottom w:val="single" w:sz="8" w:space="0" w:color="000000"/>
              <w:right w:val="nil"/>
            </w:tcBorders>
            <w:vAlign w:val="center"/>
            <w:hideMark/>
          </w:tcPr>
          <w:p w14:paraId="157FE26D" w14:textId="77777777" w:rsidR="00402FFE" w:rsidRPr="00402FFE" w:rsidRDefault="00402FFE" w:rsidP="00402FFE">
            <w:pPr>
              <w:spacing w:after="0" w:line="240" w:lineRule="auto"/>
              <w:rPr>
                <w:ins w:id="11126" w:author="Lane, Stefanie" w:date="2023-04-28T12:07:00Z"/>
                <w:rFonts w:ascii="Calibri" w:eastAsia="Times New Roman" w:hAnsi="Calibri" w:cs="Calibri"/>
                <w:color w:val="000000"/>
                <w:rPrChange w:id="11127" w:author="Lane, Stefanie" w:date="2023-04-28T12:07:00Z">
                  <w:rPr>
                    <w:ins w:id="11128" w:author="Lane, Stefanie" w:date="2023-04-28T12:07:00Z"/>
                  </w:rPr>
                </w:rPrChange>
              </w:rPr>
              <w:pPrChange w:id="11129"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61E2937" w14:textId="77777777" w:rsidR="00402FFE" w:rsidRPr="00402FFE" w:rsidRDefault="00402FFE" w:rsidP="00402FFE">
            <w:pPr>
              <w:spacing w:after="0" w:line="240" w:lineRule="auto"/>
              <w:rPr>
                <w:ins w:id="11130" w:author="Lane, Stefanie" w:date="2023-04-28T12:07:00Z"/>
                <w:rFonts w:ascii="Calibri" w:eastAsia="Times New Roman" w:hAnsi="Calibri" w:cs="Calibri"/>
                <w:color w:val="000000"/>
                <w:rPrChange w:id="11131" w:author="Lane, Stefanie" w:date="2023-04-28T12:07:00Z">
                  <w:rPr>
                    <w:ins w:id="11132" w:author="Lane, Stefanie" w:date="2023-04-28T12:07:00Z"/>
                  </w:rPr>
                </w:rPrChange>
              </w:rPr>
              <w:pPrChange w:id="11133"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E2016F9" w14:textId="77777777" w:rsidR="00402FFE" w:rsidRPr="00402FFE" w:rsidRDefault="00402FFE" w:rsidP="00402FFE">
            <w:pPr>
              <w:spacing w:after="0" w:line="240" w:lineRule="auto"/>
              <w:rPr>
                <w:ins w:id="11134" w:author="Lane, Stefanie" w:date="2023-04-28T12:07:00Z"/>
                <w:rFonts w:ascii="Calibri" w:eastAsia="Times New Roman" w:hAnsi="Calibri" w:cs="Calibri"/>
                <w:i/>
                <w:iCs/>
                <w:color w:val="000000"/>
                <w:rPrChange w:id="11135" w:author="Lane, Stefanie" w:date="2023-04-28T12:07:00Z">
                  <w:rPr>
                    <w:ins w:id="11136" w:author="Lane, Stefanie" w:date="2023-04-28T12:07:00Z"/>
                  </w:rPr>
                </w:rPrChange>
              </w:rPr>
              <w:pPrChange w:id="11137" w:author="Lane, Stefanie" w:date="2023-04-28T12:07:00Z">
                <w:pPr/>
              </w:pPrChange>
            </w:pPr>
            <w:ins w:id="11138" w:author="Lane, Stefanie" w:date="2023-04-28T12:07:00Z">
              <w:r w:rsidRPr="00402FFE">
                <w:rPr>
                  <w:rFonts w:ascii="Calibri" w:eastAsia="Times New Roman" w:hAnsi="Calibri" w:cs="Calibri"/>
                  <w:i/>
                  <w:iCs/>
                  <w:color w:val="000000"/>
                  <w:rPrChange w:id="11139" w:author="Lane, Stefanie" w:date="2023-04-28T12:07:00Z">
                    <w:rPr/>
                  </w:rPrChange>
                </w:rPr>
                <w:t>Rumex occidentalis</w:t>
              </w:r>
            </w:ins>
          </w:p>
        </w:tc>
        <w:tc>
          <w:tcPr>
            <w:tcW w:w="869" w:type="dxa"/>
            <w:tcBorders>
              <w:top w:val="single" w:sz="4" w:space="0" w:color="auto"/>
              <w:left w:val="nil"/>
              <w:bottom w:val="single" w:sz="4" w:space="0" w:color="auto"/>
              <w:right w:val="nil"/>
            </w:tcBorders>
            <w:shd w:val="clear" w:color="auto" w:fill="auto"/>
            <w:noWrap/>
            <w:vAlign w:val="bottom"/>
            <w:hideMark/>
          </w:tcPr>
          <w:p w14:paraId="201E08D4" w14:textId="77777777" w:rsidR="00402FFE" w:rsidRPr="00402FFE" w:rsidRDefault="00402FFE" w:rsidP="00402FFE">
            <w:pPr>
              <w:spacing w:after="0" w:line="240" w:lineRule="auto"/>
              <w:jc w:val="center"/>
              <w:rPr>
                <w:ins w:id="11140" w:author="Lane, Stefanie" w:date="2023-04-28T12:07:00Z"/>
                <w:rFonts w:ascii="Calibri" w:eastAsia="Times New Roman" w:hAnsi="Calibri" w:cs="Calibri"/>
                <w:color w:val="000000"/>
                <w:rPrChange w:id="11141" w:author="Lane, Stefanie" w:date="2023-04-28T12:07:00Z">
                  <w:rPr>
                    <w:ins w:id="11142" w:author="Lane, Stefanie" w:date="2023-04-28T12:07:00Z"/>
                  </w:rPr>
                </w:rPrChange>
              </w:rPr>
              <w:pPrChange w:id="11143" w:author="Lane, Stefanie" w:date="2023-04-28T12:07:00Z">
                <w:pPr>
                  <w:jc w:val="center"/>
                </w:pPr>
              </w:pPrChange>
            </w:pPr>
            <w:ins w:id="11144" w:author="Lane, Stefanie" w:date="2023-04-28T12:07:00Z">
              <w:r w:rsidRPr="00402FFE">
                <w:rPr>
                  <w:rFonts w:ascii="Calibri" w:eastAsia="Times New Roman" w:hAnsi="Calibri" w:cs="Calibri"/>
                  <w:color w:val="000000"/>
                  <w:rPrChange w:id="11145" w:author="Lane, Stefanie" w:date="2023-04-28T12:07:00Z">
                    <w:rPr/>
                  </w:rPrChange>
                </w:rPr>
                <w:t>0.12</w:t>
              </w:r>
            </w:ins>
          </w:p>
        </w:tc>
        <w:tc>
          <w:tcPr>
            <w:tcW w:w="990" w:type="dxa"/>
            <w:tcBorders>
              <w:top w:val="single" w:sz="4" w:space="0" w:color="auto"/>
              <w:left w:val="nil"/>
              <w:bottom w:val="single" w:sz="4" w:space="0" w:color="auto"/>
              <w:right w:val="nil"/>
            </w:tcBorders>
            <w:shd w:val="clear" w:color="auto" w:fill="auto"/>
            <w:noWrap/>
            <w:vAlign w:val="bottom"/>
            <w:hideMark/>
          </w:tcPr>
          <w:p w14:paraId="3B457399" w14:textId="77777777" w:rsidR="00402FFE" w:rsidRPr="00402FFE" w:rsidRDefault="00402FFE" w:rsidP="00402FFE">
            <w:pPr>
              <w:spacing w:after="0" w:line="240" w:lineRule="auto"/>
              <w:jc w:val="center"/>
              <w:rPr>
                <w:ins w:id="11146" w:author="Lane, Stefanie" w:date="2023-04-28T12:07:00Z"/>
                <w:rFonts w:ascii="Calibri" w:eastAsia="Times New Roman" w:hAnsi="Calibri" w:cs="Calibri"/>
                <w:color w:val="000000"/>
                <w:rPrChange w:id="11147" w:author="Lane, Stefanie" w:date="2023-04-28T12:07:00Z">
                  <w:rPr>
                    <w:ins w:id="11148" w:author="Lane, Stefanie" w:date="2023-04-28T12:07:00Z"/>
                  </w:rPr>
                </w:rPrChange>
              </w:rPr>
              <w:pPrChange w:id="11149" w:author="Lane, Stefanie" w:date="2023-04-28T12:07:00Z">
                <w:pPr>
                  <w:jc w:val="center"/>
                </w:pPr>
              </w:pPrChange>
            </w:pPr>
            <w:ins w:id="11150" w:author="Lane, Stefanie" w:date="2023-04-28T12:07:00Z">
              <w:r w:rsidRPr="00402FFE">
                <w:rPr>
                  <w:rFonts w:ascii="Calibri" w:eastAsia="Times New Roman" w:hAnsi="Calibri" w:cs="Calibri"/>
                  <w:color w:val="000000"/>
                  <w:rPrChange w:id="11151" w:author="Lane, Stefanie" w:date="2023-04-28T12:07:00Z">
                    <w:rPr/>
                  </w:rPrChange>
                </w:rPr>
                <w:t>0.16</w:t>
              </w:r>
            </w:ins>
          </w:p>
        </w:tc>
        <w:tc>
          <w:tcPr>
            <w:tcW w:w="810" w:type="dxa"/>
            <w:tcBorders>
              <w:top w:val="single" w:sz="4" w:space="0" w:color="auto"/>
              <w:left w:val="nil"/>
              <w:bottom w:val="single" w:sz="4" w:space="0" w:color="auto"/>
              <w:right w:val="nil"/>
            </w:tcBorders>
            <w:shd w:val="clear" w:color="auto" w:fill="auto"/>
            <w:noWrap/>
            <w:vAlign w:val="bottom"/>
            <w:hideMark/>
          </w:tcPr>
          <w:p w14:paraId="72709277" w14:textId="77777777" w:rsidR="00402FFE" w:rsidRPr="00402FFE" w:rsidRDefault="00402FFE" w:rsidP="00402FFE">
            <w:pPr>
              <w:spacing w:after="0" w:line="240" w:lineRule="auto"/>
              <w:jc w:val="center"/>
              <w:rPr>
                <w:ins w:id="11152" w:author="Lane, Stefanie" w:date="2023-04-28T12:07:00Z"/>
                <w:rFonts w:ascii="Calibri" w:eastAsia="Times New Roman" w:hAnsi="Calibri" w:cs="Calibri"/>
                <w:color w:val="000000"/>
                <w:rPrChange w:id="11153" w:author="Lane, Stefanie" w:date="2023-04-28T12:07:00Z">
                  <w:rPr>
                    <w:ins w:id="11154" w:author="Lane, Stefanie" w:date="2023-04-28T12:07:00Z"/>
                  </w:rPr>
                </w:rPrChange>
              </w:rPr>
              <w:pPrChange w:id="11155" w:author="Lane, Stefanie" w:date="2023-04-28T12:07:00Z">
                <w:pPr>
                  <w:jc w:val="center"/>
                </w:pPr>
              </w:pPrChange>
            </w:pPr>
            <w:ins w:id="11156" w:author="Lane, Stefanie" w:date="2023-04-28T12:07:00Z">
              <w:r w:rsidRPr="00402FFE">
                <w:rPr>
                  <w:rFonts w:ascii="Calibri" w:eastAsia="Times New Roman" w:hAnsi="Calibri" w:cs="Calibri"/>
                  <w:color w:val="000000"/>
                  <w:rPrChange w:id="11157" w:author="Lane, Stefanie" w:date="2023-04-28T12:07: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AFCFEC" w14:textId="77777777" w:rsidR="00402FFE" w:rsidRPr="00402FFE" w:rsidRDefault="00402FFE" w:rsidP="00402FFE">
            <w:pPr>
              <w:spacing w:after="0" w:line="240" w:lineRule="auto"/>
              <w:jc w:val="center"/>
              <w:rPr>
                <w:ins w:id="11158" w:author="Lane, Stefanie" w:date="2023-04-28T12:07:00Z"/>
                <w:rFonts w:ascii="Calibri" w:eastAsia="Times New Roman" w:hAnsi="Calibri" w:cs="Calibri"/>
                <w:color w:val="000000"/>
                <w:rPrChange w:id="11159" w:author="Lane, Stefanie" w:date="2023-04-28T12:07:00Z">
                  <w:rPr>
                    <w:ins w:id="11160" w:author="Lane, Stefanie" w:date="2023-04-28T12:07:00Z"/>
                  </w:rPr>
                </w:rPrChange>
              </w:rPr>
              <w:pPrChange w:id="11161" w:author="Lane, Stefanie" w:date="2023-04-28T12:07:00Z">
                <w:pPr>
                  <w:jc w:val="center"/>
                </w:pPr>
              </w:pPrChange>
            </w:pPr>
            <w:ins w:id="11162" w:author="Lane, Stefanie" w:date="2023-04-28T12:07:00Z">
              <w:r w:rsidRPr="00402FFE">
                <w:rPr>
                  <w:rFonts w:ascii="Calibri" w:eastAsia="Times New Roman" w:hAnsi="Calibri" w:cs="Calibri"/>
                  <w:color w:val="000000"/>
                  <w:rPrChange w:id="11163" w:author="Lane, Stefanie" w:date="2023-04-28T12:07:00Z">
                    <w:rPr/>
                  </w:rPrChange>
                </w:rPr>
                <w:t>-8.9</w:t>
              </w:r>
            </w:ins>
          </w:p>
        </w:tc>
      </w:tr>
      <w:tr w:rsidR="00402FFE" w:rsidRPr="00402FFE" w14:paraId="2668CFFB" w14:textId="77777777" w:rsidTr="00402FFE">
        <w:trPr>
          <w:divId w:val="50731576"/>
          <w:trHeight w:val="290"/>
          <w:ins w:id="11164" w:author="Lane, Stefanie" w:date="2023-04-28T12:07:00Z"/>
        </w:trPr>
        <w:tc>
          <w:tcPr>
            <w:tcW w:w="1311" w:type="dxa"/>
            <w:vMerge/>
            <w:tcBorders>
              <w:top w:val="nil"/>
              <w:left w:val="single" w:sz="8" w:space="0" w:color="auto"/>
              <w:bottom w:val="single" w:sz="8" w:space="0" w:color="000000"/>
              <w:right w:val="nil"/>
            </w:tcBorders>
            <w:vAlign w:val="center"/>
            <w:hideMark/>
          </w:tcPr>
          <w:p w14:paraId="26C14EA9" w14:textId="77777777" w:rsidR="00402FFE" w:rsidRPr="00402FFE" w:rsidRDefault="00402FFE" w:rsidP="00402FFE">
            <w:pPr>
              <w:spacing w:after="0" w:line="240" w:lineRule="auto"/>
              <w:rPr>
                <w:ins w:id="11165" w:author="Lane, Stefanie" w:date="2023-04-28T12:07:00Z"/>
                <w:rFonts w:ascii="Calibri" w:eastAsia="Times New Roman" w:hAnsi="Calibri" w:cs="Calibri"/>
                <w:color w:val="000000"/>
                <w:rPrChange w:id="11166" w:author="Lane, Stefanie" w:date="2023-04-28T12:07:00Z">
                  <w:rPr>
                    <w:ins w:id="11167" w:author="Lane, Stefanie" w:date="2023-04-28T12:07:00Z"/>
                  </w:rPr>
                </w:rPrChange>
              </w:rPr>
              <w:pPrChange w:id="11168"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0F376F2" w14:textId="77777777" w:rsidR="00402FFE" w:rsidRPr="00402FFE" w:rsidRDefault="00402FFE" w:rsidP="00402FFE">
            <w:pPr>
              <w:spacing w:after="0" w:line="240" w:lineRule="auto"/>
              <w:rPr>
                <w:ins w:id="11169" w:author="Lane, Stefanie" w:date="2023-04-28T12:07:00Z"/>
                <w:rFonts w:ascii="Calibri" w:eastAsia="Times New Roman" w:hAnsi="Calibri" w:cs="Calibri"/>
                <w:color w:val="000000"/>
                <w:rPrChange w:id="11170" w:author="Lane, Stefanie" w:date="2023-04-28T12:07:00Z">
                  <w:rPr>
                    <w:ins w:id="11171" w:author="Lane, Stefanie" w:date="2023-04-28T12:07:00Z"/>
                  </w:rPr>
                </w:rPrChange>
              </w:rPr>
              <w:pPrChange w:id="11172" w:author="Lane, Stefanie" w:date="2023-04-28T12:07:00Z">
                <w:pPr/>
              </w:pPrChange>
            </w:pPr>
          </w:p>
        </w:tc>
        <w:tc>
          <w:tcPr>
            <w:tcW w:w="3320" w:type="dxa"/>
            <w:tcBorders>
              <w:top w:val="nil"/>
              <w:left w:val="nil"/>
              <w:bottom w:val="nil"/>
              <w:right w:val="nil"/>
            </w:tcBorders>
            <w:shd w:val="clear" w:color="auto" w:fill="auto"/>
            <w:noWrap/>
            <w:vAlign w:val="bottom"/>
            <w:hideMark/>
          </w:tcPr>
          <w:p w14:paraId="7726FBAD" w14:textId="77777777" w:rsidR="00402FFE" w:rsidRPr="00402FFE" w:rsidRDefault="00402FFE" w:rsidP="00402FFE">
            <w:pPr>
              <w:spacing w:after="0" w:line="240" w:lineRule="auto"/>
              <w:rPr>
                <w:ins w:id="11173" w:author="Lane, Stefanie" w:date="2023-04-28T12:07:00Z"/>
                <w:rFonts w:ascii="Calibri" w:eastAsia="Times New Roman" w:hAnsi="Calibri" w:cs="Calibri"/>
                <w:i/>
                <w:iCs/>
                <w:color w:val="000000"/>
                <w:rPrChange w:id="11174" w:author="Lane, Stefanie" w:date="2023-04-28T12:07:00Z">
                  <w:rPr>
                    <w:ins w:id="11175" w:author="Lane, Stefanie" w:date="2023-04-28T12:07:00Z"/>
                  </w:rPr>
                </w:rPrChange>
              </w:rPr>
              <w:pPrChange w:id="11176" w:author="Lane, Stefanie" w:date="2023-04-28T12:07:00Z">
                <w:pPr/>
              </w:pPrChange>
            </w:pPr>
            <w:ins w:id="11177" w:author="Lane, Stefanie" w:date="2023-04-28T12:07:00Z">
              <w:r w:rsidRPr="00402FFE">
                <w:rPr>
                  <w:rFonts w:ascii="Calibri" w:eastAsia="Times New Roman" w:hAnsi="Calibri" w:cs="Calibri"/>
                  <w:i/>
                  <w:iCs/>
                  <w:color w:val="000000"/>
                  <w:rPrChange w:id="11178" w:author="Lane, Stefanie" w:date="2023-04-28T12:07:00Z">
                    <w:rPr/>
                  </w:rPrChange>
                </w:rPr>
                <w:t>Lysimachia thyrsiflora</w:t>
              </w:r>
            </w:ins>
          </w:p>
        </w:tc>
        <w:tc>
          <w:tcPr>
            <w:tcW w:w="869" w:type="dxa"/>
            <w:tcBorders>
              <w:top w:val="nil"/>
              <w:left w:val="nil"/>
              <w:bottom w:val="nil"/>
              <w:right w:val="nil"/>
            </w:tcBorders>
            <w:shd w:val="clear" w:color="auto" w:fill="auto"/>
            <w:noWrap/>
            <w:vAlign w:val="bottom"/>
            <w:hideMark/>
          </w:tcPr>
          <w:p w14:paraId="2D920CEA" w14:textId="77777777" w:rsidR="00402FFE" w:rsidRPr="00402FFE" w:rsidRDefault="00402FFE" w:rsidP="00402FFE">
            <w:pPr>
              <w:spacing w:after="0" w:line="240" w:lineRule="auto"/>
              <w:jc w:val="center"/>
              <w:rPr>
                <w:ins w:id="11179" w:author="Lane, Stefanie" w:date="2023-04-28T12:07:00Z"/>
                <w:rFonts w:ascii="Calibri" w:eastAsia="Times New Roman" w:hAnsi="Calibri" w:cs="Calibri"/>
                <w:color w:val="000000"/>
                <w:rPrChange w:id="11180" w:author="Lane, Stefanie" w:date="2023-04-28T12:07:00Z">
                  <w:rPr>
                    <w:ins w:id="11181" w:author="Lane, Stefanie" w:date="2023-04-28T12:07:00Z"/>
                  </w:rPr>
                </w:rPrChange>
              </w:rPr>
              <w:pPrChange w:id="11182" w:author="Lane, Stefanie" w:date="2023-04-28T12:07:00Z">
                <w:pPr>
                  <w:jc w:val="center"/>
                </w:pPr>
              </w:pPrChange>
            </w:pPr>
            <w:ins w:id="11183" w:author="Lane, Stefanie" w:date="2023-04-28T12:07:00Z">
              <w:r w:rsidRPr="00402FFE">
                <w:rPr>
                  <w:rFonts w:ascii="Calibri" w:eastAsia="Times New Roman" w:hAnsi="Calibri" w:cs="Calibri"/>
                  <w:color w:val="000000"/>
                  <w:rPrChange w:id="11184" w:author="Lane, Stefanie" w:date="2023-04-28T12:07:00Z">
                    <w:rPr/>
                  </w:rPrChange>
                </w:rPr>
                <w:t>0.09</w:t>
              </w:r>
            </w:ins>
          </w:p>
        </w:tc>
        <w:tc>
          <w:tcPr>
            <w:tcW w:w="990" w:type="dxa"/>
            <w:tcBorders>
              <w:top w:val="nil"/>
              <w:left w:val="nil"/>
              <w:bottom w:val="nil"/>
              <w:right w:val="nil"/>
            </w:tcBorders>
            <w:shd w:val="clear" w:color="auto" w:fill="auto"/>
            <w:noWrap/>
            <w:vAlign w:val="bottom"/>
            <w:hideMark/>
          </w:tcPr>
          <w:p w14:paraId="57064A98" w14:textId="77777777" w:rsidR="00402FFE" w:rsidRPr="00402FFE" w:rsidRDefault="00402FFE" w:rsidP="00402FFE">
            <w:pPr>
              <w:spacing w:after="0" w:line="240" w:lineRule="auto"/>
              <w:jc w:val="center"/>
              <w:rPr>
                <w:ins w:id="11185" w:author="Lane, Stefanie" w:date="2023-04-28T12:07:00Z"/>
                <w:rFonts w:ascii="Calibri" w:eastAsia="Times New Roman" w:hAnsi="Calibri" w:cs="Calibri"/>
                <w:color w:val="000000"/>
                <w:rPrChange w:id="11186" w:author="Lane, Stefanie" w:date="2023-04-28T12:07:00Z">
                  <w:rPr>
                    <w:ins w:id="11187" w:author="Lane, Stefanie" w:date="2023-04-28T12:07:00Z"/>
                  </w:rPr>
                </w:rPrChange>
              </w:rPr>
              <w:pPrChange w:id="11188" w:author="Lane, Stefanie" w:date="2023-04-28T12:07:00Z">
                <w:pPr>
                  <w:jc w:val="center"/>
                </w:pPr>
              </w:pPrChange>
            </w:pPr>
            <w:ins w:id="11189" w:author="Lane, Stefanie" w:date="2023-04-28T12:07:00Z">
              <w:r w:rsidRPr="00402FFE">
                <w:rPr>
                  <w:rFonts w:ascii="Calibri" w:eastAsia="Times New Roman" w:hAnsi="Calibri" w:cs="Calibri"/>
                  <w:color w:val="000000"/>
                  <w:rPrChange w:id="11190"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27687E0A" w14:textId="77777777" w:rsidR="00402FFE" w:rsidRPr="00402FFE" w:rsidRDefault="00402FFE" w:rsidP="00402FFE">
            <w:pPr>
              <w:spacing w:after="0" w:line="240" w:lineRule="auto"/>
              <w:jc w:val="center"/>
              <w:rPr>
                <w:ins w:id="11191" w:author="Lane, Stefanie" w:date="2023-04-28T12:07:00Z"/>
                <w:rFonts w:ascii="Calibri" w:eastAsia="Times New Roman" w:hAnsi="Calibri" w:cs="Calibri"/>
                <w:color w:val="000000"/>
                <w:rPrChange w:id="11192" w:author="Lane, Stefanie" w:date="2023-04-28T12:07:00Z">
                  <w:rPr>
                    <w:ins w:id="11193" w:author="Lane, Stefanie" w:date="2023-04-28T12:07:00Z"/>
                  </w:rPr>
                </w:rPrChange>
              </w:rPr>
              <w:pPrChange w:id="11194" w:author="Lane, Stefanie" w:date="2023-04-28T12:07:00Z">
                <w:pPr>
                  <w:jc w:val="center"/>
                </w:pPr>
              </w:pPrChange>
            </w:pPr>
            <w:ins w:id="11195" w:author="Lane, Stefanie" w:date="2023-04-28T12:07:00Z">
              <w:r w:rsidRPr="00402FFE">
                <w:rPr>
                  <w:rFonts w:ascii="Calibri" w:eastAsia="Times New Roman" w:hAnsi="Calibri" w:cs="Calibri"/>
                  <w:color w:val="000000"/>
                  <w:rPrChange w:id="11196" w:author="Lane, Stefanie" w:date="2023-04-28T12:07:00Z">
                    <w:rPr/>
                  </w:rPrChange>
                </w:rPr>
                <w:t>0.11</w:t>
              </w:r>
            </w:ins>
          </w:p>
        </w:tc>
        <w:tc>
          <w:tcPr>
            <w:tcW w:w="1710" w:type="dxa"/>
            <w:tcBorders>
              <w:top w:val="nil"/>
              <w:left w:val="nil"/>
              <w:bottom w:val="nil"/>
              <w:right w:val="single" w:sz="8" w:space="0" w:color="auto"/>
            </w:tcBorders>
            <w:shd w:val="clear" w:color="auto" w:fill="auto"/>
            <w:noWrap/>
            <w:vAlign w:val="bottom"/>
            <w:hideMark/>
          </w:tcPr>
          <w:p w14:paraId="6EB810C9" w14:textId="77777777" w:rsidR="00402FFE" w:rsidRPr="00402FFE" w:rsidRDefault="00402FFE" w:rsidP="00402FFE">
            <w:pPr>
              <w:spacing w:after="0" w:line="240" w:lineRule="auto"/>
              <w:jc w:val="center"/>
              <w:rPr>
                <w:ins w:id="11197" w:author="Lane, Stefanie" w:date="2023-04-28T12:07:00Z"/>
                <w:rFonts w:ascii="Calibri" w:eastAsia="Times New Roman" w:hAnsi="Calibri" w:cs="Calibri"/>
                <w:color w:val="000000"/>
                <w:rPrChange w:id="11198" w:author="Lane, Stefanie" w:date="2023-04-28T12:07:00Z">
                  <w:rPr>
                    <w:ins w:id="11199" w:author="Lane, Stefanie" w:date="2023-04-28T12:07:00Z"/>
                  </w:rPr>
                </w:rPrChange>
              </w:rPr>
              <w:pPrChange w:id="11200" w:author="Lane, Stefanie" w:date="2023-04-28T12:07:00Z">
                <w:pPr>
                  <w:jc w:val="center"/>
                </w:pPr>
              </w:pPrChange>
            </w:pPr>
            <w:ins w:id="11201" w:author="Lane, Stefanie" w:date="2023-04-28T12:07:00Z">
              <w:r w:rsidRPr="00402FFE">
                <w:rPr>
                  <w:rFonts w:ascii="Calibri" w:eastAsia="Times New Roman" w:hAnsi="Calibri" w:cs="Calibri"/>
                  <w:color w:val="000000"/>
                  <w:rPrChange w:id="11202" w:author="Lane, Stefanie" w:date="2023-04-28T12:07:00Z">
                    <w:rPr/>
                  </w:rPrChange>
                </w:rPr>
                <w:t>21.4</w:t>
              </w:r>
            </w:ins>
          </w:p>
        </w:tc>
      </w:tr>
      <w:tr w:rsidR="00402FFE" w:rsidRPr="00402FFE" w14:paraId="1F202ECB" w14:textId="77777777" w:rsidTr="00402FFE">
        <w:trPr>
          <w:divId w:val="50731576"/>
          <w:trHeight w:val="290"/>
          <w:ins w:id="11203" w:author="Lane, Stefanie" w:date="2023-04-28T12:07:00Z"/>
        </w:trPr>
        <w:tc>
          <w:tcPr>
            <w:tcW w:w="1311" w:type="dxa"/>
            <w:vMerge/>
            <w:tcBorders>
              <w:top w:val="nil"/>
              <w:left w:val="single" w:sz="8" w:space="0" w:color="auto"/>
              <w:bottom w:val="single" w:sz="8" w:space="0" w:color="000000"/>
              <w:right w:val="nil"/>
            </w:tcBorders>
            <w:vAlign w:val="center"/>
            <w:hideMark/>
          </w:tcPr>
          <w:p w14:paraId="1DFF8576" w14:textId="77777777" w:rsidR="00402FFE" w:rsidRPr="00402FFE" w:rsidRDefault="00402FFE" w:rsidP="00402FFE">
            <w:pPr>
              <w:spacing w:after="0" w:line="240" w:lineRule="auto"/>
              <w:rPr>
                <w:ins w:id="11204" w:author="Lane, Stefanie" w:date="2023-04-28T12:07:00Z"/>
                <w:rFonts w:ascii="Calibri" w:eastAsia="Times New Roman" w:hAnsi="Calibri" w:cs="Calibri"/>
                <w:color w:val="000000"/>
                <w:rPrChange w:id="11205" w:author="Lane, Stefanie" w:date="2023-04-28T12:07:00Z">
                  <w:rPr>
                    <w:ins w:id="11206" w:author="Lane, Stefanie" w:date="2023-04-28T12:07:00Z"/>
                  </w:rPr>
                </w:rPrChange>
              </w:rPr>
              <w:pPrChange w:id="11207"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EAFB8F6" w14:textId="77777777" w:rsidR="00402FFE" w:rsidRPr="00402FFE" w:rsidRDefault="00402FFE" w:rsidP="00402FFE">
            <w:pPr>
              <w:spacing w:after="0" w:line="240" w:lineRule="auto"/>
              <w:rPr>
                <w:ins w:id="11208" w:author="Lane, Stefanie" w:date="2023-04-28T12:07:00Z"/>
                <w:rFonts w:ascii="Calibri" w:eastAsia="Times New Roman" w:hAnsi="Calibri" w:cs="Calibri"/>
                <w:color w:val="000000"/>
                <w:rPrChange w:id="11209" w:author="Lane, Stefanie" w:date="2023-04-28T12:07:00Z">
                  <w:rPr>
                    <w:ins w:id="11210" w:author="Lane, Stefanie" w:date="2023-04-28T12:07:00Z"/>
                  </w:rPr>
                </w:rPrChange>
              </w:rPr>
              <w:pPrChange w:id="11211"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6579EF0" w14:textId="77777777" w:rsidR="00402FFE" w:rsidRPr="00402FFE" w:rsidRDefault="00402FFE" w:rsidP="00402FFE">
            <w:pPr>
              <w:spacing w:after="0" w:line="240" w:lineRule="auto"/>
              <w:rPr>
                <w:ins w:id="11212" w:author="Lane, Stefanie" w:date="2023-04-28T12:07:00Z"/>
                <w:rFonts w:ascii="Calibri" w:eastAsia="Times New Roman" w:hAnsi="Calibri" w:cs="Calibri"/>
                <w:i/>
                <w:iCs/>
                <w:color w:val="000000"/>
                <w:rPrChange w:id="11213" w:author="Lane, Stefanie" w:date="2023-04-28T12:07:00Z">
                  <w:rPr>
                    <w:ins w:id="11214" w:author="Lane, Stefanie" w:date="2023-04-28T12:07:00Z"/>
                  </w:rPr>
                </w:rPrChange>
              </w:rPr>
              <w:pPrChange w:id="11215" w:author="Lane, Stefanie" w:date="2023-04-28T12:07:00Z">
                <w:pPr/>
              </w:pPrChange>
            </w:pPr>
            <w:ins w:id="11216" w:author="Lane, Stefanie" w:date="2023-04-28T12:07:00Z">
              <w:r w:rsidRPr="00402FFE">
                <w:rPr>
                  <w:rFonts w:ascii="Calibri" w:eastAsia="Times New Roman" w:hAnsi="Calibri" w:cs="Calibri"/>
                  <w:i/>
                  <w:iCs/>
                  <w:color w:val="000000"/>
                  <w:rPrChange w:id="11217" w:author="Lane, Stefanie" w:date="2023-04-28T12:07:00Z">
                    <w:rPr/>
                  </w:rPrChange>
                </w:rPr>
                <w:t>Sidalcia hendersonii</w:t>
              </w:r>
            </w:ins>
          </w:p>
        </w:tc>
        <w:tc>
          <w:tcPr>
            <w:tcW w:w="869" w:type="dxa"/>
            <w:tcBorders>
              <w:top w:val="single" w:sz="4" w:space="0" w:color="auto"/>
              <w:left w:val="nil"/>
              <w:bottom w:val="single" w:sz="4" w:space="0" w:color="auto"/>
              <w:right w:val="nil"/>
            </w:tcBorders>
            <w:shd w:val="clear" w:color="auto" w:fill="auto"/>
            <w:noWrap/>
            <w:vAlign w:val="bottom"/>
            <w:hideMark/>
          </w:tcPr>
          <w:p w14:paraId="4A795AD8" w14:textId="77777777" w:rsidR="00402FFE" w:rsidRPr="00402FFE" w:rsidRDefault="00402FFE" w:rsidP="00402FFE">
            <w:pPr>
              <w:spacing w:after="0" w:line="240" w:lineRule="auto"/>
              <w:jc w:val="center"/>
              <w:rPr>
                <w:ins w:id="11218" w:author="Lane, Stefanie" w:date="2023-04-28T12:07:00Z"/>
                <w:rFonts w:ascii="Calibri" w:eastAsia="Times New Roman" w:hAnsi="Calibri" w:cs="Calibri"/>
                <w:color w:val="000000"/>
                <w:rPrChange w:id="11219" w:author="Lane, Stefanie" w:date="2023-04-28T12:07:00Z">
                  <w:rPr>
                    <w:ins w:id="11220" w:author="Lane, Stefanie" w:date="2023-04-28T12:07:00Z"/>
                  </w:rPr>
                </w:rPrChange>
              </w:rPr>
              <w:pPrChange w:id="11221" w:author="Lane, Stefanie" w:date="2023-04-28T12:07:00Z">
                <w:pPr>
                  <w:jc w:val="center"/>
                </w:pPr>
              </w:pPrChange>
            </w:pPr>
            <w:ins w:id="11222" w:author="Lane, Stefanie" w:date="2023-04-28T12:07:00Z">
              <w:r w:rsidRPr="00402FFE">
                <w:rPr>
                  <w:rFonts w:ascii="Calibri" w:eastAsia="Times New Roman" w:hAnsi="Calibri" w:cs="Calibri"/>
                  <w:color w:val="000000"/>
                  <w:rPrChange w:id="11223" w:author="Lane, Stefanie" w:date="2023-04-28T12:07:00Z">
                    <w:rPr/>
                  </w:rPrChange>
                </w:rPr>
                <w:t>0.09</w:t>
              </w:r>
            </w:ins>
          </w:p>
        </w:tc>
        <w:tc>
          <w:tcPr>
            <w:tcW w:w="990" w:type="dxa"/>
            <w:tcBorders>
              <w:top w:val="single" w:sz="4" w:space="0" w:color="auto"/>
              <w:left w:val="nil"/>
              <w:bottom w:val="single" w:sz="4" w:space="0" w:color="auto"/>
              <w:right w:val="nil"/>
            </w:tcBorders>
            <w:shd w:val="clear" w:color="auto" w:fill="auto"/>
            <w:noWrap/>
            <w:vAlign w:val="bottom"/>
            <w:hideMark/>
          </w:tcPr>
          <w:p w14:paraId="2C9EDB66" w14:textId="77777777" w:rsidR="00402FFE" w:rsidRPr="00402FFE" w:rsidRDefault="00402FFE" w:rsidP="00402FFE">
            <w:pPr>
              <w:spacing w:after="0" w:line="240" w:lineRule="auto"/>
              <w:jc w:val="center"/>
              <w:rPr>
                <w:ins w:id="11224" w:author="Lane, Stefanie" w:date="2023-04-28T12:07:00Z"/>
                <w:rFonts w:ascii="Calibri" w:eastAsia="Times New Roman" w:hAnsi="Calibri" w:cs="Calibri"/>
                <w:color w:val="000000"/>
                <w:rPrChange w:id="11225" w:author="Lane, Stefanie" w:date="2023-04-28T12:07:00Z">
                  <w:rPr>
                    <w:ins w:id="11226" w:author="Lane, Stefanie" w:date="2023-04-28T12:07:00Z"/>
                  </w:rPr>
                </w:rPrChange>
              </w:rPr>
              <w:pPrChange w:id="11227" w:author="Lane, Stefanie" w:date="2023-04-28T12:07:00Z">
                <w:pPr>
                  <w:jc w:val="center"/>
                </w:pPr>
              </w:pPrChange>
            </w:pPr>
            <w:ins w:id="11228" w:author="Lane, Stefanie" w:date="2023-04-28T12:07:00Z">
              <w:r w:rsidRPr="00402FFE">
                <w:rPr>
                  <w:rFonts w:ascii="Calibri" w:eastAsia="Times New Roman" w:hAnsi="Calibri" w:cs="Calibri"/>
                  <w:color w:val="000000"/>
                  <w:rPrChange w:id="11229" w:author="Lane, Stefanie" w:date="2023-04-28T12:07:00Z">
                    <w:rPr/>
                  </w:rPrChange>
                </w:rPr>
                <w:t>0.10</w:t>
              </w:r>
            </w:ins>
          </w:p>
        </w:tc>
        <w:tc>
          <w:tcPr>
            <w:tcW w:w="810" w:type="dxa"/>
            <w:tcBorders>
              <w:top w:val="single" w:sz="4" w:space="0" w:color="auto"/>
              <w:left w:val="nil"/>
              <w:bottom w:val="single" w:sz="4" w:space="0" w:color="auto"/>
              <w:right w:val="nil"/>
            </w:tcBorders>
            <w:shd w:val="clear" w:color="auto" w:fill="auto"/>
            <w:noWrap/>
            <w:vAlign w:val="bottom"/>
            <w:hideMark/>
          </w:tcPr>
          <w:p w14:paraId="6553A41B" w14:textId="77777777" w:rsidR="00402FFE" w:rsidRPr="00402FFE" w:rsidRDefault="00402FFE" w:rsidP="00402FFE">
            <w:pPr>
              <w:spacing w:after="0" w:line="240" w:lineRule="auto"/>
              <w:jc w:val="center"/>
              <w:rPr>
                <w:ins w:id="11230" w:author="Lane, Stefanie" w:date="2023-04-28T12:07:00Z"/>
                <w:rFonts w:ascii="Calibri" w:eastAsia="Times New Roman" w:hAnsi="Calibri" w:cs="Calibri"/>
                <w:color w:val="000000"/>
                <w:rPrChange w:id="11231" w:author="Lane, Stefanie" w:date="2023-04-28T12:07:00Z">
                  <w:rPr>
                    <w:ins w:id="11232" w:author="Lane, Stefanie" w:date="2023-04-28T12:07:00Z"/>
                  </w:rPr>
                </w:rPrChange>
              </w:rPr>
              <w:pPrChange w:id="11233" w:author="Lane, Stefanie" w:date="2023-04-28T12:07:00Z">
                <w:pPr>
                  <w:jc w:val="center"/>
                </w:pPr>
              </w:pPrChange>
            </w:pPr>
            <w:ins w:id="11234" w:author="Lane, Stefanie" w:date="2023-04-28T12:07:00Z">
              <w:r w:rsidRPr="00402FFE">
                <w:rPr>
                  <w:rFonts w:ascii="Calibri" w:eastAsia="Times New Roman" w:hAnsi="Calibri" w:cs="Calibri"/>
                  <w:color w:val="000000"/>
                  <w:rPrChange w:id="11235" w:author="Lane, Stefanie" w:date="2023-04-28T12:07:00Z">
                    <w:rPr/>
                  </w:rPrChange>
                </w:rPr>
                <w:t>0.21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4CB87A9" w14:textId="77777777" w:rsidR="00402FFE" w:rsidRPr="00402FFE" w:rsidRDefault="00402FFE" w:rsidP="00402FFE">
            <w:pPr>
              <w:spacing w:after="0" w:line="240" w:lineRule="auto"/>
              <w:jc w:val="center"/>
              <w:rPr>
                <w:ins w:id="11236" w:author="Lane, Stefanie" w:date="2023-04-28T12:07:00Z"/>
                <w:rFonts w:ascii="Calibri" w:eastAsia="Times New Roman" w:hAnsi="Calibri" w:cs="Calibri"/>
                <w:color w:val="000000"/>
                <w:rPrChange w:id="11237" w:author="Lane, Stefanie" w:date="2023-04-28T12:07:00Z">
                  <w:rPr>
                    <w:ins w:id="11238" w:author="Lane, Stefanie" w:date="2023-04-28T12:07:00Z"/>
                  </w:rPr>
                </w:rPrChange>
              </w:rPr>
              <w:pPrChange w:id="11239" w:author="Lane, Stefanie" w:date="2023-04-28T12:07:00Z">
                <w:pPr>
                  <w:jc w:val="center"/>
                </w:pPr>
              </w:pPrChange>
            </w:pPr>
            <w:ins w:id="11240" w:author="Lane, Stefanie" w:date="2023-04-28T12:07:00Z">
              <w:r w:rsidRPr="00402FFE">
                <w:rPr>
                  <w:rFonts w:ascii="Calibri" w:eastAsia="Times New Roman" w:hAnsi="Calibri" w:cs="Calibri"/>
                  <w:color w:val="000000"/>
                  <w:rPrChange w:id="11241" w:author="Lane, Stefanie" w:date="2023-04-28T12:07:00Z">
                    <w:rPr/>
                  </w:rPrChange>
                </w:rPr>
                <w:t>142.9</w:t>
              </w:r>
            </w:ins>
          </w:p>
        </w:tc>
      </w:tr>
      <w:tr w:rsidR="00402FFE" w:rsidRPr="00402FFE" w14:paraId="07561FEF" w14:textId="77777777" w:rsidTr="00402FFE">
        <w:trPr>
          <w:divId w:val="50731576"/>
          <w:trHeight w:val="290"/>
          <w:ins w:id="11242" w:author="Lane, Stefanie" w:date="2023-04-28T12:07:00Z"/>
        </w:trPr>
        <w:tc>
          <w:tcPr>
            <w:tcW w:w="1311" w:type="dxa"/>
            <w:vMerge/>
            <w:tcBorders>
              <w:top w:val="nil"/>
              <w:left w:val="single" w:sz="8" w:space="0" w:color="auto"/>
              <w:bottom w:val="single" w:sz="8" w:space="0" w:color="000000"/>
              <w:right w:val="nil"/>
            </w:tcBorders>
            <w:vAlign w:val="center"/>
            <w:hideMark/>
          </w:tcPr>
          <w:p w14:paraId="30AFF7C4" w14:textId="77777777" w:rsidR="00402FFE" w:rsidRPr="00402FFE" w:rsidRDefault="00402FFE" w:rsidP="00402FFE">
            <w:pPr>
              <w:spacing w:after="0" w:line="240" w:lineRule="auto"/>
              <w:rPr>
                <w:ins w:id="11243" w:author="Lane, Stefanie" w:date="2023-04-28T12:07:00Z"/>
                <w:rFonts w:ascii="Calibri" w:eastAsia="Times New Roman" w:hAnsi="Calibri" w:cs="Calibri"/>
                <w:color w:val="000000"/>
                <w:rPrChange w:id="11244" w:author="Lane, Stefanie" w:date="2023-04-28T12:07:00Z">
                  <w:rPr>
                    <w:ins w:id="11245" w:author="Lane, Stefanie" w:date="2023-04-28T12:07:00Z"/>
                  </w:rPr>
                </w:rPrChange>
              </w:rPr>
              <w:pPrChange w:id="11246"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9C0E1C2" w14:textId="77777777" w:rsidR="00402FFE" w:rsidRPr="00402FFE" w:rsidRDefault="00402FFE" w:rsidP="00402FFE">
            <w:pPr>
              <w:spacing w:after="0" w:line="240" w:lineRule="auto"/>
              <w:rPr>
                <w:ins w:id="11247" w:author="Lane, Stefanie" w:date="2023-04-28T12:07:00Z"/>
                <w:rFonts w:ascii="Calibri" w:eastAsia="Times New Roman" w:hAnsi="Calibri" w:cs="Calibri"/>
                <w:color w:val="000000"/>
                <w:rPrChange w:id="11248" w:author="Lane, Stefanie" w:date="2023-04-28T12:07:00Z">
                  <w:rPr>
                    <w:ins w:id="11249" w:author="Lane, Stefanie" w:date="2023-04-28T12:07:00Z"/>
                  </w:rPr>
                </w:rPrChange>
              </w:rPr>
              <w:pPrChange w:id="11250" w:author="Lane, Stefanie" w:date="2023-04-28T12:07:00Z">
                <w:pPr/>
              </w:pPrChange>
            </w:pPr>
          </w:p>
        </w:tc>
        <w:tc>
          <w:tcPr>
            <w:tcW w:w="3320" w:type="dxa"/>
            <w:tcBorders>
              <w:top w:val="nil"/>
              <w:left w:val="nil"/>
              <w:bottom w:val="nil"/>
              <w:right w:val="nil"/>
            </w:tcBorders>
            <w:shd w:val="clear" w:color="auto" w:fill="auto"/>
            <w:noWrap/>
            <w:vAlign w:val="bottom"/>
            <w:hideMark/>
          </w:tcPr>
          <w:p w14:paraId="27A1BB3A" w14:textId="77777777" w:rsidR="00402FFE" w:rsidRPr="00402FFE" w:rsidRDefault="00402FFE" w:rsidP="00402FFE">
            <w:pPr>
              <w:spacing w:after="0" w:line="240" w:lineRule="auto"/>
              <w:rPr>
                <w:ins w:id="11251" w:author="Lane, Stefanie" w:date="2023-04-28T12:07:00Z"/>
                <w:rFonts w:ascii="Calibri" w:eastAsia="Times New Roman" w:hAnsi="Calibri" w:cs="Calibri"/>
                <w:i/>
                <w:iCs/>
                <w:color w:val="000000"/>
                <w:rPrChange w:id="11252" w:author="Lane, Stefanie" w:date="2023-04-28T12:07:00Z">
                  <w:rPr>
                    <w:ins w:id="11253" w:author="Lane, Stefanie" w:date="2023-04-28T12:07:00Z"/>
                  </w:rPr>
                </w:rPrChange>
              </w:rPr>
              <w:pPrChange w:id="11254" w:author="Lane, Stefanie" w:date="2023-04-28T12:07:00Z">
                <w:pPr/>
              </w:pPrChange>
            </w:pPr>
            <w:ins w:id="11255" w:author="Lane, Stefanie" w:date="2023-04-28T12:07:00Z">
              <w:r w:rsidRPr="00402FFE">
                <w:rPr>
                  <w:rFonts w:ascii="Calibri" w:eastAsia="Times New Roman" w:hAnsi="Calibri" w:cs="Calibri"/>
                  <w:i/>
                  <w:iCs/>
                  <w:color w:val="000000"/>
                  <w:rPrChange w:id="11256" w:author="Lane, Stefanie" w:date="2023-04-28T12:07:00Z">
                    <w:rPr/>
                  </w:rPrChange>
                </w:rPr>
                <w:t>Potentilla anserina-pacifica</w:t>
              </w:r>
            </w:ins>
          </w:p>
        </w:tc>
        <w:tc>
          <w:tcPr>
            <w:tcW w:w="869" w:type="dxa"/>
            <w:tcBorders>
              <w:top w:val="nil"/>
              <w:left w:val="nil"/>
              <w:bottom w:val="nil"/>
              <w:right w:val="nil"/>
            </w:tcBorders>
            <w:shd w:val="clear" w:color="auto" w:fill="auto"/>
            <w:noWrap/>
            <w:vAlign w:val="bottom"/>
            <w:hideMark/>
          </w:tcPr>
          <w:p w14:paraId="02985B31" w14:textId="77777777" w:rsidR="00402FFE" w:rsidRPr="00402FFE" w:rsidRDefault="00402FFE" w:rsidP="00402FFE">
            <w:pPr>
              <w:spacing w:after="0" w:line="240" w:lineRule="auto"/>
              <w:jc w:val="center"/>
              <w:rPr>
                <w:ins w:id="11257" w:author="Lane, Stefanie" w:date="2023-04-28T12:07:00Z"/>
                <w:rFonts w:ascii="Calibri" w:eastAsia="Times New Roman" w:hAnsi="Calibri" w:cs="Calibri"/>
                <w:color w:val="000000"/>
                <w:rPrChange w:id="11258" w:author="Lane, Stefanie" w:date="2023-04-28T12:07:00Z">
                  <w:rPr>
                    <w:ins w:id="11259" w:author="Lane, Stefanie" w:date="2023-04-28T12:07:00Z"/>
                  </w:rPr>
                </w:rPrChange>
              </w:rPr>
              <w:pPrChange w:id="11260" w:author="Lane, Stefanie" w:date="2023-04-28T12:07:00Z">
                <w:pPr>
                  <w:jc w:val="center"/>
                </w:pPr>
              </w:pPrChange>
            </w:pPr>
            <w:ins w:id="11261" w:author="Lane, Stefanie" w:date="2023-04-28T12:07:00Z">
              <w:r w:rsidRPr="00402FFE">
                <w:rPr>
                  <w:rFonts w:ascii="Calibri" w:eastAsia="Times New Roman" w:hAnsi="Calibri" w:cs="Calibri"/>
                  <w:color w:val="000000"/>
                  <w:rPrChange w:id="11262" w:author="Lane, Stefanie" w:date="2023-04-28T12:07:00Z">
                    <w:rPr/>
                  </w:rPrChange>
                </w:rPr>
                <w:t>0.29</w:t>
              </w:r>
            </w:ins>
          </w:p>
        </w:tc>
        <w:tc>
          <w:tcPr>
            <w:tcW w:w="990" w:type="dxa"/>
            <w:tcBorders>
              <w:top w:val="nil"/>
              <w:left w:val="nil"/>
              <w:bottom w:val="nil"/>
              <w:right w:val="nil"/>
            </w:tcBorders>
            <w:shd w:val="clear" w:color="auto" w:fill="auto"/>
            <w:noWrap/>
            <w:vAlign w:val="bottom"/>
            <w:hideMark/>
          </w:tcPr>
          <w:p w14:paraId="29EF2657" w14:textId="77777777" w:rsidR="00402FFE" w:rsidRPr="00402FFE" w:rsidRDefault="00402FFE" w:rsidP="00402FFE">
            <w:pPr>
              <w:spacing w:after="0" w:line="240" w:lineRule="auto"/>
              <w:jc w:val="center"/>
              <w:rPr>
                <w:ins w:id="11263" w:author="Lane, Stefanie" w:date="2023-04-28T12:07:00Z"/>
                <w:rFonts w:ascii="Calibri" w:eastAsia="Times New Roman" w:hAnsi="Calibri" w:cs="Calibri"/>
                <w:color w:val="000000"/>
                <w:rPrChange w:id="11264" w:author="Lane, Stefanie" w:date="2023-04-28T12:07:00Z">
                  <w:rPr>
                    <w:ins w:id="11265" w:author="Lane, Stefanie" w:date="2023-04-28T12:07:00Z"/>
                  </w:rPr>
                </w:rPrChange>
              </w:rPr>
              <w:pPrChange w:id="11266" w:author="Lane, Stefanie" w:date="2023-04-28T12:07:00Z">
                <w:pPr>
                  <w:jc w:val="center"/>
                </w:pPr>
              </w:pPrChange>
            </w:pPr>
            <w:ins w:id="11267" w:author="Lane, Stefanie" w:date="2023-04-28T12:07:00Z">
              <w:r w:rsidRPr="00402FFE">
                <w:rPr>
                  <w:rFonts w:ascii="Calibri" w:eastAsia="Times New Roman" w:hAnsi="Calibri" w:cs="Calibri"/>
                  <w:color w:val="000000"/>
                  <w:rPrChange w:id="11268" w:author="Lane, Stefanie" w:date="2023-04-28T12:07:00Z">
                    <w:rPr/>
                  </w:rPrChange>
                </w:rPr>
                <w:t>0.74</w:t>
              </w:r>
            </w:ins>
          </w:p>
        </w:tc>
        <w:tc>
          <w:tcPr>
            <w:tcW w:w="810" w:type="dxa"/>
            <w:tcBorders>
              <w:top w:val="nil"/>
              <w:left w:val="nil"/>
              <w:bottom w:val="nil"/>
              <w:right w:val="nil"/>
            </w:tcBorders>
            <w:shd w:val="clear" w:color="auto" w:fill="auto"/>
            <w:noWrap/>
            <w:vAlign w:val="bottom"/>
            <w:hideMark/>
          </w:tcPr>
          <w:p w14:paraId="569EB2A5" w14:textId="77777777" w:rsidR="00402FFE" w:rsidRPr="00402FFE" w:rsidRDefault="00402FFE" w:rsidP="00402FFE">
            <w:pPr>
              <w:spacing w:after="0" w:line="240" w:lineRule="auto"/>
              <w:jc w:val="center"/>
              <w:rPr>
                <w:ins w:id="11269" w:author="Lane, Stefanie" w:date="2023-04-28T12:07:00Z"/>
                <w:rFonts w:ascii="Calibri" w:eastAsia="Times New Roman" w:hAnsi="Calibri" w:cs="Calibri"/>
                <w:color w:val="000000"/>
                <w:rPrChange w:id="11270" w:author="Lane, Stefanie" w:date="2023-04-28T12:07:00Z">
                  <w:rPr>
                    <w:ins w:id="11271" w:author="Lane, Stefanie" w:date="2023-04-28T12:07:00Z"/>
                  </w:rPr>
                </w:rPrChange>
              </w:rPr>
              <w:pPrChange w:id="11272" w:author="Lane, Stefanie" w:date="2023-04-28T12:07:00Z">
                <w:pPr>
                  <w:jc w:val="center"/>
                </w:pPr>
              </w:pPrChange>
            </w:pPr>
            <w:ins w:id="11273" w:author="Lane, Stefanie" w:date="2023-04-28T12:07:00Z">
              <w:r w:rsidRPr="00402FFE">
                <w:rPr>
                  <w:rFonts w:ascii="Calibri" w:eastAsia="Times New Roman" w:hAnsi="Calibri" w:cs="Calibri"/>
                  <w:color w:val="000000"/>
                  <w:rPrChange w:id="11274" w:author="Lane, Stefanie" w:date="2023-04-28T12:07:00Z">
                    <w:rPr/>
                  </w:rPrChange>
                </w:rPr>
                <w:t>0.79</w:t>
              </w:r>
            </w:ins>
          </w:p>
        </w:tc>
        <w:tc>
          <w:tcPr>
            <w:tcW w:w="1710" w:type="dxa"/>
            <w:tcBorders>
              <w:top w:val="nil"/>
              <w:left w:val="nil"/>
              <w:bottom w:val="nil"/>
              <w:right w:val="single" w:sz="8" w:space="0" w:color="auto"/>
            </w:tcBorders>
            <w:shd w:val="clear" w:color="auto" w:fill="auto"/>
            <w:noWrap/>
            <w:vAlign w:val="bottom"/>
            <w:hideMark/>
          </w:tcPr>
          <w:p w14:paraId="21384906" w14:textId="77777777" w:rsidR="00402FFE" w:rsidRPr="00402FFE" w:rsidRDefault="00402FFE" w:rsidP="00402FFE">
            <w:pPr>
              <w:spacing w:after="0" w:line="240" w:lineRule="auto"/>
              <w:jc w:val="center"/>
              <w:rPr>
                <w:ins w:id="11275" w:author="Lane, Stefanie" w:date="2023-04-28T12:07:00Z"/>
                <w:rFonts w:ascii="Calibri" w:eastAsia="Times New Roman" w:hAnsi="Calibri" w:cs="Calibri"/>
                <w:color w:val="000000"/>
                <w:rPrChange w:id="11276" w:author="Lane, Stefanie" w:date="2023-04-28T12:07:00Z">
                  <w:rPr>
                    <w:ins w:id="11277" w:author="Lane, Stefanie" w:date="2023-04-28T12:07:00Z"/>
                  </w:rPr>
                </w:rPrChange>
              </w:rPr>
              <w:pPrChange w:id="11278" w:author="Lane, Stefanie" w:date="2023-04-28T12:07:00Z">
                <w:pPr>
                  <w:jc w:val="center"/>
                </w:pPr>
              </w:pPrChange>
            </w:pPr>
            <w:ins w:id="11279" w:author="Lane, Stefanie" w:date="2023-04-28T12:07:00Z">
              <w:r w:rsidRPr="00402FFE">
                <w:rPr>
                  <w:rFonts w:ascii="Calibri" w:eastAsia="Times New Roman" w:hAnsi="Calibri" w:cs="Calibri"/>
                  <w:color w:val="000000"/>
                  <w:rPrChange w:id="11280" w:author="Lane, Stefanie" w:date="2023-04-28T12:07:00Z">
                    <w:rPr/>
                  </w:rPrChange>
                </w:rPr>
                <w:t>167.1</w:t>
              </w:r>
            </w:ins>
          </w:p>
        </w:tc>
      </w:tr>
      <w:tr w:rsidR="00402FFE" w:rsidRPr="00402FFE" w14:paraId="53A50EA5" w14:textId="77777777" w:rsidTr="00402FFE">
        <w:trPr>
          <w:divId w:val="50731576"/>
          <w:trHeight w:val="290"/>
          <w:ins w:id="11281" w:author="Lane, Stefanie" w:date="2023-04-28T12:07:00Z"/>
        </w:trPr>
        <w:tc>
          <w:tcPr>
            <w:tcW w:w="1311" w:type="dxa"/>
            <w:vMerge/>
            <w:tcBorders>
              <w:top w:val="nil"/>
              <w:left w:val="single" w:sz="8" w:space="0" w:color="auto"/>
              <w:bottom w:val="single" w:sz="8" w:space="0" w:color="000000"/>
              <w:right w:val="nil"/>
            </w:tcBorders>
            <w:vAlign w:val="center"/>
            <w:hideMark/>
          </w:tcPr>
          <w:p w14:paraId="0E13C282" w14:textId="77777777" w:rsidR="00402FFE" w:rsidRPr="00402FFE" w:rsidRDefault="00402FFE" w:rsidP="00402FFE">
            <w:pPr>
              <w:spacing w:after="0" w:line="240" w:lineRule="auto"/>
              <w:rPr>
                <w:ins w:id="11282" w:author="Lane, Stefanie" w:date="2023-04-28T12:07:00Z"/>
                <w:rFonts w:ascii="Calibri" w:eastAsia="Times New Roman" w:hAnsi="Calibri" w:cs="Calibri"/>
                <w:color w:val="000000"/>
                <w:rPrChange w:id="11283" w:author="Lane, Stefanie" w:date="2023-04-28T12:07:00Z">
                  <w:rPr>
                    <w:ins w:id="11284" w:author="Lane, Stefanie" w:date="2023-04-28T12:07:00Z"/>
                  </w:rPr>
                </w:rPrChange>
              </w:rPr>
              <w:pPrChange w:id="1128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2719AEEC" w14:textId="77777777" w:rsidR="00402FFE" w:rsidRPr="00402FFE" w:rsidRDefault="00402FFE" w:rsidP="00402FFE">
            <w:pPr>
              <w:spacing w:after="0" w:line="240" w:lineRule="auto"/>
              <w:rPr>
                <w:ins w:id="11286" w:author="Lane, Stefanie" w:date="2023-04-28T12:07:00Z"/>
                <w:rFonts w:ascii="Calibri" w:eastAsia="Times New Roman" w:hAnsi="Calibri" w:cs="Calibri"/>
                <w:color w:val="000000"/>
                <w:rPrChange w:id="11287" w:author="Lane, Stefanie" w:date="2023-04-28T12:07:00Z">
                  <w:rPr>
                    <w:ins w:id="11288" w:author="Lane, Stefanie" w:date="2023-04-28T12:07:00Z"/>
                  </w:rPr>
                </w:rPrChange>
              </w:rPr>
              <w:pPrChange w:id="11289"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F586855" w14:textId="77777777" w:rsidR="00402FFE" w:rsidRPr="00402FFE" w:rsidRDefault="00402FFE" w:rsidP="00402FFE">
            <w:pPr>
              <w:spacing w:after="0" w:line="240" w:lineRule="auto"/>
              <w:rPr>
                <w:ins w:id="11290" w:author="Lane, Stefanie" w:date="2023-04-28T12:07:00Z"/>
                <w:rFonts w:ascii="Calibri" w:eastAsia="Times New Roman" w:hAnsi="Calibri" w:cs="Calibri"/>
                <w:i/>
                <w:iCs/>
                <w:color w:val="000000"/>
                <w:rPrChange w:id="11291" w:author="Lane, Stefanie" w:date="2023-04-28T12:07:00Z">
                  <w:rPr>
                    <w:ins w:id="11292" w:author="Lane, Stefanie" w:date="2023-04-28T12:07:00Z"/>
                  </w:rPr>
                </w:rPrChange>
              </w:rPr>
              <w:pPrChange w:id="11293" w:author="Lane, Stefanie" w:date="2023-04-28T12:07:00Z">
                <w:pPr/>
              </w:pPrChange>
            </w:pPr>
            <w:ins w:id="11294" w:author="Lane, Stefanie" w:date="2023-04-28T12:07:00Z">
              <w:r w:rsidRPr="00402FFE">
                <w:rPr>
                  <w:rFonts w:ascii="Calibri" w:eastAsia="Times New Roman" w:hAnsi="Calibri" w:cs="Calibri"/>
                  <w:i/>
                  <w:iCs/>
                  <w:color w:val="000000"/>
                  <w:rPrChange w:id="11295" w:author="Lane, Stefanie" w:date="2023-04-28T12:07:00Z">
                    <w:rPr/>
                  </w:rPrChange>
                </w:rPr>
                <w:t>Rumex_conglomeratus</w:t>
              </w:r>
            </w:ins>
          </w:p>
        </w:tc>
        <w:tc>
          <w:tcPr>
            <w:tcW w:w="869" w:type="dxa"/>
            <w:tcBorders>
              <w:top w:val="single" w:sz="4" w:space="0" w:color="auto"/>
              <w:left w:val="nil"/>
              <w:bottom w:val="single" w:sz="4" w:space="0" w:color="auto"/>
              <w:right w:val="nil"/>
            </w:tcBorders>
            <w:shd w:val="clear" w:color="auto" w:fill="auto"/>
            <w:noWrap/>
            <w:vAlign w:val="bottom"/>
            <w:hideMark/>
          </w:tcPr>
          <w:p w14:paraId="1DA73B21" w14:textId="77777777" w:rsidR="00402FFE" w:rsidRPr="00402FFE" w:rsidRDefault="00402FFE" w:rsidP="00402FFE">
            <w:pPr>
              <w:spacing w:after="0" w:line="240" w:lineRule="auto"/>
              <w:jc w:val="center"/>
              <w:rPr>
                <w:ins w:id="11296" w:author="Lane, Stefanie" w:date="2023-04-28T12:07:00Z"/>
                <w:rFonts w:ascii="Calibri" w:eastAsia="Times New Roman" w:hAnsi="Calibri" w:cs="Calibri"/>
                <w:color w:val="000000"/>
                <w:rPrChange w:id="11297" w:author="Lane, Stefanie" w:date="2023-04-28T12:07:00Z">
                  <w:rPr>
                    <w:ins w:id="11298" w:author="Lane, Stefanie" w:date="2023-04-28T12:07:00Z"/>
                  </w:rPr>
                </w:rPrChange>
              </w:rPr>
              <w:pPrChange w:id="11299" w:author="Lane, Stefanie" w:date="2023-04-28T12:07:00Z">
                <w:pPr>
                  <w:jc w:val="center"/>
                </w:pPr>
              </w:pPrChange>
            </w:pPr>
            <w:ins w:id="11300" w:author="Lane, Stefanie" w:date="2023-04-28T12:07:00Z">
              <w:r w:rsidRPr="00402FFE">
                <w:rPr>
                  <w:rFonts w:ascii="Calibri" w:eastAsia="Times New Roman" w:hAnsi="Calibri" w:cs="Calibri"/>
                  <w:color w:val="000000"/>
                  <w:rPrChange w:id="11301" w:author="Lane, Stefanie" w:date="2023-04-28T12:07:00Z">
                    <w:rPr/>
                  </w:rPrChange>
                </w:rPr>
                <w:t>0.03</w:t>
              </w:r>
            </w:ins>
          </w:p>
        </w:tc>
        <w:tc>
          <w:tcPr>
            <w:tcW w:w="990" w:type="dxa"/>
            <w:tcBorders>
              <w:top w:val="single" w:sz="4" w:space="0" w:color="auto"/>
              <w:left w:val="nil"/>
              <w:bottom w:val="single" w:sz="4" w:space="0" w:color="auto"/>
              <w:right w:val="nil"/>
            </w:tcBorders>
            <w:shd w:val="clear" w:color="auto" w:fill="auto"/>
            <w:noWrap/>
            <w:vAlign w:val="bottom"/>
            <w:hideMark/>
          </w:tcPr>
          <w:p w14:paraId="339427F2" w14:textId="77777777" w:rsidR="00402FFE" w:rsidRPr="00402FFE" w:rsidRDefault="00402FFE" w:rsidP="00402FFE">
            <w:pPr>
              <w:spacing w:after="0" w:line="240" w:lineRule="auto"/>
              <w:jc w:val="center"/>
              <w:rPr>
                <w:ins w:id="11302" w:author="Lane, Stefanie" w:date="2023-04-28T12:07:00Z"/>
                <w:rFonts w:ascii="Calibri" w:eastAsia="Times New Roman" w:hAnsi="Calibri" w:cs="Calibri"/>
                <w:color w:val="000000"/>
                <w:rPrChange w:id="11303" w:author="Lane, Stefanie" w:date="2023-04-28T12:07:00Z">
                  <w:rPr>
                    <w:ins w:id="11304" w:author="Lane, Stefanie" w:date="2023-04-28T12:07:00Z"/>
                  </w:rPr>
                </w:rPrChange>
              </w:rPr>
              <w:pPrChange w:id="11305" w:author="Lane, Stefanie" w:date="2023-04-28T12:07:00Z">
                <w:pPr>
                  <w:jc w:val="center"/>
                </w:pPr>
              </w:pPrChange>
            </w:pPr>
            <w:ins w:id="11306" w:author="Lane, Stefanie" w:date="2023-04-28T12:07:00Z">
              <w:r w:rsidRPr="00402FFE">
                <w:rPr>
                  <w:rFonts w:ascii="Calibri" w:eastAsia="Times New Roman" w:hAnsi="Calibri" w:cs="Calibri"/>
                  <w:color w:val="000000"/>
                  <w:rPrChange w:id="11307"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55CD4947" w14:textId="77777777" w:rsidR="00402FFE" w:rsidRPr="00402FFE" w:rsidRDefault="00402FFE" w:rsidP="00402FFE">
            <w:pPr>
              <w:spacing w:after="0" w:line="240" w:lineRule="auto"/>
              <w:jc w:val="center"/>
              <w:rPr>
                <w:ins w:id="11308" w:author="Lane, Stefanie" w:date="2023-04-28T12:07:00Z"/>
                <w:rFonts w:ascii="Calibri" w:eastAsia="Times New Roman" w:hAnsi="Calibri" w:cs="Calibri"/>
                <w:color w:val="000000"/>
                <w:rPrChange w:id="11309" w:author="Lane, Stefanie" w:date="2023-04-28T12:07:00Z">
                  <w:rPr>
                    <w:ins w:id="11310" w:author="Lane, Stefanie" w:date="2023-04-28T12:07:00Z"/>
                  </w:rPr>
                </w:rPrChange>
              </w:rPr>
              <w:pPrChange w:id="11311" w:author="Lane, Stefanie" w:date="2023-04-28T12:07:00Z">
                <w:pPr>
                  <w:jc w:val="center"/>
                </w:pPr>
              </w:pPrChange>
            </w:pPr>
            <w:ins w:id="11312" w:author="Lane, Stefanie" w:date="2023-04-28T12:07:00Z">
              <w:r w:rsidRPr="00402FFE">
                <w:rPr>
                  <w:rFonts w:ascii="Calibri" w:eastAsia="Times New Roman" w:hAnsi="Calibri" w:cs="Calibri"/>
                  <w:color w:val="000000"/>
                  <w:rPrChange w:id="11313" w:author="Lane, Stefanie" w:date="2023-04-28T12:07: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F8104E1" w14:textId="77777777" w:rsidR="00402FFE" w:rsidRPr="00402FFE" w:rsidRDefault="00402FFE" w:rsidP="00402FFE">
            <w:pPr>
              <w:spacing w:after="0" w:line="240" w:lineRule="auto"/>
              <w:jc w:val="center"/>
              <w:rPr>
                <w:ins w:id="11314" w:author="Lane, Stefanie" w:date="2023-04-28T12:07:00Z"/>
                <w:rFonts w:ascii="Calibri" w:eastAsia="Times New Roman" w:hAnsi="Calibri" w:cs="Calibri"/>
                <w:color w:val="000000"/>
                <w:rPrChange w:id="11315" w:author="Lane, Stefanie" w:date="2023-04-28T12:07:00Z">
                  <w:rPr>
                    <w:ins w:id="11316" w:author="Lane, Stefanie" w:date="2023-04-28T12:07:00Z"/>
                  </w:rPr>
                </w:rPrChange>
              </w:rPr>
              <w:pPrChange w:id="11317" w:author="Lane, Stefanie" w:date="2023-04-28T12:07:00Z">
                <w:pPr>
                  <w:jc w:val="center"/>
                </w:pPr>
              </w:pPrChange>
            </w:pPr>
            <w:ins w:id="11318" w:author="Lane, Stefanie" w:date="2023-04-28T12:07:00Z">
              <w:r w:rsidRPr="00402FFE">
                <w:rPr>
                  <w:rFonts w:ascii="Calibri" w:eastAsia="Times New Roman" w:hAnsi="Calibri" w:cs="Calibri"/>
                  <w:color w:val="000000"/>
                  <w:rPrChange w:id="11319" w:author="Lane, Stefanie" w:date="2023-04-28T12:07:00Z">
                    <w:rPr/>
                  </w:rPrChange>
                </w:rPr>
                <w:t>264.3</w:t>
              </w:r>
            </w:ins>
          </w:p>
        </w:tc>
      </w:tr>
      <w:tr w:rsidR="00402FFE" w:rsidRPr="00402FFE" w14:paraId="3D4FAA13" w14:textId="77777777" w:rsidTr="00402FFE">
        <w:trPr>
          <w:divId w:val="50731576"/>
          <w:trHeight w:val="290"/>
          <w:ins w:id="11320" w:author="Lane, Stefanie" w:date="2023-04-28T12:07:00Z"/>
        </w:trPr>
        <w:tc>
          <w:tcPr>
            <w:tcW w:w="1311" w:type="dxa"/>
            <w:vMerge/>
            <w:tcBorders>
              <w:top w:val="nil"/>
              <w:left w:val="single" w:sz="8" w:space="0" w:color="auto"/>
              <w:bottom w:val="single" w:sz="8" w:space="0" w:color="000000"/>
              <w:right w:val="nil"/>
            </w:tcBorders>
            <w:vAlign w:val="center"/>
            <w:hideMark/>
          </w:tcPr>
          <w:p w14:paraId="7E2FA0C9" w14:textId="77777777" w:rsidR="00402FFE" w:rsidRPr="00402FFE" w:rsidRDefault="00402FFE" w:rsidP="00402FFE">
            <w:pPr>
              <w:spacing w:after="0" w:line="240" w:lineRule="auto"/>
              <w:rPr>
                <w:ins w:id="11321" w:author="Lane, Stefanie" w:date="2023-04-28T12:07:00Z"/>
                <w:rFonts w:ascii="Calibri" w:eastAsia="Times New Roman" w:hAnsi="Calibri" w:cs="Calibri"/>
                <w:color w:val="000000"/>
                <w:rPrChange w:id="11322" w:author="Lane, Stefanie" w:date="2023-04-28T12:07:00Z">
                  <w:rPr>
                    <w:ins w:id="11323" w:author="Lane, Stefanie" w:date="2023-04-28T12:07:00Z"/>
                  </w:rPr>
                </w:rPrChange>
              </w:rPr>
              <w:pPrChange w:id="11324"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4383EDA" w14:textId="77777777" w:rsidR="00402FFE" w:rsidRPr="00402FFE" w:rsidRDefault="00402FFE" w:rsidP="00402FFE">
            <w:pPr>
              <w:spacing w:after="0" w:line="240" w:lineRule="auto"/>
              <w:rPr>
                <w:ins w:id="11325" w:author="Lane, Stefanie" w:date="2023-04-28T12:07:00Z"/>
                <w:rFonts w:ascii="Calibri" w:eastAsia="Times New Roman" w:hAnsi="Calibri" w:cs="Calibri"/>
                <w:color w:val="000000"/>
                <w:rPrChange w:id="11326" w:author="Lane, Stefanie" w:date="2023-04-28T12:07:00Z">
                  <w:rPr>
                    <w:ins w:id="11327" w:author="Lane, Stefanie" w:date="2023-04-28T12:07:00Z"/>
                  </w:rPr>
                </w:rPrChange>
              </w:rPr>
              <w:pPrChange w:id="11328" w:author="Lane, Stefanie" w:date="2023-04-28T12:07:00Z">
                <w:pPr/>
              </w:pPrChange>
            </w:pPr>
          </w:p>
        </w:tc>
        <w:tc>
          <w:tcPr>
            <w:tcW w:w="3320" w:type="dxa"/>
            <w:tcBorders>
              <w:top w:val="nil"/>
              <w:left w:val="nil"/>
              <w:bottom w:val="nil"/>
              <w:right w:val="nil"/>
            </w:tcBorders>
            <w:shd w:val="clear" w:color="auto" w:fill="auto"/>
            <w:noWrap/>
            <w:vAlign w:val="bottom"/>
            <w:hideMark/>
          </w:tcPr>
          <w:p w14:paraId="7CCFE02C" w14:textId="77777777" w:rsidR="00402FFE" w:rsidRPr="00402FFE" w:rsidRDefault="00402FFE" w:rsidP="00402FFE">
            <w:pPr>
              <w:spacing w:after="0" w:line="240" w:lineRule="auto"/>
              <w:rPr>
                <w:ins w:id="11329" w:author="Lane, Stefanie" w:date="2023-04-28T12:07:00Z"/>
                <w:rFonts w:ascii="Calibri" w:eastAsia="Times New Roman" w:hAnsi="Calibri" w:cs="Calibri"/>
                <w:i/>
                <w:iCs/>
                <w:color w:val="000000"/>
                <w:rPrChange w:id="11330" w:author="Lane, Stefanie" w:date="2023-04-28T12:07:00Z">
                  <w:rPr>
                    <w:ins w:id="11331" w:author="Lane, Stefanie" w:date="2023-04-28T12:07:00Z"/>
                  </w:rPr>
                </w:rPrChange>
              </w:rPr>
              <w:pPrChange w:id="11332" w:author="Lane, Stefanie" w:date="2023-04-28T12:07:00Z">
                <w:pPr/>
              </w:pPrChange>
            </w:pPr>
            <w:ins w:id="11333" w:author="Lane, Stefanie" w:date="2023-04-28T12:07:00Z">
              <w:r w:rsidRPr="00402FFE">
                <w:rPr>
                  <w:rFonts w:ascii="Calibri" w:eastAsia="Times New Roman" w:hAnsi="Calibri" w:cs="Calibri"/>
                  <w:i/>
                  <w:iCs/>
                  <w:color w:val="000000"/>
                  <w:rPrChange w:id="11334" w:author="Lane, Stefanie" w:date="2023-04-28T12:07:00Z">
                    <w:rPr/>
                  </w:rPrChange>
                </w:rPr>
                <w:t>Lathyrus palustris</w:t>
              </w:r>
            </w:ins>
          </w:p>
        </w:tc>
        <w:tc>
          <w:tcPr>
            <w:tcW w:w="869" w:type="dxa"/>
            <w:tcBorders>
              <w:top w:val="nil"/>
              <w:left w:val="nil"/>
              <w:bottom w:val="nil"/>
              <w:right w:val="nil"/>
            </w:tcBorders>
            <w:shd w:val="clear" w:color="auto" w:fill="auto"/>
            <w:noWrap/>
            <w:vAlign w:val="bottom"/>
            <w:hideMark/>
          </w:tcPr>
          <w:p w14:paraId="4DD7F3EA" w14:textId="77777777" w:rsidR="00402FFE" w:rsidRPr="00402FFE" w:rsidRDefault="00402FFE" w:rsidP="00402FFE">
            <w:pPr>
              <w:spacing w:after="0" w:line="240" w:lineRule="auto"/>
              <w:jc w:val="center"/>
              <w:rPr>
                <w:ins w:id="11335" w:author="Lane, Stefanie" w:date="2023-04-28T12:07:00Z"/>
                <w:rFonts w:ascii="Calibri" w:eastAsia="Times New Roman" w:hAnsi="Calibri" w:cs="Calibri"/>
                <w:color w:val="000000"/>
                <w:rPrChange w:id="11336" w:author="Lane, Stefanie" w:date="2023-04-28T12:07:00Z">
                  <w:rPr>
                    <w:ins w:id="11337" w:author="Lane, Stefanie" w:date="2023-04-28T12:07:00Z"/>
                  </w:rPr>
                </w:rPrChange>
              </w:rPr>
              <w:pPrChange w:id="11338" w:author="Lane, Stefanie" w:date="2023-04-28T12:07:00Z">
                <w:pPr>
                  <w:jc w:val="center"/>
                </w:pPr>
              </w:pPrChange>
            </w:pPr>
            <w:ins w:id="11339" w:author="Lane, Stefanie" w:date="2023-04-28T12:07:00Z">
              <w:r w:rsidRPr="00402FFE">
                <w:rPr>
                  <w:rFonts w:ascii="Calibri" w:eastAsia="Times New Roman" w:hAnsi="Calibri" w:cs="Calibri"/>
                  <w:color w:val="000000"/>
                  <w:rPrChange w:id="11340" w:author="Lane, Stefanie" w:date="2023-04-28T12:07:00Z">
                    <w:rPr/>
                  </w:rPrChange>
                </w:rPr>
                <w:t>0.09</w:t>
              </w:r>
            </w:ins>
          </w:p>
        </w:tc>
        <w:tc>
          <w:tcPr>
            <w:tcW w:w="990" w:type="dxa"/>
            <w:tcBorders>
              <w:top w:val="nil"/>
              <w:left w:val="nil"/>
              <w:bottom w:val="nil"/>
              <w:right w:val="nil"/>
            </w:tcBorders>
            <w:shd w:val="clear" w:color="auto" w:fill="auto"/>
            <w:noWrap/>
            <w:vAlign w:val="bottom"/>
            <w:hideMark/>
          </w:tcPr>
          <w:p w14:paraId="70B542A1" w14:textId="77777777" w:rsidR="00402FFE" w:rsidRPr="00402FFE" w:rsidRDefault="00402FFE" w:rsidP="00402FFE">
            <w:pPr>
              <w:spacing w:after="0" w:line="240" w:lineRule="auto"/>
              <w:jc w:val="center"/>
              <w:rPr>
                <w:ins w:id="11341" w:author="Lane, Stefanie" w:date="2023-04-28T12:07:00Z"/>
                <w:rFonts w:ascii="Calibri" w:eastAsia="Times New Roman" w:hAnsi="Calibri" w:cs="Calibri"/>
                <w:color w:val="000000"/>
                <w:rPrChange w:id="11342" w:author="Lane, Stefanie" w:date="2023-04-28T12:07:00Z">
                  <w:rPr>
                    <w:ins w:id="11343" w:author="Lane, Stefanie" w:date="2023-04-28T12:07:00Z"/>
                  </w:rPr>
                </w:rPrChange>
              </w:rPr>
              <w:pPrChange w:id="11344" w:author="Lane, Stefanie" w:date="2023-04-28T12:07:00Z">
                <w:pPr>
                  <w:jc w:val="center"/>
                </w:pPr>
              </w:pPrChange>
            </w:pPr>
            <w:ins w:id="11345" w:author="Lane, Stefanie" w:date="2023-04-28T12:07:00Z">
              <w:r w:rsidRPr="00402FFE">
                <w:rPr>
                  <w:rFonts w:ascii="Calibri" w:eastAsia="Times New Roman" w:hAnsi="Calibri" w:cs="Calibri"/>
                  <w:color w:val="000000"/>
                  <w:rPrChange w:id="11346" w:author="Lane, Stefanie" w:date="2023-04-28T12:07:00Z">
                    <w:rPr/>
                  </w:rPrChange>
                </w:rPr>
                <w:t>0.26</w:t>
              </w:r>
            </w:ins>
          </w:p>
        </w:tc>
        <w:tc>
          <w:tcPr>
            <w:tcW w:w="810" w:type="dxa"/>
            <w:tcBorders>
              <w:top w:val="nil"/>
              <w:left w:val="nil"/>
              <w:bottom w:val="nil"/>
              <w:right w:val="nil"/>
            </w:tcBorders>
            <w:shd w:val="clear" w:color="auto" w:fill="auto"/>
            <w:noWrap/>
            <w:vAlign w:val="bottom"/>
            <w:hideMark/>
          </w:tcPr>
          <w:p w14:paraId="74CA0688" w14:textId="77777777" w:rsidR="00402FFE" w:rsidRPr="00402FFE" w:rsidRDefault="00402FFE" w:rsidP="00402FFE">
            <w:pPr>
              <w:spacing w:after="0" w:line="240" w:lineRule="auto"/>
              <w:jc w:val="center"/>
              <w:rPr>
                <w:ins w:id="11347" w:author="Lane, Stefanie" w:date="2023-04-28T12:07:00Z"/>
                <w:rFonts w:ascii="Calibri" w:eastAsia="Times New Roman" w:hAnsi="Calibri" w:cs="Calibri"/>
                <w:color w:val="000000"/>
                <w:rPrChange w:id="11348" w:author="Lane, Stefanie" w:date="2023-04-28T12:07:00Z">
                  <w:rPr>
                    <w:ins w:id="11349" w:author="Lane, Stefanie" w:date="2023-04-28T12:07:00Z"/>
                  </w:rPr>
                </w:rPrChange>
              </w:rPr>
              <w:pPrChange w:id="11350" w:author="Lane, Stefanie" w:date="2023-04-28T12:07:00Z">
                <w:pPr>
                  <w:jc w:val="center"/>
                </w:pPr>
              </w:pPrChange>
            </w:pPr>
            <w:ins w:id="11351" w:author="Lane, Stefanie" w:date="2023-04-28T12:07:00Z">
              <w:r w:rsidRPr="00402FFE">
                <w:rPr>
                  <w:rFonts w:ascii="Calibri" w:eastAsia="Times New Roman" w:hAnsi="Calibri" w:cs="Calibri"/>
                  <w:color w:val="000000"/>
                  <w:rPrChange w:id="11352" w:author="Lane, Stefanie" w:date="2023-04-28T12:07:00Z">
                    <w:rPr/>
                  </w:rPrChange>
                </w:rPr>
                <w:t>0.46</w:t>
              </w:r>
            </w:ins>
          </w:p>
        </w:tc>
        <w:tc>
          <w:tcPr>
            <w:tcW w:w="1710" w:type="dxa"/>
            <w:tcBorders>
              <w:top w:val="nil"/>
              <w:left w:val="nil"/>
              <w:bottom w:val="nil"/>
              <w:right w:val="single" w:sz="8" w:space="0" w:color="auto"/>
            </w:tcBorders>
            <w:shd w:val="clear" w:color="auto" w:fill="auto"/>
            <w:noWrap/>
            <w:vAlign w:val="bottom"/>
            <w:hideMark/>
          </w:tcPr>
          <w:p w14:paraId="05698CEA" w14:textId="77777777" w:rsidR="00402FFE" w:rsidRPr="00402FFE" w:rsidRDefault="00402FFE" w:rsidP="00402FFE">
            <w:pPr>
              <w:spacing w:after="0" w:line="240" w:lineRule="auto"/>
              <w:jc w:val="center"/>
              <w:rPr>
                <w:ins w:id="11353" w:author="Lane, Stefanie" w:date="2023-04-28T12:07:00Z"/>
                <w:rFonts w:ascii="Calibri" w:eastAsia="Times New Roman" w:hAnsi="Calibri" w:cs="Calibri"/>
                <w:color w:val="000000"/>
                <w:rPrChange w:id="11354" w:author="Lane, Stefanie" w:date="2023-04-28T12:07:00Z">
                  <w:rPr>
                    <w:ins w:id="11355" w:author="Lane, Stefanie" w:date="2023-04-28T12:07:00Z"/>
                  </w:rPr>
                </w:rPrChange>
              </w:rPr>
              <w:pPrChange w:id="11356" w:author="Lane, Stefanie" w:date="2023-04-28T12:07:00Z">
                <w:pPr>
                  <w:jc w:val="center"/>
                </w:pPr>
              </w:pPrChange>
            </w:pPr>
            <w:ins w:id="11357" w:author="Lane, Stefanie" w:date="2023-04-28T12:07:00Z">
              <w:r w:rsidRPr="00402FFE">
                <w:rPr>
                  <w:rFonts w:ascii="Calibri" w:eastAsia="Times New Roman" w:hAnsi="Calibri" w:cs="Calibri"/>
                  <w:color w:val="000000"/>
                  <w:rPrChange w:id="11358" w:author="Lane, Stefanie" w:date="2023-04-28T12:07:00Z">
                    <w:rPr/>
                  </w:rPrChange>
                </w:rPr>
                <w:t>426.2</w:t>
              </w:r>
            </w:ins>
          </w:p>
        </w:tc>
      </w:tr>
      <w:tr w:rsidR="00402FFE" w:rsidRPr="00402FFE" w14:paraId="1BA8F2A0" w14:textId="77777777" w:rsidTr="00402FFE">
        <w:trPr>
          <w:divId w:val="50731576"/>
          <w:trHeight w:val="290"/>
          <w:ins w:id="11359" w:author="Lane, Stefanie" w:date="2023-04-28T12:07:00Z"/>
        </w:trPr>
        <w:tc>
          <w:tcPr>
            <w:tcW w:w="1311" w:type="dxa"/>
            <w:vMerge/>
            <w:tcBorders>
              <w:top w:val="nil"/>
              <w:left w:val="single" w:sz="8" w:space="0" w:color="auto"/>
              <w:bottom w:val="single" w:sz="8" w:space="0" w:color="000000"/>
              <w:right w:val="nil"/>
            </w:tcBorders>
            <w:vAlign w:val="center"/>
            <w:hideMark/>
          </w:tcPr>
          <w:p w14:paraId="343C762B" w14:textId="77777777" w:rsidR="00402FFE" w:rsidRPr="00402FFE" w:rsidRDefault="00402FFE" w:rsidP="00402FFE">
            <w:pPr>
              <w:spacing w:after="0" w:line="240" w:lineRule="auto"/>
              <w:rPr>
                <w:ins w:id="11360" w:author="Lane, Stefanie" w:date="2023-04-28T12:07:00Z"/>
                <w:rFonts w:ascii="Calibri" w:eastAsia="Times New Roman" w:hAnsi="Calibri" w:cs="Calibri"/>
                <w:color w:val="000000"/>
                <w:rPrChange w:id="11361" w:author="Lane, Stefanie" w:date="2023-04-28T12:07:00Z">
                  <w:rPr>
                    <w:ins w:id="11362" w:author="Lane, Stefanie" w:date="2023-04-28T12:07:00Z"/>
                  </w:rPr>
                </w:rPrChange>
              </w:rPr>
              <w:pPrChange w:id="11363"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E8E0C3E" w14:textId="77777777" w:rsidR="00402FFE" w:rsidRPr="00402FFE" w:rsidRDefault="00402FFE" w:rsidP="00402FFE">
            <w:pPr>
              <w:spacing w:after="0" w:line="240" w:lineRule="auto"/>
              <w:rPr>
                <w:ins w:id="11364" w:author="Lane, Stefanie" w:date="2023-04-28T12:07:00Z"/>
                <w:rFonts w:ascii="Calibri" w:eastAsia="Times New Roman" w:hAnsi="Calibri" w:cs="Calibri"/>
                <w:color w:val="000000"/>
                <w:rPrChange w:id="11365" w:author="Lane, Stefanie" w:date="2023-04-28T12:07:00Z">
                  <w:rPr>
                    <w:ins w:id="11366" w:author="Lane, Stefanie" w:date="2023-04-28T12:07:00Z"/>
                  </w:rPr>
                </w:rPrChange>
              </w:rPr>
              <w:pPrChange w:id="11367"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A7857F9" w14:textId="77777777" w:rsidR="00402FFE" w:rsidRPr="00402FFE" w:rsidRDefault="00402FFE" w:rsidP="00402FFE">
            <w:pPr>
              <w:spacing w:after="0" w:line="240" w:lineRule="auto"/>
              <w:rPr>
                <w:ins w:id="11368" w:author="Lane, Stefanie" w:date="2023-04-28T12:07:00Z"/>
                <w:rFonts w:ascii="Calibri" w:eastAsia="Times New Roman" w:hAnsi="Calibri" w:cs="Calibri"/>
                <w:i/>
                <w:iCs/>
                <w:color w:val="000000"/>
                <w:rPrChange w:id="11369" w:author="Lane, Stefanie" w:date="2023-04-28T12:07:00Z">
                  <w:rPr>
                    <w:ins w:id="11370" w:author="Lane, Stefanie" w:date="2023-04-28T12:07:00Z"/>
                  </w:rPr>
                </w:rPrChange>
              </w:rPr>
              <w:pPrChange w:id="11371" w:author="Lane, Stefanie" w:date="2023-04-28T12:07:00Z">
                <w:pPr/>
              </w:pPrChange>
            </w:pPr>
            <w:ins w:id="11372" w:author="Lane, Stefanie" w:date="2023-04-28T12:07:00Z">
              <w:r w:rsidRPr="00402FFE">
                <w:rPr>
                  <w:rFonts w:ascii="Calibri" w:eastAsia="Times New Roman" w:hAnsi="Calibri" w:cs="Calibri"/>
                  <w:i/>
                  <w:iCs/>
                  <w:color w:val="000000"/>
                  <w:rPrChange w:id="11373" w:author="Lane, Stefanie" w:date="2023-04-28T12:07:00Z">
                    <w:rPr/>
                  </w:rPrChange>
                </w:rPr>
                <w:t>Impatiens capensis</w:t>
              </w:r>
            </w:ins>
          </w:p>
        </w:tc>
        <w:tc>
          <w:tcPr>
            <w:tcW w:w="869" w:type="dxa"/>
            <w:tcBorders>
              <w:top w:val="single" w:sz="4" w:space="0" w:color="auto"/>
              <w:left w:val="nil"/>
              <w:bottom w:val="single" w:sz="4" w:space="0" w:color="auto"/>
              <w:right w:val="nil"/>
            </w:tcBorders>
            <w:shd w:val="clear" w:color="auto" w:fill="auto"/>
            <w:noWrap/>
            <w:vAlign w:val="bottom"/>
            <w:hideMark/>
          </w:tcPr>
          <w:p w14:paraId="75D3E729" w14:textId="77777777" w:rsidR="00402FFE" w:rsidRPr="00402FFE" w:rsidRDefault="00402FFE" w:rsidP="00402FFE">
            <w:pPr>
              <w:spacing w:after="0" w:line="240" w:lineRule="auto"/>
              <w:jc w:val="center"/>
              <w:rPr>
                <w:ins w:id="11374" w:author="Lane, Stefanie" w:date="2023-04-28T12:07:00Z"/>
                <w:rFonts w:ascii="Calibri" w:eastAsia="Times New Roman" w:hAnsi="Calibri" w:cs="Calibri"/>
                <w:color w:val="000000"/>
                <w:rPrChange w:id="11375" w:author="Lane, Stefanie" w:date="2023-04-28T12:07:00Z">
                  <w:rPr>
                    <w:ins w:id="11376" w:author="Lane, Stefanie" w:date="2023-04-28T12:07:00Z"/>
                  </w:rPr>
                </w:rPrChange>
              </w:rPr>
              <w:pPrChange w:id="11377" w:author="Lane, Stefanie" w:date="2023-04-28T12:07:00Z">
                <w:pPr>
                  <w:jc w:val="center"/>
                </w:pPr>
              </w:pPrChange>
            </w:pPr>
            <w:ins w:id="11378" w:author="Lane, Stefanie" w:date="2023-04-28T12:07:00Z">
              <w:r w:rsidRPr="00402FFE">
                <w:rPr>
                  <w:rFonts w:ascii="Calibri" w:eastAsia="Times New Roman" w:hAnsi="Calibri" w:cs="Calibri"/>
                  <w:color w:val="000000"/>
                  <w:rPrChange w:id="11379" w:author="Lane, Stefanie" w:date="2023-04-28T12:07:00Z">
                    <w:rPr/>
                  </w:rPrChange>
                </w:rPr>
                <w:t>0.15</w:t>
              </w:r>
            </w:ins>
          </w:p>
        </w:tc>
        <w:tc>
          <w:tcPr>
            <w:tcW w:w="990" w:type="dxa"/>
            <w:tcBorders>
              <w:top w:val="single" w:sz="4" w:space="0" w:color="auto"/>
              <w:left w:val="nil"/>
              <w:bottom w:val="single" w:sz="4" w:space="0" w:color="auto"/>
              <w:right w:val="nil"/>
            </w:tcBorders>
            <w:shd w:val="clear" w:color="auto" w:fill="auto"/>
            <w:noWrap/>
            <w:vAlign w:val="bottom"/>
            <w:hideMark/>
          </w:tcPr>
          <w:p w14:paraId="5D580BE6" w14:textId="77777777" w:rsidR="00402FFE" w:rsidRPr="00402FFE" w:rsidRDefault="00402FFE" w:rsidP="00402FFE">
            <w:pPr>
              <w:spacing w:after="0" w:line="240" w:lineRule="auto"/>
              <w:jc w:val="center"/>
              <w:rPr>
                <w:ins w:id="11380" w:author="Lane, Stefanie" w:date="2023-04-28T12:07:00Z"/>
                <w:rFonts w:ascii="Calibri" w:eastAsia="Times New Roman" w:hAnsi="Calibri" w:cs="Calibri"/>
                <w:color w:val="000000"/>
                <w:rPrChange w:id="11381" w:author="Lane, Stefanie" w:date="2023-04-28T12:07:00Z">
                  <w:rPr>
                    <w:ins w:id="11382" w:author="Lane, Stefanie" w:date="2023-04-28T12:07:00Z"/>
                  </w:rPr>
                </w:rPrChange>
              </w:rPr>
              <w:pPrChange w:id="11383" w:author="Lane, Stefanie" w:date="2023-04-28T12:07:00Z">
                <w:pPr>
                  <w:jc w:val="center"/>
                </w:pPr>
              </w:pPrChange>
            </w:pPr>
            <w:ins w:id="11384" w:author="Lane, Stefanie" w:date="2023-04-28T12:07:00Z">
              <w:r w:rsidRPr="00402FFE">
                <w:rPr>
                  <w:rFonts w:ascii="Calibri" w:eastAsia="Times New Roman" w:hAnsi="Calibri" w:cs="Calibri"/>
                  <w:color w:val="000000"/>
                  <w:rPrChange w:id="11385" w:author="Lane, Stefanie" w:date="2023-04-28T12:07:00Z">
                    <w:rPr/>
                  </w:rPrChange>
                </w:rPr>
                <w:t>1.06</w:t>
              </w:r>
            </w:ins>
          </w:p>
        </w:tc>
        <w:tc>
          <w:tcPr>
            <w:tcW w:w="810" w:type="dxa"/>
            <w:tcBorders>
              <w:top w:val="single" w:sz="4" w:space="0" w:color="auto"/>
              <w:left w:val="nil"/>
              <w:bottom w:val="single" w:sz="4" w:space="0" w:color="auto"/>
              <w:right w:val="nil"/>
            </w:tcBorders>
            <w:shd w:val="clear" w:color="auto" w:fill="auto"/>
            <w:noWrap/>
            <w:vAlign w:val="bottom"/>
            <w:hideMark/>
          </w:tcPr>
          <w:p w14:paraId="15CD6813" w14:textId="77777777" w:rsidR="00402FFE" w:rsidRPr="00402FFE" w:rsidRDefault="00402FFE" w:rsidP="00402FFE">
            <w:pPr>
              <w:spacing w:after="0" w:line="240" w:lineRule="auto"/>
              <w:jc w:val="center"/>
              <w:rPr>
                <w:ins w:id="11386" w:author="Lane, Stefanie" w:date="2023-04-28T12:07:00Z"/>
                <w:rFonts w:ascii="Calibri" w:eastAsia="Times New Roman" w:hAnsi="Calibri" w:cs="Calibri"/>
                <w:color w:val="000000"/>
                <w:rPrChange w:id="11387" w:author="Lane, Stefanie" w:date="2023-04-28T12:07:00Z">
                  <w:rPr>
                    <w:ins w:id="11388" w:author="Lane, Stefanie" w:date="2023-04-28T12:07:00Z"/>
                  </w:rPr>
                </w:rPrChange>
              </w:rPr>
              <w:pPrChange w:id="11389" w:author="Lane, Stefanie" w:date="2023-04-28T12:07:00Z">
                <w:pPr>
                  <w:jc w:val="center"/>
                </w:pPr>
              </w:pPrChange>
            </w:pPr>
            <w:ins w:id="11390" w:author="Lane, Stefanie" w:date="2023-04-28T12:07:00Z">
              <w:r w:rsidRPr="00402FFE">
                <w:rPr>
                  <w:rFonts w:ascii="Calibri" w:eastAsia="Times New Roman" w:hAnsi="Calibri" w:cs="Calibri"/>
                  <w:color w:val="000000"/>
                  <w:rPrChange w:id="11391" w:author="Lane, Stefanie" w:date="2023-04-28T12:07:00Z">
                    <w:rPr/>
                  </w:rPrChange>
                </w:rPr>
                <w:t>0.86</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1E5B80" w14:textId="77777777" w:rsidR="00402FFE" w:rsidRPr="00402FFE" w:rsidRDefault="00402FFE" w:rsidP="00402FFE">
            <w:pPr>
              <w:spacing w:after="0" w:line="240" w:lineRule="auto"/>
              <w:jc w:val="center"/>
              <w:rPr>
                <w:ins w:id="11392" w:author="Lane, Stefanie" w:date="2023-04-28T12:07:00Z"/>
                <w:rFonts w:ascii="Calibri" w:eastAsia="Times New Roman" w:hAnsi="Calibri" w:cs="Calibri"/>
                <w:color w:val="000000"/>
                <w:rPrChange w:id="11393" w:author="Lane, Stefanie" w:date="2023-04-28T12:07:00Z">
                  <w:rPr>
                    <w:ins w:id="11394" w:author="Lane, Stefanie" w:date="2023-04-28T12:07:00Z"/>
                  </w:rPr>
                </w:rPrChange>
              </w:rPr>
              <w:pPrChange w:id="11395" w:author="Lane, Stefanie" w:date="2023-04-28T12:07:00Z">
                <w:pPr>
                  <w:jc w:val="center"/>
                </w:pPr>
              </w:pPrChange>
            </w:pPr>
            <w:ins w:id="11396" w:author="Lane, Stefanie" w:date="2023-04-28T12:07:00Z">
              <w:r w:rsidRPr="00402FFE">
                <w:rPr>
                  <w:rFonts w:ascii="Calibri" w:eastAsia="Times New Roman" w:hAnsi="Calibri" w:cs="Calibri"/>
                  <w:color w:val="000000"/>
                  <w:rPrChange w:id="11397" w:author="Lane, Stefanie" w:date="2023-04-28T12:07:00Z">
                    <w:rPr/>
                  </w:rPrChange>
                </w:rPr>
                <w:t>482.9</w:t>
              </w:r>
            </w:ins>
          </w:p>
        </w:tc>
      </w:tr>
      <w:tr w:rsidR="00402FFE" w:rsidRPr="00402FFE" w14:paraId="14110039" w14:textId="77777777" w:rsidTr="00402FFE">
        <w:trPr>
          <w:divId w:val="50731576"/>
          <w:trHeight w:val="290"/>
          <w:ins w:id="11398" w:author="Lane, Stefanie" w:date="2023-04-28T12:07:00Z"/>
        </w:trPr>
        <w:tc>
          <w:tcPr>
            <w:tcW w:w="1311" w:type="dxa"/>
            <w:vMerge/>
            <w:tcBorders>
              <w:top w:val="nil"/>
              <w:left w:val="single" w:sz="8" w:space="0" w:color="auto"/>
              <w:bottom w:val="single" w:sz="8" w:space="0" w:color="000000"/>
              <w:right w:val="nil"/>
            </w:tcBorders>
            <w:vAlign w:val="center"/>
            <w:hideMark/>
          </w:tcPr>
          <w:p w14:paraId="3B70B5A6" w14:textId="77777777" w:rsidR="00402FFE" w:rsidRPr="00402FFE" w:rsidRDefault="00402FFE" w:rsidP="00402FFE">
            <w:pPr>
              <w:spacing w:after="0" w:line="240" w:lineRule="auto"/>
              <w:rPr>
                <w:ins w:id="11399" w:author="Lane, Stefanie" w:date="2023-04-28T12:07:00Z"/>
                <w:rFonts w:ascii="Calibri" w:eastAsia="Times New Roman" w:hAnsi="Calibri" w:cs="Calibri"/>
                <w:color w:val="000000"/>
                <w:rPrChange w:id="11400" w:author="Lane, Stefanie" w:date="2023-04-28T12:07:00Z">
                  <w:rPr>
                    <w:ins w:id="11401" w:author="Lane, Stefanie" w:date="2023-04-28T12:07:00Z"/>
                  </w:rPr>
                </w:rPrChange>
              </w:rPr>
              <w:pPrChange w:id="1140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DF56CC1" w14:textId="77777777" w:rsidR="00402FFE" w:rsidRPr="00402FFE" w:rsidRDefault="00402FFE" w:rsidP="00402FFE">
            <w:pPr>
              <w:spacing w:after="0" w:line="240" w:lineRule="auto"/>
              <w:rPr>
                <w:ins w:id="11403" w:author="Lane, Stefanie" w:date="2023-04-28T12:07:00Z"/>
                <w:rFonts w:ascii="Calibri" w:eastAsia="Times New Roman" w:hAnsi="Calibri" w:cs="Calibri"/>
                <w:color w:val="000000"/>
                <w:rPrChange w:id="11404" w:author="Lane, Stefanie" w:date="2023-04-28T12:07:00Z">
                  <w:rPr>
                    <w:ins w:id="11405" w:author="Lane, Stefanie" w:date="2023-04-28T12:07:00Z"/>
                  </w:rPr>
                </w:rPrChange>
              </w:rPr>
              <w:pPrChange w:id="11406" w:author="Lane, Stefanie" w:date="2023-04-28T12:07:00Z">
                <w:pPr/>
              </w:pPrChange>
            </w:pPr>
          </w:p>
        </w:tc>
        <w:tc>
          <w:tcPr>
            <w:tcW w:w="3320" w:type="dxa"/>
            <w:tcBorders>
              <w:top w:val="nil"/>
              <w:left w:val="nil"/>
              <w:bottom w:val="nil"/>
              <w:right w:val="nil"/>
            </w:tcBorders>
            <w:shd w:val="clear" w:color="auto" w:fill="auto"/>
            <w:noWrap/>
            <w:vAlign w:val="bottom"/>
            <w:hideMark/>
          </w:tcPr>
          <w:p w14:paraId="7B5A24F1" w14:textId="77777777" w:rsidR="00402FFE" w:rsidRPr="00402FFE" w:rsidRDefault="00402FFE" w:rsidP="00402FFE">
            <w:pPr>
              <w:spacing w:after="0" w:line="240" w:lineRule="auto"/>
              <w:rPr>
                <w:ins w:id="11407" w:author="Lane, Stefanie" w:date="2023-04-28T12:07:00Z"/>
                <w:rFonts w:ascii="Calibri" w:eastAsia="Times New Roman" w:hAnsi="Calibri" w:cs="Calibri"/>
                <w:i/>
                <w:iCs/>
                <w:color w:val="000000"/>
                <w:rPrChange w:id="11408" w:author="Lane, Stefanie" w:date="2023-04-28T12:07:00Z">
                  <w:rPr>
                    <w:ins w:id="11409" w:author="Lane, Stefanie" w:date="2023-04-28T12:07:00Z"/>
                  </w:rPr>
                </w:rPrChange>
              </w:rPr>
              <w:pPrChange w:id="11410" w:author="Lane, Stefanie" w:date="2023-04-28T12:07:00Z">
                <w:pPr/>
              </w:pPrChange>
            </w:pPr>
            <w:ins w:id="11411" w:author="Lane, Stefanie" w:date="2023-04-28T12:07:00Z">
              <w:r w:rsidRPr="00402FFE">
                <w:rPr>
                  <w:rFonts w:ascii="Calibri" w:eastAsia="Times New Roman" w:hAnsi="Calibri" w:cs="Calibri"/>
                  <w:i/>
                  <w:iCs/>
                  <w:color w:val="000000"/>
                  <w:rPrChange w:id="11412" w:author="Lane, Stefanie" w:date="2023-04-28T12:07:00Z">
                    <w:rPr/>
                  </w:rPrChange>
                </w:rPr>
                <w:t>Salix lasiandra</w:t>
              </w:r>
            </w:ins>
          </w:p>
        </w:tc>
        <w:tc>
          <w:tcPr>
            <w:tcW w:w="869" w:type="dxa"/>
            <w:tcBorders>
              <w:top w:val="nil"/>
              <w:left w:val="nil"/>
              <w:bottom w:val="nil"/>
              <w:right w:val="nil"/>
            </w:tcBorders>
            <w:shd w:val="clear" w:color="auto" w:fill="auto"/>
            <w:noWrap/>
            <w:vAlign w:val="bottom"/>
            <w:hideMark/>
          </w:tcPr>
          <w:p w14:paraId="4C482311" w14:textId="77777777" w:rsidR="00402FFE" w:rsidRPr="00402FFE" w:rsidRDefault="00402FFE" w:rsidP="00402FFE">
            <w:pPr>
              <w:spacing w:after="0" w:line="240" w:lineRule="auto"/>
              <w:jc w:val="center"/>
              <w:rPr>
                <w:ins w:id="11413" w:author="Lane, Stefanie" w:date="2023-04-28T12:07:00Z"/>
                <w:rFonts w:ascii="Calibri" w:eastAsia="Times New Roman" w:hAnsi="Calibri" w:cs="Calibri"/>
                <w:color w:val="000000"/>
                <w:rPrChange w:id="11414" w:author="Lane, Stefanie" w:date="2023-04-28T12:07:00Z">
                  <w:rPr>
                    <w:ins w:id="11415" w:author="Lane, Stefanie" w:date="2023-04-28T12:07:00Z"/>
                  </w:rPr>
                </w:rPrChange>
              </w:rPr>
              <w:pPrChange w:id="11416" w:author="Lane, Stefanie" w:date="2023-04-28T12:07:00Z">
                <w:pPr>
                  <w:jc w:val="center"/>
                </w:pPr>
              </w:pPrChange>
            </w:pPr>
            <w:ins w:id="11417" w:author="Lane, Stefanie" w:date="2023-04-28T12:07:00Z">
              <w:r w:rsidRPr="00402FFE">
                <w:rPr>
                  <w:rFonts w:ascii="Calibri" w:eastAsia="Times New Roman" w:hAnsi="Calibri" w:cs="Calibri"/>
                  <w:color w:val="000000"/>
                  <w:rPrChange w:id="11418" w:author="Lane, Stefanie" w:date="2023-04-28T12:07:00Z">
                    <w:rPr/>
                  </w:rPrChange>
                </w:rPr>
                <w:t>0.03</w:t>
              </w:r>
            </w:ins>
          </w:p>
        </w:tc>
        <w:tc>
          <w:tcPr>
            <w:tcW w:w="990" w:type="dxa"/>
            <w:tcBorders>
              <w:top w:val="nil"/>
              <w:left w:val="nil"/>
              <w:bottom w:val="nil"/>
              <w:right w:val="nil"/>
            </w:tcBorders>
            <w:shd w:val="clear" w:color="auto" w:fill="auto"/>
            <w:noWrap/>
            <w:vAlign w:val="bottom"/>
            <w:hideMark/>
          </w:tcPr>
          <w:p w14:paraId="06762436" w14:textId="77777777" w:rsidR="00402FFE" w:rsidRPr="00402FFE" w:rsidRDefault="00402FFE" w:rsidP="00402FFE">
            <w:pPr>
              <w:spacing w:after="0" w:line="240" w:lineRule="auto"/>
              <w:jc w:val="center"/>
              <w:rPr>
                <w:ins w:id="11419" w:author="Lane, Stefanie" w:date="2023-04-28T12:07:00Z"/>
                <w:rFonts w:ascii="Calibri" w:eastAsia="Times New Roman" w:hAnsi="Calibri" w:cs="Calibri"/>
                <w:color w:val="000000"/>
                <w:rPrChange w:id="11420" w:author="Lane, Stefanie" w:date="2023-04-28T12:07:00Z">
                  <w:rPr>
                    <w:ins w:id="11421" w:author="Lane, Stefanie" w:date="2023-04-28T12:07:00Z"/>
                  </w:rPr>
                </w:rPrChange>
              </w:rPr>
              <w:pPrChange w:id="11422" w:author="Lane, Stefanie" w:date="2023-04-28T12:07:00Z">
                <w:pPr>
                  <w:jc w:val="center"/>
                </w:pPr>
              </w:pPrChange>
            </w:pPr>
            <w:ins w:id="11423" w:author="Lane, Stefanie" w:date="2023-04-28T12:07:00Z">
              <w:r w:rsidRPr="00402FFE">
                <w:rPr>
                  <w:rFonts w:ascii="Calibri" w:eastAsia="Times New Roman" w:hAnsi="Calibri" w:cs="Calibri"/>
                  <w:color w:val="000000"/>
                  <w:rPrChange w:id="11424" w:author="Lane, Stefanie" w:date="2023-04-28T12:07:00Z">
                    <w:rPr/>
                  </w:rPrChange>
                </w:rPr>
                <w:t>0.03</w:t>
              </w:r>
            </w:ins>
          </w:p>
        </w:tc>
        <w:tc>
          <w:tcPr>
            <w:tcW w:w="810" w:type="dxa"/>
            <w:tcBorders>
              <w:top w:val="nil"/>
              <w:left w:val="nil"/>
              <w:bottom w:val="nil"/>
              <w:right w:val="nil"/>
            </w:tcBorders>
            <w:shd w:val="clear" w:color="auto" w:fill="auto"/>
            <w:noWrap/>
            <w:vAlign w:val="bottom"/>
            <w:hideMark/>
          </w:tcPr>
          <w:p w14:paraId="7D57E7B5" w14:textId="77777777" w:rsidR="00402FFE" w:rsidRPr="00402FFE" w:rsidRDefault="00402FFE" w:rsidP="00402FFE">
            <w:pPr>
              <w:spacing w:after="0" w:line="240" w:lineRule="auto"/>
              <w:jc w:val="center"/>
              <w:rPr>
                <w:ins w:id="11425" w:author="Lane, Stefanie" w:date="2023-04-28T12:07:00Z"/>
                <w:rFonts w:ascii="Calibri" w:eastAsia="Times New Roman" w:hAnsi="Calibri" w:cs="Calibri"/>
                <w:color w:val="000000"/>
                <w:rPrChange w:id="11426" w:author="Lane, Stefanie" w:date="2023-04-28T12:07:00Z">
                  <w:rPr>
                    <w:ins w:id="11427" w:author="Lane, Stefanie" w:date="2023-04-28T12:07:00Z"/>
                  </w:rPr>
                </w:rPrChange>
              </w:rPr>
              <w:pPrChange w:id="11428" w:author="Lane, Stefanie" w:date="2023-04-28T12:07:00Z">
                <w:pPr>
                  <w:jc w:val="center"/>
                </w:pPr>
              </w:pPrChange>
            </w:pPr>
            <w:ins w:id="11429" w:author="Lane, Stefanie" w:date="2023-04-28T12:07:00Z">
              <w:r w:rsidRPr="00402FFE">
                <w:rPr>
                  <w:rFonts w:ascii="Calibri" w:eastAsia="Times New Roman" w:hAnsi="Calibri" w:cs="Calibri"/>
                  <w:color w:val="000000"/>
                  <w:rPrChange w:id="11430" w:author="Lane, Stefanie" w:date="2023-04-28T12:07:00Z">
                    <w:rPr/>
                  </w:rPrChange>
                </w:rPr>
                <w:t>0.29</w:t>
              </w:r>
            </w:ins>
          </w:p>
        </w:tc>
        <w:tc>
          <w:tcPr>
            <w:tcW w:w="1710" w:type="dxa"/>
            <w:tcBorders>
              <w:top w:val="nil"/>
              <w:left w:val="nil"/>
              <w:bottom w:val="nil"/>
              <w:right w:val="single" w:sz="8" w:space="0" w:color="auto"/>
            </w:tcBorders>
            <w:shd w:val="clear" w:color="auto" w:fill="auto"/>
            <w:noWrap/>
            <w:vAlign w:val="bottom"/>
            <w:hideMark/>
          </w:tcPr>
          <w:p w14:paraId="3060FE85" w14:textId="77777777" w:rsidR="00402FFE" w:rsidRPr="00402FFE" w:rsidRDefault="00402FFE" w:rsidP="00402FFE">
            <w:pPr>
              <w:spacing w:after="0" w:line="240" w:lineRule="auto"/>
              <w:jc w:val="center"/>
              <w:rPr>
                <w:ins w:id="11431" w:author="Lane, Stefanie" w:date="2023-04-28T12:07:00Z"/>
                <w:rFonts w:ascii="Calibri" w:eastAsia="Times New Roman" w:hAnsi="Calibri" w:cs="Calibri"/>
                <w:color w:val="000000"/>
                <w:rPrChange w:id="11432" w:author="Lane, Stefanie" w:date="2023-04-28T12:07:00Z">
                  <w:rPr>
                    <w:ins w:id="11433" w:author="Lane, Stefanie" w:date="2023-04-28T12:07:00Z"/>
                  </w:rPr>
                </w:rPrChange>
              </w:rPr>
              <w:pPrChange w:id="11434" w:author="Lane, Stefanie" w:date="2023-04-28T12:07:00Z">
                <w:pPr>
                  <w:jc w:val="center"/>
                </w:pPr>
              </w:pPrChange>
            </w:pPr>
            <w:ins w:id="11435" w:author="Lane, Stefanie" w:date="2023-04-28T12:07:00Z">
              <w:r w:rsidRPr="00402FFE">
                <w:rPr>
                  <w:rFonts w:ascii="Calibri" w:eastAsia="Times New Roman" w:hAnsi="Calibri" w:cs="Calibri"/>
                  <w:color w:val="000000"/>
                  <w:rPrChange w:id="11436" w:author="Lane, Stefanie" w:date="2023-04-28T12:07:00Z">
                    <w:rPr/>
                  </w:rPrChange>
                </w:rPr>
                <w:t>871.4</w:t>
              </w:r>
            </w:ins>
          </w:p>
        </w:tc>
      </w:tr>
      <w:tr w:rsidR="00402FFE" w:rsidRPr="00402FFE" w14:paraId="4985B817" w14:textId="77777777" w:rsidTr="00402FFE">
        <w:trPr>
          <w:divId w:val="50731576"/>
          <w:trHeight w:val="290"/>
          <w:ins w:id="11437" w:author="Lane, Stefanie" w:date="2023-04-28T12:07:00Z"/>
        </w:trPr>
        <w:tc>
          <w:tcPr>
            <w:tcW w:w="1311" w:type="dxa"/>
            <w:vMerge/>
            <w:tcBorders>
              <w:top w:val="nil"/>
              <w:left w:val="single" w:sz="8" w:space="0" w:color="auto"/>
              <w:bottom w:val="single" w:sz="8" w:space="0" w:color="000000"/>
              <w:right w:val="nil"/>
            </w:tcBorders>
            <w:vAlign w:val="center"/>
            <w:hideMark/>
          </w:tcPr>
          <w:p w14:paraId="6B423E41" w14:textId="77777777" w:rsidR="00402FFE" w:rsidRPr="00402FFE" w:rsidRDefault="00402FFE" w:rsidP="00402FFE">
            <w:pPr>
              <w:spacing w:after="0" w:line="240" w:lineRule="auto"/>
              <w:rPr>
                <w:ins w:id="11438" w:author="Lane, Stefanie" w:date="2023-04-28T12:07:00Z"/>
                <w:rFonts w:ascii="Calibri" w:eastAsia="Times New Roman" w:hAnsi="Calibri" w:cs="Calibri"/>
                <w:color w:val="000000"/>
                <w:rPrChange w:id="11439" w:author="Lane, Stefanie" w:date="2023-04-28T12:07:00Z">
                  <w:rPr>
                    <w:ins w:id="11440" w:author="Lane, Stefanie" w:date="2023-04-28T12:07:00Z"/>
                  </w:rPr>
                </w:rPrChange>
              </w:rPr>
              <w:pPrChange w:id="11441"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75B429D" w14:textId="77777777" w:rsidR="00402FFE" w:rsidRPr="00402FFE" w:rsidRDefault="00402FFE" w:rsidP="00402FFE">
            <w:pPr>
              <w:spacing w:after="0" w:line="240" w:lineRule="auto"/>
              <w:rPr>
                <w:ins w:id="11442" w:author="Lane, Stefanie" w:date="2023-04-28T12:07:00Z"/>
                <w:rFonts w:ascii="Calibri" w:eastAsia="Times New Roman" w:hAnsi="Calibri" w:cs="Calibri"/>
                <w:color w:val="000000"/>
                <w:rPrChange w:id="11443" w:author="Lane, Stefanie" w:date="2023-04-28T12:07:00Z">
                  <w:rPr>
                    <w:ins w:id="11444" w:author="Lane, Stefanie" w:date="2023-04-28T12:07:00Z"/>
                  </w:rPr>
                </w:rPrChange>
              </w:rPr>
              <w:pPrChange w:id="11445"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3177CBE" w14:textId="77777777" w:rsidR="00402FFE" w:rsidRPr="00402FFE" w:rsidRDefault="00402FFE" w:rsidP="00402FFE">
            <w:pPr>
              <w:spacing w:after="0" w:line="240" w:lineRule="auto"/>
              <w:rPr>
                <w:ins w:id="11446" w:author="Lane, Stefanie" w:date="2023-04-28T12:07:00Z"/>
                <w:rFonts w:ascii="Calibri" w:eastAsia="Times New Roman" w:hAnsi="Calibri" w:cs="Calibri"/>
                <w:i/>
                <w:iCs/>
                <w:color w:val="000000"/>
                <w:rPrChange w:id="11447" w:author="Lane, Stefanie" w:date="2023-04-28T12:07:00Z">
                  <w:rPr>
                    <w:ins w:id="11448" w:author="Lane, Stefanie" w:date="2023-04-28T12:07:00Z"/>
                  </w:rPr>
                </w:rPrChange>
              </w:rPr>
              <w:pPrChange w:id="11449" w:author="Lane, Stefanie" w:date="2023-04-28T12:07:00Z">
                <w:pPr/>
              </w:pPrChange>
            </w:pPr>
            <w:ins w:id="11450" w:author="Lane, Stefanie" w:date="2023-04-28T12:07:00Z">
              <w:r w:rsidRPr="00402FFE">
                <w:rPr>
                  <w:rFonts w:ascii="Calibri" w:eastAsia="Times New Roman" w:hAnsi="Calibri" w:cs="Calibri"/>
                  <w:i/>
                  <w:iCs/>
                  <w:color w:val="000000"/>
                  <w:rPrChange w:id="11451" w:author="Lane, Stefanie" w:date="2023-04-28T12:07:00Z">
                    <w:rPr/>
                  </w:rPrChange>
                </w:rPr>
                <w:t>Equisetum arvense</w:t>
              </w:r>
            </w:ins>
          </w:p>
        </w:tc>
        <w:tc>
          <w:tcPr>
            <w:tcW w:w="869" w:type="dxa"/>
            <w:tcBorders>
              <w:top w:val="single" w:sz="4" w:space="0" w:color="auto"/>
              <w:left w:val="nil"/>
              <w:bottom w:val="single" w:sz="4" w:space="0" w:color="auto"/>
              <w:right w:val="nil"/>
            </w:tcBorders>
            <w:shd w:val="clear" w:color="auto" w:fill="auto"/>
            <w:noWrap/>
            <w:vAlign w:val="bottom"/>
            <w:hideMark/>
          </w:tcPr>
          <w:p w14:paraId="27195A98" w14:textId="77777777" w:rsidR="00402FFE" w:rsidRPr="00402FFE" w:rsidRDefault="00402FFE" w:rsidP="00402FFE">
            <w:pPr>
              <w:spacing w:after="0" w:line="240" w:lineRule="auto"/>
              <w:jc w:val="center"/>
              <w:rPr>
                <w:ins w:id="11452" w:author="Lane, Stefanie" w:date="2023-04-28T12:07:00Z"/>
                <w:rFonts w:ascii="Calibri" w:eastAsia="Times New Roman" w:hAnsi="Calibri" w:cs="Calibri"/>
                <w:color w:val="000000"/>
                <w:rPrChange w:id="11453" w:author="Lane, Stefanie" w:date="2023-04-28T12:07:00Z">
                  <w:rPr>
                    <w:ins w:id="11454" w:author="Lane, Stefanie" w:date="2023-04-28T12:07:00Z"/>
                  </w:rPr>
                </w:rPrChange>
              </w:rPr>
              <w:pPrChange w:id="11455" w:author="Lane, Stefanie" w:date="2023-04-28T12:07:00Z">
                <w:pPr>
                  <w:jc w:val="center"/>
                </w:pPr>
              </w:pPrChange>
            </w:pPr>
            <w:ins w:id="11456" w:author="Lane, Stefanie" w:date="2023-04-28T12:07:00Z">
              <w:r w:rsidRPr="00402FFE">
                <w:rPr>
                  <w:rFonts w:ascii="Calibri" w:eastAsia="Times New Roman" w:hAnsi="Calibri" w:cs="Calibri"/>
                  <w:color w:val="000000"/>
                  <w:rPrChange w:id="11457"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12B53D55" w14:textId="77777777" w:rsidR="00402FFE" w:rsidRPr="00402FFE" w:rsidRDefault="00402FFE" w:rsidP="00402FFE">
            <w:pPr>
              <w:spacing w:after="0" w:line="240" w:lineRule="auto"/>
              <w:jc w:val="center"/>
              <w:rPr>
                <w:ins w:id="11458" w:author="Lane, Stefanie" w:date="2023-04-28T12:07:00Z"/>
                <w:rFonts w:ascii="Calibri" w:eastAsia="Times New Roman" w:hAnsi="Calibri" w:cs="Calibri"/>
                <w:color w:val="000000"/>
                <w:rPrChange w:id="11459" w:author="Lane, Stefanie" w:date="2023-04-28T12:07:00Z">
                  <w:rPr>
                    <w:ins w:id="11460" w:author="Lane, Stefanie" w:date="2023-04-28T12:07:00Z"/>
                  </w:rPr>
                </w:rPrChange>
              </w:rPr>
              <w:pPrChange w:id="11461" w:author="Lane, Stefanie" w:date="2023-04-28T12:07:00Z">
                <w:pPr>
                  <w:jc w:val="center"/>
                </w:pPr>
              </w:pPrChange>
            </w:pPr>
            <w:ins w:id="11462" w:author="Lane, Stefanie" w:date="2023-04-28T12:07:00Z">
              <w:r w:rsidRPr="00402FFE">
                <w:rPr>
                  <w:rFonts w:ascii="Calibri" w:eastAsia="Times New Roman" w:hAnsi="Calibri" w:cs="Calibri"/>
                  <w:color w:val="000000"/>
                  <w:rPrChange w:id="11463"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4DFE9DA0" w14:textId="77777777" w:rsidR="00402FFE" w:rsidRPr="00402FFE" w:rsidRDefault="00402FFE" w:rsidP="00402FFE">
            <w:pPr>
              <w:spacing w:after="0" w:line="240" w:lineRule="auto"/>
              <w:jc w:val="center"/>
              <w:rPr>
                <w:ins w:id="11464" w:author="Lane, Stefanie" w:date="2023-04-28T12:07:00Z"/>
                <w:rFonts w:ascii="Calibri" w:eastAsia="Times New Roman" w:hAnsi="Calibri" w:cs="Calibri"/>
                <w:color w:val="000000"/>
                <w:rPrChange w:id="11465" w:author="Lane, Stefanie" w:date="2023-04-28T12:07:00Z">
                  <w:rPr>
                    <w:ins w:id="11466" w:author="Lane, Stefanie" w:date="2023-04-28T12:07:00Z"/>
                  </w:rPr>
                </w:rPrChange>
              </w:rPr>
              <w:pPrChange w:id="11467" w:author="Lane, Stefanie" w:date="2023-04-28T12:07:00Z">
                <w:pPr>
                  <w:jc w:val="center"/>
                </w:pPr>
              </w:pPrChange>
            </w:pPr>
            <w:ins w:id="11468" w:author="Lane, Stefanie" w:date="2023-04-28T12:07:00Z">
              <w:r w:rsidRPr="00402FFE">
                <w:rPr>
                  <w:rFonts w:ascii="Calibri" w:eastAsia="Times New Roman" w:hAnsi="Calibri" w:cs="Calibri"/>
                  <w:color w:val="000000"/>
                  <w:rPrChange w:id="11469" w:author="Lane, Stefanie" w:date="2023-04-28T12:07:00Z">
                    <w:rPr/>
                  </w:rPrChange>
                </w:rPr>
                <w:t>0.68</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BF1E25C" w14:textId="77777777" w:rsidR="00402FFE" w:rsidRPr="00402FFE" w:rsidRDefault="00402FFE" w:rsidP="00402FFE">
            <w:pPr>
              <w:spacing w:after="0" w:line="240" w:lineRule="auto"/>
              <w:jc w:val="center"/>
              <w:rPr>
                <w:ins w:id="11470" w:author="Lane, Stefanie" w:date="2023-04-28T12:07:00Z"/>
                <w:rFonts w:ascii="Calibri" w:eastAsia="Times New Roman" w:hAnsi="Calibri" w:cs="Calibri"/>
                <w:color w:val="000000"/>
                <w:rPrChange w:id="11471" w:author="Lane, Stefanie" w:date="2023-04-28T12:07:00Z">
                  <w:rPr>
                    <w:ins w:id="11472" w:author="Lane, Stefanie" w:date="2023-04-28T12:07:00Z"/>
                  </w:rPr>
                </w:rPrChange>
              </w:rPr>
              <w:pPrChange w:id="11473" w:author="Lane, Stefanie" w:date="2023-04-28T12:07:00Z">
                <w:pPr>
                  <w:jc w:val="center"/>
                </w:pPr>
              </w:pPrChange>
            </w:pPr>
            <w:ins w:id="11474" w:author="Lane, Stefanie" w:date="2023-04-28T12:07:00Z">
              <w:r w:rsidRPr="00402FFE">
                <w:rPr>
                  <w:rFonts w:ascii="Calibri" w:eastAsia="Times New Roman" w:hAnsi="Calibri" w:cs="Calibri"/>
                  <w:color w:val="000000"/>
                  <w:rPrChange w:id="11475" w:author="Lane, Stefanie" w:date="2023-04-28T12:07:00Z">
                    <w:rPr/>
                  </w:rPrChange>
                </w:rPr>
                <w:t>+</w:t>
              </w:r>
            </w:ins>
          </w:p>
        </w:tc>
      </w:tr>
      <w:tr w:rsidR="00402FFE" w:rsidRPr="00402FFE" w14:paraId="0FE7CE85" w14:textId="77777777" w:rsidTr="00402FFE">
        <w:trPr>
          <w:divId w:val="50731576"/>
          <w:trHeight w:val="290"/>
          <w:ins w:id="11476" w:author="Lane, Stefanie" w:date="2023-04-28T12:07:00Z"/>
        </w:trPr>
        <w:tc>
          <w:tcPr>
            <w:tcW w:w="1311" w:type="dxa"/>
            <w:vMerge/>
            <w:tcBorders>
              <w:top w:val="nil"/>
              <w:left w:val="single" w:sz="8" w:space="0" w:color="auto"/>
              <w:bottom w:val="single" w:sz="8" w:space="0" w:color="000000"/>
              <w:right w:val="nil"/>
            </w:tcBorders>
            <w:vAlign w:val="center"/>
            <w:hideMark/>
          </w:tcPr>
          <w:p w14:paraId="29F42DF0" w14:textId="77777777" w:rsidR="00402FFE" w:rsidRPr="00402FFE" w:rsidRDefault="00402FFE" w:rsidP="00402FFE">
            <w:pPr>
              <w:spacing w:after="0" w:line="240" w:lineRule="auto"/>
              <w:rPr>
                <w:ins w:id="11477" w:author="Lane, Stefanie" w:date="2023-04-28T12:07:00Z"/>
                <w:rFonts w:ascii="Calibri" w:eastAsia="Times New Roman" w:hAnsi="Calibri" w:cs="Calibri"/>
                <w:color w:val="000000"/>
                <w:rPrChange w:id="11478" w:author="Lane, Stefanie" w:date="2023-04-28T12:07:00Z">
                  <w:rPr>
                    <w:ins w:id="11479" w:author="Lane, Stefanie" w:date="2023-04-28T12:07:00Z"/>
                  </w:rPr>
                </w:rPrChange>
              </w:rPr>
              <w:pPrChange w:id="11480"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7931307" w14:textId="77777777" w:rsidR="00402FFE" w:rsidRPr="00402FFE" w:rsidRDefault="00402FFE" w:rsidP="00402FFE">
            <w:pPr>
              <w:spacing w:after="0" w:line="240" w:lineRule="auto"/>
              <w:rPr>
                <w:ins w:id="11481" w:author="Lane, Stefanie" w:date="2023-04-28T12:07:00Z"/>
                <w:rFonts w:ascii="Calibri" w:eastAsia="Times New Roman" w:hAnsi="Calibri" w:cs="Calibri"/>
                <w:color w:val="000000"/>
                <w:rPrChange w:id="11482" w:author="Lane, Stefanie" w:date="2023-04-28T12:07:00Z">
                  <w:rPr>
                    <w:ins w:id="11483" w:author="Lane, Stefanie" w:date="2023-04-28T12:07:00Z"/>
                  </w:rPr>
                </w:rPrChange>
              </w:rPr>
              <w:pPrChange w:id="11484" w:author="Lane, Stefanie" w:date="2023-04-28T12:07:00Z">
                <w:pPr/>
              </w:pPrChange>
            </w:pPr>
          </w:p>
        </w:tc>
        <w:tc>
          <w:tcPr>
            <w:tcW w:w="3320" w:type="dxa"/>
            <w:tcBorders>
              <w:top w:val="nil"/>
              <w:left w:val="nil"/>
              <w:bottom w:val="nil"/>
              <w:right w:val="nil"/>
            </w:tcBorders>
            <w:shd w:val="clear" w:color="auto" w:fill="auto"/>
            <w:noWrap/>
            <w:vAlign w:val="bottom"/>
            <w:hideMark/>
          </w:tcPr>
          <w:p w14:paraId="004DA7EC" w14:textId="77777777" w:rsidR="00402FFE" w:rsidRPr="00402FFE" w:rsidRDefault="00402FFE" w:rsidP="00402FFE">
            <w:pPr>
              <w:spacing w:after="0" w:line="240" w:lineRule="auto"/>
              <w:rPr>
                <w:ins w:id="11485" w:author="Lane, Stefanie" w:date="2023-04-28T12:07:00Z"/>
                <w:rFonts w:ascii="Calibri" w:eastAsia="Times New Roman" w:hAnsi="Calibri" w:cs="Calibri"/>
                <w:i/>
                <w:iCs/>
                <w:color w:val="000000"/>
                <w:rPrChange w:id="11486" w:author="Lane, Stefanie" w:date="2023-04-28T12:07:00Z">
                  <w:rPr>
                    <w:ins w:id="11487" w:author="Lane, Stefanie" w:date="2023-04-28T12:07:00Z"/>
                  </w:rPr>
                </w:rPrChange>
              </w:rPr>
              <w:pPrChange w:id="11488" w:author="Lane, Stefanie" w:date="2023-04-28T12:07:00Z">
                <w:pPr/>
              </w:pPrChange>
            </w:pPr>
            <w:ins w:id="11489" w:author="Lane, Stefanie" w:date="2023-04-28T12:07:00Z">
              <w:r w:rsidRPr="00402FFE">
                <w:rPr>
                  <w:rFonts w:ascii="Calibri" w:eastAsia="Times New Roman" w:hAnsi="Calibri" w:cs="Calibri"/>
                  <w:i/>
                  <w:iCs/>
                  <w:color w:val="000000"/>
                  <w:rPrChange w:id="11490" w:author="Lane, Stefanie" w:date="2023-04-28T12:07:00Z">
                    <w:rPr/>
                  </w:rPrChange>
                </w:rPr>
                <w:t>Galium palustre</w:t>
              </w:r>
            </w:ins>
          </w:p>
        </w:tc>
        <w:tc>
          <w:tcPr>
            <w:tcW w:w="869" w:type="dxa"/>
            <w:tcBorders>
              <w:top w:val="nil"/>
              <w:left w:val="nil"/>
              <w:bottom w:val="nil"/>
              <w:right w:val="nil"/>
            </w:tcBorders>
            <w:shd w:val="clear" w:color="auto" w:fill="auto"/>
            <w:noWrap/>
            <w:vAlign w:val="bottom"/>
            <w:hideMark/>
          </w:tcPr>
          <w:p w14:paraId="3E2FBAF0" w14:textId="77777777" w:rsidR="00402FFE" w:rsidRPr="00402FFE" w:rsidRDefault="00402FFE" w:rsidP="00402FFE">
            <w:pPr>
              <w:spacing w:after="0" w:line="240" w:lineRule="auto"/>
              <w:jc w:val="center"/>
              <w:rPr>
                <w:ins w:id="11491" w:author="Lane, Stefanie" w:date="2023-04-28T12:07:00Z"/>
                <w:rFonts w:ascii="Calibri" w:eastAsia="Times New Roman" w:hAnsi="Calibri" w:cs="Calibri"/>
                <w:color w:val="000000"/>
                <w:rPrChange w:id="11492" w:author="Lane, Stefanie" w:date="2023-04-28T12:07:00Z">
                  <w:rPr>
                    <w:ins w:id="11493" w:author="Lane, Stefanie" w:date="2023-04-28T12:07:00Z"/>
                  </w:rPr>
                </w:rPrChange>
              </w:rPr>
              <w:pPrChange w:id="11494" w:author="Lane, Stefanie" w:date="2023-04-28T12:07:00Z">
                <w:pPr>
                  <w:jc w:val="center"/>
                </w:pPr>
              </w:pPrChange>
            </w:pPr>
            <w:ins w:id="11495" w:author="Lane, Stefanie" w:date="2023-04-28T12:07:00Z">
              <w:r w:rsidRPr="00402FFE">
                <w:rPr>
                  <w:rFonts w:ascii="Calibri" w:eastAsia="Times New Roman" w:hAnsi="Calibri" w:cs="Calibri"/>
                  <w:color w:val="000000"/>
                  <w:rPrChange w:id="11496"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4823577D" w14:textId="77777777" w:rsidR="00402FFE" w:rsidRPr="00402FFE" w:rsidRDefault="00402FFE" w:rsidP="00402FFE">
            <w:pPr>
              <w:spacing w:after="0" w:line="240" w:lineRule="auto"/>
              <w:jc w:val="center"/>
              <w:rPr>
                <w:ins w:id="11497" w:author="Lane, Stefanie" w:date="2023-04-28T12:07:00Z"/>
                <w:rFonts w:ascii="Calibri" w:eastAsia="Times New Roman" w:hAnsi="Calibri" w:cs="Calibri"/>
                <w:color w:val="000000"/>
                <w:rPrChange w:id="11498" w:author="Lane, Stefanie" w:date="2023-04-28T12:07:00Z">
                  <w:rPr>
                    <w:ins w:id="11499" w:author="Lane, Stefanie" w:date="2023-04-28T12:07:00Z"/>
                  </w:rPr>
                </w:rPrChange>
              </w:rPr>
              <w:pPrChange w:id="11500" w:author="Lane, Stefanie" w:date="2023-04-28T12:07:00Z">
                <w:pPr>
                  <w:jc w:val="center"/>
                </w:pPr>
              </w:pPrChange>
            </w:pPr>
            <w:ins w:id="11501" w:author="Lane, Stefanie" w:date="2023-04-28T12:07:00Z">
              <w:r w:rsidRPr="00402FFE">
                <w:rPr>
                  <w:rFonts w:ascii="Calibri" w:eastAsia="Times New Roman" w:hAnsi="Calibri" w:cs="Calibri"/>
                  <w:color w:val="000000"/>
                  <w:rPrChange w:id="11502"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0EE03785" w14:textId="77777777" w:rsidR="00402FFE" w:rsidRPr="00402FFE" w:rsidRDefault="00402FFE" w:rsidP="00402FFE">
            <w:pPr>
              <w:spacing w:after="0" w:line="240" w:lineRule="auto"/>
              <w:jc w:val="center"/>
              <w:rPr>
                <w:ins w:id="11503" w:author="Lane, Stefanie" w:date="2023-04-28T12:07:00Z"/>
                <w:rFonts w:ascii="Calibri" w:eastAsia="Times New Roman" w:hAnsi="Calibri" w:cs="Calibri"/>
                <w:color w:val="000000"/>
                <w:rPrChange w:id="11504" w:author="Lane, Stefanie" w:date="2023-04-28T12:07:00Z">
                  <w:rPr>
                    <w:ins w:id="11505" w:author="Lane, Stefanie" w:date="2023-04-28T12:07:00Z"/>
                  </w:rPr>
                </w:rPrChange>
              </w:rPr>
              <w:pPrChange w:id="11506" w:author="Lane, Stefanie" w:date="2023-04-28T12:07:00Z">
                <w:pPr>
                  <w:jc w:val="center"/>
                </w:pPr>
              </w:pPrChange>
            </w:pPr>
            <w:ins w:id="11507" w:author="Lane, Stefanie" w:date="2023-04-28T12:07:00Z">
              <w:r w:rsidRPr="00402FFE">
                <w:rPr>
                  <w:rFonts w:ascii="Calibri" w:eastAsia="Times New Roman" w:hAnsi="Calibri" w:cs="Calibri"/>
                  <w:color w:val="000000"/>
                  <w:rPrChange w:id="11508" w:author="Lane, Stefanie" w:date="2023-04-28T12:07:00Z">
                    <w:rPr/>
                  </w:rPrChange>
                </w:rPr>
                <w:t>0.04</w:t>
              </w:r>
            </w:ins>
          </w:p>
        </w:tc>
        <w:tc>
          <w:tcPr>
            <w:tcW w:w="1710" w:type="dxa"/>
            <w:tcBorders>
              <w:top w:val="nil"/>
              <w:left w:val="nil"/>
              <w:bottom w:val="nil"/>
              <w:right w:val="single" w:sz="8" w:space="0" w:color="auto"/>
            </w:tcBorders>
            <w:shd w:val="clear" w:color="auto" w:fill="auto"/>
            <w:noWrap/>
            <w:vAlign w:val="bottom"/>
            <w:hideMark/>
          </w:tcPr>
          <w:p w14:paraId="4ABEAC60" w14:textId="77777777" w:rsidR="00402FFE" w:rsidRPr="00402FFE" w:rsidRDefault="00402FFE" w:rsidP="00402FFE">
            <w:pPr>
              <w:spacing w:after="0" w:line="240" w:lineRule="auto"/>
              <w:jc w:val="center"/>
              <w:rPr>
                <w:ins w:id="11509" w:author="Lane, Stefanie" w:date="2023-04-28T12:07:00Z"/>
                <w:rFonts w:ascii="Calibri" w:eastAsia="Times New Roman" w:hAnsi="Calibri" w:cs="Calibri"/>
                <w:color w:val="000000"/>
                <w:rPrChange w:id="11510" w:author="Lane, Stefanie" w:date="2023-04-28T12:07:00Z">
                  <w:rPr>
                    <w:ins w:id="11511" w:author="Lane, Stefanie" w:date="2023-04-28T12:07:00Z"/>
                  </w:rPr>
                </w:rPrChange>
              </w:rPr>
              <w:pPrChange w:id="11512" w:author="Lane, Stefanie" w:date="2023-04-28T12:07:00Z">
                <w:pPr>
                  <w:jc w:val="center"/>
                </w:pPr>
              </w:pPrChange>
            </w:pPr>
            <w:ins w:id="11513" w:author="Lane, Stefanie" w:date="2023-04-28T12:07:00Z">
              <w:r w:rsidRPr="00402FFE">
                <w:rPr>
                  <w:rFonts w:ascii="Calibri" w:eastAsia="Times New Roman" w:hAnsi="Calibri" w:cs="Calibri"/>
                  <w:color w:val="000000"/>
                  <w:rPrChange w:id="11514" w:author="Lane, Stefanie" w:date="2023-04-28T12:07:00Z">
                    <w:rPr/>
                  </w:rPrChange>
                </w:rPr>
                <w:t>+</w:t>
              </w:r>
            </w:ins>
          </w:p>
        </w:tc>
      </w:tr>
      <w:tr w:rsidR="00402FFE" w:rsidRPr="00402FFE" w14:paraId="731EF892" w14:textId="77777777" w:rsidTr="00402FFE">
        <w:trPr>
          <w:divId w:val="50731576"/>
          <w:trHeight w:val="290"/>
          <w:ins w:id="11515" w:author="Lane, Stefanie" w:date="2023-04-28T12:07:00Z"/>
        </w:trPr>
        <w:tc>
          <w:tcPr>
            <w:tcW w:w="1311" w:type="dxa"/>
            <w:vMerge/>
            <w:tcBorders>
              <w:top w:val="nil"/>
              <w:left w:val="single" w:sz="8" w:space="0" w:color="auto"/>
              <w:bottom w:val="single" w:sz="8" w:space="0" w:color="000000"/>
              <w:right w:val="nil"/>
            </w:tcBorders>
            <w:vAlign w:val="center"/>
            <w:hideMark/>
          </w:tcPr>
          <w:p w14:paraId="4AEA9085" w14:textId="77777777" w:rsidR="00402FFE" w:rsidRPr="00402FFE" w:rsidRDefault="00402FFE" w:rsidP="00402FFE">
            <w:pPr>
              <w:spacing w:after="0" w:line="240" w:lineRule="auto"/>
              <w:rPr>
                <w:ins w:id="11516" w:author="Lane, Stefanie" w:date="2023-04-28T12:07:00Z"/>
                <w:rFonts w:ascii="Calibri" w:eastAsia="Times New Roman" w:hAnsi="Calibri" w:cs="Calibri"/>
                <w:color w:val="000000"/>
                <w:rPrChange w:id="11517" w:author="Lane, Stefanie" w:date="2023-04-28T12:07:00Z">
                  <w:rPr>
                    <w:ins w:id="11518" w:author="Lane, Stefanie" w:date="2023-04-28T12:07:00Z"/>
                  </w:rPr>
                </w:rPrChange>
              </w:rPr>
              <w:pPrChange w:id="11519"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23B70DBE" w14:textId="77777777" w:rsidR="00402FFE" w:rsidRPr="00402FFE" w:rsidRDefault="00402FFE" w:rsidP="00402FFE">
            <w:pPr>
              <w:spacing w:after="0" w:line="240" w:lineRule="auto"/>
              <w:rPr>
                <w:ins w:id="11520" w:author="Lane, Stefanie" w:date="2023-04-28T12:07:00Z"/>
                <w:rFonts w:ascii="Calibri" w:eastAsia="Times New Roman" w:hAnsi="Calibri" w:cs="Calibri"/>
                <w:color w:val="000000"/>
                <w:rPrChange w:id="11521" w:author="Lane, Stefanie" w:date="2023-04-28T12:07:00Z">
                  <w:rPr>
                    <w:ins w:id="11522" w:author="Lane, Stefanie" w:date="2023-04-28T12:07:00Z"/>
                  </w:rPr>
                </w:rPrChange>
              </w:rPr>
              <w:pPrChange w:id="11523"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096FA2E" w14:textId="77777777" w:rsidR="00402FFE" w:rsidRPr="00402FFE" w:rsidRDefault="00402FFE" w:rsidP="00402FFE">
            <w:pPr>
              <w:spacing w:after="0" w:line="240" w:lineRule="auto"/>
              <w:rPr>
                <w:ins w:id="11524" w:author="Lane, Stefanie" w:date="2023-04-28T12:07:00Z"/>
                <w:rFonts w:ascii="Calibri" w:eastAsia="Times New Roman" w:hAnsi="Calibri" w:cs="Calibri"/>
                <w:i/>
                <w:iCs/>
                <w:color w:val="000000"/>
                <w:rPrChange w:id="11525" w:author="Lane, Stefanie" w:date="2023-04-28T12:07:00Z">
                  <w:rPr>
                    <w:ins w:id="11526" w:author="Lane, Stefanie" w:date="2023-04-28T12:07:00Z"/>
                  </w:rPr>
                </w:rPrChange>
              </w:rPr>
              <w:pPrChange w:id="11527" w:author="Lane, Stefanie" w:date="2023-04-28T12:07:00Z">
                <w:pPr/>
              </w:pPrChange>
            </w:pPr>
            <w:ins w:id="11528" w:author="Lane, Stefanie" w:date="2023-04-28T12:07:00Z">
              <w:r w:rsidRPr="00402FFE">
                <w:rPr>
                  <w:rFonts w:ascii="Calibri" w:eastAsia="Times New Roman" w:hAnsi="Calibri" w:cs="Calibri"/>
                  <w:i/>
                  <w:iCs/>
                  <w:color w:val="000000"/>
                  <w:rPrChange w:id="11529" w:author="Lane, Stefanie" w:date="2023-04-28T12:07:00Z">
                    <w:rPr/>
                  </w:rPrChange>
                </w:rPr>
                <w:t>Galium trifidum</w:t>
              </w:r>
            </w:ins>
          </w:p>
        </w:tc>
        <w:tc>
          <w:tcPr>
            <w:tcW w:w="869" w:type="dxa"/>
            <w:tcBorders>
              <w:top w:val="single" w:sz="4" w:space="0" w:color="auto"/>
              <w:left w:val="nil"/>
              <w:bottom w:val="single" w:sz="4" w:space="0" w:color="auto"/>
              <w:right w:val="nil"/>
            </w:tcBorders>
            <w:shd w:val="clear" w:color="auto" w:fill="auto"/>
            <w:noWrap/>
            <w:vAlign w:val="bottom"/>
            <w:hideMark/>
          </w:tcPr>
          <w:p w14:paraId="7B088D7A" w14:textId="77777777" w:rsidR="00402FFE" w:rsidRPr="00402FFE" w:rsidRDefault="00402FFE" w:rsidP="00402FFE">
            <w:pPr>
              <w:spacing w:after="0" w:line="240" w:lineRule="auto"/>
              <w:jc w:val="center"/>
              <w:rPr>
                <w:ins w:id="11530" w:author="Lane, Stefanie" w:date="2023-04-28T12:07:00Z"/>
                <w:rFonts w:ascii="Calibri" w:eastAsia="Times New Roman" w:hAnsi="Calibri" w:cs="Calibri"/>
                <w:color w:val="000000"/>
                <w:rPrChange w:id="11531" w:author="Lane, Stefanie" w:date="2023-04-28T12:07:00Z">
                  <w:rPr>
                    <w:ins w:id="11532" w:author="Lane, Stefanie" w:date="2023-04-28T12:07:00Z"/>
                  </w:rPr>
                </w:rPrChange>
              </w:rPr>
              <w:pPrChange w:id="11533" w:author="Lane, Stefanie" w:date="2023-04-28T12:07:00Z">
                <w:pPr>
                  <w:jc w:val="center"/>
                </w:pPr>
              </w:pPrChange>
            </w:pPr>
            <w:ins w:id="11534" w:author="Lane, Stefanie" w:date="2023-04-28T12:07:00Z">
              <w:r w:rsidRPr="00402FFE">
                <w:rPr>
                  <w:rFonts w:ascii="Calibri" w:eastAsia="Times New Roman" w:hAnsi="Calibri" w:cs="Calibri"/>
                  <w:color w:val="000000"/>
                  <w:rPrChange w:id="11535"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12286833" w14:textId="77777777" w:rsidR="00402FFE" w:rsidRPr="00402FFE" w:rsidRDefault="00402FFE" w:rsidP="00402FFE">
            <w:pPr>
              <w:spacing w:after="0" w:line="240" w:lineRule="auto"/>
              <w:jc w:val="center"/>
              <w:rPr>
                <w:ins w:id="11536" w:author="Lane, Stefanie" w:date="2023-04-28T12:07:00Z"/>
                <w:rFonts w:ascii="Calibri" w:eastAsia="Times New Roman" w:hAnsi="Calibri" w:cs="Calibri"/>
                <w:color w:val="000000"/>
                <w:rPrChange w:id="11537" w:author="Lane, Stefanie" w:date="2023-04-28T12:07:00Z">
                  <w:rPr>
                    <w:ins w:id="11538" w:author="Lane, Stefanie" w:date="2023-04-28T12:07:00Z"/>
                  </w:rPr>
                </w:rPrChange>
              </w:rPr>
              <w:pPrChange w:id="11539" w:author="Lane, Stefanie" w:date="2023-04-28T12:07:00Z">
                <w:pPr>
                  <w:jc w:val="center"/>
                </w:pPr>
              </w:pPrChange>
            </w:pPr>
            <w:ins w:id="11540" w:author="Lane, Stefanie" w:date="2023-04-28T12:07:00Z">
              <w:r w:rsidRPr="00402FFE">
                <w:rPr>
                  <w:rFonts w:ascii="Calibri" w:eastAsia="Times New Roman" w:hAnsi="Calibri" w:cs="Calibri"/>
                  <w:color w:val="000000"/>
                  <w:rPrChange w:id="11541"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33322F24" w14:textId="77777777" w:rsidR="00402FFE" w:rsidRPr="00402FFE" w:rsidRDefault="00402FFE" w:rsidP="00402FFE">
            <w:pPr>
              <w:spacing w:after="0" w:line="240" w:lineRule="auto"/>
              <w:jc w:val="center"/>
              <w:rPr>
                <w:ins w:id="11542" w:author="Lane, Stefanie" w:date="2023-04-28T12:07:00Z"/>
                <w:rFonts w:ascii="Calibri" w:eastAsia="Times New Roman" w:hAnsi="Calibri" w:cs="Calibri"/>
                <w:color w:val="000000"/>
                <w:rPrChange w:id="11543" w:author="Lane, Stefanie" w:date="2023-04-28T12:07:00Z">
                  <w:rPr>
                    <w:ins w:id="11544" w:author="Lane, Stefanie" w:date="2023-04-28T12:07:00Z"/>
                  </w:rPr>
                </w:rPrChange>
              </w:rPr>
              <w:pPrChange w:id="11545" w:author="Lane, Stefanie" w:date="2023-04-28T12:07:00Z">
                <w:pPr>
                  <w:jc w:val="center"/>
                </w:pPr>
              </w:pPrChange>
            </w:pPr>
            <w:ins w:id="11546" w:author="Lane, Stefanie" w:date="2023-04-28T12:07:00Z">
              <w:r w:rsidRPr="00402FFE">
                <w:rPr>
                  <w:rFonts w:ascii="Calibri" w:eastAsia="Times New Roman" w:hAnsi="Calibri" w:cs="Calibri"/>
                  <w:color w:val="000000"/>
                  <w:rPrChange w:id="11547" w:author="Lane, Stefanie" w:date="2023-04-28T12:07:00Z">
                    <w:rPr/>
                  </w:rPrChange>
                </w:rPr>
                <w:t>0.07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7473DEA" w14:textId="77777777" w:rsidR="00402FFE" w:rsidRPr="00402FFE" w:rsidRDefault="00402FFE" w:rsidP="00402FFE">
            <w:pPr>
              <w:spacing w:after="0" w:line="240" w:lineRule="auto"/>
              <w:jc w:val="center"/>
              <w:rPr>
                <w:ins w:id="11548" w:author="Lane, Stefanie" w:date="2023-04-28T12:07:00Z"/>
                <w:rFonts w:ascii="Calibri" w:eastAsia="Times New Roman" w:hAnsi="Calibri" w:cs="Calibri"/>
                <w:color w:val="000000"/>
                <w:rPrChange w:id="11549" w:author="Lane, Stefanie" w:date="2023-04-28T12:07:00Z">
                  <w:rPr>
                    <w:ins w:id="11550" w:author="Lane, Stefanie" w:date="2023-04-28T12:07:00Z"/>
                  </w:rPr>
                </w:rPrChange>
              </w:rPr>
              <w:pPrChange w:id="11551" w:author="Lane, Stefanie" w:date="2023-04-28T12:07:00Z">
                <w:pPr>
                  <w:jc w:val="center"/>
                </w:pPr>
              </w:pPrChange>
            </w:pPr>
            <w:ins w:id="11552" w:author="Lane, Stefanie" w:date="2023-04-28T12:07:00Z">
              <w:r w:rsidRPr="00402FFE">
                <w:rPr>
                  <w:rFonts w:ascii="Calibri" w:eastAsia="Times New Roman" w:hAnsi="Calibri" w:cs="Calibri"/>
                  <w:color w:val="000000"/>
                  <w:rPrChange w:id="11553" w:author="Lane, Stefanie" w:date="2023-04-28T12:07:00Z">
                    <w:rPr/>
                  </w:rPrChange>
                </w:rPr>
                <w:t>+</w:t>
              </w:r>
            </w:ins>
          </w:p>
        </w:tc>
      </w:tr>
      <w:tr w:rsidR="00402FFE" w:rsidRPr="00402FFE" w14:paraId="0CDBF9BF" w14:textId="77777777" w:rsidTr="00402FFE">
        <w:trPr>
          <w:divId w:val="50731576"/>
          <w:trHeight w:val="290"/>
          <w:ins w:id="11554" w:author="Lane, Stefanie" w:date="2023-04-28T12:07:00Z"/>
        </w:trPr>
        <w:tc>
          <w:tcPr>
            <w:tcW w:w="1311" w:type="dxa"/>
            <w:vMerge/>
            <w:tcBorders>
              <w:top w:val="nil"/>
              <w:left w:val="single" w:sz="8" w:space="0" w:color="auto"/>
              <w:bottom w:val="single" w:sz="8" w:space="0" w:color="000000"/>
              <w:right w:val="nil"/>
            </w:tcBorders>
            <w:vAlign w:val="center"/>
            <w:hideMark/>
          </w:tcPr>
          <w:p w14:paraId="0632EC95" w14:textId="77777777" w:rsidR="00402FFE" w:rsidRPr="00402FFE" w:rsidRDefault="00402FFE" w:rsidP="00402FFE">
            <w:pPr>
              <w:spacing w:after="0" w:line="240" w:lineRule="auto"/>
              <w:rPr>
                <w:ins w:id="11555" w:author="Lane, Stefanie" w:date="2023-04-28T12:07:00Z"/>
                <w:rFonts w:ascii="Calibri" w:eastAsia="Times New Roman" w:hAnsi="Calibri" w:cs="Calibri"/>
                <w:color w:val="000000"/>
                <w:rPrChange w:id="11556" w:author="Lane, Stefanie" w:date="2023-04-28T12:07:00Z">
                  <w:rPr>
                    <w:ins w:id="11557" w:author="Lane, Stefanie" w:date="2023-04-28T12:07:00Z"/>
                  </w:rPr>
                </w:rPrChange>
              </w:rPr>
              <w:pPrChange w:id="11558"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AAAC733" w14:textId="77777777" w:rsidR="00402FFE" w:rsidRPr="00402FFE" w:rsidRDefault="00402FFE" w:rsidP="00402FFE">
            <w:pPr>
              <w:spacing w:after="0" w:line="240" w:lineRule="auto"/>
              <w:rPr>
                <w:ins w:id="11559" w:author="Lane, Stefanie" w:date="2023-04-28T12:07:00Z"/>
                <w:rFonts w:ascii="Calibri" w:eastAsia="Times New Roman" w:hAnsi="Calibri" w:cs="Calibri"/>
                <w:color w:val="000000"/>
                <w:rPrChange w:id="11560" w:author="Lane, Stefanie" w:date="2023-04-28T12:07:00Z">
                  <w:rPr>
                    <w:ins w:id="11561" w:author="Lane, Stefanie" w:date="2023-04-28T12:07:00Z"/>
                  </w:rPr>
                </w:rPrChange>
              </w:rPr>
              <w:pPrChange w:id="11562" w:author="Lane, Stefanie" w:date="2023-04-28T12:07:00Z">
                <w:pPr/>
              </w:pPrChange>
            </w:pPr>
          </w:p>
        </w:tc>
        <w:tc>
          <w:tcPr>
            <w:tcW w:w="3320" w:type="dxa"/>
            <w:tcBorders>
              <w:top w:val="nil"/>
              <w:left w:val="nil"/>
              <w:bottom w:val="nil"/>
              <w:right w:val="nil"/>
            </w:tcBorders>
            <w:shd w:val="clear" w:color="auto" w:fill="auto"/>
            <w:noWrap/>
            <w:vAlign w:val="bottom"/>
            <w:hideMark/>
          </w:tcPr>
          <w:p w14:paraId="34A8DCC6" w14:textId="77777777" w:rsidR="00402FFE" w:rsidRPr="00402FFE" w:rsidRDefault="00402FFE" w:rsidP="00402FFE">
            <w:pPr>
              <w:spacing w:after="0" w:line="240" w:lineRule="auto"/>
              <w:rPr>
                <w:ins w:id="11563" w:author="Lane, Stefanie" w:date="2023-04-28T12:07:00Z"/>
                <w:rFonts w:ascii="Calibri" w:eastAsia="Times New Roman" w:hAnsi="Calibri" w:cs="Calibri"/>
                <w:i/>
                <w:iCs/>
                <w:color w:val="000000"/>
                <w:rPrChange w:id="11564" w:author="Lane, Stefanie" w:date="2023-04-28T12:07:00Z">
                  <w:rPr>
                    <w:ins w:id="11565" w:author="Lane, Stefanie" w:date="2023-04-28T12:07:00Z"/>
                  </w:rPr>
                </w:rPrChange>
              </w:rPr>
              <w:pPrChange w:id="11566" w:author="Lane, Stefanie" w:date="2023-04-28T12:07:00Z">
                <w:pPr/>
              </w:pPrChange>
            </w:pPr>
            <w:ins w:id="11567" w:author="Lane, Stefanie" w:date="2023-04-28T12:07:00Z">
              <w:r w:rsidRPr="00402FFE">
                <w:rPr>
                  <w:rFonts w:ascii="Calibri" w:eastAsia="Times New Roman" w:hAnsi="Calibri" w:cs="Calibri"/>
                  <w:i/>
                  <w:iCs/>
                  <w:color w:val="000000"/>
                  <w:rPrChange w:id="11568" w:author="Lane, Stefanie" w:date="2023-04-28T12:07:00Z">
                    <w:rPr/>
                  </w:rPrChange>
                </w:rPr>
                <w:t>Hypericum scouleri</w:t>
              </w:r>
            </w:ins>
          </w:p>
        </w:tc>
        <w:tc>
          <w:tcPr>
            <w:tcW w:w="869" w:type="dxa"/>
            <w:tcBorders>
              <w:top w:val="nil"/>
              <w:left w:val="nil"/>
              <w:bottom w:val="nil"/>
              <w:right w:val="nil"/>
            </w:tcBorders>
            <w:shd w:val="clear" w:color="auto" w:fill="auto"/>
            <w:noWrap/>
            <w:vAlign w:val="bottom"/>
            <w:hideMark/>
          </w:tcPr>
          <w:p w14:paraId="4D2A6B53" w14:textId="77777777" w:rsidR="00402FFE" w:rsidRPr="00402FFE" w:rsidRDefault="00402FFE" w:rsidP="00402FFE">
            <w:pPr>
              <w:spacing w:after="0" w:line="240" w:lineRule="auto"/>
              <w:jc w:val="center"/>
              <w:rPr>
                <w:ins w:id="11569" w:author="Lane, Stefanie" w:date="2023-04-28T12:07:00Z"/>
                <w:rFonts w:ascii="Calibri" w:eastAsia="Times New Roman" w:hAnsi="Calibri" w:cs="Calibri"/>
                <w:color w:val="000000"/>
                <w:rPrChange w:id="11570" w:author="Lane, Stefanie" w:date="2023-04-28T12:07:00Z">
                  <w:rPr>
                    <w:ins w:id="11571" w:author="Lane, Stefanie" w:date="2023-04-28T12:07:00Z"/>
                  </w:rPr>
                </w:rPrChange>
              </w:rPr>
              <w:pPrChange w:id="11572" w:author="Lane, Stefanie" w:date="2023-04-28T12:07:00Z">
                <w:pPr>
                  <w:jc w:val="center"/>
                </w:pPr>
              </w:pPrChange>
            </w:pPr>
            <w:ins w:id="11573" w:author="Lane, Stefanie" w:date="2023-04-28T12:07:00Z">
              <w:r w:rsidRPr="00402FFE">
                <w:rPr>
                  <w:rFonts w:ascii="Calibri" w:eastAsia="Times New Roman" w:hAnsi="Calibri" w:cs="Calibri"/>
                  <w:color w:val="000000"/>
                  <w:rPrChange w:id="11574"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6F642F5C" w14:textId="77777777" w:rsidR="00402FFE" w:rsidRPr="00402FFE" w:rsidRDefault="00402FFE" w:rsidP="00402FFE">
            <w:pPr>
              <w:spacing w:after="0" w:line="240" w:lineRule="auto"/>
              <w:jc w:val="center"/>
              <w:rPr>
                <w:ins w:id="11575" w:author="Lane, Stefanie" w:date="2023-04-28T12:07:00Z"/>
                <w:rFonts w:ascii="Calibri" w:eastAsia="Times New Roman" w:hAnsi="Calibri" w:cs="Calibri"/>
                <w:color w:val="000000"/>
                <w:rPrChange w:id="11576" w:author="Lane, Stefanie" w:date="2023-04-28T12:07:00Z">
                  <w:rPr>
                    <w:ins w:id="11577" w:author="Lane, Stefanie" w:date="2023-04-28T12:07:00Z"/>
                  </w:rPr>
                </w:rPrChange>
              </w:rPr>
              <w:pPrChange w:id="11578" w:author="Lane, Stefanie" w:date="2023-04-28T12:07:00Z">
                <w:pPr>
                  <w:jc w:val="center"/>
                </w:pPr>
              </w:pPrChange>
            </w:pPr>
            <w:ins w:id="11579" w:author="Lane, Stefanie" w:date="2023-04-28T12:07:00Z">
              <w:r w:rsidRPr="00402FFE">
                <w:rPr>
                  <w:rFonts w:ascii="Calibri" w:eastAsia="Times New Roman" w:hAnsi="Calibri" w:cs="Calibri"/>
                  <w:color w:val="000000"/>
                  <w:rPrChange w:id="11580"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7179BEF3" w14:textId="77777777" w:rsidR="00402FFE" w:rsidRPr="00402FFE" w:rsidRDefault="00402FFE" w:rsidP="00402FFE">
            <w:pPr>
              <w:spacing w:after="0" w:line="240" w:lineRule="auto"/>
              <w:jc w:val="center"/>
              <w:rPr>
                <w:ins w:id="11581" w:author="Lane, Stefanie" w:date="2023-04-28T12:07:00Z"/>
                <w:rFonts w:ascii="Calibri" w:eastAsia="Times New Roman" w:hAnsi="Calibri" w:cs="Calibri"/>
                <w:color w:val="000000"/>
                <w:rPrChange w:id="11582" w:author="Lane, Stefanie" w:date="2023-04-28T12:07:00Z">
                  <w:rPr>
                    <w:ins w:id="11583" w:author="Lane, Stefanie" w:date="2023-04-28T12:07:00Z"/>
                  </w:rPr>
                </w:rPrChange>
              </w:rPr>
              <w:pPrChange w:id="11584" w:author="Lane, Stefanie" w:date="2023-04-28T12:07:00Z">
                <w:pPr>
                  <w:jc w:val="center"/>
                </w:pPr>
              </w:pPrChange>
            </w:pPr>
            <w:ins w:id="11585" w:author="Lane, Stefanie" w:date="2023-04-28T12:07:00Z">
              <w:r w:rsidRPr="00402FFE">
                <w:rPr>
                  <w:rFonts w:ascii="Calibri" w:eastAsia="Times New Roman" w:hAnsi="Calibri" w:cs="Calibri"/>
                  <w:color w:val="000000"/>
                  <w:rPrChange w:id="11586" w:author="Lane, Stefanie" w:date="2023-04-28T12:07:00Z">
                    <w:rPr/>
                  </w:rPrChange>
                </w:rPr>
                <w:t>0.07</w:t>
              </w:r>
            </w:ins>
          </w:p>
        </w:tc>
        <w:tc>
          <w:tcPr>
            <w:tcW w:w="1710" w:type="dxa"/>
            <w:tcBorders>
              <w:top w:val="nil"/>
              <w:left w:val="nil"/>
              <w:bottom w:val="nil"/>
              <w:right w:val="single" w:sz="8" w:space="0" w:color="auto"/>
            </w:tcBorders>
            <w:shd w:val="clear" w:color="auto" w:fill="auto"/>
            <w:noWrap/>
            <w:vAlign w:val="bottom"/>
            <w:hideMark/>
          </w:tcPr>
          <w:p w14:paraId="669F6B15" w14:textId="77777777" w:rsidR="00402FFE" w:rsidRPr="00402FFE" w:rsidRDefault="00402FFE" w:rsidP="00402FFE">
            <w:pPr>
              <w:spacing w:after="0" w:line="240" w:lineRule="auto"/>
              <w:jc w:val="center"/>
              <w:rPr>
                <w:ins w:id="11587" w:author="Lane, Stefanie" w:date="2023-04-28T12:07:00Z"/>
                <w:rFonts w:ascii="Calibri" w:eastAsia="Times New Roman" w:hAnsi="Calibri" w:cs="Calibri"/>
                <w:color w:val="000000"/>
                <w:rPrChange w:id="11588" w:author="Lane, Stefanie" w:date="2023-04-28T12:07:00Z">
                  <w:rPr>
                    <w:ins w:id="11589" w:author="Lane, Stefanie" w:date="2023-04-28T12:07:00Z"/>
                  </w:rPr>
                </w:rPrChange>
              </w:rPr>
              <w:pPrChange w:id="11590" w:author="Lane, Stefanie" w:date="2023-04-28T12:07:00Z">
                <w:pPr>
                  <w:jc w:val="center"/>
                </w:pPr>
              </w:pPrChange>
            </w:pPr>
            <w:ins w:id="11591" w:author="Lane, Stefanie" w:date="2023-04-28T12:07:00Z">
              <w:r w:rsidRPr="00402FFE">
                <w:rPr>
                  <w:rFonts w:ascii="Calibri" w:eastAsia="Times New Roman" w:hAnsi="Calibri" w:cs="Calibri"/>
                  <w:color w:val="000000"/>
                  <w:rPrChange w:id="11592" w:author="Lane, Stefanie" w:date="2023-04-28T12:07:00Z">
                    <w:rPr/>
                  </w:rPrChange>
                </w:rPr>
                <w:t>+</w:t>
              </w:r>
            </w:ins>
          </w:p>
        </w:tc>
      </w:tr>
      <w:tr w:rsidR="00402FFE" w:rsidRPr="00402FFE" w14:paraId="543BEF35" w14:textId="77777777" w:rsidTr="00402FFE">
        <w:trPr>
          <w:divId w:val="50731576"/>
          <w:trHeight w:val="290"/>
          <w:ins w:id="11593" w:author="Lane, Stefanie" w:date="2023-04-28T12:07:00Z"/>
        </w:trPr>
        <w:tc>
          <w:tcPr>
            <w:tcW w:w="1311" w:type="dxa"/>
            <w:vMerge/>
            <w:tcBorders>
              <w:top w:val="nil"/>
              <w:left w:val="single" w:sz="8" w:space="0" w:color="auto"/>
              <w:bottom w:val="single" w:sz="8" w:space="0" w:color="000000"/>
              <w:right w:val="nil"/>
            </w:tcBorders>
            <w:vAlign w:val="center"/>
            <w:hideMark/>
          </w:tcPr>
          <w:p w14:paraId="6E08C430" w14:textId="77777777" w:rsidR="00402FFE" w:rsidRPr="00402FFE" w:rsidRDefault="00402FFE" w:rsidP="00402FFE">
            <w:pPr>
              <w:spacing w:after="0" w:line="240" w:lineRule="auto"/>
              <w:rPr>
                <w:ins w:id="11594" w:author="Lane, Stefanie" w:date="2023-04-28T12:07:00Z"/>
                <w:rFonts w:ascii="Calibri" w:eastAsia="Times New Roman" w:hAnsi="Calibri" w:cs="Calibri"/>
                <w:color w:val="000000"/>
                <w:rPrChange w:id="11595" w:author="Lane, Stefanie" w:date="2023-04-28T12:07:00Z">
                  <w:rPr>
                    <w:ins w:id="11596" w:author="Lane, Stefanie" w:date="2023-04-28T12:07:00Z"/>
                  </w:rPr>
                </w:rPrChange>
              </w:rPr>
              <w:pPrChange w:id="11597"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615B614B" w14:textId="77777777" w:rsidR="00402FFE" w:rsidRPr="00402FFE" w:rsidRDefault="00402FFE" w:rsidP="00402FFE">
            <w:pPr>
              <w:spacing w:after="0" w:line="240" w:lineRule="auto"/>
              <w:rPr>
                <w:ins w:id="11598" w:author="Lane, Stefanie" w:date="2023-04-28T12:07:00Z"/>
                <w:rFonts w:ascii="Calibri" w:eastAsia="Times New Roman" w:hAnsi="Calibri" w:cs="Calibri"/>
                <w:color w:val="000000"/>
                <w:rPrChange w:id="11599" w:author="Lane, Stefanie" w:date="2023-04-28T12:07:00Z">
                  <w:rPr>
                    <w:ins w:id="11600" w:author="Lane, Stefanie" w:date="2023-04-28T12:07:00Z"/>
                  </w:rPr>
                </w:rPrChange>
              </w:rPr>
              <w:pPrChange w:id="11601"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9B05DD4" w14:textId="77777777" w:rsidR="00402FFE" w:rsidRPr="00402FFE" w:rsidRDefault="00402FFE" w:rsidP="00402FFE">
            <w:pPr>
              <w:spacing w:after="0" w:line="240" w:lineRule="auto"/>
              <w:rPr>
                <w:ins w:id="11602" w:author="Lane, Stefanie" w:date="2023-04-28T12:07:00Z"/>
                <w:rFonts w:ascii="Calibri" w:eastAsia="Times New Roman" w:hAnsi="Calibri" w:cs="Calibri"/>
                <w:i/>
                <w:iCs/>
                <w:color w:val="000000"/>
                <w:rPrChange w:id="11603" w:author="Lane, Stefanie" w:date="2023-04-28T12:07:00Z">
                  <w:rPr>
                    <w:ins w:id="11604" w:author="Lane, Stefanie" w:date="2023-04-28T12:07:00Z"/>
                  </w:rPr>
                </w:rPrChange>
              </w:rPr>
              <w:pPrChange w:id="11605" w:author="Lane, Stefanie" w:date="2023-04-28T12:07:00Z">
                <w:pPr/>
              </w:pPrChange>
            </w:pPr>
            <w:ins w:id="11606" w:author="Lane, Stefanie" w:date="2023-04-28T12:07:00Z">
              <w:r w:rsidRPr="00402FFE">
                <w:rPr>
                  <w:rFonts w:ascii="Calibri" w:eastAsia="Times New Roman" w:hAnsi="Calibri" w:cs="Calibri"/>
                  <w:i/>
                  <w:iCs/>
                  <w:color w:val="000000"/>
                  <w:rPrChange w:id="11607" w:author="Lane, Stefanie" w:date="2023-04-28T12:07:00Z">
                    <w:rPr/>
                  </w:rPrChange>
                </w:rPr>
                <w:t>Juncus articulatus</w:t>
              </w:r>
            </w:ins>
          </w:p>
        </w:tc>
        <w:tc>
          <w:tcPr>
            <w:tcW w:w="869" w:type="dxa"/>
            <w:tcBorders>
              <w:top w:val="single" w:sz="4" w:space="0" w:color="auto"/>
              <w:left w:val="nil"/>
              <w:bottom w:val="single" w:sz="4" w:space="0" w:color="auto"/>
              <w:right w:val="nil"/>
            </w:tcBorders>
            <w:shd w:val="clear" w:color="auto" w:fill="auto"/>
            <w:noWrap/>
            <w:vAlign w:val="bottom"/>
            <w:hideMark/>
          </w:tcPr>
          <w:p w14:paraId="4E0C50DA" w14:textId="77777777" w:rsidR="00402FFE" w:rsidRPr="00402FFE" w:rsidRDefault="00402FFE" w:rsidP="00402FFE">
            <w:pPr>
              <w:spacing w:after="0" w:line="240" w:lineRule="auto"/>
              <w:jc w:val="center"/>
              <w:rPr>
                <w:ins w:id="11608" w:author="Lane, Stefanie" w:date="2023-04-28T12:07:00Z"/>
                <w:rFonts w:ascii="Calibri" w:eastAsia="Times New Roman" w:hAnsi="Calibri" w:cs="Calibri"/>
                <w:color w:val="000000"/>
                <w:rPrChange w:id="11609" w:author="Lane, Stefanie" w:date="2023-04-28T12:07:00Z">
                  <w:rPr>
                    <w:ins w:id="11610" w:author="Lane, Stefanie" w:date="2023-04-28T12:07:00Z"/>
                  </w:rPr>
                </w:rPrChange>
              </w:rPr>
              <w:pPrChange w:id="11611" w:author="Lane, Stefanie" w:date="2023-04-28T12:07:00Z">
                <w:pPr>
                  <w:jc w:val="center"/>
                </w:pPr>
              </w:pPrChange>
            </w:pPr>
            <w:ins w:id="11612" w:author="Lane, Stefanie" w:date="2023-04-28T12:07:00Z">
              <w:r w:rsidRPr="00402FFE">
                <w:rPr>
                  <w:rFonts w:ascii="Calibri" w:eastAsia="Times New Roman" w:hAnsi="Calibri" w:cs="Calibri"/>
                  <w:color w:val="000000"/>
                  <w:rPrChange w:id="11613"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498695EF" w14:textId="77777777" w:rsidR="00402FFE" w:rsidRPr="00402FFE" w:rsidRDefault="00402FFE" w:rsidP="00402FFE">
            <w:pPr>
              <w:spacing w:after="0" w:line="240" w:lineRule="auto"/>
              <w:jc w:val="center"/>
              <w:rPr>
                <w:ins w:id="11614" w:author="Lane, Stefanie" w:date="2023-04-28T12:07:00Z"/>
                <w:rFonts w:ascii="Calibri" w:eastAsia="Times New Roman" w:hAnsi="Calibri" w:cs="Calibri"/>
                <w:color w:val="000000"/>
                <w:rPrChange w:id="11615" w:author="Lane, Stefanie" w:date="2023-04-28T12:07:00Z">
                  <w:rPr>
                    <w:ins w:id="11616" w:author="Lane, Stefanie" w:date="2023-04-28T12:07:00Z"/>
                  </w:rPr>
                </w:rPrChange>
              </w:rPr>
              <w:pPrChange w:id="11617" w:author="Lane, Stefanie" w:date="2023-04-28T12:07:00Z">
                <w:pPr>
                  <w:jc w:val="center"/>
                </w:pPr>
              </w:pPrChange>
            </w:pPr>
            <w:ins w:id="11618" w:author="Lane, Stefanie" w:date="2023-04-28T12:07:00Z">
              <w:r w:rsidRPr="00402FFE">
                <w:rPr>
                  <w:rFonts w:ascii="Calibri" w:eastAsia="Times New Roman" w:hAnsi="Calibri" w:cs="Calibri"/>
                  <w:color w:val="000000"/>
                  <w:rPrChange w:id="11619"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4B32CA64" w14:textId="77777777" w:rsidR="00402FFE" w:rsidRPr="00402FFE" w:rsidRDefault="00402FFE" w:rsidP="00402FFE">
            <w:pPr>
              <w:spacing w:after="0" w:line="240" w:lineRule="auto"/>
              <w:jc w:val="center"/>
              <w:rPr>
                <w:ins w:id="11620" w:author="Lane, Stefanie" w:date="2023-04-28T12:07:00Z"/>
                <w:rFonts w:ascii="Calibri" w:eastAsia="Times New Roman" w:hAnsi="Calibri" w:cs="Calibri"/>
                <w:color w:val="000000"/>
                <w:rPrChange w:id="11621" w:author="Lane, Stefanie" w:date="2023-04-28T12:07:00Z">
                  <w:rPr>
                    <w:ins w:id="11622" w:author="Lane, Stefanie" w:date="2023-04-28T12:07:00Z"/>
                  </w:rPr>
                </w:rPrChange>
              </w:rPr>
              <w:pPrChange w:id="11623" w:author="Lane, Stefanie" w:date="2023-04-28T12:07:00Z">
                <w:pPr>
                  <w:jc w:val="center"/>
                </w:pPr>
              </w:pPrChange>
            </w:pPr>
            <w:ins w:id="11624" w:author="Lane, Stefanie" w:date="2023-04-28T12:07:00Z">
              <w:r w:rsidRPr="00402FFE">
                <w:rPr>
                  <w:rFonts w:ascii="Calibri" w:eastAsia="Times New Roman" w:hAnsi="Calibri" w:cs="Calibri"/>
                  <w:color w:val="000000"/>
                  <w:rPrChange w:id="11625" w:author="Lane, Stefanie" w:date="2023-04-28T12:07: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68B2CA0" w14:textId="77777777" w:rsidR="00402FFE" w:rsidRPr="00402FFE" w:rsidRDefault="00402FFE" w:rsidP="00402FFE">
            <w:pPr>
              <w:spacing w:after="0" w:line="240" w:lineRule="auto"/>
              <w:jc w:val="center"/>
              <w:rPr>
                <w:ins w:id="11626" w:author="Lane, Stefanie" w:date="2023-04-28T12:07:00Z"/>
                <w:rFonts w:ascii="Calibri" w:eastAsia="Times New Roman" w:hAnsi="Calibri" w:cs="Calibri"/>
                <w:color w:val="000000"/>
                <w:rPrChange w:id="11627" w:author="Lane, Stefanie" w:date="2023-04-28T12:07:00Z">
                  <w:rPr>
                    <w:ins w:id="11628" w:author="Lane, Stefanie" w:date="2023-04-28T12:07:00Z"/>
                  </w:rPr>
                </w:rPrChange>
              </w:rPr>
              <w:pPrChange w:id="11629" w:author="Lane, Stefanie" w:date="2023-04-28T12:07:00Z">
                <w:pPr>
                  <w:jc w:val="center"/>
                </w:pPr>
              </w:pPrChange>
            </w:pPr>
            <w:ins w:id="11630" w:author="Lane, Stefanie" w:date="2023-04-28T12:07:00Z">
              <w:r w:rsidRPr="00402FFE">
                <w:rPr>
                  <w:rFonts w:ascii="Calibri" w:eastAsia="Times New Roman" w:hAnsi="Calibri" w:cs="Calibri"/>
                  <w:color w:val="000000"/>
                  <w:rPrChange w:id="11631" w:author="Lane, Stefanie" w:date="2023-04-28T12:07:00Z">
                    <w:rPr/>
                  </w:rPrChange>
                </w:rPr>
                <w:t>+</w:t>
              </w:r>
            </w:ins>
          </w:p>
        </w:tc>
      </w:tr>
      <w:tr w:rsidR="00402FFE" w:rsidRPr="00402FFE" w14:paraId="44524875" w14:textId="77777777" w:rsidTr="00402FFE">
        <w:trPr>
          <w:divId w:val="50731576"/>
          <w:trHeight w:val="290"/>
          <w:ins w:id="11632" w:author="Lane, Stefanie" w:date="2023-04-28T12:07:00Z"/>
        </w:trPr>
        <w:tc>
          <w:tcPr>
            <w:tcW w:w="1311" w:type="dxa"/>
            <w:vMerge/>
            <w:tcBorders>
              <w:top w:val="nil"/>
              <w:left w:val="single" w:sz="8" w:space="0" w:color="auto"/>
              <w:bottom w:val="single" w:sz="8" w:space="0" w:color="000000"/>
              <w:right w:val="nil"/>
            </w:tcBorders>
            <w:vAlign w:val="center"/>
            <w:hideMark/>
          </w:tcPr>
          <w:p w14:paraId="1A54B27A" w14:textId="77777777" w:rsidR="00402FFE" w:rsidRPr="00402FFE" w:rsidRDefault="00402FFE" w:rsidP="00402FFE">
            <w:pPr>
              <w:spacing w:after="0" w:line="240" w:lineRule="auto"/>
              <w:rPr>
                <w:ins w:id="11633" w:author="Lane, Stefanie" w:date="2023-04-28T12:07:00Z"/>
                <w:rFonts w:ascii="Calibri" w:eastAsia="Times New Roman" w:hAnsi="Calibri" w:cs="Calibri"/>
                <w:color w:val="000000"/>
                <w:rPrChange w:id="11634" w:author="Lane, Stefanie" w:date="2023-04-28T12:07:00Z">
                  <w:rPr>
                    <w:ins w:id="11635" w:author="Lane, Stefanie" w:date="2023-04-28T12:07:00Z"/>
                  </w:rPr>
                </w:rPrChange>
              </w:rPr>
              <w:pPrChange w:id="11636"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3E4FAD37" w14:textId="77777777" w:rsidR="00402FFE" w:rsidRPr="00402FFE" w:rsidRDefault="00402FFE" w:rsidP="00402FFE">
            <w:pPr>
              <w:spacing w:after="0" w:line="240" w:lineRule="auto"/>
              <w:rPr>
                <w:ins w:id="11637" w:author="Lane, Stefanie" w:date="2023-04-28T12:07:00Z"/>
                <w:rFonts w:ascii="Calibri" w:eastAsia="Times New Roman" w:hAnsi="Calibri" w:cs="Calibri"/>
                <w:color w:val="000000"/>
                <w:rPrChange w:id="11638" w:author="Lane, Stefanie" w:date="2023-04-28T12:07:00Z">
                  <w:rPr>
                    <w:ins w:id="11639" w:author="Lane, Stefanie" w:date="2023-04-28T12:07:00Z"/>
                  </w:rPr>
                </w:rPrChange>
              </w:rPr>
              <w:pPrChange w:id="11640" w:author="Lane, Stefanie" w:date="2023-04-28T12:07:00Z">
                <w:pPr/>
              </w:pPrChange>
            </w:pPr>
          </w:p>
        </w:tc>
        <w:tc>
          <w:tcPr>
            <w:tcW w:w="3320" w:type="dxa"/>
            <w:tcBorders>
              <w:top w:val="nil"/>
              <w:left w:val="nil"/>
              <w:bottom w:val="nil"/>
              <w:right w:val="nil"/>
            </w:tcBorders>
            <w:shd w:val="clear" w:color="auto" w:fill="auto"/>
            <w:noWrap/>
            <w:vAlign w:val="bottom"/>
            <w:hideMark/>
          </w:tcPr>
          <w:p w14:paraId="11B4E7FB" w14:textId="77777777" w:rsidR="00402FFE" w:rsidRPr="00402FFE" w:rsidRDefault="00402FFE" w:rsidP="00402FFE">
            <w:pPr>
              <w:spacing w:after="0" w:line="240" w:lineRule="auto"/>
              <w:rPr>
                <w:ins w:id="11641" w:author="Lane, Stefanie" w:date="2023-04-28T12:07:00Z"/>
                <w:rFonts w:ascii="Calibri" w:eastAsia="Times New Roman" w:hAnsi="Calibri" w:cs="Calibri"/>
                <w:i/>
                <w:iCs/>
                <w:color w:val="000000"/>
                <w:rPrChange w:id="11642" w:author="Lane, Stefanie" w:date="2023-04-28T12:07:00Z">
                  <w:rPr>
                    <w:ins w:id="11643" w:author="Lane, Stefanie" w:date="2023-04-28T12:07:00Z"/>
                  </w:rPr>
                </w:rPrChange>
              </w:rPr>
              <w:pPrChange w:id="11644" w:author="Lane, Stefanie" w:date="2023-04-28T12:07:00Z">
                <w:pPr/>
              </w:pPrChange>
            </w:pPr>
            <w:ins w:id="11645" w:author="Lane, Stefanie" w:date="2023-04-28T12:07:00Z">
              <w:r w:rsidRPr="00402FFE">
                <w:rPr>
                  <w:rFonts w:ascii="Calibri" w:eastAsia="Times New Roman" w:hAnsi="Calibri" w:cs="Calibri"/>
                  <w:i/>
                  <w:iCs/>
                  <w:color w:val="000000"/>
                  <w:rPrChange w:id="11646" w:author="Lane, Stefanie" w:date="2023-04-28T12:07:00Z">
                    <w:rPr/>
                  </w:rPrChange>
                </w:rPr>
                <w:t>Juncus oxymeris</w:t>
              </w:r>
            </w:ins>
          </w:p>
        </w:tc>
        <w:tc>
          <w:tcPr>
            <w:tcW w:w="869" w:type="dxa"/>
            <w:tcBorders>
              <w:top w:val="nil"/>
              <w:left w:val="nil"/>
              <w:bottom w:val="nil"/>
              <w:right w:val="nil"/>
            </w:tcBorders>
            <w:shd w:val="clear" w:color="auto" w:fill="auto"/>
            <w:noWrap/>
            <w:vAlign w:val="bottom"/>
            <w:hideMark/>
          </w:tcPr>
          <w:p w14:paraId="64344938" w14:textId="77777777" w:rsidR="00402FFE" w:rsidRPr="00402FFE" w:rsidRDefault="00402FFE" w:rsidP="00402FFE">
            <w:pPr>
              <w:spacing w:after="0" w:line="240" w:lineRule="auto"/>
              <w:jc w:val="center"/>
              <w:rPr>
                <w:ins w:id="11647" w:author="Lane, Stefanie" w:date="2023-04-28T12:07:00Z"/>
                <w:rFonts w:ascii="Calibri" w:eastAsia="Times New Roman" w:hAnsi="Calibri" w:cs="Calibri"/>
                <w:color w:val="000000"/>
                <w:rPrChange w:id="11648" w:author="Lane, Stefanie" w:date="2023-04-28T12:07:00Z">
                  <w:rPr>
                    <w:ins w:id="11649" w:author="Lane, Stefanie" w:date="2023-04-28T12:07:00Z"/>
                  </w:rPr>
                </w:rPrChange>
              </w:rPr>
              <w:pPrChange w:id="11650" w:author="Lane, Stefanie" w:date="2023-04-28T12:07:00Z">
                <w:pPr>
                  <w:jc w:val="center"/>
                </w:pPr>
              </w:pPrChange>
            </w:pPr>
            <w:ins w:id="11651" w:author="Lane, Stefanie" w:date="2023-04-28T12:07:00Z">
              <w:r w:rsidRPr="00402FFE">
                <w:rPr>
                  <w:rFonts w:ascii="Calibri" w:eastAsia="Times New Roman" w:hAnsi="Calibri" w:cs="Calibri"/>
                  <w:color w:val="000000"/>
                  <w:rPrChange w:id="11652"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44E9DCA9" w14:textId="77777777" w:rsidR="00402FFE" w:rsidRPr="00402FFE" w:rsidRDefault="00402FFE" w:rsidP="00402FFE">
            <w:pPr>
              <w:spacing w:after="0" w:line="240" w:lineRule="auto"/>
              <w:jc w:val="center"/>
              <w:rPr>
                <w:ins w:id="11653" w:author="Lane, Stefanie" w:date="2023-04-28T12:07:00Z"/>
                <w:rFonts w:ascii="Calibri" w:eastAsia="Times New Roman" w:hAnsi="Calibri" w:cs="Calibri"/>
                <w:color w:val="000000"/>
                <w:rPrChange w:id="11654" w:author="Lane, Stefanie" w:date="2023-04-28T12:07:00Z">
                  <w:rPr>
                    <w:ins w:id="11655" w:author="Lane, Stefanie" w:date="2023-04-28T12:07:00Z"/>
                  </w:rPr>
                </w:rPrChange>
              </w:rPr>
              <w:pPrChange w:id="11656" w:author="Lane, Stefanie" w:date="2023-04-28T12:07:00Z">
                <w:pPr>
                  <w:jc w:val="center"/>
                </w:pPr>
              </w:pPrChange>
            </w:pPr>
            <w:ins w:id="11657" w:author="Lane, Stefanie" w:date="2023-04-28T12:07:00Z">
              <w:r w:rsidRPr="00402FFE">
                <w:rPr>
                  <w:rFonts w:ascii="Calibri" w:eastAsia="Times New Roman" w:hAnsi="Calibri" w:cs="Calibri"/>
                  <w:color w:val="000000"/>
                  <w:rPrChange w:id="11658" w:author="Lane, Stefanie" w:date="2023-04-28T12:07:00Z">
                    <w:rPr/>
                  </w:rPrChange>
                </w:rPr>
                <w:t>0.00</w:t>
              </w:r>
            </w:ins>
          </w:p>
        </w:tc>
        <w:tc>
          <w:tcPr>
            <w:tcW w:w="810" w:type="dxa"/>
            <w:tcBorders>
              <w:top w:val="nil"/>
              <w:left w:val="nil"/>
              <w:bottom w:val="nil"/>
              <w:right w:val="nil"/>
            </w:tcBorders>
            <w:shd w:val="clear" w:color="auto" w:fill="auto"/>
            <w:noWrap/>
            <w:vAlign w:val="bottom"/>
            <w:hideMark/>
          </w:tcPr>
          <w:p w14:paraId="5AC307C6" w14:textId="77777777" w:rsidR="00402FFE" w:rsidRPr="00402FFE" w:rsidRDefault="00402FFE" w:rsidP="00402FFE">
            <w:pPr>
              <w:spacing w:after="0" w:line="240" w:lineRule="auto"/>
              <w:jc w:val="center"/>
              <w:rPr>
                <w:ins w:id="11659" w:author="Lane, Stefanie" w:date="2023-04-28T12:07:00Z"/>
                <w:rFonts w:ascii="Calibri" w:eastAsia="Times New Roman" w:hAnsi="Calibri" w:cs="Calibri"/>
                <w:color w:val="000000"/>
                <w:rPrChange w:id="11660" w:author="Lane, Stefanie" w:date="2023-04-28T12:07:00Z">
                  <w:rPr>
                    <w:ins w:id="11661" w:author="Lane, Stefanie" w:date="2023-04-28T12:07:00Z"/>
                  </w:rPr>
                </w:rPrChange>
              </w:rPr>
              <w:pPrChange w:id="11662" w:author="Lane, Stefanie" w:date="2023-04-28T12:07:00Z">
                <w:pPr>
                  <w:jc w:val="center"/>
                </w:pPr>
              </w:pPrChange>
            </w:pPr>
            <w:ins w:id="11663" w:author="Lane, Stefanie" w:date="2023-04-28T12:07:00Z">
              <w:r w:rsidRPr="00402FFE">
                <w:rPr>
                  <w:rFonts w:ascii="Calibri" w:eastAsia="Times New Roman" w:hAnsi="Calibri" w:cs="Calibri"/>
                  <w:color w:val="000000"/>
                  <w:rPrChange w:id="11664" w:author="Lane, Stefanie" w:date="2023-04-28T12:07:00Z">
                    <w:rPr/>
                  </w:rPrChange>
                </w:rPr>
                <w:t>0.04</w:t>
              </w:r>
            </w:ins>
          </w:p>
        </w:tc>
        <w:tc>
          <w:tcPr>
            <w:tcW w:w="1710" w:type="dxa"/>
            <w:tcBorders>
              <w:top w:val="nil"/>
              <w:left w:val="nil"/>
              <w:bottom w:val="nil"/>
              <w:right w:val="single" w:sz="8" w:space="0" w:color="auto"/>
            </w:tcBorders>
            <w:shd w:val="clear" w:color="auto" w:fill="auto"/>
            <w:noWrap/>
            <w:vAlign w:val="bottom"/>
            <w:hideMark/>
          </w:tcPr>
          <w:p w14:paraId="070E229B" w14:textId="77777777" w:rsidR="00402FFE" w:rsidRPr="00402FFE" w:rsidRDefault="00402FFE" w:rsidP="00402FFE">
            <w:pPr>
              <w:spacing w:after="0" w:line="240" w:lineRule="auto"/>
              <w:jc w:val="center"/>
              <w:rPr>
                <w:ins w:id="11665" w:author="Lane, Stefanie" w:date="2023-04-28T12:07:00Z"/>
                <w:rFonts w:ascii="Calibri" w:eastAsia="Times New Roman" w:hAnsi="Calibri" w:cs="Calibri"/>
                <w:color w:val="000000"/>
                <w:rPrChange w:id="11666" w:author="Lane, Stefanie" w:date="2023-04-28T12:07:00Z">
                  <w:rPr>
                    <w:ins w:id="11667" w:author="Lane, Stefanie" w:date="2023-04-28T12:07:00Z"/>
                  </w:rPr>
                </w:rPrChange>
              </w:rPr>
              <w:pPrChange w:id="11668" w:author="Lane, Stefanie" w:date="2023-04-28T12:07:00Z">
                <w:pPr>
                  <w:jc w:val="center"/>
                </w:pPr>
              </w:pPrChange>
            </w:pPr>
            <w:ins w:id="11669" w:author="Lane, Stefanie" w:date="2023-04-28T12:07:00Z">
              <w:r w:rsidRPr="00402FFE">
                <w:rPr>
                  <w:rFonts w:ascii="Calibri" w:eastAsia="Times New Roman" w:hAnsi="Calibri" w:cs="Calibri"/>
                  <w:color w:val="000000"/>
                  <w:rPrChange w:id="11670" w:author="Lane, Stefanie" w:date="2023-04-28T12:07:00Z">
                    <w:rPr/>
                  </w:rPrChange>
                </w:rPr>
                <w:t>+</w:t>
              </w:r>
            </w:ins>
          </w:p>
        </w:tc>
      </w:tr>
      <w:tr w:rsidR="00402FFE" w:rsidRPr="00402FFE" w14:paraId="67C7000E" w14:textId="77777777" w:rsidTr="00402FFE">
        <w:trPr>
          <w:divId w:val="50731576"/>
          <w:trHeight w:val="290"/>
          <w:ins w:id="11671" w:author="Lane, Stefanie" w:date="2023-04-28T12:07:00Z"/>
        </w:trPr>
        <w:tc>
          <w:tcPr>
            <w:tcW w:w="1311" w:type="dxa"/>
            <w:vMerge/>
            <w:tcBorders>
              <w:top w:val="nil"/>
              <w:left w:val="single" w:sz="8" w:space="0" w:color="auto"/>
              <w:bottom w:val="single" w:sz="8" w:space="0" w:color="000000"/>
              <w:right w:val="nil"/>
            </w:tcBorders>
            <w:vAlign w:val="center"/>
            <w:hideMark/>
          </w:tcPr>
          <w:p w14:paraId="23B29A88" w14:textId="77777777" w:rsidR="00402FFE" w:rsidRPr="00402FFE" w:rsidRDefault="00402FFE" w:rsidP="00402FFE">
            <w:pPr>
              <w:spacing w:after="0" w:line="240" w:lineRule="auto"/>
              <w:rPr>
                <w:ins w:id="11672" w:author="Lane, Stefanie" w:date="2023-04-28T12:07:00Z"/>
                <w:rFonts w:ascii="Calibri" w:eastAsia="Times New Roman" w:hAnsi="Calibri" w:cs="Calibri"/>
                <w:color w:val="000000"/>
                <w:rPrChange w:id="11673" w:author="Lane, Stefanie" w:date="2023-04-28T12:07:00Z">
                  <w:rPr>
                    <w:ins w:id="11674" w:author="Lane, Stefanie" w:date="2023-04-28T12:07:00Z"/>
                  </w:rPr>
                </w:rPrChange>
              </w:rPr>
              <w:pPrChange w:id="11675"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15DF07B6" w14:textId="77777777" w:rsidR="00402FFE" w:rsidRPr="00402FFE" w:rsidRDefault="00402FFE" w:rsidP="00402FFE">
            <w:pPr>
              <w:spacing w:after="0" w:line="240" w:lineRule="auto"/>
              <w:rPr>
                <w:ins w:id="11676" w:author="Lane, Stefanie" w:date="2023-04-28T12:07:00Z"/>
                <w:rFonts w:ascii="Calibri" w:eastAsia="Times New Roman" w:hAnsi="Calibri" w:cs="Calibri"/>
                <w:color w:val="000000"/>
                <w:rPrChange w:id="11677" w:author="Lane, Stefanie" w:date="2023-04-28T12:07:00Z">
                  <w:rPr>
                    <w:ins w:id="11678" w:author="Lane, Stefanie" w:date="2023-04-28T12:07:00Z"/>
                  </w:rPr>
                </w:rPrChange>
              </w:rPr>
              <w:pPrChange w:id="11679"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8377C5A" w14:textId="77777777" w:rsidR="00402FFE" w:rsidRPr="00402FFE" w:rsidRDefault="00402FFE" w:rsidP="00402FFE">
            <w:pPr>
              <w:spacing w:after="0" w:line="240" w:lineRule="auto"/>
              <w:rPr>
                <w:ins w:id="11680" w:author="Lane, Stefanie" w:date="2023-04-28T12:07:00Z"/>
                <w:rFonts w:ascii="Calibri" w:eastAsia="Times New Roman" w:hAnsi="Calibri" w:cs="Calibri"/>
                <w:i/>
                <w:iCs/>
                <w:color w:val="000000"/>
                <w:rPrChange w:id="11681" w:author="Lane, Stefanie" w:date="2023-04-28T12:07:00Z">
                  <w:rPr>
                    <w:ins w:id="11682" w:author="Lane, Stefanie" w:date="2023-04-28T12:07:00Z"/>
                  </w:rPr>
                </w:rPrChange>
              </w:rPr>
              <w:pPrChange w:id="11683" w:author="Lane, Stefanie" w:date="2023-04-28T12:07:00Z">
                <w:pPr/>
              </w:pPrChange>
            </w:pPr>
            <w:ins w:id="11684" w:author="Lane, Stefanie" w:date="2023-04-28T12:07:00Z">
              <w:r w:rsidRPr="00402FFE">
                <w:rPr>
                  <w:rFonts w:ascii="Calibri" w:eastAsia="Times New Roman" w:hAnsi="Calibri" w:cs="Calibri"/>
                  <w:i/>
                  <w:iCs/>
                  <w:color w:val="000000"/>
                  <w:rPrChange w:id="11685" w:author="Lane, Stefanie" w:date="2023-04-28T12:07:00Z">
                    <w:rPr/>
                  </w:rPrChange>
                </w:rPr>
                <w:t>Scirpus microcarpus</w:t>
              </w:r>
            </w:ins>
          </w:p>
        </w:tc>
        <w:tc>
          <w:tcPr>
            <w:tcW w:w="869" w:type="dxa"/>
            <w:tcBorders>
              <w:top w:val="single" w:sz="4" w:space="0" w:color="auto"/>
              <w:left w:val="nil"/>
              <w:bottom w:val="single" w:sz="4" w:space="0" w:color="auto"/>
              <w:right w:val="nil"/>
            </w:tcBorders>
            <w:shd w:val="clear" w:color="auto" w:fill="auto"/>
            <w:noWrap/>
            <w:vAlign w:val="bottom"/>
            <w:hideMark/>
          </w:tcPr>
          <w:p w14:paraId="73AA5B1D" w14:textId="77777777" w:rsidR="00402FFE" w:rsidRPr="00402FFE" w:rsidRDefault="00402FFE" w:rsidP="00402FFE">
            <w:pPr>
              <w:spacing w:after="0" w:line="240" w:lineRule="auto"/>
              <w:jc w:val="center"/>
              <w:rPr>
                <w:ins w:id="11686" w:author="Lane, Stefanie" w:date="2023-04-28T12:07:00Z"/>
                <w:rFonts w:ascii="Calibri" w:eastAsia="Times New Roman" w:hAnsi="Calibri" w:cs="Calibri"/>
                <w:color w:val="000000"/>
                <w:rPrChange w:id="11687" w:author="Lane, Stefanie" w:date="2023-04-28T12:07:00Z">
                  <w:rPr>
                    <w:ins w:id="11688" w:author="Lane, Stefanie" w:date="2023-04-28T12:07:00Z"/>
                  </w:rPr>
                </w:rPrChange>
              </w:rPr>
              <w:pPrChange w:id="11689" w:author="Lane, Stefanie" w:date="2023-04-28T12:07:00Z">
                <w:pPr>
                  <w:jc w:val="center"/>
                </w:pPr>
              </w:pPrChange>
            </w:pPr>
            <w:ins w:id="11690" w:author="Lane, Stefanie" w:date="2023-04-28T12:07:00Z">
              <w:r w:rsidRPr="00402FFE">
                <w:rPr>
                  <w:rFonts w:ascii="Calibri" w:eastAsia="Times New Roman" w:hAnsi="Calibri" w:cs="Calibri"/>
                  <w:color w:val="000000"/>
                  <w:rPrChange w:id="11691"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6976603E" w14:textId="77777777" w:rsidR="00402FFE" w:rsidRPr="00402FFE" w:rsidRDefault="00402FFE" w:rsidP="00402FFE">
            <w:pPr>
              <w:spacing w:after="0" w:line="240" w:lineRule="auto"/>
              <w:jc w:val="center"/>
              <w:rPr>
                <w:ins w:id="11692" w:author="Lane, Stefanie" w:date="2023-04-28T12:07:00Z"/>
                <w:rFonts w:ascii="Calibri" w:eastAsia="Times New Roman" w:hAnsi="Calibri" w:cs="Calibri"/>
                <w:color w:val="000000"/>
                <w:rPrChange w:id="11693" w:author="Lane, Stefanie" w:date="2023-04-28T12:07:00Z">
                  <w:rPr>
                    <w:ins w:id="11694" w:author="Lane, Stefanie" w:date="2023-04-28T12:07:00Z"/>
                  </w:rPr>
                </w:rPrChange>
              </w:rPr>
              <w:pPrChange w:id="11695" w:author="Lane, Stefanie" w:date="2023-04-28T12:07:00Z">
                <w:pPr>
                  <w:jc w:val="center"/>
                </w:pPr>
              </w:pPrChange>
            </w:pPr>
            <w:ins w:id="11696" w:author="Lane, Stefanie" w:date="2023-04-28T12:07:00Z">
              <w:r w:rsidRPr="00402FFE">
                <w:rPr>
                  <w:rFonts w:ascii="Calibri" w:eastAsia="Times New Roman" w:hAnsi="Calibri" w:cs="Calibri"/>
                  <w:color w:val="000000"/>
                  <w:rPrChange w:id="11697" w:author="Lane, Stefanie" w:date="2023-04-28T12:07: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
          <w:p w14:paraId="7D571C56" w14:textId="77777777" w:rsidR="00402FFE" w:rsidRPr="00402FFE" w:rsidRDefault="00402FFE" w:rsidP="00402FFE">
            <w:pPr>
              <w:spacing w:after="0" w:line="240" w:lineRule="auto"/>
              <w:jc w:val="center"/>
              <w:rPr>
                <w:ins w:id="11698" w:author="Lane, Stefanie" w:date="2023-04-28T12:07:00Z"/>
                <w:rFonts w:ascii="Calibri" w:eastAsia="Times New Roman" w:hAnsi="Calibri" w:cs="Calibri"/>
                <w:color w:val="000000"/>
                <w:rPrChange w:id="11699" w:author="Lane, Stefanie" w:date="2023-04-28T12:07:00Z">
                  <w:rPr>
                    <w:ins w:id="11700" w:author="Lane, Stefanie" w:date="2023-04-28T12:07:00Z"/>
                  </w:rPr>
                </w:rPrChange>
              </w:rPr>
              <w:pPrChange w:id="11701" w:author="Lane, Stefanie" w:date="2023-04-28T12:07:00Z">
                <w:pPr>
                  <w:jc w:val="center"/>
                </w:pPr>
              </w:pPrChange>
            </w:pPr>
            <w:ins w:id="11702" w:author="Lane, Stefanie" w:date="2023-04-28T12:07:00Z">
              <w:r w:rsidRPr="00402FFE">
                <w:rPr>
                  <w:rFonts w:ascii="Calibri" w:eastAsia="Times New Roman" w:hAnsi="Calibri" w:cs="Calibri"/>
                  <w:color w:val="000000"/>
                  <w:rPrChange w:id="11703" w:author="Lane, Stefanie" w:date="2023-04-28T12:07:00Z">
                    <w:rPr/>
                  </w:rPrChange>
                </w:rPr>
                <w:t>0.07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1E70C13" w14:textId="77777777" w:rsidR="00402FFE" w:rsidRPr="00402FFE" w:rsidRDefault="00402FFE" w:rsidP="00402FFE">
            <w:pPr>
              <w:spacing w:after="0" w:line="240" w:lineRule="auto"/>
              <w:jc w:val="center"/>
              <w:rPr>
                <w:ins w:id="11704" w:author="Lane, Stefanie" w:date="2023-04-28T12:07:00Z"/>
                <w:rFonts w:ascii="Calibri" w:eastAsia="Times New Roman" w:hAnsi="Calibri" w:cs="Calibri"/>
                <w:color w:val="000000"/>
                <w:rPrChange w:id="11705" w:author="Lane, Stefanie" w:date="2023-04-28T12:07:00Z">
                  <w:rPr>
                    <w:ins w:id="11706" w:author="Lane, Stefanie" w:date="2023-04-28T12:07:00Z"/>
                  </w:rPr>
                </w:rPrChange>
              </w:rPr>
              <w:pPrChange w:id="11707" w:author="Lane, Stefanie" w:date="2023-04-28T12:07:00Z">
                <w:pPr>
                  <w:jc w:val="center"/>
                </w:pPr>
              </w:pPrChange>
            </w:pPr>
            <w:ins w:id="11708" w:author="Lane, Stefanie" w:date="2023-04-28T12:07:00Z">
              <w:r w:rsidRPr="00402FFE">
                <w:rPr>
                  <w:rFonts w:ascii="Calibri" w:eastAsia="Times New Roman" w:hAnsi="Calibri" w:cs="Calibri"/>
                  <w:color w:val="000000"/>
                  <w:rPrChange w:id="11709" w:author="Lane, Stefanie" w:date="2023-04-28T12:07:00Z">
                    <w:rPr/>
                  </w:rPrChange>
                </w:rPr>
                <w:t>+</w:t>
              </w:r>
            </w:ins>
          </w:p>
        </w:tc>
      </w:tr>
      <w:tr w:rsidR="00402FFE" w:rsidRPr="00402FFE" w14:paraId="219C496A" w14:textId="77777777" w:rsidTr="00402FFE">
        <w:trPr>
          <w:divId w:val="50731576"/>
          <w:trHeight w:val="290"/>
          <w:ins w:id="11710" w:author="Lane, Stefanie" w:date="2023-04-28T12:07:00Z"/>
        </w:trPr>
        <w:tc>
          <w:tcPr>
            <w:tcW w:w="1311" w:type="dxa"/>
            <w:vMerge/>
            <w:tcBorders>
              <w:top w:val="nil"/>
              <w:left w:val="single" w:sz="8" w:space="0" w:color="auto"/>
              <w:bottom w:val="single" w:sz="8" w:space="0" w:color="000000"/>
              <w:right w:val="nil"/>
            </w:tcBorders>
            <w:vAlign w:val="center"/>
            <w:hideMark/>
          </w:tcPr>
          <w:p w14:paraId="5859FA0B" w14:textId="77777777" w:rsidR="00402FFE" w:rsidRPr="00402FFE" w:rsidRDefault="00402FFE" w:rsidP="00402FFE">
            <w:pPr>
              <w:spacing w:after="0" w:line="240" w:lineRule="auto"/>
              <w:rPr>
                <w:ins w:id="11711" w:author="Lane, Stefanie" w:date="2023-04-28T12:07:00Z"/>
                <w:rFonts w:ascii="Calibri" w:eastAsia="Times New Roman" w:hAnsi="Calibri" w:cs="Calibri"/>
                <w:color w:val="000000"/>
                <w:rPrChange w:id="11712" w:author="Lane, Stefanie" w:date="2023-04-28T12:07:00Z">
                  <w:rPr>
                    <w:ins w:id="11713" w:author="Lane, Stefanie" w:date="2023-04-28T12:07:00Z"/>
                  </w:rPr>
                </w:rPrChange>
              </w:rPr>
              <w:pPrChange w:id="11714"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0EDA537D" w14:textId="77777777" w:rsidR="00402FFE" w:rsidRPr="00402FFE" w:rsidRDefault="00402FFE" w:rsidP="00402FFE">
            <w:pPr>
              <w:spacing w:after="0" w:line="240" w:lineRule="auto"/>
              <w:rPr>
                <w:ins w:id="11715" w:author="Lane, Stefanie" w:date="2023-04-28T12:07:00Z"/>
                <w:rFonts w:ascii="Calibri" w:eastAsia="Times New Roman" w:hAnsi="Calibri" w:cs="Calibri"/>
                <w:color w:val="000000"/>
                <w:rPrChange w:id="11716" w:author="Lane, Stefanie" w:date="2023-04-28T12:07:00Z">
                  <w:rPr>
                    <w:ins w:id="11717" w:author="Lane, Stefanie" w:date="2023-04-28T12:07:00Z"/>
                  </w:rPr>
                </w:rPrChange>
              </w:rPr>
              <w:pPrChange w:id="11718" w:author="Lane, Stefanie" w:date="2023-04-28T12:07:00Z">
                <w:pPr/>
              </w:pPrChange>
            </w:pPr>
          </w:p>
        </w:tc>
        <w:tc>
          <w:tcPr>
            <w:tcW w:w="3320" w:type="dxa"/>
            <w:tcBorders>
              <w:top w:val="nil"/>
              <w:left w:val="nil"/>
              <w:bottom w:val="nil"/>
              <w:right w:val="nil"/>
            </w:tcBorders>
            <w:shd w:val="clear" w:color="auto" w:fill="auto"/>
            <w:noWrap/>
            <w:vAlign w:val="bottom"/>
            <w:hideMark/>
          </w:tcPr>
          <w:p w14:paraId="68C18D91" w14:textId="77777777" w:rsidR="00402FFE" w:rsidRPr="00402FFE" w:rsidRDefault="00402FFE" w:rsidP="00402FFE">
            <w:pPr>
              <w:spacing w:after="0" w:line="240" w:lineRule="auto"/>
              <w:rPr>
                <w:ins w:id="11719" w:author="Lane, Stefanie" w:date="2023-04-28T12:07:00Z"/>
                <w:rFonts w:ascii="Calibri" w:eastAsia="Times New Roman" w:hAnsi="Calibri" w:cs="Calibri"/>
                <w:i/>
                <w:iCs/>
                <w:color w:val="000000"/>
                <w:rPrChange w:id="11720" w:author="Lane, Stefanie" w:date="2023-04-28T12:07:00Z">
                  <w:rPr>
                    <w:ins w:id="11721" w:author="Lane, Stefanie" w:date="2023-04-28T12:07:00Z"/>
                  </w:rPr>
                </w:rPrChange>
              </w:rPr>
              <w:pPrChange w:id="11722" w:author="Lane, Stefanie" w:date="2023-04-28T12:07:00Z">
                <w:pPr/>
              </w:pPrChange>
            </w:pPr>
            <w:ins w:id="11723" w:author="Lane, Stefanie" w:date="2023-04-28T12:07:00Z">
              <w:r w:rsidRPr="00402FFE">
                <w:rPr>
                  <w:rFonts w:ascii="Calibri" w:eastAsia="Times New Roman" w:hAnsi="Calibri" w:cs="Calibri"/>
                  <w:i/>
                  <w:iCs/>
                  <w:color w:val="000000"/>
                  <w:rPrChange w:id="11724" w:author="Lane, Stefanie" w:date="2023-04-28T12:07:00Z">
                    <w:rPr/>
                  </w:rPrChange>
                </w:rPr>
                <w:t>Equisetum palustre</w:t>
              </w:r>
            </w:ins>
          </w:p>
        </w:tc>
        <w:tc>
          <w:tcPr>
            <w:tcW w:w="869" w:type="dxa"/>
            <w:tcBorders>
              <w:top w:val="nil"/>
              <w:left w:val="nil"/>
              <w:bottom w:val="nil"/>
              <w:right w:val="nil"/>
            </w:tcBorders>
            <w:shd w:val="clear" w:color="auto" w:fill="auto"/>
            <w:noWrap/>
            <w:vAlign w:val="bottom"/>
            <w:hideMark/>
          </w:tcPr>
          <w:p w14:paraId="6460E57D" w14:textId="77777777" w:rsidR="00402FFE" w:rsidRPr="00402FFE" w:rsidRDefault="00402FFE" w:rsidP="00402FFE">
            <w:pPr>
              <w:spacing w:after="0" w:line="240" w:lineRule="auto"/>
              <w:jc w:val="center"/>
              <w:rPr>
                <w:ins w:id="11725" w:author="Lane, Stefanie" w:date="2023-04-28T12:07:00Z"/>
                <w:rFonts w:ascii="Calibri" w:eastAsia="Times New Roman" w:hAnsi="Calibri" w:cs="Calibri"/>
                <w:color w:val="000000"/>
                <w:rPrChange w:id="11726" w:author="Lane, Stefanie" w:date="2023-04-28T12:07:00Z">
                  <w:rPr>
                    <w:ins w:id="11727" w:author="Lane, Stefanie" w:date="2023-04-28T12:07:00Z"/>
                  </w:rPr>
                </w:rPrChange>
              </w:rPr>
              <w:pPrChange w:id="11728" w:author="Lane, Stefanie" w:date="2023-04-28T12:07:00Z">
                <w:pPr>
                  <w:jc w:val="center"/>
                </w:pPr>
              </w:pPrChange>
            </w:pPr>
            <w:ins w:id="11729" w:author="Lane, Stefanie" w:date="2023-04-28T12:07:00Z">
              <w:r w:rsidRPr="00402FFE">
                <w:rPr>
                  <w:rFonts w:ascii="Calibri" w:eastAsia="Times New Roman" w:hAnsi="Calibri" w:cs="Calibri"/>
                  <w:color w:val="000000"/>
                  <w:rPrChange w:id="11730" w:author="Lane, Stefanie" w:date="2023-04-28T12:07:00Z">
                    <w:rPr/>
                  </w:rPrChange>
                </w:rPr>
                <w:t>0.00</w:t>
              </w:r>
            </w:ins>
          </w:p>
        </w:tc>
        <w:tc>
          <w:tcPr>
            <w:tcW w:w="990" w:type="dxa"/>
            <w:tcBorders>
              <w:top w:val="nil"/>
              <w:left w:val="nil"/>
              <w:bottom w:val="nil"/>
              <w:right w:val="nil"/>
            </w:tcBorders>
            <w:shd w:val="clear" w:color="auto" w:fill="auto"/>
            <w:noWrap/>
            <w:vAlign w:val="bottom"/>
            <w:hideMark/>
          </w:tcPr>
          <w:p w14:paraId="7450E93D" w14:textId="77777777" w:rsidR="00402FFE" w:rsidRPr="00402FFE" w:rsidRDefault="00402FFE" w:rsidP="00402FFE">
            <w:pPr>
              <w:spacing w:after="0" w:line="240" w:lineRule="auto"/>
              <w:jc w:val="center"/>
              <w:rPr>
                <w:ins w:id="11731" w:author="Lane, Stefanie" w:date="2023-04-28T12:07:00Z"/>
                <w:rFonts w:ascii="Calibri" w:eastAsia="Times New Roman" w:hAnsi="Calibri" w:cs="Calibri"/>
                <w:color w:val="000000"/>
                <w:rPrChange w:id="11732" w:author="Lane, Stefanie" w:date="2023-04-28T12:07:00Z">
                  <w:rPr>
                    <w:ins w:id="11733" w:author="Lane, Stefanie" w:date="2023-04-28T12:07:00Z"/>
                  </w:rPr>
                </w:rPrChange>
              </w:rPr>
              <w:pPrChange w:id="11734" w:author="Lane, Stefanie" w:date="2023-04-28T12:07:00Z">
                <w:pPr>
                  <w:jc w:val="center"/>
                </w:pPr>
              </w:pPrChange>
            </w:pPr>
            <w:ins w:id="11735" w:author="Lane, Stefanie" w:date="2023-04-28T12:07:00Z">
              <w:r w:rsidRPr="00402FFE">
                <w:rPr>
                  <w:rFonts w:ascii="Calibri" w:eastAsia="Times New Roman" w:hAnsi="Calibri" w:cs="Calibri"/>
                  <w:color w:val="000000"/>
                  <w:rPrChange w:id="11736" w:author="Lane, Stefanie" w:date="2023-04-28T12:07:00Z">
                    <w:rPr/>
                  </w:rPrChange>
                </w:rPr>
                <w:t>0.19</w:t>
              </w:r>
            </w:ins>
          </w:p>
        </w:tc>
        <w:tc>
          <w:tcPr>
            <w:tcW w:w="810" w:type="dxa"/>
            <w:tcBorders>
              <w:top w:val="nil"/>
              <w:left w:val="nil"/>
              <w:bottom w:val="nil"/>
              <w:right w:val="nil"/>
            </w:tcBorders>
            <w:shd w:val="clear" w:color="auto" w:fill="auto"/>
            <w:noWrap/>
            <w:vAlign w:val="bottom"/>
            <w:hideMark/>
          </w:tcPr>
          <w:p w14:paraId="5F10BA86" w14:textId="77777777" w:rsidR="00402FFE" w:rsidRPr="00402FFE" w:rsidRDefault="00402FFE" w:rsidP="00402FFE">
            <w:pPr>
              <w:spacing w:after="0" w:line="240" w:lineRule="auto"/>
              <w:jc w:val="center"/>
              <w:rPr>
                <w:ins w:id="11737" w:author="Lane, Stefanie" w:date="2023-04-28T12:07:00Z"/>
                <w:rFonts w:ascii="Calibri" w:eastAsia="Times New Roman" w:hAnsi="Calibri" w:cs="Calibri"/>
                <w:color w:val="000000"/>
                <w:rPrChange w:id="11738" w:author="Lane, Stefanie" w:date="2023-04-28T12:07:00Z">
                  <w:rPr>
                    <w:ins w:id="11739" w:author="Lane, Stefanie" w:date="2023-04-28T12:07:00Z"/>
                  </w:rPr>
                </w:rPrChange>
              </w:rPr>
              <w:pPrChange w:id="11740" w:author="Lane, Stefanie" w:date="2023-04-28T12:07:00Z">
                <w:pPr>
                  <w:jc w:val="center"/>
                </w:pPr>
              </w:pPrChange>
            </w:pPr>
            <w:ins w:id="11741" w:author="Lane, Stefanie" w:date="2023-04-28T12:07:00Z">
              <w:r w:rsidRPr="00402FFE">
                <w:rPr>
                  <w:rFonts w:ascii="Calibri" w:eastAsia="Times New Roman" w:hAnsi="Calibri" w:cs="Calibri"/>
                  <w:color w:val="000000"/>
                  <w:rPrChange w:id="11742" w:author="Lane, Stefanie" w:date="2023-04-28T12:07:00Z">
                    <w:rPr/>
                  </w:rPrChange>
                </w:rPr>
                <w:t>0.00</w:t>
              </w:r>
            </w:ins>
          </w:p>
        </w:tc>
        <w:tc>
          <w:tcPr>
            <w:tcW w:w="1710" w:type="dxa"/>
            <w:tcBorders>
              <w:top w:val="nil"/>
              <w:left w:val="nil"/>
              <w:bottom w:val="nil"/>
              <w:right w:val="single" w:sz="8" w:space="0" w:color="auto"/>
            </w:tcBorders>
            <w:shd w:val="clear" w:color="auto" w:fill="auto"/>
            <w:noWrap/>
            <w:vAlign w:val="bottom"/>
            <w:hideMark/>
          </w:tcPr>
          <w:p w14:paraId="1FD0A024" w14:textId="77777777" w:rsidR="00402FFE" w:rsidRPr="00402FFE" w:rsidRDefault="00402FFE" w:rsidP="00402FFE">
            <w:pPr>
              <w:spacing w:after="0" w:line="240" w:lineRule="auto"/>
              <w:jc w:val="center"/>
              <w:rPr>
                <w:ins w:id="11743" w:author="Lane, Stefanie" w:date="2023-04-28T12:07:00Z"/>
                <w:rFonts w:ascii="Calibri" w:eastAsia="Times New Roman" w:hAnsi="Calibri" w:cs="Calibri"/>
                <w:color w:val="000000"/>
                <w:rPrChange w:id="11744" w:author="Lane, Stefanie" w:date="2023-04-28T12:07:00Z">
                  <w:rPr>
                    <w:ins w:id="11745" w:author="Lane, Stefanie" w:date="2023-04-28T12:07:00Z"/>
                  </w:rPr>
                </w:rPrChange>
              </w:rPr>
              <w:pPrChange w:id="11746" w:author="Lane, Stefanie" w:date="2023-04-28T12:07:00Z">
                <w:pPr>
                  <w:jc w:val="center"/>
                </w:pPr>
              </w:pPrChange>
            </w:pPr>
            <w:ins w:id="11747" w:author="Lane, Stefanie" w:date="2023-04-28T12:07:00Z">
              <w:r w:rsidRPr="00402FFE">
                <w:rPr>
                  <w:rFonts w:ascii="Calibri" w:eastAsia="Times New Roman" w:hAnsi="Calibri" w:cs="Calibri"/>
                  <w:color w:val="000000"/>
                  <w:rPrChange w:id="11748" w:author="Lane, Stefanie" w:date="2023-04-28T12:07:00Z">
                    <w:rPr/>
                  </w:rPrChange>
                </w:rPr>
                <w:t>NA</w:t>
              </w:r>
            </w:ins>
          </w:p>
        </w:tc>
      </w:tr>
      <w:tr w:rsidR="00402FFE" w:rsidRPr="00402FFE" w14:paraId="2CA6F59C" w14:textId="77777777" w:rsidTr="00402FFE">
        <w:trPr>
          <w:divId w:val="50731576"/>
          <w:trHeight w:val="290"/>
          <w:ins w:id="11749" w:author="Lane, Stefanie" w:date="2023-04-28T12:07:00Z"/>
        </w:trPr>
        <w:tc>
          <w:tcPr>
            <w:tcW w:w="1311" w:type="dxa"/>
            <w:vMerge/>
            <w:tcBorders>
              <w:top w:val="nil"/>
              <w:left w:val="single" w:sz="8" w:space="0" w:color="auto"/>
              <w:bottom w:val="single" w:sz="8" w:space="0" w:color="000000"/>
              <w:right w:val="nil"/>
            </w:tcBorders>
            <w:vAlign w:val="center"/>
            <w:hideMark/>
          </w:tcPr>
          <w:p w14:paraId="03B9342A" w14:textId="77777777" w:rsidR="00402FFE" w:rsidRPr="00402FFE" w:rsidRDefault="00402FFE" w:rsidP="00402FFE">
            <w:pPr>
              <w:spacing w:after="0" w:line="240" w:lineRule="auto"/>
              <w:rPr>
                <w:ins w:id="11750" w:author="Lane, Stefanie" w:date="2023-04-28T12:07:00Z"/>
                <w:rFonts w:ascii="Calibri" w:eastAsia="Times New Roman" w:hAnsi="Calibri" w:cs="Calibri"/>
                <w:color w:val="000000"/>
                <w:rPrChange w:id="11751" w:author="Lane, Stefanie" w:date="2023-04-28T12:07:00Z">
                  <w:rPr>
                    <w:ins w:id="11752" w:author="Lane, Stefanie" w:date="2023-04-28T12:07:00Z"/>
                  </w:rPr>
                </w:rPrChange>
              </w:rPr>
              <w:pPrChange w:id="11753"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312DBC3" w14:textId="77777777" w:rsidR="00402FFE" w:rsidRPr="00402FFE" w:rsidRDefault="00402FFE" w:rsidP="00402FFE">
            <w:pPr>
              <w:spacing w:after="0" w:line="240" w:lineRule="auto"/>
              <w:rPr>
                <w:ins w:id="11754" w:author="Lane, Stefanie" w:date="2023-04-28T12:07:00Z"/>
                <w:rFonts w:ascii="Calibri" w:eastAsia="Times New Roman" w:hAnsi="Calibri" w:cs="Calibri"/>
                <w:color w:val="000000"/>
                <w:rPrChange w:id="11755" w:author="Lane, Stefanie" w:date="2023-04-28T12:07:00Z">
                  <w:rPr>
                    <w:ins w:id="11756" w:author="Lane, Stefanie" w:date="2023-04-28T12:07:00Z"/>
                  </w:rPr>
                </w:rPrChange>
              </w:rPr>
              <w:pPrChange w:id="11757" w:author="Lane, Stefanie" w:date="2023-04-28T12:07:00Z">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585C3FF" w14:textId="77777777" w:rsidR="00402FFE" w:rsidRPr="00402FFE" w:rsidRDefault="00402FFE" w:rsidP="00402FFE">
            <w:pPr>
              <w:spacing w:after="0" w:line="240" w:lineRule="auto"/>
              <w:rPr>
                <w:ins w:id="11758" w:author="Lane, Stefanie" w:date="2023-04-28T12:07:00Z"/>
                <w:rFonts w:ascii="Calibri" w:eastAsia="Times New Roman" w:hAnsi="Calibri" w:cs="Calibri"/>
                <w:i/>
                <w:iCs/>
                <w:color w:val="000000"/>
                <w:rPrChange w:id="11759" w:author="Lane, Stefanie" w:date="2023-04-28T12:07:00Z">
                  <w:rPr>
                    <w:ins w:id="11760" w:author="Lane, Stefanie" w:date="2023-04-28T12:07:00Z"/>
                  </w:rPr>
                </w:rPrChange>
              </w:rPr>
              <w:pPrChange w:id="11761" w:author="Lane, Stefanie" w:date="2023-04-28T12:07:00Z">
                <w:pPr/>
              </w:pPrChange>
            </w:pPr>
            <w:ins w:id="11762" w:author="Lane, Stefanie" w:date="2023-04-28T12:07:00Z">
              <w:r w:rsidRPr="00402FFE">
                <w:rPr>
                  <w:rFonts w:ascii="Calibri" w:eastAsia="Times New Roman" w:hAnsi="Calibri" w:cs="Calibri"/>
                  <w:i/>
                  <w:iCs/>
                  <w:color w:val="000000"/>
                  <w:rPrChange w:id="11763" w:author="Lane, Stefanie" w:date="2023-04-28T12:07:00Z">
                    <w:rPr/>
                  </w:rPrChange>
                </w:rPr>
                <w:t>Lysichiton americanum</w:t>
              </w:r>
            </w:ins>
          </w:p>
        </w:tc>
        <w:tc>
          <w:tcPr>
            <w:tcW w:w="869" w:type="dxa"/>
            <w:tcBorders>
              <w:top w:val="single" w:sz="4" w:space="0" w:color="auto"/>
              <w:left w:val="nil"/>
              <w:bottom w:val="single" w:sz="4" w:space="0" w:color="auto"/>
              <w:right w:val="nil"/>
            </w:tcBorders>
            <w:shd w:val="clear" w:color="auto" w:fill="auto"/>
            <w:noWrap/>
            <w:vAlign w:val="bottom"/>
            <w:hideMark/>
          </w:tcPr>
          <w:p w14:paraId="67BCE6B9" w14:textId="77777777" w:rsidR="00402FFE" w:rsidRPr="00402FFE" w:rsidRDefault="00402FFE" w:rsidP="00402FFE">
            <w:pPr>
              <w:spacing w:after="0" w:line="240" w:lineRule="auto"/>
              <w:jc w:val="center"/>
              <w:rPr>
                <w:ins w:id="11764" w:author="Lane, Stefanie" w:date="2023-04-28T12:07:00Z"/>
                <w:rFonts w:ascii="Calibri" w:eastAsia="Times New Roman" w:hAnsi="Calibri" w:cs="Calibri"/>
                <w:color w:val="000000"/>
                <w:rPrChange w:id="11765" w:author="Lane, Stefanie" w:date="2023-04-28T12:07:00Z">
                  <w:rPr>
                    <w:ins w:id="11766" w:author="Lane, Stefanie" w:date="2023-04-28T12:07:00Z"/>
                  </w:rPr>
                </w:rPrChange>
              </w:rPr>
              <w:pPrChange w:id="11767" w:author="Lane, Stefanie" w:date="2023-04-28T12:07:00Z">
                <w:pPr>
                  <w:jc w:val="center"/>
                </w:pPr>
              </w:pPrChange>
            </w:pPr>
            <w:ins w:id="11768" w:author="Lane, Stefanie" w:date="2023-04-28T12:07:00Z">
              <w:r w:rsidRPr="00402FFE">
                <w:rPr>
                  <w:rFonts w:ascii="Calibri" w:eastAsia="Times New Roman" w:hAnsi="Calibri" w:cs="Calibri"/>
                  <w:color w:val="000000"/>
                  <w:rPrChange w:id="11769" w:author="Lane, Stefanie" w:date="2023-04-28T12:07: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
          <w:p w14:paraId="54EC4649" w14:textId="77777777" w:rsidR="00402FFE" w:rsidRPr="00402FFE" w:rsidRDefault="00402FFE" w:rsidP="00402FFE">
            <w:pPr>
              <w:spacing w:after="0" w:line="240" w:lineRule="auto"/>
              <w:jc w:val="center"/>
              <w:rPr>
                <w:ins w:id="11770" w:author="Lane, Stefanie" w:date="2023-04-28T12:07:00Z"/>
                <w:rFonts w:ascii="Calibri" w:eastAsia="Times New Roman" w:hAnsi="Calibri" w:cs="Calibri"/>
                <w:color w:val="000000"/>
                <w:rPrChange w:id="11771" w:author="Lane, Stefanie" w:date="2023-04-28T12:07:00Z">
                  <w:rPr>
                    <w:ins w:id="11772" w:author="Lane, Stefanie" w:date="2023-04-28T12:07:00Z"/>
                  </w:rPr>
                </w:rPrChange>
              </w:rPr>
              <w:pPrChange w:id="11773" w:author="Lane, Stefanie" w:date="2023-04-28T12:07:00Z">
                <w:pPr>
                  <w:jc w:val="center"/>
                </w:pPr>
              </w:pPrChange>
            </w:pPr>
            <w:ins w:id="11774" w:author="Lane, Stefanie" w:date="2023-04-28T12:07:00Z">
              <w:r w:rsidRPr="00402FFE">
                <w:rPr>
                  <w:rFonts w:ascii="Calibri" w:eastAsia="Times New Roman" w:hAnsi="Calibri" w:cs="Calibri"/>
                  <w:color w:val="000000"/>
                  <w:rPrChange w:id="11775" w:author="Lane, Stefanie" w:date="2023-04-28T12:07:00Z">
                    <w:rPr/>
                  </w:rPrChange>
                </w:rPr>
                <w:t>0.03</w:t>
              </w:r>
            </w:ins>
          </w:p>
        </w:tc>
        <w:tc>
          <w:tcPr>
            <w:tcW w:w="810" w:type="dxa"/>
            <w:tcBorders>
              <w:top w:val="single" w:sz="4" w:space="0" w:color="auto"/>
              <w:left w:val="nil"/>
              <w:bottom w:val="single" w:sz="4" w:space="0" w:color="auto"/>
              <w:right w:val="nil"/>
            </w:tcBorders>
            <w:shd w:val="clear" w:color="auto" w:fill="auto"/>
            <w:noWrap/>
            <w:vAlign w:val="bottom"/>
            <w:hideMark/>
          </w:tcPr>
          <w:p w14:paraId="07513AC3" w14:textId="77777777" w:rsidR="00402FFE" w:rsidRPr="00402FFE" w:rsidRDefault="00402FFE" w:rsidP="00402FFE">
            <w:pPr>
              <w:spacing w:after="0" w:line="240" w:lineRule="auto"/>
              <w:jc w:val="center"/>
              <w:rPr>
                <w:ins w:id="11776" w:author="Lane, Stefanie" w:date="2023-04-28T12:07:00Z"/>
                <w:rFonts w:ascii="Calibri" w:eastAsia="Times New Roman" w:hAnsi="Calibri" w:cs="Calibri"/>
                <w:color w:val="000000"/>
                <w:rPrChange w:id="11777" w:author="Lane, Stefanie" w:date="2023-04-28T12:07:00Z">
                  <w:rPr>
                    <w:ins w:id="11778" w:author="Lane, Stefanie" w:date="2023-04-28T12:07:00Z"/>
                  </w:rPr>
                </w:rPrChange>
              </w:rPr>
              <w:pPrChange w:id="11779" w:author="Lane, Stefanie" w:date="2023-04-28T12:07:00Z">
                <w:pPr>
                  <w:jc w:val="center"/>
                </w:pPr>
              </w:pPrChange>
            </w:pPr>
            <w:ins w:id="11780" w:author="Lane, Stefanie" w:date="2023-04-28T12:07:00Z">
              <w:r w:rsidRPr="00402FFE">
                <w:rPr>
                  <w:rFonts w:ascii="Calibri" w:eastAsia="Times New Roman" w:hAnsi="Calibri" w:cs="Calibri"/>
                  <w:color w:val="000000"/>
                  <w:rPrChange w:id="11781" w:author="Lane, Stefanie" w:date="2023-04-28T12:07: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247EEF4" w14:textId="77777777" w:rsidR="00402FFE" w:rsidRPr="00402FFE" w:rsidRDefault="00402FFE" w:rsidP="00402FFE">
            <w:pPr>
              <w:spacing w:after="0" w:line="240" w:lineRule="auto"/>
              <w:jc w:val="center"/>
              <w:rPr>
                <w:ins w:id="11782" w:author="Lane, Stefanie" w:date="2023-04-28T12:07:00Z"/>
                <w:rFonts w:ascii="Calibri" w:eastAsia="Times New Roman" w:hAnsi="Calibri" w:cs="Calibri"/>
                <w:color w:val="000000"/>
                <w:rPrChange w:id="11783" w:author="Lane, Stefanie" w:date="2023-04-28T12:07:00Z">
                  <w:rPr>
                    <w:ins w:id="11784" w:author="Lane, Stefanie" w:date="2023-04-28T12:07:00Z"/>
                  </w:rPr>
                </w:rPrChange>
              </w:rPr>
              <w:pPrChange w:id="11785" w:author="Lane, Stefanie" w:date="2023-04-28T12:07:00Z">
                <w:pPr>
                  <w:jc w:val="center"/>
                </w:pPr>
              </w:pPrChange>
            </w:pPr>
            <w:ins w:id="11786" w:author="Lane, Stefanie" w:date="2023-04-28T12:07:00Z">
              <w:r w:rsidRPr="00402FFE">
                <w:rPr>
                  <w:rFonts w:ascii="Calibri" w:eastAsia="Times New Roman" w:hAnsi="Calibri" w:cs="Calibri"/>
                  <w:color w:val="000000"/>
                  <w:rPrChange w:id="11787" w:author="Lane, Stefanie" w:date="2023-04-28T12:07:00Z">
                    <w:rPr/>
                  </w:rPrChange>
                </w:rPr>
                <w:t>NA</w:t>
              </w:r>
            </w:ins>
          </w:p>
        </w:tc>
      </w:tr>
      <w:tr w:rsidR="00402FFE" w:rsidRPr="00402FFE" w14:paraId="588EF683" w14:textId="77777777" w:rsidTr="00402FFE">
        <w:trPr>
          <w:divId w:val="50731576"/>
          <w:trHeight w:val="300"/>
          <w:ins w:id="11788" w:author="Lane, Stefanie" w:date="2023-04-28T12:07:00Z"/>
        </w:trPr>
        <w:tc>
          <w:tcPr>
            <w:tcW w:w="1311" w:type="dxa"/>
            <w:vMerge/>
            <w:tcBorders>
              <w:top w:val="nil"/>
              <w:left w:val="single" w:sz="8" w:space="0" w:color="auto"/>
              <w:bottom w:val="single" w:sz="8" w:space="0" w:color="000000"/>
              <w:right w:val="nil"/>
            </w:tcBorders>
            <w:vAlign w:val="center"/>
            <w:hideMark/>
          </w:tcPr>
          <w:p w14:paraId="1C293BE3" w14:textId="77777777" w:rsidR="00402FFE" w:rsidRPr="00402FFE" w:rsidRDefault="00402FFE" w:rsidP="00402FFE">
            <w:pPr>
              <w:spacing w:after="0" w:line="240" w:lineRule="auto"/>
              <w:rPr>
                <w:ins w:id="11789" w:author="Lane, Stefanie" w:date="2023-04-28T12:07:00Z"/>
                <w:rFonts w:ascii="Calibri" w:eastAsia="Times New Roman" w:hAnsi="Calibri" w:cs="Calibri"/>
                <w:color w:val="000000"/>
                <w:rPrChange w:id="11790" w:author="Lane, Stefanie" w:date="2023-04-28T12:07:00Z">
                  <w:rPr>
                    <w:ins w:id="11791" w:author="Lane, Stefanie" w:date="2023-04-28T12:07:00Z"/>
                  </w:rPr>
                </w:rPrChange>
              </w:rPr>
              <w:pPrChange w:id="11792" w:author="Lane, Stefanie" w:date="2023-04-28T12:07:00Z">
                <w:pPr/>
              </w:pPrChange>
            </w:pPr>
          </w:p>
        </w:tc>
        <w:tc>
          <w:tcPr>
            <w:tcW w:w="1160" w:type="dxa"/>
            <w:vMerge/>
            <w:tcBorders>
              <w:top w:val="nil"/>
              <w:left w:val="single" w:sz="8" w:space="0" w:color="auto"/>
              <w:bottom w:val="single" w:sz="8" w:space="0" w:color="000000"/>
              <w:right w:val="nil"/>
            </w:tcBorders>
            <w:vAlign w:val="center"/>
            <w:hideMark/>
          </w:tcPr>
          <w:p w14:paraId="74EB419D" w14:textId="77777777" w:rsidR="00402FFE" w:rsidRPr="00402FFE" w:rsidRDefault="00402FFE" w:rsidP="00402FFE">
            <w:pPr>
              <w:spacing w:after="0" w:line="240" w:lineRule="auto"/>
              <w:rPr>
                <w:ins w:id="11793" w:author="Lane, Stefanie" w:date="2023-04-28T12:07:00Z"/>
                <w:rFonts w:ascii="Calibri" w:eastAsia="Times New Roman" w:hAnsi="Calibri" w:cs="Calibri"/>
                <w:color w:val="000000"/>
                <w:rPrChange w:id="11794" w:author="Lane, Stefanie" w:date="2023-04-28T12:07:00Z">
                  <w:rPr>
                    <w:ins w:id="11795" w:author="Lane, Stefanie" w:date="2023-04-28T12:07:00Z"/>
                  </w:rPr>
                </w:rPrChange>
              </w:rPr>
              <w:pPrChange w:id="11796" w:author="Lane, Stefanie" w:date="2023-04-28T12:07:00Z">
                <w:pPr/>
              </w:pPrChange>
            </w:pPr>
          </w:p>
        </w:tc>
        <w:tc>
          <w:tcPr>
            <w:tcW w:w="3320" w:type="dxa"/>
            <w:tcBorders>
              <w:top w:val="nil"/>
              <w:left w:val="nil"/>
              <w:bottom w:val="single" w:sz="8" w:space="0" w:color="auto"/>
              <w:right w:val="nil"/>
            </w:tcBorders>
            <w:shd w:val="clear" w:color="auto" w:fill="auto"/>
            <w:noWrap/>
            <w:vAlign w:val="bottom"/>
            <w:hideMark/>
          </w:tcPr>
          <w:p w14:paraId="00410F30" w14:textId="77777777" w:rsidR="00402FFE" w:rsidRPr="00402FFE" w:rsidRDefault="00402FFE" w:rsidP="00402FFE">
            <w:pPr>
              <w:spacing w:after="0" w:line="240" w:lineRule="auto"/>
              <w:rPr>
                <w:ins w:id="11797" w:author="Lane, Stefanie" w:date="2023-04-28T12:07:00Z"/>
                <w:rFonts w:ascii="Calibri" w:eastAsia="Times New Roman" w:hAnsi="Calibri" w:cs="Calibri"/>
                <w:i/>
                <w:iCs/>
                <w:color w:val="000000"/>
                <w:rPrChange w:id="11798" w:author="Lane, Stefanie" w:date="2023-04-28T12:07:00Z">
                  <w:rPr>
                    <w:ins w:id="11799" w:author="Lane, Stefanie" w:date="2023-04-28T12:07:00Z"/>
                  </w:rPr>
                </w:rPrChange>
              </w:rPr>
              <w:pPrChange w:id="11800" w:author="Lane, Stefanie" w:date="2023-04-28T12:07:00Z">
                <w:pPr/>
              </w:pPrChange>
            </w:pPr>
            <w:ins w:id="11801" w:author="Lane, Stefanie" w:date="2023-04-28T12:07:00Z">
              <w:r w:rsidRPr="00402FFE">
                <w:rPr>
                  <w:rFonts w:ascii="Calibri" w:eastAsia="Times New Roman" w:hAnsi="Calibri" w:cs="Calibri"/>
                  <w:i/>
                  <w:iCs/>
                  <w:color w:val="000000"/>
                  <w:rPrChange w:id="11802" w:author="Lane, Stefanie" w:date="2023-04-28T12:07:00Z">
                    <w:rPr/>
                  </w:rPrChange>
                </w:rPr>
                <w:t>Salix sitchensis</w:t>
              </w:r>
            </w:ins>
          </w:p>
        </w:tc>
        <w:tc>
          <w:tcPr>
            <w:tcW w:w="869" w:type="dxa"/>
            <w:tcBorders>
              <w:top w:val="nil"/>
              <w:left w:val="nil"/>
              <w:bottom w:val="single" w:sz="8" w:space="0" w:color="auto"/>
              <w:right w:val="nil"/>
            </w:tcBorders>
            <w:shd w:val="clear" w:color="auto" w:fill="auto"/>
            <w:noWrap/>
            <w:vAlign w:val="bottom"/>
            <w:hideMark/>
          </w:tcPr>
          <w:p w14:paraId="5AF04E52" w14:textId="77777777" w:rsidR="00402FFE" w:rsidRPr="00402FFE" w:rsidRDefault="00402FFE" w:rsidP="00402FFE">
            <w:pPr>
              <w:spacing w:after="0" w:line="240" w:lineRule="auto"/>
              <w:jc w:val="center"/>
              <w:rPr>
                <w:ins w:id="11803" w:author="Lane, Stefanie" w:date="2023-04-28T12:07:00Z"/>
                <w:rFonts w:ascii="Calibri" w:eastAsia="Times New Roman" w:hAnsi="Calibri" w:cs="Calibri"/>
                <w:color w:val="000000"/>
                <w:rPrChange w:id="11804" w:author="Lane, Stefanie" w:date="2023-04-28T12:07:00Z">
                  <w:rPr>
                    <w:ins w:id="11805" w:author="Lane, Stefanie" w:date="2023-04-28T12:07:00Z"/>
                  </w:rPr>
                </w:rPrChange>
              </w:rPr>
              <w:pPrChange w:id="11806" w:author="Lane, Stefanie" w:date="2023-04-28T12:07:00Z">
                <w:pPr>
                  <w:jc w:val="center"/>
                </w:pPr>
              </w:pPrChange>
            </w:pPr>
            <w:ins w:id="11807" w:author="Lane, Stefanie" w:date="2023-04-28T12:07:00Z">
              <w:r w:rsidRPr="00402FFE">
                <w:rPr>
                  <w:rFonts w:ascii="Calibri" w:eastAsia="Times New Roman" w:hAnsi="Calibri" w:cs="Calibri"/>
                  <w:color w:val="000000"/>
                  <w:rPrChange w:id="11808" w:author="Lane, Stefanie" w:date="2023-04-28T12:07:00Z">
                    <w:rPr/>
                  </w:rPrChange>
                </w:rPr>
                <w:t>0.00</w:t>
              </w:r>
            </w:ins>
          </w:p>
        </w:tc>
        <w:tc>
          <w:tcPr>
            <w:tcW w:w="990" w:type="dxa"/>
            <w:tcBorders>
              <w:top w:val="nil"/>
              <w:left w:val="nil"/>
              <w:bottom w:val="single" w:sz="8" w:space="0" w:color="auto"/>
              <w:right w:val="nil"/>
            </w:tcBorders>
            <w:shd w:val="clear" w:color="auto" w:fill="auto"/>
            <w:noWrap/>
            <w:vAlign w:val="bottom"/>
            <w:hideMark/>
          </w:tcPr>
          <w:p w14:paraId="4FF98E3C" w14:textId="77777777" w:rsidR="00402FFE" w:rsidRPr="00402FFE" w:rsidRDefault="00402FFE" w:rsidP="00402FFE">
            <w:pPr>
              <w:spacing w:after="0" w:line="240" w:lineRule="auto"/>
              <w:jc w:val="center"/>
              <w:rPr>
                <w:ins w:id="11809" w:author="Lane, Stefanie" w:date="2023-04-28T12:07:00Z"/>
                <w:rFonts w:ascii="Calibri" w:eastAsia="Times New Roman" w:hAnsi="Calibri" w:cs="Calibri"/>
                <w:color w:val="000000"/>
                <w:rPrChange w:id="11810" w:author="Lane, Stefanie" w:date="2023-04-28T12:07:00Z">
                  <w:rPr>
                    <w:ins w:id="11811" w:author="Lane, Stefanie" w:date="2023-04-28T12:07:00Z"/>
                  </w:rPr>
                </w:rPrChange>
              </w:rPr>
              <w:pPrChange w:id="11812" w:author="Lane, Stefanie" w:date="2023-04-28T12:07:00Z">
                <w:pPr>
                  <w:jc w:val="center"/>
                </w:pPr>
              </w:pPrChange>
            </w:pPr>
            <w:ins w:id="11813" w:author="Lane, Stefanie" w:date="2023-04-28T12:07:00Z">
              <w:r w:rsidRPr="00402FFE">
                <w:rPr>
                  <w:rFonts w:ascii="Calibri" w:eastAsia="Times New Roman" w:hAnsi="Calibri" w:cs="Calibri"/>
                  <w:color w:val="000000"/>
                  <w:rPrChange w:id="11814" w:author="Lane, Stefanie" w:date="2023-04-28T12:07:00Z">
                    <w:rPr/>
                  </w:rPrChange>
                </w:rPr>
                <w:t>0.06</w:t>
              </w:r>
            </w:ins>
          </w:p>
        </w:tc>
        <w:tc>
          <w:tcPr>
            <w:tcW w:w="810" w:type="dxa"/>
            <w:tcBorders>
              <w:top w:val="nil"/>
              <w:left w:val="nil"/>
              <w:bottom w:val="single" w:sz="8" w:space="0" w:color="auto"/>
              <w:right w:val="nil"/>
            </w:tcBorders>
            <w:shd w:val="clear" w:color="auto" w:fill="auto"/>
            <w:noWrap/>
            <w:vAlign w:val="bottom"/>
            <w:hideMark/>
          </w:tcPr>
          <w:p w14:paraId="33D271FC" w14:textId="77777777" w:rsidR="00402FFE" w:rsidRPr="00402FFE" w:rsidRDefault="00402FFE" w:rsidP="00402FFE">
            <w:pPr>
              <w:spacing w:after="0" w:line="240" w:lineRule="auto"/>
              <w:jc w:val="center"/>
              <w:rPr>
                <w:ins w:id="11815" w:author="Lane, Stefanie" w:date="2023-04-28T12:07:00Z"/>
                <w:rFonts w:ascii="Calibri" w:eastAsia="Times New Roman" w:hAnsi="Calibri" w:cs="Calibri"/>
                <w:color w:val="000000"/>
                <w:rPrChange w:id="11816" w:author="Lane, Stefanie" w:date="2023-04-28T12:07:00Z">
                  <w:rPr>
                    <w:ins w:id="11817" w:author="Lane, Stefanie" w:date="2023-04-28T12:07:00Z"/>
                  </w:rPr>
                </w:rPrChange>
              </w:rPr>
              <w:pPrChange w:id="11818" w:author="Lane, Stefanie" w:date="2023-04-28T12:07:00Z">
                <w:pPr>
                  <w:jc w:val="center"/>
                </w:pPr>
              </w:pPrChange>
            </w:pPr>
            <w:ins w:id="11819" w:author="Lane, Stefanie" w:date="2023-04-28T12:07:00Z">
              <w:r w:rsidRPr="00402FFE">
                <w:rPr>
                  <w:rFonts w:ascii="Calibri" w:eastAsia="Times New Roman" w:hAnsi="Calibri" w:cs="Calibri"/>
                  <w:color w:val="000000"/>
                  <w:rPrChange w:id="11820" w:author="Lane, Stefanie" w:date="2023-04-28T12:07: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
          <w:p w14:paraId="2B6B9063" w14:textId="77777777" w:rsidR="00402FFE" w:rsidRPr="00402FFE" w:rsidRDefault="00402FFE" w:rsidP="00402FFE">
            <w:pPr>
              <w:spacing w:after="0" w:line="240" w:lineRule="auto"/>
              <w:jc w:val="center"/>
              <w:rPr>
                <w:ins w:id="11821" w:author="Lane, Stefanie" w:date="2023-04-28T12:07:00Z"/>
                <w:rFonts w:ascii="Calibri" w:eastAsia="Times New Roman" w:hAnsi="Calibri" w:cs="Calibri"/>
                <w:color w:val="000000"/>
                <w:rPrChange w:id="11822" w:author="Lane, Stefanie" w:date="2023-04-28T12:07:00Z">
                  <w:rPr>
                    <w:ins w:id="11823" w:author="Lane, Stefanie" w:date="2023-04-28T12:07:00Z"/>
                  </w:rPr>
                </w:rPrChange>
              </w:rPr>
              <w:pPrChange w:id="11824" w:author="Lane, Stefanie" w:date="2023-04-28T12:07:00Z">
                <w:pPr>
                  <w:jc w:val="center"/>
                </w:pPr>
              </w:pPrChange>
            </w:pPr>
            <w:ins w:id="11825" w:author="Lane, Stefanie" w:date="2023-04-28T12:07:00Z">
              <w:r w:rsidRPr="00402FFE">
                <w:rPr>
                  <w:rFonts w:ascii="Calibri" w:eastAsia="Times New Roman" w:hAnsi="Calibri" w:cs="Calibri"/>
                  <w:color w:val="000000"/>
                  <w:rPrChange w:id="11826" w:author="Lane, Stefanie" w:date="2023-04-28T12:07:00Z">
                    <w:rPr/>
                  </w:rPrChange>
                </w:rPr>
                <w:t>NA</w:t>
              </w:r>
            </w:ins>
          </w:p>
        </w:tc>
      </w:tr>
    </w:tbl>
    <w:p w14:paraId="7A1974D0" w14:textId="7F93E38A" w:rsidR="00EB4CE1" w:rsidDel="00402FFE" w:rsidRDefault="00EB4CE1" w:rsidP="00402FFE">
      <w:pPr>
        <w:pStyle w:val="Caption"/>
        <w:rPr>
          <w:del w:id="11827" w:author="Lane, Stefanie" w:date="2023-04-28T12:07:00Z"/>
        </w:rPr>
        <w:pPrChange w:id="11828" w:author="Lane, Stefanie" w:date="2023-04-28T12:07:00Z">
          <w:pPr/>
        </w:pPrChange>
      </w:pPr>
    </w:p>
    <w:tbl>
      <w:tblPr>
        <w:tblW w:w="10170" w:type="dxa"/>
        <w:tblLook w:val="04A0" w:firstRow="1" w:lastRow="0" w:firstColumn="1" w:lastColumn="0" w:noHBand="0" w:noVBand="1"/>
        <w:tblPrChange w:id="11829" w:author="Stefanie Lane" w:date="2022-06-23T15:14:00Z">
          <w:tblPr>
            <w:tblW w:w="10160" w:type="dxa"/>
            <w:tblLook w:val="04A0" w:firstRow="1" w:lastRow="0" w:firstColumn="1" w:lastColumn="0" w:noHBand="0" w:noVBand="1"/>
          </w:tblPr>
        </w:tblPrChange>
      </w:tblPr>
      <w:tblGrid>
        <w:gridCol w:w="1311"/>
        <w:gridCol w:w="1160"/>
        <w:gridCol w:w="3320"/>
        <w:gridCol w:w="869"/>
        <w:gridCol w:w="990"/>
        <w:gridCol w:w="810"/>
        <w:gridCol w:w="1710"/>
        <w:tblGridChange w:id="11830">
          <w:tblGrid>
            <w:gridCol w:w="1311"/>
            <w:gridCol w:w="1160"/>
            <w:gridCol w:w="3320"/>
            <w:gridCol w:w="960"/>
            <w:gridCol w:w="960"/>
            <w:gridCol w:w="960"/>
            <w:gridCol w:w="1560"/>
          </w:tblGrid>
        </w:tblGridChange>
      </w:tblGrid>
      <w:tr w:rsidR="00EB4CE1" w:rsidRPr="00EB4CE1" w:rsidDel="00402FFE" w14:paraId="63AB12D1" w14:textId="77777777" w:rsidTr="006F10B7">
        <w:trPr>
          <w:trHeight w:val="590"/>
          <w:ins w:id="11831" w:author="Stefanie Lane" w:date="2022-06-23T15:12:00Z"/>
          <w:del w:id="11832" w:author="Lane, Stefanie" w:date="2023-04-28T12:07:00Z"/>
          <w:trPrChange w:id="11833" w:author="Stefanie Lane" w:date="2022-06-23T15:14:00Z">
            <w:trPr>
              <w:trHeight w:val="590"/>
            </w:trPr>
          </w:trPrChange>
        </w:trPr>
        <w:tc>
          <w:tcPr>
            <w:tcW w:w="1311" w:type="dxa"/>
            <w:tcBorders>
              <w:top w:val="single" w:sz="4" w:space="0" w:color="auto"/>
              <w:left w:val="nil"/>
              <w:bottom w:val="single" w:sz="8" w:space="0" w:color="auto"/>
              <w:right w:val="nil"/>
            </w:tcBorders>
            <w:shd w:val="clear" w:color="auto" w:fill="auto"/>
            <w:noWrap/>
            <w:vAlign w:val="center"/>
            <w:hideMark/>
            <w:tcPrChange w:id="11834" w:author="Stefanie Lane" w:date="2022-06-23T15:14:00Z">
              <w:tcPr>
                <w:tcW w:w="1240" w:type="dxa"/>
                <w:tcBorders>
                  <w:top w:val="single" w:sz="4" w:space="0" w:color="auto"/>
                  <w:left w:val="nil"/>
                  <w:bottom w:val="single" w:sz="8" w:space="0" w:color="auto"/>
                  <w:right w:val="nil"/>
                </w:tcBorders>
                <w:shd w:val="clear" w:color="auto" w:fill="auto"/>
                <w:noWrap/>
                <w:vAlign w:val="center"/>
                <w:hideMark/>
              </w:tcPr>
            </w:tcPrChange>
          </w:tcPr>
          <w:p w14:paraId="72F45C90" w14:textId="41306EDA" w:rsidR="00EB4CE1" w:rsidRPr="00EB4CE1" w:rsidDel="00402FFE" w:rsidRDefault="00EB4CE1">
            <w:pPr>
              <w:spacing w:after="0" w:line="240" w:lineRule="auto"/>
              <w:jc w:val="center"/>
              <w:rPr>
                <w:ins w:id="11835" w:author="Stefanie Lane" w:date="2022-06-23T15:12:00Z"/>
                <w:del w:id="11836" w:author="Lane, Stefanie" w:date="2023-04-28T12:07:00Z"/>
                <w:rFonts w:ascii="Calibri" w:eastAsia="Times New Roman" w:hAnsi="Calibri" w:cs="Calibri"/>
                <w:b/>
                <w:bCs/>
                <w:color w:val="000000"/>
                <w:rPrChange w:id="11837" w:author="Stefanie Lane" w:date="2022-06-23T15:12:00Z">
                  <w:rPr>
                    <w:ins w:id="11838" w:author="Stefanie Lane" w:date="2022-06-23T15:12:00Z"/>
                    <w:del w:id="11839" w:author="Lane, Stefanie" w:date="2023-04-28T12:07:00Z"/>
                    <w:rFonts w:ascii="Calibri" w:hAnsi="Calibri" w:cs="Calibri"/>
                    <w:b/>
                    <w:bCs/>
                    <w:color w:val="000000"/>
                  </w:rPr>
                </w:rPrChange>
              </w:rPr>
              <w:pPrChange w:id="11840" w:author="Stefanie Lane" w:date="2022-06-23T15:12:00Z">
                <w:pPr>
                  <w:jc w:val="center"/>
                </w:pPr>
              </w:pPrChange>
            </w:pPr>
            <w:ins w:id="11841" w:author="Stefanie Lane" w:date="2022-06-23T15:12:00Z">
              <w:del w:id="11842" w:author="Lane, Stefanie" w:date="2023-04-28T12:07:00Z">
                <w:r w:rsidRPr="00EB4CE1" w:rsidDel="00402FFE">
                  <w:rPr>
                    <w:rFonts w:ascii="Calibri" w:eastAsia="Times New Roman" w:hAnsi="Calibri" w:cs="Calibri"/>
                    <w:b/>
                    <w:bCs/>
                    <w:color w:val="000000"/>
                    <w:rPrChange w:id="11843" w:author="Stefanie Lane" w:date="2022-06-23T15:12:00Z">
                      <w:rPr>
                        <w:rFonts w:ascii="Calibri" w:hAnsi="Calibri" w:cs="Calibri"/>
                        <w:b/>
                        <w:bCs/>
                        <w:color w:val="000000"/>
                      </w:rPr>
                    </w:rPrChange>
                  </w:rPr>
                  <w:delText>Assemblage</w:delText>
                </w:r>
              </w:del>
            </w:ins>
          </w:p>
        </w:tc>
        <w:tc>
          <w:tcPr>
            <w:tcW w:w="1160" w:type="dxa"/>
            <w:tcBorders>
              <w:top w:val="single" w:sz="4" w:space="0" w:color="auto"/>
              <w:left w:val="nil"/>
              <w:bottom w:val="single" w:sz="8" w:space="0" w:color="auto"/>
              <w:right w:val="nil"/>
            </w:tcBorders>
            <w:shd w:val="clear" w:color="auto" w:fill="auto"/>
            <w:noWrap/>
            <w:vAlign w:val="center"/>
            <w:hideMark/>
            <w:tcPrChange w:id="11844" w:author="Stefanie Lane" w:date="2022-06-23T15:14:00Z">
              <w:tcPr>
                <w:tcW w:w="1160" w:type="dxa"/>
                <w:tcBorders>
                  <w:top w:val="single" w:sz="4" w:space="0" w:color="auto"/>
                  <w:left w:val="nil"/>
                  <w:bottom w:val="single" w:sz="8" w:space="0" w:color="auto"/>
                  <w:right w:val="nil"/>
                </w:tcBorders>
                <w:shd w:val="clear" w:color="auto" w:fill="auto"/>
                <w:noWrap/>
                <w:vAlign w:val="center"/>
                <w:hideMark/>
              </w:tcPr>
            </w:tcPrChange>
          </w:tcPr>
          <w:p w14:paraId="238FFF65" w14:textId="77777777" w:rsidR="00EB4CE1" w:rsidRPr="00EB4CE1" w:rsidDel="00402FFE" w:rsidRDefault="00EB4CE1">
            <w:pPr>
              <w:spacing w:after="0" w:line="240" w:lineRule="auto"/>
              <w:jc w:val="center"/>
              <w:rPr>
                <w:ins w:id="11845" w:author="Stefanie Lane" w:date="2022-06-23T15:12:00Z"/>
                <w:del w:id="11846" w:author="Lane, Stefanie" w:date="2023-04-28T12:07:00Z"/>
                <w:rFonts w:ascii="Calibri" w:eastAsia="Times New Roman" w:hAnsi="Calibri" w:cs="Calibri"/>
                <w:b/>
                <w:bCs/>
                <w:color w:val="000000"/>
                <w:rPrChange w:id="11847" w:author="Stefanie Lane" w:date="2022-06-23T15:12:00Z">
                  <w:rPr>
                    <w:ins w:id="11848" w:author="Stefanie Lane" w:date="2022-06-23T15:12:00Z"/>
                    <w:del w:id="11849" w:author="Lane, Stefanie" w:date="2023-04-28T12:07:00Z"/>
                  </w:rPr>
                </w:rPrChange>
              </w:rPr>
              <w:pPrChange w:id="11850" w:author="Stefanie Lane" w:date="2022-06-23T15:12:00Z">
                <w:pPr>
                  <w:jc w:val="center"/>
                </w:pPr>
              </w:pPrChange>
            </w:pPr>
            <w:ins w:id="11851" w:author="Stefanie Lane" w:date="2022-06-23T15:12:00Z">
              <w:del w:id="11852" w:author="Lane, Stefanie" w:date="2023-04-28T12:07:00Z">
                <w:r w:rsidRPr="00EB4CE1" w:rsidDel="00402FFE">
                  <w:rPr>
                    <w:rFonts w:ascii="Calibri" w:eastAsia="Times New Roman" w:hAnsi="Calibri" w:cs="Calibri"/>
                    <w:b/>
                    <w:bCs/>
                    <w:color w:val="000000"/>
                    <w:rPrChange w:id="11853" w:author="Stefanie Lane" w:date="2022-06-23T15:12:00Z">
                      <w:rPr/>
                    </w:rPrChange>
                  </w:rPr>
                  <w:delText>Status</w:delText>
                </w:r>
              </w:del>
            </w:ins>
          </w:p>
        </w:tc>
        <w:tc>
          <w:tcPr>
            <w:tcW w:w="3320" w:type="dxa"/>
            <w:tcBorders>
              <w:top w:val="single" w:sz="4" w:space="0" w:color="auto"/>
              <w:left w:val="nil"/>
              <w:bottom w:val="single" w:sz="8" w:space="0" w:color="auto"/>
              <w:right w:val="nil"/>
            </w:tcBorders>
            <w:shd w:val="clear" w:color="auto" w:fill="auto"/>
            <w:noWrap/>
            <w:vAlign w:val="center"/>
            <w:hideMark/>
            <w:tcPrChange w:id="11854" w:author="Stefanie Lane" w:date="2022-06-23T15:14:00Z">
              <w:tcPr>
                <w:tcW w:w="3320" w:type="dxa"/>
                <w:tcBorders>
                  <w:top w:val="single" w:sz="4" w:space="0" w:color="auto"/>
                  <w:left w:val="nil"/>
                  <w:bottom w:val="single" w:sz="8" w:space="0" w:color="auto"/>
                  <w:right w:val="nil"/>
                </w:tcBorders>
                <w:shd w:val="clear" w:color="auto" w:fill="auto"/>
                <w:noWrap/>
                <w:vAlign w:val="center"/>
                <w:hideMark/>
              </w:tcPr>
            </w:tcPrChange>
          </w:tcPr>
          <w:p w14:paraId="66457B90" w14:textId="77777777" w:rsidR="00EB4CE1" w:rsidRPr="00EB4CE1" w:rsidDel="00402FFE" w:rsidRDefault="00EB4CE1">
            <w:pPr>
              <w:spacing w:after="0" w:line="240" w:lineRule="auto"/>
              <w:jc w:val="center"/>
              <w:rPr>
                <w:ins w:id="11855" w:author="Stefanie Lane" w:date="2022-06-23T15:12:00Z"/>
                <w:del w:id="11856" w:author="Lane, Stefanie" w:date="2023-04-28T12:07:00Z"/>
                <w:rFonts w:ascii="Calibri" w:eastAsia="Times New Roman" w:hAnsi="Calibri" w:cs="Calibri"/>
                <w:b/>
                <w:bCs/>
                <w:color w:val="000000"/>
                <w:rPrChange w:id="11857" w:author="Stefanie Lane" w:date="2022-06-23T15:12:00Z">
                  <w:rPr>
                    <w:ins w:id="11858" w:author="Stefanie Lane" w:date="2022-06-23T15:12:00Z"/>
                    <w:del w:id="11859" w:author="Lane, Stefanie" w:date="2023-04-28T12:07:00Z"/>
                  </w:rPr>
                </w:rPrChange>
              </w:rPr>
              <w:pPrChange w:id="11860" w:author="Stefanie Lane" w:date="2022-06-23T15:12:00Z">
                <w:pPr>
                  <w:jc w:val="center"/>
                </w:pPr>
              </w:pPrChange>
            </w:pPr>
            <w:ins w:id="11861" w:author="Stefanie Lane" w:date="2022-06-23T15:12:00Z">
              <w:del w:id="11862" w:author="Lane, Stefanie" w:date="2023-04-28T12:07:00Z">
                <w:r w:rsidRPr="00EB4CE1" w:rsidDel="00402FFE">
                  <w:rPr>
                    <w:rFonts w:ascii="Calibri" w:eastAsia="Times New Roman" w:hAnsi="Calibri" w:cs="Calibri"/>
                    <w:b/>
                    <w:bCs/>
                    <w:color w:val="000000"/>
                    <w:rPrChange w:id="11863" w:author="Stefanie Lane" w:date="2022-06-23T15:12:00Z">
                      <w:rPr/>
                    </w:rPrChange>
                  </w:rPr>
                  <w:delText>Species</w:delText>
                </w:r>
              </w:del>
            </w:ins>
          </w:p>
        </w:tc>
        <w:tc>
          <w:tcPr>
            <w:tcW w:w="869" w:type="dxa"/>
            <w:tcBorders>
              <w:top w:val="single" w:sz="4" w:space="0" w:color="auto"/>
              <w:left w:val="nil"/>
              <w:bottom w:val="single" w:sz="8" w:space="0" w:color="auto"/>
              <w:right w:val="nil"/>
            </w:tcBorders>
            <w:shd w:val="clear" w:color="auto" w:fill="auto"/>
            <w:noWrap/>
            <w:vAlign w:val="center"/>
            <w:hideMark/>
            <w:tcPrChange w:id="11864"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12A23428" w14:textId="77777777" w:rsidR="00EB4CE1" w:rsidRPr="00EB4CE1" w:rsidDel="00402FFE" w:rsidRDefault="00EB4CE1">
            <w:pPr>
              <w:spacing w:after="0" w:line="240" w:lineRule="auto"/>
              <w:jc w:val="center"/>
              <w:rPr>
                <w:ins w:id="11865" w:author="Stefanie Lane" w:date="2022-06-23T15:12:00Z"/>
                <w:del w:id="11866" w:author="Lane, Stefanie" w:date="2023-04-28T12:07:00Z"/>
                <w:rFonts w:ascii="Calibri" w:eastAsia="Times New Roman" w:hAnsi="Calibri" w:cs="Calibri"/>
                <w:b/>
                <w:bCs/>
                <w:color w:val="000000"/>
                <w:rPrChange w:id="11867" w:author="Stefanie Lane" w:date="2022-06-23T15:12:00Z">
                  <w:rPr>
                    <w:ins w:id="11868" w:author="Stefanie Lane" w:date="2022-06-23T15:12:00Z"/>
                    <w:del w:id="11869" w:author="Lane, Stefanie" w:date="2023-04-28T12:07:00Z"/>
                  </w:rPr>
                </w:rPrChange>
              </w:rPr>
              <w:pPrChange w:id="11870" w:author="Stefanie Lane" w:date="2022-06-23T15:12:00Z">
                <w:pPr>
                  <w:jc w:val="center"/>
                </w:pPr>
              </w:pPrChange>
            </w:pPr>
            <w:ins w:id="11871" w:author="Stefanie Lane" w:date="2022-06-23T15:12:00Z">
              <w:del w:id="11872" w:author="Lane, Stefanie" w:date="2023-04-28T12:07:00Z">
                <w:r w:rsidRPr="00EB4CE1" w:rsidDel="00402FFE">
                  <w:rPr>
                    <w:rFonts w:ascii="Calibri" w:eastAsia="Times New Roman" w:hAnsi="Calibri" w:cs="Calibri"/>
                    <w:b/>
                    <w:bCs/>
                    <w:color w:val="000000"/>
                    <w:rPrChange w:id="11873" w:author="Stefanie Lane" w:date="2022-06-23T15:12:00Z">
                      <w:rPr/>
                    </w:rPrChange>
                  </w:rPr>
                  <w:delText>1979</w:delText>
                </w:r>
              </w:del>
            </w:ins>
          </w:p>
        </w:tc>
        <w:tc>
          <w:tcPr>
            <w:tcW w:w="990" w:type="dxa"/>
            <w:tcBorders>
              <w:top w:val="single" w:sz="4" w:space="0" w:color="auto"/>
              <w:left w:val="nil"/>
              <w:bottom w:val="single" w:sz="8" w:space="0" w:color="auto"/>
              <w:right w:val="nil"/>
            </w:tcBorders>
            <w:shd w:val="clear" w:color="auto" w:fill="auto"/>
            <w:noWrap/>
            <w:vAlign w:val="center"/>
            <w:hideMark/>
            <w:tcPrChange w:id="11874"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73B7AB22" w14:textId="77777777" w:rsidR="00EB4CE1" w:rsidRPr="00EB4CE1" w:rsidDel="00402FFE" w:rsidRDefault="00EB4CE1">
            <w:pPr>
              <w:spacing w:after="0" w:line="240" w:lineRule="auto"/>
              <w:jc w:val="center"/>
              <w:rPr>
                <w:ins w:id="11875" w:author="Stefanie Lane" w:date="2022-06-23T15:12:00Z"/>
                <w:del w:id="11876" w:author="Lane, Stefanie" w:date="2023-04-28T12:07:00Z"/>
                <w:rFonts w:ascii="Calibri" w:eastAsia="Times New Roman" w:hAnsi="Calibri" w:cs="Calibri"/>
                <w:b/>
                <w:bCs/>
                <w:color w:val="000000"/>
                <w:rPrChange w:id="11877" w:author="Stefanie Lane" w:date="2022-06-23T15:12:00Z">
                  <w:rPr>
                    <w:ins w:id="11878" w:author="Stefanie Lane" w:date="2022-06-23T15:12:00Z"/>
                    <w:del w:id="11879" w:author="Lane, Stefanie" w:date="2023-04-28T12:07:00Z"/>
                  </w:rPr>
                </w:rPrChange>
              </w:rPr>
              <w:pPrChange w:id="11880" w:author="Stefanie Lane" w:date="2022-06-23T15:12:00Z">
                <w:pPr>
                  <w:jc w:val="center"/>
                </w:pPr>
              </w:pPrChange>
            </w:pPr>
            <w:ins w:id="11881" w:author="Stefanie Lane" w:date="2022-06-23T15:12:00Z">
              <w:del w:id="11882" w:author="Lane, Stefanie" w:date="2023-04-28T12:07:00Z">
                <w:r w:rsidRPr="00EB4CE1" w:rsidDel="00402FFE">
                  <w:rPr>
                    <w:rFonts w:ascii="Calibri" w:eastAsia="Times New Roman" w:hAnsi="Calibri" w:cs="Calibri"/>
                    <w:b/>
                    <w:bCs/>
                    <w:color w:val="000000"/>
                    <w:rPrChange w:id="11883" w:author="Stefanie Lane" w:date="2022-06-23T15:12:00Z">
                      <w:rPr/>
                    </w:rPrChange>
                  </w:rPr>
                  <w:delText>1999</w:delText>
                </w:r>
              </w:del>
            </w:ins>
          </w:p>
        </w:tc>
        <w:tc>
          <w:tcPr>
            <w:tcW w:w="810" w:type="dxa"/>
            <w:tcBorders>
              <w:top w:val="single" w:sz="4" w:space="0" w:color="auto"/>
              <w:left w:val="nil"/>
              <w:bottom w:val="single" w:sz="8" w:space="0" w:color="auto"/>
              <w:right w:val="nil"/>
            </w:tcBorders>
            <w:shd w:val="clear" w:color="auto" w:fill="auto"/>
            <w:noWrap/>
            <w:vAlign w:val="center"/>
            <w:hideMark/>
            <w:tcPrChange w:id="11884"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682D37ED" w14:textId="77777777" w:rsidR="00EB4CE1" w:rsidRPr="00EB4CE1" w:rsidDel="00402FFE" w:rsidRDefault="00EB4CE1">
            <w:pPr>
              <w:spacing w:after="0" w:line="240" w:lineRule="auto"/>
              <w:jc w:val="center"/>
              <w:rPr>
                <w:ins w:id="11885" w:author="Stefanie Lane" w:date="2022-06-23T15:12:00Z"/>
                <w:del w:id="11886" w:author="Lane, Stefanie" w:date="2023-04-28T12:07:00Z"/>
                <w:rFonts w:ascii="Calibri" w:eastAsia="Times New Roman" w:hAnsi="Calibri" w:cs="Calibri"/>
                <w:b/>
                <w:bCs/>
                <w:color w:val="000000"/>
                <w:rPrChange w:id="11887" w:author="Stefanie Lane" w:date="2022-06-23T15:12:00Z">
                  <w:rPr>
                    <w:ins w:id="11888" w:author="Stefanie Lane" w:date="2022-06-23T15:12:00Z"/>
                    <w:del w:id="11889" w:author="Lane, Stefanie" w:date="2023-04-28T12:07:00Z"/>
                  </w:rPr>
                </w:rPrChange>
              </w:rPr>
              <w:pPrChange w:id="11890" w:author="Stefanie Lane" w:date="2022-06-23T15:12:00Z">
                <w:pPr>
                  <w:jc w:val="center"/>
                </w:pPr>
              </w:pPrChange>
            </w:pPr>
            <w:ins w:id="11891" w:author="Stefanie Lane" w:date="2022-06-23T15:12:00Z">
              <w:del w:id="11892" w:author="Lane, Stefanie" w:date="2023-04-28T12:07:00Z">
                <w:r w:rsidRPr="00EB4CE1" w:rsidDel="00402FFE">
                  <w:rPr>
                    <w:rFonts w:ascii="Calibri" w:eastAsia="Times New Roman" w:hAnsi="Calibri" w:cs="Calibri"/>
                    <w:b/>
                    <w:bCs/>
                    <w:color w:val="000000"/>
                    <w:rPrChange w:id="11893" w:author="Stefanie Lane" w:date="2022-06-23T15:12:00Z">
                      <w:rPr/>
                    </w:rPrChange>
                  </w:rPr>
                  <w:delText>2019</w:delText>
                </w:r>
              </w:del>
            </w:ins>
          </w:p>
        </w:tc>
        <w:tc>
          <w:tcPr>
            <w:tcW w:w="1710" w:type="dxa"/>
            <w:tcBorders>
              <w:top w:val="single" w:sz="4" w:space="0" w:color="auto"/>
              <w:left w:val="nil"/>
              <w:bottom w:val="single" w:sz="8" w:space="0" w:color="auto"/>
              <w:right w:val="nil"/>
            </w:tcBorders>
            <w:shd w:val="clear" w:color="auto" w:fill="auto"/>
            <w:vAlign w:val="center"/>
            <w:hideMark/>
            <w:tcPrChange w:id="11894" w:author="Stefanie Lane" w:date="2022-06-23T15:14:00Z">
              <w:tcPr>
                <w:tcW w:w="1560" w:type="dxa"/>
                <w:tcBorders>
                  <w:top w:val="single" w:sz="4" w:space="0" w:color="auto"/>
                  <w:left w:val="nil"/>
                  <w:bottom w:val="single" w:sz="8" w:space="0" w:color="auto"/>
                  <w:right w:val="nil"/>
                </w:tcBorders>
                <w:shd w:val="clear" w:color="auto" w:fill="auto"/>
                <w:vAlign w:val="center"/>
                <w:hideMark/>
              </w:tcPr>
            </w:tcPrChange>
          </w:tcPr>
          <w:p w14:paraId="29C7739D" w14:textId="77777777" w:rsidR="00EB4CE1" w:rsidRPr="00EB4CE1" w:rsidDel="00402FFE" w:rsidRDefault="00EB4CE1">
            <w:pPr>
              <w:spacing w:after="0" w:line="240" w:lineRule="auto"/>
              <w:jc w:val="center"/>
              <w:rPr>
                <w:ins w:id="11895" w:author="Stefanie Lane" w:date="2022-06-23T15:12:00Z"/>
                <w:del w:id="11896" w:author="Lane, Stefanie" w:date="2023-04-28T12:07:00Z"/>
                <w:rFonts w:ascii="Calibri" w:eastAsia="Times New Roman" w:hAnsi="Calibri" w:cs="Calibri"/>
                <w:b/>
                <w:bCs/>
                <w:color w:val="000000"/>
                <w:rPrChange w:id="11897" w:author="Stefanie Lane" w:date="2022-06-23T15:12:00Z">
                  <w:rPr>
                    <w:ins w:id="11898" w:author="Stefanie Lane" w:date="2022-06-23T15:12:00Z"/>
                    <w:del w:id="11899" w:author="Lane, Stefanie" w:date="2023-04-28T12:07:00Z"/>
                  </w:rPr>
                </w:rPrChange>
              </w:rPr>
              <w:pPrChange w:id="11900" w:author="Stefanie Lane" w:date="2022-06-23T15:12:00Z">
                <w:pPr>
                  <w:jc w:val="center"/>
                </w:pPr>
              </w:pPrChange>
            </w:pPr>
            <w:ins w:id="11901" w:author="Stefanie Lane" w:date="2022-06-23T15:12:00Z">
              <w:del w:id="11902" w:author="Lane, Stefanie" w:date="2023-04-28T12:07:00Z">
                <w:r w:rsidRPr="00EB4CE1" w:rsidDel="00402FFE">
                  <w:rPr>
                    <w:rFonts w:ascii="Calibri" w:eastAsia="Times New Roman" w:hAnsi="Calibri" w:cs="Calibri"/>
                    <w:b/>
                    <w:bCs/>
                    <w:color w:val="000000"/>
                    <w:rPrChange w:id="11903" w:author="Stefanie Lane" w:date="2022-06-23T15:12:00Z">
                      <w:rPr/>
                    </w:rPrChange>
                  </w:rPr>
                  <w:delText>Percent Change (1979-2019)</w:delText>
                </w:r>
              </w:del>
            </w:ins>
          </w:p>
        </w:tc>
      </w:tr>
      <w:tr w:rsidR="00EB4CE1" w:rsidRPr="00EB4CE1" w:rsidDel="00402FFE" w14:paraId="46F36753" w14:textId="77777777" w:rsidTr="006F10B7">
        <w:trPr>
          <w:trHeight w:val="290"/>
          <w:ins w:id="11904" w:author="Stefanie Lane" w:date="2022-06-23T15:12:00Z"/>
          <w:del w:id="11905" w:author="Lane, Stefanie" w:date="2023-04-28T12:07:00Z"/>
          <w:trPrChange w:id="11906" w:author="Stefanie Lane" w:date="2022-06-23T15:14:00Z">
            <w:trPr>
              <w:trHeight w:val="290"/>
            </w:trPr>
          </w:trPrChange>
        </w:trPr>
        <w:tc>
          <w:tcPr>
            <w:tcW w:w="1311" w:type="dxa"/>
            <w:vMerge w:val="restart"/>
            <w:tcBorders>
              <w:top w:val="nil"/>
              <w:left w:val="single" w:sz="8" w:space="0" w:color="auto"/>
              <w:bottom w:val="single" w:sz="8" w:space="0" w:color="000000"/>
              <w:right w:val="nil"/>
            </w:tcBorders>
            <w:shd w:val="clear" w:color="auto" w:fill="auto"/>
            <w:noWrap/>
            <w:vAlign w:val="center"/>
            <w:hideMark/>
            <w:tcPrChange w:id="11907" w:author="Stefanie Lane" w:date="2022-06-23T15:14:00Z">
              <w:tcPr>
                <w:tcW w:w="1240" w:type="dxa"/>
                <w:vMerge w:val="restart"/>
                <w:tcBorders>
                  <w:top w:val="nil"/>
                  <w:left w:val="single" w:sz="8" w:space="0" w:color="auto"/>
                  <w:bottom w:val="single" w:sz="8" w:space="0" w:color="000000"/>
                  <w:right w:val="nil"/>
                </w:tcBorders>
                <w:shd w:val="clear" w:color="auto" w:fill="auto"/>
                <w:noWrap/>
                <w:vAlign w:val="center"/>
                <w:hideMark/>
              </w:tcPr>
            </w:tcPrChange>
          </w:tcPr>
          <w:p w14:paraId="34FDD263" w14:textId="77777777" w:rsidR="00EB4CE1" w:rsidRPr="00EB4CE1" w:rsidDel="00402FFE" w:rsidRDefault="00EB4CE1">
            <w:pPr>
              <w:spacing w:after="0" w:line="240" w:lineRule="auto"/>
              <w:jc w:val="center"/>
              <w:rPr>
                <w:ins w:id="11908" w:author="Stefanie Lane" w:date="2022-06-23T15:12:00Z"/>
                <w:del w:id="11909" w:author="Lane, Stefanie" w:date="2023-04-28T12:07:00Z"/>
                <w:rFonts w:ascii="Calibri" w:eastAsia="Times New Roman" w:hAnsi="Calibri" w:cs="Calibri"/>
                <w:color w:val="000000"/>
                <w:rPrChange w:id="11910" w:author="Stefanie Lane" w:date="2022-06-23T15:12:00Z">
                  <w:rPr>
                    <w:ins w:id="11911" w:author="Stefanie Lane" w:date="2022-06-23T15:12:00Z"/>
                    <w:del w:id="11912" w:author="Lane, Stefanie" w:date="2023-04-28T12:07:00Z"/>
                  </w:rPr>
                </w:rPrChange>
              </w:rPr>
              <w:pPrChange w:id="11913" w:author="Stefanie Lane" w:date="2022-06-23T15:12:00Z">
                <w:pPr>
                  <w:jc w:val="center"/>
                </w:pPr>
              </w:pPrChange>
            </w:pPr>
            <w:ins w:id="11914" w:author="Stefanie Lane" w:date="2022-06-23T15:12:00Z">
              <w:del w:id="11915" w:author="Lane, Stefanie" w:date="2023-04-28T12:07:00Z">
                <w:r w:rsidRPr="00EB4CE1" w:rsidDel="00402FFE">
                  <w:rPr>
                    <w:rFonts w:ascii="Calibri" w:eastAsia="Times New Roman" w:hAnsi="Calibri" w:cs="Calibri"/>
                    <w:color w:val="000000"/>
                    <w:rPrChange w:id="11916" w:author="Stefanie Lane" w:date="2022-06-23T15:12:00Z">
                      <w:rPr/>
                    </w:rPrChange>
                  </w:rPr>
                  <w:delText>Bogbean</w:delText>
                </w:r>
              </w:del>
            </w:ins>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11917"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087D007A" w14:textId="77777777" w:rsidR="00EB4CE1" w:rsidRPr="00EB4CE1" w:rsidDel="00402FFE" w:rsidRDefault="00EB4CE1">
            <w:pPr>
              <w:spacing w:after="0" w:line="240" w:lineRule="auto"/>
              <w:jc w:val="center"/>
              <w:rPr>
                <w:ins w:id="11918" w:author="Stefanie Lane" w:date="2022-06-23T15:12:00Z"/>
                <w:del w:id="11919" w:author="Lane, Stefanie" w:date="2023-04-28T12:07:00Z"/>
                <w:rFonts w:ascii="Calibri" w:eastAsia="Times New Roman" w:hAnsi="Calibri" w:cs="Calibri"/>
                <w:color w:val="000000"/>
                <w:rPrChange w:id="11920" w:author="Stefanie Lane" w:date="2022-06-23T15:12:00Z">
                  <w:rPr>
                    <w:ins w:id="11921" w:author="Stefanie Lane" w:date="2022-06-23T15:12:00Z"/>
                    <w:del w:id="11922" w:author="Lane, Stefanie" w:date="2023-04-28T12:07:00Z"/>
                  </w:rPr>
                </w:rPrChange>
              </w:rPr>
              <w:pPrChange w:id="11923" w:author="Stefanie Lane" w:date="2022-06-23T15:12:00Z">
                <w:pPr>
                  <w:jc w:val="center"/>
                </w:pPr>
              </w:pPrChange>
            </w:pPr>
            <w:ins w:id="11924" w:author="Stefanie Lane" w:date="2022-06-23T15:12:00Z">
              <w:del w:id="11925" w:author="Lane, Stefanie" w:date="2023-04-28T12:07:00Z">
                <w:r w:rsidRPr="00EB4CE1" w:rsidDel="00402FFE">
                  <w:rPr>
                    <w:rFonts w:ascii="Calibri" w:eastAsia="Times New Roman" w:hAnsi="Calibri" w:cs="Calibri"/>
                    <w:color w:val="000000"/>
                    <w:rPrChange w:id="11926" w:author="Stefanie Lane" w:date="2022-06-23T15:12:00Z">
                      <w:rPr/>
                    </w:rPrChange>
                  </w:rPr>
                  <w:delText>Non-native</w:delText>
                </w:r>
              </w:del>
            </w:ins>
          </w:p>
        </w:tc>
        <w:tc>
          <w:tcPr>
            <w:tcW w:w="3320" w:type="dxa"/>
            <w:tcBorders>
              <w:top w:val="single" w:sz="4" w:space="0" w:color="auto"/>
              <w:left w:val="nil"/>
              <w:bottom w:val="single" w:sz="4" w:space="0" w:color="auto"/>
              <w:right w:val="nil"/>
            </w:tcBorders>
            <w:shd w:val="clear" w:color="auto" w:fill="auto"/>
            <w:noWrap/>
            <w:vAlign w:val="bottom"/>
            <w:hideMark/>
            <w:tcPrChange w:id="1192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E87FA00" w14:textId="77777777" w:rsidR="00EB4CE1" w:rsidRPr="00EB4CE1" w:rsidDel="00402FFE" w:rsidRDefault="00EB4CE1">
            <w:pPr>
              <w:spacing w:after="0" w:line="240" w:lineRule="auto"/>
              <w:rPr>
                <w:ins w:id="11928" w:author="Stefanie Lane" w:date="2022-06-23T15:12:00Z"/>
                <w:del w:id="11929" w:author="Lane, Stefanie" w:date="2023-04-28T12:07:00Z"/>
                <w:rFonts w:ascii="Calibri" w:eastAsia="Times New Roman" w:hAnsi="Calibri" w:cs="Calibri"/>
                <w:i/>
                <w:iCs/>
                <w:color w:val="000000"/>
                <w:rPrChange w:id="11930" w:author="Stefanie Lane" w:date="2022-06-23T15:12:00Z">
                  <w:rPr>
                    <w:ins w:id="11931" w:author="Stefanie Lane" w:date="2022-06-23T15:12:00Z"/>
                    <w:del w:id="11932" w:author="Lane, Stefanie" w:date="2023-04-28T12:07:00Z"/>
                  </w:rPr>
                </w:rPrChange>
              </w:rPr>
              <w:pPrChange w:id="11933" w:author="Stefanie Lane" w:date="2022-06-23T15:12:00Z">
                <w:pPr/>
              </w:pPrChange>
            </w:pPr>
            <w:ins w:id="11934" w:author="Stefanie Lane" w:date="2022-06-23T15:12:00Z">
              <w:del w:id="11935" w:author="Lane, Stefanie" w:date="2023-04-28T12:07:00Z">
                <w:r w:rsidRPr="00EB4CE1" w:rsidDel="00402FFE">
                  <w:rPr>
                    <w:rFonts w:ascii="Calibri" w:eastAsia="Times New Roman" w:hAnsi="Calibri" w:cs="Calibri"/>
                    <w:i/>
                    <w:iCs/>
                    <w:color w:val="000000"/>
                    <w:rPrChange w:id="11936" w:author="Stefanie Lane" w:date="2022-06-23T15:12:00Z">
                      <w:rPr/>
                    </w:rPrChange>
                  </w:rPr>
                  <w:delText>Mentha arvensis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193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18E95E4" w14:textId="77777777" w:rsidR="00EB4CE1" w:rsidRPr="00EB4CE1" w:rsidDel="00402FFE" w:rsidRDefault="00EB4CE1">
            <w:pPr>
              <w:spacing w:after="0" w:line="240" w:lineRule="auto"/>
              <w:jc w:val="center"/>
              <w:rPr>
                <w:ins w:id="11938" w:author="Stefanie Lane" w:date="2022-06-23T15:12:00Z"/>
                <w:del w:id="11939" w:author="Lane, Stefanie" w:date="2023-04-28T12:07:00Z"/>
                <w:rFonts w:ascii="Calibri" w:eastAsia="Times New Roman" w:hAnsi="Calibri" w:cs="Calibri"/>
                <w:color w:val="000000"/>
                <w:rPrChange w:id="11940" w:author="Stefanie Lane" w:date="2022-06-23T15:12:00Z">
                  <w:rPr>
                    <w:ins w:id="11941" w:author="Stefanie Lane" w:date="2022-06-23T15:12:00Z"/>
                    <w:del w:id="11942" w:author="Lane, Stefanie" w:date="2023-04-28T12:07:00Z"/>
                  </w:rPr>
                </w:rPrChange>
              </w:rPr>
              <w:pPrChange w:id="11943" w:author="Stefanie Lane" w:date="2022-06-23T15:12:00Z">
                <w:pPr>
                  <w:jc w:val="center"/>
                </w:pPr>
              </w:pPrChange>
            </w:pPr>
            <w:ins w:id="11944" w:author="Stefanie Lane" w:date="2022-06-23T15:12:00Z">
              <w:del w:id="11945" w:author="Lane, Stefanie" w:date="2023-04-28T12:07:00Z">
                <w:r w:rsidRPr="00EB4CE1" w:rsidDel="00402FFE">
                  <w:rPr>
                    <w:rFonts w:ascii="Calibri" w:eastAsia="Times New Roman" w:hAnsi="Calibri" w:cs="Calibri"/>
                    <w:color w:val="000000"/>
                    <w:rPrChange w:id="11946" w:author="Stefanie Lane" w:date="2022-06-23T15:12:00Z">
                      <w:rPr/>
                    </w:rPrChange>
                  </w:rPr>
                  <w:delText>0.47</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194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618EEAB" w14:textId="77777777" w:rsidR="00EB4CE1" w:rsidRPr="00EB4CE1" w:rsidDel="00402FFE" w:rsidRDefault="00EB4CE1">
            <w:pPr>
              <w:spacing w:after="0" w:line="240" w:lineRule="auto"/>
              <w:jc w:val="center"/>
              <w:rPr>
                <w:ins w:id="11948" w:author="Stefanie Lane" w:date="2022-06-23T15:12:00Z"/>
                <w:del w:id="11949" w:author="Lane, Stefanie" w:date="2023-04-28T12:07:00Z"/>
                <w:rFonts w:ascii="Calibri" w:eastAsia="Times New Roman" w:hAnsi="Calibri" w:cs="Calibri"/>
                <w:color w:val="000000"/>
                <w:rPrChange w:id="11950" w:author="Stefanie Lane" w:date="2022-06-23T15:12:00Z">
                  <w:rPr>
                    <w:ins w:id="11951" w:author="Stefanie Lane" w:date="2022-06-23T15:12:00Z"/>
                    <w:del w:id="11952" w:author="Lane, Stefanie" w:date="2023-04-28T12:07:00Z"/>
                  </w:rPr>
                </w:rPrChange>
              </w:rPr>
              <w:pPrChange w:id="11953" w:author="Stefanie Lane" w:date="2022-06-23T15:12:00Z">
                <w:pPr>
                  <w:jc w:val="center"/>
                </w:pPr>
              </w:pPrChange>
            </w:pPr>
            <w:ins w:id="11954" w:author="Stefanie Lane" w:date="2022-06-23T15:12:00Z">
              <w:del w:id="11955" w:author="Lane, Stefanie" w:date="2023-04-28T12:07:00Z">
                <w:r w:rsidRPr="00EB4CE1" w:rsidDel="00402FFE">
                  <w:rPr>
                    <w:rFonts w:ascii="Calibri" w:eastAsia="Times New Roman" w:hAnsi="Calibri" w:cs="Calibri"/>
                    <w:color w:val="000000"/>
                    <w:rPrChange w:id="11956"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195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58901B9" w14:textId="77777777" w:rsidR="00EB4CE1" w:rsidRPr="00EB4CE1" w:rsidDel="00402FFE" w:rsidRDefault="00EB4CE1">
            <w:pPr>
              <w:spacing w:after="0" w:line="240" w:lineRule="auto"/>
              <w:jc w:val="center"/>
              <w:rPr>
                <w:ins w:id="11958" w:author="Stefanie Lane" w:date="2022-06-23T15:12:00Z"/>
                <w:del w:id="11959" w:author="Lane, Stefanie" w:date="2023-04-28T12:07:00Z"/>
                <w:rFonts w:ascii="Calibri" w:eastAsia="Times New Roman" w:hAnsi="Calibri" w:cs="Calibri"/>
                <w:color w:val="000000"/>
                <w:rPrChange w:id="11960" w:author="Stefanie Lane" w:date="2022-06-23T15:12:00Z">
                  <w:rPr>
                    <w:ins w:id="11961" w:author="Stefanie Lane" w:date="2022-06-23T15:12:00Z"/>
                    <w:del w:id="11962" w:author="Lane, Stefanie" w:date="2023-04-28T12:07:00Z"/>
                  </w:rPr>
                </w:rPrChange>
              </w:rPr>
              <w:pPrChange w:id="11963" w:author="Stefanie Lane" w:date="2022-06-23T15:12:00Z">
                <w:pPr>
                  <w:jc w:val="center"/>
                </w:pPr>
              </w:pPrChange>
            </w:pPr>
            <w:ins w:id="11964" w:author="Stefanie Lane" w:date="2022-06-23T15:12:00Z">
              <w:del w:id="11965" w:author="Lane, Stefanie" w:date="2023-04-28T12:07:00Z">
                <w:r w:rsidRPr="00EB4CE1" w:rsidDel="00402FFE">
                  <w:rPr>
                    <w:rFonts w:ascii="Calibri" w:eastAsia="Times New Roman" w:hAnsi="Calibri" w:cs="Calibri"/>
                    <w:color w:val="000000"/>
                    <w:rPrChange w:id="11966" w:author="Stefanie Lane" w:date="2022-06-23T15:12:00Z">
                      <w:rPr/>
                    </w:rPrChange>
                  </w:rPr>
                  <w:delText>0.07</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96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413CEDA" w14:textId="77777777" w:rsidR="00EB4CE1" w:rsidRPr="00EB4CE1" w:rsidDel="00402FFE" w:rsidRDefault="00EB4CE1">
            <w:pPr>
              <w:spacing w:after="0" w:line="240" w:lineRule="auto"/>
              <w:jc w:val="center"/>
              <w:rPr>
                <w:ins w:id="11968" w:author="Stefanie Lane" w:date="2022-06-23T15:12:00Z"/>
                <w:del w:id="11969" w:author="Lane, Stefanie" w:date="2023-04-28T12:07:00Z"/>
                <w:rFonts w:ascii="Calibri" w:eastAsia="Times New Roman" w:hAnsi="Calibri" w:cs="Calibri"/>
                <w:color w:val="000000"/>
                <w:rPrChange w:id="11970" w:author="Stefanie Lane" w:date="2022-06-23T15:12:00Z">
                  <w:rPr>
                    <w:ins w:id="11971" w:author="Stefanie Lane" w:date="2022-06-23T15:12:00Z"/>
                    <w:del w:id="11972" w:author="Lane, Stefanie" w:date="2023-04-28T12:07:00Z"/>
                  </w:rPr>
                </w:rPrChange>
              </w:rPr>
              <w:pPrChange w:id="11973" w:author="Stefanie Lane" w:date="2022-06-23T15:12:00Z">
                <w:pPr>
                  <w:jc w:val="center"/>
                </w:pPr>
              </w:pPrChange>
            </w:pPr>
            <w:ins w:id="11974" w:author="Stefanie Lane" w:date="2022-06-23T15:12:00Z">
              <w:del w:id="11975" w:author="Lane, Stefanie" w:date="2023-04-28T12:07:00Z">
                <w:r w:rsidRPr="00EB4CE1" w:rsidDel="00402FFE">
                  <w:rPr>
                    <w:rFonts w:ascii="Calibri" w:eastAsia="Times New Roman" w:hAnsi="Calibri" w:cs="Calibri"/>
                    <w:color w:val="000000"/>
                    <w:rPrChange w:id="11976" w:author="Stefanie Lane" w:date="2022-06-23T15:12:00Z">
                      <w:rPr/>
                    </w:rPrChange>
                  </w:rPr>
                  <w:delText>-84.9</w:delText>
                </w:r>
              </w:del>
            </w:ins>
          </w:p>
        </w:tc>
      </w:tr>
      <w:tr w:rsidR="00EB4CE1" w:rsidRPr="00EB4CE1" w:rsidDel="00402FFE" w14:paraId="109AC55D" w14:textId="77777777" w:rsidTr="006F10B7">
        <w:trPr>
          <w:trHeight w:val="290"/>
          <w:ins w:id="11977" w:author="Stefanie Lane" w:date="2022-06-23T15:12:00Z"/>
          <w:del w:id="11978" w:author="Lane, Stefanie" w:date="2023-04-28T12:07:00Z"/>
          <w:trPrChange w:id="1197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98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2CFA4BC" w14:textId="77777777" w:rsidR="00EB4CE1" w:rsidRPr="00EB4CE1" w:rsidDel="00402FFE" w:rsidRDefault="00EB4CE1">
            <w:pPr>
              <w:spacing w:after="0" w:line="240" w:lineRule="auto"/>
              <w:rPr>
                <w:ins w:id="11981" w:author="Stefanie Lane" w:date="2022-06-23T15:12:00Z"/>
                <w:del w:id="11982" w:author="Lane, Stefanie" w:date="2023-04-28T12:07:00Z"/>
                <w:rFonts w:ascii="Calibri" w:eastAsia="Times New Roman" w:hAnsi="Calibri" w:cs="Calibri"/>
                <w:color w:val="000000"/>
                <w:rPrChange w:id="11983" w:author="Stefanie Lane" w:date="2022-06-23T15:12:00Z">
                  <w:rPr>
                    <w:ins w:id="11984" w:author="Stefanie Lane" w:date="2022-06-23T15:12:00Z"/>
                    <w:del w:id="11985" w:author="Lane, Stefanie" w:date="2023-04-28T12:07:00Z"/>
                  </w:rPr>
                </w:rPrChange>
              </w:rPr>
              <w:pPrChange w:id="1198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98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2EF8202" w14:textId="77777777" w:rsidR="00EB4CE1" w:rsidRPr="00EB4CE1" w:rsidDel="00402FFE" w:rsidRDefault="00EB4CE1">
            <w:pPr>
              <w:spacing w:after="0" w:line="240" w:lineRule="auto"/>
              <w:rPr>
                <w:ins w:id="11988" w:author="Stefanie Lane" w:date="2022-06-23T15:12:00Z"/>
                <w:del w:id="11989" w:author="Lane, Stefanie" w:date="2023-04-28T12:07:00Z"/>
                <w:rFonts w:ascii="Calibri" w:eastAsia="Times New Roman" w:hAnsi="Calibri" w:cs="Calibri"/>
                <w:color w:val="000000"/>
                <w:rPrChange w:id="11990" w:author="Stefanie Lane" w:date="2022-06-23T15:12:00Z">
                  <w:rPr>
                    <w:ins w:id="11991" w:author="Stefanie Lane" w:date="2022-06-23T15:12:00Z"/>
                    <w:del w:id="11992" w:author="Lane, Stefanie" w:date="2023-04-28T12:07:00Z"/>
                  </w:rPr>
                </w:rPrChange>
              </w:rPr>
              <w:pPrChange w:id="11993" w:author="Stefanie Lane" w:date="2022-06-23T15:12:00Z">
                <w:pPr/>
              </w:pPrChange>
            </w:pPr>
          </w:p>
        </w:tc>
        <w:tc>
          <w:tcPr>
            <w:tcW w:w="3320" w:type="dxa"/>
            <w:tcBorders>
              <w:top w:val="nil"/>
              <w:left w:val="nil"/>
              <w:bottom w:val="nil"/>
              <w:right w:val="nil"/>
            </w:tcBorders>
            <w:shd w:val="clear" w:color="auto" w:fill="auto"/>
            <w:noWrap/>
            <w:vAlign w:val="bottom"/>
            <w:hideMark/>
            <w:tcPrChange w:id="11994" w:author="Stefanie Lane" w:date="2022-06-23T15:14:00Z">
              <w:tcPr>
                <w:tcW w:w="3320" w:type="dxa"/>
                <w:tcBorders>
                  <w:top w:val="nil"/>
                  <w:left w:val="nil"/>
                  <w:bottom w:val="nil"/>
                  <w:right w:val="nil"/>
                </w:tcBorders>
                <w:shd w:val="clear" w:color="auto" w:fill="auto"/>
                <w:noWrap/>
                <w:vAlign w:val="bottom"/>
                <w:hideMark/>
              </w:tcPr>
            </w:tcPrChange>
          </w:tcPr>
          <w:p w14:paraId="695B6C08" w14:textId="77777777" w:rsidR="00EB4CE1" w:rsidRPr="00EB4CE1" w:rsidDel="00402FFE" w:rsidRDefault="00EB4CE1">
            <w:pPr>
              <w:spacing w:after="0" w:line="240" w:lineRule="auto"/>
              <w:rPr>
                <w:ins w:id="11995" w:author="Stefanie Lane" w:date="2022-06-23T15:12:00Z"/>
                <w:del w:id="11996" w:author="Lane, Stefanie" w:date="2023-04-28T12:07:00Z"/>
                <w:rFonts w:ascii="Calibri" w:eastAsia="Times New Roman" w:hAnsi="Calibri" w:cs="Calibri"/>
                <w:i/>
                <w:iCs/>
                <w:color w:val="000000"/>
                <w:rPrChange w:id="11997" w:author="Stefanie Lane" w:date="2022-06-23T15:12:00Z">
                  <w:rPr>
                    <w:ins w:id="11998" w:author="Stefanie Lane" w:date="2022-06-23T15:12:00Z"/>
                    <w:del w:id="11999" w:author="Lane, Stefanie" w:date="2023-04-28T12:07:00Z"/>
                  </w:rPr>
                </w:rPrChange>
              </w:rPr>
              <w:pPrChange w:id="12000" w:author="Stefanie Lane" w:date="2022-06-23T15:12:00Z">
                <w:pPr/>
              </w:pPrChange>
            </w:pPr>
            <w:ins w:id="12001" w:author="Stefanie Lane" w:date="2022-06-23T15:12:00Z">
              <w:del w:id="12002" w:author="Lane, Stefanie" w:date="2023-04-28T12:07:00Z">
                <w:r w:rsidRPr="00EB4CE1" w:rsidDel="00402FFE">
                  <w:rPr>
                    <w:rFonts w:ascii="Calibri" w:eastAsia="Times New Roman" w:hAnsi="Calibri" w:cs="Calibri"/>
                    <w:i/>
                    <w:iCs/>
                    <w:color w:val="000000"/>
                    <w:rPrChange w:id="12003" w:author="Stefanie Lane" w:date="2022-06-23T15:12:00Z">
                      <w:rPr/>
                    </w:rPrChange>
                  </w:rPr>
                  <w:delText>Myosotis scorpiodes</w:delText>
                </w:r>
              </w:del>
            </w:ins>
          </w:p>
        </w:tc>
        <w:tc>
          <w:tcPr>
            <w:tcW w:w="869" w:type="dxa"/>
            <w:tcBorders>
              <w:top w:val="nil"/>
              <w:left w:val="nil"/>
              <w:bottom w:val="nil"/>
              <w:right w:val="nil"/>
            </w:tcBorders>
            <w:shd w:val="clear" w:color="auto" w:fill="auto"/>
            <w:noWrap/>
            <w:vAlign w:val="bottom"/>
            <w:hideMark/>
            <w:tcPrChange w:id="12004" w:author="Stefanie Lane" w:date="2022-06-23T15:14:00Z">
              <w:tcPr>
                <w:tcW w:w="960" w:type="dxa"/>
                <w:tcBorders>
                  <w:top w:val="nil"/>
                  <w:left w:val="nil"/>
                  <w:bottom w:val="nil"/>
                  <w:right w:val="nil"/>
                </w:tcBorders>
                <w:shd w:val="clear" w:color="auto" w:fill="auto"/>
                <w:noWrap/>
                <w:vAlign w:val="bottom"/>
                <w:hideMark/>
              </w:tcPr>
            </w:tcPrChange>
          </w:tcPr>
          <w:p w14:paraId="734C4FA3" w14:textId="77777777" w:rsidR="00EB4CE1" w:rsidRPr="00EB4CE1" w:rsidDel="00402FFE" w:rsidRDefault="00EB4CE1">
            <w:pPr>
              <w:spacing w:after="0" w:line="240" w:lineRule="auto"/>
              <w:jc w:val="center"/>
              <w:rPr>
                <w:ins w:id="12005" w:author="Stefanie Lane" w:date="2022-06-23T15:12:00Z"/>
                <w:del w:id="12006" w:author="Lane, Stefanie" w:date="2023-04-28T12:07:00Z"/>
                <w:rFonts w:ascii="Calibri" w:eastAsia="Times New Roman" w:hAnsi="Calibri" w:cs="Calibri"/>
                <w:color w:val="000000"/>
                <w:rPrChange w:id="12007" w:author="Stefanie Lane" w:date="2022-06-23T15:12:00Z">
                  <w:rPr>
                    <w:ins w:id="12008" w:author="Stefanie Lane" w:date="2022-06-23T15:12:00Z"/>
                    <w:del w:id="12009" w:author="Lane, Stefanie" w:date="2023-04-28T12:07:00Z"/>
                  </w:rPr>
                </w:rPrChange>
              </w:rPr>
              <w:pPrChange w:id="12010" w:author="Stefanie Lane" w:date="2022-06-23T15:12:00Z">
                <w:pPr>
                  <w:jc w:val="center"/>
                </w:pPr>
              </w:pPrChange>
            </w:pPr>
            <w:ins w:id="12011" w:author="Stefanie Lane" w:date="2022-06-23T15:12:00Z">
              <w:del w:id="12012" w:author="Lane, Stefanie" w:date="2023-04-28T12:07:00Z">
                <w:r w:rsidRPr="00EB4CE1" w:rsidDel="00402FFE">
                  <w:rPr>
                    <w:rFonts w:ascii="Calibri" w:eastAsia="Times New Roman" w:hAnsi="Calibri" w:cs="Calibri"/>
                    <w:color w:val="000000"/>
                    <w:rPrChange w:id="12013" w:author="Stefanie Lane" w:date="2022-06-23T15:12:00Z">
                      <w:rPr/>
                    </w:rPrChange>
                  </w:rPr>
                  <w:delText>0.68</w:delText>
                </w:r>
              </w:del>
            </w:ins>
          </w:p>
        </w:tc>
        <w:tc>
          <w:tcPr>
            <w:tcW w:w="990" w:type="dxa"/>
            <w:tcBorders>
              <w:top w:val="nil"/>
              <w:left w:val="nil"/>
              <w:bottom w:val="nil"/>
              <w:right w:val="nil"/>
            </w:tcBorders>
            <w:shd w:val="clear" w:color="auto" w:fill="auto"/>
            <w:noWrap/>
            <w:vAlign w:val="bottom"/>
            <w:hideMark/>
            <w:tcPrChange w:id="12014" w:author="Stefanie Lane" w:date="2022-06-23T15:14:00Z">
              <w:tcPr>
                <w:tcW w:w="960" w:type="dxa"/>
                <w:tcBorders>
                  <w:top w:val="nil"/>
                  <w:left w:val="nil"/>
                  <w:bottom w:val="nil"/>
                  <w:right w:val="nil"/>
                </w:tcBorders>
                <w:shd w:val="clear" w:color="auto" w:fill="auto"/>
                <w:noWrap/>
                <w:vAlign w:val="bottom"/>
                <w:hideMark/>
              </w:tcPr>
            </w:tcPrChange>
          </w:tcPr>
          <w:p w14:paraId="51980D29" w14:textId="77777777" w:rsidR="00EB4CE1" w:rsidRPr="00EB4CE1" w:rsidDel="00402FFE" w:rsidRDefault="00EB4CE1">
            <w:pPr>
              <w:spacing w:after="0" w:line="240" w:lineRule="auto"/>
              <w:jc w:val="center"/>
              <w:rPr>
                <w:ins w:id="12015" w:author="Stefanie Lane" w:date="2022-06-23T15:12:00Z"/>
                <w:del w:id="12016" w:author="Lane, Stefanie" w:date="2023-04-28T12:07:00Z"/>
                <w:rFonts w:ascii="Calibri" w:eastAsia="Times New Roman" w:hAnsi="Calibri" w:cs="Calibri"/>
                <w:color w:val="000000"/>
                <w:rPrChange w:id="12017" w:author="Stefanie Lane" w:date="2022-06-23T15:12:00Z">
                  <w:rPr>
                    <w:ins w:id="12018" w:author="Stefanie Lane" w:date="2022-06-23T15:12:00Z"/>
                    <w:del w:id="12019" w:author="Lane, Stefanie" w:date="2023-04-28T12:07:00Z"/>
                  </w:rPr>
                </w:rPrChange>
              </w:rPr>
              <w:pPrChange w:id="12020" w:author="Stefanie Lane" w:date="2022-06-23T15:12:00Z">
                <w:pPr>
                  <w:jc w:val="center"/>
                </w:pPr>
              </w:pPrChange>
            </w:pPr>
            <w:ins w:id="12021" w:author="Stefanie Lane" w:date="2022-06-23T15:12:00Z">
              <w:del w:id="12022" w:author="Lane, Stefanie" w:date="2023-04-28T12:07:00Z">
                <w:r w:rsidRPr="00EB4CE1" w:rsidDel="00402FFE">
                  <w:rPr>
                    <w:rFonts w:ascii="Calibri" w:eastAsia="Times New Roman" w:hAnsi="Calibri" w:cs="Calibri"/>
                    <w:color w:val="000000"/>
                    <w:rPrChange w:id="12023" w:author="Stefanie Lane" w:date="2022-06-23T15:12:00Z">
                      <w:rPr/>
                    </w:rPrChange>
                  </w:rPr>
                  <w:delText>0.22</w:delText>
                </w:r>
              </w:del>
            </w:ins>
          </w:p>
        </w:tc>
        <w:tc>
          <w:tcPr>
            <w:tcW w:w="810" w:type="dxa"/>
            <w:tcBorders>
              <w:top w:val="nil"/>
              <w:left w:val="nil"/>
              <w:bottom w:val="nil"/>
              <w:right w:val="nil"/>
            </w:tcBorders>
            <w:shd w:val="clear" w:color="auto" w:fill="auto"/>
            <w:noWrap/>
            <w:vAlign w:val="bottom"/>
            <w:hideMark/>
            <w:tcPrChange w:id="12024" w:author="Stefanie Lane" w:date="2022-06-23T15:14:00Z">
              <w:tcPr>
                <w:tcW w:w="960" w:type="dxa"/>
                <w:tcBorders>
                  <w:top w:val="nil"/>
                  <w:left w:val="nil"/>
                  <w:bottom w:val="nil"/>
                  <w:right w:val="nil"/>
                </w:tcBorders>
                <w:shd w:val="clear" w:color="auto" w:fill="auto"/>
                <w:noWrap/>
                <w:vAlign w:val="bottom"/>
                <w:hideMark/>
              </w:tcPr>
            </w:tcPrChange>
          </w:tcPr>
          <w:p w14:paraId="513DBBEE" w14:textId="77777777" w:rsidR="00EB4CE1" w:rsidRPr="00EB4CE1" w:rsidDel="00402FFE" w:rsidRDefault="00EB4CE1">
            <w:pPr>
              <w:spacing w:after="0" w:line="240" w:lineRule="auto"/>
              <w:jc w:val="center"/>
              <w:rPr>
                <w:ins w:id="12025" w:author="Stefanie Lane" w:date="2022-06-23T15:12:00Z"/>
                <w:del w:id="12026" w:author="Lane, Stefanie" w:date="2023-04-28T12:07:00Z"/>
                <w:rFonts w:ascii="Calibri" w:eastAsia="Times New Roman" w:hAnsi="Calibri" w:cs="Calibri"/>
                <w:color w:val="000000"/>
                <w:rPrChange w:id="12027" w:author="Stefanie Lane" w:date="2022-06-23T15:12:00Z">
                  <w:rPr>
                    <w:ins w:id="12028" w:author="Stefanie Lane" w:date="2022-06-23T15:12:00Z"/>
                    <w:del w:id="12029" w:author="Lane, Stefanie" w:date="2023-04-28T12:07:00Z"/>
                  </w:rPr>
                </w:rPrChange>
              </w:rPr>
              <w:pPrChange w:id="12030" w:author="Stefanie Lane" w:date="2022-06-23T15:12:00Z">
                <w:pPr>
                  <w:jc w:val="center"/>
                </w:pPr>
              </w:pPrChange>
            </w:pPr>
            <w:ins w:id="12031" w:author="Stefanie Lane" w:date="2022-06-23T15:12:00Z">
              <w:del w:id="12032" w:author="Lane, Stefanie" w:date="2023-04-28T12:07:00Z">
                <w:r w:rsidRPr="00EB4CE1" w:rsidDel="00402FFE">
                  <w:rPr>
                    <w:rFonts w:ascii="Calibri" w:eastAsia="Times New Roman" w:hAnsi="Calibri" w:cs="Calibri"/>
                    <w:color w:val="000000"/>
                    <w:rPrChange w:id="12033" w:author="Stefanie Lane" w:date="2022-06-23T15:12:00Z">
                      <w:rPr/>
                    </w:rPrChange>
                  </w:rPr>
                  <w:delText>0.21</w:delText>
                </w:r>
              </w:del>
            </w:ins>
          </w:p>
        </w:tc>
        <w:tc>
          <w:tcPr>
            <w:tcW w:w="1710" w:type="dxa"/>
            <w:tcBorders>
              <w:top w:val="nil"/>
              <w:left w:val="nil"/>
              <w:bottom w:val="nil"/>
              <w:right w:val="single" w:sz="8" w:space="0" w:color="auto"/>
            </w:tcBorders>
            <w:shd w:val="clear" w:color="auto" w:fill="auto"/>
            <w:noWrap/>
            <w:vAlign w:val="bottom"/>
            <w:hideMark/>
            <w:tcPrChange w:id="1203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85F71BA" w14:textId="77777777" w:rsidR="00EB4CE1" w:rsidRPr="00EB4CE1" w:rsidDel="00402FFE" w:rsidRDefault="00EB4CE1">
            <w:pPr>
              <w:spacing w:after="0" w:line="240" w:lineRule="auto"/>
              <w:jc w:val="center"/>
              <w:rPr>
                <w:ins w:id="12035" w:author="Stefanie Lane" w:date="2022-06-23T15:12:00Z"/>
                <w:del w:id="12036" w:author="Lane, Stefanie" w:date="2023-04-28T12:07:00Z"/>
                <w:rFonts w:ascii="Calibri" w:eastAsia="Times New Roman" w:hAnsi="Calibri" w:cs="Calibri"/>
                <w:color w:val="000000"/>
                <w:rPrChange w:id="12037" w:author="Stefanie Lane" w:date="2022-06-23T15:12:00Z">
                  <w:rPr>
                    <w:ins w:id="12038" w:author="Stefanie Lane" w:date="2022-06-23T15:12:00Z"/>
                    <w:del w:id="12039" w:author="Lane, Stefanie" w:date="2023-04-28T12:07:00Z"/>
                  </w:rPr>
                </w:rPrChange>
              </w:rPr>
              <w:pPrChange w:id="12040" w:author="Stefanie Lane" w:date="2022-06-23T15:12:00Z">
                <w:pPr>
                  <w:jc w:val="center"/>
                </w:pPr>
              </w:pPrChange>
            </w:pPr>
            <w:ins w:id="12041" w:author="Stefanie Lane" w:date="2022-06-23T15:12:00Z">
              <w:del w:id="12042" w:author="Lane, Stefanie" w:date="2023-04-28T12:07:00Z">
                <w:r w:rsidRPr="00EB4CE1" w:rsidDel="00402FFE">
                  <w:rPr>
                    <w:rFonts w:ascii="Calibri" w:eastAsia="Times New Roman" w:hAnsi="Calibri" w:cs="Calibri"/>
                    <w:color w:val="000000"/>
                    <w:rPrChange w:id="12043" w:author="Stefanie Lane" w:date="2022-06-23T15:12:00Z">
                      <w:rPr/>
                    </w:rPrChange>
                  </w:rPr>
                  <w:delText>-68.7</w:delText>
                </w:r>
              </w:del>
            </w:ins>
          </w:p>
        </w:tc>
      </w:tr>
      <w:tr w:rsidR="00EB4CE1" w:rsidRPr="00EB4CE1" w:rsidDel="00402FFE" w14:paraId="53397329" w14:textId="77777777" w:rsidTr="006F10B7">
        <w:trPr>
          <w:trHeight w:val="290"/>
          <w:ins w:id="12044" w:author="Stefanie Lane" w:date="2022-06-23T15:12:00Z"/>
          <w:del w:id="12045" w:author="Lane, Stefanie" w:date="2023-04-28T12:07:00Z"/>
          <w:trPrChange w:id="1204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04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C923DA1" w14:textId="77777777" w:rsidR="00EB4CE1" w:rsidRPr="00EB4CE1" w:rsidDel="00402FFE" w:rsidRDefault="00EB4CE1">
            <w:pPr>
              <w:spacing w:after="0" w:line="240" w:lineRule="auto"/>
              <w:rPr>
                <w:ins w:id="12048" w:author="Stefanie Lane" w:date="2022-06-23T15:12:00Z"/>
                <w:del w:id="12049" w:author="Lane, Stefanie" w:date="2023-04-28T12:07:00Z"/>
                <w:rFonts w:ascii="Calibri" w:eastAsia="Times New Roman" w:hAnsi="Calibri" w:cs="Calibri"/>
                <w:color w:val="000000"/>
                <w:rPrChange w:id="12050" w:author="Stefanie Lane" w:date="2022-06-23T15:12:00Z">
                  <w:rPr>
                    <w:ins w:id="12051" w:author="Stefanie Lane" w:date="2022-06-23T15:12:00Z"/>
                    <w:del w:id="12052" w:author="Lane, Stefanie" w:date="2023-04-28T12:07:00Z"/>
                  </w:rPr>
                </w:rPrChange>
              </w:rPr>
              <w:pPrChange w:id="1205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05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1530FD9" w14:textId="77777777" w:rsidR="00EB4CE1" w:rsidRPr="00EB4CE1" w:rsidDel="00402FFE" w:rsidRDefault="00EB4CE1">
            <w:pPr>
              <w:spacing w:after="0" w:line="240" w:lineRule="auto"/>
              <w:rPr>
                <w:ins w:id="12055" w:author="Stefanie Lane" w:date="2022-06-23T15:12:00Z"/>
                <w:del w:id="12056" w:author="Lane, Stefanie" w:date="2023-04-28T12:07:00Z"/>
                <w:rFonts w:ascii="Calibri" w:eastAsia="Times New Roman" w:hAnsi="Calibri" w:cs="Calibri"/>
                <w:color w:val="000000"/>
                <w:rPrChange w:id="12057" w:author="Stefanie Lane" w:date="2022-06-23T15:12:00Z">
                  <w:rPr>
                    <w:ins w:id="12058" w:author="Stefanie Lane" w:date="2022-06-23T15:12:00Z"/>
                    <w:del w:id="12059" w:author="Lane, Stefanie" w:date="2023-04-28T12:07:00Z"/>
                  </w:rPr>
                </w:rPrChange>
              </w:rPr>
              <w:pPrChange w:id="1206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06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A93C0D0" w14:textId="77777777" w:rsidR="00EB4CE1" w:rsidRPr="00EB4CE1" w:rsidDel="00402FFE" w:rsidRDefault="00EB4CE1">
            <w:pPr>
              <w:spacing w:after="0" w:line="240" w:lineRule="auto"/>
              <w:rPr>
                <w:ins w:id="12062" w:author="Stefanie Lane" w:date="2022-06-23T15:12:00Z"/>
                <w:del w:id="12063" w:author="Lane, Stefanie" w:date="2023-04-28T12:07:00Z"/>
                <w:rFonts w:ascii="Calibri" w:eastAsia="Times New Roman" w:hAnsi="Calibri" w:cs="Calibri"/>
                <w:i/>
                <w:iCs/>
                <w:color w:val="000000"/>
                <w:rPrChange w:id="12064" w:author="Stefanie Lane" w:date="2022-06-23T15:12:00Z">
                  <w:rPr>
                    <w:ins w:id="12065" w:author="Stefanie Lane" w:date="2022-06-23T15:12:00Z"/>
                    <w:del w:id="12066" w:author="Lane, Stefanie" w:date="2023-04-28T12:07:00Z"/>
                  </w:rPr>
                </w:rPrChange>
              </w:rPr>
              <w:pPrChange w:id="12067" w:author="Stefanie Lane" w:date="2022-06-23T15:12:00Z">
                <w:pPr/>
              </w:pPrChange>
            </w:pPr>
            <w:ins w:id="12068" w:author="Stefanie Lane" w:date="2022-06-23T15:12:00Z">
              <w:del w:id="12069" w:author="Lane, Stefanie" w:date="2023-04-28T12:07:00Z">
                <w:r w:rsidRPr="00EB4CE1" w:rsidDel="00402FFE">
                  <w:rPr>
                    <w:rFonts w:ascii="Calibri" w:eastAsia="Times New Roman" w:hAnsi="Calibri" w:cs="Calibri"/>
                    <w:i/>
                    <w:iCs/>
                    <w:color w:val="000000"/>
                    <w:rPrChange w:id="12070" w:author="Stefanie Lane" w:date="2022-06-23T15:12:00Z">
                      <w:rPr/>
                    </w:rPrChange>
                  </w:rPr>
                  <w:delText>Agrostis stolonifera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207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158C240" w14:textId="77777777" w:rsidR="00EB4CE1" w:rsidRPr="00EB4CE1" w:rsidDel="00402FFE" w:rsidRDefault="00EB4CE1">
            <w:pPr>
              <w:spacing w:after="0" w:line="240" w:lineRule="auto"/>
              <w:jc w:val="center"/>
              <w:rPr>
                <w:ins w:id="12072" w:author="Stefanie Lane" w:date="2022-06-23T15:12:00Z"/>
                <w:del w:id="12073" w:author="Lane, Stefanie" w:date="2023-04-28T12:07:00Z"/>
                <w:rFonts w:ascii="Calibri" w:eastAsia="Times New Roman" w:hAnsi="Calibri" w:cs="Calibri"/>
                <w:color w:val="000000"/>
                <w:rPrChange w:id="12074" w:author="Stefanie Lane" w:date="2022-06-23T15:12:00Z">
                  <w:rPr>
                    <w:ins w:id="12075" w:author="Stefanie Lane" w:date="2022-06-23T15:12:00Z"/>
                    <w:del w:id="12076" w:author="Lane, Stefanie" w:date="2023-04-28T12:07:00Z"/>
                  </w:rPr>
                </w:rPrChange>
              </w:rPr>
              <w:pPrChange w:id="12077" w:author="Stefanie Lane" w:date="2022-06-23T15:12:00Z">
                <w:pPr>
                  <w:jc w:val="center"/>
                </w:pPr>
              </w:pPrChange>
            </w:pPr>
            <w:ins w:id="12078" w:author="Stefanie Lane" w:date="2022-06-23T15:12:00Z">
              <w:del w:id="12079" w:author="Lane, Stefanie" w:date="2023-04-28T12:07:00Z">
                <w:r w:rsidRPr="00EB4CE1" w:rsidDel="00402FFE">
                  <w:rPr>
                    <w:rFonts w:ascii="Calibri" w:eastAsia="Times New Roman" w:hAnsi="Calibri" w:cs="Calibri"/>
                    <w:color w:val="000000"/>
                    <w:rPrChange w:id="12080" w:author="Stefanie Lane" w:date="2022-06-23T15:12:00Z">
                      <w:rPr/>
                    </w:rPrChange>
                  </w:rPr>
                  <w:delText>3.21</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208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5211785" w14:textId="77777777" w:rsidR="00EB4CE1" w:rsidRPr="00EB4CE1" w:rsidDel="00402FFE" w:rsidRDefault="00EB4CE1">
            <w:pPr>
              <w:spacing w:after="0" w:line="240" w:lineRule="auto"/>
              <w:jc w:val="center"/>
              <w:rPr>
                <w:ins w:id="12082" w:author="Stefanie Lane" w:date="2022-06-23T15:12:00Z"/>
                <w:del w:id="12083" w:author="Lane, Stefanie" w:date="2023-04-28T12:07:00Z"/>
                <w:rFonts w:ascii="Calibri" w:eastAsia="Times New Roman" w:hAnsi="Calibri" w:cs="Calibri"/>
                <w:color w:val="000000"/>
                <w:rPrChange w:id="12084" w:author="Stefanie Lane" w:date="2022-06-23T15:12:00Z">
                  <w:rPr>
                    <w:ins w:id="12085" w:author="Stefanie Lane" w:date="2022-06-23T15:12:00Z"/>
                    <w:del w:id="12086" w:author="Lane, Stefanie" w:date="2023-04-28T12:07:00Z"/>
                  </w:rPr>
                </w:rPrChange>
              </w:rPr>
              <w:pPrChange w:id="12087" w:author="Stefanie Lane" w:date="2022-06-23T15:12:00Z">
                <w:pPr>
                  <w:jc w:val="center"/>
                </w:pPr>
              </w:pPrChange>
            </w:pPr>
            <w:ins w:id="12088" w:author="Stefanie Lane" w:date="2022-06-23T15:12:00Z">
              <w:del w:id="12089" w:author="Lane, Stefanie" w:date="2023-04-28T12:07:00Z">
                <w:r w:rsidRPr="00EB4CE1" w:rsidDel="00402FFE">
                  <w:rPr>
                    <w:rFonts w:ascii="Calibri" w:eastAsia="Times New Roman" w:hAnsi="Calibri" w:cs="Calibri"/>
                    <w:color w:val="000000"/>
                    <w:rPrChange w:id="12090" w:author="Stefanie Lane" w:date="2022-06-23T15:12:00Z">
                      <w:rPr/>
                    </w:rPrChange>
                  </w:rPr>
                  <w:delText>1.50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209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903657" w14:textId="77777777" w:rsidR="00EB4CE1" w:rsidRPr="00EB4CE1" w:rsidDel="00402FFE" w:rsidRDefault="00EB4CE1">
            <w:pPr>
              <w:spacing w:after="0" w:line="240" w:lineRule="auto"/>
              <w:jc w:val="center"/>
              <w:rPr>
                <w:ins w:id="12092" w:author="Stefanie Lane" w:date="2022-06-23T15:12:00Z"/>
                <w:del w:id="12093" w:author="Lane, Stefanie" w:date="2023-04-28T12:07:00Z"/>
                <w:rFonts w:ascii="Calibri" w:eastAsia="Times New Roman" w:hAnsi="Calibri" w:cs="Calibri"/>
                <w:color w:val="000000"/>
                <w:rPrChange w:id="12094" w:author="Stefanie Lane" w:date="2022-06-23T15:12:00Z">
                  <w:rPr>
                    <w:ins w:id="12095" w:author="Stefanie Lane" w:date="2022-06-23T15:12:00Z"/>
                    <w:del w:id="12096" w:author="Lane, Stefanie" w:date="2023-04-28T12:07:00Z"/>
                  </w:rPr>
                </w:rPrChange>
              </w:rPr>
              <w:pPrChange w:id="12097" w:author="Stefanie Lane" w:date="2022-06-23T15:12:00Z">
                <w:pPr>
                  <w:jc w:val="center"/>
                </w:pPr>
              </w:pPrChange>
            </w:pPr>
            <w:ins w:id="12098" w:author="Stefanie Lane" w:date="2022-06-23T15:12:00Z">
              <w:del w:id="12099" w:author="Lane, Stefanie" w:date="2023-04-28T12:07:00Z">
                <w:r w:rsidRPr="00EB4CE1" w:rsidDel="00402FFE">
                  <w:rPr>
                    <w:rFonts w:ascii="Calibri" w:eastAsia="Times New Roman" w:hAnsi="Calibri" w:cs="Calibri"/>
                    <w:color w:val="000000"/>
                    <w:rPrChange w:id="12100" w:author="Stefanie Lane" w:date="2022-06-23T15:12:00Z">
                      <w:rPr/>
                    </w:rPrChange>
                  </w:rPr>
                  <w:delText>1.29</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10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481662B" w14:textId="77777777" w:rsidR="00EB4CE1" w:rsidRPr="00EB4CE1" w:rsidDel="00402FFE" w:rsidRDefault="00EB4CE1">
            <w:pPr>
              <w:spacing w:after="0" w:line="240" w:lineRule="auto"/>
              <w:jc w:val="center"/>
              <w:rPr>
                <w:ins w:id="12102" w:author="Stefanie Lane" w:date="2022-06-23T15:12:00Z"/>
                <w:del w:id="12103" w:author="Lane, Stefanie" w:date="2023-04-28T12:07:00Z"/>
                <w:rFonts w:ascii="Calibri" w:eastAsia="Times New Roman" w:hAnsi="Calibri" w:cs="Calibri"/>
                <w:color w:val="000000"/>
                <w:rPrChange w:id="12104" w:author="Stefanie Lane" w:date="2022-06-23T15:12:00Z">
                  <w:rPr>
                    <w:ins w:id="12105" w:author="Stefanie Lane" w:date="2022-06-23T15:12:00Z"/>
                    <w:del w:id="12106" w:author="Lane, Stefanie" w:date="2023-04-28T12:07:00Z"/>
                  </w:rPr>
                </w:rPrChange>
              </w:rPr>
              <w:pPrChange w:id="12107" w:author="Stefanie Lane" w:date="2022-06-23T15:12:00Z">
                <w:pPr>
                  <w:jc w:val="center"/>
                </w:pPr>
              </w:pPrChange>
            </w:pPr>
            <w:ins w:id="12108" w:author="Stefanie Lane" w:date="2022-06-23T15:12:00Z">
              <w:del w:id="12109" w:author="Lane, Stefanie" w:date="2023-04-28T12:07:00Z">
                <w:r w:rsidRPr="00EB4CE1" w:rsidDel="00402FFE">
                  <w:rPr>
                    <w:rFonts w:ascii="Calibri" w:eastAsia="Times New Roman" w:hAnsi="Calibri" w:cs="Calibri"/>
                    <w:color w:val="000000"/>
                    <w:rPrChange w:id="12110" w:author="Stefanie Lane" w:date="2022-06-23T15:12:00Z">
                      <w:rPr/>
                    </w:rPrChange>
                  </w:rPr>
                  <w:delText>-60.0</w:delText>
                </w:r>
              </w:del>
            </w:ins>
          </w:p>
        </w:tc>
      </w:tr>
      <w:tr w:rsidR="00EB4CE1" w:rsidRPr="00EB4CE1" w:rsidDel="00402FFE" w14:paraId="39D603DE" w14:textId="77777777" w:rsidTr="006F10B7">
        <w:trPr>
          <w:trHeight w:val="290"/>
          <w:ins w:id="12111" w:author="Stefanie Lane" w:date="2022-06-23T15:12:00Z"/>
          <w:del w:id="12112" w:author="Lane, Stefanie" w:date="2023-04-28T12:07:00Z"/>
          <w:trPrChange w:id="1211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11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E03C92E" w14:textId="77777777" w:rsidR="00EB4CE1" w:rsidRPr="00EB4CE1" w:rsidDel="00402FFE" w:rsidRDefault="00EB4CE1">
            <w:pPr>
              <w:spacing w:after="0" w:line="240" w:lineRule="auto"/>
              <w:rPr>
                <w:ins w:id="12115" w:author="Stefanie Lane" w:date="2022-06-23T15:12:00Z"/>
                <w:del w:id="12116" w:author="Lane, Stefanie" w:date="2023-04-28T12:07:00Z"/>
                <w:rFonts w:ascii="Calibri" w:eastAsia="Times New Roman" w:hAnsi="Calibri" w:cs="Calibri"/>
                <w:color w:val="000000"/>
                <w:rPrChange w:id="12117" w:author="Stefanie Lane" w:date="2022-06-23T15:12:00Z">
                  <w:rPr>
                    <w:ins w:id="12118" w:author="Stefanie Lane" w:date="2022-06-23T15:12:00Z"/>
                    <w:del w:id="12119" w:author="Lane, Stefanie" w:date="2023-04-28T12:07:00Z"/>
                  </w:rPr>
                </w:rPrChange>
              </w:rPr>
              <w:pPrChange w:id="1212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12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249C905" w14:textId="77777777" w:rsidR="00EB4CE1" w:rsidRPr="00EB4CE1" w:rsidDel="00402FFE" w:rsidRDefault="00EB4CE1">
            <w:pPr>
              <w:spacing w:after="0" w:line="240" w:lineRule="auto"/>
              <w:rPr>
                <w:ins w:id="12122" w:author="Stefanie Lane" w:date="2022-06-23T15:12:00Z"/>
                <w:del w:id="12123" w:author="Lane, Stefanie" w:date="2023-04-28T12:07:00Z"/>
                <w:rFonts w:ascii="Calibri" w:eastAsia="Times New Roman" w:hAnsi="Calibri" w:cs="Calibri"/>
                <w:color w:val="000000"/>
                <w:rPrChange w:id="12124" w:author="Stefanie Lane" w:date="2022-06-23T15:12:00Z">
                  <w:rPr>
                    <w:ins w:id="12125" w:author="Stefanie Lane" w:date="2022-06-23T15:12:00Z"/>
                    <w:del w:id="12126" w:author="Lane, Stefanie" w:date="2023-04-28T12:07:00Z"/>
                  </w:rPr>
                </w:rPrChange>
              </w:rPr>
              <w:pPrChange w:id="12127" w:author="Stefanie Lane" w:date="2022-06-23T15:12:00Z">
                <w:pPr/>
              </w:pPrChange>
            </w:pPr>
          </w:p>
        </w:tc>
        <w:tc>
          <w:tcPr>
            <w:tcW w:w="3320" w:type="dxa"/>
            <w:tcBorders>
              <w:top w:val="nil"/>
              <w:left w:val="nil"/>
              <w:bottom w:val="nil"/>
              <w:right w:val="nil"/>
            </w:tcBorders>
            <w:shd w:val="clear" w:color="auto" w:fill="auto"/>
            <w:noWrap/>
            <w:vAlign w:val="bottom"/>
            <w:hideMark/>
            <w:tcPrChange w:id="12128" w:author="Stefanie Lane" w:date="2022-06-23T15:14:00Z">
              <w:tcPr>
                <w:tcW w:w="3320" w:type="dxa"/>
                <w:tcBorders>
                  <w:top w:val="nil"/>
                  <w:left w:val="nil"/>
                  <w:bottom w:val="nil"/>
                  <w:right w:val="nil"/>
                </w:tcBorders>
                <w:shd w:val="clear" w:color="auto" w:fill="auto"/>
                <w:noWrap/>
                <w:vAlign w:val="bottom"/>
                <w:hideMark/>
              </w:tcPr>
            </w:tcPrChange>
          </w:tcPr>
          <w:p w14:paraId="73B1A073" w14:textId="77777777" w:rsidR="00EB4CE1" w:rsidRPr="00EB4CE1" w:rsidDel="00402FFE" w:rsidRDefault="00EB4CE1">
            <w:pPr>
              <w:spacing w:after="0" w:line="240" w:lineRule="auto"/>
              <w:rPr>
                <w:ins w:id="12129" w:author="Stefanie Lane" w:date="2022-06-23T15:12:00Z"/>
                <w:del w:id="12130" w:author="Lane, Stefanie" w:date="2023-04-28T12:07:00Z"/>
                <w:rFonts w:ascii="Calibri" w:eastAsia="Times New Roman" w:hAnsi="Calibri" w:cs="Calibri"/>
                <w:i/>
                <w:iCs/>
                <w:color w:val="000000"/>
                <w:rPrChange w:id="12131" w:author="Stefanie Lane" w:date="2022-06-23T15:12:00Z">
                  <w:rPr>
                    <w:ins w:id="12132" w:author="Stefanie Lane" w:date="2022-06-23T15:12:00Z"/>
                    <w:del w:id="12133" w:author="Lane, Stefanie" w:date="2023-04-28T12:07:00Z"/>
                  </w:rPr>
                </w:rPrChange>
              </w:rPr>
              <w:pPrChange w:id="12134" w:author="Stefanie Lane" w:date="2022-06-23T15:12:00Z">
                <w:pPr/>
              </w:pPrChange>
            </w:pPr>
            <w:ins w:id="12135" w:author="Stefanie Lane" w:date="2022-06-23T15:12:00Z">
              <w:del w:id="12136" w:author="Lane, Stefanie" w:date="2023-04-28T12:07:00Z">
                <w:r w:rsidRPr="00EB4CE1" w:rsidDel="00402FFE">
                  <w:rPr>
                    <w:rFonts w:ascii="Calibri" w:eastAsia="Times New Roman" w:hAnsi="Calibri" w:cs="Calibri"/>
                    <w:i/>
                    <w:iCs/>
                    <w:color w:val="000000"/>
                    <w:rPrChange w:id="12137" w:author="Stefanie Lane" w:date="2022-06-23T15:12:00Z">
                      <w:rPr/>
                    </w:rPrChange>
                  </w:rPr>
                  <w:delText>Lythrum salicaria</w:delText>
                </w:r>
              </w:del>
            </w:ins>
          </w:p>
        </w:tc>
        <w:tc>
          <w:tcPr>
            <w:tcW w:w="869" w:type="dxa"/>
            <w:tcBorders>
              <w:top w:val="nil"/>
              <w:left w:val="nil"/>
              <w:bottom w:val="nil"/>
              <w:right w:val="nil"/>
            </w:tcBorders>
            <w:shd w:val="clear" w:color="auto" w:fill="auto"/>
            <w:noWrap/>
            <w:vAlign w:val="bottom"/>
            <w:hideMark/>
            <w:tcPrChange w:id="12138" w:author="Stefanie Lane" w:date="2022-06-23T15:14:00Z">
              <w:tcPr>
                <w:tcW w:w="960" w:type="dxa"/>
                <w:tcBorders>
                  <w:top w:val="nil"/>
                  <w:left w:val="nil"/>
                  <w:bottom w:val="nil"/>
                  <w:right w:val="nil"/>
                </w:tcBorders>
                <w:shd w:val="clear" w:color="auto" w:fill="auto"/>
                <w:noWrap/>
                <w:vAlign w:val="bottom"/>
                <w:hideMark/>
              </w:tcPr>
            </w:tcPrChange>
          </w:tcPr>
          <w:p w14:paraId="0065619A" w14:textId="77777777" w:rsidR="00EB4CE1" w:rsidRPr="00EB4CE1" w:rsidDel="00402FFE" w:rsidRDefault="00EB4CE1">
            <w:pPr>
              <w:spacing w:after="0" w:line="240" w:lineRule="auto"/>
              <w:jc w:val="center"/>
              <w:rPr>
                <w:ins w:id="12139" w:author="Stefanie Lane" w:date="2022-06-23T15:12:00Z"/>
                <w:del w:id="12140" w:author="Lane, Stefanie" w:date="2023-04-28T12:07:00Z"/>
                <w:rFonts w:ascii="Calibri" w:eastAsia="Times New Roman" w:hAnsi="Calibri" w:cs="Calibri"/>
                <w:color w:val="000000"/>
                <w:rPrChange w:id="12141" w:author="Stefanie Lane" w:date="2022-06-23T15:12:00Z">
                  <w:rPr>
                    <w:ins w:id="12142" w:author="Stefanie Lane" w:date="2022-06-23T15:12:00Z"/>
                    <w:del w:id="12143" w:author="Lane, Stefanie" w:date="2023-04-28T12:07:00Z"/>
                  </w:rPr>
                </w:rPrChange>
              </w:rPr>
              <w:pPrChange w:id="12144" w:author="Stefanie Lane" w:date="2022-06-23T15:12:00Z">
                <w:pPr>
                  <w:jc w:val="center"/>
                </w:pPr>
              </w:pPrChange>
            </w:pPr>
            <w:ins w:id="12145" w:author="Stefanie Lane" w:date="2022-06-23T15:12:00Z">
              <w:del w:id="12146" w:author="Lane, Stefanie" w:date="2023-04-28T12:07:00Z">
                <w:r w:rsidRPr="00EB4CE1" w:rsidDel="00402FFE">
                  <w:rPr>
                    <w:rFonts w:ascii="Calibri" w:eastAsia="Times New Roman" w:hAnsi="Calibri" w:cs="Calibri"/>
                    <w:color w:val="000000"/>
                    <w:rPrChange w:id="12147" w:author="Stefanie Lane" w:date="2022-06-23T15:12:00Z">
                      <w:rPr/>
                    </w:rPrChange>
                  </w:rPr>
                  <w:delText>1.11</w:delText>
                </w:r>
              </w:del>
            </w:ins>
          </w:p>
        </w:tc>
        <w:tc>
          <w:tcPr>
            <w:tcW w:w="990" w:type="dxa"/>
            <w:tcBorders>
              <w:top w:val="nil"/>
              <w:left w:val="nil"/>
              <w:bottom w:val="nil"/>
              <w:right w:val="nil"/>
            </w:tcBorders>
            <w:shd w:val="clear" w:color="auto" w:fill="auto"/>
            <w:noWrap/>
            <w:vAlign w:val="bottom"/>
            <w:hideMark/>
            <w:tcPrChange w:id="12148" w:author="Stefanie Lane" w:date="2022-06-23T15:14:00Z">
              <w:tcPr>
                <w:tcW w:w="960" w:type="dxa"/>
                <w:tcBorders>
                  <w:top w:val="nil"/>
                  <w:left w:val="nil"/>
                  <w:bottom w:val="nil"/>
                  <w:right w:val="nil"/>
                </w:tcBorders>
                <w:shd w:val="clear" w:color="auto" w:fill="auto"/>
                <w:noWrap/>
                <w:vAlign w:val="bottom"/>
                <w:hideMark/>
              </w:tcPr>
            </w:tcPrChange>
          </w:tcPr>
          <w:p w14:paraId="4C5E144E" w14:textId="77777777" w:rsidR="00EB4CE1" w:rsidRPr="00EB4CE1" w:rsidDel="00402FFE" w:rsidRDefault="00EB4CE1">
            <w:pPr>
              <w:spacing w:after="0" w:line="240" w:lineRule="auto"/>
              <w:jc w:val="center"/>
              <w:rPr>
                <w:ins w:id="12149" w:author="Stefanie Lane" w:date="2022-06-23T15:12:00Z"/>
                <w:del w:id="12150" w:author="Lane, Stefanie" w:date="2023-04-28T12:07:00Z"/>
                <w:rFonts w:ascii="Calibri" w:eastAsia="Times New Roman" w:hAnsi="Calibri" w:cs="Calibri"/>
                <w:color w:val="000000"/>
                <w:rPrChange w:id="12151" w:author="Stefanie Lane" w:date="2022-06-23T15:12:00Z">
                  <w:rPr>
                    <w:ins w:id="12152" w:author="Stefanie Lane" w:date="2022-06-23T15:12:00Z"/>
                    <w:del w:id="12153" w:author="Lane, Stefanie" w:date="2023-04-28T12:07:00Z"/>
                  </w:rPr>
                </w:rPrChange>
              </w:rPr>
              <w:pPrChange w:id="12154" w:author="Stefanie Lane" w:date="2022-06-23T15:12:00Z">
                <w:pPr>
                  <w:jc w:val="center"/>
                </w:pPr>
              </w:pPrChange>
            </w:pPr>
            <w:ins w:id="12155" w:author="Stefanie Lane" w:date="2022-06-23T15:12:00Z">
              <w:del w:id="12156" w:author="Lane, Stefanie" w:date="2023-04-28T12:07:00Z">
                <w:r w:rsidRPr="00EB4CE1" w:rsidDel="00402FFE">
                  <w:rPr>
                    <w:rFonts w:ascii="Calibri" w:eastAsia="Times New Roman" w:hAnsi="Calibri" w:cs="Calibri"/>
                    <w:color w:val="000000"/>
                    <w:rPrChange w:id="12157" w:author="Stefanie Lane" w:date="2022-06-23T15:12:00Z">
                      <w:rPr/>
                    </w:rPrChange>
                  </w:rPr>
                  <w:delText>1.17</w:delText>
                </w:r>
              </w:del>
            </w:ins>
          </w:p>
        </w:tc>
        <w:tc>
          <w:tcPr>
            <w:tcW w:w="810" w:type="dxa"/>
            <w:tcBorders>
              <w:top w:val="nil"/>
              <w:left w:val="nil"/>
              <w:bottom w:val="nil"/>
              <w:right w:val="nil"/>
            </w:tcBorders>
            <w:shd w:val="clear" w:color="auto" w:fill="auto"/>
            <w:noWrap/>
            <w:vAlign w:val="bottom"/>
            <w:hideMark/>
            <w:tcPrChange w:id="12158" w:author="Stefanie Lane" w:date="2022-06-23T15:14:00Z">
              <w:tcPr>
                <w:tcW w:w="960" w:type="dxa"/>
                <w:tcBorders>
                  <w:top w:val="nil"/>
                  <w:left w:val="nil"/>
                  <w:bottom w:val="nil"/>
                  <w:right w:val="nil"/>
                </w:tcBorders>
                <w:shd w:val="clear" w:color="auto" w:fill="auto"/>
                <w:noWrap/>
                <w:vAlign w:val="bottom"/>
                <w:hideMark/>
              </w:tcPr>
            </w:tcPrChange>
          </w:tcPr>
          <w:p w14:paraId="503DD97D" w14:textId="77777777" w:rsidR="00EB4CE1" w:rsidRPr="00EB4CE1" w:rsidDel="00402FFE" w:rsidRDefault="00EB4CE1">
            <w:pPr>
              <w:spacing w:after="0" w:line="240" w:lineRule="auto"/>
              <w:jc w:val="center"/>
              <w:rPr>
                <w:ins w:id="12159" w:author="Stefanie Lane" w:date="2022-06-23T15:12:00Z"/>
                <w:del w:id="12160" w:author="Lane, Stefanie" w:date="2023-04-28T12:07:00Z"/>
                <w:rFonts w:ascii="Calibri" w:eastAsia="Times New Roman" w:hAnsi="Calibri" w:cs="Calibri"/>
                <w:color w:val="000000"/>
                <w:rPrChange w:id="12161" w:author="Stefanie Lane" w:date="2022-06-23T15:12:00Z">
                  <w:rPr>
                    <w:ins w:id="12162" w:author="Stefanie Lane" w:date="2022-06-23T15:12:00Z"/>
                    <w:del w:id="12163" w:author="Lane, Stefanie" w:date="2023-04-28T12:07:00Z"/>
                  </w:rPr>
                </w:rPrChange>
              </w:rPr>
              <w:pPrChange w:id="12164" w:author="Stefanie Lane" w:date="2022-06-23T15:12:00Z">
                <w:pPr>
                  <w:jc w:val="center"/>
                </w:pPr>
              </w:pPrChange>
            </w:pPr>
            <w:ins w:id="12165" w:author="Stefanie Lane" w:date="2022-06-23T15:12:00Z">
              <w:del w:id="12166" w:author="Lane, Stefanie" w:date="2023-04-28T12:07:00Z">
                <w:r w:rsidRPr="00EB4CE1" w:rsidDel="00402FFE">
                  <w:rPr>
                    <w:rFonts w:ascii="Calibri" w:eastAsia="Times New Roman" w:hAnsi="Calibri" w:cs="Calibri"/>
                    <w:color w:val="000000"/>
                    <w:rPrChange w:id="12167" w:author="Stefanie Lane" w:date="2022-06-23T15:12:00Z">
                      <w:rPr/>
                    </w:rPrChange>
                  </w:rPr>
                  <w:delText>0.61</w:delText>
                </w:r>
              </w:del>
            </w:ins>
          </w:p>
        </w:tc>
        <w:tc>
          <w:tcPr>
            <w:tcW w:w="1710" w:type="dxa"/>
            <w:tcBorders>
              <w:top w:val="nil"/>
              <w:left w:val="nil"/>
              <w:bottom w:val="nil"/>
              <w:right w:val="single" w:sz="8" w:space="0" w:color="auto"/>
            </w:tcBorders>
            <w:shd w:val="clear" w:color="auto" w:fill="auto"/>
            <w:noWrap/>
            <w:vAlign w:val="bottom"/>
            <w:hideMark/>
            <w:tcPrChange w:id="1216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6FCD80E0" w14:textId="77777777" w:rsidR="00EB4CE1" w:rsidRPr="00EB4CE1" w:rsidDel="00402FFE" w:rsidRDefault="00EB4CE1">
            <w:pPr>
              <w:spacing w:after="0" w:line="240" w:lineRule="auto"/>
              <w:jc w:val="center"/>
              <w:rPr>
                <w:ins w:id="12169" w:author="Stefanie Lane" w:date="2022-06-23T15:12:00Z"/>
                <w:del w:id="12170" w:author="Lane, Stefanie" w:date="2023-04-28T12:07:00Z"/>
                <w:rFonts w:ascii="Calibri" w:eastAsia="Times New Roman" w:hAnsi="Calibri" w:cs="Calibri"/>
                <w:color w:val="000000"/>
                <w:rPrChange w:id="12171" w:author="Stefanie Lane" w:date="2022-06-23T15:12:00Z">
                  <w:rPr>
                    <w:ins w:id="12172" w:author="Stefanie Lane" w:date="2022-06-23T15:12:00Z"/>
                    <w:del w:id="12173" w:author="Lane, Stefanie" w:date="2023-04-28T12:07:00Z"/>
                  </w:rPr>
                </w:rPrChange>
              </w:rPr>
              <w:pPrChange w:id="12174" w:author="Stefanie Lane" w:date="2022-06-23T15:12:00Z">
                <w:pPr>
                  <w:jc w:val="center"/>
                </w:pPr>
              </w:pPrChange>
            </w:pPr>
            <w:ins w:id="12175" w:author="Stefanie Lane" w:date="2022-06-23T15:12:00Z">
              <w:del w:id="12176" w:author="Lane, Stefanie" w:date="2023-04-28T12:07:00Z">
                <w:r w:rsidRPr="00EB4CE1" w:rsidDel="00402FFE">
                  <w:rPr>
                    <w:rFonts w:ascii="Calibri" w:eastAsia="Times New Roman" w:hAnsi="Calibri" w:cs="Calibri"/>
                    <w:color w:val="000000"/>
                    <w:rPrChange w:id="12177" w:author="Stefanie Lane" w:date="2022-06-23T15:12:00Z">
                      <w:rPr/>
                    </w:rPrChange>
                  </w:rPr>
                  <w:delText>-45.1</w:delText>
                </w:r>
              </w:del>
            </w:ins>
          </w:p>
        </w:tc>
      </w:tr>
      <w:tr w:rsidR="00EB4CE1" w:rsidRPr="00EB4CE1" w:rsidDel="00402FFE" w14:paraId="112D44DF" w14:textId="77777777" w:rsidTr="006F10B7">
        <w:trPr>
          <w:trHeight w:val="290"/>
          <w:ins w:id="12178" w:author="Stefanie Lane" w:date="2022-06-23T15:12:00Z"/>
          <w:del w:id="12179" w:author="Lane, Stefanie" w:date="2023-04-28T12:07:00Z"/>
          <w:trPrChange w:id="1218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18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25F241A" w14:textId="77777777" w:rsidR="00EB4CE1" w:rsidRPr="00EB4CE1" w:rsidDel="00402FFE" w:rsidRDefault="00EB4CE1">
            <w:pPr>
              <w:spacing w:after="0" w:line="240" w:lineRule="auto"/>
              <w:rPr>
                <w:ins w:id="12182" w:author="Stefanie Lane" w:date="2022-06-23T15:12:00Z"/>
                <w:del w:id="12183" w:author="Lane, Stefanie" w:date="2023-04-28T12:07:00Z"/>
                <w:rFonts w:ascii="Calibri" w:eastAsia="Times New Roman" w:hAnsi="Calibri" w:cs="Calibri"/>
                <w:color w:val="000000"/>
                <w:rPrChange w:id="12184" w:author="Stefanie Lane" w:date="2022-06-23T15:12:00Z">
                  <w:rPr>
                    <w:ins w:id="12185" w:author="Stefanie Lane" w:date="2022-06-23T15:12:00Z"/>
                    <w:del w:id="12186" w:author="Lane, Stefanie" w:date="2023-04-28T12:07:00Z"/>
                  </w:rPr>
                </w:rPrChange>
              </w:rPr>
              <w:pPrChange w:id="1218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18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6F8EC15" w14:textId="77777777" w:rsidR="00EB4CE1" w:rsidRPr="00EB4CE1" w:rsidDel="00402FFE" w:rsidRDefault="00EB4CE1">
            <w:pPr>
              <w:spacing w:after="0" w:line="240" w:lineRule="auto"/>
              <w:rPr>
                <w:ins w:id="12189" w:author="Stefanie Lane" w:date="2022-06-23T15:12:00Z"/>
                <w:del w:id="12190" w:author="Lane, Stefanie" w:date="2023-04-28T12:07:00Z"/>
                <w:rFonts w:ascii="Calibri" w:eastAsia="Times New Roman" w:hAnsi="Calibri" w:cs="Calibri"/>
                <w:color w:val="000000"/>
                <w:rPrChange w:id="12191" w:author="Stefanie Lane" w:date="2022-06-23T15:12:00Z">
                  <w:rPr>
                    <w:ins w:id="12192" w:author="Stefanie Lane" w:date="2022-06-23T15:12:00Z"/>
                    <w:del w:id="12193" w:author="Lane, Stefanie" w:date="2023-04-28T12:07:00Z"/>
                  </w:rPr>
                </w:rPrChange>
              </w:rPr>
              <w:pPrChange w:id="1219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19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685DE62" w14:textId="77777777" w:rsidR="00EB4CE1" w:rsidRPr="00EB4CE1" w:rsidDel="00402FFE" w:rsidRDefault="00EB4CE1">
            <w:pPr>
              <w:spacing w:after="0" w:line="240" w:lineRule="auto"/>
              <w:rPr>
                <w:ins w:id="12196" w:author="Stefanie Lane" w:date="2022-06-23T15:12:00Z"/>
                <w:del w:id="12197" w:author="Lane, Stefanie" w:date="2023-04-28T12:07:00Z"/>
                <w:rFonts w:ascii="Calibri" w:eastAsia="Times New Roman" w:hAnsi="Calibri" w:cs="Calibri"/>
                <w:i/>
                <w:iCs/>
                <w:color w:val="000000"/>
                <w:rPrChange w:id="12198" w:author="Stefanie Lane" w:date="2022-06-23T15:12:00Z">
                  <w:rPr>
                    <w:ins w:id="12199" w:author="Stefanie Lane" w:date="2022-06-23T15:12:00Z"/>
                    <w:del w:id="12200" w:author="Lane, Stefanie" w:date="2023-04-28T12:07:00Z"/>
                  </w:rPr>
                </w:rPrChange>
              </w:rPr>
              <w:pPrChange w:id="12201" w:author="Stefanie Lane" w:date="2022-06-23T15:12:00Z">
                <w:pPr/>
              </w:pPrChange>
            </w:pPr>
            <w:ins w:id="12202" w:author="Stefanie Lane" w:date="2022-06-23T15:12:00Z">
              <w:del w:id="12203" w:author="Lane, Stefanie" w:date="2023-04-28T12:07:00Z">
                <w:r w:rsidRPr="00EB4CE1" w:rsidDel="00402FFE">
                  <w:rPr>
                    <w:rFonts w:ascii="Calibri" w:eastAsia="Times New Roman" w:hAnsi="Calibri" w:cs="Calibri"/>
                    <w:i/>
                    <w:iCs/>
                    <w:color w:val="000000"/>
                    <w:rPrChange w:id="12204" w:author="Stefanie Lane" w:date="2022-06-23T15:12:00Z">
                      <w:rPr/>
                    </w:rPrChange>
                  </w:rPr>
                  <w:delText>Rumex conglomeratus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220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8B14014" w14:textId="77777777" w:rsidR="00EB4CE1" w:rsidRPr="00EB4CE1" w:rsidDel="00402FFE" w:rsidRDefault="00EB4CE1">
            <w:pPr>
              <w:spacing w:after="0" w:line="240" w:lineRule="auto"/>
              <w:jc w:val="center"/>
              <w:rPr>
                <w:ins w:id="12206" w:author="Stefanie Lane" w:date="2022-06-23T15:12:00Z"/>
                <w:del w:id="12207" w:author="Lane, Stefanie" w:date="2023-04-28T12:07:00Z"/>
                <w:rFonts w:ascii="Calibri" w:eastAsia="Times New Roman" w:hAnsi="Calibri" w:cs="Calibri"/>
                <w:color w:val="000000"/>
                <w:rPrChange w:id="12208" w:author="Stefanie Lane" w:date="2022-06-23T15:12:00Z">
                  <w:rPr>
                    <w:ins w:id="12209" w:author="Stefanie Lane" w:date="2022-06-23T15:12:00Z"/>
                    <w:del w:id="12210" w:author="Lane, Stefanie" w:date="2023-04-28T12:07:00Z"/>
                  </w:rPr>
                </w:rPrChange>
              </w:rPr>
              <w:pPrChange w:id="12211" w:author="Stefanie Lane" w:date="2022-06-23T15:12:00Z">
                <w:pPr>
                  <w:jc w:val="center"/>
                </w:pPr>
              </w:pPrChange>
            </w:pPr>
            <w:ins w:id="12212" w:author="Stefanie Lane" w:date="2022-06-23T15:12:00Z">
              <w:del w:id="12213" w:author="Lane, Stefanie" w:date="2023-04-28T12:07:00Z">
                <w:r w:rsidRPr="00EB4CE1" w:rsidDel="00402FFE">
                  <w:rPr>
                    <w:rFonts w:ascii="Calibri" w:eastAsia="Times New Roman" w:hAnsi="Calibri" w:cs="Calibri"/>
                    <w:color w:val="000000"/>
                    <w:rPrChange w:id="12214" w:author="Stefanie Lane" w:date="2022-06-23T15:12:00Z">
                      <w:rPr/>
                    </w:rPrChange>
                  </w:rPr>
                  <w:delText>0.05</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221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2F3F703" w14:textId="77777777" w:rsidR="00EB4CE1" w:rsidRPr="00EB4CE1" w:rsidDel="00402FFE" w:rsidRDefault="00EB4CE1">
            <w:pPr>
              <w:spacing w:after="0" w:line="240" w:lineRule="auto"/>
              <w:jc w:val="center"/>
              <w:rPr>
                <w:ins w:id="12216" w:author="Stefanie Lane" w:date="2022-06-23T15:12:00Z"/>
                <w:del w:id="12217" w:author="Lane, Stefanie" w:date="2023-04-28T12:07:00Z"/>
                <w:rFonts w:ascii="Calibri" w:eastAsia="Times New Roman" w:hAnsi="Calibri" w:cs="Calibri"/>
                <w:color w:val="000000"/>
                <w:rPrChange w:id="12218" w:author="Stefanie Lane" w:date="2022-06-23T15:12:00Z">
                  <w:rPr>
                    <w:ins w:id="12219" w:author="Stefanie Lane" w:date="2022-06-23T15:12:00Z"/>
                    <w:del w:id="12220" w:author="Lane, Stefanie" w:date="2023-04-28T12:07:00Z"/>
                  </w:rPr>
                </w:rPrChange>
              </w:rPr>
              <w:pPrChange w:id="12221" w:author="Stefanie Lane" w:date="2022-06-23T15:12:00Z">
                <w:pPr>
                  <w:jc w:val="center"/>
                </w:pPr>
              </w:pPrChange>
            </w:pPr>
            <w:ins w:id="12222" w:author="Stefanie Lane" w:date="2022-06-23T15:12:00Z">
              <w:del w:id="12223" w:author="Lane, Stefanie" w:date="2023-04-28T12:07:00Z">
                <w:r w:rsidRPr="00EB4CE1" w:rsidDel="00402FFE">
                  <w:rPr>
                    <w:rFonts w:ascii="Calibri" w:eastAsia="Times New Roman" w:hAnsi="Calibri" w:cs="Calibri"/>
                    <w:color w:val="000000"/>
                    <w:rPrChange w:id="12224"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222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4580D53" w14:textId="77777777" w:rsidR="00EB4CE1" w:rsidRPr="00EB4CE1" w:rsidDel="00402FFE" w:rsidRDefault="00EB4CE1">
            <w:pPr>
              <w:spacing w:after="0" w:line="240" w:lineRule="auto"/>
              <w:jc w:val="center"/>
              <w:rPr>
                <w:ins w:id="12226" w:author="Stefanie Lane" w:date="2022-06-23T15:12:00Z"/>
                <w:del w:id="12227" w:author="Lane, Stefanie" w:date="2023-04-28T12:07:00Z"/>
                <w:rFonts w:ascii="Calibri" w:eastAsia="Times New Roman" w:hAnsi="Calibri" w:cs="Calibri"/>
                <w:color w:val="000000"/>
                <w:rPrChange w:id="12228" w:author="Stefanie Lane" w:date="2022-06-23T15:12:00Z">
                  <w:rPr>
                    <w:ins w:id="12229" w:author="Stefanie Lane" w:date="2022-06-23T15:12:00Z"/>
                    <w:del w:id="12230" w:author="Lane, Stefanie" w:date="2023-04-28T12:07:00Z"/>
                  </w:rPr>
                </w:rPrChange>
              </w:rPr>
              <w:pPrChange w:id="12231" w:author="Stefanie Lane" w:date="2022-06-23T15:12:00Z">
                <w:pPr>
                  <w:jc w:val="center"/>
                </w:pPr>
              </w:pPrChange>
            </w:pPr>
            <w:ins w:id="12232" w:author="Stefanie Lane" w:date="2022-06-23T15:12:00Z">
              <w:del w:id="12233" w:author="Lane, Stefanie" w:date="2023-04-28T12:07:00Z">
                <w:r w:rsidRPr="00EB4CE1" w:rsidDel="00402FFE">
                  <w:rPr>
                    <w:rFonts w:ascii="Calibri" w:eastAsia="Times New Roman" w:hAnsi="Calibri" w:cs="Calibri"/>
                    <w:color w:val="000000"/>
                    <w:rPrChange w:id="12234" w:author="Stefanie Lane" w:date="2022-06-23T15:12:00Z">
                      <w:rPr/>
                    </w:rPrChange>
                  </w:rPr>
                  <w:delText>0.04</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23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103FDD3" w14:textId="77777777" w:rsidR="00EB4CE1" w:rsidRPr="00EB4CE1" w:rsidDel="00402FFE" w:rsidRDefault="00EB4CE1">
            <w:pPr>
              <w:spacing w:after="0" w:line="240" w:lineRule="auto"/>
              <w:jc w:val="center"/>
              <w:rPr>
                <w:ins w:id="12236" w:author="Stefanie Lane" w:date="2022-06-23T15:12:00Z"/>
                <w:del w:id="12237" w:author="Lane, Stefanie" w:date="2023-04-28T12:07:00Z"/>
                <w:rFonts w:ascii="Calibri" w:eastAsia="Times New Roman" w:hAnsi="Calibri" w:cs="Calibri"/>
                <w:color w:val="000000"/>
                <w:rPrChange w:id="12238" w:author="Stefanie Lane" w:date="2022-06-23T15:12:00Z">
                  <w:rPr>
                    <w:ins w:id="12239" w:author="Stefanie Lane" w:date="2022-06-23T15:12:00Z"/>
                    <w:del w:id="12240" w:author="Lane, Stefanie" w:date="2023-04-28T12:07:00Z"/>
                  </w:rPr>
                </w:rPrChange>
              </w:rPr>
              <w:pPrChange w:id="12241" w:author="Stefanie Lane" w:date="2022-06-23T15:12:00Z">
                <w:pPr>
                  <w:jc w:val="center"/>
                </w:pPr>
              </w:pPrChange>
            </w:pPr>
            <w:ins w:id="12242" w:author="Stefanie Lane" w:date="2022-06-23T15:12:00Z">
              <w:del w:id="12243" w:author="Lane, Stefanie" w:date="2023-04-28T12:07:00Z">
                <w:r w:rsidRPr="00EB4CE1" w:rsidDel="00402FFE">
                  <w:rPr>
                    <w:rFonts w:ascii="Calibri" w:eastAsia="Times New Roman" w:hAnsi="Calibri" w:cs="Calibri"/>
                    <w:color w:val="000000"/>
                    <w:rPrChange w:id="12244" w:author="Stefanie Lane" w:date="2022-06-23T15:12:00Z">
                      <w:rPr/>
                    </w:rPrChange>
                  </w:rPr>
                  <w:delText>-32.1</w:delText>
                </w:r>
              </w:del>
            </w:ins>
          </w:p>
        </w:tc>
      </w:tr>
      <w:tr w:rsidR="00EB4CE1" w:rsidRPr="00EB4CE1" w:rsidDel="00402FFE" w14:paraId="2594717F" w14:textId="77777777" w:rsidTr="006F10B7">
        <w:trPr>
          <w:trHeight w:val="290"/>
          <w:ins w:id="12245" w:author="Stefanie Lane" w:date="2022-06-23T15:12:00Z"/>
          <w:del w:id="12246" w:author="Lane, Stefanie" w:date="2023-04-28T12:07:00Z"/>
          <w:trPrChange w:id="1224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24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0B7E1DA" w14:textId="77777777" w:rsidR="00EB4CE1" w:rsidRPr="00EB4CE1" w:rsidDel="00402FFE" w:rsidRDefault="00EB4CE1">
            <w:pPr>
              <w:spacing w:after="0" w:line="240" w:lineRule="auto"/>
              <w:rPr>
                <w:ins w:id="12249" w:author="Stefanie Lane" w:date="2022-06-23T15:12:00Z"/>
                <w:del w:id="12250" w:author="Lane, Stefanie" w:date="2023-04-28T12:07:00Z"/>
                <w:rFonts w:ascii="Calibri" w:eastAsia="Times New Roman" w:hAnsi="Calibri" w:cs="Calibri"/>
                <w:color w:val="000000"/>
                <w:rPrChange w:id="12251" w:author="Stefanie Lane" w:date="2022-06-23T15:12:00Z">
                  <w:rPr>
                    <w:ins w:id="12252" w:author="Stefanie Lane" w:date="2022-06-23T15:12:00Z"/>
                    <w:del w:id="12253" w:author="Lane, Stefanie" w:date="2023-04-28T12:07:00Z"/>
                  </w:rPr>
                </w:rPrChange>
              </w:rPr>
              <w:pPrChange w:id="1225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25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9602812" w14:textId="77777777" w:rsidR="00EB4CE1" w:rsidRPr="00EB4CE1" w:rsidDel="00402FFE" w:rsidRDefault="00EB4CE1">
            <w:pPr>
              <w:spacing w:after="0" w:line="240" w:lineRule="auto"/>
              <w:rPr>
                <w:ins w:id="12256" w:author="Stefanie Lane" w:date="2022-06-23T15:12:00Z"/>
                <w:del w:id="12257" w:author="Lane, Stefanie" w:date="2023-04-28T12:07:00Z"/>
                <w:rFonts w:ascii="Calibri" w:eastAsia="Times New Roman" w:hAnsi="Calibri" w:cs="Calibri"/>
                <w:color w:val="000000"/>
                <w:rPrChange w:id="12258" w:author="Stefanie Lane" w:date="2022-06-23T15:12:00Z">
                  <w:rPr>
                    <w:ins w:id="12259" w:author="Stefanie Lane" w:date="2022-06-23T15:12:00Z"/>
                    <w:del w:id="12260" w:author="Lane, Stefanie" w:date="2023-04-28T12:07:00Z"/>
                  </w:rPr>
                </w:rPrChange>
              </w:rPr>
              <w:pPrChange w:id="12261" w:author="Stefanie Lane" w:date="2022-06-23T15:12:00Z">
                <w:pPr/>
              </w:pPrChange>
            </w:pPr>
          </w:p>
        </w:tc>
        <w:tc>
          <w:tcPr>
            <w:tcW w:w="3320" w:type="dxa"/>
            <w:tcBorders>
              <w:top w:val="nil"/>
              <w:left w:val="nil"/>
              <w:bottom w:val="nil"/>
              <w:right w:val="nil"/>
            </w:tcBorders>
            <w:shd w:val="clear" w:color="auto" w:fill="auto"/>
            <w:noWrap/>
            <w:vAlign w:val="bottom"/>
            <w:hideMark/>
            <w:tcPrChange w:id="12262" w:author="Stefanie Lane" w:date="2022-06-23T15:14:00Z">
              <w:tcPr>
                <w:tcW w:w="3320" w:type="dxa"/>
                <w:tcBorders>
                  <w:top w:val="nil"/>
                  <w:left w:val="nil"/>
                  <w:bottom w:val="nil"/>
                  <w:right w:val="nil"/>
                </w:tcBorders>
                <w:shd w:val="clear" w:color="auto" w:fill="auto"/>
                <w:noWrap/>
                <w:vAlign w:val="bottom"/>
                <w:hideMark/>
              </w:tcPr>
            </w:tcPrChange>
          </w:tcPr>
          <w:p w14:paraId="78EE21C0" w14:textId="77777777" w:rsidR="00EB4CE1" w:rsidRPr="00EB4CE1" w:rsidDel="00402FFE" w:rsidRDefault="00EB4CE1">
            <w:pPr>
              <w:spacing w:after="0" w:line="240" w:lineRule="auto"/>
              <w:rPr>
                <w:ins w:id="12263" w:author="Stefanie Lane" w:date="2022-06-23T15:12:00Z"/>
                <w:del w:id="12264" w:author="Lane, Stefanie" w:date="2023-04-28T12:07:00Z"/>
                <w:rFonts w:ascii="Calibri" w:eastAsia="Times New Roman" w:hAnsi="Calibri" w:cs="Calibri"/>
                <w:i/>
                <w:iCs/>
                <w:color w:val="000000"/>
                <w:rPrChange w:id="12265" w:author="Stefanie Lane" w:date="2022-06-23T15:12:00Z">
                  <w:rPr>
                    <w:ins w:id="12266" w:author="Stefanie Lane" w:date="2022-06-23T15:12:00Z"/>
                    <w:del w:id="12267" w:author="Lane, Stefanie" w:date="2023-04-28T12:07:00Z"/>
                  </w:rPr>
                </w:rPrChange>
              </w:rPr>
              <w:pPrChange w:id="12268" w:author="Stefanie Lane" w:date="2022-06-23T15:12:00Z">
                <w:pPr/>
              </w:pPrChange>
            </w:pPr>
            <w:ins w:id="12269" w:author="Stefanie Lane" w:date="2022-06-23T15:12:00Z">
              <w:del w:id="12270" w:author="Lane, Stefanie" w:date="2023-04-28T12:07:00Z">
                <w:r w:rsidRPr="00EB4CE1" w:rsidDel="00402FFE">
                  <w:rPr>
                    <w:rFonts w:ascii="Calibri" w:eastAsia="Times New Roman" w:hAnsi="Calibri" w:cs="Calibri"/>
                    <w:i/>
                    <w:iCs/>
                    <w:color w:val="000000"/>
                    <w:rPrChange w:id="12271" w:author="Stefanie Lane" w:date="2022-06-23T15:12:00Z">
                      <w:rPr/>
                    </w:rPrChange>
                  </w:rPr>
                  <w:delText>Mentha aquatica</w:delText>
                </w:r>
              </w:del>
            </w:ins>
          </w:p>
        </w:tc>
        <w:tc>
          <w:tcPr>
            <w:tcW w:w="869" w:type="dxa"/>
            <w:tcBorders>
              <w:top w:val="nil"/>
              <w:left w:val="nil"/>
              <w:bottom w:val="nil"/>
              <w:right w:val="nil"/>
            </w:tcBorders>
            <w:shd w:val="clear" w:color="auto" w:fill="auto"/>
            <w:noWrap/>
            <w:vAlign w:val="bottom"/>
            <w:hideMark/>
            <w:tcPrChange w:id="12272" w:author="Stefanie Lane" w:date="2022-06-23T15:14:00Z">
              <w:tcPr>
                <w:tcW w:w="960" w:type="dxa"/>
                <w:tcBorders>
                  <w:top w:val="nil"/>
                  <w:left w:val="nil"/>
                  <w:bottom w:val="nil"/>
                  <w:right w:val="nil"/>
                </w:tcBorders>
                <w:shd w:val="clear" w:color="auto" w:fill="auto"/>
                <w:noWrap/>
                <w:vAlign w:val="bottom"/>
                <w:hideMark/>
              </w:tcPr>
            </w:tcPrChange>
          </w:tcPr>
          <w:p w14:paraId="6291B7DC" w14:textId="77777777" w:rsidR="00EB4CE1" w:rsidRPr="00EB4CE1" w:rsidDel="00402FFE" w:rsidRDefault="00EB4CE1">
            <w:pPr>
              <w:spacing w:after="0" w:line="240" w:lineRule="auto"/>
              <w:jc w:val="center"/>
              <w:rPr>
                <w:ins w:id="12273" w:author="Stefanie Lane" w:date="2022-06-23T15:12:00Z"/>
                <w:del w:id="12274" w:author="Lane, Stefanie" w:date="2023-04-28T12:07:00Z"/>
                <w:rFonts w:ascii="Calibri" w:eastAsia="Times New Roman" w:hAnsi="Calibri" w:cs="Calibri"/>
                <w:color w:val="000000"/>
                <w:rPrChange w:id="12275" w:author="Stefanie Lane" w:date="2022-06-23T15:12:00Z">
                  <w:rPr>
                    <w:ins w:id="12276" w:author="Stefanie Lane" w:date="2022-06-23T15:12:00Z"/>
                    <w:del w:id="12277" w:author="Lane, Stefanie" w:date="2023-04-28T12:07:00Z"/>
                  </w:rPr>
                </w:rPrChange>
              </w:rPr>
              <w:pPrChange w:id="12278" w:author="Stefanie Lane" w:date="2022-06-23T15:12:00Z">
                <w:pPr>
                  <w:jc w:val="center"/>
                </w:pPr>
              </w:pPrChange>
            </w:pPr>
            <w:ins w:id="12279" w:author="Stefanie Lane" w:date="2022-06-23T15:12:00Z">
              <w:del w:id="12280" w:author="Lane, Stefanie" w:date="2023-04-28T12:07:00Z">
                <w:r w:rsidRPr="00EB4CE1" w:rsidDel="00402FFE">
                  <w:rPr>
                    <w:rFonts w:ascii="Calibri" w:eastAsia="Times New Roman" w:hAnsi="Calibri" w:cs="Calibri"/>
                    <w:color w:val="000000"/>
                    <w:rPrChange w:id="12281" w:author="Stefanie Lane" w:date="2022-06-23T15:12:00Z">
                      <w:rPr/>
                    </w:rPrChange>
                  </w:rPr>
                  <w:delText>0.37</w:delText>
                </w:r>
              </w:del>
            </w:ins>
          </w:p>
        </w:tc>
        <w:tc>
          <w:tcPr>
            <w:tcW w:w="990" w:type="dxa"/>
            <w:tcBorders>
              <w:top w:val="nil"/>
              <w:left w:val="nil"/>
              <w:bottom w:val="nil"/>
              <w:right w:val="nil"/>
            </w:tcBorders>
            <w:shd w:val="clear" w:color="auto" w:fill="auto"/>
            <w:noWrap/>
            <w:vAlign w:val="bottom"/>
            <w:hideMark/>
            <w:tcPrChange w:id="12282" w:author="Stefanie Lane" w:date="2022-06-23T15:14:00Z">
              <w:tcPr>
                <w:tcW w:w="960" w:type="dxa"/>
                <w:tcBorders>
                  <w:top w:val="nil"/>
                  <w:left w:val="nil"/>
                  <w:bottom w:val="nil"/>
                  <w:right w:val="nil"/>
                </w:tcBorders>
                <w:shd w:val="clear" w:color="auto" w:fill="auto"/>
                <w:noWrap/>
                <w:vAlign w:val="bottom"/>
                <w:hideMark/>
              </w:tcPr>
            </w:tcPrChange>
          </w:tcPr>
          <w:p w14:paraId="0B476F88" w14:textId="77777777" w:rsidR="00EB4CE1" w:rsidRPr="00EB4CE1" w:rsidDel="00402FFE" w:rsidRDefault="00EB4CE1">
            <w:pPr>
              <w:spacing w:after="0" w:line="240" w:lineRule="auto"/>
              <w:jc w:val="center"/>
              <w:rPr>
                <w:ins w:id="12283" w:author="Stefanie Lane" w:date="2022-06-23T15:12:00Z"/>
                <w:del w:id="12284" w:author="Lane, Stefanie" w:date="2023-04-28T12:07:00Z"/>
                <w:rFonts w:ascii="Calibri" w:eastAsia="Times New Roman" w:hAnsi="Calibri" w:cs="Calibri"/>
                <w:color w:val="000000"/>
                <w:rPrChange w:id="12285" w:author="Stefanie Lane" w:date="2022-06-23T15:12:00Z">
                  <w:rPr>
                    <w:ins w:id="12286" w:author="Stefanie Lane" w:date="2022-06-23T15:12:00Z"/>
                    <w:del w:id="12287" w:author="Lane, Stefanie" w:date="2023-04-28T12:07:00Z"/>
                  </w:rPr>
                </w:rPrChange>
              </w:rPr>
              <w:pPrChange w:id="12288" w:author="Stefanie Lane" w:date="2022-06-23T15:12:00Z">
                <w:pPr>
                  <w:jc w:val="center"/>
                </w:pPr>
              </w:pPrChange>
            </w:pPr>
            <w:ins w:id="12289" w:author="Stefanie Lane" w:date="2022-06-23T15:12:00Z">
              <w:del w:id="12290" w:author="Lane, Stefanie" w:date="2023-04-28T12:07:00Z">
                <w:r w:rsidRPr="00EB4CE1" w:rsidDel="00402FFE">
                  <w:rPr>
                    <w:rFonts w:ascii="Calibri" w:eastAsia="Times New Roman" w:hAnsi="Calibri" w:cs="Calibri"/>
                    <w:color w:val="000000"/>
                    <w:rPrChange w:id="12291" w:author="Stefanie Lane" w:date="2022-06-23T15:12:00Z">
                      <w:rPr/>
                    </w:rPrChange>
                  </w:rPr>
                  <w:delText>2.28</w:delText>
                </w:r>
              </w:del>
            </w:ins>
          </w:p>
        </w:tc>
        <w:tc>
          <w:tcPr>
            <w:tcW w:w="810" w:type="dxa"/>
            <w:tcBorders>
              <w:top w:val="nil"/>
              <w:left w:val="nil"/>
              <w:bottom w:val="nil"/>
              <w:right w:val="nil"/>
            </w:tcBorders>
            <w:shd w:val="clear" w:color="auto" w:fill="auto"/>
            <w:noWrap/>
            <w:vAlign w:val="bottom"/>
            <w:hideMark/>
            <w:tcPrChange w:id="12292" w:author="Stefanie Lane" w:date="2022-06-23T15:14:00Z">
              <w:tcPr>
                <w:tcW w:w="960" w:type="dxa"/>
                <w:tcBorders>
                  <w:top w:val="nil"/>
                  <w:left w:val="nil"/>
                  <w:bottom w:val="nil"/>
                  <w:right w:val="nil"/>
                </w:tcBorders>
                <w:shd w:val="clear" w:color="auto" w:fill="auto"/>
                <w:noWrap/>
                <w:vAlign w:val="bottom"/>
                <w:hideMark/>
              </w:tcPr>
            </w:tcPrChange>
          </w:tcPr>
          <w:p w14:paraId="4E8E6A81" w14:textId="77777777" w:rsidR="00EB4CE1" w:rsidRPr="00EB4CE1" w:rsidDel="00402FFE" w:rsidRDefault="00EB4CE1">
            <w:pPr>
              <w:spacing w:after="0" w:line="240" w:lineRule="auto"/>
              <w:jc w:val="center"/>
              <w:rPr>
                <w:ins w:id="12293" w:author="Stefanie Lane" w:date="2022-06-23T15:12:00Z"/>
                <w:del w:id="12294" w:author="Lane, Stefanie" w:date="2023-04-28T12:07:00Z"/>
                <w:rFonts w:ascii="Calibri" w:eastAsia="Times New Roman" w:hAnsi="Calibri" w:cs="Calibri"/>
                <w:color w:val="000000"/>
                <w:rPrChange w:id="12295" w:author="Stefanie Lane" w:date="2022-06-23T15:12:00Z">
                  <w:rPr>
                    <w:ins w:id="12296" w:author="Stefanie Lane" w:date="2022-06-23T15:12:00Z"/>
                    <w:del w:id="12297" w:author="Lane, Stefanie" w:date="2023-04-28T12:07:00Z"/>
                  </w:rPr>
                </w:rPrChange>
              </w:rPr>
              <w:pPrChange w:id="12298" w:author="Stefanie Lane" w:date="2022-06-23T15:12:00Z">
                <w:pPr>
                  <w:jc w:val="center"/>
                </w:pPr>
              </w:pPrChange>
            </w:pPr>
            <w:ins w:id="12299" w:author="Stefanie Lane" w:date="2022-06-23T15:12:00Z">
              <w:del w:id="12300" w:author="Lane, Stefanie" w:date="2023-04-28T12:07:00Z">
                <w:r w:rsidRPr="00EB4CE1" w:rsidDel="00402FFE">
                  <w:rPr>
                    <w:rFonts w:ascii="Calibri" w:eastAsia="Times New Roman" w:hAnsi="Calibri" w:cs="Calibri"/>
                    <w:color w:val="000000"/>
                    <w:rPrChange w:id="12301" w:author="Stefanie Lane" w:date="2022-06-23T15:12:00Z">
                      <w:rPr/>
                    </w:rPrChange>
                  </w:rPr>
                  <w:delText>1.79</w:delText>
                </w:r>
              </w:del>
            </w:ins>
          </w:p>
        </w:tc>
        <w:tc>
          <w:tcPr>
            <w:tcW w:w="1710" w:type="dxa"/>
            <w:tcBorders>
              <w:top w:val="nil"/>
              <w:left w:val="nil"/>
              <w:bottom w:val="nil"/>
              <w:right w:val="single" w:sz="8" w:space="0" w:color="auto"/>
            </w:tcBorders>
            <w:shd w:val="clear" w:color="auto" w:fill="auto"/>
            <w:noWrap/>
            <w:vAlign w:val="bottom"/>
            <w:hideMark/>
            <w:tcPrChange w:id="1230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898B63F" w14:textId="77777777" w:rsidR="00EB4CE1" w:rsidRPr="00EB4CE1" w:rsidDel="00402FFE" w:rsidRDefault="00EB4CE1">
            <w:pPr>
              <w:spacing w:after="0" w:line="240" w:lineRule="auto"/>
              <w:jc w:val="center"/>
              <w:rPr>
                <w:ins w:id="12303" w:author="Stefanie Lane" w:date="2022-06-23T15:12:00Z"/>
                <w:del w:id="12304" w:author="Lane, Stefanie" w:date="2023-04-28T12:07:00Z"/>
                <w:rFonts w:ascii="Calibri" w:eastAsia="Times New Roman" w:hAnsi="Calibri" w:cs="Calibri"/>
                <w:color w:val="000000"/>
                <w:rPrChange w:id="12305" w:author="Stefanie Lane" w:date="2022-06-23T15:12:00Z">
                  <w:rPr>
                    <w:ins w:id="12306" w:author="Stefanie Lane" w:date="2022-06-23T15:12:00Z"/>
                    <w:del w:id="12307" w:author="Lane, Stefanie" w:date="2023-04-28T12:07:00Z"/>
                  </w:rPr>
                </w:rPrChange>
              </w:rPr>
              <w:pPrChange w:id="12308" w:author="Stefanie Lane" w:date="2022-06-23T15:12:00Z">
                <w:pPr>
                  <w:jc w:val="center"/>
                </w:pPr>
              </w:pPrChange>
            </w:pPr>
            <w:ins w:id="12309" w:author="Stefanie Lane" w:date="2022-06-23T15:12:00Z">
              <w:del w:id="12310" w:author="Lane, Stefanie" w:date="2023-04-28T12:07:00Z">
                <w:r w:rsidRPr="00EB4CE1" w:rsidDel="00402FFE">
                  <w:rPr>
                    <w:rFonts w:ascii="Calibri" w:eastAsia="Times New Roman" w:hAnsi="Calibri" w:cs="Calibri"/>
                    <w:color w:val="000000"/>
                    <w:rPrChange w:id="12311" w:author="Stefanie Lane" w:date="2022-06-23T15:12:00Z">
                      <w:rPr/>
                    </w:rPrChange>
                  </w:rPr>
                  <w:delText>384.7</w:delText>
                </w:r>
              </w:del>
            </w:ins>
          </w:p>
        </w:tc>
      </w:tr>
      <w:tr w:rsidR="00EB4CE1" w:rsidRPr="00EB4CE1" w:rsidDel="00402FFE" w14:paraId="482301A3" w14:textId="77777777" w:rsidTr="006F10B7">
        <w:trPr>
          <w:trHeight w:val="290"/>
          <w:ins w:id="12312" w:author="Stefanie Lane" w:date="2022-06-23T15:12:00Z"/>
          <w:del w:id="12313" w:author="Lane, Stefanie" w:date="2023-04-28T12:07:00Z"/>
          <w:trPrChange w:id="1231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31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AD2CA1C" w14:textId="77777777" w:rsidR="00EB4CE1" w:rsidRPr="00EB4CE1" w:rsidDel="00402FFE" w:rsidRDefault="00EB4CE1">
            <w:pPr>
              <w:spacing w:after="0" w:line="240" w:lineRule="auto"/>
              <w:rPr>
                <w:ins w:id="12316" w:author="Stefanie Lane" w:date="2022-06-23T15:12:00Z"/>
                <w:del w:id="12317" w:author="Lane, Stefanie" w:date="2023-04-28T12:07:00Z"/>
                <w:rFonts w:ascii="Calibri" w:eastAsia="Times New Roman" w:hAnsi="Calibri" w:cs="Calibri"/>
                <w:color w:val="000000"/>
                <w:rPrChange w:id="12318" w:author="Stefanie Lane" w:date="2022-06-23T15:12:00Z">
                  <w:rPr>
                    <w:ins w:id="12319" w:author="Stefanie Lane" w:date="2022-06-23T15:12:00Z"/>
                    <w:del w:id="12320" w:author="Lane, Stefanie" w:date="2023-04-28T12:07:00Z"/>
                  </w:rPr>
                </w:rPrChange>
              </w:rPr>
              <w:pPrChange w:id="1232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32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3A07E20" w14:textId="77777777" w:rsidR="00EB4CE1" w:rsidRPr="00EB4CE1" w:rsidDel="00402FFE" w:rsidRDefault="00EB4CE1">
            <w:pPr>
              <w:spacing w:after="0" w:line="240" w:lineRule="auto"/>
              <w:rPr>
                <w:ins w:id="12323" w:author="Stefanie Lane" w:date="2022-06-23T15:12:00Z"/>
                <w:del w:id="12324" w:author="Lane, Stefanie" w:date="2023-04-28T12:07:00Z"/>
                <w:rFonts w:ascii="Calibri" w:eastAsia="Times New Roman" w:hAnsi="Calibri" w:cs="Calibri"/>
                <w:color w:val="000000"/>
                <w:rPrChange w:id="12325" w:author="Stefanie Lane" w:date="2022-06-23T15:12:00Z">
                  <w:rPr>
                    <w:ins w:id="12326" w:author="Stefanie Lane" w:date="2022-06-23T15:12:00Z"/>
                    <w:del w:id="12327" w:author="Lane, Stefanie" w:date="2023-04-28T12:07:00Z"/>
                  </w:rPr>
                </w:rPrChange>
              </w:rPr>
              <w:pPrChange w:id="1232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32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F133EF6" w14:textId="77777777" w:rsidR="00EB4CE1" w:rsidRPr="00EB4CE1" w:rsidDel="00402FFE" w:rsidRDefault="00EB4CE1">
            <w:pPr>
              <w:spacing w:after="0" w:line="240" w:lineRule="auto"/>
              <w:rPr>
                <w:ins w:id="12330" w:author="Stefanie Lane" w:date="2022-06-23T15:12:00Z"/>
                <w:del w:id="12331" w:author="Lane, Stefanie" w:date="2023-04-28T12:07:00Z"/>
                <w:rFonts w:ascii="Calibri" w:eastAsia="Times New Roman" w:hAnsi="Calibri" w:cs="Calibri"/>
                <w:i/>
                <w:iCs/>
                <w:color w:val="000000"/>
                <w:rPrChange w:id="12332" w:author="Stefanie Lane" w:date="2022-06-23T15:12:00Z">
                  <w:rPr>
                    <w:ins w:id="12333" w:author="Stefanie Lane" w:date="2022-06-23T15:12:00Z"/>
                    <w:del w:id="12334" w:author="Lane, Stefanie" w:date="2023-04-28T12:07:00Z"/>
                  </w:rPr>
                </w:rPrChange>
              </w:rPr>
              <w:pPrChange w:id="12335" w:author="Stefanie Lane" w:date="2022-06-23T15:12:00Z">
                <w:pPr/>
              </w:pPrChange>
            </w:pPr>
            <w:ins w:id="12336" w:author="Stefanie Lane" w:date="2022-06-23T15:12:00Z">
              <w:del w:id="12337" w:author="Lane, Stefanie" w:date="2023-04-28T12:07:00Z">
                <w:r w:rsidRPr="00EB4CE1" w:rsidDel="00402FFE">
                  <w:rPr>
                    <w:rFonts w:ascii="Calibri" w:eastAsia="Times New Roman" w:hAnsi="Calibri" w:cs="Calibri"/>
                    <w:i/>
                    <w:iCs/>
                    <w:color w:val="000000"/>
                    <w:rPrChange w:id="12338" w:author="Stefanie Lane" w:date="2022-06-23T15:12:00Z">
                      <w:rPr/>
                    </w:rPrChange>
                  </w:rPr>
                  <w:delText>Iris pseudocorus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233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06312B8" w14:textId="77777777" w:rsidR="00EB4CE1" w:rsidRPr="00EB4CE1" w:rsidDel="00402FFE" w:rsidRDefault="00EB4CE1">
            <w:pPr>
              <w:spacing w:after="0" w:line="240" w:lineRule="auto"/>
              <w:jc w:val="center"/>
              <w:rPr>
                <w:ins w:id="12340" w:author="Stefanie Lane" w:date="2022-06-23T15:12:00Z"/>
                <w:del w:id="12341" w:author="Lane, Stefanie" w:date="2023-04-28T12:07:00Z"/>
                <w:rFonts w:ascii="Calibri" w:eastAsia="Times New Roman" w:hAnsi="Calibri" w:cs="Calibri"/>
                <w:color w:val="000000"/>
                <w:rPrChange w:id="12342" w:author="Stefanie Lane" w:date="2022-06-23T15:12:00Z">
                  <w:rPr>
                    <w:ins w:id="12343" w:author="Stefanie Lane" w:date="2022-06-23T15:12:00Z"/>
                    <w:del w:id="12344" w:author="Lane, Stefanie" w:date="2023-04-28T12:07:00Z"/>
                  </w:rPr>
                </w:rPrChange>
              </w:rPr>
              <w:pPrChange w:id="12345" w:author="Stefanie Lane" w:date="2022-06-23T15:12:00Z">
                <w:pPr>
                  <w:jc w:val="center"/>
                </w:pPr>
              </w:pPrChange>
            </w:pPr>
            <w:ins w:id="12346" w:author="Stefanie Lane" w:date="2022-06-23T15:12:00Z">
              <w:del w:id="12347" w:author="Lane, Stefanie" w:date="2023-04-28T12:07:00Z">
                <w:r w:rsidRPr="00EB4CE1" w:rsidDel="00402FFE">
                  <w:rPr>
                    <w:rFonts w:ascii="Calibri" w:eastAsia="Times New Roman" w:hAnsi="Calibri" w:cs="Calibri"/>
                    <w:color w:val="000000"/>
                    <w:rPrChange w:id="12348"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234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3D21541" w14:textId="77777777" w:rsidR="00EB4CE1" w:rsidRPr="00EB4CE1" w:rsidDel="00402FFE" w:rsidRDefault="00EB4CE1">
            <w:pPr>
              <w:spacing w:after="0" w:line="240" w:lineRule="auto"/>
              <w:jc w:val="center"/>
              <w:rPr>
                <w:ins w:id="12350" w:author="Stefanie Lane" w:date="2022-06-23T15:12:00Z"/>
                <w:del w:id="12351" w:author="Lane, Stefanie" w:date="2023-04-28T12:07:00Z"/>
                <w:rFonts w:ascii="Calibri" w:eastAsia="Times New Roman" w:hAnsi="Calibri" w:cs="Calibri"/>
                <w:color w:val="000000"/>
                <w:rPrChange w:id="12352" w:author="Stefanie Lane" w:date="2022-06-23T15:12:00Z">
                  <w:rPr>
                    <w:ins w:id="12353" w:author="Stefanie Lane" w:date="2022-06-23T15:12:00Z"/>
                    <w:del w:id="12354" w:author="Lane, Stefanie" w:date="2023-04-28T12:07:00Z"/>
                  </w:rPr>
                </w:rPrChange>
              </w:rPr>
              <w:pPrChange w:id="12355" w:author="Stefanie Lane" w:date="2022-06-23T15:12:00Z">
                <w:pPr>
                  <w:jc w:val="center"/>
                </w:pPr>
              </w:pPrChange>
            </w:pPr>
            <w:ins w:id="12356" w:author="Stefanie Lane" w:date="2022-06-23T15:12:00Z">
              <w:del w:id="12357" w:author="Lane, Stefanie" w:date="2023-04-28T12:07:00Z">
                <w:r w:rsidRPr="00EB4CE1" w:rsidDel="00402FFE">
                  <w:rPr>
                    <w:rFonts w:ascii="Calibri" w:eastAsia="Times New Roman" w:hAnsi="Calibri" w:cs="Calibri"/>
                    <w:color w:val="000000"/>
                    <w:rPrChange w:id="12358" w:author="Stefanie Lane" w:date="2022-06-23T15:12:00Z">
                      <w:rPr/>
                    </w:rPrChange>
                  </w:rPr>
                  <w:delText>0.33</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235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D86348E" w14:textId="77777777" w:rsidR="00EB4CE1" w:rsidRPr="00EB4CE1" w:rsidDel="00402FFE" w:rsidRDefault="00EB4CE1">
            <w:pPr>
              <w:spacing w:after="0" w:line="240" w:lineRule="auto"/>
              <w:jc w:val="center"/>
              <w:rPr>
                <w:ins w:id="12360" w:author="Stefanie Lane" w:date="2022-06-23T15:12:00Z"/>
                <w:del w:id="12361" w:author="Lane, Stefanie" w:date="2023-04-28T12:07:00Z"/>
                <w:rFonts w:ascii="Calibri" w:eastAsia="Times New Roman" w:hAnsi="Calibri" w:cs="Calibri"/>
                <w:color w:val="000000"/>
                <w:rPrChange w:id="12362" w:author="Stefanie Lane" w:date="2022-06-23T15:12:00Z">
                  <w:rPr>
                    <w:ins w:id="12363" w:author="Stefanie Lane" w:date="2022-06-23T15:12:00Z"/>
                    <w:del w:id="12364" w:author="Lane, Stefanie" w:date="2023-04-28T12:07:00Z"/>
                  </w:rPr>
                </w:rPrChange>
              </w:rPr>
              <w:pPrChange w:id="12365" w:author="Stefanie Lane" w:date="2022-06-23T15:12:00Z">
                <w:pPr>
                  <w:jc w:val="center"/>
                </w:pPr>
              </w:pPrChange>
            </w:pPr>
            <w:ins w:id="12366" w:author="Stefanie Lane" w:date="2022-06-23T15:12:00Z">
              <w:del w:id="12367" w:author="Lane, Stefanie" w:date="2023-04-28T12:07:00Z">
                <w:r w:rsidRPr="00EB4CE1" w:rsidDel="00402FFE">
                  <w:rPr>
                    <w:rFonts w:ascii="Calibri" w:eastAsia="Times New Roman" w:hAnsi="Calibri" w:cs="Calibri"/>
                    <w:color w:val="000000"/>
                    <w:rPrChange w:id="12368" w:author="Stefanie Lane" w:date="2022-06-23T15:12:00Z">
                      <w:rPr/>
                    </w:rPrChange>
                  </w:rPr>
                  <w:delText>0.21</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36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09B128A" w14:textId="77777777" w:rsidR="00EB4CE1" w:rsidRPr="00EB4CE1" w:rsidDel="00402FFE" w:rsidRDefault="00EB4CE1">
            <w:pPr>
              <w:spacing w:after="0" w:line="240" w:lineRule="auto"/>
              <w:jc w:val="center"/>
              <w:rPr>
                <w:ins w:id="12370" w:author="Stefanie Lane" w:date="2022-06-23T15:12:00Z"/>
                <w:del w:id="12371" w:author="Lane, Stefanie" w:date="2023-04-28T12:07:00Z"/>
                <w:rFonts w:ascii="Calibri" w:eastAsia="Times New Roman" w:hAnsi="Calibri" w:cs="Calibri"/>
                <w:color w:val="000000"/>
                <w:rPrChange w:id="12372" w:author="Stefanie Lane" w:date="2022-06-23T15:12:00Z">
                  <w:rPr>
                    <w:ins w:id="12373" w:author="Stefanie Lane" w:date="2022-06-23T15:12:00Z"/>
                    <w:del w:id="12374" w:author="Lane, Stefanie" w:date="2023-04-28T12:07:00Z"/>
                  </w:rPr>
                </w:rPrChange>
              </w:rPr>
              <w:pPrChange w:id="12375" w:author="Stefanie Lane" w:date="2022-06-23T15:12:00Z">
                <w:pPr>
                  <w:jc w:val="center"/>
                </w:pPr>
              </w:pPrChange>
            </w:pPr>
            <w:ins w:id="12376" w:author="Stefanie Lane" w:date="2022-06-23T15:12:00Z">
              <w:del w:id="12377" w:author="Lane, Stefanie" w:date="2023-04-28T12:07:00Z">
                <w:r w:rsidRPr="00EB4CE1" w:rsidDel="00402FFE">
                  <w:rPr>
                    <w:rFonts w:ascii="Calibri" w:eastAsia="Times New Roman" w:hAnsi="Calibri" w:cs="Calibri"/>
                    <w:color w:val="000000"/>
                    <w:rPrChange w:id="12378" w:author="Stefanie Lane" w:date="2022-06-23T15:12:00Z">
                      <w:rPr/>
                    </w:rPrChange>
                  </w:rPr>
                  <w:delText>+</w:delText>
                </w:r>
              </w:del>
            </w:ins>
          </w:p>
        </w:tc>
      </w:tr>
      <w:tr w:rsidR="00EB4CE1" w:rsidRPr="00EB4CE1" w:rsidDel="00402FFE" w14:paraId="7D9AC060" w14:textId="77777777" w:rsidTr="006F10B7">
        <w:trPr>
          <w:trHeight w:val="290"/>
          <w:ins w:id="12379" w:author="Stefanie Lane" w:date="2022-06-23T15:12:00Z"/>
          <w:del w:id="12380" w:author="Lane, Stefanie" w:date="2023-04-28T12:07:00Z"/>
          <w:trPrChange w:id="1238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38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202AB53" w14:textId="77777777" w:rsidR="00EB4CE1" w:rsidRPr="00EB4CE1" w:rsidDel="00402FFE" w:rsidRDefault="00EB4CE1">
            <w:pPr>
              <w:spacing w:after="0" w:line="240" w:lineRule="auto"/>
              <w:rPr>
                <w:ins w:id="12383" w:author="Stefanie Lane" w:date="2022-06-23T15:12:00Z"/>
                <w:del w:id="12384" w:author="Lane, Stefanie" w:date="2023-04-28T12:07:00Z"/>
                <w:rFonts w:ascii="Calibri" w:eastAsia="Times New Roman" w:hAnsi="Calibri" w:cs="Calibri"/>
                <w:color w:val="000000"/>
                <w:rPrChange w:id="12385" w:author="Stefanie Lane" w:date="2022-06-23T15:12:00Z">
                  <w:rPr>
                    <w:ins w:id="12386" w:author="Stefanie Lane" w:date="2022-06-23T15:12:00Z"/>
                    <w:del w:id="12387" w:author="Lane, Stefanie" w:date="2023-04-28T12:07:00Z"/>
                  </w:rPr>
                </w:rPrChange>
              </w:rPr>
              <w:pPrChange w:id="1238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38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B735237" w14:textId="77777777" w:rsidR="00EB4CE1" w:rsidRPr="00EB4CE1" w:rsidDel="00402FFE" w:rsidRDefault="00EB4CE1">
            <w:pPr>
              <w:spacing w:after="0" w:line="240" w:lineRule="auto"/>
              <w:rPr>
                <w:ins w:id="12390" w:author="Stefanie Lane" w:date="2022-06-23T15:12:00Z"/>
                <w:del w:id="12391" w:author="Lane, Stefanie" w:date="2023-04-28T12:07:00Z"/>
                <w:rFonts w:ascii="Calibri" w:eastAsia="Times New Roman" w:hAnsi="Calibri" w:cs="Calibri"/>
                <w:color w:val="000000"/>
                <w:rPrChange w:id="12392" w:author="Stefanie Lane" w:date="2022-06-23T15:12:00Z">
                  <w:rPr>
                    <w:ins w:id="12393" w:author="Stefanie Lane" w:date="2022-06-23T15:12:00Z"/>
                    <w:del w:id="12394" w:author="Lane, Stefanie" w:date="2023-04-28T12:07:00Z"/>
                  </w:rPr>
                </w:rPrChange>
              </w:rPr>
              <w:pPrChange w:id="12395" w:author="Stefanie Lane" w:date="2022-06-23T15:12:00Z">
                <w:pPr/>
              </w:pPrChange>
            </w:pPr>
          </w:p>
        </w:tc>
        <w:tc>
          <w:tcPr>
            <w:tcW w:w="3320" w:type="dxa"/>
            <w:tcBorders>
              <w:top w:val="nil"/>
              <w:left w:val="nil"/>
              <w:bottom w:val="nil"/>
              <w:right w:val="nil"/>
            </w:tcBorders>
            <w:shd w:val="clear" w:color="auto" w:fill="auto"/>
            <w:noWrap/>
            <w:vAlign w:val="bottom"/>
            <w:hideMark/>
            <w:tcPrChange w:id="12396" w:author="Stefanie Lane" w:date="2022-06-23T15:14:00Z">
              <w:tcPr>
                <w:tcW w:w="3320" w:type="dxa"/>
                <w:tcBorders>
                  <w:top w:val="nil"/>
                  <w:left w:val="nil"/>
                  <w:bottom w:val="nil"/>
                  <w:right w:val="nil"/>
                </w:tcBorders>
                <w:shd w:val="clear" w:color="auto" w:fill="auto"/>
                <w:noWrap/>
                <w:vAlign w:val="bottom"/>
                <w:hideMark/>
              </w:tcPr>
            </w:tcPrChange>
          </w:tcPr>
          <w:p w14:paraId="5225D143" w14:textId="77777777" w:rsidR="00EB4CE1" w:rsidRPr="00EB4CE1" w:rsidDel="00402FFE" w:rsidRDefault="00EB4CE1">
            <w:pPr>
              <w:spacing w:after="0" w:line="240" w:lineRule="auto"/>
              <w:rPr>
                <w:ins w:id="12397" w:author="Stefanie Lane" w:date="2022-06-23T15:12:00Z"/>
                <w:del w:id="12398" w:author="Lane, Stefanie" w:date="2023-04-28T12:07:00Z"/>
                <w:rFonts w:ascii="Calibri" w:eastAsia="Times New Roman" w:hAnsi="Calibri" w:cs="Calibri"/>
                <w:i/>
                <w:iCs/>
                <w:color w:val="000000"/>
                <w:rPrChange w:id="12399" w:author="Stefanie Lane" w:date="2022-06-23T15:12:00Z">
                  <w:rPr>
                    <w:ins w:id="12400" w:author="Stefanie Lane" w:date="2022-06-23T15:12:00Z"/>
                    <w:del w:id="12401" w:author="Lane, Stefanie" w:date="2023-04-28T12:07:00Z"/>
                  </w:rPr>
                </w:rPrChange>
              </w:rPr>
              <w:pPrChange w:id="12402" w:author="Stefanie Lane" w:date="2022-06-23T15:12:00Z">
                <w:pPr/>
              </w:pPrChange>
            </w:pPr>
            <w:ins w:id="12403" w:author="Stefanie Lane" w:date="2022-06-23T15:12:00Z">
              <w:del w:id="12404" w:author="Lane, Stefanie" w:date="2023-04-28T12:07:00Z">
                <w:r w:rsidRPr="00EB4CE1" w:rsidDel="00402FFE">
                  <w:rPr>
                    <w:rFonts w:ascii="Calibri" w:eastAsia="Times New Roman" w:hAnsi="Calibri" w:cs="Calibri"/>
                    <w:i/>
                    <w:iCs/>
                    <w:color w:val="000000"/>
                    <w:rPrChange w:id="12405" w:author="Stefanie Lane" w:date="2022-06-23T15:12:00Z">
                      <w:rPr/>
                    </w:rPrChange>
                  </w:rPr>
                  <w:delText>Lycopus europaeus</w:delText>
                </w:r>
              </w:del>
            </w:ins>
          </w:p>
        </w:tc>
        <w:tc>
          <w:tcPr>
            <w:tcW w:w="869" w:type="dxa"/>
            <w:tcBorders>
              <w:top w:val="nil"/>
              <w:left w:val="nil"/>
              <w:bottom w:val="nil"/>
              <w:right w:val="nil"/>
            </w:tcBorders>
            <w:shd w:val="clear" w:color="auto" w:fill="auto"/>
            <w:noWrap/>
            <w:vAlign w:val="bottom"/>
            <w:hideMark/>
            <w:tcPrChange w:id="12406" w:author="Stefanie Lane" w:date="2022-06-23T15:14:00Z">
              <w:tcPr>
                <w:tcW w:w="960" w:type="dxa"/>
                <w:tcBorders>
                  <w:top w:val="nil"/>
                  <w:left w:val="nil"/>
                  <w:bottom w:val="nil"/>
                  <w:right w:val="nil"/>
                </w:tcBorders>
                <w:shd w:val="clear" w:color="auto" w:fill="auto"/>
                <w:noWrap/>
                <w:vAlign w:val="bottom"/>
                <w:hideMark/>
              </w:tcPr>
            </w:tcPrChange>
          </w:tcPr>
          <w:p w14:paraId="0FD9DA8C" w14:textId="77777777" w:rsidR="00EB4CE1" w:rsidRPr="00EB4CE1" w:rsidDel="00402FFE" w:rsidRDefault="00EB4CE1">
            <w:pPr>
              <w:spacing w:after="0" w:line="240" w:lineRule="auto"/>
              <w:jc w:val="center"/>
              <w:rPr>
                <w:ins w:id="12407" w:author="Stefanie Lane" w:date="2022-06-23T15:12:00Z"/>
                <w:del w:id="12408" w:author="Lane, Stefanie" w:date="2023-04-28T12:07:00Z"/>
                <w:rFonts w:ascii="Calibri" w:eastAsia="Times New Roman" w:hAnsi="Calibri" w:cs="Calibri"/>
                <w:color w:val="000000"/>
                <w:rPrChange w:id="12409" w:author="Stefanie Lane" w:date="2022-06-23T15:12:00Z">
                  <w:rPr>
                    <w:ins w:id="12410" w:author="Stefanie Lane" w:date="2022-06-23T15:12:00Z"/>
                    <w:del w:id="12411" w:author="Lane, Stefanie" w:date="2023-04-28T12:07:00Z"/>
                  </w:rPr>
                </w:rPrChange>
              </w:rPr>
              <w:pPrChange w:id="12412" w:author="Stefanie Lane" w:date="2022-06-23T15:12:00Z">
                <w:pPr>
                  <w:jc w:val="center"/>
                </w:pPr>
              </w:pPrChange>
            </w:pPr>
            <w:ins w:id="12413" w:author="Stefanie Lane" w:date="2022-06-23T15:12:00Z">
              <w:del w:id="12414" w:author="Lane, Stefanie" w:date="2023-04-28T12:07:00Z">
                <w:r w:rsidRPr="00EB4CE1" w:rsidDel="00402FFE">
                  <w:rPr>
                    <w:rFonts w:ascii="Calibri" w:eastAsia="Times New Roman" w:hAnsi="Calibri" w:cs="Calibri"/>
                    <w:color w:val="000000"/>
                    <w:rPrChange w:id="12415"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12416" w:author="Stefanie Lane" w:date="2022-06-23T15:14:00Z">
              <w:tcPr>
                <w:tcW w:w="960" w:type="dxa"/>
                <w:tcBorders>
                  <w:top w:val="nil"/>
                  <w:left w:val="nil"/>
                  <w:bottom w:val="nil"/>
                  <w:right w:val="nil"/>
                </w:tcBorders>
                <w:shd w:val="clear" w:color="auto" w:fill="auto"/>
                <w:noWrap/>
                <w:vAlign w:val="bottom"/>
                <w:hideMark/>
              </w:tcPr>
            </w:tcPrChange>
          </w:tcPr>
          <w:p w14:paraId="33A1F338" w14:textId="77777777" w:rsidR="00EB4CE1" w:rsidRPr="00EB4CE1" w:rsidDel="00402FFE" w:rsidRDefault="00EB4CE1">
            <w:pPr>
              <w:spacing w:after="0" w:line="240" w:lineRule="auto"/>
              <w:jc w:val="center"/>
              <w:rPr>
                <w:ins w:id="12417" w:author="Stefanie Lane" w:date="2022-06-23T15:12:00Z"/>
                <w:del w:id="12418" w:author="Lane, Stefanie" w:date="2023-04-28T12:07:00Z"/>
                <w:rFonts w:ascii="Calibri" w:eastAsia="Times New Roman" w:hAnsi="Calibri" w:cs="Calibri"/>
                <w:color w:val="000000"/>
                <w:rPrChange w:id="12419" w:author="Stefanie Lane" w:date="2022-06-23T15:12:00Z">
                  <w:rPr>
                    <w:ins w:id="12420" w:author="Stefanie Lane" w:date="2022-06-23T15:12:00Z"/>
                    <w:del w:id="12421" w:author="Lane, Stefanie" w:date="2023-04-28T12:07:00Z"/>
                  </w:rPr>
                </w:rPrChange>
              </w:rPr>
              <w:pPrChange w:id="12422" w:author="Stefanie Lane" w:date="2022-06-23T15:12:00Z">
                <w:pPr>
                  <w:jc w:val="center"/>
                </w:pPr>
              </w:pPrChange>
            </w:pPr>
            <w:ins w:id="12423" w:author="Stefanie Lane" w:date="2022-06-23T15:12:00Z">
              <w:del w:id="12424" w:author="Lane, Stefanie" w:date="2023-04-28T12:07:00Z">
                <w:r w:rsidRPr="00EB4CE1" w:rsidDel="00402FFE">
                  <w:rPr>
                    <w:rFonts w:ascii="Calibri" w:eastAsia="Times New Roman" w:hAnsi="Calibri" w:cs="Calibri"/>
                    <w:color w:val="000000"/>
                    <w:rPrChange w:id="12425"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12426" w:author="Stefanie Lane" w:date="2022-06-23T15:14:00Z">
              <w:tcPr>
                <w:tcW w:w="960" w:type="dxa"/>
                <w:tcBorders>
                  <w:top w:val="nil"/>
                  <w:left w:val="nil"/>
                  <w:bottom w:val="nil"/>
                  <w:right w:val="nil"/>
                </w:tcBorders>
                <w:shd w:val="clear" w:color="auto" w:fill="auto"/>
                <w:noWrap/>
                <w:vAlign w:val="bottom"/>
                <w:hideMark/>
              </w:tcPr>
            </w:tcPrChange>
          </w:tcPr>
          <w:p w14:paraId="66FC7452" w14:textId="77777777" w:rsidR="00EB4CE1" w:rsidRPr="00EB4CE1" w:rsidDel="00402FFE" w:rsidRDefault="00EB4CE1">
            <w:pPr>
              <w:spacing w:after="0" w:line="240" w:lineRule="auto"/>
              <w:jc w:val="center"/>
              <w:rPr>
                <w:ins w:id="12427" w:author="Stefanie Lane" w:date="2022-06-23T15:12:00Z"/>
                <w:del w:id="12428" w:author="Lane, Stefanie" w:date="2023-04-28T12:07:00Z"/>
                <w:rFonts w:ascii="Calibri" w:eastAsia="Times New Roman" w:hAnsi="Calibri" w:cs="Calibri"/>
                <w:color w:val="000000"/>
                <w:rPrChange w:id="12429" w:author="Stefanie Lane" w:date="2022-06-23T15:12:00Z">
                  <w:rPr>
                    <w:ins w:id="12430" w:author="Stefanie Lane" w:date="2022-06-23T15:12:00Z"/>
                    <w:del w:id="12431" w:author="Lane, Stefanie" w:date="2023-04-28T12:07:00Z"/>
                  </w:rPr>
                </w:rPrChange>
              </w:rPr>
              <w:pPrChange w:id="12432" w:author="Stefanie Lane" w:date="2022-06-23T15:12:00Z">
                <w:pPr>
                  <w:jc w:val="center"/>
                </w:pPr>
              </w:pPrChange>
            </w:pPr>
            <w:ins w:id="12433" w:author="Stefanie Lane" w:date="2022-06-23T15:12:00Z">
              <w:del w:id="12434" w:author="Lane, Stefanie" w:date="2023-04-28T12:07:00Z">
                <w:r w:rsidRPr="00EB4CE1" w:rsidDel="00402FFE">
                  <w:rPr>
                    <w:rFonts w:ascii="Calibri" w:eastAsia="Times New Roman" w:hAnsi="Calibri" w:cs="Calibri"/>
                    <w:color w:val="000000"/>
                    <w:rPrChange w:id="12435" w:author="Stefanie Lane" w:date="2022-06-23T15:12:00Z">
                      <w:rPr/>
                    </w:rPrChange>
                  </w:rPr>
                  <w:delText>0.04</w:delText>
                </w:r>
              </w:del>
            </w:ins>
          </w:p>
        </w:tc>
        <w:tc>
          <w:tcPr>
            <w:tcW w:w="1710" w:type="dxa"/>
            <w:tcBorders>
              <w:top w:val="nil"/>
              <w:left w:val="nil"/>
              <w:bottom w:val="nil"/>
              <w:right w:val="single" w:sz="8" w:space="0" w:color="auto"/>
            </w:tcBorders>
            <w:shd w:val="clear" w:color="auto" w:fill="auto"/>
            <w:noWrap/>
            <w:vAlign w:val="bottom"/>
            <w:hideMark/>
            <w:tcPrChange w:id="1243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E076AD7" w14:textId="77777777" w:rsidR="00EB4CE1" w:rsidRPr="00EB4CE1" w:rsidDel="00402FFE" w:rsidRDefault="00EB4CE1">
            <w:pPr>
              <w:spacing w:after="0" w:line="240" w:lineRule="auto"/>
              <w:jc w:val="center"/>
              <w:rPr>
                <w:ins w:id="12437" w:author="Stefanie Lane" w:date="2022-06-23T15:12:00Z"/>
                <w:del w:id="12438" w:author="Lane, Stefanie" w:date="2023-04-28T12:07:00Z"/>
                <w:rFonts w:ascii="Calibri" w:eastAsia="Times New Roman" w:hAnsi="Calibri" w:cs="Calibri"/>
                <w:color w:val="000000"/>
                <w:rPrChange w:id="12439" w:author="Stefanie Lane" w:date="2022-06-23T15:12:00Z">
                  <w:rPr>
                    <w:ins w:id="12440" w:author="Stefanie Lane" w:date="2022-06-23T15:12:00Z"/>
                    <w:del w:id="12441" w:author="Lane, Stefanie" w:date="2023-04-28T12:07:00Z"/>
                  </w:rPr>
                </w:rPrChange>
              </w:rPr>
              <w:pPrChange w:id="12442" w:author="Stefanie Lane" w:date="2022-06-23T15:12:00Z">
                <w:pPr>
                  <w:jc w:val="center"/>
                </w:pPr>
              </w:pPrChange>
            </w:pPr>
            <w:ins w:id="12443" w:author="Stefanie Lane" w:date="2022-06-23T15:12:00Z">
              <w:del w:id="12444" w:author="Lane, Stefanie" w:date="2023-04-28T12:07:00Z">
                <w:r w:rsidRPr="00EB4CE1" w:rsidDel="00402FFE">
                  <w:rPr>
                    <w:rFonts w:ascii="Calibri" w:eastAsia="Times New Roman" w:hAnsi="Calibri" w:cs="Calibri"/>
                    <w:color w:val="000000"/>
                    <w:rPrChange w:id="12445" w:author="Stefanie Lane" w:date="2022-06-23T15:12:00Z">
                      <w:rPr/>
                    </w:rPrChange>
                  </w:rPr>
                  <w:delText>+</w:delText>
                </w:r>
              </w:del>
            </w:ins>
          </w:p>
        </w:tc>
      </w:tr>
      <w:tr w:rsidR="00EB4CE1" w:rsidRPr="00EB4CE1" w:rsidDel="00402FFE" w14:paraId="03C95E18" w14:textId="77777777" w:rsidTr="006F10B7">
        <w:trPr>
          <w:trHeight w:val="290"/>
          <w:ins w:id="12446" w:author="Stefanie Lane" w:date="2022-06-23T15:12:00Z"/>
          <w:del w:id="12447" w:author="Lane, Stefanie" w:date="2023-04-28T12:07:00Z"/>
          <w:trPrChange w:id="1244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44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4D30FE6" w14:textId="77777777" w:rsidR="00EB4CE1" w:rsidRPr="00EB4CE1" w:rsidDel="00402FFE" w:rsidRDefault="00EB4CE1">
            <w:pPr>
              <w:spacing w:after="0" w:line="240" w:lineRule="auto"/>
              <w:rPr>
                <w:ins w:id="12450" w:author="Stefanie Lane" w:date="2022-06-23T15:12:00Z"/>
                <w:del w:id="12451" w:author="Lane, Stefanie" w:date="2023-04-28T12:07:00Z"/>
                <w:rFonts w:ascii="Calibri" w:eastAsia="Times New Roman" w:hAnsi="Calibri" w:cs="Calibri"/>
                <w:color w:val="000000"/>
                <w:rPrChange w:id="12452" w:author="Stefanie Lane" w:date="2022-06-23T15:12:00Z">
                  <w:rPr>
                    <w:ins w:id="12453" w:author="Stefanie Lane" w:date="2022-06-23T15:12:00Z"/>
                    <w:del w:id="12454" w:author="Lane, Stefanie" w:date="2023-04-28T12:07:00Z"/>
                  </w:rPr>
                </w:rPrChange>
              </w:rPr>
              <w:pPrChange w:id="1245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45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015A91F" w14:textId="77777777" w:rsidR="00EB4CE1" w:rsidRPr="00EB4CE1" w:rsidDel="00402FFE" w:rsidRDefault="00EB4CE1">
            <w:pPr>
              <w:spacing w:after="0" w:line="240" w:lineRule="auto"/>
              <w:rPr>
                <w:ins w:id="12457" w:author="Stefanie Lane" w:date="2022-06-23T15:12:00Z"/>
                <w:del w:id="12458" w:author="Lane, Stefanie" w:date="2023-04-28T12:07:00Z"/>
                <w:rFonts w:ascii="Calibri" w:eastAsia="Times New Roman" w:hAnsi="Calibri" w:cs="Calibri"/>
                <w:color w:val="000000"/>
                <w:rPrChange w:id="12459" w:author="Stefanie Lane" w:date="2022-06-23T15:12:00Z">
                  <w:rPr>
                    <w:ins w:id="12460" w:author="Stefanie Lane" w:date="2022-06-23T15:12:00Z"/>
                    <w:del w:id="12461" w:author="Lane, Stefanie" w:date="2023-04-28T12:07:00Z"/>
                  </w:rPr>
                </w:rPrChange>
              </w:rPr>
              <w:pPrChange w:id="1246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46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A05D76F" w14:textId="77777777" w:rsidR="00EB4CE1" w:rsidRPr="00EB4CE1" w:rsidDel="00402FFE" w:rsidRDefault="00EB4CE1">
            <w:pPr>
              <w:spacing w:after="0" w:line="240" w:lineRule="auto"/>
              <w:rPr>
                <w:ins w:id="12464" w:author="Stefanie Lane" w:date="2022-06-23T15:12:00Z"/>
                <w:del w:id="12465" w:author="Lane, Stefanie" w:date="2023-04-28T12:07:00Z"/>
                <w:rFonts w:ascii="Calibri" w:eastAsia="Times New Roman" w:hAnsi="Calibri" w:cs="Calibri"/>
                <w:i/>
                <w:iCs/>
                <w:color w:val="000000"/>
                <w:rPrChange w:id="12466" w:author="Stefanie Lane" w:date="2022-06-23T15:12:00Z">
                  <w:rPr>
                    <w:ins w:id="12467" w:author="Stefanie Lane" w:date="2022-06-23T15:12:00Z"/>
                    <w:del w:id="12468" w:author="Lane, Stefanie" w:date="2023-04-28T12:07:00Z"/>
                  </w:rPr>
                </w:rPrChange>
              </w:rPr>
              <w:pPrChange w:id="12469" w:author="Stefanie Lane" w:date="2022-06-23T15:12:00Z">
                <w:pPr/>
              </w:pPrChange>
            </w:pPr>
            <w:ins w:id="12470" w:author="Stefanie Lane" w:date="2022-06-23T15:12:00Z">
              <w:del w:id="12471" w:author="Lane, Stefanie" w:date="2023-04-28T12:07:00Z">
                <w:r w:rsidRPr="00EB4CE1" w:rsidDel="00402FFE">
                  <w:rPr>
                    <w:rFonts w:ascii="Calibri" w:eastAsia="Times New Roman" w:hAnsi="Calibri" w:cs="Calibri"/>
                    <w:i/>
                    <w:iCs/>
                    <w:color w:val="000000"/>
                    <w:rPrChange w:id="12472" w:author="Stefanie Lane" w:date="2022-06-23T15:12:00Z">
                      <w:rPr/>
                    </w:rPrChange>
                  </w:rPr>
                  <w:delText>Phalaris arundinacea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247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D26C0F9" w14:textId="77777777" w:rsidR="00EB4CE1" w:rsidRPr="00EB4CE1" w:rsidDel="00402FFE" w:rsidRDefault="00EB4CE1">
            <w:pPr>
              <w:spacing w:after="0" w:line="240" w:lineRule="auto"/>
              <w:jc w:val="center"/>
              <w:rPr>
                <w:ins w:id="12474" w:author="Stefanie Lane" w:date="2022-06-23T15:12:00Z"/>
                <w:del w:id="12475" w:author="Lane, Stefanie" w:date="2023-04-28T12:07:00Z"/>
                <w:rFonts w:ascii="Calibri" w:eastAsia="Times New Roman" w:hAnsi="Calibri" w:cs="Calibri"/>
                <w:color w:val="000000"/>
                <w:rPrChange w:id="12476" w:author="Stefanie Lane" w:date="2022-06-23T15:12:00Z">
                  <w:rPr>
                    <w:ins w:id="12477" w:author="Stefanie Lane" w:date="2022-06-23T15:12:00Z"/>
                    <w:del w:id="12478" w:author="Lane, Stefanie" w:date="2023-04-28T12:07:00Z"/>
                  </w:rPr>
                </w:rPrChange>
              </w:rPr>
              <w:pPrChange w:id="12479" w:author="Stefanie Lane" w:date="2022-06-23T15:12:00Z">
                <w:pPr>
                  <w:jc w:val="center"/>
                </w:pPr>
              </w:pPrChange>
            </w:pPr>
            <w:ins w:id="12480" w:author="Stefanie Lane" w:date="2022-06-23T15:12:00Z">
              <w:del w:id="12481" w:author="Lane, Stefanie" w:date="2023-04-28T12:07:00Z">
                <w:r w:rsidRPr="00EB4CE1" w:rsidDel="00402FFE">
                  <w:rPr>
                    <w:rFonts w:ascii="Calibri" w:eastAsia="Times New Roman" w:hAnsi="Calibri" w:cs="Calibri"/>
                    <w:color w:val="000000"/>
                    <w:rPrChange w:id="12482"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248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2C5EFD7" w14:textId="77777777" w:rsidR="00EB4CE1" w:rsidRPr="00EB4CE1" w:rsidDel="00402FFE" w:rsidRDefault="00EB4CE1">
            <w:pPr>
              <w:spacing w:after="0" w:line="240" w:lineRule="auto"/>
              <w:jc w:val="center"/>
              <w:rPr>
                <w:ins w:id="12484" w:author="Stefanie Lane" w:date="2022-06-23T15:12:00Z"/>
                <w:del w:id="12485" w:author="Lane, Stefanie" w:date="2023-04-28T12:07:00Z"/>
                <w:rFonts w:ascii="Calibri" w:eastAsia="Times New Roman" w:hAnsi="Calibri" w:cs="Calibri"/>
                <w:color w:val="000000"/>
                <w:rPrChange w:id="12486" w:author="Stefanie Lane" w:date="2022-06-23T15:12:00Z">
                  <w:rPr>
                    <w:ins w:id="12487" w:author="Stefanie Lane" w:date="2022-06-23T15:12:00Z"/>
                    <w:del w:id="12488" w:author="Lane, Stefanie" w:date="2023-04-28T12:07:00Z"/>
                  </w:rPr>
                </w:rPrChange>
              </w:rPr>
              <w:pPrChange w:id="12489" w:author="Stefanie Lane" w:date="2022-06-23T15:12:00Z">
                <w:pPr>
                  <w:jc w:val="center"/>
                </w:pPr>
              </w:pPrChange>
            </w:pPr>
            <w:ins w:id="12490" w:author="Stefanie Lane" w:date="2022-06-23T15:12:00Z">
              <w:del w:id="12491" w:author="Lane, Stefanie" w:date="2023-04-28T12:07:00Z">
                <w:r w:rsidRPr="00EB4CE1" w:rsidDel="00402FFE">
                  <w:rPr>
                    <w:rFonts w:ascii="Calibri" w:eastAsia="Times New Roman" w:hAnsi="Calibri" w:cs="Calibri"/>
                    <w:color w:val="000000"/>
                    <w:rPrChange w:id="12492" w:author="Stefanie Lane" w:date="2022-06-23T15:12:00Z">
                      <w:rPr/>
                    </w:rPrChange>
                  </w:rPr>
                  <w:delText>0.06</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249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E8EEDB6" w14:textId="77777777" w:rsidR="00EB4CE1" w:rsidRPr="00EB4CE1" w:rsidDel="00402FFE" w:rsidRDefault="00EB4CE1">
            <w:pPr>
              <w:spacing w:after="0" w:line="240" w:lineRule="auto"/>
              <w:jc w:val="center"/>
              <w:rPr>
                <w:ins w:id="12494" w:author="Stefanie Lane" w:date="2022-06-23T15:12:00Z"/>
                <w:del w:id="12495" w:author="Lane, Stefanie" w:date="2023-04-28T12:07:00Z"/>
                <w:rFonts w:ascii="Calibri" w:eastAsia="Times New Roman" w:hAnsi="Calibri" w:cs="Calibri"/>
                <w:color w:val="000000"/>
                <w:rPrChange w:id="12496" w:author="Stefanie Lane" w:date="2022-06-23T15:12:00Z">
                  <w:rPr>
                    <w:ins w:id="12497" w:author="Stefanie Lane" w:date="2022-06-23T15:12:00Z"/>
                    <w:del w:id="12498" w:author="Lane, Stefanie" w:date="2023-04-28T12:07:00Z"/>
                  </w:rPr>
                </w:rPrChange>
              </w:rPr>
              <w:pPrChange w:id="12499" w:author="Stefanie Lane" w:date="2022-06-23T15:12:00Z">
                <w:pPr>
                  <w:jc w:val="center"/>
                </w:pPr>
              </w:pPrChange>
            </w:pPr>
            <w:ins w:id="12500" w:author="Stefanie Lane" w:date="2022-06-23T15:12:00Z">
              <w:del w:id="12501" w:author="Lane, Stefanie" w:date="2023-04-28T12:07:00Z">
                <w:r w:rsidRPr="00EB4CE1" w:rsidDel="00402FFE">
                  <w:rPr>
                    <w:rFonts w:ascii="Calibri" w:eastAsia="Times New Roman" w:hAnsi="Calibri" w:cs="Calibri"/>
                    <w:color w:val="000000"/>
                    <w:rPrChange w:id="12502" w:author="Stefanie Lane" w:date="2022-06-23T15:12:00Z">
                      <w:rPr/>
                    </w:rPrChange>
                  </w:rPr>
                  <w:delText>0.04</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50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C423A75" w14:textId="77777777" w:rsidR="00EB4CE1" w:rsidRPr="00EB4CE1" w:rsidDel="00402FFE" w:rsidRDefault="00EB4CE1">
            <w:pPr>
              <w:spacing w:after="0" w:line="240" w:lineRule="auto"/>
              <w:jc w:val="center"/>
              <w:rPr>
                <w:ins w:id="12504" w:author="Stefanie Lane" w:date="2022-06-23T15:12:00Z"/>
                <w:del w:id="12505" w:author="Lane, Stefanie" w:date="2023-04-28T12:07:00Z"/>
                <w:rFonts w:ascii="Calibri" w:eastAsia="Times New Roman" w:hAnsi="Calibri" w:cs="Calibri"/>
                <w:color w:val="000000"/>
                <w:rPrChange w:id="12506" w:author="Stefanie Lane" w:date="2022-06-23T15:12:00Z">
                  <w:rPr>
                    <w:ins w:id="12507" w:author="Stefanie Lane" w:date="2022-06-23T15:12:00Z"/>
                    <w:del w:id="12508" w:author="Lane, Stefanie" w:date="2023-04-28T12:07:00Z"/>
                  </w:rPr>
                </w:rPrChange>
              </w:rPr>
              <w:pPrChange w:id="12509" w:author="Stefanie Lane" w:date="2022-06-23T15:12:00Z">
                <w:pPr>
                  <w:jc w:val="center"/>
                </w:pPr>
              </w:pPrChange>
            </w:pPr>
            <w:ins w:id="12510" w:author="Stefanie Lane" w:date="2022-06-23T15:12:00Z">
              <w:del w:id="12511" w:author="Lane, Stefanie" w:date="2023-04-28T12:07:00Z">
                <w:r w:rsidRPr="00EB4CE1" w:rsidDel="00402FFE">
                  <w:rPr>
                    <w:rFonts w:ascii="Calibri" w:eastAsia="Times New Roman" w:hAnsi="Calibri" w:cs="Calibri"/>
                    <w:color w:val="000000"/>
                    <w:rPrChange w:id="12512" w:author="Stefanie Lane" w:date="2022-06-23T15:12:00Z">
                      <w:rPr/>
                    </w:rPrChange>
                  </w:rPr>
                  <w:delText>+</w:delText>
                </w:r>
              </w:del>
            </w:ins>
          </w:p>
        </w:tc>
      </w:tr>
      <w:tr w:rsidR="00EB4CE1" w:rsidRPr="00EB4CE1" w:rsidDel="00402FFE" w14:paraId="2751364C" w14:textId="77777777" w:rsidTr="006F10B7">
        <w:trPr>
          <w:trHeight w:val="300"/>
          <w:ins w:id="12513" w:author="Stefanie Lane" w:date="2022-06-23T15:12:00Z"/>
          <w:del w:id="12514" w:author="Lane, Stefanie" w:date="2023-04-28T12:07:00Z"/>
          <w:trPrChange w:id="12515"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1251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F2B6C0C" w14:textId="77777777" w:rsidR="00EB4CE1" w:rsidRPr="00EB4CE1" w:rsidDel="00402FFE" w:rsidRDefault="00EB4CE1">
            <w:pPr>
              <w:spacing w:after="0" w:line="240" w:lineRule="auto"/>
              <w:rPr>
                <w:ins w:id="12517" w:author="Stefanie Lane" w:date="2022-06-23T15:12:00Z"/>
                <w:del w:id="12518" w:author="Lane, Stefanie" w:date="2023-04-28T12:07:00Z"/>
                <w:rFonts w:ascii="Calibri" w:eastAsia="Times New Roman" w:hAnsi="Calibri" w:cs="Calibri"/>
                <w:color w:val="000000"/>
                <w:rPrChange w:id="12519" w:author="Stefanie Lane" w:date="2022-06-23T15:12:00Z">
                  <w:rPr>
                    <w:ins w:id="12520" w:author="Stefanie Lane" w:date="2022-06-23T15:12:00Z"/>
                    <w:del w:id="12521" w:author="Lane, Stefanie" w:date="2023-04-28T12:07:00Z"/>
                  </w:rPr>
                </w:rPrChange>
              </w:rPr>
              <w:pPrChange w:id="1252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52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FDD0471" w14:textId="77777777" w:rsidR="00EB4CE1" w:rsidRPr="00EB4CE1" w:rsidDel="00402FFE" w:rsidRDefault="00EB4CE1">
            <w:pPr>
              <w:spacing w:after="0" w:line="240" w:lineRule="auto"/>
              <w:rPr>
                <w:ins w:id="12524" w:author="Stefanie Lane" w:date="2022-06-23T15:12:00Z"/>
                <w:del w:id="12525" w:author="Lane, Stefanie" w:date="2023-04-28T12:07:00Z"/>
                <w:rFonts w:ascii="Calibri" w:eastAsia="Times New Roman" w:hAnsi="Calibri" w:cs="Calibri"/>
                <w:color w:val="000000"/>
                <w:rPrChange w:id="12526" w:author="Stefanie Lane" w:date="2022-06-23T15:12:00Z">
                  <w:rPr>
                    <w:ins w:id="12527" w:author="Stefanie Lane" w:date="2022-06-23T15:12:00Z"/>
                    <w:del w:id="12528" w:author="Lane, Stefanie" w:date="2023-04-28T12:07:00Z"/>
                  </w:rPr>
                </w:rPrChange>
              </w:rPr>
              <w:pPrChange w:id="12529"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12530"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7D003518" w14:textId="77777777" w:rsidR="00EB4CE1" w:rsidRPr="00EB4CE1" w:rsidDel="00402FFE" w:rsidRDefault="00EB4CE1">
            <w:pPr>
              <w:spacing w:after="0" w:line="240" w:lineRule="auto"/>
              <w:rPr>
                <w:ins w:id="12531" w:author="Stefanie Lane" w:date="2022-06-23T15:12:00Z"/>
                <w:del w:id="12532" w:author="Lane, Stefanie" w:date="2023-04-28T12:07:00Z"/>
                <w:rFonts w:ascii="Calibri" w:eastAsia="Times New Roman" w:hAnsi="Calibri" w:cs="Calibri"/>
                <w:i/>
                <w:iCs/>
                <w:color w:val="000000"/>
                <w:rPrChange w:id="12533" w:author="Stefanie Lane" w:date="2022-06-23T15:12:00Z">
                  <w:rPr>
                    <w:ins w:id="12534" w:author="Stefanie Lane" w:date="2022-06-23T15:12:00Z"/>
                    <w:del w:id="12535" w:author="Lane, Stefanie" w:date="2023-04-28T12:07:00Z"/>
                  </w:rPr>
                </w:rPrChange>
              </w:rPr>
              <w:pPrChange w:id="12536" w:author="Stefanie Lane" w:date="2022-06-23T15:12:00Z">
                <w:pPr/>
              </w:pPrChange>
            </w:pPr>
            <w:ins w:id="12537" w:author="Stefanie Lane" w:date="2022-06-23T15:12:00Z">
              <w:del w:id="12538" w:author="Lane, Stefanie" w:date="2023-04-28T12:07:00Z">
                <w:r w:rsidRPr="00EB4CE1" w:rsidDel="00402FFE">
                  <w:rPr>
                    <w:rFonts w:ascii="Calibri" w:eastAsia="Times New Roman" w:hAnsi="Calibri" w:cs="Calibri"/>
                    <w:i/>
                    <w:iCs/>
                    <w:color w:val="000000"/>
                    <w:rPrChange w:id="12539" w:author="Stefanie Lane" w:date="2022-06-23T15:12:00Z">
                      <w:rPr/>
                    </w:rPrChange>
                  </w:rPr>
                  <w:delText>Festuca arundinacea</w:delText>
                </w:r>
              </w:del>
            </w:ins>
          </w:p>
        </w:tc>
        <w:tc>
          <w:tcPr>
            <w:tcW w:w="869" w:type="dxa"/>
            <w:tcBorders>
              <w:top w:val="nil"/>
              <w:left w:val="nil"/>
              <w:bottom w:val="single" w:sz="8" w:space="0" w:color="auto"/>
              <w:right w:val="nil"/>
            </w:tcBorders>
            <w:shd w:val="clear" w:color="auto" w:fill="auto"/>
            <w:noWrap/>
            <w:vAlign w:val="bottom"/>
            <w:hideMark/>
            <w:tcPrChange w:id="12540"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0C01D5F4" w14:textId="77777777" w:rsidR="00EB4CE1" w:rsidRPr="00EB4CE1" w:rsidDel="00402FFE" w:rsidRDefault="00EB4CE1">
            <w:pPr>
              <w:spacing w:after="0" w:line="240" w:lineRule="auto"/>
              <w:jc w:val="center"/>
              <w:rPr>
                <w:ins w:id="12541" w:author="Stefanie Lane" w:date="2022-06-23T15:12:00Z"/>
                <w:del w:id="12542" w:author="Lane, Stefanie" w:date="2023-04-28T12:07:00Z"/>
                <w:rFonts w:ascii="Calibri" w:eastAsia="Times New Roman" w:hAnsi="Calibri" w:cs="Calibri"/>
                <w:color w:val="000000"/>
                <w:rPrChange w:id="12543" w:author="Stefanie Lane" w:date="2022-06-23T15:12:00Z">
                  <w:rPr>
                    <w:ins w:id="12544" w:author="Stefanie Lane" w:date="2022-06-23T15:12:00Z"/>
                    <w:del w:id="12545" w:author="Lane, Stefanie" w:date="2023-04-28T12:07:00Z"/>
                  </w:rPr>
                </w:rPrChange>
              </w:rPr>
              <w:pPrChange w:id="12546" w:author="Stefanie Lane" w:date="2022-06-23T15:12:00Z">
                <w:pPr>
                  <w:jc w:val="center"/>
                </w:pPr>
              </w:pPrChange>
            </w:pPr>
            <w:ins w:id="12547" w:author="Stefanie Lane" w:date="2022-06-23T15:12:00Z">
              <w:del w:id="12548" w:author="Lane, Stefanie" w:date="2023-04-28T12:07:00Z">
                <w:r w:rsidRPr="00EB4CE1" w:rsidDel="00402FFE">
                  <w:rPr>
                    <w:rFonts w:ascii="Calibri" w:eastAsia="Times New Roman" w:hAnsi="Calibri" w:cs="Calibri"/>
                    <w:color w:val="000000"/>
                    <w:rPrChange w:id="12549" w:author="Stefanie Lane" w:date="2022-06-23T15:12:00Z">
                      <w:rPr/>
                    </w:rPrChange>
                  </w:rPr>
                  <w:delText>0.00</w:delText>
                </w:r>
              </w:del>
            </w:ins>
          </w:p>
        </w:tc>
        <w:tc>
          <w:tcPr>
            <w:tcW w:w="990" w:type="dxa"/>
            <w:tcBorders>
              <w:top w:val="nil"/>
              <w:left w:val="nil"/>
              <w:bottom w:val="single" w:sz="8" w:space="0" w:color="auto"/>
              <w:right w:val="nil"/>
            </w:tcBorders>
            <w:shd w:val="clear" w:color="auto" w:fill="auto"/>
            <w:noWrap/>
            <w:vAlign w:val="bottom"/>
            <w:hideMark/>
            <w:tcPrChange w:id="12550"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D79AB69" w14:textId="77777777" w:rsidR="00EB4CE1" w:rsidRPr="00EB4CE1" w:rsidDel="00402FFE" w:rsidRDefault="00EB4CE1">
            <w:pPr>
              <w:spacing w:after="0" w:line="240" w:lineRule="auto"/>
              <w:jc w:val="center"/>
              <w:rPr>
                <w:ins w:id="12551" w:author="Stefanie Lane" w:date="2022-06-23T15:12:00Z"/>
                <w:del w:id="12552" w:author="Lane, Stefanie" w:date="2023-04-28T12:07:00Z"/>
                <w:rFonts w:ascii="Calibri" w:eastAsia="Times New Roman" w:hAnsi="Calibri" w:cs="Calibri"/>
                <w:color w:val="000000"/>
                <w:rPrChange w:id="12553" w:author="Stefanie Lane" w:date="2022-06-23T15:12:00Z">
                  <w:rPr>
                    <w:ins w:id="12554" w:author="Stefanie Lane" w:date="2022-06-23T15:12:00Z"/>
                    <w:del w:id="12555" w:author="Lane, Stefanie" w:date="2023-04-28T12:07:00Z"/>
                  </w:rPr>
                </w:rPrChange>
              </w:rPr>
              <w:pPrChange w:id="12556" w:author="Stefanie Lane" w:date="2022-06-23T15:12:00Z">
                <w:pPr>
                  <w:jc w:val="center"/>
                </w:pPr>
              </w:pPrChange>
            </w:pPr>
            <w:ins w:id="12557" w:author="Stefanie Lane" w:date="2022-06-23T15:12:00Z">
              <w:del w:id="12558" w:author="Lane, Stefanie" w:date="2023-04-28T12:07:00Z">
                <w:r w:rsidRPr="00EB4CE1" w:rsidDel="00402FFE">
                  <w:rPr>
                    <w:rFonts w:ascii="Calibri" w:eastAsia="Times New Roman" w:hAnsi="Calibri" w:cs="Calibri"/>
                    <w:color w:val="000000"/>
                    <w:rPrChange w:id="12559" w:author="Stefanie Lane" w:date="2022-06-23T15:12:00Z">
                      <w:rPr/>
                    </w:rPrChange>
                  </w:rPr>
                  <w:delText>0.17</w:delText>
                </w:r>
              </w:del>
            </w:ins>
          </w:p>
        </w:tc>
        <w:tc>
          <w:tcPr>
            <w:tcW w:w="810" w:type="dxa"/>
            <w:tcBorders>
              <w:top w:val="nil"/>
              <w:left w:val="nil"/>
              <w:bottom w:val="single" w:sz="8" w:space="0" w:color="auto"/>
              <w:right w:val="nil"/>
            </w:tcBorders>
            <w:shd w:val="clear" w:color="auto" w:fill="auto"/>
            <w:noWrap/>
            <w:vAlign w:val="bottom"/>
            <w:hideMark/>
            <w:tcPrChange w:id="12560"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7FB1B6B4" w14:textId="77777777" w:rsidR="00EB4CE1" w:rsidRPr="00EB4CE1" w:rsidDel="00402FFE" w:rsidRDefault="00EB4CE1">
            <w:pPr>
              <w:spacing w:after="0" w:line="240" w:lineRule="auto"/>
              <w:jc w:val="center"/>
              <w:rPr>
                <w:ins w:id="12561" w:author="Stefanie Lane" w:date="2022-06-23T15:12:00Z"/>
                <w:del w:id="12562" w:author="Lane, Stefanie" w:date="2023-04-28T12:07:00Z"/>
                <w:rFonts w:ascii="Calibri" w:eastAsia="Times New Roman" w:hAnsi="Calibri" w:cs="Calibri"/>
                <w:color w:val="000000"/>
                <w:rPrChange w:id="12563" w:author="Stefanie Lane" w:date="2022-06-23T15:12:00Z">
                  <w:rPr>
                    <w:ins w:id="12564" w:author="Stefanie Lane" w:date="2022-06-23T15:12:00Z"/>
                    <w:del w:id="12565" w:author="Lane, Stefanie" w:date="2023-04-28T12:07:00Z"/>
                  </w:rPr>
                </w:rPrChange>
              </w:rPr>
              <w:pPrChange w:id="12566" w:author="Stefanie Lane" w:date="2022-06-23T15:12:00Z">
                <w:pPr>
                  <w:jc w:val="center"/>
                </w:pPr>
              </w:pPrChange>
            </w:pPr>
            <w:ins w:id="12567" w:author="Stefanie Lane" w:date="2022-06-23T15:12:00Z">
              <w:del w:id="12568" w:author="Lane, Stefanie" w:date="2023-04-28T12:07:00Z">
                <w:r w:rsidRPr="00EB4CE1" w:rsidDel="00402FFE">
                  <w:rPr>
                    <w:rFonts w:ascii="Calibri" w:eastAsia="Times New Roman" w:hAnsi="Calibri" w:cs="Calibri"/>
                    <w:color w:val="000000"/>
                    <w:rPrChange w:id="12569" w:author="Stefanie Lane" w:date="2022-06-23T15:12:00Z">
                      <w:rPr/>
                    </w:rPrChange>
                  </w:rPr>
                  <w:delText>0.00</w:delText>
                </w:r>
              </w:del>
            </w:ins>
          </w:p>
        </w:tc>
        <w:tc>
          <w:tcPr>
            <w:tcW w:w="1710" w:type="dxa"/>
            <w:tcBorders>
              <w:top w:val="nil"/>
              <w:left w:val="nil"/>
              <w:bottom w:val="single" w:sz="8" w:space="0" w:color="auto"/>
              <w:right w:val="single" w:sz="8" w:space="0" w:color="auto"/>
            </w:tcBorders>
            <w:shd w:val="clear" w:color="auto" w:fill="auto"/>
            <w:noWrap/>
            <w:vAlign w:val="bottom"/>
            <w:hideMark/>
            <w:tcPrChange w:id="12570"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5FBB163E" w14:textId="77777777" w:rsidR="00EB4CE1" w:rsidRPr="00EB4CE1" w:rsidDel="00402FFE" w:rsidRDefault="00EB4CE1">
            <w:pPr>
              <w:spacing w:after="0" w:line="240" w:lineRule="auto"/>
              <w:jc w:val="center"/>
              <w:rPr>
                <w:ins w:id="12571" w:author="Stefanie Lane" w:date="2022-06-23T15:12:00Z"/>
                <w:del w:id="12572" w:author="Lane, Stefanie" w:date="2023-04-28T12:07:00Z"/>
                <w:rFonts w:ascii="Calibri" w:eastAsia="Times New Roman" w:hAnsi="Calibri" w:cs="Calibri"/>
                <w:color w:val="000000"/>
                <w:rPrChange w:id="12573" w:author="Stefanie Lane" w:date="2022-06-23T15:12:00Z">
                  <w:rPr>
                    <w:ins w:id="12574" w:author="Stefanie Lane" w:date="2022-06-23T15:12:00Z"/>
                    <w:del w:id="12575" w:author="Lane, Stefanie" w:date="2023-04-28T12:07:00Z"/>
                  </w:rPr>
                </w:rPrChange>
              </w:rPr>
              <w:pPrChange w:id="12576" w:author="Stefanie Lane" w:date="2022-06-23T15:12:00Z">
                <w:pPr>
                  <w:jc w:val="center"/>
                </w:pPr>
              </w:pPrChange>
            </w:pPr>
            <w:ins w:id="12577" w:author="Stefanie Lane" w:date="2022-06-23T15:12:00Z">
              <w:del w:id="12578" w:author="Lane, Stefanie" w:date="2023-04-28T12:07:00Z">
                <w:r w:rsidRPr="00EB4CE1" w:rsidDel="00402FFE">
                  <w:rPr>
                    <w:rFonts w:ascii="Calibri" w:eastAsia="Times New Roman" w:hAnsi="Calibri" w:cs="Calibri"/>
                    <w:color w:val="000000"/>
                    <w:rPrChange w:id="12579" w:author="Stefanie Lane" w:date="2022-06-23T15:12:00Z">
                      <w:rPr/>
                    </w:rPrChange>
                  </w:rPr>
                  <w:delText>NA</w:delText>
                </w:r>
              </w:del>
            </w:ins>
          </w:p>
        </w:tc>
      </w:tr>
      <w:tr w:rsidR="00EB4CE1" w:rsidRPr="00EB4CE1" w:rsidDel="00402FFE" w14:paraId="599B2BCD" w14:textId="77777777" w:rsidTr="006F10B7">
        <w:trPr>
          <w:trHeight w:val="290"/>
          <w:ins w:id="12580" w:author="Stefanie Lane" w:date="2022-06-23T15:12:00Z"/>
          <w:del w:id="12581" w:author="Lane, Stefanie" w:date="2023-04-28T12:07:00Z"/>
          <w:trPrChange w:id="1258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58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19CB90E" w14:textId="77777777" w:rsidR="00EB4CE1" w:rsidRPr="00EB4CE1" w:rsidDel="00402FFE" w:rsidRDefault="00EB4CE1">
            <w:pPr>
              <w:spacing w:after="0" w:line="240" w:lineRule="auto"/>
              <w:rPr>
                <w:ins w:id="12584" w:author="Stefanie Lane" w:date="2022-06-23T15:12:00Z"/>
                <w:del w:id="12585" w:author="Lane, Stefanie" w:date="2023-04-28T12:07:00Z"/>
                <w:rFonts w:ascii="Calibri" w:eastAsia="Times New Roman" w:hAnsi="Calibri" w:cs="Calibri"/>
                <w:color w:val="000000"/>
                <w:rPrChange w:id="12586" w:author="Stefanie Lane" w:date="2022-06-23T15:12:00Z">
                  <w:rPr>
                    <w:ins w:id="12587" w:author="Stefanie Lane" w:date="2022-06-23T15:12:00Z"/>
                    <w:del w:id="12588" w:author="Lane, Stefanie" w:date="2023-04-28T12:07:00Z"/>
                  </w:rPr>
                </w:rPrChange>
              </w:rPr>
              <w:pPrChange w:id="12589" w:author="Stefanie Lane" w:date="2022-06-23T15:12: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12590"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247437D0" w14:textId="77777777" w:rsidR="00EB4CE1" w:rsidRPr="00EB4CE1" w:rsidDel="00402FFE" w:rsidRDefault="00EB4CE1">
            <w:pPr>
              <w:spacing w:after="0" w:line="240" w:lineRule="auto"/>
              <w:jc w:val="center"/>
              <w:rPr>
                <w:ins w:id="12591" w:author="Stefanie Lane" w:date="2022-06-23T15:12:00Z"/>
                <w:del w:id="12592" w:author="Lane, Stefanie" w:date="2023-04-28T12:07:00Z"/>
                <w:rFonts w:ascii="Calibri" w:eastAsia="Times New Roman" w:hAnsi="Calibri" w:cs="Calibri"/>
                <w:color w:val="000000"/>
                <w:rPrChange w:id="12593" w:author="Stefanie Lane" w:date="2022-06-23T15:12:00Z">
                  <w:rPr>
                    <w:ins w:id="12594" w:author="Stefanie Lane" w:date="2022-06-23T15:12:00Z"/>
                    <w:del w:id="12595" w:author="Lane, Stefanie" w:date="2023-04-28T12:07:00Z"/>
                  </w:rPr>
                </w:rPrChange>
              </w:rPr>
              <w:pPrChange w:id="12596" w:author="Stefanie Lane" w:date="2022-06-23T15:12:00Z">
                <w:pPr>
                  <w:jc w:val="center"/>
                </w:pPr>
              </w:pPrChange>
            </w:pPr>
            <w:ins w:id="12597" w:author="Stefanie Lane" w:date="2022-06-23T15:12:00Z">
              <w:del w:id="12598" w:author="Lane, Stefanie" w:date="2023-04-28T12:07:00Z">
                <w:r w:rsidRPr="00EB4CE1" w:rsidDel="00402FFE">
                  <w:rPr>
                    <w:rFonts w:ascii="Calibri" w:eastAsia="Times New Roman" w:hAnsi="Calibri" w:cs="Calibri"/>
                    <w:color w:val="000000"/>
                    <w:rPrChange w:id="12599" w:author="Stefanie Lane" w:date="2022-06-23T15:12:00Z">
                      <w:rPr/>
                    </w:rPrChange>
                  </w:rPr>
                  <w:delText>Native</w:delText>
                </w:r>
              </w:del>
            </w:ins>
          </w:p>
        </w:tc>
        <w:tc>
          <w:tcPr>
            <w:tcW w:w="3320" w:type="dxa"/>
            <w:tcBorders>
              <w:top w:val="nil"/>
              <w:left w:val="nil"/>
              <w:bottom w:val="nil"/>
              <w:right w:val="nil"/>
            </w:tcBorders>
            <w:shd w:val="clear" w:color="auto" w:fill="auto"/>
            <w:noWrap/>
            <w:vAlign w:val="bottom"/>
            <w:hideMark/>
            <w:tcPrChange w:id="12600" w:author="Stefanie Lane" w:date="2022-06-23T15:14:00Z">
              <w:tcPr>
                <w:tcW w:w="3320" w:type="dxa"/>
                <w:tcBorders>
                  <w:top w:val="nil"/>
                  <w:left w:val="nil"/>
                  <w:bottom w:val="nil"/>
                  <w:right w:val="nil"/>
                </w:tcBorders>
                <w:shd w:val="clear" w:color="auto" w:fill="auto"/>
                <w:noWrap/>
                <w:vAlign w:val="bottom"/>
                <w:hideMark/>
              </w:tcPr>
            </w:tcPrChange>
          </w:tcPr>
          <w:p w14:paraId="198DE56E" w14:textId="77777777" w:rsidR="00EB4CE1" w:rsidRPr="00EB4CE1" w:rsidDel="00402FFE" w:rsidRDefault="00EB4CE1">
            <w:pPr>
              <w:spacing w:after="0" w:line="240" w:lineRule="auto"/>
              <w:rPr>
                <w:ins w:id="12601" w:author="Stefanie Lane" w:date="2022-06-23T15:12:00Z"/>
                <w:del w:id="12602" w:author="Lane, Stefanie" w:date="2023-04-28T12:07:00Z"/>
                <w:rFonts w:ascii="Calibri" w:eastAsia="Times New Roman" w:hAnsi="Calibri" w:cs="Calibri"/>
                <w:i/>
                <w:iCs/>
                <w:color w:val="000000"/>
                <w:rPrChange w:id="12603" w:author="Stefanie Lane" w:date="2022-06-23T15:12:00Z">
                  <w:rPr>
                    <w:ins w:id="12604" w:author="Stefanie Lane" w:date="2022-06-23T15:12:00Z"/>
                    <w:del w:id="12605" w:author="Lane, Stefanie" w:date="2023-04-28T12:07:00Z"/>
                  </w:rPr>
                </w:rPrChange>
              </w:rPr>
              <w:pPrChange w:id="12606" w:author="Stefanie Lane" w:date="2022-06-23T15:12:00Z">
                <w:pPr/>
              </w:pPrChange>
            </w:pPr>
            <w:ins w:id="12607" w:author="Stefanie Lane" w:date="2022-06-23T15:12:00Z">
              <w:del w:id="12608" w:author="Lane, Stefanie" w:date="2023-04-28T12:07:00Z">
                <w:r w:rsidRPr="00EB4CE1" w:rsidDel="00402FFE">
                  <w:rPr>
                    <w:rFonts w:ascii="Calibri" w:eastAsia="Times New Roman" w:hAnsi="Calibri" w:cs="Calibri"/>
                    <w:i/>
                    <w:iCs/>
                    <w:color w:val="000000"/>
                    <w:rPrChange w:id="12609" w:author="Stefanie Lane" w:date="2022-06-23T15:12:00Z">
                      <w:rPr/>
                    </w:rPrChange>
                  </w:rPr>
                  <w:delText>Alisma plantago aquatica</w:delText>
                </w:r>
              </w:del>
            </w:ins>
          </w:p>
        </w:tc>
        <w:tc>
          <w:tcPr>
            <w:tcW w:w="869" w:type="dxa"/>
            <w:tcBorders>
              <w:top w:val="nil"/>
              <w:left w:val="nil"/>
              <w:bottom w:val="nil"/>
              <w:right w:val="nil"/>
            </w:tcBorders>
            <w:shd w:val="clear" w:color="auto" w:fill="auto"/>
            <w:noWrap/>
            <w:vAlign w:val="bottom"/>
            <w:hideMark/>
            <w:tcPrChange w:id="12610" w:author="Stefanie Lane" w:date="2022-06-23T15:14:00Z">
              <w:tcPr>
                <w:tcW w:w="960" w:type="dxa"/>
                <w:tcBorders>
                  <w:top w:val="nil"/>
                  <w:left w:val="nil"/>
                  <w:bottom w:val="nil"/>
                  <w:right w:val="nil"/>
                </w:tcBorders>
                <w:shd w:val="clear" w:color="auto" w:fill="auto"/>
                <w:noWrap/>
                <w:vAlign w:val="bottom"/>
                <w:hideMark/>
              </w:tcPr>
            </w:tcPrChange>
          </w:tcPr>
          <w:p w14:paraId="73A76FA5" w14:textId="77777777" w:rsidR="00EB4CE1" w:rsidRPr="00EB4CE1" w:rsidDel="00402FFE" w:rsidRDefault="00EB4CE1">
            <w:pPr>
              <w:spacing w:after="0" w:line="240" w:lineRule="auto"/>
              <w:jc w:val="center"/>
              <w:rPr>
                <w:ins w:id="12611" w:author="Stefanie Lane" w:date="2022-06-23T15:12:00Z"/>
                <w:del w:id="12612" w:author="Lane, Stefanie" w:date="2023-04-28T12:07:00Z"/>
                <w:rFonts w:ascii="Calibri" w:eastAsia="Times New Roman" w:hAnsi="Calibri" w:cs="Calibri"/>
                <w:color w:val="000000"/>
                <w:rPrChange w:id="12613" w:author="Stefanie Lane" w:date="2022-06-23T15:12:00Z">
                  <w:rPr>
                    <w:ins w:id="12614" w:author="Stefanie Lane" w:date="2022-06-23T15:12:00Z"/>
                    <w:del w:id="12615" w:author="Lane, Stefanie" w:date="2023-04-28T12:07:00Z"/>
                  </w:rPr>
                </w:rPrChange>
              </w:rPr>
              <w:pPrChange w:id="12616" w:author="Stefanie Lane" w:date="2022-06-23T15:12:00Z">
                <w:pPr>
                  <w:jc w:val="center"/>
                </w:pPr>
              </w:pPrChange>
            </w:pPr>
            <w:ins w:id="12617" w:author="Stefanie Lane" w:date="2022-06-23T15:12:00Z">
              <w:del w:id="12618" w:author="Lane, Stefanie" w:date="2023-04-28T12:07:00Z">
                <w:r w:rsidRPr="00EB4CE1" w:rsidDel="00402FFE">
                  <w:rPr>
                    <w:rFonts w:ascii="Calibri" w:eastAsia="Times New Roman" w:hAnsi="Calibri" w:cs="Calibri"/>
                    <w:color w:val="000000"/>
                    <w:rPrChange w:id="12619" w:author="Stefanie Lane" w:date="2022-06-23T15:12:00Z">
                      <w:rPr/>
                    </w:rPrChange>
                  </w:rPr>
                  <w:delText>0.16</w:delText>
                </w:r>
              </w:del>
            </w:ins>
          </w:p>
        </w:tc>
        <w:tc>
          <w:tcPr>
            <w:tcW w:w="990" w:type="dxa"/>
            <w:tcBorders>
              <w:top w:val="nil"/>
              <w:left w:val="nil"/>
              <w:bottom w:val="nil"/>
              <w:right w:val="nil"/>
            </w:tcBorders>
            <w:shd w:val="clear" w:color="auto" w:fill="auto"/>
            <w:noWrap/>
            <w:vAlign w:val="bottom"/>
            <w:hideMark/>
            <w:tcPrChange w:id="12620" w:author="Stefanie Lane" w:date="2022-06-23T15:14:00Z">
              <w:tcPr>
                <w:tcW w:w="960" w:type="dxa"/>
                <w:tcBorders>
                  <w:top w:val="nil"/>
                  <w:left w:val="nil"/>
                  <w:bottom w:val="nil"/>
                  <w:right w:val="nil"/>
                </w:tcBorders>
                <w:shd w:val="clear" w:color="auto" w:fill="auto"/>
                <w:noWrap/>
                <w:vAlign w:val="bottom"/>
                <w:hideMark/>
              </w:tcPr>
            </w:tcPrChange>
          </w:tcPr>
          <w:p w14:paraId="7973001A" w14:textId="77777777" w:rsidR="00EB4CE1" w:rsidRPr="00EB4CE1" w:rsidDel="00402FFE" w:rsidRDefault="00EB4CE1">
            <w:pPr>
              <w:spacing w:after="0" w:line="240" w:lineRule="auto"/>
              <w:jc w:val="center"/>
              <w:rPr>
                <w:ins w:id="12621" w:author="Stefanie Lane" w:date="2022-06-23T15:12:00Z"/>
                <w:del w:id="12622" w:author="Lane, Stefanie" w:date="2023-04-28T12:07:00Z"/>
                <w:rFonts w:ascii="Calibri" w:eastAsia="Times New Roman" w:hAnsi="Calibri" w:cs="Calibri"/>
                <w:color w:val="000000"/>
                <w:rPrChange w:id="12623" w:author="Stefanie Lane" w:date="2022-06-23T15:12:00Z">
                  <w:rPr>
                    <w:ins w:id="12624" w:author="Stefanie Lane" w:date="2022-06-23T15:12:00Z"/>
                    <w:del w:id="12625" w:author="Lane, Stefanie" w:date="2023-04-28T12:07:00Z"/>
                  </w:rPr>
                </w:rPrChange>
              </w:rPr>
              <w:pPrChange w:id="12626" w:author="Stefanie Lane" w:date="2022-06-23T15:12:00Z">
                <w:pPr>
                  <w:jc w:val="center"/>
                </w:pPr>
              </w:pPrChange>
            </w:pPr>
            <w:ins w:id="12627" w:author="Stefanie Lane" w:date="2022-06-23T15:12:00Z">
              <w:del w:id="12628" w:author="Lane, Stefanie" w:date="2023-04-28T12:07:00Z">
                <w:r w:rsidRPr="00EB4CE1" w:rsidDel="00402FFE">
                  <w:rPr>
                    <w:rFonts w:ascii="Calibri" w:eastAsia="Times New Roman" w:hAnsi="Calibri" w:cs="Calibri"/>
                    <w:color w:val="000000"/>
                    <w:rPrChange w:id="12629" w:author="Stefanie Lane" w:date="2022-06-23T15:12:00Z">
                      <w:rPr/>
                    </w:rPrChange>
                  </w:rPr>
                  <w:delText>0.11</w:delText>
                </w:r>
              </w:del>
            </w:ins>
          </w:p>
        </w:tc>
        <w:tc>
          <w:tcPr>
            <w:tcW w:w="810" w:type="dxa"/>
            <w:tcBorders>
              <w:top w:val="nil"/>
              <w:left w:val="nil"/>
              <w:bottom w:val="nil"/>
              <w:right w:val="nil"/>
            </w:tcBorders>
            <w:shd w:val="clear" w:color="auto" w:fill="auto"/>
            <w:noWrap/>
            <w:vAlign w:val="bottom"/>
            <w:hideMark/>
            <w:tcPrChange w:id="12630" w:author="Stefanie Lane" w:date="2022-06-23T15:14:00Z">
              <w:tcPr>
                <w:tcW w:w="960" w:type="dxa"/>
                <w:tcBorders>
                  <w:top w:val="nil"/>
                  <w:left w:val="nil"/>
                  <w:bottom w:val="nil"/>
                  <w:right w:val="nil"/>
                </w:tcBorders>
                <w:shd w:val="clear" w:color="auto" w:fill="auto"/>
                <w:noWrap/>
                <w:vAlign w:val="bottom"/>
                <w:hideMark/>
              </w:tcPr>
            </w:tcPrChange>
          </w:tcPr>
          <w:p w14:paraId="4BD7ECB1" w14:textId="77777777" w:rsidR="00EB4CE1" w:rsidRPr="00EB4CE1" w:rsidDel="00402FFE" w:rsidRDefault="00EB4CE1">
            <w:pPr>
              <w:spacing w:after="0" w:line="240" w:lineRule="auto"/>
              <w:jc w:val="center"/>
              <w:rPr>
                <w:ins w:id="12631" w:author="Stefanie Lane" w:date="2022-06-23T15:12:00Z"/>
                <w:del w:id="12632" w:author="Lane, Stefanie" w:date="2023-04-28T12:07:00Z"/>
                <w:rFonts w:ascii="Calibri" w:eastAsia="Times New Roman" w:hAnsi="Calibri" w:cs="Calibri"/>
                <w:color w:val="000000"/>
                <w:rPrChange w:id="12633" w:author="Stefanie Lane" w:date="2022-06-23T15:12:00Z">
                  <w:rPr>
                    <w:ins w:id="12634" w:author="Stefanie Lane" w:date="2022-06-23T15:12:00Z"/>
                    <w:del w:id="12635" w:author="Lane, Stefanie" w:date="2023-04-28T12:07:00Z"/>
                  </w:rPr>
                </w:rPrChange>
              </w:rPr>
              <w:pPrChange w:id="12636" w:author="Stefanie Lane" w:date="2022-06-23T15:12:00Z">
                <w:pPr>
                  <w:jc w:val="center"/>
                </w:pPr>
              </w:pPrChange>
            </w:pPr>
            <w:ins w:id="12637" w:author="Stefanie Lane" w:date="2022-06-23T15:12:00Z">
              <w:del w:id="12638" w:author="Lane, Stefanie" w:date="2023-04-28T12:07:00Z">
                <w:r w:rsidRPr="00EB4CE1" w:rsidDel="00402FFE">
                  <w:rPr>
                    <w:rFonts w:ascii="Calibri" w:eastAsia="Times New Roman" w:hAnsi="Calibri" w:cs="Calibri"/>
                    <w:color w:val="000000"/>
                    <w:rPrChange w:id="12639"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264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5A016E5" w14:textId="77777777" w:rsidR="00EB4CE1" w:rsidRPr="00EB4CE1" w:rsidDel="00402FFE" w:rsidRDefault="00EB4CE1">
            <w:pPr>
              <w:spacing w:after="0" w:line="240" w:lineRule="auto"/>
              <w:jc w:val="center"/>
              <w:rPr>
                <w:ins w:id="12641" w:author="Stefanie Lane" w:date="2022-06-23T15:12:00Z"/>
                <w:del w:id="12642" w:author="Lane, Stefanie" w:date="2023-04-28T12:07:00Z"/>
                <w:rFonts w:ascii="Calibri" w:eastAsia="Times New Roman" w:hAnsi="Calibri" w:cs="Calibri"/>
                <w:color w:val="000000"/>
                <w:rPrChange w:id="12643" w:author="Stefanie Lane" w:date="2022-06-23T15:12:00Z">
                  <w:rPr>
                    <w:ins w:id="12644" w:author="Stefanie Lane" w:date="2022-06-23T15:12:00Z"/>
                    <w:del w:id="12645" w:author="Lane, Stefanie" w:date="2023-04-28T12:07:00Z"/>
                  </w:rPr>
                </w:rPrChange>
              </w:rPr>
              <w:pPrChange w:id="12646" w:author="Stefanie Lane" w:date="2022-06-23T15:12:00Z">
                <w:pPr>
                  <w:jc w:val="center"/>
                </w:pPr>
              </w:pPrChange>
            </w:pPr>
            <w:ins w:id="12647" w:author="Stefanie Lane" w:date="2022-06-23T15:12:00Z">
              <w:del w:id="12648" w:author="Lane, Stefanie" w:date="2023-04-28T12:07:00Z">
                <w:r w:rsidRPr="00EB4CE1" w:rsidDel="00402FFE">
                  <w:rPr>
                    <w:rFonts w:ascii="Calibri" w:eastAsia="Times New Roman" w:hAnsi="Calibri" w:cs="Calibri"/>
                    <w:color w:val="000000"/>
                    <w:rPrChange w:id="12649" w:author="Stefanie Lane" w:date="2022-06-23T15:12:00Z">
                      <w:rPr/>
                    </w:rPrChange>
                  </w:rPr>
                  <w:delText>-100.0</w:delText>
                </w:r>
              </w:del>
            </w:ins>
          </w:p>
        </w:tc>
      </w:tr>
      <w:tr w:rsidR="00EB4CE1" w:rsidRPr="00EB4CE1" w:rsidDel="00402FFE" w14:paraId="7E60B08B" w14:textId="77777777" w:rsidTr="006F10B7">
        <w:trPr>
          <w:trHeight w:val="290"/>
          <w:ins w:id="12650" w:author="Stefanie Lane" w:date="2022-06-23T15:12:00Z"/>
          <w:del w:id="12651" w:author="Lane, Stefanie" w:date="2023-04-28T12:07:00Z"/>
          <w:trPrChange w:id="1265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65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0EC44CB" w14:textId="77777777" w:rsidR="00EB4CE1" w:rsidRPr="00EB4CE1" w:rsidDel="00402FFE" w:rsidRDefault="00EB4CE1">
            <w:pPr>
              <w:spacing w:after="0" w:line="240" w:lineRule="auto"/>
              <w:rPr>
                <w:ins w:id="12654" w:author="Stefanie Lane" w:date="2022-06-23T15:12:00Z"/>
                <w:del w:id="12655" w:author="Lane, Stefanie" w:date="2023-04-28T12:07:00Z"/>
                <w:rFonts w:ascii="Calibri" w:eastAsia="Times New Roman" w:hAnsi="Calibri" w:cs="Calibri"/>
                <w:color w:val="000000"/>
                <w:rPrChange w:id="12656" w:author="Stefanie Lane" w:date="2022-06-23T15:12:00Z">
                  <w:rPr>
                    <w:ins w:id="12657" w:author="Stefanie Lane" w:date="2022-06-23T15:12:00Z"/>
                    <w:del w:id="12658" w:author="Lane, Stefanie" w:date="2023-04-28T12:07:00Z"/>
                  </w:rPr>
                </w:rPrChange>
              </w:rPr>
              <w:pPrChange w:id="1265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66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317FA1B" w14:textId="77777777" w:rsidR="00EB4CE1" w:rsidRPr="00EB4CE1" w:rsidDel="00402FFE" w:rsidRDefault="00EB4CE1">
            <w:pPr>
              <w:spacing w:after="0" w:line="240" w:lineRule="auto"/>
              <w:rPr>
                <w:ins w:id="12661" w:author="Stefanie Lane" w:date="2022-06-23T15:12:00Z"/>
                <w:del w:id="12662" w:author="Lane, Stefanie" w:date="2023-04-28T12:07:00Z"/>
                <w:rFonts w:ascii="Calibri" w:eastAsia="Times New Roman" w:hAnsi="Calibri" w:cs="Calibri"/>
                <w:color w:val="000000"/>
                <w:rPrChange w:id="12663" w:author="Stefanie Lane" w:date="2022-06-23T15:12:00Z">
                  <w:rPr>
                    <w:ins w:id="12664" w:author="Stefanie Lane" w:date="2022-06-23T15:12:00Z"/>
                    <w:del w:id="12665" w:author="Lane, Stefanie" w:date="2023-04-28T12:07:00Z"/>
                  </w:rPr>
                </w:rPrChange>
              </w:rPr>
              <w:pPrChange w:id="1266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66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9E2E041" w14:textId="77777777" w:rsidR="00EB4CE1" w:rsidRPr="00EB4CE1" w:rsidDel="00402FFE" w:rsidRDefault="00EB4CE1">
            <w:pPr>
              <w:spacing w:after="0" w:line="240" w:lineRule="auto"/>
              <w:rPr>
                <w:ins w:id="12668" w:author="Stefanie Lane" w:date="2022-06-23T15:12:00Z"/>
                <w:del w:id="12669" w:author="Lane, Stefanie" w:date="2023-04-28T12:07:00Z"/>
                <w:rFonts w:ascii="Calibri" w:eastAsia="Times New Roman" w:hAnsi="Calibri" w:cs="Calibri"/>
                <w:i/>
                <w:iCs/>
                <w:color w:val="000000"/>
                <w:rPrChange w:id="12670" w:author="Stefanie Lane" w:date="2022-06-23T15:12:00Z">
                  <w:rPr>
                    <w:ins w:id="12671" w:author="Stefanie Lane" w:date="2022-06-23T15:12:00Z"/>
                    <w:del w:id="12672" w:author="Lane, Stefanie" w:date="2023-04-28T12:07:00Z"/>
                  </w:rPr>
                </w:rPrChange>
              </w:rPr>
              <w:pPrChange w:id="12673" w:author="Stefanie Lane" w:date="2022-06-23T15:12:00Z">
                <w:pPr/>
              </w:pPrChange>
            </w:pPr>
            <w:ins w:id="12674" w:author="Stefanie Lane" w:date="2022-06-23T15:12:00Z">
              <w:del w:id="12675" w:author="Lane, Stefanie" w:date="2023-04-28T12:07:00Z">
                <w:r w:rsidRPr="00EB4CE1" w:rsidDel="00402FFE">
                  <w:rPr>
                    <w:rFonts w:ascii="Calibri" w:eastAsia="Times New Roman" w:hAnsi="Calibri" w:cs="Calibri"/>
                    <w:i/>
                    <w:iCs/>
                    <w:color w:val="000000"/>
                    <w:rPrChange w:id="12676" w:author="Stefanie Lane" w:date="2022-06-23T15:12:00Z">
                      <w:rPr/>
                    </w:rPrChange>
                  </w:rPr>
                  <w:delText>Alopecurus geniculatus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267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FC226F6" w14:textId="77777777" w:rsidR="00EB4CE1" w:rsidRPr="00EB4CE1" w:rsidDel="00402FFE" w:rsidRDefault="00EB4CE1">
            <w:pPr>
              <w:spacing w:after="0" w:line="240" w:lineRule="auto"/>
              <w:jc w:val="center"/>
              <w:rPr>
                <w:ins w:id="12678" w:author="Stefanie Lane" w:date="2022-06-23T15:12:00Z"/>
                <w:del w:id="12679" w:author="Lane, Stefanie" w:date="2023-04-28T12:07:00Z"/>
                <w:rFonts w:ascii="Calibri" w:eastAsia="Times New Roman" w:hAnsi="Calibri" w:cs="Calibri"/>
                <w:color w:val="000000"/>
                <w:rPrChange w:id="12680" w:author="Stefanie Lane" w:date="2022-06-23T15:12:00Z">
                  <w:rPr>
                    <w:ins w:id="12681" w:author="Stefanie Lane" w:date="2022-06-23T15:12:00Z"/>
                    <w:del w:id="12682" w:author="Lane, Stefanie" w:date="2023-04-28T12:07:00Z"/>
                  </w:rPr>
                </w:rPrChange>
              </w:rPr>
              <w:pPrChange w:id="12683" w:author="Stefanie Lane" w:date="2022-06-23T15:12:00Z">
                <w:pPr>
                  <w:jc w:val="center"/>
                </w:pPr>
              </w:pPrChange>
            </w:pPr>
            <w:ins w:id="12684" w:author="Stefanie Lane" w:date="2022-06-23T15:12:00Z">
              <w:del w:id="12685" w:author="Lane, Stefanie" w:date="2023-04-28T12:07:00Z">
                <w:r w:rsidRPr="00EB4CE1" w:rsidDel="00402FFE">
                  <w:rPr>
                    <w:rFonts w:ascii="Calibri" w:eastAsia="Times New Roman" w:hAnsi="Calibri" w:cs="Calibri"/>
                    <w:color w:val="000000"/>
                    <w:rPrChange w:id="12686" w:author="Stefanie Lane" w:date="2022-06-23T15:12:00Z">
                      <w:rPr/>
                    </w:rPrChange>
                  </w:rPr>
                  <w:delText>0.05</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268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65D5CE6" w14:textId="77777777" w:rsidR="00EB4CE1" w:rsidRPr="00EB4CE1" w:rsidDel="00402FFE" w:rsidRDefault="00EB4CE1">
            <w:pPr>
              <w:spacing w:after="0" w:line="240" w:lineRule="auto"/>
              <w:jc w:val="center"/>
              <w:rPr>
                <w:ins w:id="12688" w:author="Stefanie Lane" w:date="2022-06-23T15:12:00Z"/>
                <w:del w:id="12689" w:author="Lane, Stefanie" w:date="2023-04-28T12:07:00Z"/>
                <w:rFonts w:ascii="Calibri" w:eastAsia="Times New Roman" w:hAnsi="Calibri" w:cs="Calibri"/>
                <w:color w:val="000000"/>
                <w:rPrChange w:id="12690" w:author="Stefanie Lane" w:date="2022-06-23T15:12:00Z">
                  <w:rPr>
                    <w:ins w:id="12691" w:author="Stefanie Lane" w:date="2022-06-23T15:12:00Z"/>
                    <w:del w:id="12692" w:author="Lane, Stefanie" w:date="2023-04-28T12:07:00Z"/>
                  </w:rPr>
                </w:rPrChange>
              </w:rPr>
              <w:pPrChange w:id="12693" w:author="Stefanie Lane" w:date="2022-06-23T15:12:00Z">
                <w:pPr>
                  <w:jc w:val="center"/>
                </w:pPr>
              </w:pPrChange>
            </w:pPr>
            <w:ins w:id="12694" w:author="Stefanie Lane" w:date="2022-06-23T15:12:00Z">
              <w:del w:id="12695" w:author="Lane, Stefanie" w:date="2023-04-28T12:07:00Z">
                <w:r w:rsidRPr="00EB4CE1" w:rsidDel="00402FFE">
                  <w:rPr>
                    <w:rFonts w:ascii="Calibri" w:eastAsia="Times New Roman" w:hAnsi="Calibri" w:cs="Calibri"/>
                    <w:color w:val="000000"/>
                    <w:rPrChange w:id="12696"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269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6C19980" w14:textId="77777777" w:rsidR="00EB4CE1" w:rsidRPr="00EB4CE1" w:rsidDel="00402FFE" w:rsidRDefault="00EB4CE1">
            <w:pPr>
              <w:spacing w:after="0" w:line="240" w:lineRule="auto"/>
              <w:jc w:val="center"/>
              <w:rPr>
                <w:ins w:id="12698" w:author="Stefanie Lane" w:date="2022-06-23T15:12:00Z"/>
                <w:del w:id="12699" w:author="Lane, Stefanie" w:date="2023-04-28T12:07:00Z"/>
                <w:rFonts w:ascii="Calibri" w:eastAsia="Times New Roman" w:hAnsi="Calibri" w:cs="Calibri"/>
                <w:color w:val="000000"/>
                <w:rPrChange w:id="12700" w:author="Stefanie Lane" w:date="2022-06-23T15:12:00Z">
                  <w:rPr>
                    <w:ins w:id="12701" w:author="Stefanie Lane" w:date="2022-06-23T15:12:00Z"/>
                    <w:del w:id="12702" w:author="Lane, Stefanie" w:date="2023-04-28T12:07:00Z"/>
                  </w:rPr>
                </w:rPrChange>
              </w:rPr>
              <w:pPrChange w:id="12703" w:author="Stefanie Lane" w:date="2022-06-23T15:12:00Z">
                <w:pPr>
                  <w:jc w:val="center"/>
                </w:pPr>
              </w:pPrChange>
            </w:pPr>
            <w:ins w:id="12704" w:author="Stefanie Lane" w:date="2022-06-23T15:12:00Z">
              <w:del w:id="12705" w:author="Lane, Stefanie" w:date="2023-04-28T12:07:00Z">
                <w:r w:rsidRPr="00EB4CE1" w:rsidDel="00402FFE">
                  <w:rPr>
                    <w:rFonts w:ascii="Calibri" w:eastAsia="Times New Roman" w:hAnsi="Calibri" w:cs="Calibri"/>
                    <w:color w:val="000000"/>
                    <w:rPrChange w:id="12706"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70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C2ABB50" w14:textId="77777777" w:rsidR="00EB4CE1" w:rsidRPr="00EB4CE1" w:rsidDel="00402FFE" w:rsidRDefault="00EB4CE1">
            <w:pPr>
              <w:spacing w:after="0" w:line="240" w:lineRule="auto"/>
              <w:jc w:val="center"/>
              <w:rPr>
                <w:ins w:id="12708" w:author="Stefanie Lane" w:date="2022-06-23T15:12:00Z"/>
                <w:del w:id="12709" w:author="Lane, Stefanie" w:date="2023-04-28T12:07:00Z"/>
                <w:rFonts w:ascii="Calibri" w:eastAsia="Times New Roman" w:hAnsi="Calibri" w:cs="Calibri"/>
                <w:color w:val="000000"/>
                <w:rPrChange w:id="12710" w:author="Stefanie Lane" w:date="2022-06-23T15:12:00Z">
                  <w:rPr>
                    <w:ins w:id="12711" w:author="Stefanie Lane" w:date="2022-06-23T15:12:00Z"/>
                    <w:del w:id="12712" w:author="Lane, Stefanie" w:date="2023-04-28T12:07:00Z"/>
                  </w:rPr>
                </w:rPrChange>
              </w:rPr>
              <w:pPrChange w:id="12713" w:author="Stefanie Lane" w:date="2022-06-23T15:12:00Z">
                <w:pPr>
                  <w:jc w:val="center"/>
                </w:pPr>
              </w:pPrChange>
            </w:pPr>
            <w:ins w:id="12714" w:author="Stefanie Lane" w:date="2022-06-23T15:12:00Z">
              <w:del w:id="12715" w:author="Lane, Stefanie" w:date="2023-04-28T12:07:00Z">
                <w:r w:rsidRPr="00EB4CE1" w:rsidDel="00402FFE">
                  <w:rPr>
                    <w:rFonts w:ascii="Calibri" w:eastAsia="Times New Roman" w:hAnsi="Calibri" w:cs="Calibri"/>
                    <w:color w:val="000000"/>
                    <w:rPrChange w:id="12716" w:author="Stefanie Lane" w:date="2022-06-23T15:12:00Z">
                      <w:rPr/>
                    </w:rPrChange>
                  </w:rPr>
                  <w:delText>-100.0</w:delText>
                </w:r>
              </w:del>
            </w:ins>
          </w:p>
        </w:tc>
      </w:tr>
      <w:tr w:rsidR="00EB4CE1" w:rsidRPr="00EB4CE1" w:rsidDel="00402FFE" w14:paraId="31DA2578" w14:textId="77777777" w:rsidTr="006F10B7">
        <w:trPr>
          <w:trHeight w:val="290"/>
          <w:ins w:id="12717" w:author="Stefanie Lane" w:date="2022-06-23T15:12:00Z"/>
          <w:del w:id="12718" w:author="Lane, Stefanie" w:date="2023-04-28T12:07:00Z"/>
          <w:trPrChange w:id="1271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72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E61C572" w14:textId="77777777" w:rsidR="00EB4CE1" w:rsidRPr="00EB4CE1" w:rsidDel="00402FFE" w:rsidRDefault="00EB4CE1">
            <w:pPr>
              <w:spacing w:after="0" w:line="240" w:lineRule="auto"/>
              <w:rPr>
                <w:ins w:id="12721" w:author="Stefanie Lane" w:date="2022-06-23T15:12:00Z"/>
                <w:del w:id="12722" w:author="Lane, Stefanie" w:date="2023-04-28T12:07:00Z"/>
                <w:rFonts w:ascii="Calibri" w:eastAsia="Times New Roman" w:hAnsi="Calibri" w:cs="Calibri"/>
                <w:color w:val="000000"/>
                <w:rPrChange w:id="12723" w:author="Stefanie Lane" w:date="2022-06-23T15:12:00Z">
                  <w:rPr>
                    <w:ins w:id="12724" w:author="Stefanie Lane" w:date="2022-06-23T15:12:00Z"/>
                    <w:del w:id="12725" w:author="Lane, Stefanie" w:date="2023-04-28T12:07:00Z"/>
                  </w:rPr>
                </w:rPrChange>
              </w:rPr>
              <w:pPrChange w:id="1272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72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7E0977B" w14:textId="77777777" w:rsidR="00EB4CE1" w:rsidRPr="00EB4CE1" w:rsidDel="00402FFE" w:rsidRDefault="00EB4CE1">
            <w:pPr>
              <w:spacing w:after="0" w:line="240" w:lineRule="auto"/>
              <w:rPr>
                <w:ins w:id="12728" w:author="Stefanie Lane" w:date="2022-06-23T15:12:00Z"/>
                <w:del w:id="12729" w:author="Lane, Stefanie" w:date="2023-04-28T12:07:00Z"/>
                <w:rFonts w:ascii="Calibri" w:eastAsia="Times New Roman" w:hAnsi="Calibri" w:cs="Calibri"/>
                <w:color w:val="000000"/>
                <w:rPrChange w:id="12730" w:author="Stefanie Lane" w:date="2022-06-23T15:12:00Z">
                  <w:rPr>
                    <w:ins w:id="12731" w:author="Stefanie Lane" w:date="2022-06-23T15:12:00Z"/>
                    <w:del w:id="12732" w:author="Lane, Stefanie" w:date="2023-04-28T12:07:00Z"/>
                  </w:rPr>
                </w:rPrChange>
              </w:rPr>
              <w:pPrChange w:id="12733" w:author="Stefanie Lane" w:date="2022-06-23T15:12:00Z">
                <w:pPr/>
              </w:pPrChange>
            </w:pPr>
          </w:p>
        </w:tc>
        <w:tc>
          <w:tcPr>
            <w:tcW w:w="3320" w:type="dxa"/>
            <w:tcBorders>
              <w:top w:val="nil"/>
              <w:left w:val="nil"/>
              <w:bottom w:val="nil"/>
              <w:right w:val="nil"/>
            </w:tcBorders>
            <w:shd w:val="clear" w:color="auto" w:fill="auto"/>
            <w:noWrap/>
            <w:vAlign w:val="bottom"/>
            <w:hideMark/>
            <w:tcPrChange w:id="12734" w:author="Stefanie Lane" w:date="2022-06-23T15:14:00Z">
              <w:tcPr>
                <w:tcW w:w="3320" w:type="dxa"/>
                <w:tcBorders>
                  <w:top w:val="nil"/>
                  <w:left w:val="nil"/>
                  <w:bottom w:val="nil"/>
                  <w:right w:val="nil"/>
                </w:tcBorders>
                <w:shd w:val="clear" w:color="auto" w:fill="auto"/>
                <w:noWrap/>
                <w:vAlign w:val="bottom"/>
                <w:hideMark/>
              </w:tcPr>
            </w:tcPrChange>
          </w:tcPr>
          <w:p w14:paraId="2E202732" w14:textId="77777777" w:rsidR="00EB4CE1" w:rsidRPr="00EB4CE1" w:rsidDel="00402FFE" w:rsidRDefault="00EB4CE1">
            <w:pPr>
              <w:spacing w:after="0" w:line="240" w:lineRule="auto"/>
              <w:rPr>
                <w:ins w:id="12735" w:author="Stefanie Lane" w:date="2022-06-23T15:12:00Z"/>
                <w:del w:id="12736" w:author="Lane, Stefanie" w:date="2023-04-28T12:07:00Z"/>
                <w:rFonts w:ascii="Calibri" w:eastAsia="Times New Roman" w:hAnsi="Calibri" w:cs="Calibri"/>
                <w:i/>
                <w:iCs/>
                <w:color w:val="000000"/>
                <w:rPrChange w:id="12737" w:author="Stefanie Lane" w:date="2022-06-23T15:12:00Z">
                  <w:rPr>
                    <w:ins w:id="12738" w:author="Stefanie Lane" w:date="2022-06-23T15:12:00Z"/>
                    <w:del w:id="12739" w:author="Lane, Stefanie" w:date="2023-04-28T12:07:00Z"/>
                  </w:rPr>
                </w:rPrChange>
              </w:rPr>
              <w:pPrChange w:id="12740" w:author="Stefanie Lane" w:date="2022-06-23T15:12:00Z">
                <w:pPr/>
              </w:pPrChange>
            </w:pPr>
            <w:ins w:id="12741" w:author="Stefanie Lane" w:date="2022-06-23T15:12:00Z">
              <w:del w:id="12742" w:author="Lane, Stefanie" w:date="2023-04-28T12:07:00Z">
                <w:r w:rsidRPr="00EB4CE1" w:rsidDel="00402FFE">
                  <w:rPr>
                    <w:rFonts w:ascii="Calibri" w:eastAsia="Times New Roman" w:hAnsi="Calibri" w:cs="Calibri"/>
                    <w:i/>
                    <w:iCs/>
                    <w:color w:val="000000"/>
                    <w:rPrChange w:id="12743" w:author="Stefanie Lane" w:date="2022-06-23T15:12:00Z">
                      <w:rPr/>
                    </w:rPrChange>
                  </w:rPr>
                  <w:delText>Deschampsia caespitosa</w:delText>
                </w:r>
              </w:del>
            </w:ins>
          </w:p>
        </w:tc>
        <w:tc>
          <w:tcPr>
            <w:tcW w:w="869" w:type="dxa"/>
            <w:tcBorders>
              <w:top w:val="nil"/>
              <w:left w:val="nil"/>
              <w:bottom w:val="nil"/>
              <w:right w:val="nil"/>
            </w:tcBorders>
            <w:shd w:val="clear" w:color="auto" w:fill="auto"/>
            <w:noWrap/>
            <w:vAlign w:val="bottom"/>
            <w:hideMark/>
            <w:tcPrChange w:id="12744" w:author="Stefanie Lane" w:date="2022-06-23T15:14:00Z">
              <w:tcPr>
                <w:tcW w:w="960" w:type="dxa"/>
                <w:tcBorders>
                  <w:top w:val="nil"/>
                  <w:left w:val="nil"/>
                  <w:bottom w:val="nil"/>
                  <w:right w:val="nil"/>
                </w:tcBorders>
                <w:shd w:val="clear" w:color="auto" w:fill="auto"/>
                <w:noWrap/>
                <w:vAlign w:val="bottom"/>
                <w:hideMark/>
              </w:tcPr>
            </w:tcPrChange>
          </w:tcPr>
          <w:p w14:paraId="228C7704" w14:textId="77777777" w:rsidR="00EB4CE1" w:rsidRPr="00EB4CE1" w:rsidDel="00402FFE" w:rsidRDefault="00EB4CE1">
            <w:pPr>
              <w:spacing w:after="0" w:line="240" w:lineRule="auto"/>
              <w:jc w:val="center"/>
              <w:rPr>
                <w:ins w:id="12745" w:author="Stefanie Lane" w:date="2022-06-23T15:12:00Z"/>
                <w:del w:id="12746" w:author="Lane, Stefanie" w:date="2023-04-28T12:07:00Z"/>
                <w:rFonts w:ascii="Calibri" w:eastAsia="Times New Roman" w:hAnsi="Calibri" w:cs="Calibri"/>
                <w:color w:val="000000"/>
                <w:rPrChange w:id="12747" w:author="Stefanie Lane" w:date="2022-06-23T15:12:00Z">
                  <w:rPr>
                    <w:ins w:id="12748" w:author="Stefanie Lane" w:date="2022-06-23T15:12:00Z"/>
                    <w:del w:id="12749" w:author="Lane, Stefanie" w:date="2023-04-28T12:07:00Z"/>
                  </w:rPr>
                </w:rPrChange>
              </w:rPr>
              <w:pPrChange w:id="12750" w:author="Stefanie Lane" w:date="2022-06-23T15:12:00Z">
                <w:pPr>
                  <w:jc w:val="center"/>
                </w:pPr>
              </w:pPrChange>
            </w:pPr>
            <w:ins w:id="12751" w:author="Stefanie Lane" w:date="2022-06-23T15:12:00Z">
              <w:del w:id="12752" w:author="Lane, Stefanie" w:date="2023-04-28T12:07:00Z">
                <w:r w:rsidRPr="00EB4CE1" w:rsidDel="00402FFE">
                  <w:rPr>
                    <w:rFonts w:ascii="Calibri" w:eastAsia="Times New Roman" w:hAnsi="Calibri" w:cs="Calibri"/>
                    <w:color w:val="000000"/>
                    <w:rPrChange w:id="12753" w:author="Stefanie Lane" w:date="2022-06-23T15:12:00Z">
                      <w:rPr/>
                    </w:rPrChange>
                  </w:rPr>
                  <w:delText>0.26</w:delText>
                </w:r>
              </w:del>
            </w:ins>
          </w:p>
        </w:tc>
        <w:tc>
          <w:tcPr>
            <w:tcW w:w="990" w:type="dxa"/>
            <w:tcBorders>
              <w:top w:val="nil"/>
              <w:left w:val="nil"/>
              <w:bottom w:val="nil"/>
              <w:right w:val="nil"/>
            </w:tcBorders>
            <w:shd w:val="clear" w:color="auto" w:fill="auto"/>
            <w:noWrap/>
            <w:vAlign w:val="bottom"/>
            <w:hideMark/>
            <w:tcPrChange w:id="12754" w:author="Stefanie Lane" w:date="2022-06-23T15:14:00Z">
              <w:tcPr>
                <w:tcW w:w="960" w:type="dxa"/>
                <w:tcBorders>
                  <w:top w:val="nil"/>
                  <w:left w:val="nil"/>
                  <w:bottom w:val="nil"/>
                  <w:right w:val="nil"/>
                </w:tcBorders>
                <w:shd w:val="clear" w:color="auto" w:fill="auto"/>
                <w:noWrap/>
                <w:vAlign w:val="bottom"/>
                <w:hideMark/>
              </w:tcPr>
            </w:tcPrChange>
          </w:tcPr>
          <w:p w14:paraId="01BEA3BB" w14:textId="77777777" w:rsidR="00EB4CE1" w:rsidRPr="00EB4CE1" w:rsidDel="00402FFE" w:rsidRDefault="00EB4CE1">
            <w:pPr>
              <w:spacing w:after="0" w:line="240" w:lineRule="auto"/>
              <w:jc w:val="center"/>
              <w:rPr>
                <w:ins w:id="12755" w:author="Stefanie Lane" w:date="2022-06-23T15:12:00Z"/>
                <w:del w:id="12756" w:author="Lane, Stefanie" w:date="2023-04-28T12:07:00Z"/>
                <w:rFonts w:ascii="Calibri" w:eastAsia="Times New Roman" w:hAnsi="Calibri" w:cs="Calibri"/>
                <w:color w:val="000000"/>
                <w:rPrChange w:id="12757" w:author="Stefanie Lane" w:date="2022-06-23T15:12:00Z">
                  <w:rPr>
                    <w:ins w:id="12758" w:author="Stefanie Lane" w:date="2022-06-23T15:12:00Z"/>
                    <w:del w:id="12759" w:author="Lane, Stefanie" w:date="2023-04-28T12:07:00Z"/>
                  </w:rPr>
                </w:rPrChange>
              </w:rPr>
              <w:pPrChange w:id="12760" w:author="Stefanie Lane" w:date="2022-06-23T15:12:00Z">
                <w:pPr>
                  <w:jc w:val="center"/>
                </w:pPr>
              </w:pPrChange>
            </w:pPr>
            <w:ins w:id="12761" w:author="Stefanie Lane" w:date="2022-06-23T15:12:00Z">
              <w:del w:id="12762" w:author="Lane, Stefanie" w:date="2023-04-28T12:07:00Z">
                <w:r w:rsidRPr="00EB4CE1" w:rsidDel="00402FFE">
                  <w:rPr>
                    <w:rFonts w:ascii="Calibri" w:eastAsia="Times New Roman" w:hAnsi="Calibri" w:cs="Calibri"/>
                    <w:color w:val="000000"/>
                    <w:rPrChange w:id="12763" w:author="Stefanie Lane" w:date="2022-06-23T15:12:00Z">
                      <w:rPr/>
                    </w:rPrChange>
                  </w:rPr>
                  <w:delText>0.22</w:delText>
                </w:r>
              </w:del>
            </w:ins>
          </w:p>
        </w:tc>
        <w:tc>
          <w:tcPr>
            <w:tcW w:w="810" w:type="dxa"/>
            <w:tcBorders>
              <w:top w:val="nil"/>
              <w:left w:val="nil"/>
              <w:bottom w:val="nil"/>
              <w:right w:val="nil"/>
            </w:tcBorders>
            <w:shd w:val="clear" w:color="auto" w:fill="auto"/>
            <w:noWrap/>
            <w:vAlign w:val="bottom"/>
            <w:hideMark/>
            <w:tcPrChange w:id="12764" w:author="Stefanie Lane" w:date="2022-06-23T15:14:00Z">
              <w:tcPr>
                <w:tcW w:w="960" w:type="dxa"/>
                <w:tcBorders>
                  <w:top w:val="nil"/>
                  <w:left w:val="nil"/>
                  <w:bottom w:val="nil"/>
                  <w:right w:val="nil"/>
                </w:tcBorders>
                <w:shd w:val="clear" w:color="auto" w:fill="auto"/>
                <w:noWrap/>
                <w:vAlign w:val="bottom"/>
                <w:hideMark/>
              </w:tcPr>
            </w:tcPrChange>
          </w:tcPr>
          <w:p w14:paraId="099BF728" w14:textId="77777777" w:rsidR="00EB4CE1" w:rsidRPr="00EB4CE1" w:rsidDel="00402FFE" w:rsidRDefault="00EB4CE1">
            <w:pPr>
              <w:spacing w:after="0" w:line="240" w:lineRule="auto"/>
              <w:jc w:val="center"/>
              <w:rPr>
                <w:ins w:id="12765" w:author="Stefanie Lane" w:date="2022-06-23T15:12:00Z"/>
                <w:del w:id="12766" w:author="Lane, Stefanie" w:date="2023-04-28T12:07:00Z"/>
                <w:rFonts w:ascii="Calibri" w:eastAsia="Times New Roman" w:hAnsi="Calibri" w:cs="Calibri"/>
                <w:color w:val="000000"/>
                <w:rPrChange w:id="12767" w:author="Stefanie Lane" w:date="2022-06-23T15:12:00Z">
                  <w:rPr>
                    <w:ins w:id="12768" w:author="Stefanie Lane" w:date="2022-06-23T15:12:00Z"/>
                    <w:del w:id="12769" w:author="Lane, Stefanie" w:date="2023-04-28T12:07:00Z"/>
                  </w:rPr>
                </w:rPrChange>
              </w:rPr>
              <w:pPrChange w:id="12770" w:author="Stefanie Lane" w:date="2022-06-23T15:12:00Z">
                <w:pPr>
                  <w:jc w:val="center"/>
                </w:pPr>
              </w:pPrChange>
            </w:pPr>
            <w:ins w:id="12771" w:author="Stefanie Lane" w:date="2022-06-23T15:12:00Z">
              <w:del w:id="12772" w:author="Lane, Stefanie" w:date="2023-04-28T12:07:00Z">
                <w:r w:rsidRPr="00EB4CE1" w:rsidDel="00402FFE">
                  <w:rPr>
                    <w:rFonts w:ascii="Calibri" w:eastAsia="Times New Roman" w:hAnsi="Calibri" w:cs="Calibri"/>
                    <w:color w:val="000000"/>
                    <w:rPrChange w:id="12773"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277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F65722E" w14:textId="77777777" w:rsidR="00EB4CE1" w:rsidRPr="00EB4CE1" w:rsidDel="00402FFE" w:rsidRDefault="00EB4CE1">
            <w:pPr>
              <w:spacing w:after="0" w:line="240" w:lineRule="auto"/>
              <w:jc w:val="center"/>
              <w:rPr>
                <w:ins w:id="12775" w:author="Stefanie Lane" w:date="2022-06-23T15:12:00Z"/>
                <w:del w:id="12776" w:author="Lane, Stefanie" w:date="2023-04-28T12:07:00Z"/>
                <w:rFonts w:ascii="Calibri" w:eastAsia="Times New Roman" w:hAnsi="Calibri" w:cs="Calibri"/>
                <w:color w:val="000000"/>
                <w:rPrChange w:id="12777" w:author="Stefanie Lane" w:date="2022-06-23T15:12:00Z">
                  <w:rPr>
                    <w:ins w:id="12778" w:author="Stefanie Lane" w:date="2022-06-23T15:12:00Z"/>
                    <w:del w:id="12779" w:author="Lane, Stefanie" w:date="2023-04-28T12:07:00Z"/>
                  </w:rPr>
                </w:rPrChange>
              </w:rPr>
              <w:pPrChange w:id="12780" w:author="Stefanie Lane" w:date="2022-06-23T15:12:00Z">
                <w:pPr>
                  <w:jc w:val="center"/>
                </w:pPr>
              </w:pPrChange>
            </w:pPr>
            <w:ins w:id="12781" w:author="Stefanie Lane" w:date="2022-06-23T15:12:00Z">
              <w:del w:id="12782" w:author="Lane, Stefanie" w:date="2023-04-28T12:07:00Z">
                <w:r w:rsidRPr="00EB4CE1" w:rsidDel="00402FFE">
                  <w:rPr>
                    <w:rFonts w:ascii="Calibri" w:eastAsia="Times New Roman" w:hAnsi="Calibri" w:cs="Calibri"/>
                    <w:color w:val="000000"/>
                    <w:rPrChange w:id="12783" w:author="Stefanie Lane" w:date="2022-06-23T15:12:00Z">
                      <w:rPr/>
                    </w:rPrChange>
                  </w:rPr>
                  <w:delText>-100.0</w:delText>
                </w:r>
              </w:del>
            </w:ins>
          </w:p>
        </w:tc>
      </w:tr>
      <w:tr w:rsidR="00EB4CE1" w:rsidRPr="00EB4CE1" w:rsidDel="00402FFE" w14:paraId="1067F1D2" w14:textId="77777777" w:rsidTr="006F10B7">
        <w:trPr>
          <w:trHeight w:val="290"/>
          <w:ins w:id="12784" w:author="Stefanie Lane" w:date="2022-06-23T15:12:00Z"/>
          <w:del w:id="12785" w:author="Lane, Stefanie" w:date="2023-04-28T12:07:00Z"/>
          <w:trPrChange w:id="1278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78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8DC4430" w14:textId="77777777" w:rsidR="00EB4CE1" w:rsidRPr="00EB4CE1" w:rsidDel="00402FFE" w:rsidRDefault="00EB4CE1">
            <w:pPr>
              <w:spacing w:after="0" w:line="240" w:lineRule="auto"/>
              <w:rPr>
                <w:ins w:id="12788" w:author="Stefanie Lane" w:date="2022-06-23T15:12:00Z"/>
                <w:del w:id="12789" w:author="Lane, Stefanie" w:date="2023-04-28T12:07:00Z"/>
                <w:rFonts w:ascii="Calibri" w:eastAsia="Times New Roman" w:hAnsi="Calibri" w:cs="Calibri"/>
                <w:color w:val="000000"/>
                <w:rPrChange w:id="12790" w:author="Stefanie Lane" w:date="2022-06-23T15:12:00Z">
                  <w:rPr>
                    <w:ins w:id="12791" w:author="Stefanie Lane" w:date="2022-06-23T15:12:00Z"/>
                    <w:del w:id="12792" w:author="Lane, Stefanie" w:date="2023-04-28T12:07:00Z"/>
                  </w:rPr>
                </w:rPrChange>
              </w:rPr>
              <w:pPrChange w:id="1279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79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530A5E0" w14:textId="77777777" w:rsidR="00EB4CE1" w:rsidRPr="00EB4CE1" w:rsidDel="00402FFE" w:rsidRDefault="00EB4CE1">
            <w:pPr>
              <w:spacing w:after="0" w:line="240" w:lineRule="auto"/>
              <w:rPr>
                <w:ins w:id="12795" w:author="Stefanie Lane" w:date="2022-06-23T15:12:00Z"/>
                <w:del w:id="12796" w:author="Lane, Stefanie" w:date="2023-04-28T12:07:00Z"/>
                <w:rFonts w:ascii="Calibri" w:eastAsia="Times New Roman" w:hAnsi="Calibri" w:cs="Calibri"/>
                <w:color w:val="000000"/>
                <w:rPrChange w:id="12797" w:author="Stefanie Lane" w:date="2022-06-23T15:12:00Z">
                  <w:rPr>
                    <w:ins w:id="12798" w:author="Stefanie Lane" w:date="2022-06-23T15:12:00Z"/>
                    <w:del w:id="12799" w:author="Lane, Stefanie" w:date="2023-04-28T12:07:00Z"/>
                  </w:rPr>
                </w:rPrChange>
              </w:rPr>
              <w:pPrChange w:id="1280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80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658644E" w14:textId="77777777" w:rsidR="00EB4CE1" w:rsidRPr="00EB4CE1" w:rsidDel="00402FFE" w:rsidRDefault="00EB4CE1">
            <w:pPr>
              <w:spacing w:after="0" w:line="240" w:lineRule="auto"/>
              <w:rPr>
                <w:ins w:id="12802" w:author="Stefanie Lane" w:date="2022-06-23T15:12:00Z"/>
                <w:del w:id="12803" w:author="Lane, Stefanie" w:date="2023-04-28T12:07:00Z"/>
                <w:rFonts w:ascii="Calibri" w:eastAsia="Times New Roman" w:hAnsi="Calibri" w:cs="Calibri"/>
                <w:i/>
                <w:iCs/>
                <w:color w:val="000000"/>
                <w:rPrChange w:id="12804" w:author="Stefanie Lane" w:date="2022-06-23T15:12:00Z">
                  <w:rPr>
                    <w:ins w:id="12805" w:author="Stefanie Lane" w:date="2022-06-23T15:12:00Z"/>
                    <w:del w:id="12806" w:author="Lane, Stefanie" w:date="2023-04-28T12:07:00Z"/>
                  </w:rPr>
                </w:rPrChange>
              </w:rPr>
              <w:pPrChange w:id="12807" w:author="Stefanie Lane" w:date="2022-06-23T15:12:00Z">
                <w:pPr/>
              </w:pPrChange>
            </w:pPr>
            <w:ins w:id="12808" w:author="Stefanie Lane" w:date="2022-06-23T15:12:00Z">
              <w:del w:id="12809" w:author="Lane, Stefanie" w:date="2023-04-28T12:07:00Z">
                <w:r w:rsidRPr="00EB4CE1" w:rsidDel="00402FFE">
                  <w:rPr>
                    <w:rFonts w:ascii="Calibri" w:eastAsia="Times New Roman" w:hAnsi="Calibri" w:cs="Calibri"/>
                    <w:i/>
                    <w:iCs/>
                    <w:color w:val="000000"/>
                    <w:rPrChange w:id="12810" w:author="Stefanie Lane" w:date="2022-06-23T15:12:00Z">
                      <w:rPr/>
                    </w:rPrChange>
                  </w:rPr>
                  <w:delText>Equisetum fluviatile</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281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80CEDAF" w14:textId="77777777" w:rsidR="00EB4CE1" w:rsidRPr="00EB4CE1" w:rsidDel="00402FFE" w:rsidRDefault="00EB4CE1">
            <w:pPr>
              <w:spacing w:after="0" w:line="240" w:lineRule="auto"/>
              <w:jc w:val="center"/>
              <w:rPr>
                <w:ins w:id="12812" w:author="Stefanie Lane" w:date="2022-06-23T15:12:00Z"/>
                <w:del w:id="12813" w:author="Lane, Stefanie" w:date="2023-04-28T12:07:00Z"/>
                <w:rFonts w:ascii="Calibri" w:eastAsia="Times New Roman" w:hAnsi="Calibri" w:cs="Calibri"/>
                <w:color w:val="000000"/>
                <w:rPrChange w:id="12814" w:author="Stefanie Lane" w:date="2022-06-23T15:12:00Z">
                  <w:rPr>
                    <w:ins w:id="12815" w:author="Stefanie Lane" w:date="2022-06-23T15:12:00Z"/>
                    <w:del w:id="12816" w:author="Lane, Stefanie" w:date="2023-04-28T12:07:00Z"/>
                  </w:rPr>
                </w:rPrChange>
              </w:rPr>
              <w:pPrChange w:id="12817" w:author="Stefanie Lane" w:date="2022-06-23T15:12:00Z">
                <w:pPr>
                  <w:jc w:val="center"/>
                </w:pPr>
              </w:pPrChange>
            </w:pPr>
            <w:ins w:id="12818" w:author="Stefanie Lane" w:date="2022-06-23T15:12:00Z">
              <w:del w:id="12819" w:author="Lane, Stefanie" w:date="2023-04-28T12:07:00Z">
                <w:r w:rsidRPr="00EB4CE1" w:rsidDel="00402FFE">
                  <w:rPr>
                    <w:rFonts w:ascii="Calibri" w:eastAsia="Times New Roman" w:hAnsi="Calibri" w:cs="Calibri"/>
                    <w:color w:val="000000"/>
                    <w:rPrChange w:id="12820" w:author="Stefanie Lane" w:date="2022-06-23T15:12:00Z">
                      <w:rPr/>
                    </w:rPrChange>
                  </w:rPr>
                  <w:delText>1.37</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282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3073B40" w14:textId="77777777" w:rsidR="00EB4CE1" w:rsidRPr="00EB4CE1" w:rsidDel="00402FFE" w:rsidRDefault="00EB4CE1">
            <w:pPr>
              <w:spacing w:after="0" w:line="240" w:lineRule="auto"/>
              <w:jc w:val="center"/>
              <w:rPr>
                <w:ins w:id="12822" w:author="Stefanie Lane" w:date="2022-06-23T15:12:00Z"/>
                <w:del w:id="12823" w:author="Lane, Stefanie" w:date="2023-04-28T12:07:00Z"/>
                <w:rFonts w:ascii="Calibri" w:eastAsia="Times New Roman" w:hAnsi="Calibri" w:cs="Calibri"/>
                <w:color w:val="000000"/>
                <w:rPrChange w:id="12824" w:author="Stefanie Lane" w:date="2022-06-23T15:12:00Z">
                  <w:rPr>
                    <w:ins w:id="12825" w:author="Stefanie Lane" w:date="2022-06-23T15:12:00Z"/>
                    <w:del w:id="12826" w:author="Lane, Stefanie" w:date="2023-04-28T12:07:00Z"/>
                  </w:rPr>
                </w:rPrChange>
              </w:rPr>
              <w:pPrChange w:id="12827" w:author="Stefanie Lane" w:date="2022-06-23T15:12:00Z">
                <w:pPr>
                  <w:jc w:val="center"/>
                </w:pPr>
              </w:pPrChange>
            </w:pPr>
            <w:ins w:id="12828" w:author="Stefanie Lane" w:date="2022-06-23T15:12:00Z">
              <w:del w:id="12829" w:author="Lane, Stefanie" w:date="2023-04-28T12:07:00Z">
                <w:r w:rsidRPr="00EB4CE1" w:rsidDel="00402FFE">
                  <w:rPr>
                    <w:rFonts w:ascii="Calibri" w:eastAsia="Times New Roman" w:hAnsi="Calibri" w:cs="Calibri"/>
                    <w:color w:val="000000"/>
                    <w:rPrChange w:id="12830" w:author="Stefanie Lane" w:date="2022-06-23T15:12:00Z">
                      <w:rPr/>
                    </w:rPrChange>
                  </w:rPr>
                  <w:delText>1.17</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283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778D693" w14:textId="77777777" w:rsidR="00EB4CE1" w:rsidRPr="00EB4CE1" w:rsidDel="00402FFE" w:rsidRDefault="00EB4CE1">
            <w:pPr>
              <w:spacing w:after="0" w:line="240" w:lineRule="auto"/>
              <w:jc w:val="center"/>
              <w:rPr>
                <w:ins w:id="12832" w:author="Stefanie Lane" w:date="2022-06-23T15:12:00Z"/>
                <w:del w:id="12833" w:author="Lane, Stefanie" w:date="2023-04-28T12:07:00Z"/>
                <w:rFonts w:ascii="Calibri" w:eastAsia="Times New Roman" w:hAnsi="Calibri" w:cs="Calibri"/>
                <w:color w:val="000000"/>
                <w:rPrChange w:id="12834" w:author="Stefanie Lane" w:date="2022-06-23T15:12:00Z">
                  <w:rPr>
                    <w:ins w:id="12835" w:author="Stefanie Lane" w:date="2022-06-23T15:12:00Z"/>
                    <w:del w:id="12836" w:author="Lane, Stefanie" w:date="2023-04-28T12:07:00Z"/>
                  </w:rPr>
                </w:rPrChange>
              </w:rPr>
              <w:pPrChange w:id="12837" w:author="Stefanie Lane" w:date="2022-06-23T15:12:00Z">
                <w:pPr>
                  <w:jc w:val="center"/>
                </w:pPr>
              </w:pPrChange>
            </w:pPr>
            <w:ins w:id="12838" w:author="Stefanie Lane" w:date="2022-06-23T15:12:00Z">
              <w:del w:id="12839" w:author="Lane, Stefanie" w:date="2023-04-28T12:07:00Z">
                <w:r w:rsidRPr="00EB4CE1" w:rsidDel="00402FFE">
                  <w:rPr>
                    <w:rFonts w:ascii="Calibri" w:eastAsia="Times New Roman" w:hAnsi="Calibri" w:cs="Calibri"/>
                    <w:color w:val="000000"/>
                    <w:rPrChange w:id="12840"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84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1CC9474" w14:textId="77777777" w:rsidR="00EB4CE1" w:rsidRPr="00EB4CE1" w:rsidDel="00402FFE" w:rsidRDefault="00EB4CE1">
            <w:pPr>
              <w:spacing w:after="0" w:line="240" w:lineRule="auto"/>
              <w:jc w:val="center"/>
              <w:rPr>
                <w:ins w:id="12842" w:author="Stefanie Lane" w:date="2022-06-23T15:12:00Z"/>
                <w:del w:id="12843" w:author="Lane, Stefanie" w:date="2023-04-28T12:07:00Z"/>
                <w:rFonts w:ascii="Calibri" w:eastAsia="Times New Roman" w:hAnsi="Calibri" w:cs="Calibri"/>
                <w:color w:val="000000"/>
                <w:rPrChange w:id="12844" w:author="Stefanie Lane" w:date="2022-06-23T15:12:00Z">
                  <w:rPr>
                    <w:ins w:id="12845" w:author="Stefanie Lane" w:date="2022-06-23T15:12:00Z"/>
                    <w:del w:id="12846" w:author="Lane, Stefanie" w:date="2023-04-28T12:07:00Z"/>
                  </w:rPr>
                </w:rPrChange>
              </w:rPr>
              <w:pPrChange w:id="12847" w:author="Stefanie Lane" w:date="2022-06-23T15:12:00Z">
                <w:pPr>
                  <w:jc w:val="center"/>
                </w:pPr>
              </w:pPrChange>
            </w:pPr>
            <w:ins w:id="12848" w:author="Stefanie Lane" w:date="2022-06-23T15:12:00Z">
              <w:del w:id="12849" w:author="Lane, Stefanie" w:date="2023-04-28T12:07:00Z">
                <w:r w:rsidRPr="00EB4CE1" w:rsidDel="00402FFE">
                  <w:rPr>
                    <w:rFonts w:ascii="Calibri" w:eastAsia="Times New Roman" w:hAnsi="Calibri" w:cs="Calibri"/>
                    <w:color w:val="000000"/>
                    <w:rPrChange w:id="12850" w:author="Stefanie Lane" w:date="2022-06-23T15:12:00Z">
                      <w:rPr/>
                    </w:rPrChange>
                  </w:rPr>
                  <w:delText>-100.0</w:delText>
                </w:r>
              </w:del>
            </w:ins>
          </w:p>
        </w:tc>
      </w:tr>
      <w:tr w:rsidR="00EB4CE1" w:rsidRPr="00EB4CE1" w:rsidDel="00402FFE" w14:paraId="49498CA4" w14:textId="77777777" w:rsidTr="006F10B7">
        <w:trPr>
          <w:trHeight w:val="290"/>
          <w:ins w:id="12851" w:author="Stefanie Lane" w:date="2022-06-23T15:12:00Z"/>
          <w:del w:id="12852" w:author="Lane, Stefanie" w:date="2023-04-28T12:07:00Z"/>
          <w:trPrChange w:id="1285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85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EB4CA4B" w14:textId="77777777" w:rsidR="00EB4CE1" w:rsidRPr="00EB4CE1" w:rsidDel="00402FFE" w:rsidRDefault="00EB4CE1">
            <w:pPr>
              <w:spacing w:after="0" w:line="240" w:lineRule="auto"/>
              <w:rPr>
                <w:ins w:id="12855" w:author="Stefanie Lane" w:date="2022-06-23T15:12:00Z"/>
                <w:del w:id="12856" w:author="Lane, Stefanie" w:date="2023-04-28T12:07:00Z"/>
                <w:rFonts w:ascii="Calibri" w:eastAsia="Times New Roman" w:hAnsi="Calibri" w:cs="Calibri"/>
                <w:color w:val="000000"/>
                <w:rPrChange w:id="12857" w:author="Stefanie Lane" w:date="2022-06-23T15:12:00Z">
                  <w:rPr>
                    <w:ins w:id="12858" w:author="Stefanie Lane" w:date="2022-06-23T15:12:00Z"/>
                    <w:del w:id="12859" w:author="Lane, Stefanie" w:date="2023-04-28T12:07:00Z"/>
                  </w:rPr>
                </w:rPrChange>
              </w:rPr>
              <w:pPrChange w:id="1286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86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8C1AA9C" w14:textId="77777777" w:rsidR="00EB4CE1" w:rsidRPr="00EB4CE1" w:rsidDel="00402FFE" w:rsidRDefault="00EB4CE1">
            <w:pPr>
              <w:spacing w:after="0" w:line="240" w:lineRule="auto"/>
              <w:rPr>
                <w:ins w:id="12862" w:author="Stefanie Lane" w:date="2022-06-23T15:12:00Z"/>
                <w:del w:id="12863" w:author="Lane, Stefanie" w:date="2023-04-28T12:07:00Z"/>
                <w:rFonts w:ascii="Calibri" w:eastAsia="Times New Roman" w:hAnsi="Calibri" w:cs="Calibri"/>
                <w:color w:val="000000"/>
                <w:rPrChange w:id="12864" w:author="Stefanie Lane" w:date="2022-06-23T15:12:00Z">
                  <w:rPr>
                    <w:ins w:id="12865" w:author="Stefanie Lane" w:date="2022-06-23T15:12:00Z"/>
                    <w:del w:id="12866" w:author="Lane, Stefanie" w:date="2023-04-28T12:07:00Z"/>
                  </w:rPr>
                </w:rPrChange>
              </w:rPr>
              <w:pPrChange w:id="12867" w:author="Stefanie Lane" w:date="2022-06-23T15:12:00Z">
                <w:pPr/>
              </w:pPrChange>
            </w:pPr>
          </w:p>
        </w:tc>
        <w:tc>
          <w:tcPr>
            <w:tcW w:w="3320" w:type="dxa"/>
            <w:tcBorders>
              <w:top w:val="nil"/>
              <w:left w:val="nil"/>
              <w:bottom w:val="nil"/>
              <w:right w:val="nil"/>
            </w:tcBorders>
            <w:shd w:val="clear" w:color="auto" w:fill="auto"/>
            <w:noWrap/>
            <w:vAlign w:val="bottom"/>
            <w:hideMark/>
            <w:tcPrChange w:id="12868" w:author="Stefanie Lane" w:date="2022-06-23T15:14:00Z">
              <w:tcPr>
                <w:tcW w:w="3320" w:type="dxa"/>
                <w:tcBorders>
                  <w:top w:val="nil"/>
                  <w:left w:val="nil"/>
                  <w:bottom w:val="nil"/>
                  <w:right w:val="nil"/>
                </w:tcBorders>
                <w:shd w:val="clear" w:color="auto" w:fill="auto"/>
                <w:noWrap/>
                <w:vAlign w:val="bottom"/>
                <w:hideMark/>
              </w:tcPr>
            </w:tcPrChange>
          </w:tcPr>
          <w:p w14:paraId="38BB1D2E" w14:textId="77777777" w:rsidR="00EB4CE1" w:rsidRPr="00EB4CE1" w:rsidDel="00402FFE" w:rsidRDefault="00EB4CE1">
            <w:pPr>
              <w:spacing w:after="0" w:line="240" w:lineRule="auto"/>
              <w:rPr>
                <w:ins w:id="12869" w:author="Stefanie Lane" w:date="2022-06-23T15:12:00Z"/>
                <w:del w:id="12870" w:author="Lane, Stefanie" w:date="2023-04-28T12:07:00Z"/>
                <w:rFonts w:ascii="Calibri" w:eastAsia="Times New Roman" w:hAnsi="Calibri" w:cs="Calibri"/>
                <w:i/>
                <w:iCs/>
                <w:color w:val="000000"/>
                <w:rPrChange w:id="12871" w:author="Stefanie Lane" w:date="2022-06-23T15:12:00Z">
                  <w:rPr>
                    <w:ins w:id="12872" w:author="Stefanie Lane" w:date="2022-06-23T15:12:00Z"/>
                    <w:del w:id="12873" w:author="Lane, Stefanie" w:date="2023-04-28T12:07:00Z"/>
                  </w:rPr>
                </w:rPrChange>
              </w:rPr>
              <w:pPrChange w:id="12874" w:author="Stefanie Lane" w:date="2022-06-23T15:12:00Z">
                <w:pPr/>
              </w:pPrChange>
            </w:pPr>
            <w:ins w:id="12875" w:author="Stefanie Lane" w:date="2022-06-23T15:12:00Z">
              <w:del w:id="12876" w:author="Lane, Stefanie" w:date="2023-04-28T12:07:00Z">
                <w:r w:rsidRPr="00EB4CE1" w:rsidDel="00402FFE">
                  <w:rPr>
                    <w:rFonts w:ascii="Calibri" w:eastAsia="Times New Roman" w:hAnsi="Calibri" w:cs="Calibri"/>
                    <w:i/>
                    <w:iCs/>
                    <w:color w:val="000000"/>
                    <w:rPrChange w:id="12877" w:author="Stefanie Lane" w:date="2022-06-23T15:12:00Z">
                      <w:rPr/>
                    </w:rPrChange>
                  </w:rPr>
                  <w:delText>Leersia oryzoides</w:delText>
                </w:r>
              </w:del>
            </w:ins>
          </w:p>
        </w:tc>
        <w:tc>
          <w:tcPr>
            <w:tcW w:w="869" w:type="dxa"/>
            <w:tcBorders>
              <w:top w:val="nil"/>
              <w:left w:val="nil"/>
              <w:bottom w:val="nil"/>
              <w:right w:val="nil"/>
            </w:tcBorders>
            <w:shd w:val="clear" w:color="auto" w:fill="auto"/>
            <w:noWrap/>
            <w:vAlign w:val="bottom"/>
            <w:hideMark/>
            <w:tcPrChange w:id="12878" w:author="Stefanie Lane" w:date="2022-06-23T15:14:00Z">
              <w:tcPr>
                <w:tcW w:w="960" w:type="dxa"/>
                <w:tcBorders>
                  <w:top w:val="nil"/>
                  <w:left w:val="nil"/>
                  <w:bottom w:val="nil"/>
                  <w:right w:val="nil"/>
                </w:tcBorders>
                <w:shd w:val="clear" w:color="auto" w:fill="auto"/>
                <w:noWrap/>
                <w:vAlign w:val="bottom"/>
                <w:hideMark/>
              </w:tcPr>
            </w:tcPrChange>
          </w:tcPr>
          <w:p w14:paraId="7D5B46F2" w14:textId="77777777" w:rsidR="00EB4CE1" w:rsidRPr="00EB4CE1" w:rsidDel="00402FFE" w:rsidRDefault="00EB4CE1">
            <w:pPr>
              <w:spacing w:after="0" w:line="240" w:lineRule="auto"/>
              <w:jc w:val="center"/>
              <w:rPr>
                <w:ins w:id="12879" w:author="Stefanie Lane" w:date="2022-06-23T15:12:00Z"/>
                <w:del w:id="12880" w:author="Lane, Stefanie" w:date="2023-04-28T12:07:00Z"/>
                <w:rFonts w:ascii="Calibri" w:eastAsia="Times New Roman" w:hAnsi="Calibri" w:cs="Calibri"/>
                <w:color w:val="000000"/>
                <w:rPrChange w:id="12881" w:author="Stefanie Lane" w:date="2022-06-23T15:12:00Z">
                  <w:rPr>
                    <w:ins w:id="12882" w:author="Stefanie Lane" w:date="2022-06-23T15:12:00Z"/>
                    <w:del w:id="12883" w:author="Lane, Stefanie" w:date="2023-04-28T12:07:00Z"/>
                  </w:rPr>
                </w:rPrChange>
              </w:rPr>
              <w:pPrChange w:id="12884" w:author="Stefanie Lane" w:date="2022-06-23T15:12:00Z">
                <w:pPr>
                  <w:jc w:val="center"/>
                </w:pPr>
              </w:pPrChange>
            </w:pPr>
            <w:ins w:id="12885" w:author="Stefanie Lane" w:date="2022-06-23T15:12:00Z">
              <w:del w:id="12886" w:author="Lane, Stefanie" w:date="2023-04-28T12:07:00Z">
                <w:r w:rsidRPr="00EB4CE1" w:rsidDel="00402FFE">
                  <w:rPr>
                    <w:rFonts w:ascii="Calibri" w:eastAsia="Times New Roman" w:hAnsi="Calibri" w:cs="Calibri"/>
                    <w:color w:val="000000"/>
                    <w:rPrChange w:id="12887" w:author="Stefanie Lane" w:date="2022-06-23T15:12:00Z">
                      <w:rPr/>
                    </w:rPrChange>
                  </w:rPr>
                  <w:delText>0.26</w:delText>
                </w:r>
              </w:del>
            </w:ins>
          </w:p>
        </w:tc>
        <w:tc>
          <w:tcPr>
            <w:tcW w:w="990" w:type="dxa"/>
            <w:tcBorders>
              <w:top w:val="nil"/>
              <w:left w:val="nil"/>
              <w:bottom w:val="nil"/>
              <w:right w:val="nil"/>
            </w:tcBorders>
            <w:shd w:val="clear" w:color="auto" w:fill="auto"/>
            <w:noWrap/>
            <w:vAlign w:val="bottom"/>
            <w:hideMark/>
            <w:tcPrChange w:id="12888" w:author="Stefanie Lane" w:date="2022-06-23T15:14:00Z">
              <w:tcPr>
                <w:tcW w:w="960" w:type="dxa"/>
                <w:tcBorders>
                  <w:top w:val="nil"/>
                  <w:left w:val="nil"/>
                  <w:bottom w:val="nil"/>
                  <w:right w:val="nil"/>
                </w:tcBorders>
                <w:shd w:val="clear" w:color="auto" w:fill="auto"/>
                <w:noWrap/>
                <w:vAlign w:val="bottom"/>
                <w:hideMark/>
              </w:tcPr>
            </w:tcPrChange>
          </w:tcPr>
          <w:p w14:paraId="31BDBEEE" w14:textId="77777777" w:rsidR="00EB4CE1" w:rsidRPr="00EB4CE1" w:rsidDel="00402FFE" w:rsidRDefault="00EB4CE1">
            <w:pPr>
              <w:spacing w:after="0" w:line="240" w:lineRule="auto"/>
              <w:jc w:val="center"/>
              <w:rPr>
                <w:ins w:id="12889" w:author="Stefanie Lane" w:date="2022-06-23T15:12:00Z"/>
                <w:del w:id="12890" w:author="Lane, Stefanie" w:date="2023-04-28T12:07:00Z"/>
                <w:rFonts w:ascii="Calibri" w:eastAsia="Times New Roman" w:hAnsi="Calibri" w:cs="Calibri"/>
                <w:color w:val="000000"/>
                <w:rPrChange w:id="12891" w:author="Stefanie Lane" w:date="2022-06-23T15:12:00Z">
                  <w:rPr>
                    <w:ins w:id="12892" w:author="Stefanie Lane" w:date="2022-06-23T15:12:00Z"/>
                    <w:del w:id="12893" w:author="Lane, Stefanie" w:date="2023-04-28T12:07:00Z"/>
                  </w:rPr>
                </w:rPrChange>
              </w:rPr>
              <w:pPrChange w:id="12894" w:author="Stefanie Lane" w:date="2022-06-23T15:12:00Z">
                <w:pPr>
                  <w:jc w:val="center"/>
                </w:pPr>
              </w:pPrChange>
            </w:pPr>
            <w:ins w:id="12895" w:author="Stefanie Lane" w:date="2022-06-23T15:12:00Z">
              <w:del w:id="12896" w:author="Lane, Stefanie" w:date="2023-04-28T12:07:00Z">
                <w:r w:rsidRPr="00EB4CE1" w:rsidDel="00402FFE">
                  <w:rPr>
                    <w:rFonts w:ascii="Calibri" w:eastAsia="Times New Roman" w:hAnsi="Calibri" w:cs="Calibri"/>
                    <w:color w:val="000000"/>
                    <w:rPrChange w:id="12897" w:author="Stefanie Lane" w:date="2022-06-23T15:12:00Z">
                      <w:rPr/>
                    </w:rPrChange>
                  </w:rPr>
                  <w:delText>0.33</w:delText>
                </w:r>
              </w:del>
            </w:ins>
          </w:p>
        </w:tc>
        <w:tc>
          <w:tcPr>
            <w:tcW w:w="810" w:type="dxa"/>
            <w:tcBorders>
              <w:top w:val="nil"/>
              <w:left w:val="nil"/>
              <w:bottom w:val="nil"/>
              <w:right w:val="nil"/>
            </w:tcBorders>
            <w:shd w:val="clear" w:color="auto" w:fill="auto"/>
            <w:noWrap/>
            <w:vAlign w:val="bottom"/>
            <w:hideMark/>
            <w:tcPrChange w:id="12898" w:author="Stefanie Lane" w:date="2022-06-23T15:14:00Z">
              <w:tcPr>
                <w:tcW w:w="960" w:type="dxa"/>
                <w:tcBorders>
                  <w:top w:val="nil"/>
                  <w:left w:val="nil"/>
                  <w:bottom w:val="nil"/>
                  <w:right w:val="nil"/>
                </w:tcBorders>
                <w:shd w:val="clear" w:color="auto" w:fill="auto"/>
                <w:noWrap/>
                <w:vAlign w:val="bottom"/>
                <w:hideMark/>
              </w:tcPr>
            </w:tcPrChange>
          </w:tcPr>
          <w:p w14:paraId="5752849B" w14:textId="77777777" w:rsidR="00EB4CE1" w:rsidRPr="00EB4CE1" w:rsidDel="00402FFE" w:rsidRDefault="00EB4CE1">
            <w:pPr>
              <w:spacing w:after="0" w:line="240" w:lineRule="auto"/>
              <w:jc w:val="center"/>
              <w:rPr>
                <w:ins w:id="12899" w:author="Stefanie Lane" w:date="2022-06-23T15:12:00Z"/>
                <w:del w:id="12900" w:author="Lane, Stefanie" w:date="2023-04-28T12:07:00Z"/>
                <w:rFonts w:ascii="Calibri" w:eastAsia="Times New Roman" w:hAnsi="Calibri" w:cs="Calibri"/>
                <w:color w:val="000000"/>
                <w:rPrChange w:id="12901" w:author="Stefanie Lane" w:date="2022-06-23T15:12:00Z">
                  <w:rPr>
                    <w:ins w:id="12902" w:author="Stefanie Lane" w:date="2022-06-23T15:12:00Z"/>
                    <w:del w:id="12903" w:author="Lane, Stefanie" w:date="2023-04-28T12:07:00Z"/>
                  </w:rPr>
                </w:rPrChange>
              </w:rPr>
              <w:pPrChange w:id="12904" w:author="Stefanie Lane" w:date="2022-06-23T15:12:00Z">
                <w:pPr>
                  <w:jc w:val="center"/>
                </w:pPr>
              </w:pPrChange>
            </w:pPr>
            <w:ins w:id="12905" w:author="Stefanie Lane" w:date="2022-06-23T15:12:00Z">
              <w:del w:id="12906" w:author="Lane, Stefanie" w:date="2023-04-28T12:07:00Z">
                <w:r w:rsidRPr="00EB4CE1" w:rsidDel="00402FFE">
                  <w:rPr>
                    <w:rFonts w:ascii="Calibri" w:eastAsia="Times New Roman" w:hAnsi="Calibri" w:cs="Calibri"/>
                    <w:color w:val="000000"/>
                    <w:rPrChange w:id="12907"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290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3B6077A" w14:textId="77777777" w:rsidR="00EB4CE1" w:rsidRPr="00EB4CE1" w:rsidDel="00402FFE" w:rsidRDefault="00EB4CE1">
            <w:pPr>
              <w:spacing w:after="0" w:line="240" w:lineRule="auto"/>
              <w:jc w:val="center"/>
              <w:rPr>
                <w:ins w:id="12909" w:author="Stefanie Lane" w:date="2022-06-23T15:12:00Z"/>
                <w:del w:id="12910" w:author="Lane, Stefanie" w:date="2023-04-28T12:07:00Z"/>
                <w:rFonts w:ascii="Calibri" w:eastAsia="Times New Roman" w:hAnsi="Calibri" w:cs="Calibri"/>
                <w:color w:val="000000"/>
                <w:rPrChange w:id="12911" w:author="Stefanie Lane" w:date="2022-06-23T15:12:00Z">
                  <w:rPr>
                    <w:ins w:id="12912" w:author="Stefanie Lane" w:date="2022-06-23T15:12:00Z"/>
                    <w:del w:id="12913" w:author="Lane, Stefanie" w:date="2023-04-28T12:07:00Z"/>
                  </w:rPr>
                </w:rPrChange>
              </w:rPr>
              <w:pPrChange w:id="12914" w:author="Stefanie Lane" w:date="2022-06-23T15:12:00Z">
                <w:pPr>
                  <w:jc w:val="center"/>
                </w:pPr>
              </w:pPrChange>
            </w:pPr>
            <w:ins w:id="12915" w:author="Stefanie Lane" w:date="2022-06-23T15:12:00Z">
              <w:del w:id="12916" w:author="Lane, Stefanie" w:date="2023-04-28T12:07:00Z">
                <w:r w:rsidRPr="00EB4CE1" w:rsidDel="00402FFE">
                  <w:rPr>
                    <w:rFonts w:ascii="Calibri" w:eastAsia="Times New Roman" w:hAnsi="Calibri" w:cs="Calibri"/>
                    <w:color w:val="000000"/>
                    <w:rPrChange w:id="12917" w:author="Stefanie Lane" w:date="2022-06-23T15:12:00Z">
                      <w:rPr/>
                    </w:rPrChange>
                  </w:rPr>
                  <w:delText>-100.0</w:delText>
                </w:r>
              </w:del>
            </w:ins>
          </w:p>
        </w:tc>
      </w:tr>
      <w:tr w:rsidR="00EB4CE1" w:rsidRPr="00EB4CE1" w:rsidDel="00402FFE" w14:paraId="0C3EAEF5" w14:textId="77777777" w:rsidTr="006F10B7">
        <w:trPr>
          <w:trHeight w:val="290"/>
          <w:ins w:id="12918" w:author="Stefanie Lane" w:date="2022-06-23T15:12:00Z"/>
          <w:del w:id="12919" w:author="Lane, Stefanie" w:date="2023-04-28T12:07:00Z"/>
          <w:trPrChange w:id="1292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92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5A547B2" w14:textId="77777777" w:rsidR="00EB4CE1" w:rsidRPr="00EB4CE1" w:rsidDel="00402FFE" w:rsidRDefault="00EB4CE1">
            <w:pPr>
              <w:spacing w:after="0" w:line="240" w:lineRule="auto"/>
              <w:rPr>
                <w:ins w:id="12922" w:author="Stefanie Lane" w:date="2022-06-23T15:12:00Z"/>
                <w:del w:id="12923" w:author="Lane, Stefanie" w:date="2023-04-28T12:07:00Z"/>
                <w:rFonts w:ascii="Calibri" w:eastAsia="Times New Roman" w:hAnsi="Calibri" w:cs="Calibri"/>
                <w:color w:val="000000"/>
                <w:rPrChange w:id="12924" w:author="Stefanie Lane" w:date="2022-06-23T15:12:00Z">
                  <w:rPr>
                    <w:ins w:id="12925" w:author="Stefanie Lane" w:date="2022-06-23T15:12:00Z"/>
                    <w:del w:id="12926" w:author="Lane, Stefanie" w:date="2023-04-28T12:07:00Z"/>
                  </w:rPr>
                </w:rPrChange>
              </w:rPr>
              <w:pPrChange w:id="1292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92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0BC4284" w14:textId="77777777" w:rsidR="00EB4CE1" w:rsidRPr="00EB4CE1" w:rsidDel="00402FFE" w:rsidRDefault="00EB4CE1">
            <w:pPr>
              <w:spacing w:after="0" w:line="240" w:lineRule="auto"/>
              <w:rPr>
                <w:ins w:id="12929" w:author="Stefanie Lane" w:date="2022-06-23T15:12:00Z"/>
                <w:del w:id="12930" w:author="Lane, Stefanie" w:date="2023-04-28T12:07:00Z"/>
                <w:rFonts w:ascii="Calibri" w:eastAsia="Times New Roman" w:hAnsi="Calibri" w:cs="Calibri"/>
                <w:color w:val="000000"/>
                <w:rPrChange w:id="12931" w:author="Stefanie Lane" w:date="2022-06-23T15:12:00Z">
                  <w:rPr>
                    <w:ins w:id="12932" w:author="Stefanie Lane" w:date="2022-06-23T15:12:00Z"/>
                    <w:del w:id="12933" w:author="Lane, Stefanie" w:date="2023-04-28T12:07:00Z"/>
                  </w:rPr>
                </w:rPrChange>
              </w:rPr>
              <w:pPrChange w:id="1293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93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150AD66" w14:textId="77777777" w:rsidR="00EB4CE1" w:rsidRPr="00EB4CE1" w:rsidDel="00402FFE" w:rsidRDefault="00EB4CE1">
            <w:pPr>
              <w:spacing w:after="0" w:line="240" w:lineRule="auto"/>
              <w:rPr>
                <w:ins w:id="12936" w:author="Stefanie Lane" w:date="2022-06-23T15:12:00Z"/>
                <w:del w:id="12937" w:author="Lane, Stefanie" w:date="2023-04-28T12:07:00Z"/>
                <w:rFonts w:ascii="Calibri" w:eastAsia="Times New Roman" w:hAnsi="Calibri" w:cs="Calibri"/>
                <w:i/>
                <w:iCs/>
                <w:color w:val="000000"/>
                <w:rPrChange w:id="12938" w:author="Stefanie Lane" w:date="2022-06-23T15:12:00Z">
                  <w:rPr>
                    <w:ins w:id="12939" w:author="Stefanie Lane" w:date="2022-06-23T15:12:00Z"/>
                    <w:del w:id="12940" w:author="Lane, Stefanie" w:date="2023-04-28T12:07:00Z"/>
                  </w:rPr>
                </w:rPrChange>
              </w:rPr>
              <w:pPrChange w:id="12941" w:author="Stefanie Lane" w:date="2022-06-23T15:12:00Z">
                <w:pPr/>
              </w:pPrChange>
            </w:pPr>
            <w:ins w:id="12942" w:author="Stefanie Lane" w:date="2022-06-23T15:12:00Z">
              <w:del w:id="12943" w:author="Lane, Stefanie" w:date="2023-04-28T12:07:00Z">
                <w:r w:rsidRPr="00EB4CE1" w:rsidDel="00402FFE">
                  <w:rPr>
                    <w:rFonts w:ascii="Calibri" w:eastAsia="Times New Roman" w:hAnsi="Calibri" w:cs="Calibri"/>
                    <w:i/>
                    <w:iCs/>
                    <w:color w:val="000000"/>
                    <w:rPrChange w:id="12944" w:author="Stefanie Lane" w:date="2022-06-23T15:12:00Z">
                      <w:rPr/>
                    </w:rPrChange>
                  </w:rPr>
                  <w:delText>Lilaeopsis occidentalis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294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F190E06" w14:textId="77777777" w:rsidR="00EB4CE1" w:rsidRPr="00EB4CE1" w:rsidDel="00402FFE" w:rsidRDefault="00EB4CE1">
            <w:pPr>
              <w:spacing w:after="0" w:line="240" w:lineRule="auto"/>
              <w:jc w:val="center"/>
              <w:rPr>
                <w:ins w:id="12946" w:author="Stefanie Lane" w:date="2022-06-23T15:12:00Z"/>
                <w:del w:id="12947" w:author="Lane, Stefanie" w:date="2023-04-28T12:07:00Z"/>
                <w:rFonts w:ascii="Calibri" w:eastAsia="Times New Roman" w:hAnsi="Calibri" w:cs="Calibri"/>
                <w:color w:val="000000"/>
                <w:rPrChange w:id="12948" w:author="Stefanie Lane" w:date="2022-06-23T15:12:00Z">
                  <w:rPr>
                    <w:ins w:id="12949" w:author="Stefanie Lane" w:date="2022-06-23T15:12:00Z"/>
                    <w:del w:id="12950" w:author="Lane, Stefanie" w:date="2023-04-28T12:07:00Z"/>
                  </w:rPr>
                </w:rPrChange>
              </w:rPr>
              <w:pPrChange w:id="12951" w:author="Stefanie Lane" w:date="2022-06-23T15:12:00Z">
                <w:pPr>
                  <w:jc w:val="center"/>
                </w:pPr>
              </w:pPrChange>
            </w:pPr>
            <w:ins w:id="12952" w:author="Stefanie Lane" w:date="2022-06-23T15:12:00Z">
              <w:del w:id="12953" w:author="Lane, Stefanie" w:date="2023-04-28T12:07:00Z">
                <w:r w:rsidRPr="00EB4CE1" w:rsidDel="00402FFE">
                  <w:rPr>
                    <w:rFonts w:ascii="Calibri" w:eastAsia="Times New Roman" w:hAnsi="Calibri" w:cs="Calibri"/>
                    <w:color w:val="000000"/>
                    <w:rPrChange w:id="12954" w:author="Stefanie Lane" w:date="2022-06-23T15:12:00Z">
                      <w:rPr/>
                    </w:rPrChange>
                  </w:rPr>
                  <w:delText>0.21</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295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F3BF291" w14:textId="77777777" w:rsidR="00EB4CE1" w:rsidRPr="00EB4CE1" w:rsidDel="00402FFE" w:rsidRDefault="00EB4CE1">
            <w:pPr>
              <w:spacing w:after="0" w:line="240" w:lineRule="auto"/>
              <w:jc w:val="center"/>
              <w:rPr>
                <w:ins w:id="12956" w:author="Stefanie Lane" w:date="2022-06-23T15:12:00Z"/>
                <w:del w:id="12957" w:author="Lane, Stefanie" w:date="2023-04-28T12:07:00Z"/>
                <w:rFonts w:ascii="Calibri" w:eastAsia="Times New Roman" w:hAnsi="Calibri" w:cs="Calibri"/>
                <w:color w:val="000000"/>
                <w:rPrChange w:id="12958" w:author="Stefanie Lane" w:date="2022-06-23T15:12:00Z">
                  <w:rPr>
                    <w:ins w:id="12959" w:author="Stefanie Lane" w:date="2022-06-23T15:12:00Z"/>
                    <w:del w:id="12960" w:author="Lane, Stefanie" w:date="2023-04-28T12:07:00Z"/>
                  </w:rPr>
                </w:rPrChange>
              </w:rPr>
              <w:pPrChange w:id="12961" w:author="Stefanie Lane" w:date="2022-06-23T15:12:00Z">
                <w:pPr>
                  <w:jc w:val="center"/>
                </w:pPr>
              </w:pPrChange>
            </w:pPr>
            <w:ins w:id="12962" w:author="Stefanie Lane" w:date="2022-06-23T15:12:00Z">
              <w:del w:id="12963" w:author="Lane, Stefanie" w:date="2023-04-28T12:07:00Z">
                <w:r w:rsidRPr="00EB4CE1" w:rsidDel="00402FFE">
                  <w:rPr>
                    <w:rFonts w:ascii="Calibri" w:eastAsia="Times New Roman" w:hAnsi="Calibri" w:cs="Calibri"/>
                    <w:color w:val="000000"/>
                    <w:rPrChange w:id="12964"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296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9D57E37" w14:textId="77777777" w:rsidR="00EB4CE1" w:rsidRPr="00EB4CE1" w:rsidDel="00402FFE" w:rsidRDefault="00EB4CE1">
            <w:pPr>
              <w:spacing w:after="0" w:line="240" w:lineRule="auto"/>
              <w:jc w:val="center"/>
              <w:rPr>
                <w:ins w:id="12966" w:author="Stefanie Lane" w:date="2022-06-23T15:12:00Z"/>
                <w:del w:id="12967" w:author="Lane, Stefanie" w:date="2023-04-28T12:07:00Z"/>
                <w:rFonts w:ascii="Calibri" w:eastAsia="Times New Roman" w:hAnsi="Calibri" w:cs="Calibri"/>
                <w:color w:val="000000"/>
                <w:rPrChange w:id="12968" w:author="Stefanie Lane" w:date="2022-06-23T15:12:00Z">
                  <w:rPr>
                    <w:ins w:id="12969" w:author="Stefanie Lane" w:date="2022-06-23T15:12:00Z"/>
                    <w:del w:id="12970" w:author="Lane, Stefanie" w:date="2023-04-28T12:07:00Z"/>
                  </w:rPr>
                </w:rPrChange>
              </w:rPr>
              <w:pPrChange w:id="12971" w:author="Stefanie Lane" w:date="2022-06-23T15:12:00Z">
                <w:pPr>
                  <w:jc w:val="center"/>
                </w:pPr>
              </w:pPrChange>
            </w:pPr>
            <w:ins w:id="12972" w:author="Stefanie Lane" w:date="2022-06-23T15:12:00Z">
              <w:del w:id="12973" w:author="Lane, Stefanie" w:date="2023-04-28T12:07:00Z">
                <w:r w:rsidRPr="00EB4CE1" w:rsidDel="00402FFE">
                  <w:rPr>
                    <w:rFonts w:ascii="Calibri" w:eastAsia="Times New Roman" w:hAnsi="Calibri" w:cs="Calibri"/>
                    <w:color w:val="000000"/>
                    <w:rPrChange w:id="12974"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97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E57E024" w14:textId="77777777" w:rsidR="00EB4CE1" w:rsidRPr="00EB4CE1" w:rsidDel="00402FFE" w:rsidRDefault="00EB4CE1">
            <w:pPr>
              <w:spacing w:after="0" w:line="240" w:lineRule="auto"/>
              <w:jc w:val="center"/>
              <w:rPr>
                <w:ins w:id="12976" w:author="Stefanie Lane" w:date="2022-06-23T15:12:00Z"/>
                <w:del w:id="12977" w:author="Lane, Stefanie" w:date="2023-04-28T12:07:00Z"/>
                <w:rFonts w:ascii="Calibri" w:eastAsia="Times New Roman" w:hAnsi="Calibri" w:cs="Calibri"/>
                <w:color w:val="000000"/>
                <w:rPrChange w:id="12978" w:author="Stefanie Lane" w:date="2022-06-23T15:12:00Z">
                  <w:rPr>
                    <w:ins w:id="12979" w:author="Stefanie Lane" w:date="2022-06-23T15:12:00Z"/>
                    <w:del w:id="12980" w:author="Lane, Stefanie" w:date="2023-04-28T12:07:00Z"/>
                  </w:rPr>
                </w:rPrChange>
              </w:rPr>
              <w:pPrChange w:id="12981" w:author="Stefanie Lane" w:date="2022-06-23T15:12:00Z">
                <w:pPr>
                  <w:jc w:val="center"/>
                </w:pPr>
              </w:pPrChange>
            </w:pPr>
            <w:ins w:id="12982" w:author="Stefanie Lane" w:date="2022-06-23T15:12:00Z">
              <w:del w:id="12983" w:author="Lane, Stefanie" w:date="2023-04-28T12:07:00Z">
                <w:r w:rsidRPr="00EB4CE1" w:rsidDel="00402FFE">
                  <w:rPr>
                    <w:rFonts w:ascii="Calibri" w:eastAsia="Times New Roman" w:hAnsi="Calibri" w:cs="Calibri"/>
                    <w:color w:val="000000"/>
                    <w:rPrChange w:id="12984" w:author="Stefanie Lane" w:date="2022-06-23T15:12:00Z">
                      <w:rPr/>
                    </w:rPrChange>
                  </w:rPr>
                  <w:delText>-100.0</w:delText>
                </w:r>
              </w:del>
            </w:ins>
          </w:p>
        </w:tc>
      </w:tr>
      <w:tr w:rsidR="00EB4CE1" w:rsidRPr="00EB4CE1" w:rsidDel="00402FFE" w14:paraId="54EDC3E0" w14:textId="77777777" w:rsidTr="006F10B7">
        <w:trPr>
          <w:trHeight w:val="290"/>
          <w:ins w:id="12985" w:author="Stefanie Lane" w:date="2022-06-23T15:12:00Z"/>
          <w:del w:id="12986" w:author="Lane, Stefanie" w:date="2023-04-28T12:07:00Z"/>
          <w:trPrChange w:id="1298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98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BCA9371" w14:textId="77777777" w:rsidR="00EB4CE1" w:rsidRPr="00EB4CE1" w:rsidDel="00402FFE" w:rsidRDefault="00EB4CE1">
            <w:pPr>
              <w:spacing w:after="0" w:line="240" w:lineRule="auto"/>
              <w:rPr>
                <w:ins w:id="12989" w:author="Stefanie Lane" w:date="2022-06-23T15:12:00Z"/>
                <w:del w:id="12990" w:author="Lane, Stefanie" w:date="2023-04-28T12:07:00Z"/>
                <w:rFonts w:ascii="Calibri" w:eastAsia="Times New Roman" w:hAnsi="Calibri" w:cs="Calibri"/>
                <w:color w:val="000000"/>
                <w:rPrChange w:id="12991" w:author="Stefanie Lane" w:date="2022-06-23T15:12:00Z">
                  <w:rPr>
                    <w:ins w:id="12992" w:author="Stefanie Lane" w:date="2022-06-23T15:12:00Z"/>
                    <w:del w:id="12993" w:author="Lane, Stefanie" w:date="2023-04-28T12:07:00Z"/>
                  </w:rPr>
                </w:rPrChange>
              </w:rPr>
              <w:pPrChange w:id="1299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99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58736DD" w14:textId="77777777" w:rsidR="00EB4CE1" w:rsidRPr="00EB4CE1" w:rsidDel="00402FFE" w:rsidRDefault="00EB4CE1">
            <w:pPr>
              <w:spacing w:after="0" w:line="240" w:lineRule="auto"/>
              <w:rPr>
                <w:ins w:id="12996" w:author="Stefanie Lane" w:date="2022-06-23T15:12:00Z"/>
                <w:del w:id="12997" w:author="Lane, Stefanie" w:date="2023-04-28T12:07:00Z"/>
                <w:rFonts w:ascii="Calibri" w:eastAsia="Times New Roman" w:hAnsi="Calibri" w:cs="Calibri"/>
                <w:color w:val="000000"/>
                <w:rPrChange w:id="12998" w:author="Stefanie Lane" w:date="2022-06-23T15:12:00Z">
                  <w:rPr>
                    <w:ins w:id="12999" w:author="Stefanie Lane" w:date="2022-06-23T15:12:00Z"/>
                    <w:del w:id="13000" w:author="Lane, Stefanie" w:date="2023-04-28T12:07:00Z"/>
                  </w:rPr>
                </w:rPrChange>
              </w:rPr>
              <w:pPrChange w:id="13001" w:author="Stefanie Lane" w:date="2022-06-23T15:12:00Z">
                <w:pPr/>
              </w:pPrChange>
            </w:pPr>
          </w:p>
        </w:tc>
        <w:tc>
          <w:tcPr>
            <w:tcW w:w="3320" w:type="dxa"/>
            <w:tcBorders>
              <w:top w:val="nil"/>
              <w:left w:val="nil"/>
              <w:bottom w:val="nil"/>
              <w:right w:val="nil"/>
            </w:tcBorders>
            <w:shd w:val="clear" w:color="auto" w:fill="auto"/>
            <w:noWrap/>
            <w:vAlign w:val="bottom"/>
            <w:hideMark/>
            <w:tcPrChange w:id="13002" w:author="Stefanie Lane" w:date="2022-06-23T15:14:00Z">
              <w:tcPr>
                <w:tcW w:w="3320" w:type="dxa"/>
                <w:tcBorders>
                  <w:top w:val="nil"/>
                  <w:left w:val="nil"/>
                  <w:bottom w:val="nil"/>
                  <w:right w:val="nil"/>
                </w:tcBorders>
                <w:shd w:val="clear" w:color="auto" w:fill="auto"/>
                <w:noWrap/>
                <w:vAlign w:val="bottom"/>
                <w:hideMark/>
              </w:tcPr>
            </w:tcPrChange>
          </w:tcPr>
          <w:p w14:paraId="2F506379" w14:textId="77777777" w:rsidR="00EB4CE1" w:rsidRPr="00EB4CE1" w:rsidDel="00402FFE" w:rsidRDefault="00EB4CE1">
            <w:pPr>
              <w:spacing w:after="0" w:line="240" w:lineRule="auto"/>
              <w:rPr>
                <w:ins w:id="13003" w:author="Stefanie Lane" w:date="2022-06-23T15:12:00Z"/>
                <w:del w:id="13004" w:author="Lane, Stefanie" w:date="2023-04-28T12:07:00Z"/>
                <w:rFonts w:ascii="Calibri" w:eastAsia="Times New Roman" w:hAnsi="Calibri" w:cs="Calibri"/>
                <w:i/>
                <w:iCs/>
                <w:color w:val="000000"/>
                <w:rPrChange w:id="13005" w:author="Stefanie Lane" w:date="2022-06-23T15:12:00Z">
                  <w:rPr>
                    <w:ins w:id="13006" w:author="Stefanie Lane" w:date="2022-06-23T15:12:00Z"/>
                    <w:del w:id="13007" w:author="Lane, Stefanie" w:date="2023-04-28T12:07:00Z"/>
                  </w:rPr>
                </w:rPrChange>
              </w:rPr>
              <w:pPrChange w:id="13008" w:author="Stefanie Lane" w:date="2022-06-23T15:12:00Z">
                <w:pPr/>
              </w:pPrChange>
            </w:pPr>
            <w:ins w:id="13009" w:author="Stefanie Lane" w:date="2022-06-23T15:12:00Z">
              <w:del w:id="13010" w:author="Lane, Stefanie" w:date="2023-04-28T12:07:00Z">
                <w:r w:rsidRPr="00EB4CE1" w:rsidDel="00402FFE">
                  <w:rPr>
                    <w:rFonts w:ascii="Calibri" w:eastAsia="Times New Roman" w:hAnsi="Calibri" w:cs="Calibri"/>
                    <w:i/>
                    <w:iCs/>
                    <w:color w:val="000000"/>
                    <w:rPrChange w:id="13011" w:author="Stefanie Lane" w:date="2022-06-23T15:12:00Z">
                      <w:rPr/>
                    </w:rPrChange>
                  </w:rPr>
                  <w:delText>Oenanthe sarmentosa</w:delText>
                </w:r>
              </w:del>
            </w:ins>
          </w:p>
        </w:tc>
        <w:tc>
          <w:tcPr>
            <w:tcW w:w="869" w:type="dxa"/>
            <w:tcBorders>
              <w:top w:val="nil"/>
              <w:left w:val="nil"/>
              <w:bottom w:val="nil"/>
              <w:right w:val="nil"/>
            </w:tcBorders>
            <w:shd w:val="clear" w:color="auto" w:fill="auto"/>
            <w:noWrap/>
            <w:vAlign w:val="bottom"/>
            <w:hideMark/>
            <w:tcPrChange w:id="13012" w:author="Stefanie Lane" w:date="2022-06-23T15:14:00Z">
              <w:tcPr>
                <w:tcW w:w="960" w:type="dxa"/>
                <w:tcBorders>
                  <w:top w:val="nil"/>
                  <w:left w:val="nil"/>
                  <w:bottom w:val="nil"/>
                  <w:right w:val="nil"/>
                </w:tcBorders>
                <w:shd w:val="clear" w:color="auto" w:fill="auto"/>
                <w:noWrap/>
                <w:vAlign w:val="bottom"/>
                <w:hideMark/>
              </w:tcPr>
            </w:tcPrChange>
          </w:tcPr>
          <w:p w14:paraId="3A04F2B9" w14:textId="77777777" w:rsidR="00EB4CE1" w:rsidRPr="00EB4CE1" w:rsidDel="00402FFE" w:rsidRDefault="00EB4CE1">
            <w:pPr>
              <w:spacing w:after="0" w:line="240" w:lineRule="auto"/>
              <w:jc w:val="center"/>
              <w:rPr>
                <w:ins w:id="13013" w:author="Stefanie Lane" w:date="2022-06-23T15:12:00Z"/>
                <w:del w:id="13014" w:author="Lane, Stefanie" w:date="2023-04-28T12:07:00Z"/>
                <w:rFonts w:ascii="Calibri" w:eastAsia="Times New Roman" w:hAnsi="Calibri" w:cs="Calibri"/>
                <w:color w:val="000000"/>
                <w:rPrChange w:id="13015" w:author="Stefanie Lane" w:date="2022-06-23T15:12:00Z">
                  <w:rPr>
                    <w:ins w:id="13016" w:author="Stefanie Lane" w:date="2022-06-23T15:12:00Z"/>
                    <w:del w:id="13017" w:author="Lane, Stefanie" w:date="2023-04-28T12:07:00Z"/>
                  </w:rPr>
                </w:rPrChange>
              </w:rPr>
              <w:pPrChange w:id="13018" w:author="Stefanie Lane" w:date="2022-06-23T15:12:00Z">
                <w:pPr>
                  <w:jc w:val="center"/>
                </w:pPr>
              </w:pPrChange>
            </w:pPr>
            <w:ins w:id="13019" w:author="Stefanie Lane" w:date="2022-06-23T15:12:00Z">
              <w:del w:id="13020" w:author="Lane, Stefanie" w:date="2023-04-28T12:07:00Z">
                <w:r w:rsidRPr="00EB4CE1" w:rsidDel="00402FFE">
                  <w:rPr>
                    <w:rFonts w:ascii="Calibri" w:eastAsia="Times New Roman" w:hAnsi="Calibri" w:cs="Calibri"/>
                    <w:color w:val="000000"/>
                    <w:rPrChange w:id="13021" w:author="Stefanie Lane" w:date="2022-06-23T15:12:00Z">
                      <w:rPr/>
                    </w:rPrChange>
                  </w:rPr>
                  <w:delText>0.63</w:delText>
                </w:r>
              </w:del>
            </w:ins>
          </w:p>
        </w:tc>
        <w:tc>
          <w:tcPr>
            <w:tcW w:w="990" w:type="dxa"/>
            <w:tcBorders>
              <w:top w:val="nil"/>
              <w:left w:val="nil"/>
              <w:bottom w:val="nil"/>
              <w:right w:val="nil"/>
            </w:tcBorders>
            <w:shd w:val="clear" w:color="auto" w:fill="auto"/>
            <w:noWrap/>
            <w:vAlign w:val="bottom"/>
            <w:hideMark/>
            <w:tcPrChange w:id="13022" w:author="Stefanie Lane" w:date="2022-06-23T15:14:00Z">
              <w:tcPr>
                <w:tcW w:w="960" w:type="dxa"/>
                <w:tcBorders>
                  <w:top w:val="nil"/>
                  <w:left w:val="nil"/>
                  <w:bottom w:val="nil"/>
                  <w:right w:val="nil"/>
                </w:tcBorders>
                <w:shd w:val="clear" w:color="auto" w:fill="auto"/>
                <w:noWrap/>
                <w:vAlign w:val="bottom"/>
                <w:hideMark/>
              </w:tcPr>
            </w:tcPrChange>
          </w:tcPr>
          <w:p w14:paraId="6AE06DE9" w14:textId="77777777" w:rsidR="00EB4CE1" w:rsidRPr="00EB4CE1" w:rsidDel="00402FFE" w:rsidRDefault="00EB4CE1">
            <w:pPr>
              <w:spacing w:after="0" w:line="240" w:lineRule="auto"/>
              <w:jc w:val="center"/>
              <w:rPr>
                <w:ins w:id="13023" w:author="Stefanie Lane" w:date="2022-06-23T15:12:00Z"/>
                <w:del w:id="13024" w:author="Lane, Stefanie" w:date="2023-04-28T12:07:00Z"/>
                <w:rFonts w:ascii="Calibri" w:eastAsia="Times New Roman" w:hAnsi="Calibri" w:cs="Calibri"/>
                <w:color w:val="000000"/>
                <w:rPrChange w:id="13025" w:author="Stefanie Lane" w:date="2022-06-23T15:12:00Z">
                  <w:rPr>
                    <w:ins w:id="13026" w:author="Stefanie Lane" w:date="2022-06-23T15:12:00Z"/>
                    <w:del w:id="13027" w:author="Lane, Stefanie" w:date="2023-04-28T12:07:00Z"/>
                  </w:rPr>
                </w:rPrChange>
              </w:rPr>
              <w:pPrChange w:id="13028" w:author="Stefanie Lane" w:date="2022-06-23T15:12:00Z">
                <w:pPr>
                  <w:jc w:val="center"/>
                </w:pPr>
              </w:pPrChange>
            </w:pPr>
            <w:ins w:id="13029" w:author="Stefanie Lane" w:date="2022-06-23T15:12:00Z">
              <w:del w:id="13030" w:author="Lane, Stefanie" w:date="2023-04-28T12:07:00Z">
                <w:r w:rsidRPr="00EB4CE1" w:rsidDel="00402FFE">
                  <w:rPr>
                    <w:rFonts w:ascii="Calibri" w:eastAsia="Times New Roman" w:hAnsi="Calibri" w:cs="Calibri"/>
                    <w:color w:val="000000"/>
                    <w:rPrChange w:id="13031" w:author="Stefanie Lane" w:date="2022-06-23T15:12:00Z">
                      <w:rPr/>
                    </w:rPrChange>
                  </w:rPr>
                  <w:delText>0.11</w:delText>
                </w:r>
              </w:del>
            </w:ins>
          </w:p>
        </w:tc>
        <w:tc>
          <w:tcPr>
            <w:tcW w:w="810" w:type="dxa"/>
            <w:tcBorders>
              <w:top w:val="nil"/>
              <w:left w:val="nil"/>
              <w:bottom w:val="nil"/>
              <w:right w:val="nil"/>
            </w:tcBorders>
            <w:shd w:val="clear" w:color="auto" w:fill="auto"/>
            <w:noWrap/>
            <w:vAlign w:val="bottom"/>
            <w:hideMark/>
            <w:tcPrChange w:id="13032" w:author="Stefanie Lane" w:date="2022-06-23T15:14:00Z">
              <w:tcPr>
                <w:tcW w:w="960" w:type="dxa"/>
                <w:tcBorders>
                  <w:top w:val="nil"/>
                  <w:left w:val="nil"/>
                  <w:bottom w:val="nil"/>
                  <w:right w:val="nil"/>
                </w:tcBorders>
                <w:shd w:val="clear" w:color="auto" w:fill="auto"/>
                <w:noWrap/>
                <w:vAlign w:val="bottom"/>
                <w:hideMark/>
              </w:tcPr>
            </w:tcPrChange>
          </w:tcPr>
          <w:p w14:paraId="3EE56128" w14:textId="77777777" w:rsidR="00EB4CE1" w:rsidRPr="00EB4CE1" w:rsidDel="00402FFE" w:rsidRDefault="00EB4CE1">
            <w:pPr>
              <w:spacing w:after="0" w:line="240" w:lineRule="auto"/>
              <w:jc w:val="center"/>
              <w:rPr>
                <w:ins w:id="13033" w:author="Stefanie Lane" w:date="2022-06-23T15:12:00Z"/>
                <w:del w:id="13034" w:author="Lane, Stefanie" w:date="2023-04-28T12:07:00Z"/>
                <w:rFonts w:ascii="Calibri" w:eastAsia="Times New Roman" w:hAnsi="Calibri" w:cs="Calibri"/>
                <w:color w:val="000000"/>
                <w:rPrChange w:id="13035" w:author="Stefanie Lane" w:date="2022-06-23T15:12:00Z">
                  <w:rPr>
                    <w:ins w:id="13036" w:author="Stefanie Lane" w:date="2022-06-23T15:12:00Z"/>
                    <w:del w:id="13037" w:author="Lane, Stefanie" w:date="2023-04-28T12:07:00Z"/>
                  </w:rPr>
                </w:rPrChange>
              </w:rPr>
              <w:pPrChange w:id="13038" w:author="Stefanie Lane" w:date="2022-06-23T15:12:00Z">
                <w:pPr>
                  <w:jc w:val="center"/>
                </w:pPr>
              </w:pPrChange>
            </w:pPr>
            <w:ins w:id="13039" w:author="Stefanie Lane" w:date="2022-06-23T15:12:00Z">
              <w:del w:id="13040" w:author="Lane, Stefanie" w:date="2023-04-28T12:07:00Z">
                <w:r w:rsidRPr="00EB4CE1" w:rsidDel="00402FFE">
                  <w:rPr>
                    <w:rFonts w:ascii="Calibri" w:eastAsia="Times New Roman" w:hAnsi="Calibri" w:cs="Calibri"/>
                    <w:color w:val="000000"/>
                    <w:rPrChange w:id="13041"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304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0CD0963" w14:textId="77777777" w:rsidR="00EB4CE1" w:rsidRPr="00EB4CE1" w:rsidDel="00402FFE" w:rsidRDefault="00EB4CE1">
            <w:pPr>
              <w:spacing w:after="0" w:line="240" w:lineRule="auto"/>
              <w:jc w:val="center"/>
              <w:rPr>
                <w:ins w:id="13043" w:author="Stefanie Lane" w:date="2022-06-23T15:12:00Z"/>
                <w:del w:id="13044" w:author="Lane, Stefanie" w:date="2023-04-28T12:07:00Z"/>
                <w:rFonts w:ascii="Calibri" w:eastAsia="Times New Roman" w:hAnsi="Calibri" w:cs="Calibri"/>
                <w:color w:val="000000"/>
                <w:rPrChange w:id="13045" w:author="Stefanie Lane" w:date="2022-06-23T15:12:00Z">
                  <w:rPr>
                    <w:ins w:id="13046" w:author="Stefanie Lane" w:date="2022-06-23T15:12:00Z"/>
                    <w:del w:id="13047" w:author="Lane, Stefanie" w:date="2023-04-28T12:07:00Z"/>
                  </w:rPr>
                </w:rPrChange>
              </w:rPr>
              <w:pPrChange w:id="13048" w:author="Stefanie Lane" w:date="2022-06-23T15:12:00Z">
                <w:pPr>
                  <w:jc w:val="center"/>
                </w:pPr>
              </w:pPrChange>
            </w:pPr>
            <w:ins w:id="13049" w:author="Stefanie Lane" w:date="2022-06-23T15:12:00Z">
              <w:del w:id="13050" w:author="Lane, Stefanie" w:date="2023-04-28T12:07:00Z">
                <w:r w:rsidRPr="00EB4CE1" w:rsidDel="00402FFE">
                  <w:rPr>
                    <w:rFonts w:ascii="Calibri" w:eastAsia="Times New Roman" w:hAnsi="Calibri" w:cs="Calibri"/>
                    <w:color w:val="000000"/>
                    <w:rPrChange w:id="13051" w:author="Stefanie Lane" w:date="2022-06-23T15:12:00Z">
                      <w:rPr/>
                    </w:rPrChange>
                  </w:rPr>
                  <w:delText>-100.0</w:delText>
                </w:r>
              </w:del>
            </w:ins>
          </w:p>
        </w:tc>
      </w:tr>
      <w:tr w:rsidR="00EB4CE1" w:rsidRPr="00EB4CE1" w:rsidDel="00402FFE" w14:paraId="199A87D6" w14:textId="77777777" w:rsidTr="006F10B7">
        <w:trPr>
          <w:trHeight w:val="290"/>
          <w:ins w:id="13052" w:author="Stefanie Lane" w:date="2022-06-23T15:12:00Z"/>
          <w:del w:id="13053" w:author="Lane, Stefanie" w:date="2023-04-28T12:07:00Z"/>
          <w:trPrChange w:id="1305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05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08048F6" w14:textId="77777777" w:rsidR="00EB4CE1" w:rsidRPr="00EB4CE1" w:rsidDel="00402FFE" w:rsidRDefault="00EB4CE1">
            <w:pPr>
              <w:spacing w:after="0" w:line="240" w:lineRule="auto"/>
              <w:rPr>
                <w:ins w:id="13056" w:author="Stefanie Lane" w:date="2022-06-23T15:12:00Z"/>
                <w:del w:id="13057" w:author="Lane, Stefanie" w:date="2023-04-28T12:07:00Z"/>
                <w:rFonts w:ascii="Calibri" w:eastAsia="Times New Roman" w:hAnsi="Calibri" w:cs="Calibri"/>
                <w:color w:val="000000"/>
                <w:rPrChange w:id="13058" w:author="Stefanie Lane" w:date="2022-06-23T15:12:00Z">
                  <w:rPr>
                    <w:ins w:id="13059" w:author="Stefanie Lane" w:date="2022-06-23T15:12:00Z"/>
                    <w:del w:id="13060" w:author="Lane, Stefanie" w:date="2023-04-28T12:07:00Z"/>
                  </w:rPr>
                </w:rPrChange>
              </w:rPr>
              <w:pPrChange w:id="1306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06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47BC97B" w14:textId="77777777" w:rsidR="00EB4CE1" w:rsidRPr="00EB4CE1" w:rsidDel="00402FFE" w:rsidRDefault="00EB4CE1">
            <w:pPr>
              <w:spacing w:after="0" w:line="240" w:lineRule="auto"/>
              <w:rPr>
                <w:ins w:id="13063" w:author="Stefanie Lane" w:date="2022-06-23T15:12:00Z"/>
                <w:del w:id="13064" w:author="Lane, Stefanie" w:date="2023-04-28T12:07:00Z"/>
                <w:rFonts w:ascii="Calibri" w:eastAsia="Times New Roman" w:hAnsi="Calibri" w:cs="Calibri"/>
                <w:color w:val="000000"/>
                <w:rPrChange w:id="13065" w:author="Stefanie Lane" w:date="2022-06-23T15:12:00Z">
                  <w:rPr>
                    <w:ins w:id="13066" w:author="Stefanie Lane" w:date="2022-06-23T15:12:00Z"/>
                    <w:del w:id="13067" w:author="Lane, Stefanie" w:date="2023-04-28T12:07:00Z"/>
                  </w:rPr>
                </w:rPrChange>
              </w:rPr>
              <w:pPrChange w:id="1306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306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BED2B6E" w14:textId="77777777" w:rsidR="00EB4CE1" w:rsidRPr="00EB4CE1" w:rsidDel="00402FFE" w:rsidRDefault="00EB4CE1">
            <w:pPr>
              <w:spacing w:after="0" w:line="240" w:lineRule="auto"/>
              <w:rPr>
                <w:ins w:id="13070" w:author="Stefanie Lane" w:date="2022-06-23T15:12:00Z"/>
                <w:del w:id="13071" w:author="Lane, Stefanie" w:date="2023-04-28T12:07:00Z"/>
                <w:rFonts w:ascii="Calibri" w:eastAsia="Times New Roman" w:hAnsi="Calibri" w:cs="Calibri"/>
                <w:i/>
                <w:iCs/>
                <w:color w:val="000000"/>
                <w:rPrChange w:id="13072" w:author="Stefanie Lane" w:date="2022-06-23T15:12:00Z">
                  <w:rPr>
                    <w:ins w:id="13073" w:author="Stefanie Lane" w:date="2022-06-23T15:12:00Z"/>
                    <w:del w:id="13074" w:author="Lane, Stefanie" w:date="2023-04-28T12:07:00Z"/>
                  </w:rPr>
                </w:rPrChange>
              </w:rPr>
              <w:pPrChange w:id="13075" w:author="Stefanie Lane" w:date="2022-06-23T15:12:00Z">
                <w:pPr/>
              </w:pPrChange>
            </w:pPr>
            <w:ins w:id="13076" w:author="Stefanie Lane" w:date="2022-06-23T15:12:00Z">
              <w:del w:id="13077" w:author="Lane, Stefanie" w:date="2023-04-28T12:07:00Z">
                <w:r w:rsidRPr="00EB4CE1" w:rsidDel="00402FFE">
                  <w:rPr>
                    <w:rFonts w:ascii="Calibri" w:eastAsia="Times New Roman" w:hAnsi="Calibri" w:cs="Calibri"/>
                    <w:i/>
                    <w:iCs/>
                    <w:color w:val="000000"/>
                    <w:rPrChange w:id="13078" w:author="Stefanie Lane" w:date="2022-06-23T15:12:00Z">
                      <w:rPr/>
                    </w:rPrChange>
                  </w:rPr>
                  <w:delText>Poa trivialis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307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4A7FA33" w14:textId="77777777" w:rsidR="00EB4CE1" w:rsidRPr="00EB4CE1" w:rsidDel="00402FFE" w:rsidRDefault="00EB4CE1">
            <w:pPr>
              <w:spacing w:after="0" w:line="240" w:lineRule="auto"/>
              <w:jc w:val="center"/>
              <w:rPr>
                <w:ins w:id="13080" w:author="Stefanie Lane" w:date="2022-06-23T15:12:00Z"/>
                <w:del w:id="13081" w:author="Lane, Stefanie" w:date="2023-04-28T12:07:00Z"/>
                <w:rFonts w:ascii="Calibri" w:eastAsia="Times New Roman" w:hAnsi="Calibri" w:cs="Calibri"/>
                <w:color w:val="000000"/>
                <w:rPrChange w:id="13082" w:author="Stefanie Lane" w:date="2022-06-23T15:12:00Z">
                  <w:rPr>
                    <w:ins w:id="13083" w:author="Stefanie Lane" w:date="2022-06-23T15:12:00Z"/>
                    <w:del w:id="13084" w:author="Lane, Stefanie" w:date="2023-04-28T12:07:00Z"/>
                  </w:rPr>
                </w:rPrChange>
              </w:rPr>
              <w:pPrChange w:id="13085" w:author="Stefanie Lane" w:date="2022-06-23T15:12:00Z">
                <w:pPr>
                  <w:jc w:val="center"/>
                </w:pPr>
              </w:pPrChange>
            </w:pPr>
            <w:ins w:id="13086" w:author="Stefanie Lane" w:date="2022-06-23T15:12:00Z">
              <w:del w:id="13087" w:author="Lane, Stefanie" w:date="2023-04-28T12:07:00Z">
                <w:r w:rsidRPr="00EB4CE1" w:rsidDel="00402FFE">
                  <w:rPr>
                    <w:rFonts w:ascii="Calibri" w:eastAsia="Times New Roman" w:hAnsi="Calibri" w:cs="Calibri"/>
                    <w:color w:val="000000"/>
                    <w:rPrChange w:id="13088" w:author="Stefanie Lane" w:date="2022-06-23T15:12:00Z">
                      <w:rPr/>
                    </w:rPrChange>
                  </w:rPr>
                  <w:delText>0.11</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308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B3624E9" w14:textId="77777777" w:rsidR="00EB4CE1" w:rsidRPr="00EB4CE1" w:rsidDel="00402FFE" w:rsidRDefault="00EB4CE1">
            <w:pPr>
              <w:spacing w:after="0" w:line="240" w:lineRule="auto"/>
              <w:jc w:val="center"/>
              <w:rPr>
                <w:ins w:id="13090" w:author="Stefanie Lane" w:date="2022-06-23T15:12:00Z"/>
                <w:del w:id="13091" w:author="Lane, Stefanie" w:date="2023-04-28T12:07:00Z"/>
                <w:rFonts w:ascii="Calibri" w:eastAsia="Times New Roman" w:hAnsi="Calibri" w:cs="Calibri"/>
                <w:color w:val="000000"/>
                <w:rPrChange w:id="13092" w:author="Stefanie Lane" w:date="2022-06-23T15:12:00Z">
                  <w:rPr>
                    <w:ins w:id="13093" w:author="Stefanie Lane" w:date="2022-06-23T15:12:00Z"/>
                    <w:del w:id="13094" w:author="Lane, Stefanie" w:date="2023-04-28T12:07:00Z"/>
                  </w:rPr>
                </w:rPrChange>
              </w:rPr>
              <w:pPrChange w:id="13095" w:author="Stefanie Lane" w:date="2022-06-23T15:12:00Z">
                <w:pPr>
                  <w:jc w:val="center"/>
                </w:pPr>
              </w:pPrChange>
            </w:pPr>
            <w:ins w:id="13096" w:author="Stefanie Lane" w:date="2022-06-23T15:12:00Z">
              <w:del w:id="13097" w:author="Lane, Stefanie" w:date="2023-04-28T12:07:00Z">
                <w:r w:rsidRPr="00EB4CE1" w:rsidDel="00402FFE">
                  <w:rPr>
                    <w:rFonts w:ascii="Calibri" w:eastAsia="Times New Roman" w:hAnsi="Calibri" w:cs="Calibri"/>
                    <w:color w:val="000000"/>
                    <w:rPrChange w:id="13098"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309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732C2D5" w14:textId="77777777" w:rsidR="00EB4CE1" w:rsidRPr="00EB4CE1" w:rsidDel="00402FFE" w:rsidRDefault="00EB4CE1">
            <w:pPr>
              <w:spacing w:after="0" w:line="240" w:lineRule="auto"/>
              <w:jc w:val="center"/>
              <w:rPr>
                <w:ins w:id="13100" w:author="Stefanie Lane" w:date="2022-06-23T15:12:00Z"/>
                <w:del w:id="13101" w:author="Lane, Stefanie" w:date="2023-04-28T12:07:00Z"/>
                <w:rFonts w:ascii="Calibri" w:eastAsia="Times New Roman" w:hAnsi="Calibri" w:cs="Calibri"/>
                <w:color w:val="000000"/>
                <w:rPrChange w:id="13102" w:author="Stefanie Lane" w:date="2022-06-23T15:12:00Z">
                  <w:rPr>
                    <w:ins w:id="13103" w:author="Stefanie Lane" w:date="2022-06-23T15:12:00Z"/>
                    <w:del w:id="13104" w:author="Lane, Stefanie" w:date="2023-04-28T12:07:00Z"/>
                  </w:rPr>
                </w:rPrChange>
              </w:rPr>
              <w:pPrChange w:id="13105" w:author="Stefanie Lane" w:date="2022-06-23T15:12:00Z">
                <w:pPr>
                  <w:jc w:val="center"/>
                </w:pPr>
              </w:pPrChange>
            </w:pPr>
            <w:ins w:id="13106" w:author="Stefanie Lane" w:date="2022-06-23T15:12:00Z">
              <w:del w:id="13107" w:author="Lane, Stefanie" w:date="2023-04-28T12:07:00Z">
                <w:r w:rsidRPr="00EB4CE1" w:rsidDel="00402FFE">
                  <w:rPr>
                    <w:rFonts w:ascii="Calibri" w:eastAsia="Times New Roman" w:hAnsi="Calibri" w:cs="Calibri"/>
                    <w:color w:val="000000"/>
                    <w:rPrChange w:id="13108"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310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1692418" w14:textId="77777777" w:rsidR="00EB4CE1" w:rsidRPr="00EB4CE1" w:rsidDel="00402FFE" w:rsidRDefault="00EB4CE1">
            <w:pPr>
              <w:spacing w:after="0" w:line="240" w:lineRule="auto"/>
              <w:jc w:val="center"/>
              <w:rPr>
                <w:ins w:id="13110" w:author="Stefanie Lane" w:date="2022-06-23T15:12:00Z"/>
                <w:del w:id="13111" w:author="Lane, Stefanie" w:date="2023-04-28T12:07:00Z"/>
                <w:rFonts w:ascii="Calibri" w:eastAsia="Times New Roman" w:hAnsi="Calibri" w:cs="Calibri"/>
                <w:color w:val="000000"/>
                <w:rPrChange w:id="13112" w:author="Stefanie Lane" w:date="2022-06-23T15:12:00Z">
                  <w:rPr>
                    <w:ins w:id="13113" w:author="Stefanie Lane" w:date="2022-06-23T15:12:00Z"/>
                    <w:del w:id="13114" w:author="Lane, Stefanie" w:date="2023-04-28T12:07:00Z"/>
                  </w:rPr>
                </w:rPrChange>
              </w:rPr>
              <w:pPrChange w:id="13115" w:author="Stefanie Lane" w:date="2022-06-23T15:12:00Z">
                <w:pPr>
                  <w:jc w:val="center"/>
                </w:pPr>
              </w:pPrChange>
            </w:pPr>
            <w:ins w:id="13116" w:author="Stefanie Lane" w:date="2022-06-23T15:12:00Z">
              <w:del w:id="13117" w:author="Lane, Stefanie" w:date="2023-04-28T12:07:00Z">
                <w:r w:rsidRPr="00EB4CE1" w:rsidDel="00402FFE">
                  <w:rPr>
                    <w:rFonts w:ascii="Calibri" w:eastAsia="Times New Roman" w:hAnsi="Calibri" w:cs="Calibri"/>
                    <w:color w:val="000000"/>
                    <w:rPrChange w:id="13118" w:author="Stefanie Lane" w:date="2022-06-23T15:12:00Z">
                      <w:rPr/>
                    </w:rPrChange>
                  </w:rPr>
                  <w:delText>-100.0</w:delText>
                </w:r>
              </w:del>
            </w:ins>
          </w:p>
        </w:tc>
      </w:tr>
      <w:tr w:rsidR="00EB4CE1" w:rsidRPr="00EB4CE1" w:rsidDel="00402FFE" w14:paraId="20A44EEC" w14:textId="77777777" w:rsidTr="006F10B7">
        <w:trPr>
          <w:trHeight w:val="290"/>
          <w:ins w:id="13119" w:author="Stefanie Lane" w:date="2022-06-23T15:12:00Z"/>
          <w:del w:id="13120" w:author="Lane, Stefanie" w:date="2023-04-28T12:07:00Z"/>
          <w:trPrChange w:id="1312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12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859CB6C" w14:textId="77777777" w:rsidR="00EB4CE1" w:rsidRPr="00EB4CE1" w:rsidDel="00402FFE" w:rsidRDefault="00EB4CE1">
            <w:pPr>
              <w:spacing w:after="0" w:line="240" w:lineRule="auto"/>
              <w:rPr>
                <w:ins w:id="13123" w:author="Stefanie Lane" w:date="2022-06-23T15:12:00Z"/>
                <w:del w:id="13124" w:author="Lane, Stefanie" w:date="2023-04-28T12:07:00Z"/>
                <w:rFonts w:ascii="Calibri" w:eastAsia="Times New Roman" w:hAnsi="Calibri" w:cs="Calibri"/>
                <w:color w:val="000000"/>
                <w:rPrChange w:id="13125" w:author="Stefanie Lane" w:date="2022-06-23T15:12:00Z">
                  <w:rPr>
                    <w:ins w:id="13126" w:author="Stefanie Lane" w:date="2022-06-23T15:12:00Z"/>
                    <w:del w:id="13127" w:author="Lane, Stefanie" w:date="2023-04-28T12:07:00Z"/>
                  </w:rPr>
                </w:rPrChange>
              </w:rPr>
              <w:pPrChange w:id="1312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12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7DDCE4C" w14:textId="77777777" w:rsidR="00EB4CE1" w:rsidRPr="00EB4CE1" w:rsidDel="00402FFE" w:rsidRDefault="00EB4CE1">
            <w:pPr>
              <w:spacing w:after="0" w:line="240" w:lineRule="auto"/>
              <w:rPr>
                <w:ins w:id="13130" w:author="Stefanie Lane" w:date="2022-06-23T15:12:00Z"/>
                <w:del w:id="13131" w:author="Lane, Stefanie" w:date="2023-04-28T12:07:00Z"/>
                <w:rFonts w:ascii="Calibri" w:eastAsia="Times New Roman" w:hAnsi="Calibri" w:cs="Calibri"/>
                <w:color w:val="000000"/>
                <w:rPrChange w:id="13132" w:author="Stefanie Lane" w:date="2022-06-23T15:12:00Z">
                  <w:rPr>
                    <w:ins w:id="13133" w:author="Stefanie Lane" w:date="2022-06-23T15:12:00Z"/>
                    <w:del w:id="13134" w:author="Lane, Stefanie" w:date="2023-04-28T12:07:00Z"/>
                  </w:rPr>
                </w:rPrChange>
              </w:rPr>
              <w:pPrChange w:id="13135" w:author="Stefanie Lane" w:date="2022-06-23T15:12:00Z">
                <w:pPr/>
              </w:pPrChange>
            </w:pPr>
          </w:p>
        </w:tc>
        <w:tc>
          <w:tcPr>
            <w:tcW w:w="3320" w:type="dxa"/>
            <w:tcBorders>
              <w:top w:val="nil"/>
              <w:left w:val="nil"/>
              <w:bottom w:val="nil"/>
              <w:right w:val="nil"/>
            </w:tcBorders>
            <w:shd w:val="clear" w:color="auto" w:fill="auto"/>
            <w:noWrap/>
            <w:vAlign w:val="bottom"/>
            <w:hideMark/>
            <w:tcPrChange w:id="13136" w:author="Stefanie Lane" w:date="2022-06-23T15:14:00Z">
              <w:tcPr>
                <w:tcW w:w="3320" w:type="dxa"/>
                <w:tcBorders>
                  <w:top w:val="nil"/>
                  <w:left w:val="nil"/>
                  <w:bottom w:val="nil"/>
                  <w:right w:val="nil"/>
                </w:tcBorders>
                <w:shd w:val="clear" w:color="auto" w:fill="auto"/>
                <w:noWrap/>
                <w:vAlign w:val="bottom"/>
                <w:hideMark/>
              </w:tcPr>
            </w:tcPrChange>
          </w:tcPr>
          <w:p w14:paraId="633FE7D7" w14:textId="77777777" w:rsidR="00EB4CE1" w:rsidRPr="00EB4CE1" w:rsidDel="00402FFE" w:rsidRDefault="00EB4CE1">
            <w:pPr>
              <w:spacing w:after="0" w:line="240" w:lineRule="auto"/>
              <w:rPr>
                <w:ins w:id="13137" w:author="Stefanie Lane" w:date="2022-06-23T15:12:00Z"/>
                <w:del w:id="13138" w:author="Lane, Stefanie" w:date="2023-04-28T12:07:00Z"/>
                <w:rFonts w:ascii="Calibri" w:eastAsia="Times New Roman" w:hAnsi="Calibri" w:cs="Calibri"/>
                <w:i/>
                <w:iCs/>
                <w:color w:val="000000"/>
                <w:rPrChange w:id="13139" w:author="Stefanie Lane" w:date="2022-06-23T15:12:00Z">
                  <w:rPr>
                    <w:ins w:id="13140" w:author="Stefanie Lane" w:date="2022-06-23T15:12:00Z"/>
                    <w:del w:id="13141" w:author="Lane, Stefanie" w:date="2023-04-28T12:07:00Z"/>
                  </w:rPr>
                </w:rPrChange>
              </w:rPr>
              <w:pPrChange w:id="13142" w:author="Stefanie Lane" w:date="2022-06-23T15:12:00Z">
                <w:pPr/>
              </w:pPrChange>
            </w:pPr>
            <w:ins w:id="13143" w:author="Stefanie Lane" w:date="2022-06-23T15:12:00Z">
              <w:del w:id="13144" w:author="Lane, Stefanie" w:date="2023-04-28T12:07:00Z">
                <w:r w:rsidRPr="00EB4CE1" w:rsidDel="00402FFE">
                  <w:rPr>
                    <w:rFonts w:ascii="Calibri" w:eastAsia="Times New Roman" w:hAnsi="Calibri" w:cs="Calibri"/>
                    <w:i/>
                    <w:iCs/>
                    <w:color w:val="000000"/>
                    <w:rPrChange w:id="13145" w:author="Stefanie Lane" w:date="2022-06-23T15:12:00Z">
                      <w:rPr/>
                    </w:rPrChange>
                  </w:rPr>
                  <w:delText>Sium suave</w:delText>
                </w:r>
              </w:del>
            </w:ins>
          </w:p>
        </w:tc>
        <w:tc>
          <w:tcPr>
            <w:tcW w:w="869" w:type="dxa"/>
            <w:tcBorders>
              <w:top w:val="nil"/>
              <w:left w:val="nil"/>
              <w:bottom w:val="nil"/>
              <w:right w:val="nil"/>
            </w:tcBorders>
            <w:shd w:val="clear" w:color="auto" w:fill="auto"/>
            <w:noWrap/>
            <w:vAlign w:val="bottom"/>
            <w:hideMark/>
            <w:tcPrChange w:id="13146" w:author="Stefanie Lane" w:date="2022-06-23T15:14:00Z">
              <w:tcPr>
                <w:tcW w:w="960" w:type="dxa"/>
                <w:tcBorders>
                  <w:top w:val="nil"/>
                  <w:left w:val="nil"/>
                  <w:bottom w:val="nil"/>
                  <w:right w:val="nil"/>
                </w:tcBorders>
                <w:shd w:val="clear" w:color="auto" w:fill="auto"/>
                <w:noWrap/>
                <w:vAlign w:val="bottom"/>
                <w:hideMark/>
              </w:tcPr>
            </w:tcPrChange>
          </w:tcPr>
          <w:p w14:paraId="25ADFFB8" w14:textId="77777777" w:rsidR="00EB4CE1" w:rsidRPr="00EB4CE1" w:rsidDel="00402FFE" w:rsidRDefault="00EB4CE1">
            <w:pPr>
              <w:spacing w:after="0" w:line="240" w:lineRule="auto"/>
              <w:jc w:val="center"/>
              <w:rPr>
                <w:ins w:id="13147" w:author="Stefanie Lane" w:date="2022-06-23T15:12:00Z"/>
                <w:del w:id="13148" w:author="Lane, Stefanie" w:date="2023-04-28T12:07:00Z"/>
                <w:rFonts w:ascii="Calibri" w:eastAsia="Times New Roman" w:hAnsi="Calibri" w:cs="Calibri"/>
                <w:color w:val="000000"/>
                <w:rPrChange w:id="13149" w:author="Stefanie Lane" w:date="2022-06-23T15:12:00Z">
                  <w:rPr>
                    <w:ins w:id="13150" w:author="Stefanie Lane" w:date="2022-06-23T15:12:00Z"/>
                    <w:del w:id="13151" w:author="Lane, Stefanie" w:date="2023-04-28T12:07:00Z"/>
                  </w:rPr>
                </w:rPrChange>
              </w:rPr>
              <w:pPrChange w:id="13152" w:author="Stefanie Lane" w:date="2022-06-23T15:12:00Z">
                <w:pPr>
                  <w:jc w:val="center"/>
                </w:pPr>
              </w:pPrChange>
            </w:pPr>
            <w:ins w:id="13153" w:author="Stefanie Lane" w:date="2022-06-23T15:12:00Z">
              <w:del w:id="13154" w:author="Lane, Stefanie" w:date="2023-04-28T12:07:00Z">
                <w:r w:rsidRPr="00EB4CE1" w:rsidDel="00402FFE">
                  <w:rPr>
                    <w:rFonts w:ascii="Calibri" w:eastAsia="Times New Roman" w:hAnsi="Calibri" w:cs="Calibri"/>
                    <w:color w:val="000000"/>
                    <w:rPrChange w:id="13155" w:author="Stefanie Lane" w:date="2022-06-23T15:12:00Z">
                      <w:rPr/>
                    </w:rPrChange>
                  </w:rPr>
                  <w:delText>0.63</w:delText>
                </w:r>
              </w:del>
            </w:ins>
          </w:p>
        </w:tc>
        <w:tc>
          <w:tcPr>
            <w:tcW w:w="990" w:type="dxa"/>
            <w:tcBorders>
              <w:top w:val="nil"/>
              <w:left w:val="nil"/>
              <w:bottom w:val="nil"/>
              <w:right w:val="nil"/>
            </w:tcBorders>
            <w:shd w:val="clear" w:color="auto" w:fill="auto"/>
            <w:noWrap/>
            <w:vAlign w:val="bottom"/>
            <w:hideMark/>
            <w:tcPrChange w:id="13156" w:author="Stefanie Lane" w:date="2022-06-23T15:14:00Z">
              <w:tcPr>
                <w:tcW w:w="960" w:type="dxa"/>
                <w:tcBorders>
                  <w:top w:val="nil"/>
                  <w:left w:val="nil"/>
                  <w:bottom w:val="nil"/>
                  <w:right w:val="nil"/>
                </w:tcBorders>
                <w:shd w:val="clear" w:color="auto" w:fill="auto"/>
                <w:noWrap/>
                <w:vAlign w:val="bottom"/>
                <w:hideMark/>
              </w:tcPr>
            </w:tcPrChange>
          </w:tcPr>
          <w:p w14:paraId="1F37FCCE" w14:textId="77777777" w:rsidR="00EB4CE1" w:rsidRPr="00EB4CE1" w:rsidDel="00402FFE" w:rsidRDefault="00EB4CE1">
            <w:pPr>
              <w:spacing w:after="0" w:line="240" w:lineRule="auto"/>
              <w:jc w:val="center"/>
              <w:rPr>
                <w:ins w:id="13157" w:author="Stefanie Lane" w:date="2022-06-23T15:12:00Z"/>
                <w:del w:id="13158" w:author="Lane, Stefanie" w:date="2023-04-28T12:07:00Z"/>
                <w:rFonts w:ascii="Calibri" w:eastAsia="Times New Roman" w:hAnsi="Calibri" w:cs="Calibri"/>
                <w:color w:val="000000"/>
                <w:rPrChange w:id="13159" w:author="Stefanie Lane" w:date="2022-06-23T15:12:00Z">
                  <w:rPr>
                    <w:ins w:id="13160" w:author="Stefanie Lane" w:date="2022-06-23T15:12:00Z"/>
                    <w:del w:id="13161" w:author="Lane, Stefanie" w:date="2023-04-28T12:07:00Z"/>
                  </w:rPr>
                </w:rPrChange>
              </w:rPr>
              <w:pPrChange w:id="13162" w:author="Stefanie Lane" w:date="2022-06-23T15:12:00Z">
                <w:pPr>
                  <w:jc w:val="center"/>
                </w:pPr>
              </w:pPrChange>
            </w:pPr>
            <w:ins w:id="13163" w:author="Stefanie Lane" w:date="2022-06-23T15:12:00Z">
              <w:del w:id="13164" w:author="Lane, Stefanie" w:date="2023-04-28T12:07:00Z">
                <w:r w:rsidRPr="00EB4CE1" w:rsidDel="00402FFE">
                  <w:rPr>
                    <w:rFonts w:ascii="Calibri" w:eastAsia="Times New Roman" w:hAnsi="Calibri" w:cs="Calibri"/>
                    <w:color w:val="000000"/>
                    <w:rPrChange w:id="13165" w:author="Stefanie Lane" w:date="2022-06-23T15:12:00Z">
                      <w:rPr/>
                    </w:rPrChange>
                  </w:rPr>
                  <w:delText>0.17</w:delText>
                </w:r>
              </w:del>
            </w:ins>
          </w:p>
        </w:tc>
        <w:tc>
          <w:tcPr>
            <w:tcW w:w="810" w:type="dxa"/>
            <w:tcBorders>
              <w:top w:val="nil"/>
              <w:left w:val="nil"/>
              <w:bottom w:val="nil"/>
              <w:right w:val="nil"/>
            </w:tcBorders>
            <w:shd w:val="clear" w:color="auto" w:fill="auto"/>
            <w:noWrap/>
            <w:vAlign w:val="bottom"/>
            <w:hideMark/>
            <w:tcPrChange w:id="13166" w:author="Stefanie Lane" w:date="2022-06-23T15:14:00Z">
              <w:tcPr>
                <w:tcW w:w="960" w:type="dxa"/>
                <w:tcBorders>
                  <w:top w:val="nil"/>
                  <w:left w:val="nil"/>
                  <w:bottom w:val="nil"/>
                  <w:right w:val="nil"/>
                </w:tcBorders>
                <w:shd w:val="clear" w:color="auto" w:fill="auto"/>
                <w:noWrap/>
                <w:vAlign w:val="bottom"/>
                <w:hideMark/>
              </w:tcPr>
            </w:tcPrChange>
          </w:tcPr>
          <w:p w14:paraId="41EA1ED6" w14:textId="77777777" w:rsidR="00EB4CE1" w:rsidRPr="00EB4CE1" w:rsidDel="00402FFE" w:rsidRDefault="00EB4CE1">
            <w:pPr>
              <w:spacing w:after="0" w:line="240" w:lineRule="auto"/>
              <w:jc w:val="center"/>
              <w:rPr>
                <w:ins w:id="13167" w:author="Stefanie Lane" w:date="2022-06-23T15:12:00Z"/>
                <w:del w:id="13168" w:author="Lane, Stefanie" w:date="2023-04-28T12:07:00Z"/>
                <w:rFonts w:ascii="Calibri" w:eastAsia="Times New Roman" w:hAnsi="Calibri" w:cs="Calibri"/>
                <w:color w:val="000000"/>
                <w:rPrChange w:id="13169" w:author="Stefanie Lane" w:date="2022-06-23T15:12:00Z">
                  <w:rPr>
                    <w:ins w:id="13170" w:author="Stefanie Lane" w:date="2022-06-23T15:12:00Z"/>
                    <w:del w:id="13171" w:author="Lane, Stefanie" w:date="2023-04-28T12:07:00Z"/>
                  </w:rPr>
                </w:rPrChange>
              </w:rPr>
              <w:pPrChange w:id="13172" w:author="Stefanie Lane" w:date="2022-06-23T15:12:00Z">
                <w:pPr>
                  <w:jc w:val="center"/>
                </w:pPr>
              </w:pPrChange>
            </w:pPr>
            <w:ins w:id="13173" w:author="Stefanie Lane" w:date="2022-06-23T15:12:00Z">
              <w:del w:id="13174" w:author="Lane, Stefanie" w:date="2023-04-28T12:07:00Z">
                <w:r w:rsidRPr="00EB4CE1" w:rsidDel="00402FFE">
                  <w:rPr>
                    <w:rFonts w:ascii="Calibri" w:eastAsia="Times New Roman" w:hAnsi="Calibri" w:cs="Calibri"/>
                    <w:color w:val="000000"/>
                    <w:rPrChange w:id="13175"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317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DADD3D4" w14:textId="77777777" w:rsidR="00EB4CE1" w:rsidRPr="00EB4CE1" w:rsidDel="00402FFE" w:rsidRDefault="00EB4CE1">
            <w:pPr>
              <w:spacing w:after="0" w:line="240" w:lineRule="auto"/>
              <w:jc w:val="center"/>
              <w:rPr>
                <w:ins w:id="13177" w:author="Stefanie Lane" w:date="2022-06-23T15:12:00Z"/>
                <w:del w:id="13178" w:author="Lane, Stefanie" w:date="2023-04-28T12:07:00Z"/>
                <w:rFonts w:ascii="Calibri" w:eastAsia="Times New Roman" w:hAnsi="Calibri" w:cs="Calibri"/>
                <w:color w:val="000000"/>
                <w:rPrChange w:id="13179" w:author="Stefanie Lane" w:date="2022-06-23T15:12:00Z">
                  <w:rPr>
                    <w:ins w:id="13180" w:author="Stefanie Lane" w:date="2022-06-23T15:12:00Z"/>
                    <w:del w:id="13181" w:author="Lane, Stefanie" w:date="2023-04-28T12:07:00Z"/>
                  </w:rPr>
                </w:rPrChange>
              </w:rPr>
              <w:pPrChange w:id="13182" w:author="Stefanie Lane" w:date="2022-06-23T15:12:00Z">
                <w:pPr>
                  <w:jc w:val="center"/>
                </w:pPr>
              </w:pPrChange>
            </w:pPr>
            <w:ins w:id="13183" w:author="Stefanie Lane" w:date="2022-06-23T15:12:00Z">
              <w:del w:id="13184" w:author="Lane, Stefanie" w:date="2023-04-28T12:07:00Z">
                <w:r w:rsidRPr="00EB4CE1" w:rsidDel="00402FFE">
                  <w:rPr>
                    <w:rFonts w:ascii="Calibri" w:eastAsia="Times New Roman" w:hAnsi="Calibri" w:cs="Calibri"/>
                    <w:color w:val="000000"/>
                    <w:rPrChange w:id="13185" w:author="Stefanie Lane" w:date="2022-06-23T15:12:00Z">
                      <w:rPr/>
                    </w:rPrChange>
                  </w:rPr>
                  <w:delText>-100.0</w:delText>
                </w:r>
              </w:del>
            </w:ins>
          </w:p>
        </w:tc>
      </w:tr>
      <w:tr w:rsidR="00EB4CE1" w:rsidRPr="00EB4CE1" w:rsidDel="00402FFE" w14:paraId="625718B1" w14:textId="77777777" w:rsidTr="006F10B7">
        <w:trPr>
          <w:trHeight w:val="290"/>
          <w:ins w:id="13186" w:author="Stefanie Lane" w:date="2022-06-23T15:12:00Z"/>
          <w:del w:id="13187" w:author="Lane, Stefanie" w:date="2023-04-28T12:07:00Z"/>
          <w:trPrChange w:id="1318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18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A748495" w14:textId="77777777" w:rsidR="00EB4CE1" w:rsidRPr="00EB4CE1" w:rsidDel="00402FFE" w:rsidRDefault="00EB4CE1">
            <w:pPr>
              <w:spacing w:after="0" w:line="240" w:lineRule="auto"/>
              <w:rPr>
                <w:ins w:id="13190" w:author="Stefanie Lane" w:date="2022-06-23T15:12:00Z"/>
                <w:del w:id="13191" w:author="Lane, Stefanie" w:date="2023-04-28T12:07:00Z"/>
                <w:rFonts w:ascii="Calibri" w:eastAsia="Times New Roman" w:hAnsi="Calibri" w:cs="Calibri"/>
                <w:color w:val="000000"/>
                <w:rPrChange w:id="13192" w:author="Stefanie Lane" w:date="2022-06-23T15:12:00Z">
                  <w:rPr>
                    <w:ins w:id="13193" w:author="Stefanie Lane" w:date="2022-06-23T15:12:00Z"/>
                    <w:del w:id="13194" w:author="Lane, Stefanie" w:date="2023-04-28T12:07:00Z"/>
                  </w:rPr>
                </w:rPrChange>
              </w:rPr>
              <w:pPrChange w:id="1319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19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30F2198" w14:textId="77777777" w:rsidR="00EB4CE1" w:rsidRPr="00EB4CE1" w:rsidDel="00402FFE" w:rsidRDefault="00EB4CE1">
            <w:pPr>
              <w:spacing w:after="0" w:line="240" w:lineRule="auto"/>
              <w:rPr>
                <w:ins w:id="13197" w:author="Stefanie Lane" w:date="2022-06-23T15:12:00Z"/>
                <w:del w:id="13198" w:author="Lane, Stefanie" w:date="2023-04-28T12:07:00Z"/>
                <w:rFonts w:ascii="Calibri" w:eastAsia="Times New Roman" w:hAnsi="Calibri" w:cs="Calibri"/>
                <w:color w:val="000000"/>
                <w:rPrChange w:id="13199" w:author="Stefanie Lane" w:date="2022-06-23T15:12:00Z">
                  <w:rPr>
                    <w:ins w:id="13200" w:author="Stefanie Lane" w:date="2022-06-23T15:12:00Z"/>
                    <w:del w:id="13201" w:author="Lane, Stefanie" w:date="2023-04-28T12:07:00Z"/>
                  </w:rPr>
                </w:rPrChange>
              </w:rPr>
              <w:pPrChange w:id="1320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320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688996A" w14:textId="77777777" w:rsidR="00EB4CE1" w:rsidRPr="00EB4CE1" w:rsidDel="00402FFE" w:rsidRDefault="00EB4CE1">
            <w:pPr>
              <w:spacing w:after="0" w:line="240" w:lineRule="auto"/>
              <w:rPr>
                <w:ins w:id="13204" w:author="Stefanie Lane" w:date="2022-06-23T15:12:00Z"/>
                <w:del w:id="13205" w:author="Lane, Stefanie" w:date="2023-04-28T12:07:00Z"/>
                <w:rFonts w:ascii="Calibri" w:eastAsia="Times New Roman" w:hAnsi="Calibri" w:cs="Calibri"/>
                <w:i/>
                <w:iCs/>
                <w:color w:val="000000"/>
                <w:rPrChange w:id="13206" w:author="Stefanie Lane" w:date="2022-06-23T15:12:00Z">
                  <w:rPr>
                    <w:ins w:id="13207" w:author="Stefanie Lane" w:date="2022-06-23T15:12:00Z"/>
                    <w:del w:id="13208" w:author="Lane, Stefanie" w:date="2023-04-28T12:07:00Z"/>
                  </w:rPr>
                </w:rPrChange>
              </w:rPr>
              <w:pPrChange w:id="13209" w:author="Stefanie Lane" w:date="2022-06-23T15:12:00Z">
                <w:pPr/>
              </w:pPrChange>
            </w:pPr>
            <w:ins w:id="13210" w:author="Stefanie Lane" w:date="2022-06-23T15:12:00Z">
              <w:del w:id="13211" w:author="Lane, Stefanie" w:date="2023-04-28T12:07:00Z">
                <w:r w:rsidRPr="00EB4CE1" w:rsidDel="00402FFE">
                  <w:rPr>
                    <w:rFonts w:ascii="Calibri" w:eastAsia="Times New Roman" w:hAnsi="Calibri" w:cs="Calibri"/>
                    <w:i/>
                    <w:iCs/>
                    <w:color w:val="000000"/>
                    <w:rPrChange w:id="13212" w:author="Stefanie Lane" w:date="2022-06-23T15:12:00Z">
                      <w:rPr/>
                    </w:rPrChange>
                  </w:rPr>
                  <w:delText>Caltha palustris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321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1723F24" w14:textId="77777777" w:rsidR="00EB4CE1" w:rsidRPr="00EB4CE1" w:rsidDel="00402FFE" w:rsidRDefault="00EB4CE1">
            <w:pPr>
              <w:spacing w:after="0" w:line="240" w:lineRule="auto"/>
              <w:jc w:val="center"/>
              <w:rPr>
                <w:ins w:id="13214" w:author="Stefanie Lane" w:date="2022-06-23T15:12:00Z"/>
                <w:del w:id="13215" w:author="Lane, Stefanie" w:date="2023-04-28T12:07:00Z"/>
                <w:rFonts w:ascii="Calibri" w:eastAsia="Times New Roman" w:hAnsi="Calibri" w:cs="Calibri"/>
                <w:color w:val="000000"/>
                <w:rPrChange w:id="13216" w:author="Stefanie Lane" w:date="2022-06-23T15:12:00Z">
                  <w:rPr>
                    <w:ins w:id="13217" w:author="Stefanie Lane" w:date="2022-06-23T15:12:00Z"/>
                    <w:del w:id="13218" w:author="Lane, Stefanie" w:date="2023-04-28T12:07:00Z"/>
                  </w:rPr>
                </w:rPrChange>
              </w:rPr>
              <w:pPrChange w:id="13219" w:author="Stefanie Lane" w:date="2022-06-23T15:12:00Z">
                <w:pPr>
                  <w:jc w:val="center"/>
                </w:pPr>
              </w:pPrChange>
            </w:pPr>
            <w:ins w:id="13220" w:author="Stefanie Lane" w:date="2022-06-23T15:12:00Z">
              <w:del w:id="13221" w:author="Lane, Stefanie" w:date="2023-04-28T12:07:00Z">
                <w:r w:rsidRPr="00EB4CE1" w:rsidDel="00402FFE">
                  <w:rPr>
                    <w:rFonts w:ascii="Calibri" w:eastAsia="Times New Roman" w:hAnsi="Calibri" w:cs="Calibri"/>
                    <w:color w:val="000000"/>
                    <w:rPrChange w:id="13222" w:author="Stefanie Lane" w:date="2022-06-23T15:12:00Z">
                      <w:rPr/>
                    </w:rPrChange>
                  </w:rPr>
                  <w:delText>0.95</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322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6ED146F" w14:textId="77777777" w:rsidR="00EB4CE1" w:rsidRPr="00EB4CE1" w:rsidDel="00402FFE" w:rsidRDefault="00EB4CE1">
            <w:pPr>
              <w:spacing w:after="0" w:line="240" w:lineRule="auto"/>
              <w:jc w:val="center"/>
              <w:rPr>
                <w:ins w:id="13224" w:author="Stefanie Lane" w:date="2022-06-23T15:12:00Z"/>
                <w:del w:id="13225" w:author="Lane, Stefanie" w:date="2023-04-28T12:07:00Z"/>
                <w:rFonts w:ascii="Calibri" w:eastAsia="Times New Roman" w:hAnsi="Calibri" w:cs="Calibri"/>
                <w:color w:val="000000"/>
                <w:rPrChange w:id="13226" w:author="Stefanie Lane" w:date="2022-06-23T15:12:00Z">
                  <w:rPr>
                    <w:ins w:id="13227" w:author="Stefanie Lane" w:date="2022-06-23T15:12:00Z"/>
                    <w:del w:id="13228" w:author="Lane, Stefanie" w:date="2023-04-28T12:07:00Z"/>
                  </w:rPr>
                </w:rPrChange>
              </w:rPr>
              <w:pPrChange w:id="13229" w:author="Stefanie Lane" w:date="2022-06-23T15:12:00Z">
                <w:pPr>
                  <w:jc w:val="center"/>
                </w:pPr>
              </w:pPrChange>
            </w:pPr>
            <w:ins w:id="13230" w:author="Stefanie Lane" w:date="2022-06-23T15:12:00Z">
              <w:del w:id="13231" w:author="Lane, Stefanie" w:date="2023-04-28T12:07:00Z">
                <w:r w:rsidRPr="00EB4CE1" w:rsidDel="00402FFE">
                  <w:rPr>
                    <w:rFonts w:ascii="Calibri" w:eastAsia="Times New Roman" w:hAnsi="Calibri" w:cs="Calibri"/>
                    <w:color w:val="000000"/>
                    <w:rPrChange w:id="13232" w:author="Stefanie Lane" w:date="2022-06-23T15:12:00Z">
                      <w:rPr/>
                    </w:rPrChange>
                  </w:rPr>
                  <w:delText>0.22</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323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0359D52" w14:textId="77777777" w:rsidR="00EB4CE1" w:rsidRPr="00EB4CE1" w:rsidDel="00402FFE" w:rsidRDefault="00EB4CE1">
            <w:pPr>
              <w:spacing w:after="0" w:line="240" w:lineRule="auto"/>
              <w:jc w:val="center"/>
              <w:rPr>
                <w:ins w:id="13234" w:author="Stefanie Lane" w:date="2022-06-23T15:12:00Z"/>
                <w:del w:id="13235" w:author="Lane, Stefanie" w:date="2023-04-28T12:07:00Z"/>
                <w:rFonts w:ascii="Calibri" w:eastAsia="Times New Roman" w:hAnsi="Calibri" w:cs="Calibri"/>
                <w:color w:val="000000"/>
                <w:rPrChange w:id="13236" w:author="Stefanie Lane" w:date="2022-06-23T15:12:00Z">
                  <w:rPr>
                    <w:ins w:id="13237" w:author="Stefanie Lane" w:date="2022-06-23T15:12:00Z"/>
                    <w:del w:id="13238" w:author="Lane, Stefanie" w:date="2023-04-28T12:07:00Z"/>
                  </w:rPr>
                </w:rPrChange>
              </w:rPr>
              <w:pPrChange w:id="13239" w:author="Stefanie Lane" w:date="2022-06-23T15:12:00Z">
                <w:pPr>
                  <w:jc w:val="center"/>
                </w:pPr>
              </w:pPrChange>
            </w:pPr>
            <w:ins w:id="13240" w:author="Stefanie Lane" w:date="2022-06-23T15:12:00Z">
              <w:del w:id="13241" w:author="Lane, Stefanie" w:date="2023-04-28T12:07:00Z">
                <w:r w:rsidRPr="00EB4CE1" w:rsidDel="00402FFE">
                  <w:rPr>
                    <w:rFonts w:ascii="Calibri" w:eastAsia="Times New Roman" w:hAnsi="Calibri" w:cs="Calibri"/>
                    <w:color w:val="000000"/>
                    <w:rPrChange w:id="13242" w:author="Stefanie Lane" w:date="2022-06-23T15:12:00Z">
                      <w:rPr/>
                    </w:rPrChange>
                  </w:rPr>
                  <w:delText>0.07</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324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3E13911" w14:textId="77777777" w:rsidR="00EB4CE1" w:rsidRPr="00EB4CE1" w:rsidDel="00402FFE" w:rsidRDefault="00EB4CE1">
            <w:pPr>
              <w:spacing w:after="0" w:line="240" w:lineRule="auto"/>
              <w:jc w:val="center"/>
              <w:rPr>
                <w:ins w:id="13244" w:author="Stefanie Lane" w:date="2022-06-23T15:12:00Z"/>
                <w:del w:id="13245" w:author="Lane, Stefanie" w:date="2023-04-28T12:07:00Z"/>
                <w:rFonts w:ascii="Calibri" w:eastAsia="Times New Roman" w:hAnsi="Calibri" w:cs="Calibri"/>
                <w:color w:val="000000"/>
                <w:rPrChange w:id="13246" w:author="Stefanie Lane" w:date="2022-06-23T15:12:00Z">
                  <w:rPr>
                    <w:ins w:id="13247" w:author="Stefanie Lane" w:date="2022-06-23T15:12:00Z"/>
                    <w:del w:id="13248" w:author="Lane, Stefanie" w:date="2023-04-28T12:07:00Z"/>
                  </w:rPr>
                </w:rPrChange>
              </w:rPr>
              <w:pPrChange w:id="13249" w:author="Stefanie Lane" w:date="2022-06-23T15:12:00Z">
                <w:pPr>
                  <w:jc w:val="center"/>
                </w:pPr>
              </w:pPrChange>
            </w:pPr>
            <w:ins w:id="13250" w:author="Stefanie Lane" w:date="2022-06-23T15:12:00Z">
              <w:del w:id="13251" w:author="Lane, Stefanie" w:date="2023-04-28T12:07:00Z">
                <w:r w:rsidRPr="00EB4CE1" w:rsidDel="00402FFE">
                  <w:rPr>
                    <w:rFonts w:ascii="Calibri" w:eastAsia="Times New Roman" w:hAnsi="Calibri" w:cs="Calibri"/>
                    <w:color w:val="000000"/>
                    <w:rPrChange w:id="13252" w:author="Stefanie Lane" w:date="2022-06-23T15:12:00Z">
                      <w:rPr/>
                    </w:rPrChange>
                  </w:rPr>
                  <w:delText>-92.5</w:delText>
                </w:r>
              </w:del>
            </w:ins>
          </w:p>
        </w:tc>
      </w:tr>
      <w:tr w:rsidR="00EB4CE1" w:rsidRPr="00EB4CE1" w:rsidDel="00402FFE" w14:paraId="32C80DF3" w14:textId="77777777" w:rsidTr="006F10B7">
        <w:trPr>
          <w:trHeight w:val="290"/>
          <w:ins w:id="13253" w:author="Stefanie Lane" w:date="2022-06-23T15:12:00Z"/>
          <w:del w:id="13254" w:author="Lane, Stefanie" w:date="2023-04-28T12:07:00Z"/>
          <w:trPrChange w:id="1325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25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25B1E22" w14:textId="77777777" w:rsidR="00EB4CE1" w:rsidRPr="00EB4CE1" w:rsidDel="00402FFE" w:rsidRDefault="00EB4CE1">
            <w:pPr>
              <w:spacing w:after="0" w:line="240" w:lineRule="auto"/>
              <w:rPr>
                <w:ins w:id="13257" w:author="Stefanie Lane" w:date="2022-06-23T15:12:00Z"/>
                <w:del w:id="13258" w:author="Lane, Stefanie" w:date="2023-04-28T12:07:00Z"/>
                <w:rFonts w:ascii="Calibri" w:eastAsia="Times New Roman" w:hAnsi="Calibri" w:cs="Calibri"/>
                <w:color w:val="000000"/>
                <w:rPrChange w:id="13259" w:author="Stefanie Lane" w:date="2022-06-23T15:12:00Z">
                  <w:rPr>
                    <w:ins w:id="13260" w:author="Stefanie Lane" w:date="2022-06-23T15:12:00Z"/>
                    <w:del w:id="13261" w:author="Lane, Stefanie" w:date="2023-04-28T12:07:00Z"/>
                  </w:rPr>
                </w:rPrChange>
              </w:rPr>
              <w:pPrChange w:id="1326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26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C9FE468" w14:textId="77777777" w:rsidR="00EB4CE1" w:rsidRPr="00EB4CE1" w:rsidDel="00402FFE" w:rsidRDefault="00EB4CE1">
            <w:pPr>
              <w:spacing w:after="0" w:line="240" w:lineRule="auto"/>
              <w:rPr>
                <w:ins w:id="13264" w:author="Stefanie Lane" w:date="2022-06-23T15:12:00Z"/>
                <w:del w:id="13265" w:author="Lane, Stefanie" w:date="2023-04-28T12:07:00Z"/>
                <w:rFonts w:ascii="Calibri" w:eastAsia="Times New Roman" w:hAnsi="Calibri" w:cs="Calibri"/>
                <w:color w:val="000000"/>
                <w:rPrChange w:id="13266" w:author="Stefanie Lane" w:date="2022-06-23T15:12:00Z">
                  <w:rPr>
                    <w:ins w:id="13267" w:author="Stefanie Lane" w:date="2022-06-23T15:12:00Z"/>
                    <w:del w:id="13268" w:author="Lane, Stefanie" w:date="2023-04-28T12:07:00Z"/>
                  </w:rPr>
                </w:rPrChange>
              </w:rPr>
              <w:pPrChange w:id="13269" w:author="Stefanie Lane" w:date="2022-06-23T15:12:00Z">
                <w:pPr/>
              </w:pPrChange>
            </w:pPr>
          </w:p>
        </w:tc>
        <w:tc>
          <w:tcPr>
            <w:tcW w:w="3320" w:type="dxa"/>
            <w:tcBorders>
              <w:top w:val="nil"/>
              <w:left w:val="nil"/>
              <w:bottom w:val="nil"/>
              <w:right w:val="nil"/>
            </w:tcBorders>
            <w:shd w:val="clear" w:color="auto" w:fill="auto"/>
            <w:noWrap/>
            <w:vAlign w:val="bottom"/>
            <w:hideMark/>
            <w:tcPrChange w:id="13270" w:author="Stefanie Lane" w:date="2022-06-23T15:14:00Z">
              <w:tcPr>
                <w:tcW w:w="3320" w:type="dxa"/>
                <w:tcBorders>
                  <w:top w:val="nil"/>
                  <w:left w:val="nil"/>
                  <w:bottom w:val="nil"/>
                  <w:right w:val="nil"/>
                </w:tcBorders>
                <w:shd w:val="clear" w:color="auto" w:fill="auto"/>
                <w:noWrap/>
                <w:vAlign w:val="bottom"/>
                <w:hideMark/>
              </w:tcPr>
            </w:tcPrChange>
          </w:tcPr>
          <w:p w14:paraId="5D0A2C64" w14:textId="77777777" w:rsidR="00EB4CE1" w:rsidRPr="00EB4CE1" w:rsidDel="00402FFE" w:rsidRDefault="00EB4CE1">
            <w:pPr>
              <w:spacing w:after="0" w:line="240" w:lineRule="auto"/>
              <w:rPr>
                <w:ins w:id="13271" w:author="Stefanie Lane" w:date="2022-06-23T15:12:00Z"/>
                <w:del w:id="13272" w:author="Lane, Stefanie" w:date="2023-04-28T12:07:00Z"/>
                <w:rFonts w:ascii="Calibri" w:eastAsia="Times New Roman" w:hAnsi="Calibri" w:cs="Calibri"/>
                <w:i/>
                <w:iCs/>
                <w:color w:val="000000"/>
                <w:rPrChange w:id="13273" w:author="Stefanie Lane" w:date="2022-06-23T15:12:00Z">
                  <w:rPr>
                    <w:ins w:id="13274" w:author="Stefanie Lane" w:date="2022-06-23T15:12:00Z"/>
                    <w:del w:id="13275" w:author="Lane, Stefanie" w:date="2023-04-28T12:07:00Z"/>
                  </w:rPr>
                </w:rPrChange>
              </w:rPr>
              <w:pPrChange w:id="13276" w:author="Stefanie Lane" w:date="2022-06-23T15:12:00Z">
                <w:pPr/>
              </w:pPrChange>
            </w:pPr>
            <w:ins w:id="13277" w:author="Stefanie Lane" w:date="2022-06-23T15:12:00Z">
              <w:del w:id="13278" w:author="Lane, Stefanie" w:date="2023-04-28T12:07:00Z">
                <w:r w:rsidRPr="00EB4CE1" w:rsidDel="00402FFE">
                  <w:rPr>
                    <w:rFonts w:ascii="Calibri" w:eastAsia="Times New Roman" w:hAnsi="Calibri" w:cs="Calibri"/>
                    <w:i/>
                    <w:iCs/>
                    <w:color w:val="000000"/>
                    <w:rPrChange w:id="13279" w:author="Stefanie Lane" w:date="2022-06-23T15:12:00Z">
                      <w:rPr/>
                    </w:rPrChange>
                  </w:rPr>
                  <w:delText>Bidens cernua</w:delText>
                </w:r>
              </w:del>
            </w:ins>
          </w:p>
        </w:tc>
        <w:tc>
          <w:tcPr>
            <w:tcW w:w="869" w:type="dxa"/>
            <w:tcBorders>
              <w:top w:val="nil"/>
              <w:left w:val="nil"/>
              <w:bottom w:val="nil"/>
              <w:right w:val="nil"/>
            </w:tcBorders>
            <w:shd w:val="clear" w:color="auto" w:fill="auto"/>
            <w:noWrap/>
            <w:vAlign w:val="bottom"/>
            <w:hideMark/>
            <w:tcPrChange w:id="13280" w:author="Stefanie Lane" w:date="2022-06-23T15:14:00Z">
              <w:tcPr>
                <w:tcW w:w="960" w:type="dxa"/>
                <w:tcBorders>
                  <w:top w:val="nil"/>
                  <w:left w:val="nil"/>
                  <w:bottom w:val="nil"/>
                  <w:right w:val="nil"/>
                </w:tcBorders>
                <w:shd w:val="clear" w:color="auto" w:fill="auto"/>
                <w:noWrap/>
                <w:vAlign w:val="bottom"/>
                <w:hideMark/>
              </w:tcPr>
            </w:tcPrChange>
          </w:tcPr>
          <w:p w14:paraId="6A55E486" w14:textId="77777777" w:rsidR="00EB4CE1" w:rsidRPr="00EB4CE1" w:rsidDel="00402FFE" w:rsidRDefault="00EB4CE1">
            <w:pPr>
              <w:spacing w:after="0" w:line="240" w:lineRule="auto"/>
              <w:jc w:val="center"/>
              <w:rPr>
                <w:ins w:id="13281" w:author="Stefanie Lane" w:date="2022-06-23T15:12:00Z"/>
                <w:del w:id="13282" w:author="Lane, Stefanie" w:date="2023-04-28T12:07:00Z"/>
                <w:rFonts w:ascii="Calibri" w:eastAsia="Times New Roman" w:hAnsi="Calibri" w:cs="Calibri"/>
                <w:color w:val="000000"/>
                <w:rPrChange w:id="13283" w:author="Stefanie Lane" w:date="2022-06-23T15:12:00Z">
                  <w:rPr>
                    <w:ins w:id="13284" w:author="Stefanie Lane" w:date="2022-06-23T15:12:00Z"/>
                    <w:del w:id="13285" w:author="Lane, Stefanie" w:date="2023-04-28T12:07:00Z"/>
                  </w:rPr>
                </w:rPrChange>
              </w:rPr>
              <w:pPrChange w:id="13286" w:author="Stefanie Lane" w:date="2022-06-23T15:12:00Z">
                <w:pPr>
                  <w:jc w:val="center"/>
                </w:pPr>
              </w:pPrChange>
            </w:pPr>
            <w:ins w:id="13287" w:author="Stefanie Lane" w:date="2022-06-23T15:12:00Z">
              <w:del w:id="13288" w:author="Lane, Stefanie" w:date="2023-04-28T12:07:00Z">
                <w:r w:rsidRPr="00EB4CE1" w:rsidDel="00402FFE">
                  <w:rPr>
                    <w:rFonts w:ascii="Calibri" w:eastAsia="Times New Roman" w:hAnsi="Calibri" w:cs="Calibri"/>
                    <w:color w:val="000000"/>
                    <w:rPrChange w:id="13289" w:author="Stefanie Lane" w:date="2022-06-23T15:12:00Z">
                      <w:rPr/>
                    </w:rPrChange>
                  </w:rPr>
                  <w:delText>0.84</w:delText>
                </w:r>
              </w:del>
            </w:ins>
          </w:p>
        </w:tc>
        <w:tc>
          <w:tcPr>
            <w:tcW w:w="990" w:type="dxa"/>
            <w:tcBorders>
              <w:top w:val="nil"/>
              <w:left w:val="nil"/>
              <w:bottom w:val="nil"/>
              <w:right w:val="nil"/>
            </w:tcBorders>
            <w:shd w:val="clear" w:color="auto" w:fill="auto"/>
            <w:noWrap/>
            <w:vAlign w:val="bottom"/>
            <w:hideMark/>
            <w:tcPrChange w:id="13290" w:author="Stefanie Lane" w:date="2022-06-23T15:14:00Z">
              <w:tcPr>
                <w:tcW w:w="960" w:type="dxa"/>
                <w:tcBorders>
                  <w:top w:val="nil"/>
                  <w:left w:val="nil"/>
                  <w:bottom w:val="nil"/>
                  <w:right w:val="nil"/>
                </w:tcBorders>
                <w:shd w:val="clear" w:color="auto" w:fill="auto"/>
                <w:noWrap/>
                <w:vAlign w:val="bottom"/>
                <w:hideMark/>
              </w:tcPr>
            </w:tcPrChange>
          </w:tcPr>
          <w:p w14:paraId="7C2CCD9B" w14:textId="77777777" w:rsidR="00EB4CE1" w:rsidRPr="00EB4CE1" w:rsidDel="00402FFE" w:rsidRDefault="00EB4CE1">
            <w:pPr>
              <w:spacing w:after="0" w:line="240" w:lineRule="auto"/>
              <w:jc w:val="center"/>
              <w:rPr>
                <w:ins w:id="13291" w:author="Stefanie Lane" w:date="2022-06-23T15:12:00Z"/>
                <w:del w:id="13292" w:author="Lane, Stefanie" w:date="2023-04-28T12:07:00Z"/>
                <w:rFonts w:ascii="Calibri" w:eastAsia="Times New Roman" w:hAnsi="Calibri" w:cs="Calibri"/>
                <w:color w:val="000000"/>
                <w:rPrChange w:id="13293" w:author="Stefanie Lane" w:date="2022-06-23T15:12:00Z">
                  <w:rPr>
                    <w:ins w:id="13294" w:author="Stefanie Lane" w:date="2022-06-23T15:12:00Z"/>
                    <w:del w:id="13295" w:author="Lane, Stefanie" w:date="2023-04-28T12:07:00Z"/>
                  </w:rPr>
                </w:rPrChange>
              </w:rPr>
              <w:pPrChange w:id="13296" w:author="Stefanie Lane" w:date="2022-06-23T15:12:00Z">
                <w:pPr>
                  <w:jc w:val="center"/>
                </w:pPr>
              </w:pPrChange>
            </w:pPr>
            <w:ins w:id="13297" w:author="Stefanie Lane" w:date="2022-06-23T15:12:00Z">
              <w:del w:id="13298" w:author="Lane, Stefanie" w:date="2023-04-28T12:07:00Z">
                <w:r w:rsidRPr="00EB4CE1" w:rsidDel="00402FFE">
                  <w:rPr>
                    <w:rFonts w:ascii="Calibri" w:eastAsia="Times New Roman" w:hAnsi="Calibri" w:cs="Calibri"/>
                    <w:color w:val="000000"/>
                    <w:rPrChange w:id="13299" w:author="Stefanie Lane" w:date="2022-06-23T15:12:00Z">
                      <w:rPr/>
                    </w:rPrChange>
                  </w:rPr>
                  <w:delText>0.17</w:delText>
                </w:r>
              </w:del>
            </w:ins>
          </w:p>
        </w:tc>
        <w:tc>
          <w:tcPr>
            <w:tcW w:w="810" w:type="dxa"/>
            <w:tcBorders>
              <w:top w:val="nil"/>
              <w:left w:val="nil"/>
              <w:bottom w:val="nil"/>
              <w:right w:val="nil"/>
            </w:tcBorders>
            <w:shd w:val="clear" w:color="auto" w:fill="auto"/>
            <w:noWrap/>
            <w:vAlign w:val="bottom"/>
            <w:hideMark/>
            <w:tcPrChange w:id="13300" w:author="Stefanie Lane" w:date="2022-06-23T15:14:00Z">
              <w:tcPr>
                <w:tcW w:w="960" w:type="dxa"/>
                <w:tcBorders>
                  <w:top w:val="nil"/>
                  <w:left w:val="nil"/>
                  <w:bottom w:val="nil"/>
                  <w:right w:val="nil"/>
                </w:tcBorders>
                <w:shd w:val="clear" w:color="auto" w:fill="auto"/>
                <w:noWrap/>
                <w:vAlign w:val="bottom"/>
                <w:hideMark/>
              </w:tcPr>
            </w:tcPrChange>
          </w:tcPr>
          <w:p w14:paraId="5DD8A6D9" w14:textId="77777777" w:rsidR="00EB4CE1" w:rsidRPr="00EB4CE1" w:rsidDel="00402FFE" w:rsidRDefault="00EB4CE1">
            <w:pPr>
              <w:spacing w:after="0" w:line="240" w:lineRule="auto"/>
              <w:jc w:val="center"/>
              <w:rPr>
                <w:ins w:id="13301" w:author="Stefanie Lane" w:date="2022-06-23T15:12:00Z"/>
                <w:del w:id="13302" w:author="Lane, Stefanie" w:date="2023-04-28T12:07:00Z"/>
                <w:rFonts w:ascii="Calibri" w:eastAsia="Times New Roman" w:hAnsi="Calibri" w:cs="Calibri"/>
                <w:color w:val="000000"/>
                <w:rPrChange w:id="13303" w:author="Stefanie Lane" w:date="2022-06-23T15:12:00Z">
                  <w:rPr>
                    <w:ins w:id="13304" w:author="Stefanie Lane" w:date="2022-06-23T15:12:00Z"/>
                    <w:del w:id="13305" w:author="Lane, Stefanie" w:date="2023-04-28T12:07:00Z"/>
                  </w:rPr>
                </w:rPrChange>
              </w:rPr>
              <w:pPrChange w:id="13306" w:author="Stefanie Lane" w:date="2022-06-23T15:12:00Z">
                <w:pPr>
                  <w:jc w:val="center"/>
                </w:pPr>
              </w:pPrChange>
            </w:pPr>
            <w:ins w:id="13307" w:author="Stefanie Lane" w:date="2022-06-23T15:12:00Z">
              <w:del w:id="13308" w:author="Lane, Stefanie" w:date="2023-04-28T12:07:00Z">
                <w:r w:rsidRPr="00EB4CE1" w:rsidDel="00402FFE">
                  <w:rPr>
                    <w:rFonts w:ascii="Calibri" w:eastAsia="Times New Roman" w:hAnsi="Calibri" w:cs="Calibri"/>
                    <w:color w:val="000000"/>
                    <w:rPrChange w:id="13309" w:author="Stefanie Lane" w:date="2022-06-23T15:12:00Z">
                      <w:rPr/>
                    </w:rPrChange>
                  </w:rPr>
                  <w:delText>0.14</w:delText>
                </w:r>
              </w:del>
            </w:ins>
          </w:p>
        </w:tc>
        <w:tc>
          <w:tcPr>
            <w:tcW w:w="1710" w:type="dxa"/>
            <w:tcBorders>
              <w:top w:val="nil"/>
              <w:left w:val="nil"/>
              <w:bottom w:val="nil"/>
              <w:right w:val="single" w:sz="8" w:space="0" w:color="auto"/>
            </w:tcBorders>
            <w:shd w:val="clear" w:color="auto" w:fill="auto"/>
            <w:noWrap/>
            <w:vAlign w:val="bottom"/>
            <w:hideMark/>
            <w:tcPrChange w:id="1331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B85B044" w14:textId="77777777" w:rsidR="00EB4CE1" w:rsidRPr="00EB4CE1" w:rsidDel="00402FFE" w:rsidRDefault="00EB4CE1">
            <w:pPr>
              <w:spacing w:after="0" w:line="240" w:lineRule="auto"/>
              <w:jc w:val="center"/>
              <w:rPr>
                <w:ins w:id="13311" w:author="Stefanie Lane" w:date="2022-06-23T15:12:00Z"/>
                <w:del w:id="13312" w:author="Lane, Stefanie" w:date="2023-04-28T12:07:00Z"/>
                <w:rFonts w:ascii="Calibri" w:eastAsia="Times New Roman" w:hAnsi="Calibri" w:cs="Calibri"/>
                <w:color w:val="000000"/>
                <w:rPrChange w:id="13313" w:author="Stefanie Lane" w:date="2022-06-23T15:12:00Z">
                  <w:rPr>
                    <w:ins w:id="13314" w:author="Stefanie Lane" w:date="2022-06-23T15:12:00Z"/>
                    <w:del w:id="13315" w:author="Lane, Stefanie" w:date="2023-04-28T12:07:00Z"/>
                  </w:rPr>
                </w:rPrChange>
              </w:rPr>
              <w:pPrChange w:id="13316" w:author="Stefanie Lane" w:date="2022-06-23T15:12:00Z">
                <w:pPr>
                  <w:jc w:val="center"/>
                </w:pPr>
              </w:pPrChange>
            </w:pPr>
            <w:ins w:id="13317" w:author="Stefanie Lane" w:date="2022-06-23T15:12:00Z">
              <w:del w:id="13318" w:author="Lane, Stefanie" w:date="2023-04-28T12:07:00Z">
                <w:r w:rsidRPr="00EB4CE1" w:rsidDel="00402FFE">
                  <w:rPr>
                    <w:rFonts w:ascii="Calibri" w:eastAsia="Times New Roman" w:hAnsi="Calibri" w:cs="Calibri"/>
                    <w:color w:val="000000"/>
                    <w:rPrChange w:id="13319" w:author="Stefanie Lane" w:date="2022-06-23T15:12:00Z">
                      <w:rPr/>
                    </w:rPrChange>
                  </w:rPr>
                  <w:delText>-83.0</w:delText>
                </w:r>
              </w:del>
            </w:ins>
          </w:p>
        </w:tc>
      </w:tr>
      <w:tr w:rsidR="00EB4CE1" w:rsidRPr="00EB4CE1" w:rsidDel="00402FFE" w14:paraId="2E841B7B" w14:textId="77777777" w:rsidTr="006F10B7">
        <w:trPr>
          <w:trHeight w:val="290"/>
          <w:ins w:id="13320" w:author="Stefanie Lane" w:date="2022-06-23T15:12:00Z"/>
          <w:del w:id="13321" w:author="Lane, Stefanie" w:date="2023-04-28T12:07:00Z"/>
          <w:trPrChange w:id="1332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32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FCBF6AC" w14:textId="77777777" w:rsidR="00EB4CE1" w:rsidRPr="00EB4CE1" w:rsidDel="00402FFE" w:rsidRDefault="00EB4CE1">
            <w:pPr>
              <w:spacing w:after="0" w:line="240" w:lineRule="auto"/>
              <w:rPr>
                <w:ins w:id="13324" w:author="Stefanie Lane" w:date="2022-06-23T15:12:00Z"/>
                <w:del w:id="13325" w:author="Lane, Stefanie" w:date="2023-04-28T12:07:00Z"/>
                <w:rFonts w:ascii="Calibri" w:eastAsia="Times New Roman" w:hAnsi="Calibri" w:cs="Calibri"/>
                <w:color w:val="000000"/>
                <w:rPrChange w:id="13326" w:author="Stefanie Lane" w:date="2022-06-23T15:12:00Z">
                  <w:rPr>
                    <w:ins w:id="13327" w:author="Stefanie Lane" w:date="2022-06-23T15:12:00Z"/>
                    <w:del w:id="13328" w:author="Lane, Stefanie" w:date="2023-04-28T12:07:00Z"/>
                  </w:rPr>
                </w:rPrChange>
              </w:rPr>
              <w:pPrChange w:id="1332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33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EC304B2" w14:textId="77777777" w:rsidR="00EB4CE1" w:rsidRPr="00EB4CE1" w:rsidDel="00402FFE" w:rsidRDefault="00EB4CE1">
            <w:pPr>
              <w:spacing w:after="0" w:line="240" w:lineRule="auto"/>
              <w:rPr>
                <w:ins w:id="13331" w:author="Stefanie Lane" w:date="2022-06-23T15:12:00Z"/>
                <w:del w:id="13332" w:author="Lane, Stefanie" w:date="2023-04-28T12:07:00Z"/>
                <w:rFonts w:ascii="Calibri" w:eastAsia="Times New Roman" w:hAnsi="Calibri" w:cs="Calibri"/>
                <w:color w:val="000000"/>
                <w:rPrChange w:id="13333" w:author="Stefanie Lane" w:date="2022-06-23T15:12:00Z">
                  <w:rPr>
                    <w:ins w:id="13334" w:author="Stefanie Lane" w:date="2022-06-23T15:12:00Z"/>
                    <w:del w:id="13335" w:author="Lane, Stefanie" w:date="2023-04-28T12:07:00Z"/>
                  </w:rPr>
                </w:rPrChange>
              </w:rPr>
              <w:pPrChange w:id="1333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333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A97DCD4" w14:textId="77777777" w:rsidR="00EB4CE1" w:rsidRPr="00EB4CE1" w:rsidDel="00402FFE" w:rsidRDefault="00EB4CE1">
            <w:pPr>
              <w:spacing w:after="0" w:line="240" w:lineRule="auto"/>
              <w:rPr>
                <w:ins w:id="13338" w:author="Stefanie Lane" w:date="2022-06-23T15:12:00Z"/>
                <w:del w:id="13339" w:author="Lane, Stefanie" w:date="2023-04-28T12:07:00Z"/>
                <w:rFonts w:ascii="Calibri" w:eastAsia="Times New Roman" w:hAnsi="Calibri" w:cs="Calibri"/>
                <w:i/>
                <w:iCs/>
                <w:color w:val="000000"/>
                <w:rPrChange w:id="13340" w:author="Stefanie Lane" w:date="2022-06-23T15:12:00Z">
                  <w:rPr>
                    <w:ins w:id="13341" w:author="Stefanie Lane" w:date="2022-06-23T15:12:00Z"/>
                    <w:del w:id="13342" w:author="Lane, Stefanie" w:date="2023-04-28T12:07:00Z"/>
                  </w:rPr>
                </w:rPrChange>
              </w:rPr>
              <w:pPrChange w:id="13343" w:author="Stefanie Lane" w:date="2022-06-23T15:12:00Z">
                <w:pPr/>
              </w:pPrChange>
            </w:pPr>
            <w:ins w:id="13344" w:author="Stefanie Lane" w:date="2022-06-23T15:12:00Z">
              <w:del w:id="13345" w:author="Lane, Stefanie" w:date="2023-04-28T12:07:00Z">
                <w:r w:rsidRPr="00EB4CE1" w:rsidDel="00402FFE">
                  <w:rPr>
                    <w:rFonts w:ascii="Calibri" w:eastAsia="Times New Roman" w:hAnsi="Calibri" w:cs="Calibri"/>
                    <w:i/>
                    <w:iCs/>
                    <w:color w:val="000000"/>
                    <w:rPrChange w:id="13346" w:author="Stefanie Lane" w:date="2022-06-23T15:12:00Z">
                      <w:rPr/>
                    </w:rPrChange>
                  </w:rPr>
                  <w:delText>Trifolium wormskjoldii</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334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EFFABBF" w14:textId="77777777" w:rsidR="00EB4CE1" w:rsidRPr="00EB4CE1" w:rsidDel="00402FFE" w:rsidRDefault="00EB4CE1">
            <w:pPr>
              <w:spacing w:after="0" w:line="240" w:lineRule="auto"/>
              <w:jc w:val="center"/>
              <w:rPr>
                <w:ins w:id="13348" w:author="Stefanie Lane" w:date="2022-06-23T15:12:00Z"/>
                <w:del w:id="13349" w:author="Lane, Stefanie" w:date="2023-04-28T12:07:00Z"/>
                <w:rFonts w:ascii="Calibri" w:eastAsia="Times New Roman" w:hAnsi="Calibri" w:cs="Calibri"/>
                <w:color w:val="000000"/>
                <w:rPrChange w:id="13350" w:author="Stefanie Lane" w:date="2022-06-23T15:12:00Z">
                  <w:rPr>
                    <w:ins w:id="13351" w:author="Stefanie Lane" w:date="2022-06-23T15:12:00Z"/>
                    <w:del w:id="13352" w:author="Lane, Stefanie" w:date="2023-04-28T12:07:00Z"/>
                  </w:rPr>
                </w:rPrChange>
              </w:rPr>
              <w:pPrChange w:id="13353" w:author="Stefanie Lane" w:date="2022-06-23T15:12:00Z">
                <w:pPr>
                  <w:jc w:val="center"/>
                </w:pPr>
              </w:pPrChange>
            </w:pPr>
            <w:ins w:id="13354" w:author="Stefanie Lane" w:date="2022-06-23T15:12:00Z">
              <w:del w:id="13355" w:author="Lane, Stefanie" w:date="2023-04-28T12:07:00Z">
                <w:r w:rsidRPr="00EB4CE1" w:rsidDel="00402FFE">
                  <w:rPr>
                    <w:rFonts w:ascii="Calibri" w:eastAsia="Times New Roman" w:hAnsi="Calibri" w:cs="Calibri"/>
                    <w:color w:val="000000"/>
                    <w:rPrChange w:id="13356" w:author="Stefanie Lane" w:date="2022-06-23T15:12:00Z">
                      <w:rPr/>
                    </w:rPrChange>
                  </w:rPr>
                  <w:delText>0.95</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335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6CAC76" w14:textId="77777777" w:rsidR="00EB4CE1" w:rsidRPr="00EB4CE1" w:rsidDel="00402FFE" w:rsidRDefault="00EB4CE1">
            <w:pPr>
              <w:spacing w:after="0" w:line="240" w:lineRule="auto"/>
              <w:jc w:val="center"/>
              <w:rPr>
                <w:ins w:id="13358" w:author="Stefanie Lane" w:date="2022-06-23T15:12:00Z"/>
                <w:del w:id="13359" w:author="Lane, Stefanie" w:date="2023-04-28T12:07:00Z"/>
                <w:rFonts w:ascii="Calibri" w:eastAsia="Times New Roman" w:hAnsi="Calibri" w:cs="Calibri"/>
                <w:color w:val="000000"/>
                <w:rPrChange w:id="13360" w:author="Stefanie Lane" w:date="2022-06-23T15:12:00Z">
                  <w:rPr>
                    <w:ins w:id="13361" w:author="Stefanie Lane" w:date="2022-06-23T15:12:00Z"/>
                    <w:del w:id="13362" w:author="Lane, Stefanie" w:date="2023-04-28T12:07:00Z"/>
                  </w:rPr>
                </w:rPrChange>
              </w:rPr>
              <w:pPrChange w:id="13363" w:author="Stefanie Lane" w:date="2022-06-23T15:12:00Z">
                <w:pPr>
                  <w:jc w:val="center"/>
                </w:pPr>
              </w:pPrChange>
            </w:pPr>
            <w:ins w:id="13364" w:author="Stefanie Lane" w:date="2022-06-23T15:12:00Z">
              <w:del w:id="13365" w:author="Lane, Stefanie" w:date="2023-04-28T12:07:00Z">
                <w:r w:rsidRPr="00EB4CE1" w:rsidDel="00402FFE">
                  <w:rPr>
                    <w:rFonts w:ascii="Calibri" w:eastAsia="Times New Roman" w:hAnsi="Calibri" w:cs="Calibri"/>
                    <w:color w:val="000000"/>
                    <w:rPrChange w:id="13366" w:author="Stefanie Lane" w:date="2022-06-23T15:12:00Z">
                      <w:rPr/>
                    </w:rPrChange>
                  </w:rPr>
                  <w:delText>0.11</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336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20D7D4" w14:textId="77777777" w:rsidR="00EB4CE1" w:rsidRPr="00EB4CE1" w:rsidDel="00402FFE" w:rsidRDefault="00EB4CE1">
            <w:pPr>
              <w:spacing w:after="0" w:line="240" w:lineRule="auto"/>
              <w:jc w:val="center"/>
              <w:rPr>
                <w:ins w:id="13368" w:author="Stefanie Lane" w:date="2022-06-23T15:12:00Z"/>
                <w:del w:id="13369" w:author="Lane, Stefanie" w:date="2023-04-28T12:07:00Z"/>
                <w:rFonts w:ascii="Calibri" w:eastAsia="Times New Roman" w:hAnsi="Calibri" w:cs="Calibri"/>
                <w:color w:val="000000"/>
                <w:rPrChange w:id="13370" w:author="Stefanie Lane" w:date="2022-06-23T15:12:00Z">
                  <w:rPr>
                    <w:ins w:id="13371" w:author="Stefanie Lane" w:date="2022-06-23T15:12:00Z"/>
                    <w:del w:id="13372" w:author="Lane, Stefanie" w:date="2023-04-28T12:07:00Z"/>
                  </w:rPr>
                </w:rPrChange>
              </w:rPr>
              <w:pPrChange w:id="13373" w:author="Stefanie Lane" w:date="2022-06-23T15:12:00Z">
                <w:pPr>
                  <w:jc w:val="center"/>
                </w:pPr>
              </w:pPrChange>
            </w:pPr>
            <w:ins w:id="13374" w:author="Stefanie Lane" w:date="2022-06-23T15:12:00Z">
              <w:del w:id="13375" w:author="Lane, Stefanie" w:date="2023-04-28T12:07:00Z">
                <w:r w:rsidRPr="00EB4CE1" w:rsidDel="00402FFE">
                  <w:rPr>
                    <w:rFonts w:ascii="Calibri" w:eastAsia="Times New Roman" w:hAnsi="Calibri" w:cs="Calibri"/>
                    <w:color w:val="000000"/>
                    <w:rPrChange w:id="13376" w:author="Stefanie Lane" w:date="2022-06-23T15:12:00Z">
                      <w:rPr/>
                    </w:rPrChange>
                  </w:rPr>
                  <w:delText>0.18</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337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40492E5" w14:textId="77777777" w:rsidR="00EB4CE1" w:rsidRPr="00EB4CE1" w:rsidDel="00402FFE" w:rsidRDefault="00EB4CE1">
            <w:pPr>
              <w:spacing w:after="0" w:line="240" w:lineRule="auto"/>
              <w:jc w:val="center"/>
              <w:rPr>
                <w:ins w:id="13378" w:author="Stefanie Lane" w:date="2022-06-23T15:12:00Z"/>
                <w:del w:id="13379" w:author="Lane, Stefanie" w:date="2023-04-28T12:07:00Z"/>
                <w:rFonts w:ascii="Calibri" w:eastAsia="Times New Roman" w:hAnsi="Calibri" w:cs="Calibri"/>
                <w:color w:val="000000"/>
                <w:rPrChange w:id="13380" w:author="Stefanie Lane" w:date="2022-06-23T15:12:00Z">
                  <w:rPr>
                    <w:ins w:id="13381" w:author="Stefanie Lane" w:date="2022-06-23T15:12:00Z"/>
                    <w:del w:id="13382" w:author="Lane, Stefanie" w:date="2023-04-28T12:07:00Z"/>
                  </w:rPr>
                </w:rPrChange>
              </w:rPr>
              <w:pPrChange w:id="13383" w:author="Stefanie Lane" w:date="2022-06-23T15:12:00Z">
                <w:pPr>
                  <w:jc w:val="center"/>
                </w:pPr>
              </w:pPrChange>
            </w:pPr>
            <w:ins w:id="13384" w:author="Stefanie Lane" w:date="2022-06-23T15:12:00Z">
              <w:del w:id="13385" w:author="Lane, Stefanie" w:date="2023-04-28T12:07:00Z">
                <w:r w:rsidRPr="00EB4CE1" w:rsidDel="00402FFE">
                  <w:rPr>
                    <w:rFonts w:ascii="Calibri" w:eastAsia="Times New Roman" w:hAnsi="Calibri" w:cs="Calibri"/>
                    <w:color w:val="000000"/>
                    <w:rPrChange w:id="13386" w:author="Stefanie Lane" w:date="2022-06-23T15:12:00Z">
                      <w:rPr/>
                    </w:rPrChange>
                  </w:rPr>
                  <w:delText>-81.2</w:delText>
                </w:r>
              </w:del>
            </w:ins>
          </w:p>
        </w:tc>
      </w:tr>
      <w:tr w:rsidR="00EB4CE1" w:rsidRPr="00EB4CE1" w:rsidDel="00402FFE" w14:paraId="2FF8C566" w14:textId="77777777" w:rsidTr="006F10B7">
        <w:trPr>
          <w:trHeight w:val="290"/>
          <w:ins w:id="13387" w:author="Stefanie Lane" w:date="2022-06-23T15:12:00Z"/>
          <w:del w:id="13388" w:author="Lane, Stefanie" w:date="2023-04-28T12:07:00Z"/>
          <w:trPrChange w:id="1338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39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D1F11AE" w14:textId="77777777" w:rsidR="00EB4CE1" w:rsidRPr="00EB4CE1" w:rsidDel="00402FFE" w:rsidRDefault="00EB4CE1">
            <w:pPr>
              <w:spacing w:after="0" w:line="240" w:lineRule="auto"/>
              <w:rPr>
                <w:ins w:id="13391" w:author="Stefanie Lane" w:date="2022-06-23T15:12:00Z"/>
                <w:del w:id="13392" w:author="Lane, Stefanie" w:date="2023-04-28T12:07:00Z"/>
                <w:rFonts w:ascii="Calibri" w:eastAsia="Times New Roman" w:hAnsi="Calibri" w:cs="Calibri"/>
                <w:color w:val="000000"/>
                <w:rPrChange w:id="13393" w:author="Stefanie Lane" w:date="2022-06-23T15:12:00Z">
                  <w:rPr>
                    <w:ins w:id="13394" w:author="Stefanie Lane" w:date="2022-06-23T15:12:00Z"/>
                    <w:del w:id="13395" w:author="Lane, Stefanie" w:date="2023-04-28T12:07:00Z"/>
                  </w:rPr>
                </w:rPrChange>
              </w:rPr>
              <w:pPrChange w:id="1339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39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BF60B70" w14:textId="77777777" w:rsidR="00EB4CE1" w:rsidRPr="00EB4CE1" w:rsidDel="00402FFE" w:rsidRDefault="00EB4CE1">
            <w:pPr>
              <w:spacing w:after="0" w:line="240" w:lineRule="auto"/>
              <w:rPr>
                <w:ins w:id="13398" w:author="Stefanie Lane" w:date="2022-06-23T15:12:00Z"/>
                <w:del w:id="13399" w:author="Lane, Stefanie" w:date="2023-04-28T12:07:00Z"/>
                <w:rFonts w:ascii="Calibri" w:eastAsia="Times New Roman" w:hAnsi="Calibri" w:cs="Calibri"/>
                <w:color w:val="000000"/>
                <w:rPrChange w:id="13400" w:author="Stefanie Lane" w:date="2022-06-23T15:12:00Z">
                  <w:rPr>
                    <w:ins w:id="13401" w:author="Stefanie Lane" w:date="2022-06-23T15:12:00Z"/>
                    <w:del w:id="13402" w:author="Lane, Stefanie" w:date="2023-04-28T12:07:00Z"/>
                  </w:rPr>
                </w:rPrChange>
              </w:rPr>
              <w:pPrChange w:id="13403" w:author="Stefanie Lane" w:date="2022-06-23T15:12:00Z">
                <w:pPr/>
              </w:pPrChange>
            </w:pPr>
          </w:p>
        </w:tc>
        <w:tc>
          <w:tcPr>
            <w:tcW w:w="3320" w:type="dxa"/>
            <w:tcBorders>
              <w:top w:val="nil"/>
              <w:left w:val="nil"/>
              <w:bottom w:val="nil"/>
              <w:right w:val="nil"/>
            </w:tcBorders>
            <w:shd w:val="clear" w:color="auto" w:fill="auto"/>
            <w:noWrap/>
            <w:vAlign w:val="bottom"/>
            <w:hideMark/>
            <w:tcPrChange w:id="13404" w:author="Stefanie Lane" w:date="2022-06-23T15:14:00Z">
              <w:tcPr>
                <w:tcW w:w="3320" w:type="dxa"/>
                <w:tcBorders>
                  <w:top w:val="nil"/>
                  <w:left w:val="nil"/>
                  <w:bottom w:val="nil"/>
                  <w:right w:val="nil"/>
                </w:tcBorders>
                <w:shd w:val="clear" w:color="auto" w:fill="auto"/>
                <w:noWrap/>
                <w:vAlign w:val="bottom"/>
                <w:hideMark/>
              </w:tcPr>
            </w:tcPrChange>
          </w:tcPr>
          <w:p w14:paraId="3921AF9D" w14:textId="77777777" w:rsidR="00EB4CE1" w:rsidRPr="00EB4CE1" w:rsidDel="00402FFE" w:rsidRDefault="00EB4CE1">
            <w:pPr>
              <w:spacing w:after="0" w:line="240" w:lineRule="auto"/>
              <w:rPr>
                <w:ins w:id="13405" w:author="Stefanie Lane" w:date="2022-06-23T15:12:00Z"/>
                <w:del w:id="13406" w:author="Lane, Stefanie" w:date="2023-04-28T12:07:00Z"/>
                <w:rFonts w:ascii="Calibri" w:eastAsia="Times New Roman" w:hAnsi="Calibri" w:cs="Calibri"/>
                <w:i/>
                <w:iCs/>
                <w:color w:val="000000"/>
                <w:rPrChange w:id="13407" w:author="Stefanie Lane" w:date="2022-06-23T15:12:00Z">
                  <w:rPr>
                    <w:ins w:id="13408" w:author="Stefanie Lane" w:date="2022-06-23T15:12:00Z"/>
                    <w:del w:id="13409" w:author="Lane, Stefanie" w:date="2023-04-28T12:07:00Z"/>
                  </w:rPr>
                </w:rPrChange>
              </w:rPr>
              <w:pPrChange w:id="13410" w:author="Stefanie Lane" w:date="2022-06-23T15:12:00Z">
                <w:pPr/>
              </w:pPrChange>
            </w:pPr>
            <w:ins w:id="13411" w:author="Stefanie Lane" w:date="2022-06-23T15:12:00Z">
              <w:del w:id="13412" w:author="Lane, Stefanie" w:date="2023-04-28T12:07:00Z">
                <w:r w:rsidRPr="00EB4CE1" w:rsidDel="00402FFE">
                  <w:rPr>
                    <w:rFonts w:ascii="Calibri" w:eastAsia="Times New Roman" w:hAnsi="Calibri" w:cs="Calibri"/>
                    <w:i/>
                    <w:iCs/>
                    <w:color w:val="000000"/>
                    <w:rPrChange w:id="13413" w:author="Stefanie Lane" w:date="2022-06-23T15:12:00Z">
                      <w:rPr/>
                    </w:rPrChange>
                  </w:rPr>
                  <w:delText>Schoenoplectus tabernaemontani</w:delText>
                </w:r>
              </w:del>
            </w:ins>
          </w:p>
        </w:tc>
        <w:tc>
          <w:tcPr>
            <w:tcW w:w="869" w:type="dxa"/>
            <w:tcBorders>
              <w:top w:val="nil"/>
              <w:left w:val="nil"/>
              <w:bottom w:val="nil"/>
              <w:right w:val="nil"/>
            </w:tcBorders>
            <w:shd w:val="clear" w:color="auto" w:fill="auto"/>
            <w:noWrap/>
            <w:vAlign w:val="bottom"/>
            <w:hideMark/>
            <w:tcPrChange w:id="13414" w:author="Stefanie Lane" w:date="2022-06-23T15:14:00Z">
              <w:tcPr>
                <w:tcW w:w="960" w:type="dxa"/>
                <w:tcBorders>
                  <w:top w:val="nil"/>
                  <w:left w:val="nil"/>
                  <w:bottom w:val="nil"/>
                  <w:right w:val="nil"/>
                </w:tcBorders>
                <w:shd w:val="clear" w:color="auto" w:fill="auto"/>
                <w:noWrap/>
                <w:vAlign w:val="bottom"/>
                <w:hideMark/>
              </w:tcPr>
            </w:tcPrChange>
          </w:tcPr>
          <w:p w14:paraId="5C5AF166" w14:textId="77777777" w:rsidR="00EB4CE1" w:rsidRPr="00EB4CE1" w:rsidDel="00402FFE" w:rsidRDefault="00EB4CE1">
            <w:pPr>
              <w:spacing w:after="0" w:line="240" w:lineRule="auto"/>
              <w:jc w:val="center"/>
              <w:rPr>
                <w:ins w:id="13415" w:author="Stefanie Lane" w:date="2022-06-23T15:12:00Z"/>
                <w:del w:id="13416" w:author="Lane, Stefanie" w:date="2023-04-28T12:07:00Z"/>
                <w:rFonts w:ascii="Calibri" w:eastAsia="Times New Roman" w:hAnsi="Calibri" w:cs="Calibri"/>
                <w:color w:val="000000"/>
                <w:rPrChange w:id="13417" w:author="Stefanie Lane" w:date="2022-06-23T15:12:00Z">
                  <w:rPr>
                    <w:ins w:id="13418" w:author="Stefanie Lane" w:date="2022-06-23T15:12:00Z"/>
                    <w:del w:id="13419" w:author="Lane, Stefanie" w:date="2023-04-28T12:07:00Z"/>
                  </w:rPr>
                </w:rPrChange>
              </w:rPr>
              <w:pPrChange w:id="13420" w:author="Stefanie Lane" w:date="2022-06-23T15:12:00Z">
                <w:pPr>
                  <w:jc w:val="center"/>
                </w:pPr>
              </w:pPrChange>
            </w:pPr>
            <w:ins w:id="13421" w:author="Stefanie Lane" w:date="2022-06-23T15:12:00Z">
              <w:del w:id="13422" w:author="Lane, Stefanie" w:date="2023-04-28T12:07:00Z">
                <w:r w:rsidRPr="00EB4CE1" w:rsidDel="00402FFE">
                  <w:rPr>
                    <w:rFonts w:ascii="Calibri" w:eastAsia="Times New Roman" w:hAnsi="Calibri" w:cs="Calibri"/>
                    <w:color w:val="000000"/>
                    <w:rPrChange w:id="13423" w:author="Stefanie Lane" w:date="2022-06-23T15:12:00Z">
                      <w:rPr/>
                    </w:rPrChange>
                  </w:rPr>
                  <w:delText>0.16</w:delText>
                </w:r>
              </w:del>
            </w:ins>
          </w:p>
        </w:tc>
        <w:tc>
          <w:tcPr>
            <w:tcW w:w="990" w:type="dxa"/>
            <w:tcBorders>
              <w:top w:val="nil"/>
              <w:left w:val="nil"/>
              <w:bottom w:val="nil"/>
              <w:right w:val="nil"/>
            </w:tcBorders>
            <w:shd w:val="clear" w:color="auto" w:fill="auto"/>
            <w:noWrap/>
            <w:vAlign w:val="bottom"/>
            <w:hideMark/>
            <w:tcPrChange w:id="13424" w:author="Stefanie Lane" w:date="2022-06-23T15:14:00Z">
              <w:tcPr>
                <w:tcW w:w="960" w:type="dxa"/>
                <w:tcBorders>
                  <w:top w:val="nil"/>
                  <w:left w:val="nil"/>
                  <w:bottom w:val="nil"/>
                  <w:right w:val="nil"/>
                </w:tcBorders>
                <w:shd w:val="clear" w:color="auto" w:fill="auto"/>
                <w:noWrap/>
                <w:vAlign w:val="bottom"/>
                <w:hideMark/>
              </w:tcPr>
            </w:tcPrChange>
          </w:tcPr>
          <w:p w14:paraId="27EBCE51" w14:textId="77777777" w:rsidR="00EB4CE1" w:rsidRPr="00EB4CE1" w:rsidDel="00402FFE" w:rsidRDefault="00EB4CE1">
            <w:pPr>
              <w:spacing w:after="0" w:line="240" w:lineRule="auto"/>
              <w:jc w:val="center"/>
              <w:rPr>
                <w:ins w:id="13425" w:author="Stefanie Lane" w:date="2022-06-23T15:12:00Z"/>
                <w:del w:id="13426" w:author="Lane, Stefanie" w:date="2023-04-28T12:07:00Z"/>
                <w:rFonts w:ascii="Calibri" w:eastAsia="Times New Roman" w:hAnsi="Calibri" w:cs="Calibri"/>
                <w:color w:val="000000"/>
                <w:rPrChange w:id="13427" w:author="Stefanie Lane" w:date="2022-06-23T15:12:00Z">
                  <w:rPr>
                    <w:ins w:id="13428" w:author="Stefanie Lane" w:date="2022-06-23T15:12:00Z"/>
                    <w:del w:id="13429" w:author="Lane, Stefanie" w:date="2023-04-28T12:07:00Z"/>
                  </w:rPr>
                </w:rPrChange>
              </w:rPr>
              <w:pPrChange w:id="13430" w:author="Stefanie Lane" w:date="2022-06-23T15:12:00Z">
                <w:pPr>
                  <w:jc w:val="center"/>
                </w:pPr>
              </w:pPrChange>
            </w:pPr>
            <w:ins w:id="13431" w:author="Stefanie Lane" w:date="2022-06-23T15:12:00Z">
              <w:del w:id="13432" w:author="Lane, Stefanie" w:date="2023-04-28T12:07:00Z">
                <w:r w:rsidRPr="00EB4CE1" w:rsidDel="00402FFE">
                  <w:rPr>
                    <w:rFonts w:ascii="Calibri" w:eastAsia="Times New Roman" w:hAnsi="Calibri" w:cs="Calibri"/>
                    <w:color w:val="000000"/>
                    <w:rPrChange w:id="13433"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13434" w:author="Stefanie Lane" w:date="2022-06-23T15:14:00Z">
              <w:tcPr>
                <w:tcW w:w="960" w:type="dxa"/>
                <w:tcBorders>
                  <w:top w:val="nil"/>
                  <w:left w:val="nil"/>
                  <w:bottom w:val="nil"/>
                  <w:right w:val="nil"/>
                </w:tcBorders>
                <w:shd w:val="clear" w:color="auto" w:fill="auto"/>
                <w:noWrap/>
                <w:vAlign w:val="bottom"/>
                <w:hideMark/>
              </w:tcPr>
            </w:tcPrChange>
          </w:tcPr>
          <w:p w14:paraId="1C56C15C" w14:textId="77777777" w:rsidR="00EB4CE1" w:rsidRPr="00EB4CE1" w:rsidDel="00402FFE" w:rsidRDefault="00EB4CE1">
            <w:pPr>
              <w:spacing w:after="0" w:line="240" w:lineRule="auto"/>
              <w:jc w:val="center"/>
              <w:rPr>
                <w:ins w:id="13435" w:author="Stefanie Lane" w:date="2022-06-23T15:12:00Z"/>
                <w:del w:id="13436" w:author="Lane, Stefanie" w:date="2023-04-28T12:07:00Z"/>
                <w:rFonts w:ascii="Calibri" w:eastAsia="Times New Roman" w:hAnsi="Calibri" w:cs="Calibri"/>
                <w:color w:val="000000"/>
                <w:rPrChange w:id="13437" w:author="Stefanie Lane" w:date="2022-06-23T15:12:00Z">
                  <w:rPr>
                    <w:ins w:id="13438" w:author="Stefanie Lane" w:date="2022-06-23T15:12:00Z"/>
                    <w:del w:id="13439" w:author="Lane, Stefanie" w:date="2023-04-28T12:07:00Z"/>
                  </w:rPr>
                </w:rPrChange>
              </w:rPr>
              <w:pPrChange w:id="13440" w:author="Stefanie Lane" w:date="2022-06-23T15:12:00Z">
                <w:pPr>
                  <w:jc w:val="center"/>
                </w:pPr>
              </w:pPrChange>
            </w:pPr>
            <w:ins w:id="13441" w:author="Stefanie Lane" w:date="2022-06-23T15:12:00Z">
              <w:del w:id="13442" w:author="Lane, Stefanie" w:date="2023-04-28T12:07:00Z">
                <w:r w:rsidRPr="00EB4CE1" w:rsidDel="00402FFE">
                  <w:rPr>
                    <w:rFonts w:ascii="Calibri" w:eastAsia="Times New Roman" w:hAnsi="Calibri" w:cs="Calibri"/>
                    <w:color w:val="000000"/>
                    <w:rPrChange w:id="13443" w:author="Stefanie Lane" w:date="2022-06-23T15:12:00Z">
                      <w:rPr/>
                    </w:rPrChange>
                  </w:rPr>
                  <w:delText>0.07</w:delText>
                </w:r>
              </w:del>
            </w:ins>
          </w:p>
        </w:tc>
        <w:tc>
          <w:tcPr>
            <w:tcW w:w="1710" w:type="dxa"/>
            <w:tcBorders>
              <w:top w:val="nil"/>
              <w:left w:val="nil"/>
              <w:bottom w:val="nil"/>
              <w:right w:val="single" w:sz="8" w:space="0" w:color="auto"/>
            </w:tcBorders>
            <w:shd w:val="clear" w:color="auto" w:fill="auto"/>
            <w:noWrap/>
            <w:vAlign w:val="bottom"/>
            <w:hideMark/>
            <w:tcPrChange w:id="1344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744A849" w14:textId="77777777" w:rsidR="00EB4CE1" w:rsidRPr="00EB4CE1" w:rsidDel="00402FFE" w:rsidRDefault="00EB4CE1">
            <w:pPr>
              <w:spacing w:after="0" w:line="240" w:lineRule="auto"/>
              <w:jc w:val="center"/>
              <w:rPr>
                <w:ins w:id="13445" w:author="Stefanie Lane" w:date="2022-06-23T15:12:00Z"/>
                <w:del w:id="13446" w:author="Lane, Stefanie" w:date="2023-04-28T12:07:00Z"/>
                <w:rFonts w:ascii="Calibri" w:eastAsia="Times New Roman" w:hAnsi="Calibri" w:cs="Calibri"/>
                <w:color w:val="000000"/>
                <w:rPrChange w:id="13447" w:author="Stefanie Lane" w:date="2022-06-23T15:12:00Z">
                  <w:rPr>
                    <w:ins w:id="13448" w:author="Stefanie Lane" w:date="2022-06-23T15:12:00Z"/>
                    <w:del w:id="13449" w:author="Lane, Stefanie" w:date="2023-04-28T12:07:00Z"/>
                  </w:rPr>
                </w:rPrChange>
              </w:rPr>
              <w:pPrChange w:id="13450" w:author="Stefanie Lane" w:date="2022-06-23T15:12:00Z">
                <w:pPr>
                  <w:jc w:val="center"/>
                </w:pPr>
              </w:pPrChange>
            </w:pPr>
            <w:ins w:id="13451" w:author="Stefanie Lane" w:date="2022-06-23T15:12:00Z">
              <w:del w:id="13452" w:author="Lane, Stefanie" w:date="2023-04-28T12:07:00Z">
                <w:r w:rsidRPr="00EB4CE1" w:rsidDel="00402FFE">
                  <w:rPr>
                    <w:rFonts w:ascii="Calibri" w:eastAsia="Times New Roman" w:hAnsi="Calibri" w:cs="Calibri"/>
                    <w:color w:val="000000"/>
                    <w:rPrChange w:id="13453" w:author="Stefanie Lane" w:date="2022-06-23T15:12:00Z">
                      <w:rPr/>
                    </w:rPrChange>
                  </w:rPr>
                  <w:delText>-54.8</w:delText>
                </w:r>
              </w:del>
            </w:ins>
          </w:p>
        </w:tc>
      </w:tr>
      <w:tr w:rsidR="00EB4CE1" w:rsidRPr="00EB4CE1" w:rsidDel="00402FFE" w14:paraId="60DA3CA0" w14:textId="77777777" w:rsidTr="006F10B7">
        <w:trPr>
          <w:trHeight w:val="290"/>
          <w:ins w:id="13454" w:author="Stefanie Lane" w:date="2022-06-23T15:12:00Z"/>
          <w:del w:id="13455" w:author="Lane, Stefanie" w:date="2023-04-28T12:07:00Z"/>
          <w:trPrChange w:id="1345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45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5B99B77" w14:textId="77777777" w:rsidR="00EB4CE1" w:rsidRPr="00EB4CE1" w:rsidDel="00402FFE" w:rsidRDefault="00EB4CE1">
            <w:pPr>
              <w:spacing w:after="0" w:line="240" w:lineRule="auto"/>
              <w:rPr>
                <w:ins w:id="13458" w:author="Stefanie Lane" w:date="2022-06-23T15:12:00Z"/>
                <w:del w:id="13459" w:author="Lane, Stefanie" w:date="2023-04-28T12:07:00Z"/>
                <w:rFonts w:ascii="Calibri" w:eastAsia="Times New Roman" w:hAnsi="Calibri" w:cs="Calibri"/>
                <w:color w:val="000000"/>
                <w:rPrChange w:id="13460" w:author="Stefanie Lane" w:date="2022-06-23T15:12:00Z">
                  <w:rPr>
                    <w:ins w:id="13461" w:author="Stefanie Lane" w:date="2022-06-23T15:12:00Z"/>
                    <w:del w:id="13462" w:author="Lane, Stefanie" w:date="2023-04-28T12:07:00Z"/>
                  </w:rPr>
                </w:rPrChange>
              </w:rPr>
              <w:pPrChange w:id="1346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46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C8E1405" w14:textId="77777777" w:rsidR="00EB4CE1" w:rsidRPr="00EB4CE1" w:rsidDel="00402FFE" w:rsidRDefault="00EB4CE1">
            <w:pPr>
              <w:spacing w:after="0" w:line="240" w:lineRule="auto"/>
              <w:rPr>
                <w:ins w:id="13465" w:author="Stefanie Lane" w:date="2022-06-23T15:12:00Z"/>
                <w:del w:id="13466" w:author="Lane, Stefanie" w:date="2023-04-28T12:07:00Z"/>
                <w:rFonts w:ascii="Calibri" w:eastAsia="Times New Roman" w:hAnsi="Calibri" w:cs="Calibri"/>
                <w:color w:val="000000"/>
                <w:rPrChange w:id="13467" w:author="Stefanie Lane" w:date="2022-06-23T15:12:00Z">
                  <w:rPr>
                    <w:ins w:id="13468" w:author="Stefanie Lane" w:date="2022-06-23T15:12:00Z"/>
                    <w:del w:id="13469" w:author="Lane, Stefanie" w:date="2023-04-28T12:07:00Z"/>
                  </w:rPr>
                </w:rPrChange>
              </w:rPr>
              <w:pPrChange w:id="1347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347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1A30452" w14:textId="77777777" w:rsidR="00EB4CE1" w:rsidRPr="00EB4CE1" w:rsidDel="00402FFE" w:rsidRDefault="00EB4CE1">
            <w:pPr>
              <w:spacing w:after="0" w:line="240" w:lineRule="auto"/>
              <w:rPr>
                <w:ins w:id="13472" w:author="Stefanie Lane" w:date="2022-06-23T15:12:00Z"/>
                <w:del w:id="13473" w:author="Lane, Stefanie" w:date="2023-04-28T12:07:00Z"/>
                <w:rFonts w:ascii="Calibri" w:eastAsia="Times New Roman" w:hAnsi="Calibri" w:cs="Calibri"/>
                <w:i/>
                <w:iCs/>
                <w:color w:val="000000"/>
                <w:rPrChange w:id="13474" w:author="Stefanie Lane" w:date="2022-06-23T15:12:00Z">
                  <w:rPr>
                    <w:ins w:id="13475" w:author="Stefanie Lane" w:date="2022-06-23T15:12:00Z"/>
                    <w:del w:id="13476" w:author="Lane, Stefanie" w:date="2023-04-28T12:07:00Z"/>
                  </w:rPr>
                </w:rPrChange>
              </w:rPr>
              <w:pPrChange w:id="13477" w:author="Stefanie Lane" w:date="2022-06-23T15:12:00Z">
                <w:pPr/>
              </w:pPrChange>
            </w:pPr>
            <w:ins w:id="13478" w:author="Stefanie Lane" w:date="2022-06-23T15:12:00Z">
              <w:del w:id="13479" w:author="Lane, Stefanie" w:date="2023-04-28T12:07:00Z">
                <w:r w:rsidRPr="00EB4CE1" w:rsidDel="00402FFE">
                  <w:rPr>
                    <w:rFonts w:ascii="Calibri" w:eastAsia="Times New Roman" w:hAnsi="Calibri" w:cs="Calibri"/>
                    <w:i/>
                    <w:iCs/>
                    <w:color w:val="000000"/>
                    <w:rPrChange w:id="13480" w:author="Stefanie Lane" w:date="2022-06-23T15:12:00Z">
                      <w:rPr/>
                    </w:rPrChange>
                  </w:rPr>
                  <w:delText>Eleocharis palustris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348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5E9850D" w14:textId="77777777" w:rsidR="00EB4CE1" w:rsidRPr="00EB4CE1" w:rsidDel="00402FFE" w:rsidRDefault="00EB4CE1">
            <w:pPr>
              <w:spacing w:after="0" w:line="240" w:lineRule="auto"/>
              <w:jc w:val="center"/>
              <w:rPr>
                <w:ins w:id="13482" w:author="Stefanie Lane" w:date="2022-06-23T15:12:00Z"/>
                <w:del w:id="13483" w:author="Lane, Stefanie" w:date="2023-04-28T12:07:00Z"/>
                <w:rFonts w:ascii="Calibri" w:eastAsia="Times New Roman" w:hAnsi="Calibri" w:cs="Calibri"/>
                <w:color w:val="000000"/>
                <w:rPrChange w:id="13484" w:author="Stefanie Lane" w:date="2022-06-23T15:12:00Z">
                  <w:rPr>
                    <w:ins w:id="13485" w:author="Stefanie Lane" w:date="2022-06-23T15:12:00Z"/>
                    <w:del w:id="13486" w:author="Lane, Stefanie" w:date="2023-04-28T12:07:00Z"/>
                  </w:rPr>
                </w:rPrChange>
              </w:rPr>
              <w:pPrChange w:id="13487" w:author="Stefanie Lane" w:date="2022-06-23T15:12:00Z">
                <w:pPr>
                  <w:jc w:val="center"/>
                </w:pPr>
              </w:pPrChange>
            </w:pPr>
            <w:ins w:id="13488" w:author="Stefanie Lane" w:date="2022-06-23T15:12:00Z">
              <w:del w:id="13489" w:author="Lane, Stefanie" w:date="2023-04-28T12:07:00Z">
                <w:r w:rsidRPr="00EB4CE1" w:rsidDel="00402FFE">
                  <w:rPr>
                    <w:rFonts w:ascii="Calibri" w:eastAsia="Times New Roman" w:hAnsi="Calibri" w:cs="Calibri"/>
                    <w:color w:val="000000"/>
                    <w:rPrChange w:id="13490" w:author="Stefanie Lane" w:date="2022-06-23T15:12:00Z">
                      <w:rPr/>
                    </w:rPrChange>
                  </w:rPr>
                  <w:delText>0.63</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349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AA1ED3B" w14:textId="77777777" w:rsidR="00EB4CE1" w:rsidRPr="00EB4CE1" w:rsidDel="00402FFE" w:rsidRDefault="00EB4CE1">
            <w:pPr>
              <w:spacing w:after="0" w:line="240" w:lineRule="auto"/>
              <w:jc w:val="center"/>
              <w:rPr>
                <w:ins w:id="13492" w:author="Stefanie Lane" w:date="2022-06-23T15:12:00Z"/>
                <w:del w:id="13493" w:author="Lane, Stefanie" w:date="2023-04-28T12:07:00Z"/>
                <w:rFonts w:ascii="Calibri" w:eastAsia="Times New Roman" w:hAnsi="Calibri" w:cs="Calibri"/>
                <w:color w:val="000000"/>
                <w:rPrChange w:id="13494" w:author="Stefanie Lane" w:date="2022-06-23T15:12:00Z">
                  <w:rPr>
                    <w:ins w:id="13495" w:author="Stefanie Lane" w:date="2022-06-23T15:12:00Z"/>
                    <w:del w:id="13496" w:author="Lane, Stefanie" w:date="2023-04-28T12:07:00Z"/>
                  </w:rPr>
                </w:rPrChange>
              </w:rPr>
              <w:pPrChange w:id="13497" w:author="Stefanie Lane" w:date="2022-06-23T15:12:00Z">
                <w:pPr>
                  <w:jc w:val="center"/>
                </w:pPr>
              </w:pPrChange>
            </w:pPr>
            <w:ins w:id="13498" w:author="Stefanie Lane" w:date="2022-06-23T15:12:00Z">
              <w:del w:id="13499" w:author="Lane, Stefanie" w:date="2023-04-28T12:07:00Z">
                <w:r w:rsidRPr="00EB4CE1" w:rsidDel="00402FFE">
                  <w:rPr>
                    <w:rFonts w:ascii="Calibri" w:eastAsia="Times New Roman" w:hAnsi="Calibri" w:cs="Calibri"/>
                    <w:color w:val="000000"/>
                    <w:rPrChange w:id="13500" w:author="Stefanie Lane" w:date="2022-06-23T15:12:00Z">
                      <w:rPr/>
                    </w:rPrChange>
                  </w:rPr>
                  <w:delText>0.78</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350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116E266" w14:textId="77777777" w:rsidR="00EB4CE1" w:rsidRPr="00EB4CE1" w:rsidDel="00402FFE" w:rsidRDefault="00EB4CE1">
            <w:pPr>
              <w:spacing w:after="0" w:line="240" w:lineRule="auto"/>
              <w:jc w:val="center"/>
              <w:rPr>
                <w:ins w:id="13502" w:author="Stefanie Lane" w:date="2022-06-23T15:12:00Z"/>
                <w:del w:id="13503" w:author="Lane, Stefanie" w:date="2023-04-28T12:07:00Z"/>
                <w:rFonts w:ascii="Calibri" w:eastAsia="Times New Roman" w:hAnsi="Calibri" w:cs="Calibri"/>
                <w:color w:val="000000"/>
                <w:rPrChange w:id="13504" w:author="Stefanie Lane" w:date="2022-06-23T15:12:00Z">
                  <w:rPr>
                    <w:ins w:id="13505" w:author="Stefanie Lane" w:date="2022-06-23T15:12:00Z"/>
                    <w:del w:id="13506" w:author="Lane, Stefanie" w:date="2023-04-28T12:07:00Z"/>
                  </w:rPr>
                </w:rPrChange>
              </w:rPr>
              <w:pPrChange w:id="13507" w:author="Stefanie Lane" w:date="2022-06-23T15:12:00Z">
                <w:pPr>
                  <w:jc w:val="center"/>
                </w:pPr>
              </w:pPrChange>
            </w:pPr>
            <w:ins w:id="13508" w:author="Stefanie Lane" w:date="2022-06-23T15:12:00Z">
              <w:del w:id="13509" w:author="Lane, Stefanie" w:date="2023-04-28T12:07:00Z">
                <w:r w:rsidRPr="00EB4CE1" w:rsidDel="00402FFE">
                  <w:rPr>
                    <w:rFonts w:ascii="Calibri" w:eastAsia="Times New Roman" w:hAnsi="Calibri" w:cs="Calibri"/>
                    <w:color w:val="000000"/>
                    <w:rPrChange w:id="13510" w:author="Stefanie Lane" w:date="2022-06-23T15:12:00Z">
                      <w:rPr/>
                    </w:rPrChange>
                  </w:rPr>
                  <w:delText>0.39</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351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5F84775" w14:textId="77777777" w:rsidR="00EB4CE1" w:rsidRPr="00EB4CE1" w:rsidDel="00402FFE" w:rsidRDefault="00EB4CE1">
            <w:pPr>
              <w:spacing w:after="0" w:line="240" w:lineRule="auto"/>
              <w:jc w:val="center"/>
              <w:rPr>
                <w:ins w:id="13512" w:author="Stefanie Lane" w:date="2022-06-23T15:12:00Z"/>
                <w:del w:id="13513" w:author="Lane, Stefanie" w:date="2023-04-28T12:07:00Z"/>
                <w:rFonts w:ascii="Calibri" w:eastAsia="Times New Roman" w:hAnsi="Calibri" w:cs="Calibri"/>
                <w:color w:val="000000"/>
                <w:rPrChange w:id="13514" w:author="Stefanie Lane" w:date="2022-06-23T15:12:00Z">
                  <w:rPr>
                    <w:ins w:id="13515" w:author="Stefanie Lane" w:date="2022-06-23T15:12:00Z"/>
                    <w:del w:id="13516" w:author="Lane, Stefanie" w:date="2023-04-28T12:07:00Z"/>
                  </w:rPr>
                </w:rPrChange>
              </w:rPr>
              <w:pPrChange w:id="13517" w:author="Stefanie Lane" w:date="2022-06-23T15:12:00Z">
                <w:pPr>
                  <w:jc w:val="center"/>
                </w:pPr>
              </w:pPrChange>
            </w:pPr>
            <w:ins w:id="13518" w:author="Stefanie Lane" w:date="2022-06-23T15:12:00Z">
              <w:del w:id="13519" w:author="Lane, Stefanie" w:date="2023-04-28T12:07:00Z">
                <w:r w:rsidRPr="00EB4CE1" w:rsidDel="00402FFE">
                  <w:rPr>
                    <w:rFonts w:ascii="Calibri" w:eastAsia="Times New Roman" w:hAnsi="Calibri" w:cs="Calibri"/>
                    <w:color w:val="000000"/>
                    <w:rPrChange w:id="13520" w:author="Stefanie Lane" w:date="2022-06-23T15:12:00Z">
                      <w:rPr/>
                    </w:rPrChange>
                  </w:rPr>
                  <w:delText>-37.8</w:delText>
                </w:r>
              </w:del>
            </w:ins>
          </w:p>
        </w:tc>
      </w:tr>
      <w:tr w:rsidR="00EB4CE1" w:rsidRPr="00EB4CE1" w:rsidDel="00402FFE" w14:paraId="4322A786" w14:textId="77777777" w:rsidTr="006F10B7">
        <w:trPr>
          <w:trHeight w:val="290"/>
          <w:ins w:id="13521" w:author="Stefanie Lane" w:date="2022-06-23T15:12:00Z"/>
          <w:del w:id="13522" w:author="Lane, Stefanie" w:date="2023-04-28T12:07:00Z"/>
          <w:trPrChange w:id="1352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52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F54C042" w14:textId="77777777" w:rsidR="00EB4CE1" w:rsidRPr="00EB4CE1" w:rsidDel="00402FFE" w:rsidRDefault="00EB4CE1">
            <w:pPr>
              <w:spacing w:after="0" w:line="240" w:lineRule="auto"/>
              <w:rPr>
                <w:ins w:id="13525" w:author="Stefanie Lane" w:date="2022-06-23T15:12:00Z"/>
                <w:del w:id="13526" w:author="Lane, Stefanie" w:date="2023-04-28T12:07:00Z"/>
                <w:rFonts w:ascii="Calibri" w:eastAsia="Times New Roman" w:hAnsi="Calibri" w:cs="Calibri"/>
                <w:color w:val="000000"/>
                <w:rPrChange w:id="13527" w:author="Stefanie Lane" w:date="2022-06-23T15:12:00Z">
                  <w:rPr>
                    <w:ins w:id="13528" w:author="Stefanie Lane" w:date="2022-06-23T15:12:00Z"/>
                    <w:del w:id="13529" w:author="Lane, Stefanie" w:date="2023-04-28T12:07:00Z"/>
                  </w:rPr>
                </w:rPrChange>
              </w:rPr>
              <w:pPrChange w:id="1353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53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16080A9" w14:textId="77777777" w:rsidR="00EB4CE1" w:rsidRPr="00EB4CE1" w:rsidDel="00402FFE" w:rsidRDefault="00EB4CE1">
            <w:pPr>
              <w:spacing w:after="0" w:line="240" w:lineRule="auto"/>
              <w:rPr>
                <w:ins w:id="13532" w:author="Stefanie Lane" w:date="2022-06-23T15:12:00Z"/>
                <w:del w:id="13533" w:author="Lane, Stefanie" w:date="2023-04-28T12:07:00Z"/>
                <w:rFonts w:ascii="Calibri" w:eastAsia="Times New Roman" w:hAnsi="Calibri" w:cs="Calibri"/>
                <w:color w:val="000000"/>
                <w:rPrChange w:id="13534" w:author="Stefanie Lane" w:date="2022-06-23T15:12:00Z">
                  <w:rPr>
                    <w:ins w:id="13535" w:author="Stefanie Lane" w:date="2022-06-23T15:12:00Z"/>
                    <w:del w:id="13536" w:author="Lane, Stefanie" w:date="2023-04-28T12:07:00Z"/>
                  </w:rPr>
                </w:rPrChange>
              </w:rPr>
              <w:pPrChange w:id="13537" w:author="Stefanie Lane" w:date="2022-06-23T15:12:00Z">
                <w:pPr/>
              </w:pPrChange>
            </w:pPr>
          </w:p>
        </w:tc>
        <w:tc>
          <w:tcPr>
            <w:tcW w:w="3320" w:type="dxa"/>
            <w:tcBorders>
              <w:top w:val="nil"/>
              <w:left w:val="nil"/>
              <w:bottom w:val="nil"/>
              <w:right w:val="nil"/>
            </w:tcBorders>
            <w:shd w:val="clear" w:color="auto" w:fill="auto"/>
            <w:noWrap/>
            <w:vAlign w:val="bottom"/>
            <w:hideMark/>
            <w:tcPrChange w:id="13538" w:author="Stefanie Lane" w:date="2022-06-23T15:14:00Z">
              <w:tcPr>
                <w:tcW w:w="3320" w:type="dxa"/>
                <w:tcBorders>
                  <w:top w:val="nil"/>
                  <w:left w:val="nil"/>
                  <w:bottom w:val="nil"/>
                  <w:right w:val="nil"/>
                </w:tcBorders>
                <w:shd w:val="clear" w:color="auto" w:fill="auto"/>
                <w:noWrap/>
                <w:vAlign w:val="bottom"/>
                <w:hideMark/>
              </w:tcPr>
            </w:tcPrChange>
          </w:tcPr>
          <w:p w14:paraId="4E34C7AF" w14:textId="7C442E9A" w:rsidR="00EB4CE1" w:rsidRPr="00EB4CE1" w:rsidDel="00402FFE" w:rsidRDefault="00D5247D">
            <w:pPr>
              <w:spacing w:after="0" w:line="240" w:lineRule="auto"/>
              <w:rPr>
                <w:ins w:id="13539" w:author="Stefanie Lane" w:date="2022-06-23T15:12:00Z"/>
                <w:del w:id="13540" w:author="Lane, Stefanie" w:date="2023-04-28T12:07:00Z"/>
                <w:rFonts w:ascii="Calibri" w:eastAsia="Times New Roman" w:hAnsi="Calibri" w:cs="Calibri"/>
                <w:i/>
                <w:iCs/>
                <w:color w:val="000000"/>
                <w:rPrChange w:id="13541" w:author="Stefanie Lane" w:date="2022-06-23T15:12:00Z">
                  <w:rPr>
                    <w:ins w:id="13542" w:author="Stefanie Lane" w:date="2022-06-23T15:12:00Z"/>
                    <w:del w:id="13543" w:author="Lane, Stefanie" w:date="2023-04-28T12:07:00Z"/>
                  </w:rPr>
                </w:rPrChange>
              </w:rPr>
              <w:pPrChange w:id="13544" w:author="Stefanie Lane" w:date="2022-06-23T15:12:00Z">
                <w:pPr/>
              </w:pPrChange>
            </w:pPr>
            <w:ins w:id="13545" w:author="Stefanie Lane" w:date="2022-06-23T15:20:00Z">
              <w:del w:id="13546" w:author="Lane, Stefanie" w:date="2023-04-28T12:07:00Z">
                <w:r w:rsidDel="00402FFE">
                  <w:rPr>
                    <w:rStyle w:val="Emphasis"/>
                  </w:rPr>
                  <w:delText xml:space="preserve">Symphyotrichum </w:delText>
                </w:r>
              </w:del>
            </w:ins>
            <w:ins w:id="13547" w:author="Stefanie Lane" w:date="2022-06-23T15:12:00Z">
              <w:del w:id="13548" w:author="Lane, Stefanie" w:date="2023-04-28T12:07:00Z">
                <w:r w:rsidR="00EB4CE1" w:rsidRPr="00EB4CE1" w:rsidDel="00402FFE">
                  <w:rPr>
                    <w:rFonts w:ascii="Calibri" w:eastAsia="Times New Roman" w:hAnsi="Calibri" w:cs="Calibri"/>
                    <w:i/>
                    <w:iCs/>
                    <w:color w:val="000000"/>
                    <w:rPrChange w:id="13549" w:author="Stefanie Lane" w:date="2022-06-23T15:12:00Z">
                      <w:rPr/>
                    </w:rPrChange>
                  </w:rPr>
                  <w:delText>subspicatum</w:delText>
                </w:r>
              </w:del>
            </w:ins>
          </w:p>
        </w:tc>
        <w:tc>
          <w:tcPr>
            <w:tcW w:w="869" w:type="dxa"/>
            <w:tcBorders>
              <w:top w:val="nil"/>
              <w:left w:val="nil"/>
              <w:bottom w:val="nil"/>
              <w:right w:val="nil"/>
            </w:tcBorders>
            <w:shd w:val="clear" w:color="auto" w:fill="auto"/>
            <w:noWrap/>
            <w:vAlign w:val="bottom"/>
            <w:hideMark/>
            <w:tcPrChange w:id="13550" w:author="Stefanie Lane" w:date="2022-06-23T15:14:00Z">
              <w:tcPr>
                <w:tcW w:w="960" w:type="dxa"/>
                <w:tcBorders>
                  <w:top w:val="nil"/>
                  <w:left w:val="nil"/>
                  <w:bottom w:val="nil"/>
                  <w:right w:val="nil"/>
                </w:tcBorders>
                <w:shd w:val="clear" w:color="auto" w:fill="auto"/>
                <w:noWrap/>
                <w:vAlign w:val="bottom"/>
                <w:hideMark/>
              </w:tcPr>
            </w:tcPrChange>
          </w:tcPr>
          <w:p w14:paraId="59DD5AD1" w14:textId="77777777" w:rsidR="00EB4CE1" w:rsidRPr="00EB4CE1" w:rsidDel="00402FFE" w:rsidRDefault="00EB4CE1">
            <w:pPr>
              <w:spacing w:after="0" w:line="240" w:lineRule="auto"/>
              <w:jc w:val="center"/>
              <w:rPr>
                <w:ins w:id="13551" w:author="Stefanie Lane" w:date="2022-06-23T15:12:00Z"/>
                <w:del w:id="13552" w:author="Lane, Stefanie" w:date="2023-04-28T12:07:00Z"/>
                <w:rFonts w:ascii="Calibri" w:eastAsia="Times New Roman" w:hAnsi="Calibri" w:cs="Calibri"/>
                <w:color w:val="000000"/>
                <w:rPrChange w:id="13553" w:author="Stefanie Lane" w:date="2022-06-23T15:12:00Z">
                  <w:rPr>
                    <w:ins w:id="13554" w:author="Stefanie Lane" w:date="2022-06-23T15:12:00Z"/>
                    <w:del w:id="13555" w:author="Lane, Stefanie" w:date="2023-04-28T12:07:00Z"/>
                  </w:rPr>
                </w:rPrChange>
              </w:rPr>
              <w:pPrChange w:id="13556" w:author="Stefanie Lane" w:date="2022-06-23T15:12:00Z">
                <w:pPr>
                  <w:jc w:val="center"/>
                </w:pPr>
              </w:pPrChange>
            </w:pPr>
            <w:ins w:id="13557" w:author="Stefanie Lane" w:date="2022-06-23T15:12:00Z">
              <w:del w:id="13558" w:author="Lane, Stefanie" w:date="2023-04-28T12:07:00Z">
                <w:r w:rsidRPr="00EB4CE1" w:rsidDel="00402FFE">
                  <w:rPr>
                    <w:rFonts w:ascii="Calibri" w:eastAsia="Times New Roman" w:hAnsi="Calibri" w:cs="Calibri"/>
                    <w:color w:val="000000"/>
                    <w:rPrChange w:id="13559" w:author="Stefanie Lane" w:date="2022-06-23T15:12:00Z">
                      <w:rPr/>
                    </w:rPrChange>
                  </w:rPr>
                  <w:delText>0.47</w:delText>
                </w:r>
              </w:del>
            </w:ins>
          </w:p>
        </w:tc>
        <w:tc>
          <w:tcPr>
            <w:tcW w:w="990" w:type="dxa"/>
            <w:tcBorders>
              <w:top w:val="nil"/>
              <w:left w:val="nil"/>
              <w:bottom w:val="nil"/>
              <w:right w:val="nil"/>
            </w:tcBorders>
            <w:shd w:val="clear" w:color="auto" w:fill="auto"/>
            <w:noWrap/>
            <w:vAlign w:val="bottom"/>
            <w:hideMark/>
            <w:tcPrChange w:id="13560" w:author="Stefanie Lane" w:date="2022-06-23T15:14:00Z">
              <w:tcPr>
                <w:tcW w:w="960" w:type="dxa"/>
                <w:tcBorders>
                  <w:top w:val="nil"/>
                  <w:left w:val="nil"/>
                  <w:bottom w:val="nil"/>
                  <w:right w:val="nil"/>
                </w:tcBorders>
                <w:shd w:val="clear" w:color="auto" w:fill="auto"/>
                <w:noWrap/>
                <w:vAlign w:val="bottom"/>
                <w:hideMark/>
              </w:tcPr>
            </w:tcPrChange>
          </w:tcPr>
          <w:p w14:paraId="1BF1E064" w14:textId="77777777" w:rsidR="00EB4CE1" w:rsidRPr="00EB4CE1" w:rsidDel="00402FFE" w:rsidRDefault="00EB4CE1">
            <w:pPr>
              <w:spacing w:after="0" w:line="240" w:lineRule="auto"/>
              <w:jc w:val="center"/>
              <w:rPr>
                <w:ins w:id="13561" w:author="Stefanie Lane" w:date="2022-06-23T15:12:00Z"/>
                <w:del w:id="13562" w:author="Lane, Stefanie" w:date="2023-04-28T12:07:00Z"/>
                <w:rFonts w:ascii="Calibri" w:eastAsia="Times New Roman" w:hAnsi="Calibri" w:cs="Calibri"/>
                <w:color w:val="000000"/>
                <w:rPrChange w:id="13563" w:author="Stefanie Lane" w:date="2022-06-23T15:12:00Z">
                  <w:rPr>
                    <w:ins w:id="13564" w:author="Stefanie Lane" w:date="2022-06-23T15:12:00Z"/>
                    <w:del w:id="13565" w:author="Lane, Stefanie" w:date="2023-04-28T12:07:00Z"/>
                  </w:rPr>
                </w:rPrChange>
              </w:rPr>
              <w:pPrChange w:id="13566" w:author="Stefanie Lane" w:date="2022-06-23T15:12:00Z">
                <w:pPr>
                  <w:jc w:val="center"/>
                </w:pPr>
              </w:pPrChange>
            </w:pPr>
            <w:ins w:id="13567" w:author="Stefanie Lane" w:date="2022-06-23T15:12:00Z">
              <w:del w:id="13568" w:author="Lane, Stefanie" w:date="2023-04-28T12:07:00Z">
                <w:r w:rsidRPr="00EB4CE1" w:rsidDel="00402FFE">
                  <w:rPr>
                    <w:rFonts w:ascii="Calibri" w:eastAsia="Times New Roman" w:hAnsi="Calibri" w:cs="Calibri"/>
                    <w:color w:val="000000"/>
                    <w:rPrChange w:id="13569" w:author="Stefanie Lane" w:date="2022-06-23T15:12:00Z">
                      <w:rPr/>
                    </w:rPrChange>
                  </w:rPr>
                  <w:delText>0.33</w:delText>
                </w:r>
              </w:del>
            </w:ins>
          </w:p>
        </w:tc>
        <w:tc>
          <w:tcPr>
            <w:tcW w:w="810" w:type="dxa"/>
            <w:tcBorders>
              <w:top w:val="nil"/>
              <w:left w:val="nil"/>
              <w:bottom w:val="nil"/>
              <w:right w:val="nil"/>
            </w:tcBorders>
            <w:shd w:val="clear" w:color="auto" w:fill="auto"/>
            <w:noWrap/>
            <w:vAlign w:val="bottom"/>
            <w:hideMark/>
            <w:tcPrChange w:id="13570" w:author="Stefanie Lane" w:date="2022-06-23T15:14:00Z">
              <w:tcPr>
                <w:tcW w:w="960" w:type="dxa"/>
                <w:tcBorders>
                  <w:top w:val="nil"/>
                  <w:left w:val="nil"/>
                  <w:bottom w:val="nil"/>
                  <w:right w:val="nil"/>
                </w:tcBorders>
                <w:shd w:val="clear" w:color="auto" w:fill="auto"/>
                <w:noWrap/>
                <w:vAlign w:val="bottom"/>
                <w:hideMark/>
              </w:tcPr>
            </w:tcPrChange>
          </w:tcPr>
          <w:p w14:paraId="293A155A" w14:textId="77777777" w:rsidR="00EB4CE1" w:rsidRPr="00EB4CE1" w:rsidDel="00402FFE" w:rsidRDefault="00EB4CE1">
            <w:pPr>
              <w:spacing w:after="0" w:line="240" w:lineRule="auto"/>
              <w:jc w:val="center"/>
              <w:rPr>
                <w:ins w:id="13571" w:author="Stefanie Lane" w:date="2022-06-23T15:12:00Z"/>
                <w:del w:id="13572" w:author="Lane, Stefanie" w:date="2023-04-28T12:07:00Z"/>
                <w:rFonts w:ascii="Calibri" w:eastAsia="Times New Roman" w:hAnsi="Calibri" w:cs="Calibri"/>
                <w:color w:val="000000"/>
                <w:rPrChange w:id="13573" w:author="Stefanie Lane" w:date="2022-06-23T15:12:00Z">
                  <w:rPr>
                    <w:ins w:id="13574" w:author="Stefanie Lane" w:date="2022-06-23T15:12:00Z"/>
                    <w:del w:id="13575" w:author="Lane, Stefanie" w:date="2023-04-28T12:07:00Z"/>
                  </w:rPr>
                </w:rPrChange>
              </w:rPr>
              <w:pPrChange w:id="13576" w:author="Stefanie Lane" w:date="2022-06-23T15:12:00Z">
                <w:pPr>
                  <w:jc w:val="center"/>
                </w:pPr>
              </w:pPrChange>
            </w:pPr>
            <w:ins w:id="13577" w:author="Stefanie Lane" w:date="2022-06-23T15:12:00Z">
              <w:del w:id="13578" w:author="Lane, Stefanie" w:date="2023-04-28T12:07:00Z">
                <w:r w:rsidRPr="00EB4CE1" w:rsidDel="00402FFE">
                  <w:rPr>
                    <w:rFonts w:ascii="Calibri" w:eastAsia="Times New Roman" w:hAnsi="Calibri" w:cs="Calibri"/>
                    <w:color w:val="000000"/>
                    <w:rPrChange w:id="13579" w:author="Stefanie Lane" w:date="2022-06-23T15:12:00Z">
                      <w:rPr/>
                    </w:rPrChange>
                  </w:rPr>
                  <w:delText>0.32</w:delText>
                </w:r>
              </w:del>
            </w:ins>
          </w:p>
        </w:tc>
        <w:tc>
          <w:tcPr>
            <w:tcW w:w="1710" w:type="dxa"/>
            <w:tcBorders>
              <w:top w:val="nil"/>
              <w:left w:val="nil"/>
              <w:bottom w:val="nil"/>
              <w:right w:val="single" w:sz="8" w:space="0" w:color="auto"/>
            </w:tcBorders>
            <w:shd w:val="clear" w:color="auto" w:fill="auto"/>
            <w:noWrap/>
            <w:vAlign w:val="bottom"/>
            <w:hideMark/>
            <w:tcPrChange w:id="1358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451D9F0" w14:textId="77777777" w:rsidR="00EB4CE1" w:rsidRPr="00EB4CE1" w:rsidDel="00402FFE" w:rsidRDefault="00EB4CE1">
            <w:pPr>
              <w:spacing w:after="0" w:line="240" w:lineRule="auto"/>
              <w:jc w:val="center"/>
              <w:rPr>
                <w:ins w:id="13581" w:author="Stefanie Lane" w:date="2022-06-23T15:12:00Z"/>
                <w:del w:id="13582" w:author="Lane, Stefanie" w:date="2023-04-28T12:07:00Z"/>
                <w:rFonts w:ascii="Calibri" w:eastAsia="Times New Roman" w:hAnsi="Calibri" w:cs="Calibri"/>
                <w:color w:val="000000"/>
                <w:rPrChange w:id="13583" w:author="Stefanie Lane" w:date="2022-06-23T15:12:00Z">
                  <w:rPr>
                    <w:ins w:id="13584" w:author="Stefanie Lane" w:date="2022-06-23T15:12:00Z"/>
                    <w:del w:id="13585" w:author="Lane, Stefanie" w:date="2023-04-28T12:07:00Z"/>
                  </w:rPr>
                </w:rPrChange>
              </w:rPr>
              <w:pPrChange w:id="13586" w:author="Stefanie Lane" w:date="2022-06-23T15:12:00Z">
                <w:pPr>
                  <w:jc w:val="center"/>
                </w:pPr>
              </w:pPrChange>
            </w:pPr>
            <w:ins w:id="13587" w:author="Stefanie Lane" w:date="2022-06-23T15:12:00Z">
              <w:del w:id="13588" w:author="Lane, Stefanie" w:date="2023-04-28T12:07:00Z">
                <w:r w:rsidRPr="00EB4CE1" w:rsidDel="00402FFE">
                  <w:rPr>
                    <w:rFonts w:ascii="Calibri" w:eastAsia="Times New Roman" w:hAnsi="Calibri" w:cs="Calibri"/>
                    <w:color w:val="000000"/>
                    <w:rPrChange w:id="13589" w:author="Stefanie Lane" w:date="2022-06-23T15:12:00Z">
                      <w:rPr/>
                    </w:rPrChange>
                  </w:rPr>
                  <w:delText>-32.1</w:delText>
                </w:r>
              </w:del>
            </w:ins>
          </w:p>
        </w:tc>
      </w:tr>
      <w:tr w:rsidR="00EB4CE1" w:rsidRPr="00EB4CE1" w:rsidDel="00402FFE" w14:paraId="5B9C0AC8" w14:textId="77777777" w:rsidTr="006F10B7">
        <w:trPr>
          <w:trHeight w:val="290"/>
          <w:ins w:id="13590" w:author="Stefanie Lane" w:date="2022-06-23T15:12:00Z"/>
          <w:del w:id="13591" w:author="Lane, Stefanie" w:date="2023-04-28T12:07:00Z"/>
          <w:trPrChange w:id="1359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59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381A9A1" w14:textId="77777777" w:rsidR="00EB4CE1" w:rsidRPr="00EB4CE1" w:rsidDel="00402FFE" w:rsidRDefault="00EB4CE1">
            <w:pPr>
              <w:spacing w:after="0" w:line="240" w:lineRule="auto"/>
              <w:rPr>
                <w:ins w:id="13594" w:author="Stefanie Lane" w:date="2022-06-23T15:12:00Z"/>
                <w:del w:id="13595" w:author="Lane, Stefanie" w:date="2023-04-28T12:07:00Z"/>
                <w:rFonts w:ascii="Calibri" w:eastAsia="Times New Roman" w:hAnsi="Calibri" w:cs="Calibri"/>
                <w:color w:val="000000"/>
                <w:rPrChange w:id="13596" w:author="Stefanie Lane" w:date="2022-06-23T15:12:00Z">
                  <w:rPr>
                    <w:ins w:id="13597" w:author="Stefanie Lane" w:date="2022-06-23T15:12:00Z"/>
                    <w:del w:id="13598" w:author="Lane, Stefanie" w:date="2023-04-28T12:07:00Z"/>
                  </w:rPr>
                </w:rPrChange>
              </w:rPr>
              <w:pPrChange w:id="1359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60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055592F" w14:textId="77777777" w:rsidR="00EB4CE1" w:rsidRPr="00EB4CE1" w:rsidDel="00402FFE" w:rsidRDefault="00EB4CE1">
            <w:pPr>
              <w:spacing w:after="0" w:line="240" w:lineRule="auto"/>
              <w:rPr>
                <w:ins w:id="13601" w:author="Stefanie Lane" w:date="2022-06-23T15:12:00Z"/>
                <w:del w:id="13602" w:author="Lane, Stefanie" w:date="2023-04-28T12:07:00Z"/>
                <w:rFonts w:ascii="Calibri" w:eastAsia="Times New Roman" w:hAnsi="Calibri" w:cs="Calibri"/>
                <w:color w:val="000000"/>
                <w:rPrChange w:id="13603" w:author="Stefanie Lane" w:date="2022-06-23T15:12:00Z">
                  <w:rPr>
                    <w:ins w:id="13604" w:author="Stefanie Lane" w:date="2022-06-23T15:12:00Z"/>
                    <w:del w:id="13605" w:author="Lane, Stefanie" w:date="2023-04-28T12:07:00Z"/>
                  </w:rPr>
                </w:rPrChange>
              </w:rPr>
              <w:pPrChange w:id="1360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360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54B35CB" w14:textId="77777777" w:rsidR="00EB4CE1" w:rsidRPr="00EB4CE1" w:rsidDel="00402FFE" w:rsidRDefault="00EB4CE1">
            <w:pPr>
              <w:spacing w:after="0" w:line="240" w:lineRule="auto"/>
              <w:rPr>
                <w:ins w:id="13608" w:author="Stefanie Lane" w:date="2022-06-23T15:12:00Z"/>
                <w:del w:id="13609" w:author="Lane, Stefanie" w:date="2023-04-28T12:07:00Z"/>
                <w:rFonts w:ascii="Calibri" w:eastAsia="Times New Roman" w:hAnsi="Calibri" w:cs="Calibri"/>
                <w:i/>
                <w:iCs/>
                <w:color w:val="000000"/>
                <w:rPrChange w:id="13610" w:author="Stefanie Lane" w:date="2022-06-23T15:12:00Z">
                  <w:rPr>
                    <w:ins w:id="13611" w:author="Stefanie Lane" w:date="2022-06-23T15:12:00Z"/>
                    <w:del w:id="13612" w:author="Lane, Stefanie" w:date="2023-04-28T12:07:00Z"/>
                  </w:rPr>
                </w:rPrChange>
              </w:rPr>
              <w:pPrChange w:id="13613" w:author="Stefanie Lane" w:date="2022-06-23T15:12:00Z">
                <w:pPr/>
              </w:pPrChange>
            </w:pPr>
            <w:ins w:id="13614" w:author="Stefanie Lane" w:date="2022-06-23T15:12:00Z">
              <w:del w:id="13615" w:author="Lane, Stefanie" w:date="2023-04-28T12:07:00Z">
                <w:r w:rsidRPr="00EB4CE1" w:rsidDel="00402FFE">
                  <w:rPr>
                    <w:rFonts w:ascii="Calibri" w:eastAsia="Times New Roman" w:hAnsi="Calibri" w:cs="Calibri"/>
                    <w:i/>
                    <w:iCs/>
                    <w:color w:val="000000"/>
                    <w:rPrChange w:id="13616" w:author="Stefanie Lane" w:date="2022-06-23T15:12:00Z">
                      <w:rPr/>
                    </w:rPrChange>
                  </w:rPr>
                  <w:delText>Juncus oxymeris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361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15B7ECB" w14:textId="77777777" w:rsidR="00EB4CE1" w:rsidRPr="00EB4CE1" w:rsidDel="00402FFE" w:rsidRDefault="00EB4CE1">
            <w:pPr>
              <w:spacing w:after="0" w:line="240" w:lineRule="auto"/>
              <w:jc w:val="center"/>
              <w:rPr>
                <w:ins w:id="13618" w:author="Stefanie Lane" w:date="2022-06-23T15:12:00Z"/>
                <w:del w:id="13619" w:author="Lane, Stefanie" w:date="2023-04-28T12:07:00Z"/>
                <w:rFonts w:ascii="Calibri" w:eastAsia="Times New Roman" w:hAnsi="Calibri" w:cs="Calibri"/>
                <w:color w:val="000000"/>
                <w:rPrChange w:id="13620" w:author="Stefanie Lane" w:date="2022-06-23T15:12:00Z">
                  <w:rPr>
                    <w:ins w:id="13621" w:author="Stefanie Lane" w:date="2022-06-23T15:12:00Z"/>
                    <w:del w:id="13622" w:author="Lane, Stefanie" w:date="2023-04-28T12:07:00Z"/>
                  </w:rPr>
                </w:rPrChange>
              </w:rPr>
              <w:pPrChange w:id="13623" w:author="Stefanie Lane" w:date="2022-06-23T15:12:00Z">
                <w:pPr>
                  <w:jc w:val="center"/>
                </w:pPr>
              </w:pPrChange>
            </w:pPr>
            <w:ins w:id="13624" w:author="Stefanie Lane" w:date="2022-06-23T15:12:00Z">
              <w:del w:id="13625" w:author="Lane, Stefanie" w:date="2023-04-28T12:07:00Z">
                <w:r w:rsidRPr="00EB4CE1" w:rsidDel="00402FFE">
                  <w:rPr>
                    <w:rFonts w:ascii="Calibri" w:eastAsia="Times New Roman" w:hAnsi="Calibri" w:cs="Calibri"/>
                    <w:color w:val="000000"/>
                    <w:rPrChange w:id="13626" w:author="Stefanie Lane" w:date="2022-06-23T15:12:00Z">
                      <w:rPr/>
                    </w:rPrChange>
                  </w:rPr>
                  <w:delText>0.05</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362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E1C079D" w14:textId="77777777" w:rsidR="00EB4CE1" w:rsidRPr="00EB4CE1" w:rsidDel="00402FFE" w:rsidRDefault="00EB4CE1">
            <w:pPr>
              <w:spacing w:after="0" w:line="240" w:lineRule="auto"/>
              <w:jc w:val="center"/>
              <w:rPr>
                <w:ins w:id="13628" w:author="Stefanie Lane" w:date="2022-06-23T15:12:00Z"/>
                <w:del w:id="13629" w:author="Lane, Stefanie" w:date="2023-04-28T12:07:00Z"/>
                <w:rFonts w:ascii="Calibri" w:eastAsia="Times New Roman" w:hAnsi="Calibri" w:cs="Calibri"/>
                <w:color w:val="000000"/>
                <w:rPrChange w:id="13630" w:author="Stefanie Lane" w:date="2022-06-23T15:12:00Z">
                  <w:rPr>
                    <w:ins w:id="13631" w:author="Stefanie Lane" w:date="2022-06-23T15:12:00Z"/>
                    <w:del w:id="13632" w:author="Lane, Stefanie" w:date="2023-04-28T12:07:00Z"/>
                  </w:rPr>
                </w:rPrChange>
              </w:rPr>
              <w:pPrChange w:id="13633" w:author="Stefanie Lane" w:date="2022-06-23T15:12:00Z">
                <w:pPr>
                  <w:jc w:val="center"/>
                </w:pPr>
              </w:pPrChange>
            </w:pPr>
            <w:ins w:id="13634" w:author="Stefanie Lane" w:date="2022-06-23T15:12:00Z">
              <w:del w:id="13635" w:author="Lane, Stefanie" w:date="2023-04-28T12:07:00Z">
                <w:r w:rsidRPr="00EB4CE1" w:rsidDel="00402FFE">
                  <w:rPr>
                    <w:rFonts w:ascii="Calibri" w:eastAsia="Times New Roman" w:hAnsi="Calibri" w:cs="Calibri"/>
                    <w:color w:val="000000"/>
                    <w:rPrChange w:id="13636" w:author="Stefanie Lane" w:date="2022-06-23T15:12:00Z">
                      <w:rPr/>
                    </w:rPrChange>
                  </w:rPr>
                  <w:delText>0.11</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363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45CF204" w14:textId="77777777" w:rsidR="00EB4CE1" w:rsidRPr="00EB4CE1" w:rsidDel="00402FFE" w:rsidRDefault="00EB4CE1">
            <w:pPr>
              <w:spacing w:after="0" w:line="240" w:lineRule="auto"/>
              <w:jc w:val="center"/>
              <w:rPr>
                <w:ins w:id="13638" w:author="Stefanie Lane" w:date="2022-06-23T15:12:00Z"/>
                <w:del w:id="13639" w:author="Lane, Stefanie" w:date="2023-04-28T12:07:00Z"/>
                <w:rFonts w:ascii="Calibri" w:eastAsia="Times New Roman" w:hAnsi="Calibri" w:cs="Calibri"/>
                <w:color w:val="000000"/>
                <w:rPrChange w:id="13640" w:author="Stefanie Lane" w:date="2022-06-23T15:12:00Z">
                  <w:rPr>
                    <w:ins w:id="13641" w:author="Stefanie Lane" w:date="2022-06-23T15:12:00Z"/>
                    <w:del w:id="13642" w:author="Lane, Stefanie" w:date="2023-04-28T12:07:00Z"/>
                  </w:rPr>
                </w:rPrChange>
              </w:rPr>
              <w:pPrChange w:id="13643" w:author="Stefanie Lane" w:date="2022-06-23T15:12:00Z">
                <w:pPr>
                  <w:jc w:val="center"/>
                </w:pPr>
              </w:pPrChange>
            </w:pPr>
            <w:ins w:id="13644" w:author="Stefanie Lane" w:date="2022-06-23T15:12:00Z">
              <w:del w:id="13645" w:author="Lane, Stefanie" w:date="2023-04-28T12:07:00Z">
                <w:r w:rsidRPr="00EB4CE1" w:rsidDel="00402FFE">
                  <w:rPr>
                    <w:rFonts w:ascii="Calibri" w:eastAsia="Times New Roman" w:hAnsi="Calibri" w:cs="Calibri"/>
                    <w:color w:val="000000"/>
                    <w:rPrChange w:id="13646" w:author="Stefanie Lane" w:date="2022-06-23T15:12:00Z">
                      <w:rPr/>
                    </w:rPrChange>
                  </w:rPr>
                  <w:delText>0.04</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364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CBD7772" w14:textId="77777777" w:rsidR="00EB4CE1" w:rsidRPr="00EB4CE1" w:rsidDel="00402FFE" w:rsidRDefault="00EB4CE1">
            <w:pPr>
              <w:spacing w:after="0" w:line="240" w:lineRule="auto"/>
              <w:jc w:val="center"/>
              <w:rPr>
                <w:ins w:id="13648" w:author="Stefanie Lane" w:date="2022-06-23T15:12:00Z"/>
                <w:del w:id="13649" w:author="Lane, Stefanie" w:date="2023-04-28T12:07:00Z"/>
                <w:rFonts w:ascii="Calibri" w:eastAsia="Times New Roman" w:hAnsi="Calibri" w:cs="Calibri"/>
                <w:color w:val="000000"/>
                <w:rPrChange w:id="13650" w:author="Stefanie Lane" w:date="2022-06-23T15:12:00Z">
                  <w:rPr>
                    <w:ins w:id="13651" w:author="Stefanie Lane" w:date="2022-06-23T15:12:00Z"/>
                    <w:del w:id="13652" w:author="Lane, Stefanie" w:date="2023-04-28T12:07:00Z"/>
                  </w:rPr>
                </w:rPrChange>
              </w:rPr>
              <w:pPrChange w:id="13653" w:author="Stefanie Lane" w:date="2022-06-23T15:12:00Z">
                <w:pPr>
                  <w:jc w:val="center"/>
                </w:pPr>
              </w:pPrChange>
            </w:pPr>
            <w:ins w:id="13654" w:author="Stefanie Lane" w:date="2022-06-23T15:12:00Z">
              <w:del w:id="13655" w:author="Lane, Stefanie" w:date="2023-04-28T12:07:00Z">
                <w:r w:rsidRPr="00EB4CE1" w:rsidDel="00402FFE">
                  <w:rPr>
                    <w:rFonts w:ascii="Calibri" w:eastAsia="Times New Roman" w:hAnsi="Calibri" w:cs="Calibri"/>
                    <w:color w:val="000000"/>
                    <w:rPrChange w:id="13656" w:author="Stefanie Lane" w:date="2022-06-23T15:12:00Z">
                      <w:rPr/>
                    </w:rPrChange>
                  </w:rPr>
                  <w:delText>-32.1</w:delText>
                </w:r>
              </w:del>
            </w:ins>
          </w:p>
        </w:tc>
      </w:tr>
      <w:tr w:rsidR="00EB4CE1" w:rsidRPr="00EB4CE1" w:rsidDel="00402FFE" w14:paraId="66182C37" w14:textId="77777777" w:rsidTr="006F10B7">
        <w:trPr>
          <w:trHeight w:val="290"/>
          <w:ins w:id="13657" w:author="Stefanie Lane" w:date="2022-06-23T15:12:00Z"/>
          <w:del w:id="13658" w:author="Lane, Stefanie" w:date="2023-04-28T12:07:00Z"/>
          <w:trPrChange w:id="1365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66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C56879B" w14:textId="77777777" w:rsidR="00EB4CE1" w:rsidRPr="00EB4CE1" w:rsidDel="00402FFE" w:rsidRDefault="00EB4CE1">
            <w:pPr>
              <w:spacing w:after="0" w:line="240" w:lineRule="auto"/>
              <w:rPr>
                <w:ins w:id="13661" w:author="Stefanie Lane" w:date="2022-06-23T15:12:00Z"/>
                <w:del w:id="13662" w:author="Lane, Stefanie" w:date="2023-04-28T12:07:00Z"/>
                <w:rFonts w:ascii="Calibri" w:eastAsia="Times New Roman" w:hAnsi="Calibri" w:cs="Calibri"/>
                <w:color w:val="000000"/>
                <w:rPrChange w:id="13663" w:author="Stefanie Lane" w:date="2022-06-23T15:12:00Z">
                  <w:rPr>
                    <w:ins w:id="13664" w:author="Stefanie Lane" w:date="2022-06-23T15:12:00Z"/>
                    <w:del w:id="13665" w:author="Lane, Stefanie" w:date="2023-04-28T12:07:00Z"/>
                  </w:rPr>
                </w:rPrChange>
              </w:rPr>
              <w:pPrChange w:id="1366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66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E9CFCD4" w14:textId="77777777" w:rsidR="00EB4CE1" w:rsidRPr="00EB4CE1" w:rsidDel="00402FFE" w:rsidRDefault="00EB4CE1">
            <w:pPr>
              <w:spacing w:after="0" w:line="240" w:lineRule="auto"/>
              <w:rPr>
                <w:ins w:id="13668" w:author="Stefanie Lane" w:date="2022-06-23T15:12:00Z"/>
                <w:del w:id="13669" w:author="Lane, Stefanie" w:date="2023-04-28T12:07:00Z"/>
                <w:rFonts w:ascii="Calibri" w:eastAsia="Times New Roman" w:hAnsi="Calibri" w:cs="Calibri"/>
                <w:color w:val="000000"/>
                <w:rPrChange w:id="13670" w:author="Stefanie Lane" w:date="2022-06-23T15:12:00Z">
                  <w:rPr>
                    <w:ins w:id="13671" w:author="Stefanie Lane" w:date="2022-06-23T15:12:00Z"/>
                    <w:del w:id="13672" w:author="Lane, Stefanie" w:date="2023-04-28T12:07:00Z"/>
                  </w:rPr>
                </w:rPrChange>
              </w:rPr>
              <w:pPrChange w:id="13673" w:author="Stefanie Lane" w:date="2022-06-23T15:12:00Z">
                <w:pPr/>
              </w:pPrChange>
            </w:pPr>
          </w:p>
        </w:tc>
        <w:tc>
          <w:tcPr>
            <w:tcW w:w="3320" w:type="dxa"/>
            <w:tcBorders>
              <w:top w:val="nil"/>
              <w:left w:val="nil"/>
              <w:bottom w:val="nil"/>
              <w:right w:val="nil"/>
            </w:tcBorders>
            <w:shd w:val="clear" w:color="auto" w:fill="auto"/>
            <w:noWrap/>
            <w:vAlign w:val="bottom"/>
            <w:hideMark/>
            <w:tcPrChange w:id="13674" w:author="Stefanie Lane" w:date="2022-06-23T15:14:00Z">
              <w:tcPr>
                <w:tcW w:w="3320" w:type="dxa"/>
                <w:tcBorders>
                  <w:top w:val="nil"/>
                  <w:left w:val="nil"/>
                  <w:bottom w:val="nil"/>
                  <w:right w:val="nil"/>
                </w:tcBorders>
                <w:shd w:val="clear" w:color="auto" w:fill="auto"/>
                <w:noWrap/>
                <w:vAlign w:val="bottom"/>
                <w:hideMark/>
              </w:tcPr>
            </w:tcPrChange>
          </w:tcPr>
          <w:p w14:paraId="179C41B6" w14:textId="77777777" w:rsidR="00EB4CE1" w:rsidRPr="00EB4CE1" w:rsidDel="00402FFE" w:rsidRDefault="00EB4CE1">
            <w:pPr>
              <w:spacing w:after="0" w:line="240" w:lineRule="auto"/>
              <w:rPr>
                <w:ins w:id="13675" w:author="Stefanie Lane" w:date="2022-06-23T15:12:00Z"/>
                <w:del w:id="13676" w:author="Lane, Stefanie" w:date="2023-04-28T12:07:00Z"/>
                <w:rFonts w:ascii="Calibri" w:eastAsia="Times New Roman" w:hAnsi="Calibri" w:cs="Calibri"/>
                <w:i/>
                <w:iCs/>
                <w:color w:val="000000"/>
                <w:rPrChange w:id="13677" w:author="Stefanie Lane" w:date="2022-06-23T15:12:00Z">
                  <w:rPr>
                    <w:ins w:id="13678" w:author="Stefanie Lane" w:date="2022-06-23T15:12:00Z"/>
                    <w:del w:id="13679" w:author="Lane, Stefanie" w:date="2023-04-28T12:07:00Z"/>
                  </w:rPr>
                </w:rPrChange>
              </w:rPr>
              <w:pPrChange w:id="13680" w:author="Stefanie Lane" w:date="2022-06-23T15:12:00Z">
                <w:pPr/>
              </w:pPrChange>
            </w:pPr>
            <w:ins w:id="13681" w:author="Stefanie Lane" w:date="2022-06-23T15:12:00Z">
              <w:del w:id="13682" w:author="Lane, Stefanie" w:date="2023-04-28T12:07:00Z">
                <w:r w:rsidRPr="00EB4CE1" w:rsidDel="00402FFE">
                  <w:rPr>
                    <w:rFonts w:ascii="Calibri" w:eastAsia="Times New Roman" w:hAnsi="Calibri" w:cs="Calibri"/>
                    <w:i/>
                    <w:iCs/>
                    <w:color w:val="000000"/>
                    <w:rPrChange w:id="13683" w:author="Stefanie Lane" w:date="2022-06-23T15:12:00Z">
                      <w:rPr/>
                    </w:rPrChange>
                  </w:rPr>
                  <w:delText>Platanthera dilatata</w:delText>
                </w:r>
              </w:del>
            </w:ins>
          </w:p>
        </w:tc>
        <w:tc>
          <w:tcPr>
            <w:tcW w:w="869" w:type="dxa"/>
            <w:tcBorders>
              <w:top w:val="nil"/>
              <w:left w:val="nil"/>
              <w:bottom w:val="nil"/>
              <w:right w:val="nil"/>
            </w:tcBorders>
            <w:shd w:val="clear" w:color="auto" w:fill="auto"/>
            <w:noWrap/>
            <w:vAlign w:val="bottom"/>
            <w:hideMark/>
            <w:tcPrChange w:id="13684" w:author="Stefanie Lane" w:date="2022-06-23T15:14:00Z">
              <w:tcPr>
                <w:tcW w:w="960" w:type="dxa"/>
                <w:tcBorders>
                  <w:top w:val="nil"/>
                  <w:left w:val="nil"/>
                  <w:bottom w:val="nil"/>
                  <w:right w:val="nil"/>
                </w:tcBorders>
                <w:shd w:val="clear" w:color="auto" w:fill="auto"/>
                <w:noWrap/>
                <w:vAlign w:val="bottom"/>
                <w:hideMark/>
              </w:tcPr>
            </w:tcPrChange>
          </w:tcPr>
          <w:p w14:paraId="60919DC9" w14:textId="77777777" w:rsidR="00EB4CE1" w:rsidRPr="00EB4CE1" w:rsidDel="00402FFE" w:rsidRDefault="00EB4CE1">
            <w:pPr>
              <w:spacing w:after="0" w:line="240" w:lineRule="auto"/>
              <w:jc w:val="center"/>
              <w:rPr>
                <w:ins w:id="13685" w:author="Stefanie Lane" w:date="2022-06-23T15:12:00Z"/>
                <w:del w:id="13686" w:author="Lane, Stefanie" w:date="2023-04-28T12:07:00Z"/>
                <w:rFonts w:ascii="Calibri" w:eastAsia="Times New Roman" w:hAnsi="Calibri" w:cs="Calibri"/>
                <w:color w:val="000000"/>
                <w:rPrChange w:id="13687" w:author="Stefanie Lane" w:date="2022-06-23T15:12:00Z">
                  <w:rPr>
                    <w:ins w:id="13688" w:author="Stefanie Lane" w:date="2022-06-23T15:12:00Z"/>
                    <w:del w:id="13689" w:author="Lane, Stefanie" w:date="2023-04-28T12:07:00Z"/>
                  </w:rPr>
                </w:rPrChange>
              </w:rPr>
              <w:pPrChange w:id="13690" w:author="Stefanie Lane" w:date="2022-06-23T15:12:00Z">
                <w:pPr>
                  <w:jc w:val="center"/>
                </w:pPr>
              </w:pPrChange>
            </w:pPr>
            <w:ins w:id="13691" w:author="Stefanie Lane" w:date="2022-06-23T15:12:00Z">
              <w:del w:id="13692" w:author="Lane, Stefanie" w:date="2023-04-28T12:07:00Z">
                <w:r w:rsidRPr="00EB4CE1" w:rsidDel="00402FFE">
                  <w:rPr>
                    <w:rFonts w:ascii="Calibri" w:eastAsia="Times New Roman" w:hAnsi="Calibri" w:cs="Calibri"/>
                    <w:color w:val="000000"/>
                    <w:rPrChange w:id="13693" w:author="Stefanie Lane" w:date="2022-06-23T15:12:00Z">
                      <w:rPr/>
                    </w:rPrChange>
                  </w:rPr>
                  <w:delText>0.05</w:delText>
                </w:r>
              </w:del>
            </w:ins>
          </w:p>
        </w:tc>
        <w:tc>
          <w:tcPr>
            <w:tcW w:w="990" w:type="dxa"/>
            <w:tcBorders>
              <w:top w:val="nil"/>
              <w:left w:val="nil"/>
              <w:bottom w:val="nil"/>
              <w:right w:val="nil"/>
            </w:tcBorders>
            <w:shd w:val="clear" w:color="auto" w:fill="auto"/>
            <w:noWrap/>
            <w:vAlign w:val="bottom"/>
            <w:hideMark/>
            <w:tcPrChange w:id="13694" w:author="Stefanie Lane" w:date="2022-06-23T15:14:00Z">
              <w:tcPr>
                <w:tcW w:w="960" w:type="dxa"/>
                <w:tcBorders>
                  <w:top w:val="nil"/>
                  <w:left w:val="nil"/>
                  <w:bottom w:val="nil"/>
                  <w:right w:val="nil"/>
                </w:tcBorders>
                <w:shd w:val="clear" w:color="auto" w:fill="auto"/>
                <w:noWrap/>
                <w:vAlign w:val="bottom"/>
                <w:hideMark/>
              </w:tcPr>
            </w:tcPrChange>
          </w:tcPr>
          <w:p w14:paraId="4D5F0A7A" w14:textId="77777777" w:rsidR="00EB4CE1" w:rsidRPr="00EB4CE1" w:rsidDel="00402FFE" w:rsidRDefault="00EB4CE1">
            <w:pPr>
              <w:spacing w:after="0" w:line="240" w:lineRule="auto"/>
              <w:jc w:val="center"/>
              <w:rPr>
                <w:ins w:id="13695" w:author="Stefanie Lane" w:date="2022-06-23T15:12:00Z"/>
                <w:del w:id="13696" w:author="Lane, Stefanie" w:date="2023-04-28T12:07:00Z"/>
                <w:rFonts w:ascii="Calibri" w:eastAsia="Times New Roman" w:hAnsi="Calibri" w:cs="Calibri"/>
                <w:color w:val="000000"/>
                <w:rPrChange w:id="13697" w:author="Stefanie Lane" w:date="2022-06-23T15:12:00Z">
                  <w:rPr>
                    <w:ins w:id="13698" w:author="Stefanie Lane" w:date="2022-06-23T15:12:00Z"/>
                    <w:del w:id="13699" w:author="Lane, Stefanie" w:date="2023-04-28T12:07:00Z"/>
                  </w:rPr>
                </w:rPrChange>
              </w:rPr>
              <w:pPrChange w:id="13700" w:author="Stefanie Lane" w:date="2022-06-23T15:12:00Z">
                <w:pPr>
                  <w:jc w:val="center"/>
                </w:pPr>
              </w:pPrChange>
            </w:pPr>
            <w:ins w:id="13701" w:author="Stefanie Lane" w:date="2022-06-23T15:12:00Z">
              <w:del w:id="13702" w:author="Lane, Stefanie" w:date="2023-04-28T12:07:00Z">
                <w:r w:rsidRPr="00EB4CE1" w:rsidDel="00402FFE">
                  <w:rPr>
                    <w:rFonts w:ascii="Calibri" w:eastAsia="Times New Roman" w:hAnsi="Calibri" w:cs="Calibri"/>
                    <w:color w:val="000000"/>
                    <w:rPrChange w:id="13703" w:author="Stefanie Lane" w:date="2022-06-23T15:12:00Z">
                      <w:rPr/>
                    </w:rPrChange>
                  </w:rPr>
                  <w:delText>0.06</w:delText>
                </w:r>
              </w:del>
            </w:ins>
          </w:p>
        </w:tc>
        <w:tc>
          <w:tcPr>
            <w:tcW w:w="810" w:type="dxa"/>
            <w:tcBorders>
              <w:top w:val="nil"/>
              <w:left w:val="nil"/>
              <w:bottom w:val="nil"/>
              <w:right w:val="nil"/>
            </w:tcBorders>
            <w:shd w:val="clear" w:color="auto" w:fill="auto"/>
            <w:noWrap/>
            <w:vAlign w:val="bottom"/>
            <w:hideMark/>
            <w:tcPrChange w:id="13704" w:author="Stefanie Lane" w:date="2022-06-23T15:14:00Z">
              <w:tcPr>
                <w:tcW w:w="960" w:type="dxa"/>
                <w:tcBorders>
                  <w:top w:val="nil"/>
                  <w:left w:val="nil"/>
                  <w:bottom w:val="nil"/>
                  <w:right w:val="nil"/>
                </w:tcBorders>
                <w:shd w:val="clear" w:color="auto" w:fill="auto"/>
                <w:noWrap/>
                <w:vAlign w:val="bottom"/>
                <w:hideMark/>
              </w:tcPr>
            </w:tcPrChange>
          </w:tcPr>
          <w:p w14:paraId="5221B7B8" w14:textId="77777777" w:rsidR="00EB4CE1" w:rsidRPr="00EB4CE1" w:rsidDel="00402FFE" w:rsidRDefault="00EB4CE1">
            <w:pPr>
              <w:spacing w:after="0" w:line="240" w:lineRule="auto"/>
              <w:jc w:val="center"/>
              <w:rPr>
                <w:ins w:id="13705" w:author="Stefanie Lane" w:date="2022-06-23T15:12:00Z"/>
                <w:del w:id="13706" w:author="Lane, Stefanie" w:date="2023-04-28T12:07:00Z"/>
                <w:rFonts w:ascii="Calibri" w:eastAsia="Times New Roman" w:hAnsi="Calibri" w:cs="Calibri"/>
                <w:color w:val="000000"/>
                <w:rPrChange w:id="13707" w:author="Stefanie Lane" w:date="2022-06-23T15:12:00Z">
                  <w:rPr>
                    <w:ins w:id="13708" w:author="Stefanie Lane" w:date="2022-06-23T15:12:00Z"/>
                    <w:del w:id="13709" w:author="Lane, Stefanie" w:date="2023-04-28T12:07:00Z"/>
                  </w:rPr>
                </w:rPrChange>
              </w:rPr>
              <w:pPrChange w:id="13710" w:author="Stefanie Lane" w:date="2022-06-23T15:12:00Z">
                <w:pPr>
                  <w:jc w:val="center"/>
                </w:pPr>
              </w:pPrChange>
            </w:pPr>
            <w:ins w:id="13711" w:author="Stefanie Lane" w:date="2022-06-23T15:12:00Z">
              <w:del w:id="13712" w:author="Lane, Stefanie" w:date="2023-04-28T12:07:00Z">
                <w:r w:rsidRPr="00EB4CE1" w:rsidDel="00402FFE">
                  <w:rPr>
                    <w:rFonts w:ascii="Calibri" w:eastAsia="Times New Roman" w:hAnsi="Calibri" w:cs="Calibri"/>
                    <w:color w:val="000000"/>
                    <w:rPrChange w:id="13713" w:author="Stefanie Lane" w:date="2022-06-23T15:12:00Z">
                      <w:rPr/>
                    </w:rPrChange>
                  </w:rPr>
                  <w:delText>0.04</w:delText>
                </w:r>
              </w:del>
            </w:ins>
          </w:p>
        </w:tc>
        <w:tc>
          <w:tcPr>
            <w:tcW w:w="1710" w:type="dxa"/>
            <w:tcBorders>
              <w:top w:val="nil"/>
              <w:left w:val="nil"/>
              <w:bottom w:val="nil"/>
              <w:right w:val="single" w:sz="8" w:space="0" w:color="auto"/>
            </w:tcBorders>
            <w:shd w:val="clear" w:color="auto" w:fill="auto"/>
            <w:noWrap/>
            <w:vAlign w:val="bottom"/>
            <w:hideMark/>
            <w:tcPrChange w:id="1371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2920008" w14:textId="77777777" w:rsidR="00EB4CE1" w:rsidRPr="00EB4CE1" w:rsidDel="00402FFE" w:rsidRDefault="00EB4CE1">
            <w:pPr>
              <w:spacing w:after="0" w:line="240" w:lineRule="auto"/>
              <w:jc w:val="center"/>
              <w:rPr>
                <w:ins w:id="13715" w:author="Stefanie Lane" w:date="2022-06-23T15:12:00Z"/>
                <w:del w:id="13716" w:author="Lane, Stefanie" w:date="2023-04-28T12:07:00Z"/>
                <w:rFonts w:ascii="Calibri" w:eastAsia="Times New Roman" w:hAnsi="Calibri" w:cs="Calibri"/>
                <w:color w:val="000000"/>
                <w:rPrChange w:id="13717" w:author="Stefanie Lane" w:date="2022-06-23T15:12:00Z">
                  <w:rPr>
                    <w:ins w:id="13718" w:author="Stefanie Lane" w:date="2022-06-23T15:12:00Z"/>
                    <w:del w:id="13719" w:author="Lane, Stefanie" w:date="2023-04-28T12:07:00Z"/>
                  </w:rPr>
                </w:rPrChange>
              </w:rPr>
              <w:pPrChange w:id="13720" w:author="Stefanie Lane" w:date="2022-06-23T15:12:00Z">
                <w:pPr>
                  <w:jc w:val="center"/>
                </w:pPr>
              </w:pPrChange>
            </w:pPr>
            <w:ins w:id="13721" w:author="Stefanie Lane" w:date="2022-06-23T15:12:00Z">
              <w:del w:id="13722" w:author="Lane, Stefanie" w:date="2023-04-28T12:07:00Z">
                <w:r w:rsidRPr="00EB4CE1" w:rsidDel="00402FFE">
                  <w:rPr>
                    <w:rFonts w:ascii="Calibri" w:eastAsia="Times New Roman" w:hAnsi="Calibri" w:cs="Calibri"/>
                    <w:color w:val="000000"/>
                    <w:rPrChange w:id="13723" w:author="Stefanie Lane" w:date="2022-06-23T15:12:00Z">
                      <w:rPr/>
                    </w:rPrChange>
                  </w:rPr>
                  <w:delText>-32.1</w:delText>
                </w:r>
              </w:del>
            </w:ins>
          </w:p>
        </w:tc>
      </w:tr>
      <w:tr w:rsidR="00EB4CE1" w:rsidRPr="00EB4CE1" w:rsidDel="00402FFE" w14:paraId="40CBB78F" w14:textId="77777777" w:rsidTr="006F10B7">
        <w:trPr>
          <w:trHeight w:val="290"/>
          <w:ins w:id="13724" w:author="Stefanie Lane" w:date="2022-06-23T15:12:00Z"/>
          <w:del w:id="13725" w:author="Lane, Stefanie" w:date="2023-04-28T12:07:00Z"/>
          <w:trPrChange w:id="1372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72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86516D1" w14:textId="77777777" w:rsidR="00EB4CE1" w:rsidRPr="00EB4CE1" w:rsidDel="00402FFE" w:rsidRDefault="00EB4CE1">
            <w:pPr>
              <w:spacing w:after="0" w:line="240" w:lineRule="auto"/>
              <w:rPr>
                <w:ins w:id="13728" w:author="Stefanie Lane" w:date="2022-06-23T15:12:00Z"/>
                <w:del w:id="13729" w:author="Lane, Stefanie" w:date="2023-04-28T12:07:00Z"/>
                <w:rFonts w:ascii="Calibri" w:eastAsia="Times New Roman" w:hAnsi="Calibri" w:cs="Calibri"/>
                <w:color w:val="000000"/>
                <w:rPrChange w:id="13730" w:author="Stefanie Lane" w:date="2022-06-23T15:12:00Z">
                  <w:rPr>
                    <w:ins w:id="13731" w:author="Stefanie Lane" w:date="2022-06-23T15:12:00Z"/>
                    <w:del w:id="13732" w:author="Lane, Stefanie" w:date="2023-04-28T12:07:00Z"/>
                  </w:rPr>
                </w:rPrChange>
              </w:rPr>
              <w:pPrChange w:id="1373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73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9292BC9" w14:textId="77777777" w:rsidR="00EB4CE1" w:rsidRPr="00EB4CE1" w:rsidDel="00402FFE" w:rsidRDefault="00EB4CE1">
            <w:pPr>
              <w:spacing w:after="0" w:line="240" w:lineRule="auto"/>
              <w:rPr>
                <w:ins w:id="13735" w:author="Stefanie Lane" w:date="2022-06-23T15:12:00Z"/>
                <w:del w:id="13736" w:author="Lane, Stefanie" w:date="2023-04-28T12:07:00Z"/>
                <w:rFonts w:ascii="Calibri" w:eastAsia="Times New Roman" w:hAnsi="Calibri" w:cs="Calibri"/>
                <w:color w:val="000000"/>
                <w:rPrChange w:id="13737" w:author="Stefanie Lane" w:date="2022-06-23T15:12:00Z">
                  <w:rPr>
                    <w:ins w:id="13738" w:author="Stefanie Lane" w:date="2022-06-23T15:12:00Z"/>
                    <w:del w:id="13739" w:author="Lane, Stefanie" w:date="2023-04-28T12:07:00Z"/>
                  </w:rPr>
                </w:rPrChange>
              </w:rPr>
              <w:pPrChange w:id="1374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374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B81B261" w14:textId="77777777" w:rsidR="00EB4CE1" w:rsidRPr="00EB4CE1" w:rsidDel="00402FFE" w:rsidRDefault="00EB4CE1">
            <w:pPr>
              <w:spacing w:after="0" w:line="240" w:lineRule="auto"/>
              <w:rPr>
                <w:ins w:id="13742" w:author="Stefanie Lane" w:date="2022-06-23T15:12:00Z"/>
                <w:del w:id="13743" w:author="Lane, Stefanie" w:date="2023-04-28T12:07:00Z"/>
                <w:rFonts w:ascii="Calibri" w:eastAsia="Times New Roman" w:hAnsi="Calibri" w:cs="Calibri"/>
                <w:i/>
                <w:iCs/>
                <w:color w:val="000000"/>
                <w:rPrChange w:id="13744" w:author="Stefanie Lane" w:date="2022-06-23T15:12:00Z">
                  <w:rPr>
                    <w:ins w:id="13745" w:author="Stefanie Lane" w:date="2022-06-23T15:12:00Z"/>
                    <w:del w:id="13746" w:author="Lane, Stefanie" w:date="2023-04-28T12:07:00Z"/>
                  </w:rPr>
                </w:rPrChange>
              </w:rPr>
              <w:pPrChange w:id="13747" w:author="Stefanie Lane" w:date="2022-06-23T15:12:00Z">
                <w:pPr/>
              </w:pPrChange>
            </w:pPr>
            <w:ins w:id="13748" w:author="Stefanie Lane" w:date="2022-06-23T15:12:00Z">
              <w:del w:id="13749" w:author="Lane, Stefanie" w:date="2023-04-28T12:07:00Z">
                <w:r w:rsidRPr="00EB4CE1" w:rsidDel="00402FFE">
                  <w:rPr>
                    <w:rFonts w:ascii="Calibri" w:eastAsia="Times New Roman" w:hAnsi="Calibri" w:cs="Calibri"/>
                    <w:i/>
                    <w:iCs/>
                    <w:color w:val="000000"/>
                    <w:rPrChange w:id="13750" w:author="Stefanie Lane" w:date="2022-06-23T15:12:00Z">
                      <w:rPr/>
                    </w:rPrChange>
                  </w:rPr>
                  <w:delText>Menyanthes trifoliata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375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9A536CF" w14:textId="77777777" w:rsidR="00EB4CE1" w:rsidRPr="00EB4CE1" w:rsidDel="00402FFE" w:rsidRDefault="00EB4CE1">
            <w:pPr>
              <w:spacing w:after="0" w:line="240" w:lineRule="auto"/>
              <w:jc w:val="center"/>
              <w:rPr>
                <w:ins w:id="13752" w:author="Stefanie Lane" w:date="2022-06-23T15:12:00Z"/>
                <w:del w:id="13753" w:author="Lane, Stefanie" w:date="2023-04-28T12:07:00Z"/>
                <w:rFonts w:ascii="Calibri" w:eastAsia="Times New Roman" w:hAnsi="Calibri" w:cs="Calibri"/>
                <w:color w:val="000000"/>
                <w:rPrChange w:id="13754" w:author="Stefanie Lane" w:date="2022-06-23T15:12:00Z">
                  <w:rPr>
                    <w:ins w:id="13755" w:author="Stefanie Lane" w:date="2022-06-23T15:12:00Z"/>
                    <w:del w:id="13756" w:author="Lane, Stefanie" w:date="2023-04-28T12:07:00Z"/>
                  </w:rPr>
                </w:rPrChange>
              </w:rPr>
              <w:pPrChange w:id="13757" w:author="Stefanie Lane" w:date="2022-06-23T15:12:00Z">
                <w:pPr>
                  <w:jc w:val="center"/>
                </w:pPr>
              </w:pPrChange>
            </w:pPr>
            <w:ins w:id="13758" w:author="Stefanie Lane" w:date="2022-06-23T15:12:00Z">
              <w:del w:id="13759" w:author="Lane, Stefanie" w:date="2023-04-28T12:07:00Z">
                <w:r w:rsidRPr="00EB4CE1" w:rsidDel="00402FFE">
                  <w:rPr>
                    <w:rFonts w:ascii="Calibri" w:eastAsia="Times New Roman" w:hAnsi="Calibri" w:cs="Calibri"/>
                    <w:color w:val="000000"/>
                    <w:rPrChange w:id="13760" w:author="Stefanie Lane" w:date="2022-06-23T15:12:00Z">
                      <w:rPr/>
                    </w:rPrChange>
                  </w:rPr>
                  <w:delText>3.84</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376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234A1E8" w14:textId="77777777" w:rsidR="00EB4CE1" w:rsidRPr="00EB4CE1" w:rsidDel="00402FFE" w:rsidRDefault="00EB4CE1">
            <w:pPr>
              <w:spacing w:after="0" w:line="240" w:lineRule="auto"/>
              <w:jc w:val="center"/>
              <w:rPr>
                <w:ins w:id="13762" w:author="Stefanie Lane" w:date="2022-06-23T15:12:00Z"/>
                <w:del w:id="13763" w:author="Lane, Stefanie" w:date="2023-04-28T12:07:00Z"/>
                <w:rFonts w:ascii="Calibri" w:eastAsia="Times New Roman" w:hAnsi="Calibri" w:cs="Calibri"/>
                <w:color w:val="000000"/>
                <w:rPrChange w:id="13764" w:author="Stefanie Lane" w:date="2022-06-23T15:12:00Z">
                  <w:rPr>
                    <w:ins w:id="13765" w:author="Stefanie Lane" w:date="2022-06-23T15:12:00Z"/>
                    <w:del w:id="13766" w:author="Lane, Stefanie" w:date="2023-04-28T12:07:00Z"/>
                  </w:rPr>
                </w:rPrChange>
              </w:rPr>
              <w:pPrChange w:id="13767" w:author="Stefanie Lane" w:date="2022-06-23T15:12:00Z">
                <w:pPr>
                  <w:jc w:val="center"/>
                </w:pPr>
              </w:pPrChange>
            </w:pPr>
            <w:ins w:id="13768" w:author="Stefanie Lane" w:date="2022-06-23T15:12:00Z">
              <w:del w:id="13769" w:author="Lane, Stefanie" w:date="2023-04-28T12:07:00Z">
                <w:r w:rsidRPr="00EB4CE1" w:rsidDel="00402FFE">
                  <w:rPr>
                    <w:rFonts w:ascii="Calibri" w:eastAsia="Times New Roman" w:hAnsi="Calibri" w:cs="Calibri"/>
                    <w:color w:val="000000"/>
                    <w:rPrChange w:id="13770" w:author="Stefanie Lane" w:date="2022-06-23T15:12:00Z">
                      <w:rPr/>
                    </w:rPrChange>
                  </w:rPr>
                  <w:delText>3.06</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377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833FAAD" w14:textId="77777777" w:rsidR="00EB4CE1" w:rsidRPr="00EB4CE1" w:rsidDel="00402FFE" w:rsidRDefault="00EB4CE1">
            <w:pPr>
              <w:spacing w:after="0" w:line="240" w:lineRule="auto"/>
              <w:jc w:val="center"/>
              <w:rPr>
                <w:ins w:id="13772" w:author="Stefanie Lane" w:date="2022-06-23T15:12:00Z"/>
                <w:del w:id="13773" w:author="Lane, Stefanie" w:date="2023-04-28T12:07:00Z"/>
                <w:rFonts w:ascii="Calibri" w:eastAsia="Times New Roman" w:hAnsi="Calibri" w:cs="Calibri"/>
                <w:color w:val="000000"/>
                <w:rPrChange w:id="13774" w:author="Stefanie Lane" w:date="2022-06-23T15:12:00Z">
                  <w:rPr>
                    <w:ins w:id="13775" w:author="Stefanie Lane" w:date="2022-06-23T15:12:00Z"/>
                    <w:del w:id="13776" w:author="Lane, Stefanie" w:date="2023-04-28T12:07:00Z"/>
                  </w:rPr>
                </w:rPrChange>
              </w:rPr>
              <w:pPrChange w:id="13777" w:author="Stefanie Lane" w:date="2022-06-23T15:12:00Z">
                <w:pPr>
                  <w:jc w:val="center"/>
                </w:pPr>
              </w:pPrChange>
            </w:pPr>
            <w:ins w:id="13778" w:author="Stefanie Lane" w:date="2022-06-23T15:12:00Z">
              <w:del w:id="13779" w:author="Lane, Stefanie" w:date="2023-04-28T12:07:00Z">
                <w:r w:rsidRPr="00EB4CE1" w:rsidDel="00402FFE">
                  <w:rPr>
                    <w:rFonts w:ascii="Calibri" w:eastAsia="Times New Roman" w:hAnsi="Calibri" w:cs="Calibri"/>
                    <w:color w:val="000000"/>
                    <w:rPrChange w:id="13780" w:author="Stefanie Lane" w:date="2022-06-23T15:12:00Z">
                      <w:rPr/>
                    </w:rPrChange>
                  </w:rPr>
                  <w:delText>3.00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378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D249DEF" w14:textId="77777777" w:rsidR="00EB4CE1" w:rsidRPr="00EB4CE1" w:rsidDel="00402FFE" w:rsidRDefault="00EB4CE1">
            <w:pPr>
              <w:spacing w:after="0" w:line="240" w:lineRule="auto"/>
              <w:jc w:val="center"/>
              <w:rPr>
                <w:ins w:id="13782" w:author="Stefanie Lane" w:date="2022-06-23T15:12:00Z"/>
                <w:del w:id="13783" w:author="Lane, Stefanie" w:date="2023-04-28T12:07:00Z"/>
                <w:rFonts w:ascii="Calibri" w:eastAsia="Times New Roman" w:hAnsi="Calibri" w:cs="Calibri"/>
                <w:color w:val="000000"/>
                <w:rPrChange w:id="13784" w:author="Stefanie Lane" w:date="2022-06-23T15:12:00Z">
                  <w:rPr>
                    <w:ins w:id="13785" w:author="Stefanie Lane" w:date="2022-06-23T15:12:00Z"/>
                    <w:del w:id="13786" w:author="Lane, Stefanie" w:date="2023-04-28T12:07:00Z"/>
                  </w:rPr>
                </w:rPrChange>
              </w:rPr>
              <w:pPrChange w:id="13787" w:author="Stefanie Lane" w:date="2022-06-23T15:12:00Z">
                <w:pPr>
                  <w:jc w:val="center"/>
                </w:pPr>
              </w:pPrChange>
            </w:pPr>
            <w:ins w:id="13788" w:author="Stefanie Lane" w:date="2022-06-23T15:12:00Z">
              <w:del w:id="13789" w:author="Lane, Stefanie" w:date="2023-04-28T12:07:00Z">
                <w:r w:rsidRPr="00EB4CE1" w:rsidDel="00402FFE">
                  <w:rPr>
                    <w:rFonts w:ascii="Calibri" w:eastAsia="Times New Roman" w:hAnsi="Calibri" w:cs="Calibri"/>
                    <w:color w:val="000000"/>
                    <w:rPrChange w:id="13790" w:author="Stefanie Lane" w:date="2022-06-23T15:12:00Z">
                      <w:rPr/>
                    </w:rPrChange>
                  </w:rPr>
                  <w:delText>-21.9</w:delText>
                </w:r>
              </w:del>
            </w:ins>
          </w:p>
        </w:tc>
      </w:tr>
      <w:tr w:rsidR="00EB4CE1" w:rsidRPr="00EB4CE1" w:rsidDel="00402FFE" w14:paraId="1008EFC6" w14:textId="77777777" w:rsidTr="006F10B7">
        <w:trPr>
          <w:trHeight w:val="290"/>
          <w:ins w:id="13791" w:author="Stefanie Lane" w:date="2022-06-23T15:12:00Z"/>
          <w:del w:id="13792" w:author="Lane, Stefanie" w:date="2023-04-28T12:07:00Z"/>
          <w:trPrChange w:id="1379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79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24DCBB4" w14:textId="77777777" w:rsidR="00EB4CE1" w:rsidRPr="00EB4CE1" w:rsidDel="00402FFE" w:rsidRDefault="00EB4CE1">
            <w:pPr>
              <w:spacing w:after="0" w:line="240" w:lineRule="auto"/>
              <w:rPr>
                <w:ins w:id="13795" w:author="Stefanie Lane" w:date="2022-06-23T15:12:00Z"/>
                <w:del w:id="13796" w:author="Lane, Stefanie" w:date="2023-04-28T12:07:00Z"/>
                <w:rFonts w:ascii="Calibri" w:eastAsia="Times New Roman" w:hAnsi="Calibri" w:cs="Calibri"/>
                <w:color w:val="000000"/>
                <w:rPrChange w:id="13797" w:author="Stefanie Lane" w:date="2022-06-23T15:12:00Z">
                  <w:rPr>
                    <w:ins w:id="13798" w:author="Stefanie Lane" w:date="2022-06-23T15:12:00Z"/>
                    <w:del w:id="13799" w:author="Lane, Stefanie" w:date="2023-04-28T12:07:00Z"/>
                  </w:rPr>
                </w:rPrChange>
              </w:rPr>
              <w:pPrChange w:id="1380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80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D8CA1AA" w14:textId="77777777" w:rsidR="00EB4CE1" w:rsidRPr="00EB4CE1" w:rsidDel="00402FFE" w:rsidRDefault="00EB4CE1">
            <w:pPr>
              <w:spacing w:after="0" w:line="240" w:lineRule="auto"/>
              <w:rPr>
                <w:ins w:id="13802" w:author="Stefanie Lane" w:date="2022-06-23T15:12:00Z"/>
                <w:del w:id="13803" w:author="Lane, Stefanie" w:date="2023-04-28T12:07:00Z"/>
                <w:rFonts w:ascii="Calibri" w:eastAsia="Times New Roman" w:hAnsi="Calibri" w:cs="Calibri"/>
                <w:color w:val="000000"/>
                <w:rPrChange w:id="13804" w:author="Stefanie Lane" w:date="2022-06-23T15:12:00Z">
                  <w:rPr>
                    <w:ins w:id="13805" w:author="Stefanie Lane" w:date="2022-06-23T15:12:00Z"/>
                    <w:del w:id="13806" w:author="Lane, Stefanie" w:date="2023-04-28T12:07:00Z"/>
                  </w:rPr>
                </w:rPrChange>
              </w:rPr>
              <w:pPrChange w:id="13807" w:author="Stefanie Lane" w:date="2022-06-23T15:12:00Z">
                <w:pPr/>
              </w:pPrChange>
            </w:pPr>
          </w:p>
        </w:tc>
        <w:tc>
          <w:tcPr>
            <w:tcW w:w="3320" w:type="dxa"/>
            <w:tcBorders>
              <w:top w:val="nil"/>
              <w:left w:val="nil"/>
              <w:bottom w:val="nil"/>
              <w:right w:val="nil"/>
            </w:tcBorders>
            <w:shd w:val="clear" w:color="auto" w:fill="auto"/>
            <w:noWrap/>
            <w:vAlign w:val="bottom"/>
            <w:hideMark/>
            <w:tcPrChange w:id="13808" w:author="Stefanie Lane" w:date="2022-06-23T15:14:00Z">
              <w:tcPr>
                <w:tcW w:w="3320" w:type="dxa"/>
                <w:tcBorders>
                  <w:top w:val="nil"/>
                  <w:left w:val="nil"/>
                  <w:bottom w:val="nil"/>
                  <w:right w:val="nil"/>
                </w:tcBorders>
                <w:shd w:val="clear" w:color="auto" w:fill="auto"/>
                <w:noWrap/>
                <w:vAlign w:val="bottom"/>
                <w:hideMark/>
              </w:tcPr>
            </w:tcPrChange>
          </w:tcPr>
          <w:p w14:paraId="7722D876" w14:textId="77777777" w:rsidR="00EB4CE1" w:rsidRPr="00EB4CE1" w:rsidDel="00402FFE" w:rsidRDefault="00EB4CE1">
            <w:pPr>
              <w:spacing w:after="0" w:line="240" w:lineRule="auto"/>
              <w:rPr>
                <w:ins w:id="13809" w:author="Stefanie Lane" w:date="2022-06-23T15:12:00Z"/>
                <w:del w:id="13810" w:author="Lane, Stefanie" w:date="2023-04-28T12:07:00Z"/>
                <w:rFonts w:ascii="Calibri" w:eastAsia="Times New Roman" w:hAnsi="Calibri" w:cs="Calibri"/>
                <w:i/>
                <w:iCs/>
                <w:color w:val="000000"/>
                <w:rPrChange w:id="13811" w:author="Stefanie Lane" w:date="2022-06-23T15:12:00Z">
                  <w:rPr>
                    <w:ins w:id="13812" w:author="Stefanie Lane" w:date="2022-06-23T15:12:00Z"/>
                    <w:del w:id="13813" w:author="Lane, Stefanie" w:date="2023-04-28T12:07:00Z"/>
                  </w:rPr>
                </w:rPrChange>
              </w:rPr>
              <w:pPrChange w:id="13814" w:author="Stefanie Lane" w:date="2022-06-23T15:12:00Z">
                <w:pPr/>
              </w:pPrChange>
            </w:pPr>
            <w:ins w:id="13815" w:author="Stefanie Lane" w:date="2022-06-23T15:12:00Z">
              <w:del w:id="13816" w:author="Lane, Stefanie" w:date="2023-04-28T12:07:00Z">
                <w:r w:rsidRPr="00EB4CE1" w:rsidDel="00402FFE">
                  <w:rPr>
                    <w:rFonts w:ascii="Calibri" w:eastAsia="Times New Roman" w:hAnsi="Calibri" w:cs="Calibri"/>
                    <w:i/>
                    <w:iCs/>
                    <w:color w:val="000000"/>
                    <w:rPrChange w:id="13817" w:author="Stefanie Lane" w:date="2022-06-23T15:12:00Z">
                      <w:rPr/>
                    </w:rPrChange>
                  </w:rPr>
                  <w:delText>Lysimachia thyrsiflora</w:delText>
                </w:r>
              </w:del>
            </w:ins>
          </w:p>
        </w:tc>
        <w:tc>
          <w:tcPr>
            <w:tcW w:w="869" w:type="dxa"/>
            <w:tcBorders>
              <w:top w:val="nil"/>
              <w:left w:val="nil"/>
              <w:bottom w:val="nil"/>
              <w:right w:val="nil"/>
            </w:tcBorders>
            <w:shd w:val="clear" w:color="auto" w:fill="auto"/>
            <w:noWrap/>
            <w:vAlign w:val="bottom"/>
            <w:hideMark/>
            <w:tcPrChange w:id="13818" w:author="Stefanie Lane" w:date="2022-06-23T15:14:00Z">
              <w:tcPr>
                <w:tcW w:w="960" w:type="dxa"/>
                <w:tcBorders>
                  <w:top w:val="nil"/>
                  <w:left w:val="nil"/>
                  <w:bottom w:val="nil"/>
                  <w:right w:val="nil"/>
                </w:tcBorders>
                <w:shd w:val="clear" w:color="auto" w:fill="auto"/>
                <w:noWrap/>
                <w:vAlign w:val="bottom"/>
                <w:hideMark/>
              </w:tcPr>
            </w:tcPrChange>
          </w:tcPr>
          <w:p w14:paraId="0ED721AE" w14:textId="77777777" w:rsidR="00EB4CE1" w:rsidRPr="00EB4CE1" w:rsidDel="00402FFE" w:rsidRDefault="00EB4CE1">
            <w:pPr>
              <w:spacing w:after="0" w:line="240" w:lineRule="auto"/>
              <w:jc w:val="center"/>
              <w:rPr>
                <w:ins w:id="13819" w:author="Stefanie Lane" w:date="2022-06-23T15:12:00Z"/>
                <w:del w:id="13820" w:author="Lane, Stefanie" w:date="2023-04-28T12:07:00Z"/>
                <w:rFonts w:ascii="Calibri" w:eastAsia="Times New Roman" w:hAnsi="Calibri" w:cs="Calibri"/>
                <w:color w:val="000000"/>
                <w:rPrChange w:id="13821" w:author="Stefanie Lane" w:date="2022-06-23T15:12:00Z">
                  <w:rPr>
                    <w:ins w:id="13822" w:author="Stefanie Lane" w:date="2022-06-23T15:12:00Z"/>
                    <w:del w:id="13823" w:author="Lane, Stefanie" w:date="2023-04-28T12:07:00Z"/>
                  </w:rPr>
                </w:rPrChange>
              </w:rPr>
              <w:pPrChange w:id="13824" w:author="Stefanie Lane" w:date="2022-06-23T15:12:00Z">
                <w:pPr>
                  <w:jc w:val="center"/>
                </w:pPr>
              </w:pPrChange>
            </w:pPr>
            <w:ins w:id="13825" w:author="Stefanie Lane" w:date="2022-06-23T15:12:00Z">
              <w:del w:id="13826" w:author="Lane, Stefanie" w:date="2023-04-28T12:07:00Z">
                <w:r w:rsidRPr="00EB4CE1" w:rsidDel="00402FFE">
                  <w:rPr>
                    <w:rFonts w:ascii="Calibri" w:eastAsia="Times New Roman" w:hAnsi="Calibri" w:cs="Calibri"/>
                    <w:color w:val="000000"/>
                    <w:rPrChange w:id="13827" w:author="Stefanie Lane" w:date="2022-06-23T15:12:00Z">
                      <w:rPr/>
                    </w:rPrChange>
                  </w:rPr>
                  <w:delText>0.53</w:delText>
                </w:r>
              </w:del>
            </w:ins>
          </w:p>
        </w:tc>
        <w:tc>
          <w:tcPr>
            <w:tcW w:w="990" w:type="dxa"/>
            <w:tcBorders>
              <w:top w:val="nil"/>
              <w:left w:val="nil"/>
              <w:bottom w:val="nil"/>
              <w:right w:val="nil"/>
            </w:tcBorders>
            <w:shd w:val="clear" w:color="auto" w:fill="auto"/>
            <w:noWrap/>
            <w:vAlign w:val="bottom"/>
            <w:hideMark/>
            <w:tcPrChange w:id="13828" w:author="Stefanie Lane" w:date="2022-06-23T15:14:00Z">
              <w:tcPr>
                <w:tcW w:w="960" w:type="dxa"/>
                <w:tcBorders>
                  <w:top w:val="nil"/>
                  <w:left w:val="nil"/>
                  <w:bottom w:val="nil"/>
                  <w:right w:val="nil"/>
                </w:tcBorders>
                <w:shd w:val="clear" w:color="auto" w:fill="auto"/>
                <w:noWrap/>
                <w:vAlign w:val="bottom"/>
                <w:hideMark/>
              </w:tcPr>
            </w:tcPrChange>
          </w:tcPr>
          <w:p w14:paraId="6E33B898" w14:textId="77777777" w:rsidR="00EB4CE1" w:rsidRPr="00EB4CE1" w:rsidDel="00402FFE" w:rsidRDefault="00EB4CE1">
            <w:pPr>
              <w:spacing w:after="0" w:line="240" w:lineRule="auto"/>
              <w:jc w:val="center"/>
              <w:rPr>
                <w:ins w:id="13829" w:author="Stefanie Lane" w:date="2022-06-23T15:12:00Z"/>
                <w:del w:id="13830" w:author="Lane, Stefanie" w:date="2023-04-28T12:07:00Z"/>
                <w:rFonts w:ascii="Calibri" w:eastAsia="Times New Roman" w:hAnsi="Calibri" w:cs="Calibri"/>
                <w:color w:val="000000"/>
                <w:rPrChange w:id="13831" w:author="Stefanie Lane" w:date="2022-06-23T15:12:00Z">
                  <w:rPr>
                    <w:ins w:id="13832" w:author="Stefanie Lane" w:date="2022-06-23T15:12:00Z"/>
                    <w:del w:id="13833" w:author="Lane, Stefanie" w:date="2023-04-28T12:07:00Z"/>
                  </w:rPr>
                </w:rPrChange>
              </w:rPr>
              <w:pPrChange w:id="13834" w:author="Stefanie Lane" w:date="2022-06-23T15:12:00Z">
                <w:pPr>
                  <w:jc w:val="center"/>
                </w:pPr>
              </w:pPrChange>
            </w:pPr>
            <w:ins w:id="13835" w:author="Stefanie Lane" w:date="2022-06-23T15:12:00Z">
              <w:del w:id="13836" w:author="Lane, Stefanie" w:date="2023-04-28T12:07:00Z">
                <w:r w:rsidRPr="00EB4CE1" w:rsidDel="00402FFE">
                  <w:rPr>
                    <w:rFonts w:ascii="Calibri" w:eastAsia="Times New Roman" w:hAnsi="Calibri" w:cs="Calibri"/>
                    <w:color w:val="000000"/>
                    <w:rPrChange w:id="13837" w:author="Stefanie Lane" w:date="2022-06-23T15:12:00Z">
                      <w:rPr/>
                    </w:rPrChange>
                  </w:rPr>
                  <w:delText>0.22</w:delText>
                </w:r>
              </w:del>
            </w:ins>
          </w:p>
        </w:tc>
        <w:tc>
          <w:tcPr>
            <w:tcW w:w="810" w:type="dxa"/>
            <w:tcBorders>
              <w:top w:val="nil"/>
              <w:left w:val="nil"/>
              <w:bottom w:val="nil"/>
              <w:right w:val="nil"/>
            </w:tcBorders>
            <w:shd w:val="clear" w:color="auto" w:fill="auto"/>
            <w:noWrap/>
            <w:vAlign w:val="bottom"/>
            <w:hideMark/>
            <w:tcPrChange w:id="13838" w:author="Stefanie Lane" w:date="2022-06-23T15:14:00Z">
              <w:tcPr>
                <w:tcW w:w="960" w:type="dxa"/>
                <w:tcBorders>
                  <w:top w:val="nil"/>
                  <w:left w:val="nil"/>
                  <w:bottom w:val="nil"/>
                  <w:right w:val="nil"/>
                </w:tcBorders>
                <w:shd w:val="clear" w:color="auto" w:fill="auto"/>
                <w:noWrap/>
                <w:vAlign w:val="bottom"/>
                <w:hideMark/>
              </w:tcPr>
            </w:tcPrChange>
          </w:tcPr>
          <w:p w14:paraId="513D9BC0" w14:textId="77777777" w:rsidR="00EB4CE1" w:rsidRPr="00EB4CE1" w:rsidDel="00402FFE" w:rsidRDefault="00EB4CE1">
            <w:pPr>
              <w:spacing w:after="0" w:line="240" w:lineRule="auto"/>
              <w:jc w:val="center"/>
              <w:rPr>
                <w:ins w:id="13839" w:author="Stefanie Lane" w:date="2022-06-23T15:12:00Z"/>
                <w:del w:id="13840" w:author="Lane, Stefanie" w:date="2023-04-28T12:07:00Z"/>
                <w:rFonts w:ascii="Calibri" w:eastAsia="Times New Roman" w:hAnsi="Calibri" w:cs="Calibri"/>
                <w:color w:val="000000"/>
                <w:rPrChange w:id="13841" w:author="Stefanie Lane" w:date="2022-06-23T15:12:00Z">
                  <w:rPr>
                    <w:ins w:id="13842" w:author="Stefanie Lane" w:date="2022-06-23T15:12:00Z"/>
                    <w:del w:id="13843" w:author="Lane, Stefanie" w:date="2023-04-28T12:07:00Z"/>
                  </w:rPr>
                </w:rPrChange>
              </w:rPr>
              <w:pPrChange w:id="13844" w:author="Stefanie Lane" w:date="2022-06-23T15:12:00Z">
                <w:pPr>
                  <w:jc w:val="center"/>
                </w:pPr>
              </w:pPrChange>
            </w:pPr>
            <w:ins w:id="13845" w:author="Stefanie Lane" w:date="2022-06-23T15:12:00Z">
              <w:del w:id="13846" w:author="Lane, Stefanie" w:date="2023-04-28T12:07:00Z">
                <w:r w:rsidRPr="00EB4CE1" w:rsidDel="00402FFE">
                  <w:rPr>
                    <w:rFonts w:ascii="Calibri" w:eastAsia="Times New Roman" w:hAnsi="Calibri" w:cs="Calibri"/>
                    <w:color w:val="000000"/>
                    <w:rPrChange w:id="13847" w:author="Stefanie Lane" w:date="2022-06-23T15:12:00Z">
                      <w:rPr/>
                    </w:rPrChange>
                  </w:rPr>
                  <w:delText>0.57</w:delText>
                </w:r>
              </w:del>
            </w:ins>
          </w:p>
        </w:tc>
        <w:tc>
          <w:tcPr>
            <w:tcW w:w="1710" w:type="dxa"/>
            <w:tcBorders>
              <w:top w:val="nil"/>
              <w:left w:val="nil"/>
              <w:bottom w:val="nil"/>
              <w:right w:val="single" w:sz="8" w:space="0" w:color="auto"/>
            </w:tcBorders>
            <w:shd w:val="clear" w:color="auto" w:fill="auto"/>
            <w:noWrap/>
            <w:vAlign w:val="bottom"/>
            <w:hideMark/>
            <w:tcPrChange w:id="1384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38CEA65" w14:textId="77777777" w:rsidR="00EB4CE1" w:rsidRPr="00EB4CE1" w:rsidDel="00402FFE" w:rsidRDefault="00EB4CE1">
            <w:pPr>
              <w:spacing w:after="0" w:line="240" w:lineRule="auto"/>
              <w:jc w:val="center"/>
              <w:rPr>
                <w:ins w:id="13849" w:author="Stefanie Lane" w:date="2022-06-23T15:12:00Z"/>
                <w:del w:id="13850" w:author="Lane, Stefanie" w:date="2023-04-28T12:07:00Z"/>
                <w:rFonts w:ascii="Calibri" w:eastAsia="Times New Roman" w:hAnsi="Calibri" w:cs="Calibri"/>
                <w:color w:val="000000"/>
                <w:rPrChange w:id="13851" w:author="Stefanie Lane" w:date="2022-06-23T15:12:00Z">
                  <w:rPr>
                    <w:ins w:id="13852" w:author="Stefanie Lane" w:date="2022-06-23T15:12:00Z"/>
                    <w:del w:id="13853" w:author="Lane, Stefanie" w:date="2023-04-28T12:07:00Z"/>
                  </w:rPr>
                </w:rPrChange>
              </w:rPr>
              <w:pPrChange w:id="13854" w:author="Stefanie Lane" w:date="2022-06-23T15:12:00Z">
                <w:pPr>
                  <w:jc w:val="center"/>
                </w:pPr>
              </w:pPrChange>
            </w:pPr>
            <w:ins w:id="13855" w:author="Stefanie Lane" w:date="2022-06-23T15:12:00Z">
              <w:del w:id="13856" w:author="Lane, Stefanie" w:date="2023-04-28T12:07:00Z">
                <w:r w:rsidRPr="00EB4CE1" w:rsidDel="00402FFE">
                  <w:rPr>
                    <w:rFonts w:ascii="Calibri" w:eastAsia="Times New Roman" w:hAnsi="Calibri" w:cs="Calibri"/>
                    <w:color w:val="000000"/>
                    <w:rPrChange w:id="13857" w:author="Stefanie Lane" w:date="2022-06-23T15:12:00Z">
                      <w:rPr/>
                    </w:rPrChange>
                  </w:rPr>
                  <w:delText>8.6</w:delText>
                </w:r>
              </w:del>
            </w:ins>
          </w:p>
        </w:tc>
      </w:tr>
      <w:tr w:rsidR="00EB4CE1" w:rsidRPr="00EB4CE1" w:rsidDel="00402FFE" w14:paraId="5040C1DC" w14:textId="77777777" w:rsidTr="006F10B7">
        <w:trPr>
          <w:trHeight w:val="290"/>
          <w:ins w:id="13858" w:author="Stefanie Lane" w:date="2022-06-23T15:12:00Z"/>
          <w:del w:id="13859" w:author="Lane, Stefanie" w:date="2023-04-28T12:07:00Z"/>
          <w:trPrChange w:id="1386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86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1E3328E" w14:textId="77777777" w:rsidR="00EB4CE1" w:rsidRPr="00EB4CE1" w:rsidDel="00402FFE" w:rsidRDefault="00EB4CE1">
            <w:pPr>
              <w:spacing w:after="0" w:line="240" w:lineRule="auto"/>
              <w:rPr>
                <w:ins w:id="13862" w:author="Stefanie Lane" w:date="2022-06-23T15:12:00Z"/>
                <w:del w:id="13863" w:author="Lane, Stefanie" w:date="2023-04-28T12:07:00Z"/>
                <w:rFonts w:ascii="Calibri" w:eastAsia="Times New Roman" w:hAnsi="Calibri" w:cs="Calibri"/>
                <w:color w:val="000000"/>
                <w:rPrChange w:id="13864" w:author="Stefanie Lane" w:date="2022-06-23T15:12:00Z">
                  <w:rPr>
                    <w:ins w:id="13865" w:author="Stefanie Lane" w:date="2022-06-23T15:12:00Z"/>
                    <w:del w:id="13866" w:author="Lane, Stefanie" w:date="2023-04-28T12:07:00Z"/>
                  </w:rPr>
                </w:rPrChange>
              </w:rPr>
              <w:pPrChange w:id="1386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86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4175132" w14:textId="77777777" w:rsidR="00EB4CE1" w:rsidRPr="00EB4CE1" w:rsidDel="00402FFE" w:rsidRDefault="00EB4CE1">
            <w:pPr>
              <w:spacing w:after="0" w:line="240" w:lineRule="auto"/>
              <w:rPr>
                <w:ins w:id="13869" w:author="Stefanie Lane" w:date="2022-06-23T15:12:00Z"/>
                <w:del w:id="13870" w:author="Lane, Stefanie" w:date="2023-04-28T12:07:00Z"/>
                <w:rFonts w:ascii="Calibri" w:eastAsia="Times New Roman" w:hAnsi="Calibri" w:cs="Calibri"/>
                <w:color w:val="000000"/>
                <w:rPrChange w:id="13871" w:author="Stefanie Lane" w:date="2022-06-23T15:12:00Z">
                  <w:rPr>
                    <w:ins w:id="13872" w:author="Stefanie Lane" w:date="2022-06-23T15:12:00Z"/>
                    <w:del w:id="13873" w:author="Lane, Stefanie" w:date="2023-04-28T12:07:00Z"/>
                  </w:rPr>
                </w:rPrChange>
              </w:rPr>
              <w:pPrChange w:id="1387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387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D92BC50" w14:textId="77777777" w:rsidR="00EB4CE1" w:rsidRPr="00EB4CE1" w:rsidDel="00402FFE" w:rsidRDefault="00EB4CE1">
            <w:pPr>
              <w:spacing w:after="0" w:line="240" w:lineRule="auto"/>
              <w:rPr>
                <w:ins w:id="13876" w:author="Stefanie Lane" w:date="2022-06-23T15:12:00Z"/>
                <w:del w:id="13877" w:author="Lane, Stefanie" w:date="2023-04-28T12:07:00Z"/>
                <w:rFonts w:ascii="Calibri" w:eastAsia="Times New Roman" w:hAnsi="Calibri" w:cs="Calibri"/>
                <w:i/>
                <w:iCs/>
                <w:color w:val="000000"/>
                <w:rPrChange w:id="13878" w:author="Stefanie Lane" w:date="2022-06-23T15:12:00Z">
                  <w:rPr>
                    <w:ins w:id="13879" w:author="Stefanie Lane" w:date="2022-06-23T15:12:00Z"/>
                    <w:del w:id="13880" w:author="Lane, Stefanie" w:date="2023-04-28T12:07:00Z"/>
                  </w:rPr>
                </w:rPrChange>
              </w:rPr>
              <w:pPrChange w:id="13881" w:author="Stefanie Lane" w:date="2022-06-23T15:12:00Z">
                <w:pPr/>
              </w:pPrChange>
            </w:pPr>
            <w:ins w:id="13882" w:author="Stefanie Lane" w:date="2022-06-23T15:12:00Z">
              <w:del w:id="13883" w:author="Lane, Stefanie" w:date="2023-04-28T12:07:00Z">
                <w:r w:rsidRPr="00EB4CE1" w:rsidDel="00402FFE">
                  <w:rPr>
                    <w:rFonts w:ascii="Calibri" w:eastAsia="Times New Roman" w:hAnsi="Calibri" w:cs="Calibri"/>
                    <w:i/>
                    <w:iCs/>
                    <w:color w:val="000000"/>
                    <w:rPrChange w:id="13884" w:author="Stefanie Lane" w:date="2022-06-23T15:12:00Z">
                      <w:rPr/>
                    </w:rPrChange>
                  </w:rPr>
                  <w:delText>Juncus articulatus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388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4F180A" w14:textId="77777777" w:rsidR="00EB4CE1" w:rsidRPr="00EB4CE1" w:rsidDel="00402FFE" w:rsidRDefault="00EB4CE1">
            <w:pPr>
              <w:spacing w:after="0" w:line="240" w:lineRule="auto"/>
              <w:jc w:val="center"/>
              <w:rPr>
                <w:ins w:id="13886" w:author="Stefanie Lane" w:date="2022-06-23T15:12:00Z"/>
                <w:del w:id="13887" w:author="Lane, Stefanie" w:date="2023-04-28T12:07:00Z"/>
                <w:rFonts w:ascii="Calibri" w:eastAsia="Times New Roman" w:hAnsi="Calibri" w:cs="Calibri"/>
                <w:color w:val="000000"/>
                <w:rPrChange w:id="13888" w:author="Stefanie Lane" w:date="2022-06-23T15:12:00Z">
                  <w:rPr>
                    <w:ins w:id="13889" w:author="Stefanie Lane" w:date="2022-06-23T15:12:00Z"/>
                    <w:del w:id="13890" w:author="Lane, Stefanie" w:date="2023-04-28T12:07:00Z"/>
                  </w:rPr>
                </w:rPrChange>
              </w:rPr>
              <w:pPrChange w:id="13891" w:author="Stefanie Lane" w:date="2022-06-23T15:12:00Z">
                <w:pPr>
                  <w:jc w:val="center"/>
                </w:pPr>
              </w:pPrChange>
            </w:pPr>
            <w:ins w:id="13892" w:author="Stefanie Lane" w:date="2022-06-23T15:12:00Z">
              <w:del w:id="13893" w:author="Lane, Stefanie" w:date="2023-04-28T12:07:00Z">
                <w:r w:rsidRPr="00EB4CE1" w:rsidDel="00402FFE">
                  <w:rPr>
                    <w:rFonts w:ascii="Calibri" w:eastAsia="Times New Roman" w:hAnsi="Calibri" w:cs="Calibri"/>
                    <w:color w:val="000000"/>
                    <w:rPrChange w:id="13894" w:author="Stefanie Lane" w:date="2022-06-23T15:12:00Z">
                      <w:rPr/>
                    </w:rPrChange>
                  </w:rPr>
                  <w:delText>0.26</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389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259FC58" w14:textId="77777777" w:rsidR="00EB4CE1" w:rsidRPr="00EB4CE1" w:rsidDel="00402FFE" w:rsidRDefault="00EB4CE1">
            <w:pPr>
              <w:spacing w:after="0" w:line="240" w:lineRule="auto"/>
              <w:jc w:val="center"/>
              <w:rPr>
                <w:ins w:id="13896" w:author="Stefanie Lane" w:date="2022-06-23T15:12:00Z"/>
                <w:del w:id="13897" w:author="Lane, Stefanie" w:date="2023-04-28T12:07:00Z"/>
                <w:rFonts w:ascii="Calibri" w:eastAsia="Times New Roman" w:hAnsi="Calibri" w:cs="Calibri"/>
                <w:color w:val="000000"/>
                <w:rPrChange w:id="13898" w:author="Stefanie Lane" w:date="2022-06-23T15:12:00Z">
                  <w:rPr>
                    <w:ins w:id="13899" w:author="Stefanie Lane" w:date="2022-06-23T15:12:00Z"/>
                    <w:del w:id="13900" w:author="Lane, Stefanie" w:date="2023-04-28T12:07:00Z"/>
                  </w:rPr>
                </w:rPrChange>
              </w:rPr>
              <w:pPrChange w:id="13901" w:author="Stefanie Lane" w:date="2022-06-23T15:12:00Z">
                <w:pPr>
                  <w:jc w:val="center"/>
                </w:pPr>
              </w:pPrChange>
            </w:pPr>
            <w:ins w:id="13902" w:author="Stefanie Lane" w:date="2022-06-23T15:12:00Z">
              <w:del w:id="13903" w:author="Lane, Stefanie" w:date="2023-04-28T12:07:00Z">
                <w:r w:rsidRPr="00EB4CE1" w:rsidDel="00402FFE">
                  <w:rPr>
                    <w:rFonts w:ascii="Calibri" w:eastAsia="Times New Roman" w:hAnsi="Calibri" w:cs="Calibri"/>
                    <w:color w:val="000000"/>
                    <w:rPrChange w:id="13904" w:author="Stefanie Lane" w:date="2022-06-23T15:12:00Z">
                      <w:rPr/>
                    </w:rPrChange>
                  </w:rPr>
                  <w:delText>0.39</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390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1328519" w14:textId="77777777" w:rsidR="00EB4CE1" w:rsidRPr="00EB4CE1" w:rsidDel="00402FFE" w:rsidRDefault="00EB4CE1">
            <w:pPr>
              <w:spacing w:after="0" w:line="240" w:lineRule="auto"/>
              <w:jc w:val="center"/>
              <w:rPr>
                <w:ins w:id="13906" w:author="Stefanie Lane" w:date="2022-06-23T15:12:00Z"/>
                <w:del w:id="13907" w:author="Lane, Stefanie" w:date="2023-04-28T12:07:00Z"/>
                <w:rFonts w:ascii="Calibri" w:eastAsia="Times New Roman" w:hAnsi="Calibri" w:cs="Calibri"/>
                <w:color w:val="000000"/>
                <w:rPrChange w:id="13908" w:author="Stefanie Lane" w:date="2022-06-23T15:12:00Z">
                  <w:rPr>
                    <w:ins w:id="13909" w:author="Stefanie Lane" w:date="2022-06-23T15:12:00Z"/>
                    <w:del w:id="13910" w:author="Lane, Stefanie" w:date="2023-04-28T12:07:00Z"/>
                  </w:rPr>
                </w:rPrChange>
              </w:rPr>
              <w:pPrChange w:id="13911" w:author="Stefanie Lane" w:date="2022-06-23T15:12:00Z">
                <w:pPr>
                  <w:jc w:val="center"/>
                </w:pPr>
              </w:pPrChange>
            </w:pPr>
            <w:ins w:id="13912" w:author="Stefanie Lane" w:date="2022-06-23T15:12:00Z">
              <w:del w:id="13913" w:author="Lane, Stefanie" w:date="2023-04-28T12:07:00Z">
                <w:r w:rsidRPr="00EB4CE1" w:rsidDel="00402FFE">
                  <w:rPr>
                    <w:rFonts w:ascii="Calibri" w:eastAsia="Times New Roman" w:hAnsi="Calibri" w:cs="Calibri"/>
                    <w:color w:val="000000"/>
                    <w:rPrChange w:id="13914" w:author="Stefanie Lane" w:date="2022-06-23T15:12:00Z">
                      <w:rPr/>
                    </w:rPrChange>
                  </w:rPr>
                  <w:delText>0.29</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391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A28F4B6" w14:textId="77777777" w:rsidR="00EB4CE1" w:rsidRPr="00EB4CE1" w:rsidDel="00402FFE" w:rsidRDefault="00EB4CE1">
            <w:pPr>
              <w:spacing w:after="0" w:line="240" w:lineRule="auto"/>
              <w:jc w:val="center"/>
              <w:rPr>
                <w:ins w:id="13916" w:author="Stefanie Lane" w:date="2022-06-23T15:12:00Z"/>
                <w:del w:id="13917" w:author="Lane, Stefanie" w:date="2023-04-28T12:07:00Z"/>
                <w:rFonts w:ascii="Calibri" w:eastAsia="Times New Roman" w:hAnsi="Calibri" w:cs="Calibri"/>
                <w:color w:val="000000"/>
                <w:rPrChange w:id="13918" w:author="Stefanie Lane" w:date="2022-06-23T15:12:00Z">
                  <w:rPr>
                    <w:ins w:id="13919" w:author="Stefanie Lane" w:date="2022-06-23T15:12:00Z"/>
                    <w:del w:id="13920" w:author="Lane, Stefanie" w:date="2023-04-28T12:07:00Z"/>
                  </w:rPr>
                </w:rPrChange>
              </w:rPr>
              <w:pPrChange w:id="13921" w:author="Stefanie Lane" w:date="2022-06-23T15:12:00Z">
                <w:pPr>
                  <w:jc w:val="center"/>
                </w:pPr>
              </w:pPrChange>
            </w:pPr>
            <w:ins w:id="13922" w:author="Stefanie Lane" w:date="2022-06-23T15:12:00Z">
              <w:del w:id="13923" w:author="Lane, Stefanie" w:date="2023-04-28T12:07:00Z">
                <w:r w:rsidRPr="00EB4CE1" w:rsidDel="00402FFE">
                  <w:rPr>
                    <w:rFonts w:ascii="Calibri" w:eastAsia="Times New Roman" w:hAnsi="Calibri" w:cs="Calibri"/>
                    <w:color w:val="000000"/>
                    <w:rPrChange w:id="13924" w:author="Stefanie Lane" w:date="2022-06-23T15:12:00Z">
                      <w:rPr/>
                    </w:rPrChange>
                  </w:rPr>
                  <w:delText>8.6</w:delText>
                </w:r>
              </w:del>
            </w:ins>
          </w:p>
        </w:tc>
      </w:tr>
      <w:tr w:rsidR="00EB4CE1" w:rsidRPr="00EB4CE1" w:rsidDel="00402FFE" w14:paraId="09AD6AF4" w14:textId="77777777" w:rsidTr="006F10B7">
        <w:trPr>
          <w:trHeight w:val="290"/>
          <w:ins w:id="13925" w:author="Stefanie Lane" w:date="2022-06-23T15:12:00Z"/>
          <w:del w:id="13926" w:author="Lane, Stefanie" w:date="2023-04-28T12:07:00Z"/>
          <w:trPrChange w:id="1392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92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F59E34C" w14:textId="77777777" w:rsidR="00EB4CE1" w:rsidRPr="00EB4CE1" w:rsidDel="00402FFE" w:rsidRDefault="00EB4CE1">
            <w:pPr>
              <w:spacing w:after="0" w:line="240" w:lineRule="auto"/>
              <w:rPr>
                <w:ins w:id="13929" w:author="Stefanie Lane" w:date="2022-06-23T15:12:00Z"/>
                <w:del w:id="13930" w:author="Lane, Stefanie" w:date="2023-04-28T12:07:00Z"/>
                <w:rFonts w:ascii="Calibri" w:eastAsia="Times New Roman" w:hAnsi="Calibri" w:cs="Calibri"/>
                <w:color w:val="000000"/>
                <w:rPrChange w:id="13931" w:author="Stefanie Lane" w:date="2022-06-23T15:12:00Z">
                  <w:rPr>
                    <w:ins w:id="13932" w:author="Stefanie Lane" w:date="2022-06-23T15:12:00Z"/>
                    <w:del w:id="13933" w:author="Lane, Stefanie" w:date="2023-04-28T12:07:00Z"/>
                  </w:rPr>
                </w:rPrChange>
              </w:rPr>
              <w:pPrChange w:id="1393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93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671B44D" w14:textId="77777777" w:rsidR="00EB4CE1" w:rsidRPr="00EB4CE1" w:rsidDel="00402FFE" w:rsidRDefault="00EB4CE1">
            <w:pPr>
              <w:spacing w:after="0" w:line="240" w:lineRule="auto"/>
              <w:rPr>
                <w:ins w:id="13936" w:author="Stefanie Lane" w:date="2022-06-23T15:12:00Z"/>
                <w:del w:id="13937" w:author="Lane, Stefanie" w:date="2023-04-28T12:07:00Z"/>
                <w:rFonts w:ascii="Calibri" w:eastAsia="Times New Roman" w:hAnsi="Calibri" w:cs="Calibri"/>
                <w:color w:val="000000"/>
                <w:rPrChange w:id="13938" w:author="Stefanie Lane" w:date="2022-06-23T15:12:00Z">
                  <w:rPr>
                    <w:ins w:id="13939" w:author="Stefanie Lane" w:date="2022-06-23T15:12:00Z"/>
                    <w:del w:id="13940" w:author="Lane, Stefanie" w:date="2023-04-28T12:07:00Z"/>
                  </w:rPr>
                </w:rPrChange>
              </w:rPr>
              <w:pPrChange w:id="13941" w:author="Stefanie Lane" w:date="2022-06-23T15:12:00Z">
                <w:pPr/>
              </w:pPrChange>
            </w:pPr>
          </w:p>
        </w:tc>
        <w:tc>
          <w:tcPr>
            <w:tcW w:w="3320" w:type="dxa"/>
            <w:tcBorders>
              <w:top w:val="nil"/>
              <w:left w:val="nil"/>
              <w:bottom w:val="nil"/>
              <w:right w:val="nil"/>
            </w:tcBorders>
            <w:shd w:val="clear" w:color="auto" w:fill="auto"/>
            <w:noWrap/>
            <w:vAlign w:val="bottom"/>
            <w:hideMark/>
            <w:tcPrChange w:id="13942" w:author="Stefanie Lane" w:date="2022-06-23T15:14:00Z">
              <w:tcPr>
                <w:tcW w:w="3320" w:type="dxa"/>
                <w:tcBorders>
                  <w:top w:val="nil"/>
                  <w:left w:val="nil"/>
                  <w:bottom w:val="nil"/>
                  <w:right w:val="nil"/>
                </w:tcBorders>
                <w:shd w:val="clear" w:color="auto" w:fill="auto"/>
                <w:noWrap/>
                <w:vAlign w:val="bottom"/>
                <w:hideMark/>
              </w:tcPr>
            </w:tcPrChange>
          </w:tcPr>
          <w:p w14:paraId="231EB1B6" w14:textId="77777777" w:rsidR="00EB4CE1" w:rsidRPr="00EB4CE1" w:rsidDel="00402FFE" w:rsidRDefault="00EB4CE1">
            <w:pPr>
              <w:spacing w:after="0" w:line="240" w:lineRule="auto"/>
              <w:rPr>
                <w:ins w:id="13943" w:author="Stefanie Lane" w:date="2022-06-23T15:12:00Z"/>
                <w:del w:id="13944" w:author="Lane, Stefanie" w:date="2023-04-28T12:07:00Z"/>
                <w:rFonts w:ascii="Calibri" w:eastAsia="Times New Roman" w:hAnsi="Calibri" w:cs="Calibri"/>
                <w:i/>
                <w:iCs/>
                <w:color w:val="000000"/>
                <w:rPrChange w:id="13945" w:author="Stefanie Lane" w:date="2022-06-23T15:12:00Z">
                  <w:rPr>
                    <w:ins w:id="13946" w:author="Stefanie Lane" w:date="2022-06-23T15:12:00Z"/>
                    <w:del w:id="13947" w:author="Lane, Stefanie" w:date="2023-04-28T12:07:00Z"/>
                  </w:rPr>
                </w:rPrChange>
              </w:rPr>
              <w:pPrChange w:id="13948" w:author="Stefanie Lane" w:date="2022-06-23T15:12:00Z">
                <w:pPr/>
              </w:pPrChange>
            </w:pPr>
            <w:ins w:id="13949" w:author="Stefanie Lane" w:date="2022-06-23T15:12:00Z">
              <w:del w:id="13950" w:author="Lane, Stefanie" w:date="2023-04-28T12:07:00Z">
                <w:r w:rsidRPr="00EB4CE1" w:rsidDel="00402FFE">
                  <w:rPr>
                    <w:rFonts w:ascii="Calibri" w:eastAsia="Times New Roman" w:hAnsi="Calibri" w:cs="Calibri"/>
                    <w:i/>
                    <w:iCs/>
                    <w:color w:val="000000"/>
                    <w:rPrChange w:id="13951" w:author="Stefanie Lane" w:date="2022-06-23T15:12:00Z">
                      <w:rPr/>
                    </w:rPrChange>
                  </w:rPr>
                  <w:delText>Sidalcia hendersonii</w:delText>
                </w:r>
              </w:del>
            </w:ins>
          </w:p>
        </w:tc>
        <w:tc>
          <w:tcPr>
            <w:tcW w:w="869" w:type="dxa"/>
            <w:tcBorders>
              <w:top w:val="nil"/>
              <w:left w:val="nil"/>
              <w:bottom w:val="nil"/>
              <w:right w:val="nil"/>
            </w:tcBorders>
            <w:shd w:val="clear" w:color="auto" w:fill="auto"/>
            <w:noWrap/>
            <w:vAlign w:val="bottom"/>
            <w:hideMark/>
            <w:tcPrChange w:id="13952" w:author="Stefanie Lane" w:date="2022-06-23T15:14:00Z">
              <w:tcPr>
                <w:tcW w:w="960" w:type="dxa"/>
                <w:tcBorders>
                  <w:top w:val="nil"/>
                  <w:left w:val="nil"/>
                  <w:bottom w:val="nil"/>
                  <w:right w:val="nil"/>
                </w:tcBorders>
                <w:shd w:val="clear" w:color="auto" w:fill="auto"/>
                <w:noWrap/>
                <w:vAlign w:val="bottom"/>
                <w:hideMark/>
              </w:tcPr>
            </w:tcPrChange>
          </w:tcPr>
          <w:p w14:paraId="6B944E62" w14:textId="77777777" w:rsidR="00EB4CE1" w:rsidRPr="00EB4CE1" w:rsidDel="00402FFE" w:rsidRDefault="00EB4CE1">
            <w:pPr>
              <w:spacing w:after="0" w:line="240" w:lineRule="auto"/>
              <w:jc w:val="center"/>
              <w:rPr>
                <w:ins w:id="13953" w:author="Stefanie Lane" w:date="2022-06-23T15:12:00Z"/>
                <w:del w:id="13954" w:author="Lane, Stefanie" w:date="2023-04-28T12:07:00Z"/>
                <w:rFonts w:ascii="Calibri" w:eastAsia="Times New Roman" w:hAnsi="Calibri" w:cs="Calibri"/>
                <w:color w:val="000000"/>
                <w:rPrChange w:id="13955" w:author="Stefanie Lane" w:date="2022-06-23T15:12:00Z">
                  <w:rPr>
                    <w:ins w:id="13956" w:author="Stefanie Lane" w:date="2022-06-23T15:12:00Z"/>
                    <w:del w:id="13957" w:author="Lane, Stefanie" w:date="2023-04-28T12:07:00Z"/>
                  </w:rPr>
                </w:rPrChange>
              </w:rPr>
              <w:pPrChange w:id="13958" w:author="Stefanie Lane" w:date="2022-06-23T15:12:00Z">
                <w:pPr>
                  <w:jc w:val="center"/>
                </w:pPr>
              </w:pPrChange>
            </w:pPr>
            <w:ins w:id="13959" w:author="Stefanie Lane" w:date="2022-06-23T15:12:00Z">
              <w:del w:id="13960" w:author="Lane, Stefanie" w:date="2023-04-28T12:07:00Z">
                <w:r w:rsidRPr="00EB4CE1" w:rsidDel="00402FFE">
                  <w:rPr>
                    <w:rFonts w:ascii="Calibri" w:eastAsia="Times New Roman" w:hAnsi="Calibri" w:cs="Calibri"/>
                    <w:color w:val="000000"/>
                    <w:rPrChange w:id="13961" w:author="Stefanie Lane" w:date="2022-06-23T15:12:00Z">
                      <w:rPr/>
                    </w:rPrChange>
                  </w:rPr>
                  <w:delText>0.05</w:delText>
                </w:r>
              </w:del>
            </w:ins>
          </w:p>
        </w:tc>
        <w:tc>
          <w:tcPr>
            <w:tcW w:w="990" w:type="dxa"/>
            <w:tcBorders>
              <w:top w:val="nil"/>
              <w:left w:val="nil"/>
              <w:bottom w:val="nil"/>
              <w:right w:val="nil"/>
            </w:tcBorders>
            <w:shd w:val="clear" w:color="auto" w:fill="auto"/>
            <w:noWrap/>
            <w:vAlign w:val="bottom"/>
            <w:hideMark/>
            <w:tcPrChange w:id="13962" w:author="Stefanie Lane" w:date="2022-06-23T15:14:00Z">
              <w:tcPr>
                <w:tcW w:w="960" w:type="dxa"/>
                <w:tcBorders>
                  <w:top w:val="nil"/>
                  <w:left w:val="nil"/>
                  <w:bottom w:val="nil"/>
                  <w:right w:val="nil"/>
                </w:tcBorders>
                <w:shd w:val="clear" w:color="auto" w:fill="auto"/>
                <w:noWrap/>
                <w:vAlign w:val="bottom"/>
                <w:hideMark/>
              </w:tcPr>
            </w:tcPrChange>
          </w:tcPr>
          <w:p w14:paraId="338FF971" w14:textId="77777777" w:rsidR="00EB4CE1" w:rsidRPr="00EB4CE1" w:rsidDel="00402FFE" w:rsidRDefault="00EB4CE1">
            <w:pPr>
              <w:spacing w:after="0" w:line="240" w:lineRule="auto"/>
              <w:jc w:val="center"/>
              <w:rPr>
                <w:ins w:id="13963" w:author="Stefanie Lane" w:date="2022-06-23T15:12:00Z"/>
                <w:del w:id="13964" w:author="Lane, Stefanie" w:date="2023-04-28T12:07:00Z"/>
                <w:rFonts w:ascii="Calibri" w:eastAsia="Times New Roman" w:hAnsi="Calibri" w:cs="Calibri"/>
                <w:color w:val="000000"/>
                <w:rPrChange w:id="13965" w:author="Stefanie Lane" w:date="2022-06-23T15:12:00Z">
                  <w:rPr>
                    <w:ins w:id="13966" w:author="Stefanie Lane" w:date="2022-06-23T15:12:00Z"/>
                    <w:del w:id="13967" w:author="Lane, Stefanie" w:date="2023-04-28T12:07:00Z"/>
                  </w:rPr>
                </w:rPrChange>
              </w:rPr>
              <w:pPrChange w:id="13968" w:author="Stefanie Lane" w:date="2022-06-23T15:12:00Z">
                <w:pPr>
                  <w:jc w:val="center"/>
                </w:pPr>
              </w:pPrChange>
            </w:pPr>
            <w:ins w:id="13969" w:author="Stefanie Lane" w:date="2022-06-23T15:12:00Z">
              <w:del w:id="13970" w:author="Lane, Stefanie" w:date="2023-04-28T12:07:00Z">
                <w:r w:rsidRPr="00EB4CE1" w:rsidDel="00402FFE">
                  <w:rPr>
                    <w:rFonts w:ascii="Calibri" w:eastAsia="Times New Roman" w:hAnsi="Calibri" w:cs="Calibri"/>
                    <w:color w:val="000000"/>
                    <w:rPrChange w:id="13971"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13972" w:author="Stefanie Lane" w:date="2022-06-23T15:14:00Z">
              <w:tcPr>
                <w:tcW w:w="960" w:type="dxa"/>
                <w:tcBorders>
                  <w:top w:val="nil"/>
                  <w:left w:val="nil"/>
                  <w:bottom w:val="nil"/>
                  <w:right w:val="nil"/>
                </w:tcBorders>
                <w:shd w:val="clear" w:color="auto" w:fill="auto"/>
                <w:noWrap/>
                <w:vAlign w:val="bottom"/>
                <w:hideMark/>
              </w:tcPr>
            </w:tcPrChange>
          </w:tcPr>
          <w:p w14:paraId="356136FF" w14:textId="77777777" w:rsidR="00EB4CE1" w:rsidRPr="00EB4CE1" w:rsidDel="00402FFE" w:rsidRDefault="00EB4CE1">
            <w:pPr>
              <w:spacing w:after="0" w:line="240" w:lineRule="auto"/>
              <w:jc w:val="center"/>
              <w:rPr>
                <w:ins w:id="13973" w:author="Stefanie Lane" w:date="2022-06-23T15:12:00Z"/>
                <w:del w:id="13974" w:author="Lane, Stefanie" w:date="2023-04-28T12:07:00Z"/>
                <w:rFonts w:ascii="Calibri" w:eastAsia="Times New Roman" w:hAnsi="Calibri" w:cs="Calibri"/>
                <w:color w:val="000000"/>
                <w:rPrChange w:id="13975" w:author="Stefanie Lane" w:date="2022-06-23T15:12:00Z">
                  <w:rPr>
                    <w:ins w:id="13976" w:author="Stefanie Lane" w:date="2022-06-23T15:12:00Z"/>
                    <w:del w:id="13977" w:author="Lane, Stefanie" w:date="2023-04-28T12:07:00Z"/>
                  </w:rPr>
                </w:rPrChange>
              </w:rPr>
              <w:pPrChange w:id="13978" w:author="Stefanie Lane" w:date="2022-06-23T15:12:00Z">
                <w:pPr>
                  <w:jc w:val="center"/>
                </w:pPr>
              </w:pPrChange>
            </w:pPr>
            <w:ins w:id="13979" w:author="Stefanie Lane" w:date="2022-06-23T15:12:00Z">
              <w:del w:id="13980" w:author="Lane, Stefanie" w:date="2023-04-28T12:07:00Z">
                <w:r w:rsidRPr="00EB4CE1" w:rsidDel="00402FFE">
                  <w:rPr>
                    <w:rFonts w:ascii="Calibri" w:eastAsia="Times New Roman" w:hAnsi="Calibri" w:cs="Calibri"/>
                    <w:color w:val="000000"/>
                    <w:rPrChange w:id="13981" w:author="Stefanie Lane" w:date="2022-06-23T15:12:00Z">
                      <w:rPr/>
                    </w:rPrChange>
                  </w:rPr>
                  <w:delText>0.07</w:delText>
                </w:r>
              </w:del>
            </w:ins>
          </w:p>
        </w:tc>
        <w:tc>
          <w:tcPr>
            <w:tcW w:w="1710" w:type="dxa"/>
            <w:tcBorders>
              <w:top w:val="nil"/>
              <w:left w:val="nil"/>
              <w:bottom w:val="nil"/>
              <w:right w:val="single" w:sz="8" w:space="0" w:color="auto"/>
            </w:tcBorders>
            <w:shd w:val="clear" w:color="auto" w:fill="auto"/>
            <w:noWrap/>
            <w:vAlign w:val="bottom"/>
            <w:hideMark/>
            <w:tcPrChange w:id="1398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6D87B165" w14:textId="77777777" w:rsidR="00EB4CE1" w:rsidRPr="00EB4CE1" w:rsidDel="00402FFE" w:rsidRDefault="00EB4CE1">
            <w:pPr>
              <w:spacing w:after="0" w:line="240" w:lineRule="auto"/>
              <w:jc w:val="center"/>
              <w:rPr>
                <w:ins w:id="13983" w:author="Stefanie Lane" w:date="2022-06-23T15:12:00Z"/>
                <w:del w:id="13984" w:author="Lane, Stefanie" w:date="2023-04-28T12:07:00Z"/>
                <w:rFonts w:ascii="Calibri" w:eastAsia="Times New Roman" w:hAnsi="Calibri" w:cs="Calibri"/>
                <w:color w:val="000000"/>
                <w:rPrChange w:id="13985" w:author="Stefanie Lane" w:date="2022-06-23T15:12:00Z">
                  <w:rPr>
                    <w:ins w:id="13986" w:author="Stefanie Lane" w:date="2022-06-23T15:12:00Z"/>
                    <w:del w:id="13987" w:author="Lane, Stefanie" w:date="2023-04-28T12:07:00Z"/>
                  </w:rPr>
                </w:rPrChange>
              </w:rPr>
              <w:pPrChange w:id="13988" w:author="Stefanie Lane" w:date="2022-06-23T15:12:00Z">
                <w:pPr>
                  <w:jc w:val="center"/>
                </w:pPr>
              </w:pPrChange>
            </w:pPr>
            <w:ins w:id="13989" w:author="Stefanie Lane" w:date="2022-06-23T15:12:00Z">
              <w:del w:id="13990" w:author="Lane, Stefanie" w:date="2023-04-28T12:07:00Z">
                <w:r w:rsidRPr="00EB4CE1" w:rsidDel="00402FFE">
                  <w:rPr>
                    <w:rFonts w:ascii="Calibri" w:eastAsia="Times New Roman" w:hAnsi="Calibri" w:cs="Calibri"/>
                    <w:color w:val="000000"/>
                    <w:rPrChange w:id="13991" w:author="Stefanie Lane" w:date="2022-06-23T15:12:00Z">
                      <w:rPr/>
                    </w:rPrChange>
                  </w:rPr>
                  <w:delText>35.7</w:delText>
                </w:r>
              </w:del>
            </w:ins>
          </w:p>
        </w:tc>
      </w:tr>
      <w:tr w:rsidR="00EB4CE1" w:rsidRPr="00EB4CE1" w:rsidDel="00402FFE" w14:paraId="398170E6" w14:textId="77777777" w:rsidTr="006F10B7">
        <w:trPr>
          <w:trHeight w:val="290"/>
          <w:ins w:id="13992" w:author="Stefanie Lane" w:date="2022-06-23T15:12:00Z"/>
          <w:del w:id="13993" w:author="Lane, Stefanie" w:date="2023-04-28T12:07:00Z"/>
          <w:trPrChange w:id="1399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99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CECBE79" w14:textId="77777777" w:rsidR="00EB4CE1" w:rsidRPr="00EB4CE1" w:rsidDel="00402FFE" w:rsidRDefault="00EB4CE1">
            <w:pPr>
              <w:spacing w:after="0" w:line="240" w:lineRule="auto"/>
              <w:rPr>
                <w:ins w:id="13996" w:author="Stefanie Lane" w:date="2022-06-23T15:12:00Z"/>
                <w:del w:id="13997" w:author="Lane, Stefanie" w:date="2023-04-28T12:07:00Z"/>
                <w:rFonts w:ascii="Calibri" w:eastAsia="Times New Roman" w:hAnsi="Calibri" w:cs="Calibri"/>
                <w:color w:val="000000"/>
                <w:rPrChange w:id="13998" w:author="Stefanie Lane" w:date="2022-06-23T15:12:00Z">
                  <w:rPr>
                    <w:ins w:id="13999" w:author="Stefanie Lane" w:date="2022-06-23T15:12:00Z"/>
                    <w:del w:id="14000" w:author="Lane, Stefanie" w:date="2023-04-28T12:07:00Z"/>
                  </w:rPr>
                </w:rPrChange>
              </w:rPr>
              <w:pPrChange w:id="1400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400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1540BC4" w14:textId="77777777" w:rsidR="00EB4CE1" w:rsidRPr="00EB4CE1" w:rsidDel="00402FFE" w:rsidRDefault="00EB4CE1">
            <w:pPr>
              <w:spacing w:after="0" w:line="240" w:lineRule="auto"/>
              <w:rPr>
                <w:ins w:id="14003" w:author="Stefanie Lane" w:date="2022-06-23T15:12:00Z"/>
                <w:del w:id="14004" w:author="Lane, Stefanie" w:date="2023-04-28T12:07:00Z"/>
                <w:rFonts w:ascii="Calibri" w:eastAsia="Times New Roman" w:hAnsi="Calibri" w:cs="Calibri"/>
                <w:color w:val="000000"/>
                <w:rPrChange w:id="14005" w:author="Stefanie Lane" w:date="2022-06-23T15:12:00Z">
                  <w:rPr>
                    <w:ins w:id="14006" w:author="Stefanie Lane" w:date="2022-06-23T15:12:00Z"/>
                    <w:del w:id="14007" w:author="Lane, Stefanie" w:date="2023-04-28T12:07:00Z"/>
                  </w:rPr>
                </w:rPrChange>
              </w:rPr>
              <w:pPrChange w:id="1400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400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10540F96" w14:textId="77777777" w:rsidR="00EB4CE1" w:rsidRPr="00EB4CE1" w:rsidDel="00402FFE" w:rsidRDefault="00EB4CE1">
            <w:pPr>
              <w:spacing w:after="0" w:line="240" w:lineRule="auto"/>
              <w:rPr>
                <w:ins w:id="14010" w:author="Stefanie Lane" w:date="2022-06-23T15:12:00Z"/>
                <w:del w:id="14011" w:author="Lane, Stefanie" w:date="2023-04-28T12:07:00Z"/>
                <w:rFonts w:ascii="Calibri" w:eastAsia="Times New Roman" w:hAnsi="Calibri" w:cs="Calibri"/>
                <w:i/>
                <w:iCs/>
                <w:color w:val="000000"/>
                <w:rPrChange w:id="14012" w:author="Stefanie Lane" w:date="2022-06-23T15:12:00Z">
                  <w:rPr>
                    <w:ins w:id="14013" w:author="Stefanie Lane" w:date="2022-06-23T15:12:00Z"/>
                    <w:del w:id="14014" w:author="Lane, Stefanie" w:date="2023-04-28T12:07:00Z"/>
                  </w:rPr>
                </w:rPrChange>
              </w:rPr>
              <w:pPrChange w:id="14015" w:author="Stefanie Lane" w:date="2022-06-23T15:12:00Z">
                <w:pPr/>
              </w:pPrChange>
            </w:pPr>
            <w:ins w:id="14016" w:author="Stefanie Lane" w:date="2022-06-23T15:12:00Z">
              <w:del w:id="14017" w:author="Lane, Stefanie" w:date="2023-04-28T12:07:00Z">
                <w:r w:rsidRPr="00EB4CE1" w:rsidDel="00402FFE">
                  <w:rPr>
                    <w:rFonts w:ascii="Calibri" w:eastAsia="Times New Roman" w:hAnsi="Calibri" w:cs="Calibri"/>
                    <w:i/>
                    <w:iCs/>
                    <w:color w:val="000000"/>
                    <w:rPrChange w:id="14018" w:author="Stefanie Lane" w:date="2022-06-23T15:12:00Z">
                      <w:rPr/>
                    </w:rPrChange>
                  </w:rPr>
                  <w:delText>Carex lyngbyei</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401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3E69582" w14:textId="77777777" w:rsidR="00EB4CE1" w:rsidRPr="00EB4CE1" w:rsidDel="00402FFE" w:rsidRDefault="00EB4CE1">
            <w:pPr>
              <w:spacing w:after="0" w:line="240" w:lineRule="auto"/>
              <w:jc w:val="center"/>
              <w:rPr>
                <w:ins w:id="14020" w:author="Stefanie Lane" w:date="2022-06-23T15:12:00Z"/>
                <w:del w:id="14021" w:author="Lane, Stefanie" w:date="2023-04-28T12:07:00Z"/>
                <w:rFonts w:ascii="Calibri" w:eastAsia="Times New Roman" w:hAnsi="Calibri" w:cs="Calibri"/>
                <w:color w:val="000000"/>
                <w:rPrChange w:id="14022" w:author="Stefanie Lane" w:date="2022-06-23T15:12:00Z">
                  <w:rPr>
                    <w:ins w:id="14023" w:author="Stefanie Lane" w:date="2022-06-23T15:12:00Z"/>
                    <w:del w:id="14024" w:author="Lane, Stefanie" w:date="2023-04-28T12:07:00Z"/>
                  </w:rPr>
                </w:rPrChange>
              </w:rPr>
              <w:pPrChange w:id="14025" w:author="Stefanie Lane" w:date="2022-06-23T15:12:00Z">
                <w:pPr>
                  <w:jc w:val="center"/>
                </w:pPr>
              </w:pPrChange>
            </w:pPr>
            <w:ins w:id="14026" w:author="Stefanie Lane" w:date="2022-06-23T15:12:00Z">
              <w:del w:id="14027" w:author="Lane, Stefanie" w:date="2023-04-28T12:07:00Z">
                <w:r w:rsidRPr="00EB4CE1" w:rsidDel="00402FFE">
                  <w:rPr>
                    <w:rFonts w:ascii="Calibri" w:eastAsia="Times New Roman" w:hAnsi="Calibri" w:cs="Calibri"/>
                    <w:color w:val="000000"/>
                    <w:rPrChange w:id="14028" w:author="Stefanie Lane" w:date="2022-06-23T15:12:00Z">
                      <w:rPr/>
                    </w:rPrChange>
                  </w:rPr>
                  <w:delText>0.47</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402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0025B0E" w14:textId="77777777" w:rsidR="00EB4CE1" w:rsidRPr="00EB4CE1" w:rsidDel="00402FFE" w:rsidRDefault="00EB4CE1">
            <w:pPr>
              <w:spacing w:after="0" w:line="240" w:lineRule="auto"/>
              <w:jc w:val="center"/>
              <w:rPr>
                <w:ins w:id="14030" w:author="Stefanie Lane" w:date="2022-06-23T15:12:00Z"/>
                <w:del w:id="14031" w:author="Lane, Stefanie" w:date="2023-04-28T12:07:00Z"/>
                <w:rFonts w:ascii="Calibri" w:eastAsia="Times New Roman" w:hAnsi="Calibri" w:cs="Calibri"/>
                <w:color w:val="000000"/>
                <w:rPrChange w:id="14032" w:author="Stefanie Lane" w:date="2022-06-23T15:12:00Z">
                  <w:rPr>
                    <w:ins w:id="14033" w:author="Stefanie Lane" w:date="2022-06-23T15:12:00Z"/>
                    <w:del w:id="14034" w:author="Lane, Stefanie" w:date="2023-04-28T12:07:00Z"/>
                  </w:rPr>
                </w:rPrChange>
              </w:rPr>
              <w:pPrChange w:id="14035" w:author="Stefanie Lane" w:date="2022-06-23T15:12:00Z">
                <w:pPr>
                  <w:jc w:val="center"/>
                </w:pPr>
              </w:pPrChange>
            </w:pPr>
            <w:ins w:id="14036" w:author="Stefanie Lane" w:date="2022-06-23T15:12:00Z">
              <w:del w:id="14037" w:author="Lane, Stefanie" w:date="2023-04-28T12:07:00Z">
                <w:r w:rsidRPr="00EB4CE1" w:rsidDel="00402FFE">
                  <w:rPr>
                    <w:rFonts w:ascii="Calibri" w:eastAsia="Times New Roman" w:hAnsi="Calibri" w:cs="Calibri"/>
                    <w:color w:val="000000"/>
                    <w:rPrChange w:id="14038" w:author="Stefanie Lane" w:date="2022-06-23T15:12:00Z">
                      <w:rPr/>
                    </w:rPrChange>
                  </w:rPr>
                  <w:delText>0.33</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403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6BFA78" w14:textId="77777777" w:rsidR="00EB4CE1" w:rsidRPr="00EB4CE1" w:rsidDel="00402FFE" w:rsidRDefault="00EB4CE1">
            <w:pPr>
              <w:spacing w:after="0" w:line="240" w:lineRule="auto"/>
              <w:jc w:val="center"/>
              <w:rPr>
                <w:ins w:id="14040" w:author="Stefanie Lane" w:date="2022-06-23T15:12:00Z"/>
                <w:del w:id="14041" w:author="Lane, Stefanie" w:date="2023-04-28T12:07:00Z"/>
                <w:rFonts w:ascii="Calibri" w:eastAsia="Times New Roman" w:hAnsi="Calibri" w:cs="Calibri"/>
                <w:color w:val="000000"/>
                <w:rPrChange w:id="14042" w:author="Stefanie Lane" w:date="2022-06-23T15:12:00Z">
                  <w:rPr>
                    <w:ins w:id="14043" w:author="Stefanie Lane" w:date="2022-06-23T15:12:00Z"/>
                    <w:del w:id="14044" w:author="Lane, Stefanie" w:date="2023-04-28T12:07:00Z"/>
                  </w:rPr>
                </w:rPrChange>
              </w:rPr>
              <w:pPrChange w:id="14045" w:author="Stefanie Lane" w:date="2022-06-23T15:12:00Z">
                <w:pPr>
                  <w:jc w:val="center"/>
                </w:pPr>
              </w:pPrChange>
            </w:pPr>
            <w:ins w:id="14046" w:author="Stefanie Lane" w:date="2022-06-23T15:12:00Z">
              <w:del w:id="14047" w:author="Lane, Stefanie" w:date="2023-04-28T12:07:00Z">
                <w:r w:rsidRPr="00EB4CE1" w:rsidDel="00402FFE">
                  <w:rPr>
                    <w:rFonts w:ascii="Calibri" w:eastAsia="Times New Roman" w:hAnsi="Calibri" w:cs="Calibri"/>
                    <w:color w:val="000000"/>
                    <w:rPrChange w:id="14048" w:author="Stefanie Lane" w:date="2022-06-23T15:12:00Z">
                      <w:rPr/>
                    </w:rPrChange>
                  </w:rPr>
                  <w:delText>1.00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404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A74AF9B" w14:textId="77777777" w:rsidR="00EB4CE1" w:rsidRPr="00EB4CE1" w:rsidDel="00402FFE" w:rsidRDefault="00EB4CE1">
            <w:pPr>
              <w:spacing w:after="0" w:line="240" w:lineRule="auto"/>
              <w:jc w:val="center"/>
              <w:rPr>
                <w:ins w:id="14050" w:author="Stefanie Lane" w:date="2022-06-23T15:12:00Z"/>
                <w:del w:id="14051" w:author="Lane, Stefanie" w:date="2023-04-28T12:07:00Z"/>
                <w:rFonts w:ascii="Calibri" w:eastAsia="Times New Roman" w:hAnsi="Calibri" w:cs="Calibri"/>
                <w:color w:val="000000"/>
                <w:rPrChange w:id="14052" w:author="Stefanie Lane" w:date="2022-06-23T15:12:00Z">
                  <w:rPr>
                    <w:ins w:id="14053" w:author="Stefanie Lane" w:date="2022-06-23T15:12:00Z"/>
                    <w:del w:id="14054" w:author="Lane, Stefanie" w:date="2023-04-28T12:07:00Z"/>
                  </w:rPr>
                </w:rPrChange>
              </w:rPr>
              <w:pPrChange w:id="14055" w:author="Stefanie Lane" w:date="2022-06-23T15:12:00Z">
                <w:pPr>
                  <w:jc w:val="center"/>
                </w:pPr>
              </w:pPrChange>
            </w:pPr>
            <w:ins w:id="14056" w:author="Stefanie Lane" w:date="2022-06-23T15:12:00Z">
              <w:del w:id="14057" w:author="Lane, Stefanie" w:date="2023-04-28T12:07:00Z">
                <w:r w:rsidRPr="00EB4CE1" w:rsidDel="00402FFE">
                  <w:rPr>
                    <w:rFonts w:ascii="Calibri" w:eastAsia="Times New Roman" w:hAnsi="Calibri" w:cs="Calibri"/>
                    <w:color w:val="000000"/>
                    <w:rPrChange w:id="14058" w:author="Stefanie Lane" w:date="2022-06-23T15:12:00Z">
                      <w:rPr/>
                    </w:rPrChange>
                  </w:rPr>
                  <w:delText>111.1</w:delText>
                </w:r>
              </w:del>
            </w:ins>
          </w:p>
        </w:tc>
      </w:tr>
      <w:tr w:rsidR="00EB4CE1" w:rsidRPr="00EB4CE1" w:rsidDel="00402FFE" w14:paraId="50655DE6" w14:textId="77777777" w:rsidTr="006F10B7">
        <w:trPr>
          <w:trHeight w:val="290"/>
          <w:ins w:id="14059" w:author="Stefanie Lane" w:date="2022-06-23T15:12:00Z"/>
          <w:del w:id="14060" w:author="Lane, Stefanie" w:date="2023-04-28T12:07:00Z"/>
          <w:trPrChange w:id="1406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406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5D50C1C" w14:textId="77777777" w:rsidR="00EB4CE1" w:rsidRPr="00EB4CE1" w:rsidDel="00402FFE" w:rsidRDefault="00EB4CE1">
            <w:pPr>
              <w:spacing w:after="0" w:line="240" w:lineRule="auto"/>
              <w:rPr>
                <w:ins w:id="14063" w:author="Stefanie Lane" w:date="2022-06-23T15:12:00Z"/>
                <w:del w:id="14064" w:author="Lane, Stefanie" w:date="2023-04-28T12:07:00Z"/>
                <w:rFonts w:ascii="Calibri" w:eastAsia="Times New Roman" w:hAnsi="Calibri" w:cs="Calibri"/>
                <w:color w:val="000000"/>
                <w:rPrChange w:id="14065" w:author="Stefanie Lane" w:date="2022-06-23T15:12:00Z">
                  <w:rPr>
                    <w:ins w:id="14066" w:author="Stefanie Lane" w:date="2022-06-23T15:12:00Z"/>
                    <w:del w:id="14067" w:author="Lane, Stefanie" w:date="2023-04-28T12:07:00Z"/>
                  </w:rPr>
                </w:rPrChange>
              </w:rPr>
              <w:pPrChange w:id="1406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406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93E5EDF" w14:textId="77777777" w:rsidR="00EB4CE1" w:rsidRPr="00EB4CE1" w:rsidDel="00402FFE" w:rsidRDefault="00EB4CE1">
            <w:pPr>
              <w:spacing w:after="0" w:line="240" w:lineRule="auto"/>
              <w:rPr>
                <w:ins w:id="14070" w:author="Stefanie Lane" w:date="2022-06-23T15:12:00Z"/>
                <w:del w:id="14071" w:author="Lane, Stefanie" w:date="2023-04-28T12:07:00Z"/>
                <w:rFonts w:ascii="Calibri" w:eastAsia="Times New Roman" w:hAnsi="Calibri" w:cs="Calibri"/>
                <w:color w:val="000000"/>
                <w:rPrChange w:id="14072" w:author="Stefanie Lane" w:date="2022-06-23T15:12:00Z">
                  <w:rPr>
                    <w:ins w:id="14073" w:author="Stefanie Lane" w:date="2022-06-23T15:12:00Z"/>
                    <w:del w:id="14074" w:author="Lane, Stefanie" w:date="2023-04-28T12:07:00Z"/>
                  </w:rPr>
                </w:rPrChange>
              </w:rPr>
              <w:pPrChange w:id="14075" w:author="Stefanie Lane" w:date="2022-06-23T15:12:00Z">
                <w:pPr/>
              </w:pPrChange>
            </w:pPr>
          </w:p>
        </w:tc>
        <w:tc>
          <w:tcPr>
            <w:tcW w:w="3320" w:type="dxa"/>
            <w:tcBorders>
              <w:top w:val="nil"/>
              <w:left w:val="nil"/>
              <w:bottom w:val="nil"/>
              <w:right w:val="nil"/>
            </w:tcBorders>
            <w:shd w:val="clear" w:color="auto" w:fill="auto"/>
            <w:noWrap/>
            <w:vAlign w:val="bottom"/>
            <w:hideMark/>
            <w:tcPrChange w:id="14076" w:author="Stefanie Lane" w:date="2022-06-23T15:14:00Z">
              <w:tcPr>
                <w:tcW w:w="3320" w:type="dxa"/>
                <w:tcBorders>
                  <w:top w:val="nil"/>
                  <w:left w:val="nil"/>
                  <w:bottom w:val="nil"/>
                  <w:right w:val="nil"/>
                </w:tcBorders>
                <w:shd w:val="clear" w:color="auto" w:fill="auto"/>
                <w:noWrap/>
                <w:vAlign w:val="bottom"/>
                <w:hideMark/>
              </w:tcPr>
            </w:tcPrChange>
          </w:tcPr>
          <w:p w14:paraId="78CA5C89" w14:textId="77777777" w:rsidR="00EB4CE1" w:rsidRPr="00EB4CE1" w:rsidDel="00402FFE" w:rsidRDefault="00EB4CE1">
            <w:pPr>
              <w:spacing w:after="0" w:line="240" w:lineRule="auto"/>
              <w:rPr>
                <w:ins w:id="14077" w:author="Stefanie Lane" w:date="2022-06-23T15:12:00Z"/>
                <w:del w:id="14078" w:author="Lane, Stefanie" w:date="2023-04-28T12:07:00Z"/>
                <w:rFonts w:ascii="Calibri" w:eastAsia="Times New Roman" w:hAnsi="Calibri" w:cs="Calibri"/>
                <w:i/>
                <w:iCs/>
                <w:color w:val="000000"/>
                <w:rPrChange w:id="14079" w:author="Stefanie Lane" w:date="2022-06-23T15:12:00Z">
                  <w:rPr>
                    <w:ins w:id="14080" w:author="Stefanie Lane" w:date="2022-06-23T15:12:00Z"/>
                    <w:del w:id="14081" w:author="Lane, Stefanie" w:date="2023-04-28T12:07:00Z"/>
                  </w:rPr>
                </w:rPrChange>
              </w:rPr>
              <w:pPrChange w:id="14082" w:author="Stefanie Lane" w:date="2022-06-23T15:12:00Z">
                <w:pPr/>
              </w:pPrChange>
            </w:pPr>
            <w:ins w:id="14083" w:author="Stefanie Lane" w:date="2022-06-23T15:12:00Z">
              <w:del w:id="14084" w:author="Lane, Stefanie" w:date="2023-04-28T12:07:00Z">
                <w:r w:rsidRPr="00EB4CE1" w:rsidDel="00402FFE">
                  <w:rPr>
                    <w:rFonts w:ascii="Calibri" w:eastAsia="Times New Roman" w:hAnsi="Calibri" w:cs="Calibri"/>
                    <w:i/>
                    <w:iCs/>
                    <w:color w:val="000000"/>
                    <w:rPrChange w:id="14085" w:author="Stefanie Lane" w:date="2022-06-23T15:12:00Z">
                      <w:rPr/>
                    </w:rPrChange>
                  </w:rPr>
                  <w:delText>Rumex occidentalis</w:delText>
                </w:r>
              </w:del>
            </w:ins>
          </w:p>
        </w:tc>
        <w:tc>
          <w:tcPr>
            <w:tcW w:w="869" w:type="dxa"/>
            <w:tcBorders>
              <w:top w:val="nil"/>
              <w:left w:val="nil"/>
              <w:bottom w:val="nil"/>
              <w:right w:val="nil"/>
            </w:tcBorders>
            <w:shd w:val="clear" w:color="auto" w:fill="auto"/>
            <w:noWrap/>
            <w:vAlign w:val="bottom"/>
            <w:hideMark/>
            <w:tcPrChange w:id="14086" w:author="Stefanie Lane" w:date="2022-06-23T15:14:00Z">
              <w:tcPr>
                <w:tcW w:w="960" w:type="dxa"/>
                <w:tcBorders>
                  <w:top w:val="nil"/>
                  <w:left w:val="nil"/>
                  <w:bottom w:val="nil"/>
                  <w:right w:val="nil"/>
                </w:tcBorders>
                <w:shd w:val="clear" w:color="auto" w:fill="auto"/>
                <w:noWrap/>
                <w:vAlign w:val="bottom"/>
                <w:hideMark/>
              </w:tcPr>
            </w:tcPrChange>
          </w:tcPr>
          <w:p w14:paraId="064CF792" w14:textId="77777777" w:rsidR="00EB4CE1" w:rsidRPr="00EB4CE1" w:rsidDel="00402FFE" w:rsidRDefault="00EB4CE1">
            <w:pPr>
              <w:spacing w:after="0" w:line="240" w:lineRule="auto"/>
              <w:jc w:val="center"/>
              <w:rPr>
                <w:ins w:id="14087" w:author="Stefanie Lane" w:date="2022-06-23T15:12:00Z"/>
                <w:del w:id="14088" w:author="Lane, Stefanie" w:date="2023-04-28T12:07:00Z"/>
                <w:rFonts w:ascii="Calibri" w:eastAsia="Times New Roman" w:hAnsi="Calibri" w:cs="Calibri"/>
                <w:color w:val="000000"/>
                <w:rPrChange w:id="14089" w:author="Stefanie Lane" w:date="2022-06-23T15:12:00Z">
                  <w:rPr>
                    <w:ins w:id="14090" w:author="Stefanie Lane" w:date="2022-06-23T15:12:00Z"/>
                    <w:del w:id="14091" w:author="Lane, Stefanie" w:date="2023-04-28T12:07:00Z"/>
                  </w:rPr>
                </w:rPrChange>
              </w:rPr>
              <w:pPrChange w:id="14092" w:author="Stefanie Lane" w:date="2022-06-23T15:12:00Z">
                <w:pPr>
                  <w:jc w:val="center"/>
                </w:pPr>
              </w:pPrChange>
            </w:pPr>
            <w:ins w:id="14093" w:author="Stefanie Lane" w:date="2022-06-23T15:12:00Z">
              <w:del w:id="14094" w:author="Lane, Stefanie" w:date="2023-04-28T12:07:00Z">
                <w:r w:rsidRPr="00EB4CE1" w:rsidDel="00402FFE">
                  <w:rPr>
                    <w:rFonts w:ascii="Calibri" w:eastAsia="Times New Roman" w:hAnsi="Calibri" w:cs="Calibri"/>
                    <w:color w:val="000000"/>
                    <w:rPrChange w:id="14095" w:author="Stefanie Lane" w:date="2022-06-23T15:12:00Z">
                      <w:rPr/>
                    </w:rPrChange>
                  </w:rPr>
                  <w:delText>0.05</w:delText>
                </w:r>
              </w:del>
            </w:ins>
          </w:p>
        </w:tc>
        <w:tc>
          <w:tcPr>
            <w:tcW w:w="990" w:type="dxa"/>
            <w:tcBorders>
              <w:top w:val="nil"/>
              <w:left w:val="nil"/>
              <w:bottom w:val="nil"/>
              <w:right w:val="nil"/>
            </w:tcBorders>
            <w:shd w:val="clear" w:color="auto" w:fill="auto"/>
            <w:noWrap/>
            <w:vAlign w:val="bottom"/>
            <w:hideMark/>
            <w:tcPrChange w:id="14096" w:author="Stefanie Lane" w:date="2022-06-23T15:14:00Z">
              <w:tcPr>
                <w:tcW w:w="960" w:type="dxa"/>
                <w:tcBorders>
                  <w:top w:val="nil"/>
                  <w:left w:val="nil"/>
                  <w:bottom w:val="nil"/>
                  <w:right w:val="nil"/>
                </w:tcBorders>
                <w:shd w:val="clear" w:color="auto" w:fill="auto"/>
                <w:noWrap/>
                <w:vAlign w:val="bottom"/>
                <w:hideMark/>
              </w:tcPr>
            </w:tcPrChange>
          </w:tcPr>
          <w:p w14:paraId="51C262FF" w14:textId="77777777" w:rsidR="00EB4CE1" w:rsidRPr="00EB4CE1" w:rsidDel="00402FFE" w:rsidRDefault="00EB4CE1">
            <w:pPr>
              <w:spacing w:after="0" w:line="240" w:lineRule="auto"/>
              <w:jc w:val="center"/>
              <w:rPr>
                <w:ins w:id="14097" w:author="Stefanie Lane" w:date="2022-06-23T15:12:00Z"/>
                <w:del w:id="14098" w:author="Lane, Stefanie" w:date="2023-04-28T12:07:00Z"/>
                <w:rFonts w:ascii="Calibri" w:eastAsia="Times New Roman" w:hAnsi="Calibri" w:cs="Calibri"/>
                <w:color w:val="000000"/>
                <w:rPrChange w:id="14099" w:author="Stefanie Lane" w:date="2022-06-23T15:12:00Z">
                  <w:rPr>
                    <w:ins w:id="14100" w:author="Stefanie Lane" w:date="2022-06-23T15:12:00Z"/>
                    <w:del w:id="14101" w:author="Lane, Stefanie" w:date="2023-04-28T12:07:00Z"/>
                  </w:rPr>
                </w:rPrChange>
              </w:rPr>
              <w:pPrChange w:id="14102" w:author="Stefanie Lane" w:date="2022-06-23T15:12:00Z">
                <w:pPr>
                  <w:jc w:val="center"/>
                </w:pPr>
              </w:pPrChange>
            </w:pPr>
            <w:ins w:id="14103" w:author="Stefanie Lane" w:date="2022-06-23T15:12:00Z">
              <w:del w:id="14104" w:author="Lane, Stefanie" w:date="2023-04-28T12:07:00Z">
                <w:r w:rsidRPr="00EB4CE1" w:rsidDel="00402FFE">
                  <w:rPr>
                    <w:rFonts w:ascii="Calibri" w:eastAsia="Times New Roman" w:hAnsi="Calibri" w:cs="Calibri"/>
                    <w:color w:val="000000"/>
                    <w:rPrChange w:id="14105" w:author="Stefanie Lane" w:date="2022-06-23T15:12:00Z">
                      <w:rPr/>
                    </w:rPrChange>
                  </w:rPr>
                  <w:delText>0.11</w:delText>
                </w:r>
              </w:del>
            </w:ins>
          </w:p>
        </w:tc>
        <w:tc>
          <w:tcPr>
            <w:tcW w:w="810" w:type="dxa"/>
            <w:tcBorders>
              <w:top w:val="nil"/>
              <w:left w:val="nil"/>
              <w:bottom w:val="nil"/>
              <w:right w:val="nil"/>
            </w:tcBorders>
            <w:shd w:val="clear" w:color="auto" w:fill="auto"/>
            <w:noWrap/>
            <w:vAlign w:val="bottom"/>
            <w:hideMark/>
            <w:tcPrChange w:id="14106" w:author="Stefanie Lane" w:date="2022-06-23T15:14:00Z">
              <w:tcPr>
                <w:tcW w:w="960" w:type="dxa"/>
                <w:tcBorders>
                  <w:top w:val="nil"/>
                  <w:left w:val="nil"/>
                  <w:bottom w:val="nil"/>
                  <w:right w:val="nil"/>
                </w:tcBorders>
                <w:shd w:val="clear" w:color="auto" w:fill="auto"/>
                <w:noWrap/>
                <w:vAlign w:val="bottom"/>
                <w:hideMark/>
              </w:tcPr>
            </w:tcPrChange>
          </w:tcPr>
          <w:p w14:paraId="295CAB00" w14:textId="77777777" w:rsidR="00EB4CE1" w:rsidRPr="00EB4CE1" w:rsidDel="00402FFE" w:rsidRDefault="00EB4CE1">
            <w:pPr>
              <w:spacing w:after="0" w:line="240" w:lineRule="auto"/>
              <w:jc w:val="center"/>
              <w:rPr>
                <w:ins w:id="14107" w:author="Stefanie Lane" w:date="2022-06-23T15:12:00Z"/>
                <w:del w:id="14108" w:author="Lane, Stefanie" w:date="2023-04-28T12:07:00Z"/>
                <w:rFonts w:ascii="Calibri" w:eastAsia="Times New Roman" w:hAnsi="Calibri" w:cs="Calibri"/>
                <w:color w:val="000000"/>
                <w:rPrChange w:id="14109" w:author="Stefanie Lane" w:date="2022-06-23T15:12:00Z">
                  <w:rPr>
                    <w:ins w:id="14110" w:author="Stefanie Lane" w:date="2022-06-23T15:12:00Z"/>
                    <w:del w:id="14111" w:author="Lane, Stefanie" w:date="2023-04-28T12:07:00Z"/>
                  </w:rPr>
                </w:rPrChange>
              </w:rPr>
              <w:pPrChange w:id="14112" w:author="Stefanie Lane" w:date="2022-06-23T15:12:00Z">
                <w:pPr>
                  <w:jc w:val="center"/>
                </w:pPr>
              </w:pPrChange>
            </w:pPr>
            <w:ins w:id="14113" w:author="Stefanie Lane" w:date="2022-06-23T15:12:00Z">
              <w:del w:id="14114" w:author="Lane, Stefanie" w:date="2023-04-28T12:07:00Z">
                <w:r w:rsidRPr="00EB4CE1" w:rsidDel="00402FFE">
                  <w:rPr>
                    <w:rFonts w:ascii="Calibri" w:eastAsia="Times New Roman" w:hAnsi="Calibri" w:cs="Calibri"/>
                    <w:color w:val="000000"/>
                    <w:rPrChange w:id="14115" w:author="Stefanie Lane" w:date="2022-06-23T15:12:00Z">
                      <w:rPr/>
                    </w:rPrChange>
                  </w:rPr>
                  <w:delText>0.14</w:delText>
                </w:r>
              </w:del>
            </w:ins>
          </w:p>
        </w:tc>
        <w:tc>
          <w:tcPr>
            <w:tcW w:w="1710" w:type="dxa"/>
            <w:tcBorders>
              <w:top w:val="nil"/>
              <w:left w:val="nil"/>
              <w:bottom w:val="nil"/>
              <w:right w:val="single" w:sz="8" w:space="0" w:color="auto"/>
            </w:tcBorders>
            <w:shd w:val="clear" w:color="auto" w:fill="auto"/>
            <w:noWrap/>
            <w:vAlign w:val="bottom"/>
            <w:hideMark/>
            <w:tcPrChange w:id="1411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6318FB16" w14:textId="77777777" w:rsidR="00EB4CE1" w:rsidRPr="00EB4CE1" w:rsidDel="00402FFE" w:rsidRDefault="00EB4CE1">
            <w:pPr>
              <w:spacing w:after="0" w:line="240" w:lineRule="auto"/>
              <w:jc w:val="center"/>
              <w:rPr>
                <w:ins w:id="14117" w:author="Stefanie Lane" w:date="2022-06-23T15:12:00Z"/>
                <w:del w:id="14118" w:author="Lane, Stefanie" w:date="2023-04-28T12:07:00Z"/>
                <w:rFonts w:ascii="Calibri" w:eastAsia="Times New Roman" w:hAnsi="Calibri" w:cs="Calibri"/>
                <w:color w:val="000000"/>
                <w:rPrChange w:id="14119" w:author="Stefanie Lane" w:date="2022-06-23T15:12:00Z">
                  <w:rPr>
                    <w:ins w:id="14120" w:author="Stefanie Lane" w:date="2022-06-23T15:12:00Z"/>
                    <w:del w:id="14121" w:author="Lane, Stefanie" w:date="2023-04-28T12:07:00Z"/>
                  </w:rPr>
                </w:rPrChange>
              </w:rPr>
              <w:pPrChange w:id="14122" w:author="Stefanie Lane" w:date="2022-06-23T15:12:00Z">
                <w:pPr>
                  <w:jc w:val="center"/>
                </w:pPr>
              </w:pPrChange>
            </w:pPr>
            <w:ins w:id="14123" w:author="Stefanie Lane" w:date="2022-06-23T15:12:00Z">
              <w:del w:id="14124" w:author="Lane, Stefanie" w:date="2023-04-28T12:07:00Z">
                <w:r w:rsidRPr="00EB4CE1" w:rsidDel="00402FFE">
                  <w:rPr>
                    <w:rFonts w:ascii="Calibri" w:eastAsia="Times New Roman" w:hAnsi="Calibri" w:cs="Calibri"/>
                    <w:color w:val="000000"/>
                    <w:rPrChange w:id="14125" w:author="Stefanie Lane" w:date="2022-06-23T15:12:00Z">
                      <w:rPr/>
                    </w:rPrChange>
                  </w:rPr>
                  <w:delText>171.4</w:delText>
                </w:r>
              </w:del>
            </w:ins>
          </w:p>
        </w:tc>
      </w:tr>
      <w:tr w:rsidR="00EB4CE1" w:rsidRPr="00EB4CE1" w:rsidDel="00402FFE" w14:paraId="4A4E73EB" w14:textId="77777777" w:rsidTr="006F10B7">
        <w:trPr>
          <w:trHeight w:val="290"/>
          <w:ins w:id="14126" w:author="Stefanie Lane" w:date="2022-06-23T15:12:00Z"/>
          <w:del w:id="14127" w:author="Lane, Stefanie" w:date="2023-04-28T12:07:00Z"/>
          <w:trPrChange w:id="1412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412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BD01167" w14:textId="77777777" w:rsidR="00EB4CE1" w:rsidRPr="00EB4CE1" w:rsidDel="00402FFE" w:rsidRDefault="00EB4CE1">
            <w:pPr>
              <w:spacing w:after="0" w:line="240" w:lineRule="auto"/>
              <w:rPr>
                <w:ins w:id="14130" w:author="Stefanie Lane" w:date="2022-06-23T15:12:00Z"/>
                <w:del w:id="14131" w:author="Lane, Stefanie" w:date="2023-04-28T12:07:00Z"/>
                <w:rFonts w:ascii="Calibri" w:eastAsia="Times New Roman" w:hAnsi="Calibri" w:cs="Calibri"/>
                <w:color w:val="000000"/>
                <w:rPrChange w:id="14132" w:author="Stefanie Lane" w:date="2022-06-23T15:12:00Z">
                  <w:rPr>
                    <w:ins w:id="14133" w:author="Stefanie Lane" w:date="2022-06-23T15:12:00Z"/>
                    <w:del w:id="14134" w:author="Lane, Stefanie" w:date="2023-04-28T12:07:00Z"/>
                  </w:rPr>
                </w:rPrChange>
              </w:rPr>
              <w:pPrChange w:id="1413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413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83875E2" w14:textId="77777777" w:rsidR="00EB4CE1" w:rsidRPr="00EB4CE1" w:rsidDel="00402FFE" w:rsidRDefault="00EB4CE1">
            <w:pPr>
              <w:spacing w:after="0" w:line="240" w:lineRule="auto"/>
              <w:rPr>
                <w:ins w:id="14137" w:author="Stefanie Lane" w:date="2022-06-23T15:12:00Z"/>
                <w:del w:id="14138" w:author="Lane, Stefanie" w:date="2023-04-28T12:07:00Z"/>
                <w:rFonts w:ascii="Calibri" w:eastAsia="Times New Roman" w:hAnsi="Calibri" w:cs="Calibri"/>
                <w:color w:val="000000"/>
                <w:rPrChange w:id="14139" w:author="Stefanie Lane" w:date="2022-06-23T15:12:00Z">
                  <w:rPr>
                    <w:ins w:id="14140" w:author="Stefanie Lane" w:date="2022-06-23T15:12:00Z"/>
                    <w:del w:id="14141" w:author="Lane, Stefanie" w:date="2023-04-28T12:07:00Z"/>
                  </w:rPr>
                </w:rPrChange>
              </w:rPr>
              <w:pPrChange w:id="1414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414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90F344C" w14:textId="77777777" w:rsidR="00EB4CE1" w:rsidRPr="00EB4CE1" w:rsidDel="00402FFE" w:rsidRDefault="00EB4CE1">
            <w:pPr>
              <w:spacing w:after="0" w:line="240" w:lineRule="auto"/>
              <w:rPr>
                <w:ins w:id="14144" w:author="Stefanie Lane" w:date="2022-06-23T15:12:00Z"/>
                <w:del w:id="14145" w:author="Lane, Stefanie" w:date="2023-04-28T12:07:00Z"/>
                <w:rFonts w:ascii="Calibri" w:eastAsia="Times New Roman" w:hAnsi="Calibri" w:cs="Calibri"/>
                <w:i/>
                <w:iCs/>
                <w:color w:val="000000"/>
                <w:rPrChange w:id="14146" w:author="Stefanie Lane" w:date="2022-06-23T15:12:00Z">
                  <w:rPr>
                    <w:ins w:id="14147" w:author="Stefanie Lane" w:date="2022-06-23T15:12:00Z"/>
                    <w:del w:id="14148" w:author="Lane, Stefanie" w:date="2023-04-28T12:07:00Z"/>
                  </w:rPr>
                </w:rPrChange>
              </w:rPr>
              <w:pPrChange w:id="14149" w:author="Stefanie Lane" w:date="2022-06-23T15:12:00Z">
                <w:pPr/>
              </w:pPrChange>
            </w:pPr>
            <w:ins w:id="14150" w:author="Stefanie Lane" w:date="2022-06-23T15:12:00Z">
              <w:del w:id="14151" w:author="Lane, Stefanie" w:date="2023-04-28T12:07:00Z">
                <w:r w:rsidRPr="00EB4CE1" w:rsidDel="00402FFE">
                  <w:rPr>
                    <w:rFonts w:ascii="Calibri" w:eastAsia="Times New Roman" w:hAnsi="Calibri" w:cs="Calibri"/>
                    <w:i/>
                    <w:iCs/>
                    <w:color w:val="000000"/>
                    <w:rPrChange w:id="14152" w:author="Stefanie Lane" w:date="2022-06-23T15:12:00Z">
                      <w:rPr/>
                    </w:rPrChange>
                  </w:rPr>
                  <w:delText>Potentilla anserina-pacifica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415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7560F3E" w14:textId="77777777" w:rsidR="00EB4CE1" w:rsidRPr="00EB4CE1" w:rsidDel="00402FFE" w:rsidRDefault="00EB4CE1">
            <w:pPr>
              <w:spacing w:after="0" w:line="240" w:lineRule="auto"/>
              <w:jc w:val="center"/>
              <w:rPr>
                <w:ins w:id="14154" w:author="Stefanie Lane" w:date="2022-06-23T15:12:00Z"/>
                <w:del w:id="14155" w:author="Lane, Stefanie" w:date="2023-04-28T12:07:00Z"/>
                <w:rFonts w:ascii="Calibri" w:eastAsia="Times New Roman" w:hAnsi="Calibri" w:cs="Calibri"/>
                <w:color w:val="000000"/>
                <w:rPrChange w:id="14156" w:author="Stefanie Lane" w:date="2022-06-23T15:12:00Z">
                  <w:rPr>
                    <w:ins w:id="14157" w:author="Stefanie Lane" w:date="2022-06-23T15:12:00Z"/>
                    <w:del w:id="14158" w:author="Lane, Stefanie" w:date="2023-04-28T12:07:00Z"/>
                  </w:rPr>
                </w:rPrChange>
              </w:rPr>
              <w:pPrChange w:id="14159" w:author="Stefanie Lane" w:date="2022-06-23T15:12:00Z">
                <w:pPr>
                  <w:jc w:val="center"/>
                </w:pPr>
              </w:pPrChange>
            </w:pPr>
            <w:ins w:id="14160" w:author="Stefanie Lane" w:date="2022-06-23T15:12:00Z">
              <w:del w:id="14161" w:author="Lane, Stefanie" w:date="2023-04-28T12:07:00Z">
                <w:r w:rsidRPr="00EB4CE1" w:rsidDel="00402FFE">
                  <w:rPr>
                    <w:rFonts w:ascii="Calibri" w:eastAsia="Times New Roman" w:hAnsi="Calibri" w:cs="Calibri"/>
                    <w:color w:val="000000"/>
                    <w:rPrChange w:id="14162" w:author="Stefanie Lane" w:date="2022-06-23T15:12:00Z">
                      <w:rPr/>
                    </w:rPrChange>
                  </w:rPr>
                  <w:delText>0.26</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416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B9389E0" w14:textId="77777777" w:rsidR="00EB4CE1" w:rsidRPr="00EB4CE1" w:rsidDel="00402FFE" w:rsidRDefault="00EB4CE1">
            <w:pPr>
              <w:spacing w:after="0" w:line="240" w:lineRule="auto"/>
              <w:jc w:val="center"/>
              <w:rPr>
                <w:ins w:id="14164" w:author="Stefanie Lane" w:date="2022-06-23T15:12:00Z"/>
                <w:del w:id="14165" w:author="Lane, Stefanie" w:date="2023-04-28T12:07:00Z"/>
                <w:rFonts w:ascii="Calibri" w:eastAsia="Times New Roman" w:hAnsi="Calibri" w:cs="Calibri"/>
                <w:color w:val="000000"/>
                <w:rPrChange w:id="14166" w:author="Stefanie Lane" w:date="2022-06-23T15:12:00Z">
                  <w:rPr>
                    <w:ins w:id="14167" w:author="Stefanie Lane" w:date="2022-06-23T15:12:00Z"/>
                    <w:del w:id="14168" w:author="Lane, Stefanie" w:date="2023-04-28T12:07:00Z"/>
                  </w:rPr>
                </w:rPrChange>
              </w:rPr>
              <w:pPrChange w:id="14169" w:author="Stefanie Lane" w:date="2022-06-23T15:12:00Z">
                <w:pPr>
                  <w:jc w:val="center"/>
                </w:pPr>
              </w:pPrChange>
            </w:pPr>
            <w:ins w:id="14170" w:author="Stefanie Lane" w:date="2022-06-23T15:12:00Z">
              <w:del w:id="14171" w:author="Lane, Stefanie" w:date="2023-04-28T12:07:00Z">
                <w:r w:rsidRPr="00EB4CE1" w:rsidDel="00402FFE">
                  <w:rPr>
                    <w:rFonts w:ascii="Calibri" w:eastAsia="Times New Roman" w:hAnsi="Calibri" w:cs="Calibri"/>
                    <w:color w:val="000000"/>
                    <w:rPrChange w:id="14172" w:author="Stefanie Lane" w:date="2022-06-23T15:12:00Z">
                      <w:rPr/>
                    </w:rPrChange>
                  </w:rPr>
                  <w:delText>1.00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417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61D33BC" w14:textId="77777777" w:rsidR="00EB4CE1" w:rsidRPr="00EB4CE1" w:rsidDel="00402FFE" w:rsidRDefault="00EB4CE1">
            <w:pPr>
              <w:spacing w:after="0" w:line="240" w:lineRule="auto"/>
              <w:jc w:val="center"/>
              <w:rPr>
                <w:ins w:id="14174" w:author="Stefanie Lane" w:date="2022-06-23T15:12:00Z"/>
                <w:del w:id="14175" w:author="Lane, Stefanie" w:date="2023-04-28T12:07:00Z"/>
                <w:rFonts w:ascii="Calibri" w:eastAsia="Times New Roman" w:hAnsi="Calibri" w:cs="Calibri"/>
                <w:color w:val="000000"/>
                <w:rPrChange w:id="14176" w:author="Stefanie Lane" w:date="2022-06-23T15:12:00Z">
                  <w:rPr>
                    <w:ins w:id="14177" w:author="Stefanie Lane" w:date="2022-06-23T15:12:00Z"/>
                    <w:del w:id="14178" w:author="Lane, Stefanie" w:date="2023-04-28T12:07:00Z"/>
                  </w:rPr>
                </w:rPrChange>
              </w:rPr>
              <w:pPrChange w:id="14179" w:author="Stefanie Lane" w:date="2022-06-23T15:12:00Z">
                <w:pPr>
                  <w:jc w:val="center"/>
                </w:pPr>
              </w:pPrChange>
            </w:pPr>
            <w:ins w:id="14180" w:author="Stefanie Lane" w:date="2022-06-23T15:12:00Z">
              <w:del w:id="14181" w:author="Lane, Stefanie" w:date="2023-04-28T12:07:00Z">
                <w:r w:rsidRPr="00EB4CE1" w:rsidDel="00402FFE">
                  <w:rPr>
                    <w:rFonts w:ascii="Calibri" w:eastAsia="Times New Roman" w:hAnsi="Calibri" w:cs="Calibri"/>
                    <w:color w:val="000000"/>
                    <w:rPrChange w:id="14182" w:author="Stefanie Lane" w:date="2022-06-23T15:12:00Z">
                      <w:rPr/>
                    </w:rPrChange>
                  </w:rPr>
                  <w:delText>1.07</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418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9569993" w14:textId="77777777" w:rsidR="00EB4CE1" w:rsidRPr="00EB4CE1" w:rsidDel="00402FFE" w:rsidRDefault="00EB4CE1">
            <w:pPr>
              <w:spacing w:after="0" w:line="240" w:lineRule="auto"/>
              <w:jc w:val="center"/>
              <w:rPr>
                <w:ins w:id="14184" w:author="Stefanie Lane" w:date="2022-06-23T15:12:00Z"/>
                <w:del w:id="14185" w:author="Lane, Stefanie" w:date="2023-04-28T12:07:00Z"/>
                <w:rFonts w:ascii="Calibri" w:eastAsia="Times New Roman" w:hAnsi="Calibri" w:cs="Calibri"/>
                <w:color w:val="000000"/>
                <w:rPrChange w:id="14186" w:author="Stefanie Lane" w:date="2022-06-23T15:12:00Z">
                  <w:rPr>
                    <w:ins w:id="14187" w:author="Stefanie Lane" w:date="2022-06-23T15:12:00Z"/>
                    <w:del w:id="14188" w:author="Lane, Stefanie" w:date="2023-04-28T12:07:00Z"/>
                  </w:rPr>
                </w:rPrChange>
              </w:rPr>
              <w:pPrChange w:id="14189" w:author="Stefanie Lane" w:date="2022-06-23T15:12:00Z">
                <w:pPr>
                  <w:jc w:val="center"/>
                </w:pPr>
              </w:pPrChange>
            </w:pPr>
            <w:ins w:id="14190" w:author="Stefanie Lane" w:date="2022-06-23T15:12:00Z">
              <w:del w:id="14191" w:author="Lane, Stefanie" w:date="2023-04-28T12:07:00Z">
                <w:r w:rsidRPr="00EB4CE1" w:rsidDel="00402FFE">
                  <w:rPr>
                    <w:rFonts w:ascii="Calibri" w:eastAsia="Times New Roman" w:hAnsi="Calibri" w:cs="Calibri"/>
                    <w:color w:val="000000"/>
                    <w:rPrChange w:id="14192" w:author="Stefanie Lane" w:date="2022-06-23T15:12:00Z">
                      <w:rPr/>
                    </w:rPrChange>
                  </w:rPr>
                  <w:delText>307.1</w:delText>
                </w:r>
              </w:del>
            </w:ins>
          </w:p>
        </w:tc>
      </w:tr>
      <w:tr w:rsidR="00EB4CE1" w:rsidRPr="00EB4CE1" w:rsidDel="00402FFE" w14:paraId="07759DB0" w14:textId="77777777" w:rsidTr="006F10B7">
        <w:trPr>
          <w:trHeight w:val="290"/>
          <w:ins w:id="14193" w:author="Stefanie Lane" w:date="2022-06-23T15:12:00Z"/>
          <w:del w:id="14194" w:author="Lane, Stefanie" w:date="2023-04-28T12:07:00Z"/>
          <w:trPrChange w:id="1419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419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EC1DE34" w14:textId="77777777" w:rsidR="00EB4CE1" w:rsidRPr="00EB4CE1" w:rsidDel="00402FFE" w:rsidRDefault="00EB4CE1">
            <w:pPr>
              <w:spacing w:after="0" w:line="240" w:lineRule="auto"/>
              <w:rPr>
                <w:ins w:id="14197" w:author="Stefanie Lane" w:date="2022-06-23T15:12:00Z"/>
                <w:del w:id="14198" w:author="Lane, Stefanie" w:date="2023-04-28T12:07:00Z"/>
                <w:rFonts w:ascii="Calibri" w:eastAsia="Times New Roman" w:hAnsi="Calibri" w:cs="Calibri"/>
                <w:color w:val="000000"/>
                <w:rPrChange w:id="14199" w:author="Stefanie Lane" w:date="2022-06-23T15:12:00Z">
                  <w:rPr>
                    <w:ins w:id="14200" w:author="Stefanie Lane" w:date="2022-06-23T15:12:00Z"/>
                    <w:del w:id="14201" w:author="Lane, Stefanie" w:date="2023-04-28T12:07:00Z"/>
                  </w:rPr>
                </w:rPrChange>
              </w:rPr>
              <w:pPrChange w:id="1420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420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E7656F2" w14:textId="77777777" w:rsidR="00EB4CE1" w:rsidRPr="00EB4CE1" w:rsidDel="00402FFE" w:rsidRDefault="00EB4CE1">
            <w:pPr>
              <w:spacing w:after="0" w:line="240" w:lineRule="auto"/>
              <w:rPr>
                <w:ins w:id="14204" w:author="Stefanie Lane" w:date="2022-06-23T15:12:00Z"/>
                <w:del w:id="14205" w:author="Lane, Stefanie" w:date="2023-04-28T12:07:00Z"/>
                <w:rFonts w:ascii="Calibri" w:eastAsia="Times New Roman" w:hAnsi="Calibri" w:cs="Calibri"/>
                <w:color w:val="000000"/>
                <w:rPrChange w:id="14206" w:author="Stefanie Lane" w:date="2022-06-23T15:12:00Z">
                  <w:rPr>
                    <w:ins w:id="14207" w:author="Stefanie Lane" w:date="2022-06-23T15:12:00Z"/>
                    <w:del w:id="14208" w:author="Lane, Stefanie" w:date="2023-04-28T12:07:00Z"/>
                  </w:rPr>
                </w:rPrChange>
              </w:rPr>
              <w:pPrChange w:id="14209" w:author="Stefanie Lane" w:date="2022-06-23T15:12:00Z">
                <w:pPr/>
              </w:pPrChange>
            </w:pPr>
          </w:p>
        </w:tc>
        <w:tc>
          <w:tcPr>
            <w:tcW w:w="3320" w:type="dxa"/>
            <w:tcBorders>
              <w:top w:val="nil"/>
              <w:left w:val="nil"/>
              <w:bottom w:val="nil"/>
              <w:right w:val="nil"/>
            </w:tcBorders>
            <w:shd w:val="clear" w:color="auto" w:fill="auto"/>
            <w:noWrap/>
            <w:vAlign w:val="bottom"/>
            <w:hideMark/>
            <w:tcPrChange w:id="14210" w:author="Stefanie Lane" w:date="2022-06-23T15:14:00Z">
              <w:tcPr>
                <w:tcW w:w="3320" w:type="dxa"/>
                <w:tcBorders>
                  <w:top w:val="nil"/>
                  <w:left w:val="nil"/>
                  <w:bottom w:val="nil"/>
                  <w:right w:val="nil"/>
                </w:tcBorders>
                <w:shd w:val="clear" w:color="auto" w:fill="auto"/>
                <w:noWrap/>
                <w:vAlign w:val="bottom"/>
                <w:hideMark/>
              </w:tcPr>
            </w:tcPrChange>
          </w:tcPr>
          <w:p w14:paraId="0CF24487" w14:textId="77777777" w:rsidR="00EB4CE1" w:rsidRPr="00EB4CE1" w:rsidDel="00402FFE" w:rsidRDefault="00EB4CE1">
            <w:pPr>
              <w:spacing w:after="0" w:line="240" w:lineRule="auto"/>
              <w:rPr>
                <w:ins w:id="14211" w:author="Stefanie Lane" w:date="2022-06-23T15:12:00Z"/>
                <w:del w:id="14212" w:author="Lane, Stefanie" w:date="2023-04-28T12:07:00Z"/>
                <w:rFonts w:ascii="Calibri" w:eastAsia="Times New Roman" w:hAnsi="Calibri" w:cs="Calibri"/>
                <w:i/>
                <w:iCs/>
                <w:color w:val="000000"/>
                <w:rPrChange w:id="14213" w:author="Stefanie Lane" w:date="2022-06-23T15:12:00Z">
                  <w:rPr>
                    <w:ins w:id="14214" w:author="Stefanie Lane" w:date="2022-06-23T15:12:00Z"/>
                    <w:del w:id="14215" w:author="Lane, Stefanie" w:date="2023-04-28T12:07:00Z"/>
                  </w:rPr>
                </w:rPrChange>
              </w:rPr>
              <w:pPrChange w:id="14216" w:author="Stefanie Lane" w:date="2022-06-23T15:12:00Z">
                <w:pPr/>
              </w:pPrChange>
            </w:pPr>
            <w:ins w:id="14217" w:author="Stefanie Lane" w:date="2022-06-23T15:12:00Z">
              <w:del w:id="14218" w:author="Lane, Stefanie" w:date="2023-04-28T12:07:00Z">
                <w:r w:rsidRPr="00EB4CE1" w:rsidDel="00402FFE">
                  <w:rPr>
                    <w:rFonts w:ascii="Calibri" w:eastAsia="Times New Roman" w:hAnsi="Calibri" w:cs="Calibri"/>
                    <w:i/>
                    <w:iCs/>
                    <w:color w:val="000000"/>
                    <w:rPrChange w:id="14219" w:author="Stefanie Lane" w:date="2022-06-23T15:12:00Z">
                      <w:rPr/>
                    </w:rPrChange>
                  </w:rPr>
                  <w:delText>Equisetum arvense</w:delText>
                </w:r>
              </w:del>
            </w:ins>
          </w:p>
        </w:tc>
        <w:tc>
          <w:tcPr>
            <w:tcW w:w="869" w:type="dxa"/>
            <w:tcBorders>
              <w:top w:val="nil"/>
              <w:left w:val="nil"/>
              <w:bottom w:val="nil"/>
              <w:right w:val="nil"/>
            </w:tcBorders>
            <w:shd w:val="clear" w:color="auto" w:fill="auto"/>
            <w:noWrap/>
            <w:vAlign w:val="bottom"/>
            <w:hideMark/>
            <w:tcPrChange w:id="14220" w:author="Stefanie Lane" w:date="2022-06-23T15:14:00Z">
              <w:tcPr>
                <w:tcW w:w="960" w:type="dxa"/>
                <w:tcBorders>
                  <w:top w:val="nil"/>
                  <w:left w:val="nil"/>
                  <w:bottom w:val="nil"/>
                  <w:right w:val="nil"/>
                </w:tcBorders>
                <w:shd w:val="clear" w:color="auto" w:fill="auto"/>
                <w:noWrap/>
                <w:vAlign w:val="bottom"/>
                <w:hideMark/>
              </w:tcPr>
            </w:tcPrChange>
          </w:tcPr>
          <w:p w14:paraId="453BB4E0" w14:textId="77777777" w:rsidR="00EB4CE1" w:rsidRPr="00EB4CE1" w:rsidDel="00402FFE" w:rsidRDefault="00EB4CE1">
            <w:pPr>
              <w:spacing w:after="0" w:line="240" w:lineRule="auto"/>
              <w:jc w:val="center"/>
              <w:rPr>
                <w:ins w:id="14221" w:author="Stefanie Lane" w:date="2022-06-23T15:12:00Z"/>
                <w:del w:id="14222" w:author="Lane, Stefanie" w:date="2023-04-28T12:07:00Z"/>
                <w:rFonts w:ascii="Calibri" w:eastAsia="Times New Roman" w:hAnsi="Calibri" w:cs="Calibri"/>
                <w:color w:val="000000"/>
                <w:rPrChange w:id="14223" w:author="Stefanie Lane" w:date="2022-06-23T15:12:00Z">
                  <w:rPr>
                    <w:ins w:id="14224" w:author="Stefanie Lane" w:date="2022-06-23T15:12:00Z"/>
                    <w:del w:id="14225" w:author="Lane, Stefanie" w:date="2023-04-28T12:07:00Z"/>
                  </w:rPr>
                </w:rPrChange>
              </w:rPr>
              <w:pPrChange w:id="14226" w:author="Stefanie Lane" w:date="2022-06-23T15:12:00Z">
                <w:pPr>
                  <w:jc w:val="center"/>
                </w:pPr>
              </w:pPrChange>
            </w:pPr>
            <w:ins w:id="14227" w:author="Stefanie Lane" w:date="2022-06-23T15:12:00Z">
              <w:del w:id="14228" w:author="Lane, Stefanie" w:date="2023-04-28T12:07:00Z">
                <w:r w:rsidRPr="00EB4CE1" w:rsidDel="00402FFE">
                  <w:rPr>
                    <w:rFonts w:ascii="Calibri" w:eastAsia="Times New Roman" w:hAnsi="Calibri" w:cs="Calibri"/>
                    <w:color w:val="000000"/>
                    <w:rPrChange w:id="14229"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14230" w:author="Stefanie Lane" w:date="2022-06-23T15:14:00Z">
              <w:tcPr>
                <w:tcW w:w="960" w:type="dxa"/>
                <w:tcBorders>
                  <w:top w:val="nil"/>
                  <w:left w:val="nil"/>
                  <w:bottom w:val="nil"/>
                  <w:right w:val="nil"/>
                </w:tcBorders>
                <w:shd w:val="clear" w:color="auto" w:fill="auto"/>
                <w:noWrap/>
                <w:vAlign w:val="bottom"/>
                <w:hideMark/>
              </w:tcPr>
            </w:tcPrChange>
          </w:tcPr>
          <w:p w14:paraId="1E96DA4E" w14:textId="77777777" w:rsidR="00EB4CE1" w:rsidRPr="00EB4CE1" w:rsidDel="00402FFE" w:rsidRDefault="00EB4CE1">
            <w:pPr>
              <w:spacing w:after="0" w:line="240" w:lineRule="auto"/>
              <w:jc w:val="center"/>
              <w:rPr>
                <w:ins w:id="14231" w:author="Stefanie Lane" w:date="2022-06-23T15:12:00Z"/>
                <w:del w:id="14232" w:author="Lane, Stefanie" w:date="2023-04-28T12:07:00Z"/>
                <w:rFonts w:ascii="Calibri" w:eastAsia="Times New Roman" w:hAnsi="Calibri" w:cs="Calibri"/>
                <w:color w:val="000000"/>
                <w:rPrChange w:id="14233" w:author="Stefanie Lane" w:date="2022-06-23T15:12:00Z">
                  <w:rPr>
                    <w:ins w:id="14234" w:author="Stefanie Lane" w:date="2022-06-23T15:12:00Z"/>
                    <w:del w:id="14235" w:author="Lane, Stefanie" w:date="2023-04-28T12:07:00Z"/>
                  </w:rPr>
                </w:rPrChange>
              </w:rPr>
              <w:pPrChange w:id="14236" w:author="Stefanie Lane" w:date="2022-06-23T15:12:00Z">
                <w:pPr>
                  <w:jc w:val="center"/>
                </w:pPr>
              </w:pPrChange>
            </w:pPr>
            <w:ins w:id="14237" w:author="Stefanie Lane" w:date="2022-06-23T15:12:00Z">
              <w:del w:id="14238" w:author="Lane, Stefanie" w:date="2023-04-28T12:07:00Z">
                <w:r w:rsidRPr="00EB4CE1" w:rsidDel="00402FFE">
                  <w:rPr>
                    <w:rFonts w:ascii="Calibri" w:eastAsia="Times New Roman" w:hAnsi="Calibri" w:cs="Calibri"/>
                    <w:color w:val="000000"/>
                    <w:rPrChange w:id="14239"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14240" w:author="Stefanie Lane" w:date="2022-06-23T15:14:00Z">
              <w:tcPr>
                <w:tcW w:w="960" w:type="dxa"/>
                <w:tcBorders>
                  <w:top w:val="nil"/>
                  <w:left w:val="nil"/>
                  <w:bottom w:val="nil"/>
                  <w:right w:val="nil"/>
                </w:tcBorders>
                <w:shd w:val="clear" w:color="auto" w:fill="auto"/>
                <w:noWrap/>
                <w:vAlign w:val="bottom"/>
                <w:hideMark/>
              </w:tcPr>
            </w:tcPrChange>
          </w:tcPr>
          <w:p w14:paraId="1C41AF84" w14:textId="77777777" w:rsidR="00EB4CE1" w:rsidRPr="00EB4CE1" w:rsidDel="00402FFE" w:rsidRDefault="00EB4CE1">
            <w:pPr>
              <w:spacing w:after="0" w:line="240" w:lineRule="auto"/>
              <w:jc w:val="center"/>
              <w:rPr>
                <w:ins w:id="14241" w:author="Stefanie Lane" w:date="2022-06-23T15:12:00Z"/>
                <w:del w:id="14242" w:author="Lane, Stefanie" w:date="2023-04-28T12:07:00Z"/>
                <w:rFonts w:ascii="Calibri" w:eastAsia="Times New Roman" w:hAnsi="Calibri" w:cs="Calibri"/>
                <w:color w:val="000000"/>
                <w:rPrChange w:id="14243" w:author="Stefanie Lane" w:date="2022-06-23T15:12:00Z">
                  <w:rPr>
                    <w:ins w:id="14244" w:author="Stefanie Lane" w:date="2022-06-23T15:12:00Z"/>
                    <w:del w:id="14245" w:author="Lane, Stefanie" w:date="2023-04-28T12:07:00Z"/>
                  </w:rPr>
                </w:rPrChange>
              </w:rPr>
              <w:pPrChange w:id="14246" w:author="Stefanie Lane" w:date="2022-06-23T15:12:00Z">
                <w:pPr>
                  <w:jc w:val="center"/>
                </w:pPr>
              </w:pPrChange>
            </w:pPr>
            <w:ins w:id="14247" w:author="Stefanie Lane" w:date="2022-06-23T15:12:00Z">
              <w:del w:id="14248" w:author="Lane, Stefanie" w:date="2023-04-28T12:07:00Z">
                <w:r w:rsidRPr="00EB4CE1" w:rsidDel="00402FFE">
                  <w:rPr>
                    <w:rFonts w:ascii="Calibri" w:eastAsia="Times New Roman" w:hAnsi="Calibri" w:cs="Calibri"/>
                    <w:color w:val="000000"/>
                    <w:rPrChange w:id="14249" w:author="Stefanie Lane" w:date="2022-06-23T15:12:00Z">
                      <w:rPr/>
                    </w:rPrChange>
                  </w:rPr>
                  <w:delText>0.64</w:delText>
                </w:r>
              </w:del>
            </w:ins>
          </w:p>
        </w:tc>
        <w:tc>
          <w:tcPr>
            <w:tcW w:w="1710" w:type="dxa"/>
            <w:tcBorders>
              <w:top w:val="nil"/>
              <w:left w:val="nil"/>
              <w:bottom w:val="nil"/>
              <w:right w:val="single" w:sz="8" w:space="0" w:color="auto"/>
            </w:tcBorders>
            <w:shd w:val="clear" w:color="auto" w:fill="auto"/>
            <w:noWrap/>
            <w:vAlign w:val="bottom"/>
            <w:hideMark/>
            <w:tcPrChange w:id="1425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EF711E1" w14:textId="77777777" w:rsidR="00EB4CE1" w:rsidRPr="00EB4CE1" w:rsidDel="00402FFE" w:rsidRDefault="00EB4CE1">
            <w:pPr>
              <w:spacing w:after="0" w:line="240" w:lineRule="auto"/>
              <w:jc w:val="center"/>
              <w:rPr>
                <w:ins w:id="14251" w:author="Stefanie Lane" w:date="2022-06-23T15:12:00Z"/>
                <w:del w:id="14252" w:author="Lane, Stefanie" w:date="2023-04-28T12:07:00Z"/>
                <w:rFonts w:ascii="Calibri" w:eastAsia="Times New Roman" w:hAnsi="Calibri" w:cs="Calibri"/>
                <w:color w:val="000000"/>
                <w:rPrChange w:id="14253" w:author="Stefanie Lane" w:date="2022-06-23T15:12:00Z">
                  <w:rPr>
                    <w:ins w:id="14254" w:author="Stefanie Lane" w:date="2022-06-23T15:12:00Z"/>
                    <w:del w:id="14255" w:author="Lane, Stefanie" w:date="2023-04-28T12:07:00Z"/>
                  </w:rPr>
                </w:rPrChange>
              </w:rPr>
              <w:pPrChange w:id="14256" w:author="Stefanie Lane" w:date="2022-06-23T15:12:00Z">
                <w:pPr>
                  <w:jc w:val="center"/>
                </w:pPr>
              </w:pPrChange>
            </w:pPr>
            <w:ins w:id="14257" w:author="Stefanie Lane" w:date="2022-06-23T15:12:00Z">
              <w:del w:id="14258" w:author="Lane, Stefanie" w:date="2023-04-28T12:07:00Z">
                <w:r w:rsidRPr="00EB4CE1" w:rsidDel="00402FFE">
                  <w:rPr>
                    <w:rFonts w:ascii="Calibri" w:eastAsia="Times New Roman" w:hAnsi="Calibri" w:cs="Calibri"/>
                    <w:color w:val="000000"/>
                    <w:rPrChange w:id="14259" w:author="Stefanie Lane" w:date="2022-06-23T15:12:00Z">
                      <w:rPr/>
                    </w:rPrChange>
                  </w:rPr>
                  <w:delText>+</w:delText>
                </w:r>
              </w:del>
            </w:ins>
          </w:p>
        </w:tc>
      </w:tr>
      <w:tr w:rsidR="00EB4CE1" w:rsidRPr="00EB4CE1" w:rsidDel="00402FFE" w14:paraId="5E0A6E54" w14:textId="77777777" w:rsidTr="006F10B7">
        <w:trPr>
          <w:trHeight w:val="290"/>
          <w:ins w:id="14260" w:author="Stefanie Lane" w:date="2022-06-23T15:12:00Z"/>
          <w:del w:id="14261" w:author="Lane, Stefanie" w:date="2023-04-28T12:07:00Z"/>
          <w:trPrChange w:id="1426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426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62F1E36" w14:textId="77777777" w:rsidR="00EB4CE1" w:rsidRPr="00EB4CE1" w:rsidDel="00402FFE" w:rsidRDefault="00EB4CE1">
            <w:pPr>
              <w:spacing w:after="0" w:line="240" w:lineRule="auto"/>
              <w:rPr>
                <w:ins w:id="14264" w:author="Stefanie Lane" w:date="2022-06-23T15:12:00Z"/>
                <w:del w:id="14265" w:author="Lane, Stefanie" w:date="2023-04-28T12:07:00Z"/>
                <w:rFonts w:ascii="Calibri" w:eastAsia="Times New Roman" w:hAnsi="Calibri" w:cs="Calibri"/>
                <w:color w:val="000000"/>
                <w:rPrChange w:id="14266" w:author="Stefanie Lane" w:date="2022-06-23T15:12:00Z">
                  <w:rPr>
                    <w:ins w:id="14267" w:author="Stefanie Lane" w:date="2022-06-23T15:12:00Z"/>
                    <w:del w:id="14268" w:author="Lane, Stefanie" w:date="2023-04-28T12:07:00Z"/>
                  </w:rPr>
                </w:rPrChange>
              </w:rPr>
              <w:pPrChange w:id="1426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427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8A6DD14" w14:textId="77777777" w:rsidR="00EB4CE1" w:rsidRPr="00EB4CE1" w:rsidDel="00402FFE" w:rsidRDefault="00EB4CE1">
            <w:pPr>
              <w:spacing w:after="0" w:line="240" w:lineRule="auto"/>
              <w:rPr>
                <w:ins w:id="14271" w:author="Stefanie Lane" w:date="2022-06-23T15:12:00Z"/>
                <w:del w:id="14272" w:author="Lane, Stefanie" w:date="2023-04-28T12:07:00Z"/>
                <w:rFonts w:ascii="Calibri" w:eastAsia="Times New Roman" w:hAnsi="Calibri" w:cs="Calibri"/>
                <w:color w:val="000000"/>
                <w:rPrChange w:id="14273" w:author="Stefanie Lane" w:date="2022-06-23T15:12:00Z">
                  <w:rPr>
                    <w:ins w:id="14274" w:author="Stefanie Lane" w:date="2022-06-23T15:12:00Z"/>
                    <w:del w:id="14275" w:author="Lane, Stefanie" w:date="2023-04-28T12:07:00Z"/>
                  </w:rPr>
                </w:rPrChange>
              </w:rPr>
              <w:pPrChange w:id="1427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427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47C0B7A" w14:textId="77777777" w:rsidR="00EB4CE1" w:rsidRPr="00EB4CE1" w:rsidDel="00402FFE" w:rsidRDefault="00EB4CE1">
            <w:pPr>
              <w:spacing w:after="0" w:line="240" w:lineRule="auto"/>
              <w:rPr>
                <w:ins w:id="14278" w:author="Stefanie Lane" w:date="2022-06-23T15:12:00Z"/>
                <w:del w:id="14279" w:author="Lane, Stefanie" w:date="2023-04-28T12:07:00Z"/>
                <w:rFonts w:ascii="Calibri" w:eastAsia="Times New Roman" w:hAnsi="Calibri" w:cs="Calibri"/>
                <w:i/>
                <w:iCs/>
                <w:color w:val="000000"/>
                <w:rPrChange w:id="14280" w:author="Stefanie Lane" w:date="2022-06-23T15:12:00Z">
                  <w:rPr>
                    <w:ins w:id="14281" w:author="Stefanie Lane" w:date="2022-06-23T15:12:00Z"/>
                    <w:del w:id="14282" w:author="Lane, Stefanie" w:date="2023-04-28T12:07:00Z"/>
                  </w:rPr>
                </w:rPrChange>
              </w:rPr>
              <w:pPrChange w:id="14283" w:author="Stefanie Lane" w:date="2022-06-23T15:12:00Z">
                <w:pPr/>
              </w:pPrChange>
            </w:pPr>
            <w:ins w:id="14284" w:author="Stefanie Lane" w:date="2022-06-23T15:12:00Z">
              <w:del w:id="14285" w:author="Lane, Stefanie" w:date="2023-04-28T12:07:00Z">
                <w:r w:rsidRPr="00EB4CE1" w:rsidDel="00402FFE">
                  <w:rPr>
                    <w:rFonts w:ascii="Calibri" w:eastAsia="Times New Roman" w:hAnsi="Calibri" w:cs="Calibri"/>
                    <w:i/>
                    <w:iCs/>
                    <w:color w:val="000000"/>
                    <w:rPrChange w:id="14286" w:author="Stefanie Lane" w:date="2022-06-23T15:12:00Z">
                      <w:rPr/>
                    </w:rPrChange>
                  </w:rPr>
                  <w:delText>Galium trifidum</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428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D11E8A" w14:textId="77777777" w:rsidR="00EB4CE1" w:rsidRPr="00EB4CE1" w:rsidDel="00402FFE" w:rsidRDefault="00EB4CE1">
            <w:pPr>
              <w:spacing w:after="0" w:line="240" w:lineRule="auto"/>
              <w:jc w:val="center"/>
              <w:rPr>
                <w:ins w:id="14288" w:author="Stefanie Lane" w:date="2022-06-23T15:12:00Z"/>
                <w:del w:id="14289" w:author="Lane, Stefanie" w:date="2023-04-28T12:07:00Z"/>
                <w:rFonts w:ascii="Calibri" w:eastAsia="Times New Roman" w:hAnsi="Calibri" w:cs="Calibri"/>
                <w:color w:val="000000"/>
                <w:rPrChange w:id="14290" w:author="Stefanie Lane" w:date="2022-06-23T15:12:00Z">
                  <w:rPr>
                    <w:ins w:id="14291" w:author="Stefanie Lane" w:date="2022-06-23T15:12:00Z"/>
                    <w:del w:id="14292" w:author="Lane, Stefanie" w:date="2023-04-28T12:07:00Z"/>
                  </w:rPr>
                </w:rPrChange>
              </w:rPr>
              <w:pPrChange w:id="14293" w:author="Stefanie Lane" w:date="2022-06-23T15:12:00Z">
                <w:pPr>
                  <w:jc w:val="center"/>
                </w:pPr>
              </w:pPrChange>
            </w:pPr>
            <w:ins w:id="14294" w:author="Stefanie Lane" w:date="2022-06-23T15:12:00Z">
              <w:del w:id="14295" w:author="Lane, Stefanie" w:date="2023-04-28T12:07:00Z">
                <w:r w:rsidRPr="00EB4CE1" w:rsidDel="00402FFE">
                  <w:rPr>
                    <w:rFonts w:ascii="Calibri" w:eastAsia="Times New Roman" w:hAnsi="Calibri" w:cs="Calibri"/>
                    <w:color w:val="000000"/>
                    <w:rPrChange w:id="14296"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429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28D5818" w14:textId="77777777" w:rsidR="00EB4CE1" w:rsidRPr="00EB4CE1" w:rsidDel="00402FFE" w:rsidRDefault="00EB4CE1">
            <w:pPr>
              <w:spacing w:after="0" w:line="240" w:lineRule="auto"/>
              <w:jc w:val="center"/>
              <w:rPr>
                <w:ins w:id="14298" w:author="Stefanie Lane" w:date="2022-06-23T15:12:00Z"/>
                <w:del w:id="14299" w:author="Lane, Stefanie" w:date="2023-04-28T12:07:00Z"/>
                <w:rFonts w:ascii="Calibri" w:eastAsia="Times New Roman" w:hAnsi="Calibri" w:cs="Calibri"/>
                <w:color w:val="000000"/>
                <w:rPrChange w:id="14300" w:author="Stefanie Lane" w:date="2022-06-23T15:12:00Z">
                  <w:rPr>
                    <w:ins w:id="14301" w:author="Stefanie Lane" w:date="2022-06-23T15:12:00Z"/>
                    <w:del w:id="14302" w:author="Lane, Stefanie" w:date="2023-04-28T12:07:00Z"/>
                  </w:rPr>
                </w:rPrChange>
              </w:rPr>
              <w:pPrChange w:id="14303" w:author="Stefanie Lane" w:date="2022-06-23T15:12:00Z">
                <w:pPr>
                  <w:jc w:val="center"/>
                </w:pPr>
              </w:pPrChange>
            </w:pPr>
            <w:ins w:id="14304" w:author="Stefanie Lane" w:date="2022-06-23T15:12:00Z">
              <w:del w:id="14305" w:author="Lane, Stefanie" w:date="2023-04-28T12:07:00Z">
                <w:r w:rsidRPr="00EB4CE1" w:rsidDel="00402FFE">
                  <w:rPr>
                    <w:rFonts w:ascii="Calibri" w:eastAsia="Times New Roman" w:hAnsi="Calibri" w:cs="Calibri"/>
                    <w:color w:val="000000"/>
                    <w:rPrChange w:id="14306"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430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37960E4" w14:textId="77777777" w:rsidR="00EB4CE1" w:rsidRPr="00EB4CE1" w:rsidDel="00402FFE" w:rsidRDefault="00EB4CE1">
            <w:pPr>
              <w:spacing w:after="0" w:line="240" w:lineRule="auto"/>
              <w:jc w:val="center"/>
              <w:rPr>
                <w:ins w:id="14308" w:author="Stefanie Lane" w:date="2022-06-23T15:12:00Z"/>
                <w:del w:id="14309" w:author="Lane, Stefanie" w:date="2023-04-28T12:07:00Z"/>
                <w:rFonts w:ascii="Calibri" w:eastAsia="Times New Roman" w:hAnsi="Calibri" w:cs="Calibri"/>
                <w:color w:val="000000"/>
                <w:rPrChange w:id="14310" w:author="Stefanie Lane" w:date="2022-06-23T15:12:00Z">
                  <w:rPr>
                    <w:ins w:id="14311" w:author="Stefanie Lane" w:date="2022-06-23T15:12:00Z"/>
                    <w:del w:id="14312" w:author="Lane, Stefanie" w:date="2023-04-28T12:07:00Z"/>
                  </w:rPr>
                </w:rPrChange>
              </w:rPr>
              <w:pPrChange w:id="14313" w:author="Stefanie Lane" w:date="2022-06-23T15:12:00Z">
                <w:pPr>
                  <w:jc w:val="center"/>
                </w:pPr>
              </w:pPrChange>
            </w:pPr>
            <w:ins w:id="14314" w:author="Stefanie Lane" w:date="2022-06-23T15:12:00Z">
              <w:del w:id="14315" w:author="Lane, Stefanie" w:date="2023-04-28T12:07:00Z">
                <w:r w:rsidRPr="00EB4CE1" w:rsidDel="00402FFE">
                  <w:rPr>
                    <w:rFonts w:ascii="Calibri" w:eastAsia="Times New Roman" w:hAnsi="Calibri" w:cs="Calibri"/>
                    <w:color w:val="000000"/>
                    <w:rPrChange w:id="14316" w:author="Stefanie Lane" w:date="2022-06-23T15:12:00Z">
                      <w:rPr/>
                    </w:rPrChange>
                  </w:rPr>
                  <w:delText>0.39</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431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286F24F" w14:textId="77777777" w:rsidR="00EB4CE1" w:rsidRPr="00EB4CE1" w:rsidDel="00402FFE" w:rsidRDefault="00EB4CE1">
            <w:pPr>
              <w:spacing w:after="0" w:line="240" w:lineRule="auto"/>
              <w:jc w:val="center"/>
              <w:rPr>
                <w:ins w:id="14318" w:author="Stefanie Lane" w:date="2022-06-23T15:12:00Z"/>
                <w:del w:id="14319" w:author="Lane, Stefanie" w:date="2023-04-28T12:07:00Z"/>
                <w:rFonts w:ascii="Calibri" w:eastAsia="Times New Roman" w:hAnsi="Calibri" w:cs="Calibri"/>
                <w:color w:val="000000"/>
                <w:rPrChange w:id="14320" w:author="Stefanie Lane" w:date="2022-06-23T15:12:00Z">
                  <w:rPr>
                    <w:ins w:id="14321" w:author="Stefanie Lane" w:date="2022-06-23T15:12:00Z"/>
                    <w:del w:id="14322" w:author="Lane, Stefanie" w:date="2023-04-28T12:07:00Z"/>
                  </w:rPr>
                </w:rPrChange>
              </w:rPr>
              <w:pPrChange w:id="14323" w:author="Stefanie Lane" w:date="2022-06-23T15:12:00Z">
                <w:pPr>
                  <w:jc w:val="center"/>
                </w:pPr>
              </w:pPrChange>
            </w:pPr>
            <w:ins w:id="14324" w:author="Stefanie Lane" w:date="2022-06-23T15:12:00Z">
              <w:del w:id="14325" w:author="Lane, Stefanie" w:date="2023-04-28T12:07:00Z">
                <w:r w:rsidRPr="00EB4CE1" w:rsidDel="00402FFE">
                  <w:rPr>
                    <w:rFonts w:ascii="Calibri" w:eastAsia="Times New Roman" w:hAnsi="Calibri" w:cs="Calibri"/>
                    <w:color w:val="000000"/>
                    <w:rPrChange w:id="14326" w:author="Stefanie Lane" w:date="2022-06-23T15:12:00Z">
                      <w:rPr/>
                    </w:rPrChange>
                  </w:rPr>
                  <w:delText>+</w:delText>
                </w:r>
              </w:del>
            </w:ins>
          </w:p>
        </w:tc>
      </w:tr>
      <w:tr w:rsidR="00EB4CE1" w:rsidRPr="00EB4CE1" w:rsidDel="00402FFE" w14:paraId="4EFDA85D" w14:textId="77777777" w:rsidTr="006F10B7">
        <w:trPr>
          <w:trHeight w:val="290"/>
          <w:ins w:id="14327" w:author="Stefanie Lane" w:date="2022-06-23T15:12:00Z"/>
          <w:del w:id="14328" w:author="Lane, Stefanie" w:date="2023-04-28T12:07:00Z"/>
          <w:trPrChange w:id="1432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433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1377E1B" w14:textId="77777777" w:rsidR="00EB4CE1" w:rsidRPr="00EB4CE1" w:rsidDel="00402FFE" w:rsidRDefault="00EB4CE1">
            <w:pPr>
              <w:spacing w:after="0" w:line="240" w:lineRule="auto"/>
              <w:rPr>
                <w:ins w:id="14331" w:author="Stefanie Lane" w:date="2022-06-23T15:12:00Z"/>
                <w:del w:id="14332" w:author="Lane, Stefanie" w:date="2023-04-28T12:07:00Z"/>
                <w:rFonts w:ascii="Calibri" w:eastAsia="Times New Roman" w:hAnsi="Calibri" w:cs="Calibri"/>
                <w:color w:val="000000"/>
                <w:rPrChange w:id="14333" w:author="Stefanie Lane" w:date="2022-06-23T15:12:00Z">
                  <w:rPr>
                    <w:ins w:id="14334" w:author="Stefanie Lane" w:date="2022-06-23T15:12:00Z"/>
                    <w:del w:id="14335" w:author="Lane, Stefanie" w:date="2023-04-28T12:07:00Z"/>
                  </w:rPr>
                </w:rPrChange>
              </w:rPr>
              <w:pPrChange w:id="1433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433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8EDB9BC" w14:textId="77777777" w:rsidR="00EB4CE1" w:rsidRPr="00EB4CE1" w:rsidDel="00402FFE" w:rsidRDefault="00EB4CE1">
            <w:pPr>
              <w:spacing w:after="0" w:line="240" w:lineRule="auto"/>
              <w:rPr>
                <w:ins w:id="14338" w:author="Stefanie Lane" w:date="2022-06-23T15:12:00Z"/>
                <w:del w:id="14339" w:author="Lane, Stefanie" w:date="2023-04-28T12:07:00Z"/>
                <w:rFonts w:ascii="Calibri" w:eastAsia="Times New Roman" w:hAnsi="Calibri" w:cs="Calibri"/>
                <w:color w:val="000000"/>
                <w:rPrChange w:id="14340" w:author="Stefanie Lane" w:date="2022-06-23T15:12:00Z">
                  <w:rPr>
                    <w:ins w:id="14341" w:author="Stefanie Lane" w:date="2022-06-23T15:12:00Z"/>
                    <w:del w:id="14342" w:author="Lane, Stefanie" w:date="2023-04-28T12:07:00Z"/>
                  </w:rPr>
                </w:rPrChange>
              </w:rPr>
              <w:pPrChange w:id="14343" w:author="Stefanie Lane" w:date="2022-06-23T15:12:00Z">
                <w:pPr/>
              </w:pPrChange>
            </w:pPr>
          </w:p>
        </w:tc>
        <w:tc>
          <w:tcPr>
            <w:tcW w:w="3320" w:type="dxa"/>
            <w:tcBorders>
              <w:top w:val="nil"/>
              <w:left w:val="nil"/>
              <w:bottom w:val="nil"/>
              <w:right w:val="nil"/>
            </w:tcBorders>
            <w:shd w:val="clear" w:color="auto" w:fill="auto"/>
            <w:noWrap/>
            <w:vAlign w:val="bottom"/>
            <w:hideMark/>
            <w:tcPrChange w:id="14344" w:author="Stefanie Lane" w:date="2022-06-23T15:14:00Z">
              <w:tcPr>
                <w:tcW w:w="3320" w:type="dxa"/>
                <w:tcBorders>
                  <w:top w:val="nil"/>
                  <w:left w:val="nil"/>
                  <w:bottom w:val="nil"/>
                  <w:right w:val="nil"/>
                </w:tcBorders>
                <w:shd w:val="clear" w:color="auto" w:fill="auto"/>
                <w:noWrap/>
                <w:vAlign w:val="bottom"/>
                <w:hideMark/>
              </w:tcPr>
            </w:tcPrChange>
          </w:tcPr>
          <w:p w14:paraId="32FB38AA" w14:textId="77777777" w:rsidR="00EB4CE1" w:rsidRPr="00EB4CE1" w:rsidDel="00402FFE" w:rsidRDefault="00EB4CE1">
            <w:pPr>
              <w:spacing w:after="0" w:line="240" w:lineRule="auto"/>
              <w:rPr>
                <w:ins w:id="14345" w:author="Stefanie Lane" w:date="2022-06-23T15:12:00Z"/>
                <w:del w:id="14346" w:author="Lane, Stefanie" w:date="2023-04-28T12:07:00Z"/>
                <w:rFonts w:ascii="Calibri" w:eastAsia="Times New Roman" w:hAnsi="Calibri" w:cs="Calibri"/>
                <w:i/>
                <w:iCs/>
                <w:color w:val="000000"/>
                <w:rPrChange w:id="14347" w:author="Stefanie Lane" w:date="2022-06-23T15:12:00Z">
                  <w:rPr>
                    <w:ins w:id="14348" w:author="Stefanie Lane" w:date="2022-06-23T15:12:00Z"/>
                    <w:del w:id="14349" w:author="Lane, Stefanie" w:date="2023-04-28T12:07:00Z"/>
                  </w:rPr>
                </w:rPrChange>
              </w:rPr>
              <w:pPrChange w:id="14350" w:author="Stefanie Lane" w:date="2022-06-23T15:12:00Z">
                <w:pPr/>
              </w:pPrChange>
            </w:pPr>
            <w:ins w:id="14351" w:author="Stefanie Lane" w:date="2022-06-23T15:12:00Z">
              <w:del w:id="14352" w:author="Lane, Stefanie" w:date="2023-04-28T12:07:00Z">
                <w:r w:rsidRPr="00EB4CE1" w:rsidDel="00402FFE">
                  <w:rPr>
                    <w:rFonts w:ascii="Calibri" w:eastAsia="Times New Roman" w:hAnsi="Calibri" w:cs="Calibri"/>
                    <w:i/>
                    <w:iCs/>
                    <w:color w:val="000000"/>
                    <w:rPrChange w:id="14353" w:author="Stefanie Lane" w:date="2022-06-23T15:12:00Z">
                      <w:rPr/>
                    </w:rPrChange>
                  </w:rPr>
                  <w:delText>Hypericum scouleri</w:delText>
                </w:r>
              </w:del>
            </w:ins>
          </w:p>
        </w:tc>
        <w:tc>
          <w:tcPr>
            <w:tcW w:w="869" w:type="dxa"/>
            <w:tcBorders>
              <w:top w:val="nil"/>
              <w:left w:val="nil"/>
              <w:bottom w:val="nil"/>
              <w:right w:val="nil"/>
            </w:tcBorders>
            <w:shd w:val="clear" w:color="auto" w:fill="auto"/>
            <w:noWrap/>
            <w:vAlign w:val="bottom"/>
            <w:hideMark/>
            <w:tcPrChange w:id="14354" w:author="Stefanie Lane" w:date="2022-06-23T15:14:00Z">
              <w:tcPr>
                <w:tcW w:w="960" w:type="dxa"/>
                <w:tcBorders>
                  <w:top w:val="nil"/>
                  <w:left w:val="nil"/>
                  <w:bottom w:val="nil"/>
                  <w:right w:val="nil"/>
                </w:tcBorders>
                <w:shd w:val="clear" w:color="auto" w:fill="auto"/>
                <w:noWrap/>
                <w:vAlign w:val="bottom"/>
                <w:hideMark/>
              </w:tcPr>
            </w:tcPrChange>
          </w:tcPr>
          <w:p w14:paraId="6AB9A3A7" w14:textId="77777777" w:rsidR="00EB4CE1" w:rsidRPr="00EB4CE1" w:rsidDel="00402FFE" w:rsidRDefault="00EB4CE1">
            <w:pPr>
              <w:spacing w:after="0" w:line="240" w:lineRule="auto"/>
              <w:jc w:val="center"/>
              <w:rPr>
                <w:ins w:id="14355" w:author="Stefanie Lane" w:date="2022-06-23T15:12:00Z"/>
                <w:del w:id="14356" w:author="Lane, Stefanie" w:date="2023-04-28T12:07:00Z"/>
                <w:rFonts w:ascii="Calibri" w:eastAsia="Times New Roman" w:hAnsi="Calibri" w:cs="Calibri"/>
                <w:color w:val="000000"/>
                <w:rPrChange w:id="14357" w:author="Stefanie Lane" w:date="2022-06-23T15:12:00Z">
                  <w:rPr>
                    <w:ins w:id="14358" w:author="Stefanie Lane" w:date="2022-06-23T15:12:00Z"/>
                    <w:del w:id="14359" w:author="Lane, Stefanie" w:date="2023-04-28T12:07:00Z"/>
                  </w:rPr>
                </w:rPrChange>
              </w:rPr>
              <w:pPrChange w:id="14360" w:author="Stefanie Lane" w:date="2022-06-23T15:12:00Z">
                <w:pPr>
                  <w:jc w:val="center"/>
                </w:pPr>
              </w:pPrChange>
            </w:pPr>
            <w:ins w:id="14361" w:author="Stefanie Lane" w:date="2022-06-23T15:12:00Z">
              <w:del w:id="14362" w:author="Lane, Stefanie" w:date="2023-04-28T12:07:00Z">
                <w:r w:rsidRPr="00EB4CE1" w:rsidDel="00402FFE">
                  <w:rPr>
                    <w:rFonts w:ascii="Calibri" w:eastAsia="Times New Roman" w:hAnsi="Calibri" w:cs="Calibri"/>
                    <w:color w:val="000000"/>
                    <w:rPrChange w:id="14363"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14364" w:author="Stefanie Lane" w:date="2022-06-23T15:14:00Z">
              <w:tcPr>
                <w:tcW w:w="960" w:type="dxa"/>
                <w:tcBorders>
                  <w:top w:val="nil"/>
                  <w:left w:val="nil"/>
                  <w:bottom w:val="nil"/>
                  <w:right w:val="nil"/>
                </w:tcBorders>
                <w:shd w:val="clear" w:color="auto" w:fill="auto"/>
                <w:noWrap/>
                <w:vAlign w:val="bottom"/>
                <w:hideMark/>
              </w:tcPr>
            </w:tcPrChange>
          </w:tcPr>
          <w:p w14:paraId="6EC82BF6" w14:textId="77777777" w:rsidR="00EB4CE1" w:rsidRPr="00EB4CE1" w:rsidDel="00402FFE" w:rsidRDefault="00EB4CE1">
            <w:pPr>
              <w:spacing w:after="0" w:line="240" w:lineRule="auto"/>
              <w:jc w:val="center"/>
              <w:rPr>
                <w:ins w:id="14365" w:author="Stefanie Lane" w:date="2022-06-23T15:12:00Z"/>
                <w:del w:id="14366" w:author="Lane, Stefanie" w:date="2023-04-28T12:07:00Z"/>
                <w:rFonts w:ascii="Calibri" w:eastAsia="Times New Roman" w:hAnsi="Calibri" w:cs="Calibri"/>
                <w:color w:val="000000"/>
                <w:rPrChange w:id="14367" w:author="Stefanie Lane" w:date="2022-06-23T15:12:00Z">
                  <w:rPr>
                    <w:ins w:id="14368" w:author="Stefanie Lane" w:date="2022-06-23T15:12:00Z"/>
                    <w:del w:id="14369" w:author="Lane, Stefanie" w:date="2023-04-28T12:07:00Z"/>
                  </w:rPr>
                </w:rPrChange>
              </w:rPr>
              <w:pPrChange w:id="14370" w:author="Stefanie Lane" w:date="2022-06-23T15:12:00Z">
                <w:pPr>
                  <w:jc w:val="center"/>
                </w:pPr>
              </w:pPrChange>
            </w:pPr>
            <w:ins w:id="14371" w:author="Stefanie Lane" w:date="2022-06-23T15:12:00Z">
              <w:del w:id="14372" w:author="Lane, Stefanie" w:date="2023-04-28T12:07:00Z">
                <w:r w:rsidRPr="00EB4CE1" w:rsidDel="00402FFE">
                  <w:rPr>
                    <w:rFonts w:ascii="Calibri" w:eastAsia="Times New Roman" w:hAnsi="Calibri" w:cs="Calibri"/>
                    <w:color w:val="000000"/>
                    <w:rPrChange w:id="14373"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14374" w:author="Stefanie Lane" w:date="2022-06-23T15:14:00Z">
              <w:tcPr>
                <w:tcW w:w="960" w:type="dxa"/>
                <w:tcBorders>
                  <w:top w:val="nil"/>
                  <w:left w:val="nil"/>
                  <w:bottom w:val="nil"/>
                  <w:right w:val="nil"/>
                </w:tcBorders>
                <w:shd w:val="clear" w:color="auto" w:fill="auto"/>
                <w:noWrap/>
                <w:vAlign w:val="bottom"/>
                <w:hideMark/>
              </w:tcPr>
            </w:tcPrChange>
          </w:tcPr>
          <w:p w14:paraId="104B6498" w14:textId="77777777" w:rsidR="00EB4CE1" w:rsidRPr="00EB4CE1" w:rsidDel="00402FFE" w:rsidRDefault="00EB4CE1">
            <w:pPr>
              <w:spacing w:after="0" w:line="240" w:lineRule="auto"/>
              <w:jc w:val="center"/>
              <w:rPr>
                <w:ins w:id="14375" w:author="Stefanie Lane" w:date="2022-06-23T15:12:00Z"/>
                <w:del w:id="14376" w:author="Lane, Stefanie" w:date="2023-04-28T12:07:00Z"/>
                <w:rFonts w:ascii="Calibri" w:eastAsia="Times New Roman" w:hAnsi="Calibri" w:cs="Calibri"/>
                <w:color w:val="000000"/>
                <w:rPrChange w:id="14377" w:author="Stefanie Lane" w:date="2022-06-23T15:12:00Z">
                  <w:rPr>
                    <w:ins w:id="14378" w:author="Stefanie Lane" w:date="2022-06-23T15:12:00Z"/>
                    <w:del w:id="14379" w:author="Lane, Stefanie" w:date="2023-04-28T12:07:00Z"/>
                  </w:rPr>
                </w:rPrChange>
              </w:rPr>
              <w:pPrChange w:id="14380" w:author="Stefanie Lane" w:date="2022-06-23T15:12:00Z">
                <w:pPr>
                  <w:jc w:val="center"/>
                </w:pPr>
              </w:pPrChange>
            </w:pPr>
            <w:ins w:id="14381" w:author="Stefanie Lane" w:date="2022-06-23T15:12:00Z">
              <w:del w:id="14382" w:author="Lane, Stefanie" w:date="2023-04-28T12:07:00Z">
                <w:r w:rsidRPr="00EB4CE1" w:rsidDel="00402FFE">
                  <w:rPr>
                    <w:rFonts w:ascii="Calibri" w:eastAsia="Times New Roman" w:hAnsi="Calibri" w:cs="Calibri"/>
                    <w:color w:val="000000"/>
                    <w:rPrChange w:id="14383" w:author="Stefanie Lane" w:date="2022-06-23T15:12:00Z">
                      <w:rPr/>
                    </w:rPrChange>
                  </w:rPr>
                  <w:delText>0.04</w:delText>
                </w:r>
              </w:del>
            </w:ins>
          </w:p>
        </w:tc>
        <w:tc>
          <w:tcPr>
            <w:tcW w:w="1710" w:type="dxa"/>
            <w:tcBorders>
              <w:top w:val="nil"/>
              <w:left w:val="nil"/>
              <w:bottom w:val="nil"/>
              <w:right w:val="single" w:sz="8" w:space="0" w:color="auto"/>
            </w:tcBorders>
            <w:shd w:val="clear" w:color="auto" w:fill="auto"/>
            <w:noWrap/>
            <w:vAlign w:val="bottom"/>
            <w:hideMark/>
            <w:tcPrChange w:id="1438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75EE82C" w14:textId="77777777" w:rsidR="00EB4CE1" w:rsidRPr="00EB4CE1" w:rsidDel="00402FFE" w:rsidRDefault="00EB4CE1">
            <w:pPr>
              <w:spacing w:after="0" w:line="240" w:lineRule="auto"/>
              <w:jc w:val="center"/>
              <w:rPr>
                <w:ins w:id="14385" w:author="Stefanie Lane" w:date="2022-06-23T15:12:00Z"/>
                <w:del w:id="14386" w:author="Lane, Stefanie" w:date="2023-04-28T12:07:00Z"/>
                <w:rFonts w:ascii="Calibri" w:eastAsia="Times New Roman" w:hAnsi="Calibri" w:cs="Calibri"/>
                <w:color w:val="000000"/>
                <w:rPrChange w:id="14387" w:author="Stefanie Lane" w:date="2022-06-23T15:12:00Z">
                  <w:rPr>
                    <w:ins w:id="14388" w:author="Stefanie Lane" w:date="2022-06-23T15:12:00Z"/>
                    <w:del w:id="14389" w:author="Lane, Stefanie" w:date="2023-04-28T12:07:00Z"/>
                  </w:rPr>
                </w:rPrChange>
              </w:rPr>
              <w:pPrChange w:id="14390" w:author="Stefanie Lane" w:date="2022-06-23T15:12:00Z">
                <w:pPr>
                  <w:jc w:val="center"/>
                </w:pPr>
              </w:pPrChange>
            </w:pPr>
            <w:ins w:id="14391" w:author="Stefanie Lane" w:date="2022-06-23T15:12:00Z">
              <w:del w:id="14392" w:author="Lane, Stefanie" w:date="2023-04-28T12:07:00Z">
                <w:r w:rsidRPr="00EB4CE1" w:rsidDel="00402FFE">
                  <w:rPr>
                    <w:rFonts w:ascii="Calibri" w:eastAsia="Times New Roman" w:hAnsi="Calibri" w:cs="Calibri"/>
                    <w:color w:val="000000"/>
                    <w:rPrChange w:id="14393" w:author="Stefanie Lane" w:date="2022-06-23T15:12:00Z">
                      <w:rPr/>
                    </w:rPrChange>
                  </w:rPr>
                  <w:delText>+</w:delText>
                </w:r>
              </w:del>
            </w:ins>
          </w:p>
        </w:tc>
      </w:tr>
      <w:tr w:rsidR="00EB4CE1" w:rsidRPr="00EB4CE1" w:rsidDel="00402FFE" w14:paraId="2B34833B" w14:textId="77777777" w:rsidTr="006F10B7">
        <w:trPr>
          <w:trHeight w:val="290"/>
          <w:ins w:id="14394" w:author="Stefanie Lane" w:date="2022-06-23T15:12:00Z"/>
          <w:del w:id="14395" w:author="Lane, Stefanie" w:date="2023-04-28T12:07:00Z"/>
          <w:trPrChange w:id="1439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439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430E374" w14:textId="77777777" w:rsidR="00EB4CE1" w:rsidRPr="00EB4CE1" w:rsidDel="00402FFE" w:rsidRDefault="00EB4CE1">
            <w:pPr>
              <w:spacing w:after="0" w:line="240" w:lineRule="auto"/>
              <w:rPr>
                <w:ins w:id="14398" w:author="Stefanie Lane" w:date="2022-06-23T15:12:00Z"/>
                <w:del w:id="14399" w:author="Lane, Stefanie" w:date="2023-04-28T12:07:00Z"/>
                <w:rFonts w:ascii="Calibri" w:eastAsia="Times New Roman" w:hAnsi="Calibri" w:cs="Calibri"/>
                <w:color w:val="000000"/>
                <w:rPrChange w:id="14400" w:author="Stefanie Lane" w:date="2022-06-23T15:12:00Z">
                  <w:rPr>
                    <w:ins w:id="14401" w:author="Stefanie Lane" w:date="2022-06-23T15:12:00Z"/>
                    <w:del w:id="14402" w:author="Lane, Stefanie" w:date="2023-04-28T12:07:00Z"/>
                  </w:rPr>
                </w:rPrChange>
              </w:rPr>
              <w:pPrChange w:id="1440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440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292DA05" w14:textId="77777777" w:rsidR="00EB4CE1" w:rsidRPr="00EB4CE1" w:rsidDel="00402FFE" w:rsidRDefault="00EB4CE1">
            <w:pPr>
              <w:spacing w:after="0" w:line="240" w:lineRule="auto"/>
              <w:rPr>
                <w:ins w:id="14405" w:author="Stefanie Lane" w:date="2022-06-23T15:12:00Z"/>
                <w:del w:id="14406" w:author="Lane, Stefanie" w:date="2023-04-28T12:07:00Z"/>
                <w:rFonts w:ascii="Calibri" w:eastAsia="Times New Roman" w:hAnsi="Calibri" w:cs="Calibri"/>
                <w:color w:val="000000"/>
                <w:rPrChange w:id="14407" w:author="Stefanie Lane" w:date="2022-06-23T15:12:00Z">
                  <w:rPr>
                    <w:ins w:id="14408" w:author="Stefanie Lane" w:date="2022-06-23T15:12:00Z"/>
                    <w:del w:id="14409" w:author="Lane, Stefanie" w:date="2023-04-28T12:07:00Z"/>
                  </w:rPr>
                </w:rPrChange>
              </w:rPr>
              <w:pPrChange w:id="1441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441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6C2B57B" w14:textId="77777777" w:rsidR="00EB4CE1" w:rsidRPr="00EB4CE1" w:rsidDel="00402FFE" w:rsidRDefault="00EB4CE1">
            <w:pPr>
              <w:spacing w:after="0" w:line="240" w:lineRule="auto"/>
              <w:rPr>
                <w:ins w:id="14412" w:author="Stefanie Lane" w:date="2022-06-23T15:12:00Z"/>
                <w:del w:id="14413" w:author="Lane, Stefanie" w:date="2023-04-28T12:07:00Z"/>
                <w:rFonts w:ascii="Calibri" w:eastAsia="Times New Roman" w:hAnsi="Calibri" w:cs="Calibri"/>
                <w:i/>
                <w:iCs/>
                <w:color w:val="000000"/>
                <w:rPrChange w:id="14414" w:author="Stefanie Lane" w:date="2022-06-23T15:12:00Z">
                  <w:rPr>
                    <w:ins w:id="14415" w:author="Stefanie Lane" w:date="2022-06-23T15:12:00Z"/>
                    <w:del w:id="14416" w:author="Lane, Stefanie" w:date="2023-04-28T12:07:00Z"/>
                  </w:rPr>
                </w:rPrChange>
              </w:rPr>
              <w:pPrChange w:id="14417" w:author="Stefanie Lane" w:date="2022-06-23T15:12:00Z">
                <w:pPr/>
              </w:pPrChange>
            </w:pPr>
            <w:ins w:id="14418" w:author="Stefanie Lane" w:date="2022-06-23T15:12:00Z">
              <w:del w:id="14419" w:author="Lane, Stefanie" w:date="2023-04-28T12:07:00Z">
                <w:r w:rsidRPr="00EB4CE1" w:rsidDel="00402FFE">
                  <w:rPr>
                    <w:rFonts w:ascii="Calibri" w:eastAsia="Times New Roman" w:hAnsi="Calibri" w:cs="Calibri"/>
                    <w:i/>
                    <w:iCs/>
                    <w:color w:val="000000"/>
                    <w:rPrChange w:id="14420" w:author="Stefanie Lane" w:date="2022-06-23T15:12:00Z">
                      <w:rPr/>
                    </w:rPrChange>
                  </w:rPr>
                  <w:delText>Impatiens capensis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442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6B8E3FD" w14:textId="77777777" w:rsidR="00EB4CE1" w:rsidRPr="00EB4CE1" w:rsidDel="00402FFE" w:rsidRDefault="00EB4CE1">
            <w:pPr>
              <w:spacing w:after="0" w:line="240" w:lineRule="auto"/>
              <w:jc w:val="center"/>
              <w:rPr>
                <w:ins w:id="14422" w:author="Stefanie Lane" w:date="2022-06-23T15:12:00Z"/>
                <w:del w:id="14423" w:author="Lane, Stefanie" w:date="2023-04-28T12:07:00Z"/>
                <w:rFonts w:ascii="Calibri" w:eastAsia="Times New Roman" w:hAnsi="Calibri" w:cs="Calibri"/>
                <w:color w:val="000000"/>
                <w:rPrChange w:id="14424" w:author="Stefanie Lane" w:date="2022-06-23T15:12:00Z">
                  <w:rPr>
                    <w:ins w:id="14425" w:author="Stefanie Lane" w:date="2022-06-23T15:12:00Z"/>
                    <w:del w:id="14426" w:author="Lane, Stefanie" w:date="2023-04-28T12:07:00Z"/>
                  </w:rPr>
                </w:rPrChange>
              </w:rPr>
              <w:pPrChange w:id="14427" w:author="Stefanie Lane" w:date="2022-06-23T15:12:00Z">
                <w:pPr>
                  <w:jc w:val="center"/>
                </w:pPr>
              </w:pPrChange>
            </w:pPr>
            <w:ins w:id="14428" w:author="Stefanie Lane" w:date="2022-06-23T15:12:00Z">
              <w:del w:id="14429" w:author="Lane, Stefanie" w:date="2023-04-28T12:07:00Z">
                <w:r w:rsidRPr="00EB4CE1" w:rsidDel="00402FFE">
                  <w:rPr>
                    <w:rFonts w:ascii="Calibri" w:eastAsia="Times New Roman" w:hAnsi="Calibri" w:cs="Calibri"/>
                    <w:color w:val="000000"/>
                    <w:rPrChange w:id="14430"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443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E0F0C25" w14:textId="77777777" w:rsidR="00EB4CE1" w:rsidRPr="00EB4CE1" w:rsidDel="00402FFE" w:rsidRDefault="00EB4CE1">
            <w:pPr>
              <w:spacing w:after="0" w:line="240" w:lineRule="auto"/>
              <w:jc w:val="center"/>
              <w:rPr>
                <w:ins w:id="14432" w:author="Stefanie Lane" w:date="2022-06-23T15:12:00Z"/>
                <w:del w:id="14433" w:author="Lane, Stefanie" w:date="2023-04-28T12:07:00Z"/>
                <w:rFonts w:ascii="Calibri" w:eastAsia="Times New Roman" w:hAnsi="Calibri" w:cs="Calibri"/>
                <w:color w:val="000000"/>
                <w:rPrChange w:id="14434" w:author="Stefanie Lane" w:date="2022-06-23T15:12:00Z">
                  <w:rPr>
                    <w:ins w:id="14435" w:author="Stefanie Lane" w:date="2022-06-23T15:12:00Z"/>
                    <w:del w:id="14436" w:author="Lane, Stefanie" w:date="2023-04-28T12:07:00Z"/>
                  </w:rPr>
                </w:rPrChange>
              </w:rPr>
              <w:pPrChange w:id="14437" w:author="Stefanie Lane" w:date="2022-06-23T15:12:00Z">
                <w:pPr>
                  <w:jc w:val="center"/>
                </w:pPr>
              </w:pPrChange>
            </w:pPr>
            <w:ins w:id="14438" w:author="Stefanie Lane" w:date="2022-06-23T15:12:00Z">
              <w:del w:id="14439" w:author="Lane, Stefanie" w:date="2023-04-28T12:07:00Z">
                <w:r w:rsidRPr="00EB4CE1" w:rsidDel="00402FFE">
                  <w:rPr>
                    <w:rFonts w:ascii="Calibri" w:eastAsia="Times New Roman" w:hAnsi="Calibri" w:cs="Calibri"/>
                    <w:color w:val="000000"/>
                    <w:rPrChange w:id="14440" w:author="Stefanie Lane" w:date="2022-06-23T15:12:00Z">
                      <w:rPr/>
                    </w:rPrChange>
                  </w:rPr>
                  <w:delText>0.44</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444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251B9DD" w14:textId="77777777" w:rsidR="00EB4CE1" w:rsidRPr="00EB4CE1" w:rsidDel="00402FFE" w:rsidRDefault="00EB4CE1">
            <w:pPr>
              <w:spacing w:after="0" w:line="240" w:lineRule="auto"/>
              <w:jc w:val="center"/>
              <w:rPr>
                <w:ins w:id="14442" w:author="Stefanie Lane" w:date="2022-06-23T15:12:00Z"/>
                <w:del w:id="14443" w:author="Lane, Stefanie" w:date="2023-04-28T12:07:00Z"/>
                <w:rFonts w:ascii="Calibri" w:eastAsia="Times New Roman" w:hAnsi="Calibri" w:cs="Calibri"/>
                <w:color w:val="000000"/>
                <w:rPrChange w:id="14444" w:author="Stefanie Lane" w:date="2022-06-23T15:12:00Z">
                  <w:rPr>
                    <w:ins w:id="14445" w:author="Stefanie Lane" w:date="2022-06-23T15:12:00Z"/>
                    <w:del w:id="14446" w:author="Lane, Stefanie" w:date="2023-04-28T12:07:00Z"/>
                  </w:rPr>
                </w:rPrChange>
              </w:rPr>
              <w:pPrChange w:id="14447" w:author="Stefanie Lane" w:date="2022-06-23T15:12:00Z">
                <w:pPr>
                  <w:jc w:val="center"/>
                </w:pPr>
              </w:pPrChange>
            </w:pPr>
            <w:ins w:id="14448" w:author="Stefanie Lane" w:date="2022-06-23T15:12:00Z">
              <w:del w:id="14449" w:author="Lane, Stefanie" w:date="2023-04-28T12:07:00Z">
                <w:r w:rsidRPr="00EB4CE1" w:rsidDel="00402FFE">
                  <w:rPr>
                    <w:rFonts w:ascii="Calibri" w:eastAsia="Times New Roman" w:hAnsi="Calibri" w:cs="Calibri"/>
                    <w:color w:val="000000"/>
                    <w:rPrChange w:id="14450" w:author="Stefanie Lane" w:date="2022-06-23T15:12:00Z">
                      <w:rPr/>
                    </w:rPrChange>
                  </w:rPr>
                  <w:delText>0.32</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445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45425A3" w14:textId="77777777" w:rsidR="00EB4CE1" w:rsidRPr="00EB4CE1" w:rsidDel="00402FFE" w:rsidRDefault="00EB4CE1">
            <w:pPr>
              <w:spacing w:after="0" w:line="240" w:lineRule="auto"/>
              <w:jc w:val="center"/>
              <w:rPr>
                <w:ins w:id="14452" w:author="Stefanie Lane" w:date="2022-06-23T15:12:00Z"/>
                <w:del w:id="14453" w:author="Lane, Stefanie" w:date="2023-04-28T12:07:00Z"/>
                <w:rFonts w:ascii="Calibri" w:eastAsia="Times New Roman" w:hAnsi="Calibri" w:cs="Calibri"/>
                <w:color w:val="000000"/>
                <w:rPrChange w:id="14454" w:author="Stefanie Lane" w:date="2022-06-23T15:12:00Z">
                  <w:rPr>
                    <w:ins w:id="14455" w:author="Stefanie Lane" w:date="2022-06-23T15:12:00Z"/>
                    <w:del w:id="14456" w:author="Lane, Stefanie" w:date="2023-04-28T12:07:00Z"/>
                  </w:rPr>
                </w:rPrChange>
              </w:rPr>
              <w:pPrChange w:id="14457" w:author="Stefanie Lane" w:date="2022-06-23T15:12:00Z">
                <w:pPr>
                  <w:jc w:val="center"/>
                </w:pPr>
              </w:pPrChange>
            </w:pPr>
            <w:ins w:id="14458" w:author="Stefanie Lane" w:date="2022-06-23T15:12:00Z">
              <w:del w:id="14459" w:author="Lane, Stefanie" w:date="2023-04-28T12:07:00Z">
                <w:r w:rsidRPr="00EB4CE1" w:rsidDel="00402FFE">
                  <w:rPr>
                    <w:rFonts w:ascii="Calibri" w:eastAsia="Times New Roman" w:hAnsi="Calibri" w:cs="Calibri"/>
                    <w:color w:val="000000"/>
                    <w:rPrChange w:id="14460" w:author="Stefanie Lane" w:date="2022-06-23T15:12:00Z">
                      <w:rPr/>
                    </w:rPrChange>
                  </w:rPr>
                  <w:delText>+</w:delText>
                </w:r>
              </w:del>
            </w:ins>
          </w:p>
        </w:tc>
      </w:tr>
      <w:tr w:rsidR="00EB4CE1" w:rsidRPr="00EB4CE1" w:rsidDel="00402FFE" w14:paraId="2C877DC3" w14:textId="77777777" w:rsidTr="006F10B7">
        <w:trPr>
          <w:trHeight w:val="290"/>
          <w:ins w:id="14461" w:author="Stefanie Lane" w:date="2022-06-23T15:12:00Z"/>
          <w:del w:id="14462" w:author="Lane, Stefanie" w:date="2023-04-28T12:07:00Z"/>
          <w:trPrChange w:id="1446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446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89B3DEF" w14:textId="77777777" w:rsidR="00EB4CE1" w:rsidRPr="00EB4CE1" w:rsidDel="00402FFE" w:rsidRDefault="00EB4CE1">
            <w:pPr>
              <w:spacing w:after="0" w:line="240" w:lineRule="auto"/>
              <w:rPr>
                <w:ins w:id="14465" w:author="Stefanie Lane" w:date="2022-06-23T15:12:00Z"/>
                <w:del w:id="14466" w:author="Lane, Stefanie" w:date="2023-04-28T12:07:00Z"/>
                <w:rFonts w:ascii="Calibri" w:eastAsia="Times New Roman" w:hAnsi="Calibri" w:cs="Calibri"/>
                <w:color w:val="000000"/>
                <w:rPrChange w:id="14467" w:author="Stefanie Lane" w:date="2022-06-23T15:12:00Z">
                  <w:rPr>
                    <w:ins w:id="14468" w:author="Stefanie Lane" w:date="2022-06-23T15:12:00Z"/>
                    <w:del w:id="14469" w:author="Lane, Stefanie" w:date="2023-04-28T12:07:00Z"/>
                  </w:rPr>
                </w:rPrChange>
              </w:rPr>
              <w:pPrChange w:id="1447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447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6A3C8F4" w14:textId="77777777" w:rsidR="00EB4CE1" w:rsidRPr="00EB4CE1" w:rsidDel="00402FFE" w:rsidRDefault="00EB4CE1">
            <w:pPr>
              <w:spacing w:after="0" w:line="240" w:lineRule="auto"/>
              <w:rPr>
                <w:ins w:id="14472" w:author="Stefanie Lane" w:date="2022-06-23T15:12:00Z"/>
                <w:del w:id="14473" w:author="Lane, Stefanie" w:date="2023-04-28T12:07:00Z"/>
                <w:rFonts w:ascii="Calibri" w:eastAsia="Times New Roman" w:hAnsi="Calibri" w:cs="Calibri"/>
                <w:color w:val="000000"/>
                <w:rPrChange w:id="14474" w:author="Stefanie Lane" w:date="2022-06-23T15:12:00Z">
                  <w:rPr>
                    <w:ins w:id="14475" w:author="Stefanie Lane" w:date="2022-06-23T15:12:00Z"/>
                    <w:del w:id="14476" w:author="Lane, Stefanie" w:date="2023-04-28T12:07:00Z"/>
                  </w:rPr>
                </w:rPrChange>
              </w:rPr>
              <w:pPrChange w:id="14477" w:author="Stefanie Lane" w:date="2022-06-23T15:12:00Z">
                <w:pPr/>
              </w:pPrChange>
            </w:pPr>
          </w:p>
        </w:tc>
        <w:tc>
          <w:tcPr>
            <w:tcW w:w="3320" w:type="dxa"/>
            <w:tcBorders>
              <w:top w:val="nil"/>
              <w:left w:val="nil"/>
              <w:bottom w:val="nil"/>
              <w:right w:val="nil"/>
            </w:tcBorders>
            <w:shd w:val="clear" w:color="auto" w:fill="auto"/>
            <w:noWrap/>
            <w:vAlign w:val="bottom"/>
            <w:hideMark/>
            <w:tcPrChange w:id="14478" w:author="Stefanie Lane" w:date="2022-06-23T15:14:00Z">
              <w:tcPr>
                <w:tcW w:w="3320" w:type="dxa"/>
                <w:tcBorders>
                  <w:top w:val="nil"/>
                  <w:left w:val="nil"/>
                  <w:bottom w:val="nil"/>
                  <w:right w:val="nil"/>
                </w:tcBorders>
                <w:shd w:val="clear" w:color="auto" w:fill="auto"/>
                <w:noWrap/>
                <w:vAlign w:val="bottom"/>
                <w:hideMark/>
              </w:tcPr>
            </w:tcPrChange>
          </w:tcPr>
          <w:p w14:paraId="2460E4ED" w14:textId="77777777" w:rsidR="00EB4CE1" w:rsidRPr="00EB4CE1" w:rsidDel="00402FFE" w:rsidRDefault="00EB4CE1">
            <w:pPr>
              <w:spacing w:after="0" w:line="240" w:lineRule="auto"/>
              <w:rPr>
                <w:ins w:id="14479" w:author="Stefanie Lane" w:date="2022-06-23T15:12:00Z"/>
                <w:del w:id="14480" w:author="Lane, Stefanie" w:date="2023-04-28T12:07:00Z"/>
                <w:rFonts w:ascii="Calibri" w:eastAsia="Times New Roman" w:hAnsi="Calibri" w:cs="Calibri"/>
                <w:i/>
                <w:iCs/>
                <w:color w:val="000000"/>
                <w:rPrChange w:id="14481" w:author="Stefanie Lane" w:date="2022-06-23T15:12:00Z">
                  <w:rPr>
                    <w:ins w:id="14482" w:author="Stefanie Lane" w:date="2022-06-23T15:12:00Z"/>
                    <w:del w:id="14483" w:author="Lane, Stefanie" w:date="2023-04-28T12:07:00Z"/>
                  </w:rPr>
                </w:rPrChange>
              </w:rPr>
              <w:pPrChange w:id="14484" w:author="Stefanie Lane" w:date="2022-06-23T15:12:00Z">
                <w:pPr/>
              </w:pPrChange>
            </w:pPr>
            <w:ins w:id="14485" w:author="Stefanie Lane" w:date="2022-06-23T15:12:00Z">
              <w:del w:id="14486" w:author="Lane, Stefanie" w:date="2023-04-28T12:07:00Z">
                <w:r w:rsidRPr="00EB4CE1" w:rsidDel="00402FFE">
                  <w:rPr>
                    <w:rFonts w:ascii="Calibri" w:eastAsia="Times New Roman" w:hAnsi="Calibri" w:cs="Calibri"/>
                    <w:i/>
                    <w:iCs/>
                    <w:color w:val="000000"/>
                    <w:rPrChange w:id="14487" w:author="Stefanie Lane" w:date="2022-06-23T15:12:00Z">
                      <w:rPr/>
                    </w:rPrChange>
                  </w:rPr>
                  <w:delText>Juncus acuminatus</w:delText>
                </w:r>
              </w:del>
            </w:ins>
          </w:p>
        </w:tc>
        <w:tc>
          <w:tcPr>
            <w:tcW w:w="869" w:type="dxa"/>
            <w:tcBorders>
              <w:top w:val="nil"/>
              <w:left w:val="nil"/>
              <w:bottom w:val="nil"/>
              <w:right w:val="nil"/>
            </w:tcBorders>
            <w:shd w:val="clear" w:color="auto" w:fill="auto"/>
            <w:noWrap/>
            <w:vAlign w:val="bottom"/>
            <w:hideMark/>
            <w:tcPrChange w:id="14488" w:author="Stefanie Lane" w:date="2022-06-23T15:14:00Z">
              <w:tcPr>
                <w:tcW w:w="960" w:type="dxa"/>
                <w:tcBorders>
                  <w:top w:val="nil"/>
                  <w:left w:val="nil"/>
                  <w:bottom w:val="nil"/>
                  <w:right w:val="nil"/>
                </w:tcBorders>
                <w:shd w:val="clear" w:color="auto" w:fill="auto"/>
                <w:noWrap/>
                <w:vAlign w:val="bottom"/>
                <w:hideMark/>
              </w:tcPr>
            </w:tcPrChange>
          </w:tcPr>
          <w:p w14:paraId="343B18FD" w14:textId="77777777" w:rsidR="00EB4CE1" w:rsidRPr="00EB4CE1" w:rsidDel="00402FFE" w:rsidRDefault="00EB4CE1">
            <w:pPr>
              <w:spacing w:after="0" w:line="240" w:lineRule="auto"/>
              <w:jc w:val="center"/>
              <w:rPr>
                <w:ins w:id="14489" w:author="Stefanie Lane" w:date="2022-06-23T15:12:00Z"/>
                <w:del w:id="14490" w:author="Lane, Stefanie" w:date="2023-04-28T12:07:00Z"/>
                <w:rFonts w:ascii="Calibri" w:eastAsia="Times New Roman" w:hAnsi="Calibri" w:cs="Calibri"/>
                <w:color w:val="000000"/>
                <w:rPrChange w:id="14491" w:author="Stefanie Lane" w:date="2022-06-23T15:12:00Z">
                  <w:rPr>
                    <w:ins w:id="14492" w:author="Stefanie Lane" w:date="2022-06-23T15:12:00Z"/>
                    <w:del w:id="14493" w:author="Lane, Stefanie" w:date="2023-04-28T12:07:00Z"/>
                  </w:rPr>
                </w:rPrChange>
              </w:rPr>
              <w:pPrChange w:id="14494" w:author="Stefanie Lane" w:date="2022-06-23T15:12:00Z">
                <w:pPr>
                  <w:jc w:val="center"/>
                </w:pPr>
              </w:pPrChange>
            </w:pPr>
            <w:ins w:id="14495" w:author="Stefanie Lane" w:date="2022-06-23T15:12:00Z">
              <w:del w:id="14496" w:author="Lane, Stefanie" w:date="2023-04-28T12:07:00Z">
                <w:r w:rsidRPr="00EB4CE1" w:rsidDel="00402FFE">
                  <w:rPr>
                    <w:rFonts w:ascii="Calibri" w:eastAsia="Times New Roman" w:hAnsi="Calibri" w:cs="Calibri"/>
                    <w:color w:val="000000"/>
                    <w:rPrChange w:id="14497"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14498" w:author="Stefanie Lane" w:date="2022-06-23T15:14:00Z">
              <w:tcPr>
                <w:tcW w:w="960" w:type="dxa"/>
                <w:tcBorders>
                  <w:top w:val="nil"/>
                  <w:left w:val="nil"/>
                  <w:bottom w:val="nil"/>
                  <w:right w:val="nil"/>
                </w:tcBorders>
                <w:shd w:val="clear" w:color="auto" w:fill="auto"/>
                <w:noWrap/>
                <w:vAlign w:val="bottom"/>
                <w:hideMark/>
              </w:tcPr>
            </w:tcPrChange>
          </w:tcPr>
          <w:p w14:paraId="5A3A60EC" w14:textId="77777777" w:rsidR="00EB4CE1" w:rsidRPr="00EB4CE1" w:rsidDel="00402FFE" w:rsidRDefault="00EB4CE1">
            <w:pPr>
              <w:spacing w:after="0" w:line="240" w:lineRule="auto"/>
              <w:jc w:val="center"/>
              <w:rPr>
                <w:ins w:id="14499" w:author="Stefanie Lane" w:date="2022-06-23T15:12:00Z"/>
                <w:del w:id="14500" w:author="Lane, Stefanie" w:date="2023-04-28T12:07:00Z"/>
                <w:rFonts w:ascii="Calibri" w:eastAsia="Times New Roman" w:hAnsi="Calibri" w:cs="Calibri"/>
                <w:color w:val="000000"/>
                <w:rPrChange w:id="14501" w:author="Stefanie Lane" w:date="2022-06-23T15:12:00Z">
                  <w:rPr>
                    <w:ins w:id="14502" w:author="Stefanie Lane" w:date="2022-06-23T15:12:00Z"/>
                    <w:del w:id="14503" w:author="Lane, Stefanie" w:date="2023-04-28T12:07:00Z"/>
                  </w:rPr>
                </w:rPrChange>
              </w:rPr>
              <w:pPrChange w:id="14504" w:author="Stefanie Lane" w:date="2022-06-23T15:12:00Z">
                <w:pPr>
                  <w:jc w:val="center"/>
                </w:pPr>
              </w:pPrChange>
            </w:pPr>
            <w:ins w:id="14505" w:author="Stefanie Lane" w:date="2022-06-23T15:12:00Z">
              <w:del w:id="14506" w:author="Lane, Stefanie" w:date="2023-04-28T12:07:00Z">
                <w:r w:rsidRPr="00EB4CE1" w:rsidDel="00402FFE">
                  <w:rPr>
                    <w:rFonts w:ascii="Calibri" w:eastAsia="Times New Roman" w:hAnsi="Calibri" w:cs="Calibri"/>
                    <w:color w:val="000000"/>
                    <w:rPrChange w:id="14507"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14508" w:author="Stefanie Lane" w:date="2022-06-23T15:14:00Z">
              <w:tcPr>
                <w:tcW w:w="960" w:type="dxa"/>
                <w:tcBorders>
                  <w:top w:val="nil"/>
                  <w:left w:val="nil"/>
                  <w:bottom w:val="nil"/>
                  <w:right w:val="nil"/>
                </w:tcBorders>
                <w:shd w:val="clear" w:color="auto" w:fill="auto"/>
                <w:noWrap/>
                <w:vAlign w:val="bottom"/>
                <w:hideMark/>
              </w:tcPr>
            </w:tcPrChange>
          </w:tcPr>
          <w:p w14:paraId="0CA534B9" w14:textId="77777777" w:rsidR="00EB4CE1" w:rsidRPr="00EB4CE1" w:rsidDel="00402FFE" w:rsidRDefault="00EB4CE1">
            <w:pPr>
              <w:spacing w:after="0" w:line="240" w:lineRule="auto"/>
              <w:jc w:val="center"/>
              <w:rPr>
                <w:ins w:id="14509" w:author="Stefanie Lane" w:date="2022-06-23T15:12:00Z"/>
                <w:del w:id="14510" w:author="Lane, Stefanie" w:date="2023-04-28T12:07:00Z"/>
                <w:rFonts w:ascii="Calibri" w:eastAsia="Times New Roman" w:hAnsi="Calibri" w:cs="Calibri"/>
                <w:color w:val="000000"/>
                <w:rPrChange w:id="14511" w:author="Stefanie Lane" w:date="2022-06-23T15:12:00Z">
                  <w:rPr>
                    <w:ins w:id="14512" w:author="Stefanie Lane" w:date="2022-06-23T15:12:00Z"/>
                    <w:del w:id="14513" w:author="Lane, Stefanie" w:date="2023-04-28T12:07:00Z"/>
                  </w:rPr>
                </w:rPrChange>
              </w:rPr>
              <w:pPrChange w:id="14514" w:author="Stefanie Lane" w:date="2022-06-23T15:12:00Z">
                <w:pPr>
                  <w:jc w:val="center"/>
                </w:pPr>
              </w:pPrChange>
            </w:pPr>
            <w:ins w:id="14515" w:author="Stefanie Lane" w:date="2022-06-23T15:12:00Z">
              <w:del w:id="14516" w:author="Lane, Stefanie" w:date="2023-04-28T12:07:00Z">
                <w:r w:rsidRPr="00EB4CE1" w:rsidDel="00402FFE">
                  <w:rPr>
                    <w:rFonts w:ascii="Calibri" w:eastAsia="Times New Roman" w:hAnsi="Calibri" w:cs="Calibri"/>
                    <w:color w:val="000000"/>
                    <w:rPrChange w:id="14517" w:author="Stefanie Lane" w:date="2022-06-23T15:12:00Z">
                      <w:rPr/>
                    </w:rPrChange>
                  </w:rPr>
                  <w:delText>0.04</w:delText>
                </w:r>
              </w:del>
            </w:ins>
          </w:p>
        </w:tc>
        <w:tc>
          <w:tcPr>
            <w:tcW w:w="1710" w:type="dxa"/>
            <w:tcBorders>
              <w:top w:val="nil"/>
              <w:left w:val="nil"/>
              <w:bottom w:val="nil"/>
              <w:right w:val="single" w:sz="8" w:space="0" w:color="auto"/>
            </w:tcBorders>
            <w:shd w:val="clear" w:color="auto" w:fill="auto"/>
            <w:noWrap/>
            <w:vAlign w:val="bottom"/>
            <w:hideMark/>
            <w:tcPrChange w:id="1451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8E461C4" w14:textId="77777777" w:rsidR="00EB4CE1" w:rsidRPr="00EB4CE1" w:rsidDel="00402FFE" w:rsidRDefault="00EB4CE1">
            <w:pPr>
              <w:spacing w:after="0" w:line="240" w:lineRule="auto"/>
              <w:jc w:val="center"/>
              <w:rPr>
                <w:ins w:id="14519" w:author="Stefanie Lane" w:date="2022-06-23T15:12:00Z"/>
                <w:del w:id="14520" w:author="Lane, Stefanie" w:date="2023-04-28T12:07:00Z"/>
                <w:rFonts w:ascii="Calibri" w:eastAsia="Times New Roman" w:hAnsi="Calibri" w:cs="Calibri"/>
                <w:color w:val="000000"/>
                <w:rPrChange w:id="14521" w:author="Stefanie Lane" w:date="2022-06-23T15:12:00Z">
                  <w:rPr>
                    <w:ins w:id="14522" w:author="Stefanie Lane" w:date="2022-06-23T15:12:00Z"/>
                    <w:del w:id="14523" w:author="Lane, Stefanie" w:date="2023-04-28T12:07:00Z"/>
                  </w:rPr>
                </w:rPrChange>
              </w:rPr>
              <w:pPrChange w:id="14524" w:author="Stefanie Lane" w:date="2022-06-23T15:12:00Z">
                <w:pPr>
                  <w:jc w:val="center"/>
                </w:pPr>
              </w:pPrChange>
            </w:pPr>
            <w:ins w:id="14525" w:author="Stefanie Lane" w:date="2022-06-23T15:12:00Z">
              <w:del w:id="14526" w:author="Lane, Stefanie" w:date="2023-04-28T12:07:00Z">
                <w:r w:rsidRPr="00EB4CE1" w:rsidDel="00402FFE">
                  <w:rPr>
                    <w:rFonts w:ascii="Calibri" w:eastAsia="Times New Roman" w:hAnsi="Calibri" w:cs="Calibri"/>
                    <w:color w:val="000000"/>
                    <w:rPrChange w:id="14527" w:author="Stefanie Lane" w:date="2022-06-23T15:12:00Z">
                      <w:rPr/>
                    </w:rPrChange>
                  </w:rPr>
                  <w:delText>+</w:delText>
                </w:r>
              </w:del>
            </w:ins>
          </w:p>
        </w:tc>
      </w:tr>
      <w:tr w:rsidR="00EB4CE1" w:rsidRPr="00EB4CE1" w:rsidDel="00402FFE" w14:paraId="4A3669AB" w14:textId="77777777" w:rsidTr="006F10B7">
        <w:trPr>
          <w:trHeight w:val="290"/>
          <w:ins w:id="14528" w:author="Stefanie Lane" w:date="2022-06-23T15:12:00Z"/>
          <w:del w:id="14529" w:author="Lane, Stefanie" w:date="2023-04-28T12:07:00Z"/>
          <w:trPrChange w:id="1453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453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4F06858" w14:textId="77777777" w:rsidR="00EB4CE1" w:rsidRPr="00EB4CE1" w:rsidDel="00402FFE" w:rsidRDefault="00EB4CE1">
            <w:pPr>
              <w:spacing w:after="0" w:line="240" w:lineRule="auto"/>
              <w:rPr>
                <w:ins w:id="14532" w:author="Stefanie Lane" w:date="2022-06-23T15:12:00Z"/>
                <w:del w:id="14533" w:author="Lane, Stefanie" w:date="2023-04-28T12:07:00Z"/>
                <w:rFonts w:ascii="Calibri" w:eastAsia="Times New Roman" w:hAnsi="Calibri" w:cs="Calibri"/>
                <w:color w:val="000000"/>
                <w:rPrChange w:id="14534" w:author="Stefanie Lane" w:date="2022-06-23T15:12:00Z">
                  <w:rPr>
                    <w:ins w:id="14535" w:author="Stefanie Lane" w:date="2022-06-23T15:12:00Z"/>
                    <w:del w:id="14536" w:author="Lane, Stefanie" w:date="2023-04-28T12:07:00Z"/>
                  </w:rPr>
                </w:rPrChange>
              </w:rPr>
              <w:pPrChange w:id="1453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453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5DFF53F" w14:textId="77777777" w:rsidR="00EB4CE1" w:rsidRPr="00EB4CE1" w:rsidDel="00402FFE" w:rsidRDefault="00EB4CE1">
            <w:pPr>
              <w:spacing w:after="0" w:line="240" w:lineRule="auto"/>
              <w:rPr>
                <w:ins w:id="14539" w:author="Stefanie Lane" w:date="2022-06-23T15:12:00Z"/>
                <w:del w:id="14540" w:author="Lane, Stefanie" w:date="2023-04-28T12:07:00Z"/>
                <w:rFonts w:ascii="Calibri" w:eastAsia="Times New Roman" w:hAnsi="Calibri" w:cs="Calibri"/>
                <w:color w:val="000000"/>
                <w:rPrChange w:id="14541" w:author="Stefanie Lane" w:date="2022-06-23T15:12:00Z">
                  <w:rPr>
                    <w:ins w:id="14542" w:author="Stefanie Lane" w:date="2022-06-23T15:12:00Z"/>
                    <w:del w:id="14543" w:author="Lane, Stefanie" w:date="2023-04-28T12:07:00Z"/>
                  </w:rPr>
                </w:rPrChange>
              </w:rPr>
              <w:pPrChange w:id="1454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454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BD066B4" w14:textId="77777777" w:rsidR="00EB4CE1" w:rsidRPr="00EB4CE1" w:rsidDel="00402FFE" w:rsidRDefault="00EB4CE1">
            <w:pPr>
              <w:spacing w:after="0" w:line="240" w:lineRule="auto"/>
              <w:rPr>
                <w:ins w:id="14546" w:author="Stefanie Lane" w:date="2022-06-23T15:12:00Z"/>
                <w:del w:id="14547" w:author="Lane, Stefanie" w:date="2023-04-28T12:07:00Z"/>
                <w:rFonts w:ascii="Calibri" w:eastAsia="Times New Roman" w:hAnsi="Calibri" w:cs="Calibri"/>
                <w:i/>
                <w:iCs/>
                <w:color w:val="000000"/>
                <w:rPrChange w:id="14548" w:author="Stefanie Lane" w:date="2022-06-23T15:12:00Z">
                  <w:rPr>
                    <w:ins w:id="14549" w:author="Stefanie Lane" w:date="2022-06-23T15:12:00Z"/>
                    <w:del w:id="14550" w:author="Lane, Stefanie" w:date="2023-04-28T12:07:00Z"/>
                  </w:rPr>
                </w:rPrChange>
              </w:rPr>
              <w:pPrChange w:id="14551" w:author="Stefanie Lane" w:date="2022-06-23T15:12:00Z">
                <w:pPr/>
              </w:pPrChange>
            </w:pPr>
            <w:ins w:id="14552" w:author="Stefanie Lane" w:date="2022-06-23T15:12:00Z">
              <w:del w:id="14553" w:author="Lane, Stefanie" w:date="2023-04-28T12:07:00Z">
                <w:r w:rsidRPr="00EB4CE1" w:rsidDel="00402FFE">
                  <w:rPr>
                    <w:rFonts w:ascii="Calibri" w:eastAsia="Times New Roman" w:hAnsi="Calibri" w:cs="Calibri"/>
                    <w:i/>
                    <w:iCs/>
                    <w:color w:val="000000"/>
                    <w:rPrChange w:id="14554" w:author="Stefanie Lane" w:date="2022-06-23T15:12:00Z">
                      <w:rPr/>
                    </w:rPrChange>
                  </w:rPr>
                  <w:delText>Lathyrus palustris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455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500C1C2" w14:textId="77777777" w:rsidR="00EB4CE1" w:rsidRPr="00EB4CE1" w:rsidDel="00402FFE" w:rsidRDefault="00EB4CE1">
            <w:pPr>
              <w:spacing w:after="0" w:line="240" w:lineRule="auto"/>
              <w:jc w:val="center"/>
              <w:rPr>
                <w:ins w:id="14556" w:author="Stefanie Lane" w:date="2022-06-23T15:12:00Z"/>
                <w:del w:id="14557" w:author="Lane, Stefanie" w:date="2023-04-28T12:07:00Z"/>
                <w:rFonts w:ascii="Calibri" w:eastAsia="Times New Roman" w:hAnsi="Calibri" w:cs="Calibri"/>
                <w:color w:val="000000"/>
                <w:rPrChange w:id="14558" w:author="Stefanie Lane" w:date="2022-06-23T15:12:00Z">
                  <w:rPr>
                    <w:ins w:id="14559" w:author="Stefanie Lane" w:date="2022-06-23T15:12:00Z"/>
                    <w:del w:id="14560" w:author="Lane, Stefanie" w:date="2023-04-28T12:07:00Z"/>
                  </w:rPr>
                </w:rPrChange>
              </w:rPr>
              <w:pPrChange w:id="14561" w:author="Stefanie Lane" w:date="2022-06-23T15:12:00Z">
                <w:pPr>
                  <w:jc w:val="center"/>
                </w:pPr>
              </w:pPrChange>
            </w:pPr>
            <w:ins w:id="14562" w:author="Stefanie Lane" w:date="2022-06-23T15:12:00Z">
              <w:del w:id="14563" w:author="Lane, Stefanie" w:date="2023-04-28T12:07:00Z">
                <w:r w:rsidRPr="00EB4CE1" w:rsidDel="00402FFE">
                  <w:rPr>
                    <w:rFonts w:ascii="Calibri" w:eastAsia="Times New Roman" w:hAnsi="Calibri" w:cs="Calibri"/>
                    <w:color w:val="000000"/>
                    <w:rPrChange w:id="14564"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456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9161C6C" w14:textId="77777777" w:rsidR="00EB4CE1" w:rsidRPr="00EB4CE1" w:rsidDel="00402FFE" w:rsidRDefault="00EB4CE1">
            <w:pPr>
              <w:spacing w:after="0" w:line="240" w:lineRule="auto"/>
              <w:jc w:val="center"/>
              <w:rPr>
                <w:ins w:id="14566" w:author="Stefanie Lane" w:date="2022-06-23T15:12:00Z"/>
                <w:del w:id="14567" w:author="Lane, Stefanie" w:date="2023-04-28T12:07:00Z"/>
                <w:rFonts w:ascii="Calibri" w:eastAsia="Times New Roman" w:hAnsi="Calibri" w:cs="Calibri"/>
                <w:color w:val="000000"/>
                <w:rPrChange w:id="14568" w:author="Stefanie Lane" w:date="2022-06-23T15:12:00Z">
                  <w:rPr>
                    <w:ins w:id="14569" w:author="Stefanie Lane" w:date="2022-06-23T15:12:00Z"/>
                    <w:del w:id="14570" w:author="Lane, Stefanie" w:date="2023-04-28T12:07:00Z"/>
                  </w:rPr>
                </w:rPrChange>
              </w:rPr>
              <w:pPrChange w:id="14571" w:author="Stefanie Lane" w:date="2022-06-23T15:12:00Z">
                <w:pPr>
                  <w:jc w:val="center"/>
                </w:pPr>
              </w:pPrChange>
            </w:pPr>
            <w:ins w:id="14572" w:author="Stefanie Lane" w:date="2022-06-23T15:12:00Z">
              <w:del w:id="14573" w:author="Lane, Stefanie" w:date="2023-04-28T12:07:00Z">
                <w:r w:rsidRPr="00EB4CE1" w:rsidDel="00402FFE">
                  <w:rPr>
                    <w:rFonts w:ascii="Calibri" w:eastAsia="Times New Roman" w:hAnsi="Calibri" w:cs="Calibri"/>
                    <w:color w:val="000000"/>
                    <w:rPrChange w:id="14574" w:author="Stefanie Lane" w:date="2022-06-23T15:12:00Z">
                      <w:rPr/>
                    </w:rPrChange>
                  </w:rPr>
                  <w:delText>0.11</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457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04D3946" w14:textId="77777777" w:rsidR="00EB4CE1" w:rsidRPr="00EB4CE1" w:rsidDel="00402FFE" w:rsidRDefault="00EB4CE1">
            <w:pPr>
              <w:spacing w:after="0" w:line="240" w:lineRule="auto"/>
              <w:jc w:val="center"/>
              <w:rPr>
                <w:ins w:id="14576" w:author="Stefanie Lane" w:date="2022-06-23T15:12:00Z"/>
                <w:del w:id="14577" w:author="Lane, Stefanie" w:date="2023-04-28T12:07:00Z"/>
                <w:rFonts w:ascii="Calibri" w:eastAsia="Times New Roman" w:hAnsi="Calibri" w:cs="Calibri"/>
                <w:color w:val="000000"/>
                <w:rPrChange w:id="14578" w:author="Stefanie Lane" w:date="2022-06-23T15:12:00Z">
                  <w:rPr>
                    <w:ins w:id="14579" w:author="Stefanie Lane" w:date="2022-06-23T15:12:00Z"/>
                    <w:del w:id="14580" w:author="Lane, Stefanie" w:date="2023-04-28T12:07:00Z"/>
                  </w:rPr>
                </w:rPrChange>
              </w:rPr>
              <w:pPrChange w:id="14581" w:author="Stefanie Lane" w:date="2022-06-23T15:12:00Z">
                <w:pPr>
                  <w:jc w:val="center"/>
                </w:pPr>
              </w:pPrChange>
            </w:pPr>
            <w:ins w:id="14582" w:author="Stefanie Lane" w:date="2022-06-23T15:12:00Z">
              <w:del w:id="14583" w:author="Lane, Stefanie" w:date="2023-04-28T12:07:00Z">
                <w:r w:rsidRPr="00EB4CE1" w:rsidDel="00402FFE">
                  <w:rPr>
                    <w:rFonts w:ascii="Calibri" w:eastAsia="Times New Roman" w:hAnsi="Calibri" w:cs="Calibri"/>
                    <w:color w:val="000000"/>
                    <w:rPrChange w:id="14584" w:author="Stefanie Lane" w:date="2022-06-23T15:12:00Z">
                      <w:rPr/>
                    </w:rPrChange>
                  </w:rPr>
                  <w:delText>0.50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458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D9AE455" w14:textId="77777777" w:rsidR="00EB4CE1" w:rsidRPr="00EB4CE1" w:rsidDel="00402FFE" w:rsidRDefault="00EB4CE1">
            <w:pPr>
              <w:spacing w:after="0" w:line="240" w:lineRule="auto"/>
              <w:jc w:val="center"/>
              <w:rPr>
                <w:ins w:id="14586" w:author="Stefanie Lane" w:date="2022-06-23T15:12:00Z"/>
                <w:del w:id="14587" w:author="Lane, Stefanie" w:date="2023-04-28T12:07:00Z"/>
                <w:rFonts w:ascii="Calibri" w:eastAsia="Times New Roman" w:hAnsi="Calibri" w:cs="Calibri"/>
                <w:color w:val="000000"/>
                <w:rPrChange w:id="14588" w:author="Stefanie Lane" w:date="2022-06-23T15:12:00Z">
                  <w:rPr>
                    <w:ins w:id="14589" w:author="Stefanie Lane" w:date="2022-06-23T15:12:00Z"/>
                    <w:del w:id="14590" w:author="Lane, Stefanie" w:date="2023-04-28T12:07:00Z"/>
                  </w:rPr>
                </w:rPrChange>
              </w:rPr>
              <w:pPrChange w:id="14591" w:author="Stefanie Lane" w:date="2022-06-23T15:12:00Z">
                <w:pPr>
                  <w:jc w:val="center"/>
                </w:pPr>
              </w:pPrChange>
            </w:pPr>
            <w:ins w:id="14592" w:author="Stefanie Lane" w:date="2022-06-23T15:12:00Z">
              <w:del w:id="14593" w:author="Lane, Stefanie" w:date="2023-04-28T12:07:00Z">
                <w:r w:rsidRPr="00EB4CE1" w:rsidDel="00402FFE">
                  <w:rPr>
                    <w:rFonts w:ascii="Calibri" w:eastAsia="Times New Roman" w:hAnsi="Calibri" w:cs="Calibri"/>
                    <w:color w:val="000000"/>
                    <w:rPrChange w:id="14594" w:author="Stefanie Lane" w:date="2022-06-23T15:12:00Z">
                      <w:rPr/>
                    </w:rPrChange>
                  </w:rPr>
                  <w:delText>+</w:delText>
                </w:r>
              </w:del>
            </w:ins>
          </w:p>
        </w:tc>
      </w:tr>
      <w:tr w:rsidR="00EB4CE1" w:rsidRPr="00EB4CE1" w:rsidDel="00402FFE" w14:paraId="1E743FB7" w14:textId="77777777" w:rsidTr="006F10B7">
        <w:trPr>
          <w:trHeight w:val="290"/>
          <w:ins w:id="14595" w:author="Stefanie Lane" w:date="2022-06-23T15:12:00Z"/>
          <w:del w:id="14596" w:author="Lane, Stefanie" w:date="2023-04-28T12:07:00Z"/>
          <w:trPrChange w:id="1459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459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480A854" w14:textId="77777777" w:rsidR="00EB4CE1" w:rsidRPr="00EB4CE1" w:rsidDel="00402FFE" w:rsidRDefault="00EB4CE1">
            <w:pPr>
              <w:spacing w:after="0" w:line="240" w:lineRule="auto"/>
              <w:rPr>
                <w:ins w:id="14599" w:author="Stefanie Lane" w:date="2022-06-23T15:12:00Z"/>
                <w:del w:id="14600" w:author="Lane, Stefanie" w:date="2023-04-28T12:07:00Z"/>
                <w:rFonts w:ascii="Calibri" w:eastAsia="Times New Roman" w:hAnsi="Calibri" w:cs="Calibri"/>
                <w:color w:val="000000"/>
                <w:rPrChange w:id="14601" w:author="Stefanie Lane" w:date="2022-06-23T15:12:00Z">
                  <w:rPr>
                    <w:ins w:id="14602" w:author="Stefanie Lane" w:date="2022-06-23T15:12:00Z"/>
                    <w:del w:id="14603" w:author="Lane, Stefanie" w:date="2023-04-28T12:07:00Z"/>
                  </w:rPr>
                </w:rPrChange>
              </w:rPr>
              <w:pPrChange w:id="1460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460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6C664DF" w14:textId="77777777" w:rsidR="00EB4CE1" w:rsidRPr="00EB4CE1" w:rsidDel="00402FFE" w:rsidRDefault="00EB4CE1">
            <w:pPr>
              <w:spacing w:after="0" w:line="240" w:lineRule="auto"/>
              <w:rPr>
                <w:ins w:id="14606" w:author="Stefanie Lane" w:date="2022-06-23T15:12:00Z"/>
                <w:del w:id="14607" w:author="Lane, Stefanie" w:date="2023-04-28T12:07:00Z"/>
                <w:rFonts w:ascii="Calibri" w:eastAsia="Times New Roman" w:hAnsi="Calibri" w:cs="Calibri"/>
                <w:color w:val="000000"/>
                <w:rPrChange w:id="14608" w:author="Stefanie Lane" w:date="2022-06-23T15:12:00Z">
                  <w:rPr>
                    <w:ins w:id="14609" w:author="Stefanie Lane" w:date="2022-06-23T15:12:00Z"/>
                    <w:del w:id="14610" w:author="Lane, Stefanie" w:date="2023-04-28T12:07:00Z"/>
                  </w:rPr>
                </w:rPrChange>
              </w:rPr>
              <w:pPrChange w:id="14611" w:author="Stefanie Lane" w:date="2022-06-23T15:12:00Z">
                <w:pPr/>
              </w:pPrChange>
            </w:pPr>
          </w:p>
        </w:tc>
        <w:tc>
          <w:tcPr>
            <w:tcW w:w="3320" w:type="dxa"/>
            <w:tcBorders>
              <w:top w:val="nil"/>
              <w:left w:val="nil"/>
              <w:bottom w:val="nil"/>
              <w:right w:val="nil"/>
            </w:tcBorders>
            <w:shd w:val="clear" w:color="auto" w:fill="auto"/>
            <w:noWrap/>
            <w:vAlign w:val="bottom"/>
            <w:hideMark/>
            <w:tcPrChange w:id="14612" w:author="Stefanie Lane" w:date="2022-06-23T15:14:00Z">
              <w:tcPr>
                <w:tcW w:w="3320" w:type="dxa"/>
                <w:tcBorders>
                  <w:top w:val="nil"/>
                  <w:left w:val="nil"/>
                  <w:bottom w:val="nil"/>
                  <w:right w:val="nil"/>
                </w:tcBorders>
                <w:shd w:val="clear" w:color="auto" w:fill="auto"/>
                <w:noWrap/>
                <w:vAlign w:val="bottom"/>
                <w:hideMark/>
              </w:tcPr>
            </w:tcPrChange>
          </w:tcPr>
          <w:p w14:paraId="3418AE5B" w14:textId="77777777" w:rsidR="00EB4CE1" w:rsidRPr="00EB4CE1" w:rsidDel="00402FFE" w:rsidRDefault="00EB4CE1">
            <w:pPr>
              <w:spacing w:after="0" w:line="240" w:lineRule="auto"/>
              <w:rPr>
                <w:ins w:id="14613" w:author="Stefanie Lane" w:date="2022-06-23T15:12:00Z"/>
                <w:del w:id="14614" w:author="Lane, Stefanie" w:date="2023-04-28T12:07:00Z"/>
                <w:rFonts w:ascii="Calibri" w:eastAsia="Times New Roman" w:hAnsi="Calibri" w:cs="Calibri"/>
                <w:i/>
                <w:iCs/>
                <w:color w:val="000000"/>
                <w:rPrChange w:id="14615" w:author="Stefanie Lane" w:date="2022-06-23T15:12:00Z">
                  <w:rPr>
                    <w:ins w:id="14616" w:author="Stefanie Lane" w:date="2022-06-23T15:12:00Z"/>
                    <w:del w:id="14617" w:author="Lane, Stefanie" w:date="2023-04-28T12:07:00Z"/>
                  </w:rPr>
                </w:rPrChange>
              </w:rPr>
              <w:pPrChange w:id="14618" w:author="Stefanie Lane" w:date="2022-06-23T15:12:00Z">
                <w:pPr/>
              </w:pPrChange>
            </w:pPr>
            <w:ins w:id="14619" w:author="Stefanie Lane" w:date="2022-06-23T15:12:00Z">
              <w:del w:id="14620" w:author="Lane, Stefanie" w:date="2023-04-28T12:07:00Z">
                <w:r w:rsidRPr="00EB4CE1" w:rsidDel="00402FFE">
                  <w:rPr>
                    <w:rFonts w:ascii="Calibri" w:eastAsia="Times New Roman" w:hAnsi="Calibri" w:cs="Calibri"/>
                    <w:i/>
                    <w:iCs/>
                    <w:color w:val="000000"/>
                    <w:rPrChange w:id="14621" w:author="Stefanie Lane" w:date="2022-06-23T15:12:00Z">
                      <w:rPr/>
                    </w:rPrChange>
                  </w:rPr>
                  <w:delText>Lysichiton americanum</w:delText>
                </w:r>
              </w:del>
            </w:ins>
          </w:p>
        </w:tc>
        <w:tc>
          <w:tcPr>
            <w:tcW w:w="869" w:type="dxa"/>
            <w:tcBorders>
              <w:top w:val="nil"/>
              <w:left w:val="nil"/>
              <w:bottom w:val="nil"/>
              <w:right w:val="nil"/>
            </w:tcBorders>
            <w:shd w:val="clear" w:color="auto" w:fill="auto"/>
            <w:noWrap/>
            <w:vAlign w:val="bottom"/>
            <w:hideMark/>
            <w:tcPrChange w:id="14622" w:author="Stefanie Lane" w:date="2022-06-23T15:14:00Z">
              <w:tcPr>
                <w:tcW w:w="960" w:type="dxa"/>
                <w:tcBorders>
                  <w:top w:val="nil"/>
                  <w:left w:val="nil"/>
                  <w:bottom w:val="nil"/>
                  <w:right w:val="nil"/>
                </w:tcBorders>
                <w:shd w:val="clear" w:color="auto" w:fill="auto"/>
                <w:noWrap/>
                <w:vAlign w:val="bottom"/>
                <w:hideMark/>
              </w:tcPr>
            </w:tcPrChange>
          </w:tcPr>
          <w:p w14:paraId="31E5AFE7" w14:textId="77777777" w:rsidR="00EB4CE1" w:rsidRPr="00EB4CE1" w:rsidDel="00402FFE" w:rsidRDefault="00EB4CE1">
            <w:pPr>
              <w:spacing w:after="0" w:line="240" w:lineRule="auto"/>
              <w:jc w:val="center"/>
              <w:rPr>
                <w:ins w:id="14623" w:author="Stefanie Lane" w:date="2022-06-23T15:12:00Z"/>
                <w:del w:id="14624" w:author="Lane, Stefanie" w:date="2023-04-28T12:07:00Z"/>
                <w:rFonts w:ascii="Calibri" w:eastAsia="Times New Roman" w:hAnsi="Calibri" w:cs="Calibri"/>
                <w:color w:val="000000"/>
                <w:rPrChange w:id="14625" w:author="Stefanie Lane" w:date="2022-06-23T15:12:00Z">
                  <w:rPr>
                    <w:ins w:id="14626" w:author="Stefanie Lane" w:date="2022-06-23T15:12:00Z"/>
                    <w:del w:id="14627" w:author="Lane, Stefanie" w:date="2023-04-28T12:07:00Z"/>
                  </w:rPr>
                </w:rPrChange>
              </w:rPr>
              <w:pPrChange w:id="14628" w:author="Stefanie Lane" w:date="2022-06-23T15:12:00Z">
                <w:pPr>
                  <w:jc w:val="center"/>
                </w:pPr>
              </w:pPrChange>
            </w:pPr>
            <w:ins w:id="14629" w:author="Stefanie Lane" w:date="2022-06-23T15:12:00Z">
              <w:del w:id="14630" w:author="Lane, Stefanie" w:date="2023-04-28T12:07:00Z">
                <w:r w:rsidRPr="00EB4CE1" w:rsidDel="00402FFE">
                  <w:rPr>
                    <w:rFonts w:ascii="Calibri" w:eastAsia="Times New Roman" w:hAnsi="Calibri" w:cs="Calibri"/>
                    <w:color w:val="000000"/>
                    <w:rPrChange w:id="14631"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14632" w:author="Stefanie Lane" w:date="2022-06-23T15:14:00Z">
              <w:tcPr>
                <w:tcW w:w="960" w:type="dxa"/>
                <w:tcBorders>
                  <w:top w:val="nil"/>
                  <w:left w:val="nil"/>
                  <w:bottom w:val="nil"/>
                  <w:right w:val="nil"/>
                </w:tcBorders>
                <w:shd w:val="clear" w:color="auto" w:fill="auto"/>
                <w:noWrap/>
                <w:vAlign w:val="bottom"/>
                <w:hideMark/>
              </w:tcPr>
            </w:tcPrChange>
          </w:tcPr>
          <w:p w14:paraId="5399F866" w14:textId="77777777" w:rsidR="00EB4CE1" w:rsidRPr="00EB4CE1" w:rsidDel="00402FFE" w:rsidRDefault="00EB4CE1">
            <w:pPr>
              <w:spacing w:after="0" w:line="240" w:lineRule="auto"/>
              <w:jc w:val="center"/>
              <w:rPr>
                <w:ins w:id="14633" w:author="Stefanie Lane" w:date="2022-06-23T15:12:00Z"/>
                <w:del w:id="14634" w:author="Lane, Stefanie" w:date="2023-04-28T12:07:00Z"/>
                <w:rFonts w:ascii="Calibri" w:eastAsia="Times New Roman" w:hAnsi="Calibri" w:cs="Calibri"/>
                <w:color w:val="000000"/>
                <w:rPrChange w:id="14635" w:author="Stefanie Lane" w:date="2022-06-23T15:12:00Z">
                  <w:rPr>
                    <w:ins w:id="14636" w:author="Stefanie Lane" w:date="2022-06-23T15:12:00Z"/>
                    <w:del w:id="14637" w:author="Lane, Stefanie" w:date="2023-04-28T12:07:00Z"/>
                  </w:rPr>
                </w:rPrChange>
              </w:rPr>
              <w:pPrChange w:id="14638" w:author="Stefanie Lane" w:date="2022-06-23T15:12:00Z">
                <w:pPr>
                  <w:jc w:val="center"/>
                </w:pPr>
              </w:pPrChange>
            </w:pPr>
            <w:ins w:id="14639" w:author="Stefanie Lane" w:date="2022-06-23T15:12:00Z">
              <w:del w:id="14640" w:author="Lane, Stefanie" w:date="2023-04-28T12:07:00Z">
                <w:r w:rsidRPr="00EB4CE1" w:rsidDel="00402FFE">
                  <w:rPr>
                    <w:rFonts w:ascii="Calibri" w:eastAsia="Times New Roman" w:hAnsi="Calibri" w:cs="Calibri"/>
                    <w:color w:val="000000"/>
                    <w:rPrChange w:id="14641"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14642" w:author="Stefanie Lane" w:date="2022-06-23T15:14:00Z">
              <w:tcPr>
                <w:tcW w:w="960" w:type="dxa"/>
                <w:tcBorders>
                  <w:top w:val="nil"/>
                  <w:left w:val="nil"/>
                  <w:bottom w:val="nil"/>
                  <w:right w:val="nil"/>
                </w:tcBorders>
                <w:shd w:val="clear" w:color="auto" w:fill="auto"/>
                <w:noWrap/>
                <w:vAlign w:val="bottom"/>
                <w:hideMark/>
              </w:tcPr>
            </w:tcPrChange>
          </w:tcPr>
          <w:p w14:paraId="54DB45D5" w14:textId="77777777" w:rsidR="00EB4CE1" w:rsidRPr="00EB4CE1" w:rsidDel="00402FFE" w:rsidRDefault="00EB4CE1">
            <w:pPr>
              <w:spacing w:after="0" w:line="240" w:lineRule="auto"/>
              <w:jc w:val="center"/>
              <w:rPr>
                <w:ins w:id="14643" w:author="Stefanie Lane" w:date="2022-06-23T15:12:00Z"/>
                <w:del w:id="14644" w:author="Lane, Stefanie" w:date="2023-04-28T12:07:00Z"/>
                <w:rFonts w:ascii="Calibri" w:eastAsia="Times New Roman" w:hAnsi="Calibri" w:cs="Calibri"/>
                <w:color w:val="000000"/>
                <w:rPrChange w:id="14645" w:author="Stefanie Lane" w:date="2022-06-23T15:12:00Z">
                  <w:rPr>
                    <w:ins w:id="14646" w:author="Stefanie Lane" w:date="2022-06-23T15:12:00Z"/>
                    <w:del w:id="14647" w:author="Lane, Stefanie" w:date="2023-04-28T12:07:00Z"/>
                  </w:rPr>
                </w:rPrChange>
              </w:rPr>
              <w:pPrChange w:id="14648" w:author="Stefanie Lane" w:date="2022-06-23T15:12:00Z">
                <w:pPr>
                  <w:jc w:val="center"/>
                </w:pPr>
              </w:pPrChange>
            </w:pPr>
            <w:ins w:id="14649" w:author="Stefanie Lane" w:date="2022-06-23T15:12:00Z">
              <w:del w:id="14650" w:author="Lane, Stefanie" w:date="2023-04-28T12:07:00Z">
                <w:r w:rsidRPr="00EB4CE1" w:rsidDel="00402FFE">
                  <w:rPr>
                    <w:rFonts w:ascii="Calibri" w:eastAsia="Times New Roman" w:hAnsi="Calibri" w:cs="Calibri"/>
                    <w:color w:val="000000"/>
                    <w:rPrChange w:id="14651" w:author="Stefanie Lane" w:date="2022-06-23T15:12:00Z">
                      <w:rPr/>
                    </w:rPrChange>
                  </w:rPr>
                  <w:delText>0.07</w:delText>
                </w:r>
              </w:del>
            </w:ins>
          </w:p>
        </w:tc>
        <w:tc>
          <w:tcPr>
            <w:tcW w:w="1710" w:type="dxa"/>
            <w:tcBorders>
              <w:top w:val="nil"/>
              <w:left w:val="nil"/>
              <w:bottom w:val="nil"/>
              <w:right w:val="single" w:sz="8" w:space="0" w:color="auto"/>
            </w:tcBorders>
            <w:shd w:val="clear" w:color="auto" w:fill="auto"/>
            <w:noWrap/>
            <w:vAlign w:val="bottom"/>
            <w:hideMark/>
            <w:tcPrChange w:id="1465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B12E1FA" w14:textId="77777777" w:rsidR="00EB4CE1" w:rsidRPr="00EB4CE1" w:rsidDel="00402FFE" w:rsidRDefault="00EB4CE1">
            <w:pPr>
              <w:spacing w:after="0" w:line="240" w:lineRule="auto"/>
              <w:jc w:val="center"/>
              <w:rPr>
                <w:ins w:id="14653" w:author="Stefanie Lane" w:date="2022-06-23T15:12:00Z"/>
                <w:del w:id="14654" w:author="Lane, Stefanie" w:date="2023-04-28T12:07:00Z"/>
                <w:rFonts w:ascii="Calibri" w:eastAsia="Times New Roman" w:hAnsi="Calibri" w:cs="Calibri"/>
                <w:color w:val="000000"/>
                <w:rPrChange w:id="14655" w:author="Stefanie Lane" w:date="2022-06-23T15:12:00Z">
                  <w:rPr>
                    <w:ins w:id="14656" w:author="Stefanie Lane" w:date="2022-06-23T15:12:00Z"/>
                    <w:del w:id="14657" w:author="Lane, Stefanie" w:date="2023-04-28T12:07:00Z"/>
                  </w:rPr>
                </w:rPrChange>
              </w:rPr>
              <w:pPrChange w:id="14658" w:author="Stefanie Lane" w:date="2022-06-23T15:12:00Z">
                <w:pPr>
                  <w:jc w:val="center"/>
                </w:pPr>
              </w:pPrChange>
            </w:pPr>
            <w:ins w:id="14659" w:author="Stefanie Lane" w:date="2022-06-23T15:12:00Z">
              <w:del w:id="14660" w:author="Lane, Stefanie" w:date="2023-04-28T12:07:00Z">
                <w:r w:rsidRPr="00EB4CE1" w:rsidDel="00402FFE">
                  <w:rPr>
                    <w:rFonts w:ascii="Calibri" w:eastAsia="Times New Roman" w:hAnsi="Calibri" w:cs="Calibri"/>
                    <w:color w:val="000000"/>
                    <w:rPrChange w:id="14661" w:author="Stefanie Lane" w:date="2022-06-23T15:12:00Z">
                      <w:rPr/>
                    </w:rPrChange>
                  </w:rPr>
                  <w:delText>+</w:delText>
                </w:r>
              </w:del>
            </w:ins>
          </w:p>
        </w:tc>
      </w:tr>
      <w:tr w:rsidR="00EB4CE1" w:rsidRPr="00EB4CE1" w:rsidDel="00402FFE" w14:paraId="2592C766" w14:textId="77777777" w:rsidTr="006F10B7">
        <w:trPr>
          <w:trHeight w:val="290"/>
          <w:ins w:id="14662" w:author="Stefanie Lane" w:date="2022-06-23T15:12:00Z"/>
          <w:del w:id="14663" w:author="Lane, Stefanie" w:date="2023-04-28T12:07:00Z"/>
          <w:trPrChange w:id="1466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466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CBD07C0" w14:textId="77777777" w:rsidR="00EB4CE1" w:rsidRPr="00EB4CE1" w:rsidDel="00402FFE" w:rsidRDefault="00EB4CE1">
            <w:pPr>
              <w:spacing w:after="0" w:line="240" w:lineRule="auto"/>
              <w:rPr>
                <w:ins w:id="14666" w:author="Stefanie Lane" w:date="2022-06-23T15:12:00Z"/>
                <w:del w:id="14667" w:author="Lane, Stefanie" w:date="2023-04-28T12:07:00Z"/>
                <w:rFonts w:ascii="Calibri" w:eastAsia="Times New Roman" w:hAnsi="Calibri" w:cs="Calibri"/>
                <w:color w:val="000000"/>
                <w:rPrChange w:id="14668" w:author="Stefanie Lane" w:date="2022-06-23T15:12:00Z">
                  <w:rPr>
                    <w:ins w:id="14669" w:author="Stefanie Lane" w:date="2022-06-23T15:12:00Z"/>
                    <w:del w:id="14670" w:author="Lane, Stefanie" w:date="2023-04-28T12:07:00Z"/>
                  </w:rPr>
                </w:rPrChange>
              </w:rPr>
              <w:pPrChange w:id="1467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467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ADF3A67" w14:textId="77777777" w:rsidR="00EB4CE1" w:rsidRPr="00EB4CE1" w:rsidDel="00402FFE" w:rsidRDefault="00EB4CE1">
            <w:pPr>
              <w:spacing w:after="0" w:line="240" w:lineRule="auto"/>
              <w:rPr>
                <w:ins w:id="14673" w:author="Stefanie Lane" w:date="2022-06-23T15:12:00Z"/>
                <w:del w:id="14674" w:author="Lane, Stefanie" w:date="2023-04-28T12:07:00Z"/>
                <w:rFonts w:ascii="Calibri" w:eastAsia="Times New Roman" w:hAnsi="Calibri" w:cs="Calibri"/>
                <w:color w:val="000000"/>
                <w:rPrChange w:id="14675" w:author="Stefanie Lane" w:date="2022-06-23T15:12:00Z">
                  <w:rPr>
                    <w:ins w:id="14676" w:author="Stefanie Lane" w:date="2022-06-23T15:12:00Z"/>
                    <w:del w:id="14677" w:author="Lane, Stefanie" w:date="2023-04-28T12:07:00Z"/>
                  </w:rPr>
                </w:rPrChange>
              </w:rPr>
              <w:pPrChange w:id="1467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467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0D03964" w14:textId="77777777" w:rsidR="00EB4CE1" w:rsidRPr="00EB4CE1" w:rsidDel="00402FFE" w:rsidRDefault="00EB4CE1">
            <w:pPr>
              <w:spacing w:after="0" w:line="240" w:lineRule="auto"/>
              <w:rPr>
                <w:ins w:id="14680" w:author="Stefanie Lane" w:date="2022-06-23T15:12:00Z"/>
                <w:del w:id="14681" w:author="Lane, Stefanie" w:date="2023-04-28T12:07:00Z"/>
                <w:rFonts w:ascii="Calibri" w:eastAsia="Times New Roman" w:hAnsi="Calibri" w:cs="Calibri"/>
                <w:i/>
                <w:iCs/>
                <w:color w:val="000000"/>
                <w:rPrChange w:id="14682" w:author="Stefanie Lane" w:date="2022-06-23T15:12:00Z">
                  <w:rPr>
                    <w:ins w:id="14683" w:author="Stefanie Lane" w:date="2022-06-23T15:12:00Z"/>
                    <w:del w:id="14684" w:author="Lane, Stefanie" w:date="2023-04-28T12:07:00Z"/>
                  </w:rPr>
                </w:rPrChange>
              </w:rPr>
              <w:pPrChange w:id="14685" w:author="Stefanie Lane" w:date="2022-06-23T15:12:00Z">
                <w:pPr/>
              </w:pPrChange>
            </w:pPr>
            <w:ins w:id="14686" w:author="Stefanie Lane" w:date="2022-06-23T15:12:00Z">
              <w:del w:id="14687" w:author="Lane, Stefanie" w:date="2023-04-28T12:07:00Z">
                <w:r w:rsidRPr="00EB4CE1" w:rsidDel="00402FFE">
                  <w:rPr>
                    <w:rFonts w:ascii="Calibri" w:eastAsia="Times New Roman" w:hAnsi="Calibri" w:cs="Calibri"/>
                    <w:i/>
                    <w:iCs/>
                    <w:color w:val="000000"/>
                    <w:rPrChange w:id="14688" w:author="Stefanie Lane" w:date="2022-06-23T15:12:00Z">
                      <w:rPr/>
                    </w:rPrChange>
                  </w:rPr>
                  <w:delText>Salix lasiandra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468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F367F1A" w14:textId="77777777" w:rsidR="00EB4CE1" w:rsidRPr="00EB4CE1" w:rsidDel="00402FFE" w:rsidRDefault="00EB4CE1">
            <w:pPr>
              <w:spacing w:after="0" w:line="240" w:lineRule="auto"/>
              <w:jc w:val="center"/>
              <w:rPr>
                <w:ins w:id="14690" w:author="Stefanie Lane" w:date="2022-06-23T15:12:00Z"/>
                <w:del w:id="14691" w:author="Lane, Stefanie" w:date="2023-04-28T12:07:00Z"/>
                <w:rFonts w:ascii="Calibri" w:eastAsia="Times New Roman" w:hAnsi="Calibri" w:cs="Calibri"/>
                <w:color w:val="000000"/>
                <w:rPrChange w:id="14692" w:author="Stefanie Lane" w:date="2022-06-23T15:12:00Z">
                  <w:rPr>
                    <w:ins w:id="14693" w:author="Stefanie Lane" w:date="2022-06-23T15:12:00Z"/>
                    <w:del w:id="14694" w:author="Lane, Stefanie" w:date="2023-04-28T12:07:00Z"/>
                  </w:rPr>
                </w:rPrChange>
              </w:rPr>
              <w:pPrChange w:id="14695" w:author="Stefanie Lane" w:date="2022-06-23T15:12:00Z">
                <w:pPr>
                  <w:jc w:val="center"/>
                </w:pPr>
              </w:pPrChange>
            </w:pPr>
            <w:ins w:id="14696" w:author="Stefanie Lane" w:date="2022-06-23T15:12:00Z">
              <w:del w:id="14697" w:author="Lane, Stefanie" w:date="2023-04-28T12:07:00Z">
                <w:r w:rsidRPr="00EB4CE1" w:rsidDel="00402FFE">
                  <w:rPr>
                    <w:rFonts w:ascii="Calibri" w:eastAsia="Times New Roman" w:hAnsi="Calibri" w:cs="Calibri"/>
                    <w:color w:val="000000"/>
                    <w:rPrChange w:id="14698"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469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8B6F71D" w14:textId="77777777" w:rsidR="00EB4CE1" w:rsidRPr="00EB4CE1" w:rsidDel="00402FFE" w:rsidRDefault="00EB4CE1">
            <w:pPr>
              <w:spacing w:after="0" w:line="240" w:lineRule="auto"/>
              <w:jc w:val="center"/>
              <w:rPr>
                <w:ins w:id="14700" w:author="Stefanie Lane" w:date="2022-06-23T15:12:00Z"/>
                <w:del w:id="14701" w:author="Lane, Stefanie" w:date="2023-04-28T12:07:00Z"/>
                <w:rFonts w:ascii="Calibri" w:eastAsia="Times New Roman" w:hAnsi="Calibri" w:cs="Calibri"/>
                <w:color w:val="000000"/>
                <w:rPrChange w:id="14702" w:author="Stefanie Lane" w:date="2022-06-23T15:12:00Z">
                  <w:rPr>
                    <w:ins w:id="14703" w:author="Stefanie Lane" w:date="2022-06-23T15:12:00Z"/>
                    <w:del w:id="14704" w:author="Lane, Stefanie" w:date="2023-04-28T12:07:00Z"/>
                  </w:rPr>
                </w:rPrChange>
              </w:rPr>
              <w:pPrChange w:id="14705" w:author="Stefanie Lane" w:date="2022-06-23T15:12:00Z">
                <w:pPr>
                  <w:jc w:val="center"/>
                </w:pPr>
              </w:pPrChange>
            </w:pPr>
            <w:ins w:id="14706" w:author="Stefanie Lane" w:date="2022-06-23T15:12:00Z">
              <w:del w:id="14707" w:author="Lane, Stefanie" w:date="2023-04-28T12:07:00Z">
                <w:r w:rsidRPr="00EB4CE1" w:rsidDel="00402FFE">
                  <w:rPr>
                    <w:rFonts w:ascii="Calibri" w:eastAsia="Times New Roman" w:hAnsi="Calibri" w:cs="Calibri"/>
                    <w:color w:val="000000"/>
                    <w:rPrChange w:id="14708" w:author="Stefanie Lane" w:date="2022-06-23T15:12:00Z">
                      <w:rPr/>
                    </w:rPrChange>
                  </w:rPr>
                  <w:delText>0.61</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470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E32F83D" w14:textId="77777777" w:rsidR="00EB4CE1" w:rsidRPr="00EB4CE1" w:rsidDel="00402FFE" w:rsidRDefault="00EB4CE1">
            <w:pPr>
              <w:spacing w:after="0" w:line="240" w:lineRule="auto"/>
              <w:jc w:val="center"/>
              <w:rPr>
                <w:ins w:id="14710" w:author="Stefanie Lane" w:date="2022-06-23T15:12:00Z"/>
                <w:del w:id="14711" w:author="Lane, Stefanie" w:date="2023-04-28T12:07:00Z"/>
                <w:rFonts w:ascii="Calibri" w:eastAsia="Times New Roman" w:hAnsi="Calibri" w:cs="Calibri"/>
                <w:color w:val="000000"/>
                <w:rPrChange w:id="14712" w:author="Stefanie Lane" w:date="2022-06-23T15:12:00Z">
                  <w:rPr>
                    <w:ins w:id="14713" w:author="Stefanie Lane" w:date="2022-06-23T15:12:00Z"/>
                    <w:del w:id="14714" w:author="Lane, Stefanie" w:date="2023-04-28T12:07:00Z"/>
                  </w:rPr>
                </w:rPrChange>
              </w:rPr>
              <w:pPrChange w:id="14715" w:author="Stefanie Lane" w:date="2022-06-23T15:12:00Z">
                <w:pPr>
                  <w:jc w:val="center"/>
                </w:pPr>
              </w:pPrChange>
            </w:pPr>
            <w:ins w:id="14716" w:author="Stefanie Lane" w:date="2022-06-23T15:12:00Z">
              <w:del w:id="14717" w:author="Lane, Stefanie" w:date="2023-04-28T12:07:00Z">
                <w:r w:rsidRPr="00EB4CE1" w:rsidDel="00402FFE">
                  <w:rPr>
                    <w:rFonts w:ascii="Calibri" w:eastAsia="Times New Roman" w:hAnsi="Calibri" w:cs="Calibri"/>
                    <w:color w:val="000000"/>
                    <w:rPrChange w:id="14718" w:author="Stefanie Lane" w:date="2022-06-23T15:12:00Z">
                      <w:rPr/>
                    </w:rPrChange>
                  </w:rPr>
                  <w:delText>0.50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471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46A1ACB" w14:textId="77777777" w:rsidR="00EB4CE1" w:rsidRPr="00EB4CE1" w:rsidDel="00402FFE" w:rsidRDefault="00EB4CE1">
            <w:pPr>
              <w:spacing w:after="0" w:line="240" w:lineRule="auto"/>
              <w:jc w:val="center"/>
              <w:rPr>
                <w:ins w:id="14720" w:author="Stefanie Lane" w:date="2022-06-23T15:12:00Z"/>
                <w:del w:id="14721" w:author="Lane, Stefanie" w:date="2023-04-28T12:07:00Z"/>
                <w:rFonts w:ascii="Calibri" w:eastAsia="Times New Roman" w:hAnsi="Calibri" w:cs="Calibri"/>
                <w:color w:val="000000"/>
                <w:rPrChange w:id="14722" w:author="Stefanie Lane" w:date="2022-06-23T15:12:00Z">
                  <w:rPr>
                    <w:ins w:id="14723" w:author="Stefanie Lane" w:date="2022-06-23T15:12:00Z"/>
                    <w:del w:id="14724" w:author="Lane, Stefanie" w:date="2023-04-28T12:07:00Z"/>
                  </w:rPr>
                </w:rPrChange>
              </w:rPr>
              <w:pPrChange w:id="14725" w:author="Stefanie Lane" w:date="2022-06-23T15:12:00Z">
                <w:pPr>
                  <w:jc w:val="center"/>
                </w:pPr>
              </w:pPrChange>
            </w:pPr>
            <w:ins w:id="14726" w:author="Stefanie Lane" w:date="2022-06-23T15:12:00Z">
              <w:del w:id="14727" w:author="Lane, Stefanie" w:date="2023-04-28T12:07:00Z">
                <w:r w:rsidRPr="00EB4CE1" w:rsidDel="00402FFE">
                  <w:rPr>
                    <w:rFonts w:ascii="Calibri" w:eastAsia="Times New Roman" w:hAnsi="Calibri" w:cs="Calibri"/>
                    <w:color w:val="000000"/>
                    <w:rPrChange w:id="14728" w:author="Stefanie Lane" w:date="2022-06-23T15:12:00Z">
                      <w:rPr/>
                    </w:rPrChange>
                  </w:rPr>
                  <w:delText>+</w:delText>
                </w:r>
              </w:del>
            </w:ins>
          </w:p>
        </w:tc>
      </w:tr>
      <w:tr w:rsidR="00EB4CE1" w:rsidRPr="00EB4CE1" w:rsidDel="00402FFE" w14:paraId="08B14231" w14:textId="77777777" w:rsidTr="006F10B7">
        <w:trPr>
          <w:trHeight w:val="290"/>
          <w:ins w:id="14729" w:author="Stefanie Lane" w:date="2022-06-23T15:12:00Z"/>
          <w:del w:id="14730" w:author="Lane, Stefanie" w:date="2023-04-28T12:07:00Z"/>
          <w:trPrChange w:id="1473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473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AF84C08" w14:textId="77777777" w:rsidR="00EB4CE1" w:rsidRPr="00EB4CE1" w:rsidDel="00402FFE" w:rsidRDefault="00EB4CE1">
            <w:pPr>
              <w:spacing w:after="0" w:line="240" w:lineRule="auto"/>
              <w:rPr>
                <w:ins w:id="14733" w:author="Stefanie Lane" w:date="2022-06-23T15:12:00Z"/>
                <w:del w:id="14734" w:author="Lane, Stefanie" w:date="2023-04-28T12:07:00Z"/>
                <w:rFonts w:ascii="Calibri" w:eastAsia="Times New Roman" w:hAnsi="Calibri" w:cs="Calibri"/>
                <w:color w:val="000000"/>
                <w:rPrChange w:id="14735" w:author="Stefanie Lane" w:date="2022-06-23T15:12:00Z">
                  <w:rPr>
                    <w:ins w:id="14736" w:author="Stefanie Lane" w:date="2022-06-23T15:12:00Z"/>
                    <w:del w:id="14737" w:author="Lane, Stefanie" w:date="2023-04-28T12:07:00Z"/>
                  </w:rPr>
                </w:rPrChange>
              </w:rPr>
              <w:pPrChange w:id="1473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473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2897651" w14:textId="77777777" w:rsidR="00EB4CE1" w:rsidRPr="00EB4CE1" w:rsidDel="00402FFE" w:rsidRDefault="00EB4CE1">
            <w:pPr>
              <w:spacing w:after="0" w:line="240" w:lineRule="auto"/>
              <w:rPr>
                <w:ins w:id="14740" w:author="Stefanie Lane" w:date="2022-06-23T15:12:00Z"/>
                <w:del w:id="14741" w:author="Lane, Stefanie" w:date="2023-04-28T12:07:00Z"/>
                <w:rFonts w:ascii="Calibri" w:eastAsia="Times New Roman" w:hAnsi="Calibri" w:cs="Calibri"/>
                <w:color w:val="000000"/>
                <w:rPrChange w:id="14742" w:author="Stefanie Lane" w:date="2022-06-23T15:12:00Z">
                  <w:rPr>
                    <w:ins w:id="14743" w:author="Stefanie Lane" w:date="2022-06-23T15:12:00Z"/>
                    <w:del w:id="14744" w:author="Lane, Stefanie" w:date="2023-04-28T12:07:00Z"/>
                  </w:rPr>
                </w:rPrChange>
              </w:rPr>
              <w:pPrChange w:id="14745" w:author="Stefanie Lane" w:date="2022-06-23T15:12:00Z">
                <w:pPr/>
              </w:pPrChange>
            </w:pPr>
          </w:p>
        </w:tc>
        <w:tc>
          <w:tcPr>
            <w:tcW w:w="3320" w:type="dxa"/>
            <w:tcBorders>
              <w:top w:val="nil"/>
              <w:left w:val="nil"/>
              <w:bottom w:val="nil"/>
              <w:right w:val="nil"/>
            </w:tcBorders>
            <w:shd w:val="clear" w:color="auto" w:fill="auto"/>
            <w:noWrap/>
            <w:vAlign w:val="bottom"/>
            <w:hideMark/>
            <w:tcPrChange w:id="14746" w:author="Stefanie Lane" w:date="2022-06-23T15:14:00Z">
              <w:tcPr>
                <w:tcW w:w="3320" w:type="dxa"/>
                <w:tcBorders>
                  <w:top w:val="nil"/>
                  <w:left w:val="nil"/>
                  <w:bottom w:val="nil"/>
                  <w:right w:val="nil"/>
                </w:tcBorders>
                <w:shd w:val="clear" w:color="auto" w:fill="auto"/>
                <w:noWrap/>
                <w:vAlign w:val="bottom"/>
                <w:hideMark/>
              </w:tcPr>
            </w:tcPrChange>
          </w:tcPr>
          <w:p w14:paraId="1E8CF019" w14:textId="77777777" w:rsidR="00EB4CE1" w:rsidRPr="00EB4CE1" w:rsidDel="00402FFE" w:rsidRDefault="00EB4CE1">
            <w:pPr>
              <w:spacing w:after="0" w:line="240" w:lineRule="auto"/>
              <w:rPr>
                <w:ins w:id="14747" w:author="Stefanie Lane" w:date="2022-06-23T15:12:00Z"/>
                <w:del w:id="14748" w:author="Lane, Stefanie" w:date="2023-04-28T12:07:00Z"/>
                <w:rFonts w:ascii="Calibri" w:eastAsia="Times New Roman" w:hAnsi="Calibri" w:cs="Calibri"/>
                <w:i/>
                <w:iCs/>
                <w:color w:val="000000"/>
                <w:rPrChange w:id="14749" w:author="Stefanie Lane" w:date="2022-06-23T15:12:00Z">
                  <w:rPr>
                    <w:ins w:id="14750" w:author="Stefanie Lane" w:date="2022-06-23T15:12:00Z"/>
                    <w:del w:id="14751" w:author="Lane, Stefanie" w:date="2023-04-28T12:07:00Z"/>
                  </w:rPr>
                </w:rPrChange>
              </w:rPr>
              <w:pPrChange w:id="14752" w:author="Stefanie Lane" w:date="2022-06-23T15:12:00Z">
                <w:pPr/>
              </w:pPrChange>
            </w:pPr>
            <w:ins w:id="14753" w:author="Stefanie Lane" w:date="2022-06-23T15:12:00Z">
              <w:del w:id="14754" w:author="Lane, Stefanie" w:date="2023-04-28T12:07:00Z">
                <w:r w:rsidRPr="00EB4CE1" w:rsidDel="00402FFE">
                  <w:rPr>
                    <w:rFonts w:ascii="Calibri" w:eastAsia="Times New Roman" w:hAnsi="Calibri" w:cs="Calibri"/>
                    <w:i/>
                    <w:iCs/>
                    <w:color w:val="000000"/>
                    <w:rPrChange w:id="14755" w:author="Stefanie Lane" w:date="2022-06-23T15:12:00Z">
                      <w:rPr/>
                    </w:rPrChange>
                  </w:rPr>
                  <w:delText>Salix scouleriana</w:delText>
                </w:r>
              </w:del>
            </w:ins>
          </w:p>
        </w:tc>
        <w:tc>
          <w:tcPr>
            <w:tcW w:w="869" w:type="dxa"/>
            <w:tcBorders>
              <w:top w:val="nil"/>
              <w:left w:val="nil"/>
              <w:bottom w:val="nil"/>
              <w:right w:val="nil"/>
            </w:tcBorders>
            <w:shd w:val="clear" w:color="auto" w:fill="auto"/>
            <w:noWrap/>
            <w:vAlign w:val="bottom"/>
            <w:hideMark/>
            <w:tcPrChange w:id="14756" w:author="Stefanie Lane" w:date="2022-06-23T15:14:00Z">
              <w:tcPr>
                <w:tcW w:w="960" w:type="dxa"/>
                <w:tcBorders>
                  <w:top w:val="nil"/>
                  <w:left w:val="nil"/>
                  <w:bottom w:val="nil"/>
                  <w:right w:val="nil"/>
                </w:tcBorders>
                <w:shd w:val="clear" w:color="auto" w:fill="auto"/>
                <w:noWrap/>
                <w:vAlign w:val="bottom"/>
                <w:hideMark/>
              </w:tcPr>
            </w:tcPrChange>
          </w:tcPr>
          <w:p w14:paraId="1FE3AD80" w14:textId="77777777" w:rsidR="00EB4CE1" w:rsidRPr="00EB4CE1" w:rsidDel="00402FFE" w:rsidRDefault="00EB4CE1">
            <w:pPr>
              <w:spacing w:after="0" w:line="240" w:lineRule="auto"/>
              <w:jc w:val="center"/>
              <w:rPr>
                <w:ins w:id="14757" w:author="Stefanie Lane" w:date="2022-06-23T15:12:00Z"/>
                <w:del w:id="14758" w:author="Lane, Stefanie" w:date="2023-04-28T12:07:00Z"/>
                <w:rFonts w:ascii="Calibri" w:eastAsia="Times New Roman" w:hAnsi="Calibri" w:cs="Calibri"/>
                <w:color w:val="000000"/>
                <w:rPrChange w:id="14759" w:author="Stefanie Lane" w:date="2022-06-23T15:12:00Z">
                  <w:rPr>
                    <w:ins w:id="14760" w:author="Stefanie Lane" w:date="2022-06-23T15:12:00Z"/>
                    <w:del w:id="14761" w:author="Lane, Stefanie" w:date="2023-04-28T12:07:00Z"/>
                  </w:rPr>
                </w:rPrChange>
              </w:rPr>
              <w:pPrChange w:id="14762" w:author="Stefanie Lane" w:date="2022-06-23T15:12:00Z">
                <w:pPr>
                  <w:jc w:val="center"/>
                </w:pPr>
              </w:pPrChange>
            </w:pPr>
            <w:ins w:id="14763" w:author="Stefanie Lane" w:date="2022-06-23T15:12:00Z">
              <w:del w:id="14764" w:author="Lane, Stefanie" w:date="2023-04-28T12:07:00Z">
                <w:r w:rsidRPr="00EB4CE1" w:rsidDel="00402FFE">
                  <w:rPr>
                    <w:rFonts w:ascii="Calibri" w:eastAsia="Times New Roman" w:hAnsi="Calibri" w:cs="Calibri"/>
                    <w:color w:val="000000"/>
                    <w:rPrChange w:id="14765"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14766" w:author="Stefanie Lane" w:date="2022-06-23T15:14:00Z">
              <w:tcPr>
                <w:tcW w:w="960" w:type="dxa"/>
                <w:tcBorders>
                  <w:top w:val="nil"/>
                  <w:left w:val="nil"/>
                  <w:bottom w:val="nil"/>
                  <w:right w:val="nil"/>
                </w:tcBorders>
                <w:shd w:val="clear" w:color="auto" w:fill="auto"/>
                <w:noWrap/>
                <w:vAlign w:val="bottom"/>
                <w:hideMark/>
              </w:tcPr>
            </w:tcPrChange>
          </w:tcPr>
          <w:p w14:paraId="7C83C6BC" w14:textId="77777777" w:rsidR="00EB4CE1" w:rsidRPr="00EB4CE1" w:rsidDel="00402FFE" w:rsidRDefault="00EB4CE1">
            <w:pPr>
              <w:spacing w:after="0" w:line="240" w:lineRule="auto"/>
              <w:jc w:val="center"/>
              <w:rPr>
                <w:ins w:id="14767" w:author="Stefanie Lane" w:date="2022-06-23T15:12:00Z"/>
                <w:del w:id="14768" w:author="Lane, Stefanie" w:date="2023-04-28T12:07:00Z"/>
                <w:rFonts w:ascii="Calibri" w:eastAsia="Times New Roman" w:hAnsi="Calibri" w:cs="Calibri"/>
                <w:color w:val="000000"/>
                <w:rPrChange w:id="14769" w:author="Stefanie Lane" w:date="2022-06-23T15:12:00Z">
                  <w:rPr>
                    <w:ins w:id="14770" w:author="Stefanie Lane" w:date="2022-06-23T15:12:00Z"/>
                    <w:del w:id="14771" w:author="Lane, Stefanie" w:date="2023-04-28T12:07:00Z"/>
                  </w:rPr>
                </w:rPrChange>
              </w:rPr>
              <w:pPrChange w:id="14772" w:author="Stefanie Lane" w:date="2022-06-23T15:12:00Z">
                <w:pPr>
                  <w:jc w:val="center"/>
                </w:pPr>
              </w:pPrChange>
            </w:pPr>
            <w:ins w:id="14773" w:author="Stefanie Lane" w:date="2022-06-23T15:12:00Z">
              <w:del w:id="14774" w:author="Lane, Stefanie" w:date="2023-04-28T12:07:00Z">
                <w:r w:rsidRPr="00EB4CE1" w:rsidDel="00402FFE">
                  <w:rPr>
                    <w:rFonts w:ascii="Calibri" w:eastAsia="Times New Roman" w:hAnsi="Calibri" w:cs="Calibri"/>
                    <w:color w:val="000000"/>
                    <w:rPrChange w:id="14775"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14776" w:author="Stefanie Lane" w:date="2022-06-23T15:14:00Z">
              <w:tcPr>
                <w:tcW w:w="960" w:type="dxa"/>
                <w:tcBorders>
                  <w:top w:val="nil"/>
                  <w:left w:val="nil"/>
                  <w:bottom w:val="nil"/>
                  <w:right w:val="nil"/>
                </w:tcBorders>
                <w:shd w:val="clear" w:color="auto" w:fill="auto"/>
                <w:noWrap/>
                <w:vAlign w:val="bottom"/>
                <w:hideMark/>
              </w:tcPr>
            </w:tcPrChange>
          </w:tcPr>
          <w:p w14:paraId="666C2630" w14:textId="77777777" w:rsidR="00EB4CE1" w:rsidRPr="00EB4CE1" w:rsidDel="00402FFE" w:rsidRDefault="00EB4CE1">
            <w:pPr>
              <w:spacing w:after="0" w:line="240" w:lineRule="auto"/>
              <w:jc w:val="center"/>
              <w:rPr>
                <w:ins w:id="14777" w:author="Stefanie Lane" w:date="2022-06-23T15:12:00Z"/>
                <w:del w:id="14778" w:author="Lane, Stefanie" w:date="2023-04-28T12:07:00Z"/>
                <w:rFonts w:ascii="Calibri" w:eastAsia="Times New Roman" w:hAnsi="Calibri" w:cs="Calibri"/>
                <w:color w:val="000000"/>
                <w:rPrChange w:id="14779" w:author="Stefanie Lane" w:date="2022-06-23T15:12:00Z">
                  <w:rPr>
                    <w:ins w:id="14780" w:author="Stefanie Lane" w:date="2022-06-23T15:12:00Z"/>
                    <w:del w:id="14781" w:author="Lane, Stefanie" w:date="2023-04-28T12:07:00Z"/>
                  </w:rPr>
                </w:rPrChange>
              </w:rPr>
              <w:pPrChange w:id="14782" w:author="Stefanie Lane" w:date="2022-06-23T15:12:00Z">
                <w:pPr>
                  <w:jc w:val="center"/>
                </w:pPr>
              </w:pPrChange>
            </w:pPr>
            <w:ins w:id="14783" w:author="Stefanie Lane" w:date="2022-06-23T15:12:00Z">
              <w:del w:id="14784" w:author="Lane, Stefanie" w:date="2023-04-28T12:07:00Z">
                <w:r w:rsidRPr="00EB4CE1" w:rsidDel="00402FFE">
                  <w:rPr>
                    <w:rFonts w:ascii="Calibri" w:eastAsia="Times New Roman" w:hAnsi="Calibri" w:cs="Calibri"/>
                    <w:color w:val="000000"/>
                    <w:rPrChange w:id="14785" w:author="Stefanie Lane" w:date="2022-06-23T15:12:00Z">
                      <w:rPr/>
                    </w:rPrChange>
                  </w:rPr>
                  <w:delText>0.04</w:delText>
                </w:r>
              </w:del>
            </w:ins>
          </w:p>
        </w:tc>
        <w:tc>
          <w:tcPr>
            <w:tcW w:w="1710" w:type="dxa"/>
            <w:tcBorders>
              <w:top w:val="nil"/>
              <w:left w:val="nil"/>
              <w:bottom w:val="nil"/>
              <w:right w:val="single" w:sz="8" w:space="0" w:color="auto"/>
            </w:tcBorders>
            <w:shd w:val="clear" w:color="auto" w:fill="auto"/>
            <w:noWrap/>
            <w:vAlign w:val="bottom"/>
            <w:hideMark/>
            <w:tcPrChange w:id="1478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E01DE12" w14:textId="77777777" w:rsidR="00EB4CE1" w:rsidRPr="00EB4CE1" w:rsidDel="00402FFE" w:rsidRDefault="00EB4CE1">
            <w:pPr>
              <w:spacing w:after="0" w:line="240" w:lineRule="auto"/>
              <w:jc w:val="center"/>
              <w:rPr>
                <w:ins w:id="14787" w:author="Stefanie Lane" w:date="2022-06-23T15:12:00Z"/>
                <w:del w:id="14788" w:author="Lane, Stefanie" w:date="2023-04-28T12:07:00Z"/>
                <w:rFonts w:ascii="Calibri" w:eastAsia="Times New Roman" w:hAnsi="Calibri" w:cs="Calibri"/>
                <w:color w:val="000000"/>
                <w:rPrChange w:id="14789" w:author="Stefanie Lane" w:date="2022-06-23T15:12:00Z">
                  <w:rPr>
                    <w:ins w:id="14790" w:author="Stefanie Lane" w:date="2022-06-23T15:12:00Z"/>
                    <w:del w:id="14791" w:author="Lane, Stefanie" w:date="2023-04-28T12:07:00Z"/>
                  </w:rPr>
                </w:rPrChange>
              </w:rPr>
              <w:pPrChange w:id="14792" w:author="Stefanie Lane" w:date="2022-06-23T15:12:00Z">
                <w:pPr>
                  <w:jc w:val="center"/>
                </w:pPr>
              </w:pPrChange>
            </w:pPr>
            <w:ins w:id="14793" w:author="Stefanie Lane" w:date="2022-06-23T15:12:00Z">
              <w:del w:id="14794" w:author="Lane, Stefanie" w:date="2023-04-28T12:07:00Z">
                <w:r w:rsidRPr="00EB4CE1" w:rsidDel="00402FFE">
                  <w:rPr>
                    <w:rFonts w:ascii="Calibri" w:eastAsia="Times New Roman" w:hAnsi="Calibri" w:cs="Calibri"/>
                    <w:color w:val="000000"/>
                    <w:rPrChange w:id="14795" w:author="Stefanie Lane" w:date="2022-06-23T15:12:00Z">
                      <w:rPr/>
                    </w:rPrChange>
                  </w:rPr>
                  <w:delText>+</w:delText>
                </w:r>
              </w:del>
            </w:ins>
          </w:p>
        </w:tc>
      </w:tr>
      <w:tr w:rsidR="00EB4CE1" w:rsidRPr="00EB4CE1" w:rsidDel="00402FFE" w14:paraId="3F47B2C5" w14:textId="77777777" w:rsidTr="006F10B7">
        <w:trPr>
          <w:trHeight w:val="290"/>
          <w:ins w:id="14796" w:author="Stefanie Lane" w:date="2022-06-23T15:12:00Z"/>
          <w:del w:id="14797" w:author="Lane, Stefanie" w:date="2023-04-28T12:07:00Z"/>
          <w:trPrChange w:id="1479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479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34509A0" w14:textId="77777777" w:rsidR="00EB4CE1" w:rsidRPr="00EB4CE1" w:rsidDel="00402FFE" w:rsidRDefault="00EB4CE1">
            <w:pPr>
              <w:spacing w:after="0" w:line="240" w:lineRule="auto"/>
              <w:rPr>
                <w:ins w:id="14800" w:author="Stefanie Lane" w:date="2022-06-23T15:12:00Z"/>
                <w:del w:id="14801" w:author="Lane, Stefanie" w:date="2023-04-28T12:07:00Z"/>
                <w:rFonts w:ascii="Calibri" w:eastAsia="Times New Roman" w:hAnsi="Calibri" w:cs="Calibri"/>
                <w:color w:val="000000"/>
                <w:rPrChange w:id="14802" w:author="Stefanie Lane" w:date="2022-06-23T15:12:00Z">
                  <w:rPr>
                    <w:ins w:id="14803" w:author="Stefanie Lane" w:date="2022-06-23T15:12:00Z"/>
                    <w:del w:id="14804" w:author="Lane, Stefanie" w:date="2023-04-28T12:07:00Z"/>
                  </w:rPr>
                </w:rPrChange>
              </w:rPr>
              <w:pPrChange w:id="1480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480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A8EFEF6" w14:textId="77777777" w:rsidR="00EB4CE1" w:rsidRPr="00EB4CE1" w:rsidDel="00402FFE" w:rsidRDefault="00EB4CE1">
            <w:pPr>
              <w:spacing w:after="0" w:line="240" w:lineRule="auto"/>
              <w:rPr>
                <w:ins w:id="14807" w:author="Stefanie Lane" w:date="2022-06-23T15:12:00Z"/>
                <w:del w:id="14808" w:author="Lane, Stefanie" w:date="2023-04-28T12:07:00Z"/>
                <w:rFonts w:ascii="Calibri" w:eastAsia="Times New Roman" w:hAnsi="Calibri" w:cs="Calibri"/>
                <w:color w:val="000000"/>
                <w:rPrChange w:id="14809" w:author="Stefanie Lane" w:date="2022-06-23T15:12:00Z">
                  <w:rPr>
                    <w:ins w:id="14810" w:author="Stefanie Lane" w:date="2022-06-23T15:12:00Z"/>
                    <w:del w:id="14811" w:author="Lane, Stefanie" w:date="2023-04-28T12:07:00Z"/>
                  </w:rPr>
                </w:rPrChange>
              </w:rPr>
              <w:pPrChange w:id="1481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481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AD81A47" w14:textId="77777777" w:rsidR="00EB4CE1" w:rsidRPr="00EB4CE1" w:rsidDel="00402FFE" w:rsidRDefault="00EB4CE1">
            <w:pPr>
              <w:spacing w:after="0" w:line="240" w:lineRule="auto"/>
              <w:rPr>
                <w:ins w:id="14814" w:author="Stefanie Lane" w:date="2022-06-23T15:12:00Z"/>
                <w:del w:id="14815" w:author="Lane, Stefanie" w:date="2023-04-28T12:07:00Z"/>
                <w:rFonts w:ascii="Calibri" w:eastAsia="Times New Roman" w:hAnsi="Calibri" w:cs="Calibri"/>
                <w:i/>
                <w:iCs/>
                <w:color w:val="000000"/>
                <w:rPrChange w:id="14816" w:author="Stefanie Lane" w:date="2022-06-23T15:12:00Z">
                  <w:rPr>
                    <w:ins w:id="14817" w:author="Stefanie Lane" w:date="2022-06-23T15:12:00Z"/>
                    <w:del w:id="14818" w:author="Lane, Stefanie" w:date="2023-04-28T12:07:00Z"/>
                  </w:rPr>
                </w:rPrChange>
              </w:rPr>
              <w:pPrChange w:id="14819" w:author="Stefanie Lane" w:date="2022-06-23T15:12:00Z">
                <w:pPr/>
              </w:pPrChange>
            </w:pPr>
            <w:ins w:id="14820" w:author="Stefanie Lane" w:date="2022-06-23T15:12:00Z">
              <w:del w:id="14821" w:author="Lane, Stefanie" w:date="2023-04-28T12:07:00Z">
                <w:r w:rsidRPr="00EB4CE1" w:rsidDel="00402FFE">
                  <w:rPr>
                    <w:rFonts w:ascii="Calibri" w:eastAsia="Times New Roman" w:hAnsi="Calibri" w:cs="Calibri"/>
                    <w:i/>
                    <w:iCs/>
                    <w:color w:val="000000"/>
                    <w:rPrChange w:id="14822" w:author="Stefanie Lane" w:date="2022-06-23T15:12:00Z">
                      <w:rPr/>
                    </w:rPrChange>
                  </w:rPr>
                  <w:delText>Typha latifolia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482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F74F9C0" w14:textId="77777777" w:rsidR="00EB4CE1" w:rsidRPr="00EB4CE1" w:rsidDel="00402FFE" w:rsidRDefault="00EB4CE1">
            <w:pPr>
              <w:spacing w:after="0" w:line="240" w:lineRule="auto"/>
              <w:jc w:val="center"/>
              <w:rPr>
                <w:ins w:id="14824" w:author="Stefanie Lane" w:date="2022-06-23T15:12:00Z"/>
                <w:del w:id="14825" w:author="Lane, Stefanie" w:date="2023-04-28T12:07:00Z"/>
                <w:rFonts w:ascii="Calibri" w:eastAsia="Times New Roman" w:hAnsi="Calibri" w:cs="Calibri"/>
                <w:color w:val="000000"/>
                <w:rPrChange w:id="14826" w:author="Stefanie Lane" w:date="2022-06-23T15:12:00Z">
                  <w:rPr>
                    <w:ins w:id="14827" w:author="Stefanie Lane" w:date="2022-06-23T15:12:00Z"/>
                    <w:del w:id="14828" w:author="Lane, Stefanie" w:date="2023-04-28T12:07:00Z"/>
                  </w:rPr>
                </w:rPrChange>
              </w:rPr>
              <w:pPrChange w:id="14829" w:author="Stefanie Lane" w:date="2022-06-23T15:12:00Z">
                <w:pPr>
                  <w:jc w:val="center"/>
                </w:pPr>
              </w:pPrChange>
            </w:pPr>
            <w:ins w:id="14830" w:author="Stefanie Lane" w:date="2022-06-23T15:12:00Z">
              <w:del w:id="14831" w:author="Lane, Stefanie" w:date="2023-04-28T12:07:00Z">
                <w:r w:rsidRPr="00EB4CE1" w:rsidDel="00402FFE">
                  <w:rPr>
                    <w:rFonts w:ascii="Calibri" w:eastAsia="Times New Roman" w:hAnsi="Calibri" w:cs="Calibri"/>
                    <w:color w:val="000000"/>
                    <w:rPrChange w:id="14832"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483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59DFA11" w14:textId="77777777" w:rsidR="00EB4CE1" w:rsidRPr="00EB4CE1" w:rsidDel="00402FFE" w:rsidRDefault="00EB4CE1">
            <w:pPr>
              <w:spacing w:after="0" w:line="240" w:lineRule="auto"/>
              <w:jc w:val="center"/>
              <w:rPr>
                <w:ins w:id="14834" w:author="Stefanie Lane" w:date="2022-06-23T15:12:00Z"/>
                <w:del w:id="14835" w:author="Lane, Stefanie" w:date="2023-04-28T12:07:00Z"/>
                <w:rFonts w:ascii="Calibri" w:eastAsia="Times New Roman" w:hAnsi="Calibri" w:cs="Calibri"/>
                <w:color w:val="000000"/>
                <w:rPrChange w:id="14836" w:author="Stefanie Lane" w:date="2022-06-23T15:12:00Z">
                  <w:rPr>
                    <w:ins w:id="14837" w:author="Stefanie Lane" w:date="2022-06-23T15:12:00Z"/>
                    <w:del w:id="14838" w:author="Lane, Stefanie" w:date="2023-04-28T12:07:00Z"/>
                  </w:rPr>
                </w:rPrChange>
              </w:rPr>
              <w:pPrChange w:id="14839" w:author="Stefanie Lane" w:date="2022-06-23T15:12:00Z">
                <w:pPr>
                  <w:jc w:val="center"/>
                </w:pPr>
              </w:pPrChange>
            </w:pPr>
            <w:ins w:id="14840" w:author="Stefanie Lane" w:date="2022-06-23T15:12:00Z">
              <w:del w:id="14841" w:author="Lane, Stefanie" w:date="2023-04-28T12:07:00Z">
                <w:r w:rsidRPr="00EB4CE1" w:rsidDel="00402FFE">
                  <w:rPr>
                    <w:rFonts w:ascii="Calibri" w:eastAsia="Times New Roman" w:hAnsi="Calibri" w:cs="Calibri"/>
                    <w:color w:val="000000"/>
                    <w:rPrChange w:id="14842" w:author="Stefanie Lane" w:date="2022-06-23T15:12:00Z">
                      <w:rPr/>
                    </w:rPrChange>
                  </w:rPr>
                  <w:delText>0.28</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484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88F244E" w14:textId="77777777" w:rsidR="00EB4CE1" w:rsidRPr="00EB4CE1" w:rsidDel="00402FFE" w:rsidRDefault="00EB4CE1">
            <w:pPr>
              <w:spacing w:after="0" w:line="240" w:lineRule="auto"/>
              <w:jc w:val="center"/>
              <w:rPr>
                <w:ins w:id="14844" w:author="Stefanie Lane" w:date="2022-06-23T15:12:00Z"/>
                <w:del w:id="14845" w:author="Lane, Stefanie" w:date="2023-04-28T12:07:00Z"/>
                <w:rFonts w:ascii="Calibri" w:eastAsia="Times New Roman" w:hAnsi="Calibri" w:cs="Calibri"/>
                <w:color w:val="000000"/>
                <w:rPrChange w:id="14846" w:author="Stefanie Lane" w:date="2022-06-23T15:12:00Z">
                  <w:rPr>
                    <w:ins w:id="14847" w:author="Stefanie Lane" w:date="2022-06-23T15:12:00Z"/>
                    <w:del w:id="14848" w:author="Lane, Stefanie" w:date="2023-04-28T12:07:00Z"/>
                  </w:rPr>
                </w:rPrChange>
              </w:rPr>
              <w:pPrChange w:id="14849" w:author="Stefanie Lane" w:date="2022-06-23T15:12:00Z">
                <w:pPr>
                  <w:jc w:val="center"/>
                </w:pPr>
              </w:pPrChange>
            </w:pPr>
            <w:ins w:id="14850" w:author="Stefanie Lane" w:date="2022-06-23T15:12:00Z">
              <w:del w:id="14851" w:author="Lane, Stefanie" w:date="2023-04-28T12:07:00Z">
                <w:r w:rsidRPr="00EB4CE1" w:rsidDel="00402FFE">
                  <w:rPr>
                    <w:rFonts w:ascii="Calibri" w:eastAsia="Times New Roman" w:hAnsi="Calibri" w:cs="Calibri"/>
                    <w:color w:val="000000"/>
                    <w:rPrChange w:id="14852" w:author="Stefanie Lane" w:date="2022-06-23T15:12:00Z">
                      <w:rPr/>
                    </w:rPrChange>
                  </w:rPr>
                  <w:delText>0.25</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485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670C523" w14:textId="77777777" w:rsidR="00EB4CE1" w:rsidRPr="00EB4CE1" w:rsidDel="00402FFE" w:rsidRDefault="00EB4CE1">
            <w:pPr>
              <w:spacing w:after="0" w:line="240" w:lineRule="auto"/>
              <w:jc w:val="center"/>
              <w:rPr>
                <w:ins w:id="14854" w:author="Stefanie Lane" w:date="2022-06-23T15:12:00Z"/>
                <w:del w:id="14855" w:author="Lane, Stefanie" w:date="2023-04-28T12:07:00Z"/>
                <w:rFonts w:ascii="Calibri" w:eastAsia="Times New Roman" w:hAnsi="Calibri" w:cs="Calibri"/>
                <w:color w:val="000000"/>
                <w:rPrChange w:id="14856" w:author="Stefanie Lane" w:date="2022-06-23T15:12:00Z">
                  <w:rPr>
                    <w:ins w:id="14857" w:author="Stefanie Lane" w:date="2022-06-23T15:12:00Z"/>
                    <w:del w:id="14858" w:author="Lane, Stefanie" w:date="2023-04-28T12:07:00Z"/>
                  </w:rPr>
                </w:rPrChange>
              </w:rPr>
              <w:pPrChange w:id="14859" w:author="Stefanie Lane" w:date="2022-06-23T15:12:00Z">
                <w:pPr>
                  <w:jc w:val="center"/>
                </w:pPr>
              </w:pPrChange>
            </w:pPr>
            <w:ins w:id="14860" w:author="Stefanie Lane" w:date="2022-06-23T15:12:00Z">
              <w:del w:id="14861" w:author="Lane, Stefanie" w:date="2023-04-28T12:07:00Z">
                <w:r w:rsidRPr="00EB4CE1" w:rsidDel="00402FFE">
                  <w:rPr>
                    <w:rFonts w:ascii="Calibri" w:eastAsia="Times New Roman" w:hAnsi="Calibri" w:cs="Calibri"/>
                    <w:color w:val="000000"/>
                    <w:rPrChange w:id="14862" w:author="Stefanie Lane" w:date="2022-06-23T15:12:00Z">
                      <w:rPr/>
                    </w:rPrChange>
                  </w:rPr>
                  <w:delText>+</w:delText>
                </w:r>
              </w:del>
            </w:ins>
          </w:p>
        </w:tc>
      </w:tr>
      <w:tr w:rsidR="00EB4CE1" w:rsidRPr="00EB4CE1" w:rsidDel="00402FFE" w14:paraId="0A2C9FF1" w14:textId="77777777" w:rsidTr="006F10B7">
        <w:trPr>
          <w:trHeight w:val="290"/>
          <w:ins w:id="14863" w:author="Stefanie Lane" w:date="2022-06-23T15:12:00Z"/>
          <w:del w:id="14864" w:author="Lane, Stefanie" w:date="2023-04-28T12:07:00Z"/>
          <w:trPrChange w:id="1486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486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CA20E5A" w14:textId="77777777" w:rsidR="00EB4CE1" w:rsidRPr="00EB4CE1" w:rsidDel="00402FFE" w:rsidRDefault="00EB4CE1">
            <w:pPr>
              <w:spacing w:after="0" w:line="240" w:lineRule="auto"/>
              <w:rPr>
                <w:ins w:id="14867" w:author="Stefanie Lane" w:date="2022-06-23T15:12:00Z"/>
                <w:del w:id="14868" w:author="Lane, Stefanie" w:date="2023-04-28T12:07:00Z"/>
                <w:rFonts w:ascii="Calibri" w:eastAsia="Times New Roman" w:hAnsi="Calibri" w:cs="Calibri"/>
                <w:color w:val="000000"/>
                <w:rPrChange w:id="14869" w:author="Stefanie Lane" w:date="2022-06-23T15:12:00Z">
                  <w:rPr>
                    <w:ins w:id="14870" w:author="Stefanie Lane" w:date="2022-06-23T15:12:00Z"/>
                    <w:del w:id="14871" w:author="Lane, Stefanie" w:date="2023-04-28T12:07:00Z"/>
                  </w:rPr>
                </w:rPrChange>
              </w:rPr>
              <w:pPrChange w:id="1487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487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00D63EB" w14:textId="77777777" w:rsidR="00EB4CE1" w:rsidRPr="00EB4CE1" w:rsidDel="00402FFE" w:rsidRDefault="00EB4CE1">
            <w:pPr>
              <w:spacing w:after="0" w:line="240" w:lineRule="auto"/>
              <w:rPr>
                <w:ins w:id="14874" w:author="Stefanie Lane" w:date="2022-06-23T15:12:00Z"/>
                <w:del w:id="14875" w:author="Lane, Stefanie" w:date="2023-04-28T12:07:00Z"/>
                <w:rFonts w:ascii="Calibri" w:eastAsia="Times New Roman" w:hAnsi="Calibri" w:cs="Calibri"/>
                <w:color w:val="000000"/>
                <w:rPrChange w:id="14876" w:author="Stefanie Lane" w:date="2022-06-23T15:12:00Z">
                  <w:rPr>
                    <w:ins w:id="14877" w:author="Stefanie Lane" w:date="2022-06-23T15:12:00Z"/>
                    <w:del w:id="14878" w:author="Lane, Stefanie" w:date="2023-04-28T12:07:00Z"/>
                  </w:rPr>
                </w:rPrChange>
              </w:rPr>
              <w:pPrChange w:id="14879" w:author="Stefanie Lane" w:date="2022-06-23T15:12:00Z">
                <w:pPr/>
              </w:pPrChange>
            </w:pPr>
          </w:p>
        </w:tc>
        <w:tc>
          <w:tcPr>
            <w:tcW w:w="3320" w:type="dxa"/>
            <w:tcBorders>
              <w:top w:val="nil"/>
              <w:left w:val="nil"/>
              <w:bottom w:val="nil"/>
              <w:right w:val="nil"/>
            </w:tcBorders>
            <w:shd w:val="clear" w:color="auto" w:fill="auto"/>
            <w:noWrap/>
            <w:vAlign w:val="bottom"/>
            <w:hideMark/>
            <w:tcPrChange w:id="14880" w:author="Stefanie Lane" w:date="2022-06-23T15:14:00Z">
              <w:tcPr>
                <w:tcW w:w="3320" w:type="dxa"/>
                <w:tcBorders>
                  <w:top w:val="nil"/>
                  <w:left w:val="nil"/>
                  <w:bottom w:val="nil"/>
                  <w:right w:val="nil"/>
                </w:tcBorders>
                <w:shd w:val="clear" w:color="auto" w:fill="auto"/>
                <w:noWrap/>
                <w:vAlign w:val="bottom"/>
                <w:hideMark/>
              </w:tcPr>
            </w:tcPrChange>
          </w:tcPr>
          <w:p w14:paraId="0CBF0451" w14:textId="77777777" w:rsidR="00EB4CE1" w:rsidRPr="00EB4CE1" w:rsidDel="00402FFE" w:rsidRDefault="00EB4CE1">
            <w:pPr>
              <w:spacing w:after="0" w:line="240" w:lineRule="auto"/>
              <w:rPr>
                <w:ins w:id="14881" w:author="Stefanie Lane" w:date="2022-06-23T15:12:00Z"/>
                <w:del w:id="14882" w:author="Lane, Stefanie" w:date="2023-04-28T12:07:00Z"/>
                <w:rFonts w:ascii="Calibri" w:eastAsia="Times New Roman" w:hAnsi="Calibri" w:cs="Calibri"/>
                <w:i/>
                <w:iCs/>
                <w:color w:val="000000"/>
                <w:rPrChange w:id="14883" w:author="Stefanie Lane" w:date="2022-06-23T15:12:00Z">
                  <w:rPr>
                    <w:ins w:id="14884" w:author="Stefanie Lane" w:date="2022-06-23T15:12:00Z"/>
                    <w:del w:id="14885" w:author="Lane, Stefanie" w:date="2023-04-28T12:07:00Z"/>
                  </w:rPr>
                </w:rPrChange>
              </w:rPr>
              <w:pPrChange w:id="14886" w:author="Stefanie Lane" w:date="2022-06-23T15:12:00Z">
                <w:pPr/>
              </w:pPrChange>
            </w:pPr>
            <w:ins w:id="14887" w:author="Stefanie Lane" w:date="2022-06-23T15:12:00Z">
              <w:del w:id="14888" w:author="Lane, Stefanie" w:date="2023-04-28T12:07:00Z">
                <w:r w:rsidRPr="00EB4CE1" w:rsidDel="00402FFE">
                  <w:rPr>
                    <w:rFonts w:ascii="Calibri" w:eastAsia="Times New Roman" w:hAnsi="Calibri" w:cs="Calibri"/>
                    <w:i/>
                    <w:iCs/>
                    <w:color w:val="000000"/>
                    <w:rPrChange w:id="14889" w:author="Stefanie Lane" w:date="2022-06-23T15:12:00Z">
                      <w:rPr/>
                    </w:rPrChange>
                  </w:rPr>
                  <w:delText>Equisetum palustre</w:delText>
                </w:r>
              </w:del>
            </w:ins>
          </w:p>
        </w:tc>
        <w:tc>
          <w:tcPr>
            <w:tcW w:w="869" w:type="dxa"/>
            <w:tcBorders>
              <w:top w:val="nil"/>
              <w:left w:val="nil"/>
              <w:bottom w:val="nil"/>
              <w:right w:val="nil"/>
            </w:tcBorders>
            <w:shd w:val="clear" w:color="auto" w:fill="auto"/>
            <w:noWrap/>
            <w:vAlign w:val="bottom"/>
            <w:hideMark/>
            <w:tcPrChange w:id="14890" w:author="Stefanie Lane" w:date="2022-06-23T15:14:00Z">
              <w:tcPr>
                <w:tcW w:w="960" w:type="dxa"/>
                <w:tcBorders>
                  <w:top w:val="nil"/>
                  <w:left w:val="nil"/>
                  <w:bottom w:val="nil"/>
                  <w:right w:val="nil"/>
                </w:tcBorders>
                <w:shd w:val="clear" w:color="auto" w:fill="auto"/>
                <w:noWrap/>
                <w:vAlign w:val="bottom"/>
                <w:hideMark/>
              </w:tcPr>
            </w:tcPrChange>
          </w:tcPr>
          <w:p w14:paraId="17155804" w14:textId="77777777" w:rsidR="00EB4CE1" w:rsidRPr="00EB4CE1" w:rsidDel="00402FFE" w:rsidRDefault="00EB4CE1">
            <w:pPr>
              <w:spacing w:after="0" w:line="240" w:lineRule="auto"/>
              <w:jc w:val="center"/>
              <w:rPr>
                <w:ins w:id="14891" w:author="Stefanie Lane" w:date="2022-06-23T15:12:00Z"/>
                <w:del w:id="14892" w:author="Lane, Stefanie" w:date="2023-04-28T12:07:00Z"/>
                <w:rFonts w:ascii="Calibri" w:eastAsia="Times New Roman" w:hAnsi="Calibri" w:cs="Calibri"/>
                <w:color w:val="000000"/>
                <w:rPrChange w:id="14893" w:author="Stefanie Lane" w:date="2022-06-23T15:12:00Z">
                  <w:rPr>
                    <w:ins w:id="14894" w:author="Stefanie Lane" w:date="2022-06-23T15:12:00Z"/>
                    <w:del w:id="14895" w:author="Lane, Stefanie" w:date="2023-04-28T12:07:00Z"/>
                  </w:rPr>
                </w:rPrChange>
              </w:rPr>
              <w:pPrChange w:id="14896" w:author="Stefanie Lane" w:date="2022-06-23T15:12:00Z">
                <w:pPr>
                  <w:jc w:val="center"/>
                </w:pPr>
              </w:pPrChange>
            </w:pPr>
            <w:ins w:id="14897" w:author="Stefanie Lane" w:date="2022-06-23T15:12:00Z">
              <w:del w:id="14898" w:author="Lane, Stefanie" w:date="2023-04-28T12:07:00Z">
                <w:r w:rsidRPr="00EB4CE1" w:rsidDel="00402FFE">
                  <w:rPr>
                    <w:rFonts w:ascii="Calibri" w:eastAsia="Times New Roman" w:hAnsi="Calibri" w:cs="Calibri"/>
                    <w:color w:val="000000"/>
                    <w:rPrChange w:id="14899"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14900" w:author="Stefanie Lane" w:date="2022-06-23T15:14:00Z">
              <w:tcPr>
                <w:tcW w:w="960" w:type="dxa"/>
                <w:tcBorders>
                  <w:top w:val="nil"/>
                  <w:left w:val="nil"/>
                  <w:bottom w:val="nil"/>
                  <w:right w:val="nil"/>
                </w:tcBorders>
                <w:shd w:val="clear" w:color="auto" w:fill="auto"/>
                <w:noWrap/>
                <w:vAlign w:val="bottom"/>
                <w:hideMark/>
              </w:tcPr>
            </w:tcPrChange>
          </w:tcPr>
          <w:p w14:paraId="28DE5AF6" w14:textId="77777777" w:rsidR="00EB4CE1" w:rsidRPr="00EB4CE1" w:rsidDel="00402FFE" w:rsidRDefault="00EB4CE1">
            <w:pPr>
              <w:spacing w:after="0" w:line="240" w:lineRule="auto"/>
              <w:jc w:val="center"/>
              <w:rPr>
                <w:ins w:id="14901" w:author="Stefanie Lane" w:date="2022-06-23T15:12:00Z"/>
                <w:del w:id="14902" w:author="Lane, Stefanie" w:date="2023-04-28T12:07:00Z"/>
                <w:rFonts w:ascii="Calibri" w:eastAsia="Times New Roman" w:hAnsi="Calibri" w:cs="Calibri"/>
                <w:color w:val="000000"/>
                <w:rPrChange w:id="14903" w:author="Stefanie Lane" w:date="2022-06-23T15:12:00Z">
                  <w:rPr>
                    <w:ins w:id="14904" w:author="Stefanie Lane" w:date="2022-06-23T15:12:00Z"/>
                    <w:del w:id="14905" w:author="Lane, Stefanie" w:date="2023-04-28T12:07:00Z"/>
                  </w:rPr>
                </w:rPrChange>
              </w:rPr>
              <w:pPrChange w:id="14906" w:author="Stefanie Lane" w:date="2022-06-23T15:12:00Z">
                <w:pPr>
                  <w:jc w:val="center"/>
                </w:pPr>
              </w:pPrChange>
            </w:pPr>
            <w:ins w:id="14907" w:author="Stefanie Lane" w:date="2022-06-23T15:12:00Z">
              <w:del w:id="14908" w:author="Lane, Stefanie" w:date="2023-04-28T12:07:00Z">
                <w:r w:rsidRPr="00EB4CE1" w:rsidDel="00402FFE">
                  <w:rPr>
                    <w:rFonts w:ascii="Calibri" w:eastAsia="Times New Roman" w:hAnsi="Calibri" w:cs="Calibri"/>
                    <w:color w:val="000000"/>
                    <w:rPrChange w:id="14909" w:author="Stefanie Lane" w:date="2022-06-23T15:12:00Z">
                      <w:rPr/>
                    </w:rPrChange>
                  </w:rPr>
                  <w:delText>0.11</w:delText>
                </w:r>
              </w:del>
            </w:ins>
          </w:p>
        </w:tc>
        <w:tc>
          <w:tcPr>
            <w:tcW w:w="810" w:type="dxa"/>
            <w:tcBorders>
              <w:top w:val="nil"/>
              <w:left w:val="nil"/>
              <w:bottom w:val="nil"/>
              <w:right w:val="nil"/>
            </w:tcBorders>
            <w:shd w:val="clear" w:color="auto" w:fill="auto"/>
            <w:noWrap/>
            <w:vAlign w:val="bottom"/>
            <w:hideMark/>
            <w:tcPrChange w:id="14910" w:author="Stefanie Lane" w:date="2022-06-23T15:14:00Z">
              <w:tcPr>
                <w:tcW w:w="960" w:type="dxa"/>
                <w:tcBorders>
                  <w:top w:val="nil"/>
                  <w:left w:val="nil"/>
                  <w:bottom w:val="nil"/>
                  <w:right w:val="nil"/>
                </w:tcBorders>
                <w:shd w:val="clear" w:color="auto" w:fill="auto"/>
                <w:noWrap/>
                <w:vAlign w:val="bottom"/>
                <w:hideMark/>
              </w:tcPr>
            </w:tcPrChange>
          </w:tcPr>
          <w:p w14:paraId="75544A1C" w14:textId="77777777" w:rsidR="00EB4CE1" w:rsidRPr="00EB4CE1" w:rsidDel="00402FFE" w:rsidRDefault="00EB4CE1">
            <w:pPr>
              <w:spacing w:after="0" w:line="240" w:lineRule="auto"/>
              <w:jc w:val="center"/>
              <w:rPr>
                <w:ins w:id="14911" w:author="Stefanie Lane" w:date="2022-06-23T15:12:00Z"/>
                <w:del w:id="14912" w:author="Lane, Stefanie" w:date="2023-04-28T12:07:00Z"/>
                <w:rFonts w:ascii="Calibri" w:eastAsia="Times New Roman" w:hAnsi="Calibri" w:cs="Calibri"/>
                <w:color w:val="000000"/>
                <w:rPrChange w:id="14913" w:author="Stefanie Lane" w:date="2022-06-23T15:12:00Z">
                  <w:rPr>
                    <w:ins w:id="14914" w:author="Stefanie Lane" w:date="2022-06-23T15:12:00Z"/>
                    <w:del w:id="14915" w:author="Lane, Stefanie" w:date="2023-04-28T12:07:00Z"/>
                  </w:rPr>
                </w:rPrChange>
              </w:rPr>
              <w:pPrChange w:id="14916" w:author="Stefanie Lane" w:date="2022-06-23T15:12:00Z">
                <w:pPr>
                  <w:jc w:val="center"/>
                </w:pPr>
              </w:pPrChange>
            </w:pPr>
            <w:ins w:id="14917" w:author="Stefanie Lane" w:date="2022-06-23T15:12:00Z">
              <w:del w:id="14918" w:author="Lane, Stefanie" w:date="2023-04-28T12:07:00Z">
                <w:r w:rsidRPr="00EB4CE1" w:rsidDel="00402FFE">
                  <w:rPr>
                    <w:rFonts w:ascii="Calibri" w:eastAsia="Times New Roman" w:hAnsi="Calibri" w:cs="Calibri"/>
                    <w:color w:val="000000"/>
                    <w:rPrChange w:id="14919"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492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DABFD99" w14:textId="77777777" w:rsidR="00EB4CE1" w:rsidRPr="00EB4CE1" w:rsidDel="00402FFE" w:rsidRDefault="00EB4CE1">
            <w:pPr>
              <w:spacing w:after="0" w:line="240" w:lineRule="auto"/>
              <w:jc w:val="center"/>
              <w:rPr>
                <w:ins w:id="14921" w:author="Stefanie Lane" w:date="2022-06-23T15:12:00Z"/>
                <w:del w:id="14922" w:author="Lane, Stefanie" w:date="2023-04-28T12:07:00Z"/>
                <w:rFonts w:ascii="Calibri" w:eastAsia="Times New Roman" w:hAnsi="Calibri" w:cs="Calibri"/>
                <w:color w:val="000000"/>
                <w:rPrChange w:id="14923" w:author="Stefanie Lane" w:date="2022-06-23T15:12:00Z">
                  <w:rPr>
                    <w:ins w:id="14924" w:author="Stefanie Lane" w:date="2022-06-23T15:12:00Z"/>
                    <w:del w:id="14925" w:author="Lane, Stefanie" w:date="2023-04-28T12:07:00Z"/>
                  </w:rPr>
                </w:rPrChange>
              </w:rPr>
              <w:pPrChange w:id="14926" w:author="Stefanie Lane" w:date="2022-06-23T15:12:00Z">
                <w:pPr>
                  <w:jc w:val="center"/>
                </w:pPr>
              </w:pPrChange>
            </w:pPr>
            <w:ins w:id="14927" w:author="Stefanie Lane" w:date="2022-06-23T15:12:00Z">
              <w:del w:id="14928" w:author="Lane, Stefanie" w:date="2023-04-28T12:07:00Z">
                <w:r w:rsidRPr="00EB4CE1" w:rsidDel="00402FFE">
                  <w:rPr>
                    <w:rFonts w:ascii="Calibri" w:eastAsia="Times New Roman" w:hAnsi="Calibri" w:cs="Calibri"/>
                    <w:color w:val="000000"/>
                    <w:rPrChange w:id="14929" w:author="Stefanie Lane" w:date="2022-06-23T15:12:00Z">
                      <w:rPr/>
                    </w:rPrChange>
                  </w:rPr>
                  <w:delText>NA</w:delText>
                </w:r>
              </w:del>
            </w:ins>
          </w:p>
        </w:tc>
      </w:tr>
      <w:tr w:rsidR="00EB4CE1" w:rsidRPr="00EB4CE1" w:rsidDel="00402FFE" w14:paraId="4B1D9FCE" w14:textId="77777777" w:rsidTr="006F10B7">
        <w:trPr>
          <w:trHeight w:val="290"/>
          <w:ins w:id="14930" w:author="Stefanie Lane" w:date="2022-06-23T15:12:00Z"/>
          <w:del w:id="14931" w:author="Lane, Stefanie" w:date="2023-04-28T12:07:00Z"/>
          <w:trPrChange w:id="1493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493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D008D5B" w14:textId="77777777" w:rsidR="00EB4CE1" w:rsidRPr="00EB4CE1" w:rsidDel="00402FFE" w:rsidRDefault="00EB4CE1">
            <w:pPr>
              <w:spacing w:after="0" w:line="240" w:lineRule="auto"/>
              <w:rPr>
                <w:ins w:id="14934" w:author="Stefanie Lane" w:date="2022-06-23T15:12:00Z"/>
                <w:del w:id="14935" w:author="Lane, Stefanie" w:date="2023-04-28T12:07:00Z"/>
                <w:rFonts w:ascii="Calibri" w:eastAsia="Times New Roman" w:hAnsi="Calibri" w:cs="Calibri"/>
                <w:color w:val="000000"/>
                <w:rPrChange w:id="14936" w:author="Stefanie Lane" w:date="2022-06-23T15:12:00Z">
                  <w:rPr>
                    <w:ins w:id="14937" w:author="Stefanie Lane" w:date="2022-06-23T15:12:00Z"/>
                    <w:del w:id="14938" w:author="Lane, Stefanie" w:date="2023-04-28T12:07:00Z"/>
                  </w:rPr>
                </w:rPrChange>
              </w:rPr>
              <w:pPrChange w:id="1493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494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93BCDB9" w14:textId="77777777" w:rsidR="00EB4CE1" w:rsidRPr="00EB4CE1" w:rsidDel="00402FFE" w:rsidRDefault="00EB4CE1">
            <w:pPr>
              <w:spacing w:after="0" w:line="240" w:lineRule="auto"/>
              <w:rPr>
                <w:ins w:id="14941" w:author="Stefanie Lane" w:date="2022-06-23T15:12:00Z"/>
                <w:del w:id="14942" w:author="Lane, Stefanie" w:date="2023-04-28T12:07:00Z"/>
                <w:rFonts w:ascii="Calibri" w:eastAsia="Times New Roman" w:hAnsi="Calibri" w:cs="Calibri"/>
                <w:color w:val="000000"/>
                <w:rPrChange w:id="14943" w:author="Stefanie Lane" w:date="2022-06-23T15:12:00Z">
                  <w:rPr>
                    <w:ins w:id="14944" w:author="Stefanie Lane" w:date="2022-06-23T15:12:00Z"/>
                    <w:del w:id="14945" w:author="Lane, Stefanie" w:date="2023-04-28T12:07:00Z"/>
                  </w:rPr>
                </w:rPrChange>
              </w:rPr>
              <w:pPrChange w:id="1494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494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1650212E" w14:textId="77777777" w:rsidR="00EB4CE1" w:rsidRPr="00EB4CE1" w:rsidDel="00402FFE" w:rsidRDefault="00EB4CE1">
            <w:pPr>
              <w:spacing w:after="0" w:line="240" w:lineRule="auto"/>
              <w:rPr>
                <w:ins w:id="14948" w:author="Stefanie Lane" w:date="2022-06-23T15:12:00Z"/>
                <w:del w:id="14949" w:author="Lane, Stefanie" w:date="2023-04-28T12:07:00Z"/>
                <w:rFonts w:ascii="Calibri" w:eastAsia="Times New Roman" w:hAnsi="Calibri" w:cs="Calibri"/>
                <w:i/>
                <w:iCs/>
                <w:color w:val="000000"/>
                <w:rPrChange w:id="14950" w:author="Stefanie Lane" w:date="2022-06-23T15:12:00Z">
                  <w:rPr>
                    <w:ins w:id="14951" w:author="Stefanie Lane" w:date="2022-06-23T15:12:00Z"/>
                    <w:del w:id="14952" w:author="Lane, Stefanie" w:date="2023-04-28T12:07:00Z"/>
                  </w:rPr>
                </w:rPrChange>
              </w:rPr>
              <w:pPrChange w:id="14953" w:author="Stefanie Lane" w:date="2022-06-23T15:12:00Z">
                <w:pPr/>
              </w:pPrChange>
            </w:pPr>
            <w:ins w:id="14954" w:author="Stefanie Lane" w:date="2022-06-23T15:12:00Z">
              <w:del w:id="14955" w:author="Lane, Stefanie" w:date="2023-04-28T12:07:00Z">
                <w:r w:rsidRPr="00EB4CE1" w:rsidDel="00402FFE">
                  <w:rPr>
                    <w:rFonts w:ascii="Calibri" w:eastAsia="Times New Roman" w:hAnsi="Calibri" w:cs="Calibri"/>
                    <w:i/>
                    <w:iCs/>
                    <w:color w:val="000000"/>
                    <w:rPrChange w:id="14956" w:author="Stefanie Lane" w:date="2022-06-23T15:12:00Z">
                      <w:rPr/>
                    </w:rPrChange>
                  </w:rPr>
                  <w:delText>Equisetum variegatum</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495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B159590" w14:textId="77777777" w:rsidR="00EB4CE1" w:rsidRPr="00EB4CE1" w:rsidDel="00402FFE" w:rsidRDefault="00EB4CE1">
            <w:pPr>
              <w:spacing w:after="0" w:line="240" w:lineRule="auto"/>
              <w:jc w:val="center"/>
              <w:rPr>
                <w:ins w:id="14958" w:author="Stefanie Lane" w:date="2022-06-23T15:12:00Z"/>
                <w:del w:id="14959" w:author="Lane, Stefanie" w:date="2023-04-28T12:07:00Z"/>
                <w:rFonts w:ascii="Calibri" w:eastAsia="Times New Roman" w:hAnsi="Calibri" w:cs="Calibri"/>
                <w:color w:val="000000"/>
                <w:rPrChange w:id="14960" w:author="Stefanie Lane" w:date="2022-06-23T15:12:00Z">
                  <w:rPr>
                    <w:ins w:id="14961" w:author="Stefanie Lane" w:date="2022-06-23T15:12:00Z"/>
                    <w:del w:id="14962" w:author="Lane, Stefanie" w:date="2023-04-28T12:07:00Z"/>
                  </w:rPr>
                </w:rPrChange>
              </w:rPr>
              <w:pPrChange w:id="14963" w:author="Stefanie Lane" w:date="2022-06-23T15:12:00Z">
                <w:pPr>
                  <w:jc w:val="center"/>
                </w:pPr>
              </w:pPrChange>
            </w:pPr>
            <w:ins w:id="14964" w:author="Stefanie Lane" w:date="2022-06-23T15:12:00Z">
              <w:del w:id="14965" w:author="Lane, Stefanie" w:date="2023-04-28T12:07:00Z">
                <w:r w:rsidRPr="00EB4CE1" w:rsidDel="00402FFE">
                  <w:rPr>
                    <w:rFonts w:ascii="Calibri" w:eastAsia="Times New Roman" w:hAnsi="Calibri" w:cs="Calibri"/>
                    <w:color w:val="000000"/>
                    <w:rPrChange w:id="14966"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496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6178377" w14:textId="77777777" w:rsidR="00EB4CE1" w:rsidRPr="00EB4CE1" w:rsidDel="00402FFE" w:rsidRDefault="00EB4CE1">
            <w:pPr>
              <w:spacing w:after="0" w:line="240" w:lineRule="auto"/>
              <w:jc w:val="center"/>
              <w:rPr>
                <w:ins w:id="14968" w:author="Stefanie Lane" w:date="2022-06-23T15:12:00Z"/>
                <w:del w:id="14969" w:author="Lane, Stefanie" w:date="2023-04-28T12:07:00Z"/>
                <w:rFonts w:ascii="Calibri" w:eastAsia="Times New Roman" w:hAnsi="Calibri" w:cs="Calibri"/>
                <w:color w:val="000000"/>
                <w:rPrChange w:id="14970" w:author="Stefanie Lane" w:date="2022-06-23T15:12:00Z">
                  <w:rPr>
                    <w:ins w:id="14971" w:author="Stefanie Lane" w:date="2022-06-23T15:12:00Z"/>
                    <w:del w:id="14972" w:author="Lane, Stefanie" w:date="2023-04-28T12:07:00Z"/>
                  </w:rPr>
                </w:rPrChange>
              </w:rPr>
              <w:pPrChange w:id="14973" w:author="Stefanie Lane" w:date="2022-06-23T15:12:00Z">
                <w:pPr>
                  <w:jc w:val="center"/>
                </w:pPr>
              </w:pPrChange>
            </w:pPr>
            <w:ins w:id="14974" w:author="Stefanie Lane" w:date="2022-06-23T15:12:00Z">
              <w:del w:id="14975" w:author="Lane, Stefanie" w:date="2023-04-28T12:07:00Z">
                <w:r w:rsidRPr="00EB4CE1" w:rsidDel="00402FFE">
                  <w:rPr>
                    <w:rFonts w:ascii="Calibri" w:eastAsia="Times New Roman" w:hAnsi="Calibri" w:cs="Calibri"/>
                    <w:color w:val="000000"/>
                    <w:rPrChange w:id="14976" w:author="Stefanie Lane" w:date="2022-06-23T15:12:00Z">
                      <w:rPr/>
                    </w:rPrChange>
                  </w:rPr>
                  <w:delText>0.11</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497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F1B3103" w14:textId="77777777" w:rsidR="00EB4CE1" w:rsidRPr="00EB4CE1" w:rsidDel="00402FFE" w:rsidRDefault="00EB4CE1">
            <w:pPr>
              <w:spacing w:after="0" w:line="240" w:lineRule="auto"/>
              <w:jc w:val="center"/>
              <w:rPr>
                <w:ins w:id="14978" w:author="Stefanie Lane" w:date="2022-06-23T15:12:00Z"/>
                <w:del w:id="14979" w:author="Lane, Stefanie" w:date="2023-04-28T12:07:00Z"/>
                <w:rFonts w:ascii="Calibri" w:eastAsia="Times New Roman" w:hAnsi="Calibri" w:cs="Calibri"/>
                <w:color w:val="000000"/>
                <w:rPrChange w:id="14980" w:author="Stefanie Lane" w:date="2022-06-23T15:12:00Z">
                  <w:rPr>
                    <w:ins w:id="14981" w:author="Stefanie Lane" w:date="2022-06-23T15:12:00Z"/>
                    <w:del w:id="14982" w:author="Lane, Stefanie" w:date="2023-04-28T12:07:00Z"/>
                  </w:rPr>
                </w:rPrChange>
              </w:rPr>
              <w:pPrChange w:id="14983" w:author="Stefanie Lane" w:date="2022-06-23T15:12:00Z">
                <w:pPr>
                  <w:jc w:val="center"/>
                </w:pPr>
              </w:pPrChange>
            </w:pPr>
            <w:ins w:id="14984" w:author="Stefanie Lane" w:date="2022-06-23T15:12:00Z">
              <w:del w:id="14985" w:author="Lane, Stefanie" w:date="2023-04-28T12:07:00Z">
                <w:r w:rsidRPr="00EB4CE1" w:rsidDel="00402FFE">
                  <w:rPr>
                    <w:rFonts w:ascii="Calibri" w:eastAsia="Times New Roman" w:hAnsi="Calibri" w:cs="Calibri"/>
                    <w:color w:val="000000"/>
                    <w:rPrChange w:id="14986"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498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134368E" w14:textId="77777777" w:rsidR="00EB4CE1" w:rsidRPr="00EB4CE1" w:rsidDel="00402FFE" w:rsidRDefault="00EB4CE1">
            <w:pPr>
              <w:spacing w:after="0" w:line="240" w:lineRule="auto"/>
              <w:jc w:val="center"/>
              <w:rPr>
                <w:ins w:id="14988" w:author="Stefanie Lane" w:date="2022-06-23T15:12:00Z"/>
                <w:del w:id="14989" w:author="Lane, Stefanie" w:date="2023-04-28T12:07:00Z"/>
                <w:rFonts w:ascii="Calibri" w:eastAsia="Times New Roman" w:hAnsi="Calibri" w:cs="Calibri"/>
                <w:color w:val="000000"/>
                <w:rPrChange w:id="14990" w:author="Stefanie Lane" w:date="2022-06-23T15:12:00Z">
                  <w:rPr>
                    <w:ins w:id="14991" w:author="Stefanie Lane" w:date="2022-06-23T15:12:00Z"/>
                    <w:del w:id="14992" w:author="Lane, Stefanie" w:date="2023-04-28T12:07:00Z"/>
                  </w:rPr>
                </w:rPrChange>
              </w:rPr>
              <w:pPrChange w:id="14993" w:author="Stefanie Lane" w:date="2022-06-23T15:12:00Z">
                <w:pPr>
                  <w:jc w:val="center"/>
                </w:pPr>
              </w:pPrChange>
            </w:pPr>
            <w:ins w:id="14994" w:author="Stefanie Lane" w:date="2022-06-23T15:12:00Z">
              <w:del w:id="14995" w:author="Lane, Stefanie" w:date="2023-04-28T12:07:00Z">
                <w:r w:rsidRPr="00EB4CE1" w:rsidDel="00402FFE">
                  <w:rPr>
                    <w:rFonts w:ascii="Calibri" w:eastAsia="Times New Roman" w:hAnsi="Calibri" w:cs="Calibri"/>
                    <w:color w:val="000000"/>
                    <w:rPrChange w:id="14996" w:author="Stefanie Lane" w:date="2022-06-23T15:12:00Z">
                      <w:rPr/>
                    </w:rPrChange>
                  </w:rPr>
                  <w:delText>NA</w:delText>
                </w:r>
              </w:del>
            </w:ins>
          </w:p>
        </w:tc>
      </w:tr>
      <w:tr w:rsidR="00EB4CE1" w:rsidRPr="00EB4CE1" w:rsidDel="00402FFE" w14:paraId="581D488B" w14:textId="77777777" w:rsidTr="006F10B7">
        <w:trPr>
          <w:trHeight w:val="290"/>
          <w:ins w:id="14997" w:author="Stefanie Lane" w:date="2022-06-23T15:12:00Z"/>
          <w:del w:id="14998" w:author="Lane, Stefanie" w:date="2023-04-28T12:07:00Z"/>
          <w:trPrChange w:id="1499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500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A8880D9" w14:textId="77777777" w:rsidR="00EB4CE1" w:rsidRPr="00EB4CE1" w:rsidDel="00402FFE" w:rsidRDefault="00EB4CE1">
            <w:pPr>
              <w:spacing w:after="0" w:line="240" w:lineRule="auto"/>
              <w:rPr>
                <w:ins w:id="15001" w:author="Stefanie Lane" w:date="2022-06-23T15:12:00Z"/>
                <w:del w:id="15002" w:author="Lane, Stefanie" w:date="2023-04-28T12:07:00Z"/>
                <w:rFonts w:ascii="Calibri" w:eastAsia="Times New Roman" w:hAnsi="Calibri" w:cs="Calibri"/>
                <w:color w:val="000000"/>
                <w:rPrChange w:id="15003" w:author="Stefanie Lane" w:date="2022-06-23T15:12:00Z">
                  <w:rPr>
                    <w:ins w:id="15004" w:author="Stefanie Lane" w:date="2022-06-23T15:12:00Z"/>
                    <w:del w:id="15005" w:author="Lane, Stefanie" w:date="2023-04-28T12:07:00Z"/>
                  </w:rPr>
                </w:rPrChange>
              </w:rPr>
              <w:pPrChange w:id="1500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500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1C3D00F" w14:textId="77777777" w:rsidR="00EB4CE1" w:rsidRPr="00EB4CE1" w:rsidDel="00402FFE" w:rsidRDefault="00EB4CE1">
            <w:pPr>
              <w:spacing w:after="0" w:line="240" w:lineRule="auto"/>
              <w:rPr>
                <w:ins w:id="15008" w:author="Stefanie Lane" w:date="2022-06-23T15:12:00Z"/>
                <w:del w:id="15009" w:author="Lane, Stefanie" w:date="2023-04-28T12:07:00Z"/>
                <w:rFonts w:ascii="Calibri" w:eastAsia="Times New Roman" w:hAnsi="Calibri" w:cs="Calibri"/>
                <w:color w:val="000000"/>
                <w:rPrChange w:id="15010" w:author="Stefanie Lane" w:date="2022-06-23T15:12:00Z">
                  <w:rPr>
                    <w:ins w:id="15011" w:author="Stefanie Lane" w:date="2022-06-23T15:12:00Z"/>
                    <w:del w:id="15012" w:author="Lane, Stefanie" w:date="2023-04-28T12:07:00Z"/>
                  </w:rPr>
                </w:rPrChange>
              </w:rPr>
              <w:pPrChange w:id="15013" w:author="Stefanie Lane" w:date="2022-06-23T15:12:00Z">
                <w:pPr/>
              </w:pPrChange>
            </w:pPr>
          </w:p>
        </w:tc>
        <w:tc>
          <w:tcPr>
            <w:tcW w:w="3320" w:type="dxa"/>
            <w:tcBorders>
              <w:top w:val="nil"/>
              <w:left w:val="nil"/>
              <w:bottom w:val="nil"/>
              <w:right w:val="nil"/>
            </w:tcBorders>
            <w:shd w:val="clear" w:color="auto" w:fill="auto"/>
            <w:noWrap/>
            <w:vAlign w:val="bottom"/>
            <w:hideMark/>
            <w:tcPrChange w:id="15014" w:author="Stefanie Lane" w:date="2022-06-23T15:14:00Z">
              <w:tcPr>
                <w:tcW w:w="3320" w:type="dxa"/>
                <w:tcBorders>
                  <w:top w:val="nil"/>
                  <w:left w:val="nil"/>
                  <w:bottom w:val="nil"/>
                  <w:right w:val="nil"/>
                </w:tcBorders>
                <w:shd w:val="clear" w:color="auto" w:fill="auto"/>
                <w:noWrap/>
                <w:vAlign w:val="bottom"/>
                <w:hideMark/>
              </w:tcPr>
            </w:tcPrChange>
          </w:tcPr>
          <w:p w14:paraId="0011B761" w14:textId="77777777" w:rsidR="00EB4CE1" w:rsidRPr="00EB4CE1" w:rsidDel="00402FFE" w:rsidRDefault="00EB4CE1">
            <w:pPr>
              <w:spacing w:after="0" w:line="240" w:lineRule="auto"/>
              <w:rPr>
                <w:ins w:id="15015" w:author="Stefanie Lane" w:date="2022-06-23T15:12:00Z"/>
                <w:del w:id="15016" w:author="Lane, Stefanie" w:date="2023-04-28T12:07:00Z"/>
                <w:rFonts w:ascii="Calibri" w:eastAsia="Times New Roman" w:hAnsi="Calibri" w:cs="Calibri"/>
                <w:i/>
                <w:iCs/>
                <w:color w:val="000000"/>
                <w:rPrChange w:id="15017" w:author="Stefanie Lane" w:date="2022-06-23T15:12:00Z">
                  <w:rPr>
                    <w:ins w:id="15018" w:author="Stefanie Lane" w:date="2022-06-23T15:12:00Z"/>
                    <w:del w:id="15019" w:author="Lane, Stefanie" w:date="2023-04-28T12:07:00Z"/>
                  </w:rPr>
                </w:rPrChange>
              </w:rPr>
              <w:pPrChange w:id="15020" w:author="Stefanie Lane" w:date="2022-06-23T15:12:00Z">
                <w:pPr/>
              </w:pPrChange>
            </w:pPr>
            <w:ins w:id="15021" w:author="Stefanie Lane" w:date="2022-06-23T15:12:00Z">
              <w:del w:id="15022" w:author="Lane, Stefanie" w:date="2023-04-28T12:07:00Z">
                <w:r w:rsidRPr="00EB4CE1" w:rsidDel="00402FFE">
                  <w:rPr>
                    <w:rFonts w:ascii="Calibri" w:eastAsia="Times New Roman" w:hAnsi="Calibri" w:cs="Calibri"/>
                    <w:i/>
                    <w:iCs/>
                    <w:color w:val="000000"/>
                    <w:rPrChange w:id="15023" w:author="Stefanie Lane" w:date="2022-06-23T15:12:00Z">
                      <w:rPr/>
                    </w:rPrChange>
                  </w:rPr>
                  <w:delText>Galium sp.</w:delText>
                </w:r>
              </w:del>
            </w:ins>
          </w:p>
        </w:tc>
        <w:tc>
          <w:tcPr>
            <w:tcW w:w="869" w:type="dxa"/>
            <w:tcBorders>
              <w:top w:val="nil"/>
              <w:left w:val="nil"/>
              <w:bottom w:val="nil"/>
              <w:right w:val="nil"/>
            </w:tcBorders>
            <w:shd w:val="clear" w:color="auto" w:fill="auto"/>
            <w:noWrap/>
            <w:vAlign w:val="bottom"/>
            <w:hideMark/>
            <w:tcPrChange w:id="15024" w:author="Stefanie Lane" w:date="2022-06-23T15:14:00Z">
              <w:tcPr>
                <w:tcW w:w="960" w:type="dxa"/>
                <w:tcBorders>
                  <w:top w:val="nil"/>
                  <w:left w:val="nil"/>
                  <w:bottom w:val="nil"/>
                  <w:right w:val="nil"/>
                </w:tcBorders>
                <w:shd w:val="clear" w:color="auto" w:fill="auto"/>
                <w:noWrap/>
                <w:vAlign w:val="bottom"/>
                <w:hideMark/>
              </w:tcPr>
            </w:tcPrChange>
          </w:tcPr>
          <w:p w14:paraId="42B4B551" w14:textId="77777777" w:rsidR="00EB4CE1" w:rsidRPr="00EB4CE1" w:rsidDel="00402FFE" w:rsidRDefault="00EB4CE1">
            <w:pPr>
              <w:spacing w:after="0" w:line="240" w:lineRule="auto"/>
              <w:jc w:val="center"/>
              <w:rPr>
                <w:ins w:id="15025" w:author="Stefanie Lane" w:date="2022-06-23T15:12:00Z"/>
                <w:del w:id="15026" w:author="Lane, Stefanie" w:date="2023-04-28T12:07:00Z"/>
                <w:rFonts w:ascii="Calibri" w:eastAsia="Times New Roman" w:hAnsi="Calibri" w:cs="Calibri"/>
                <w:color w:val="000000"/>
                <w:rPrChange w:id="15027" w:author="Stefanie Lane" w:date="2022-06-23T15:12:00Z">
                  <w:rPr>
                    <w:ins w:id="15028" w:author="Stefanie Lane" w:date="2022-06-23T15:12:00Z"/>
                    <w:del w:id="15029" w:author="Lane, Stefanie" w:date="2023-04-28T12:07:00Z"/>
                  </w:rPr>
                </w:rPrChange>
              </w:rPr>
              <w:pPrChange w:id="15030" w:author="Stefanie Lane" w:date="2022-06-23T15:12:00Z">
                <w:pPr>
                  <w:jc w:val="center"/>
                </w:pPr>
              </w:pPrChange>
            </w:pPr>
            <w:ins w:id="15031" w:author="Stefanie Lane" w:date="2022-06-23T15:12:00Z">
              <w:del w:id="15032" w:author="Lane, Stefanie" w:date="2023-04-28T12:07:00Z">
                <w:r w:rsidRPr="00EB4CE1" w:rsidDel="00402FFE">
                  <w:rPr>
                    <w:rFonts w:ascii="Calibri" w:eastAsia="Times New Roman" w:hAnsi="Calibri" w:cs="Calibri"/>
                    <w:color w:val="000000"/>
                    <w:rPrChange w:id="15033"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15034" w:author="Stefanie Lane" w:date="2022-06-23T15:14:00Z">
              <w:tcPr>
                <w:tcW w:w="960" w:type="dxa"/>
                <w:tcBorders>
                  <w:top w:val="nil"/>
                  <w:left w:val="nil"/>
                  <w:bottom w:val="nil"/>
                  <w:right w:val="nil"/>
                </w:tcBorders>
                <w:shd w:val="clear" w:color="auto" w:fill="auto"/>
                <w:noWrap/>
                <w:vAlign w:val="bottom"/>
                <w:hideMark/>
              </w:tcPr>
            </w:tcPrChange>
          </w:tcPr>
          <w:p w14:paraId="299CBD4B" w14:textId="77777777" w:rsidR="00EB4CE1" w:rsidRPr="00EB4CE1" w:rsidDel="00402FFE" w:rsidRDefault="00EB4CE1">
            <w:pPr>
              <w:spacing w:after="0" w:line="240" w:lineRule="auto"/>
              <w:jc w:val="center"/>
              <w:rPr>
                <w:ins w:id="15035" w:author="Stefanie Lane" w:date="2022-06-23T15:12:00Z"/>
                <w:del w:id="15036" w:author="Lane, Stefanie" w:date="2023-04-28T12:07:00Z"/>
                <w:rFonts w:ascii="Calibri" w:eastAsia="Times New Roman" w:hAnsi="Calibri" w:cs="Calibri"/>
                <w:color w:val="000000"/>
                <w:rPrChange w:id="15037" w:author="Stefanie Lane" w:date="2022-06-23T15:12:00Z">
                  <w:rPr>
                    <w:ins w:id="15038" w:author="Stefanie Lane" w:date="2022-06-23T15:12:00Z"/>
                    <w:del w:id="15039" w:author="Lane, Stefanie" w:date="2023-04-28T12:07:00Z"/>
                  </w:rPr>
                </w:rPrChange>
              </w:rPr>
              <w:pPrChange w:id="15040" w:author="Stefanie Lane" w:date="2022-06-23T15:12:00Z">
                <w:pPr>
                  <w:jc w:val="center"/>
                </w:pPr>
              </w:pPrChange>
            </w:pPr>
            <w:ins w:id="15041" w:author="Stefanie Lane" w:date="2022-06-23T15:12:00Z">
              <w:del w:id="15042" w:author="Lane, Stefanie" w:date="2023-04-28T12:07:00Z">
                <w:r w:rsidRPr="00EB4CE1" w:rsidDel="00402FFE">
                  <w:rPr>
                    <w:rFonts w:ascii="Calibri" w:eastAsia="Times New Roman" w:hAnsi="Calibri" w:cs="Calibri"/>
                    <w:color w:val="000000"/>
                    <w:rPrChange w:id="15043" w:author="Stefanie Lane" w:date="2022-06-23T15:12:00Z">
                      <w:rPr/>
                    </w:rPrChange>
                  </w:rPr>
                  <w:delText>0.06</w:delText>
                </w:r>
              </w:del>
            </w:ins>
          </w:p>
        </w:tc>
        <w:tc>
          <w:tcPr>
            <w:tcW w:w="810" w:type="dxa"/>
            <w:tcBorders>
              <w:top w:val="nil"/>
              <w:left w:val="nil"/>
              <w:bottom w:val="nil"/>
              <w:right w:val="nil"/>
            </w:tcBorders>
            <w:shd w:val="clear" w:color="auto" w:fill="auto"/>
            <w:noWrap/>
            <w:vAlign w:val="bottom"/>
            <w:hideMark/>
            <w:tcPrChange w:id="15044" w:author="Stefanie Lane" w:date="2022-06-23T15:14:00Z">
              <w:tcPr>
                <w:tcW w:w="960" w:type="dxa"/>
                <w:tcBorders>
                  <w:top w:val="nil"/>
                  <w:left w:val="nil"/>
                  <w:bottom w:val="nil"/>
                  <w:right w:val="nil"/>
                </w:tcBorders>
                <w:shd w:val="clear" w:color="auto" w:fill="auto"/>
                <w:noWrap/>
                <w:vAlign w:val="bottom"/>
                <w:hideMark/>
              </w:tcPr>
            </w:tcPrChange>
          </w:tcPr>
          <w:p w14:paraId="7D16B7B1" w14:textId="77777777" w:rsidR="00EB4CE1" w:rsidRPr="00EB4CE1" w:rsidDel="00402FFE" w:rsidRDefault="00EB4CE1">
            <w:pPr>
              <w:spacing w:after="0" w:line="240" w:lineRule="auto"/>
              <w:jc w:val="center"/>
              <w:rPr>
                <w:ins w:id="15045" w:author="Stefanie Lane" w:date="2022-06-23T15:12:00Z"/>
                <w:del w:id="15046" w:author="Lane, Stefanie" w:date="2023-04-28T12:07:00Z"/>
                <w:rFonts w:ascii="Calibri" w:eastAsia="Times New Roman" w:hAnsi="Calibri" w:cs="Calibri"/>
                <w:color w:val="000000"/>
                <w:rPrChange w:id="15047" w:author="Stefanie Lane" w:date="2022-06-23T15:12:00Z">
                  <w:rPr>
                    <w:ins w:id="15048" w:author="Stefanie Lane" w:date="2022-06-23T15:12:00Z"/>
                    <w:del w:id="15049" w:author="Lane, Stefanie" w:date="2023-04-28T12:07:00Z"/>
                  </w:rPr>
                </w:rPrChange>
              </w:rPr>
              <w:pPrChange w:id="15050" w:author="Stefanie Lane" w:date="2022-06-23T15:12:00Z">
                <w:pPr>
                  <w:jc w:val="center"/>
                </w:pPr>
              </w:pPrChange>
            </w:pPr>
            <w:ins w:id="15051" w:author="Stefanie Lane" w:date="2022-06-23T15:12:00Z">
              <w:del w:id="15052" w:author="Lane, Stefanie" w:date="2023-04-28T12:07:00Z">
                <w:r w:rsidRPr="00EB4CE1" w:rsidDel="00402FFE">
                  <w:rPr>
                    <w:rFonts w:ascii="Calibri" w:eastAsia="Times New Roman" w:hAnsi="Calibri" w:cs="Calibri"/>
                    <w:color w:val="000000"/>
                    <w:rPrChange w:id="15053"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505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6B91EC25" w14:textId="77777777" w:rsidR="00EB4CE1" w:rsidRPr="00EB4CE1" w:rsidDel="00402FFE" w:rsidRDefault="00EB4CE1">
            <w:pPr>
              <w:spacing w:after="0" w:line="240" w:lineRule="auto"/>
              <w:jc w:val="center"/>
              <w:rPr>
                <w:ins w:id="15055" w:author="Stefanie Lane" w:date="2022-06-23T15:12:00Z"/>
                <w:del w:id="15056" w:author="Lane, Stefanie" w:date="2023-04-28T12:07:00Z"/>
                <w:rFonts w:ascii="Calibri" w:eastAsia="Times New Roman" w:hAnsi="Calibri" w:cs="Calibri"/>
                <w:color w:val="000000"/>
                <w:rPrChange w:id="15057" w:author="Stefanie Lane" w:date="2022-06-23T15:12:00Z">
                  <w:rPr>
                    <w:ins w:id="15058" w:author="Stefanie Lane" w:date="2022-06-23T15:12:00Z"/>
                    <w:del w:id="15059" w:author="Lane, Stefanie" w:date="2023-04-28T12:07:00Z"/>
                  </w:rPr>
                </w:rPrChange>
              </w:rPr>
              <w:pPrChange w:id="15060" w:author="Stefanie Lane" w:date="2022-06-23T15:12:00Z">
                <w:pPr>
                  <w:jc w:val="center"/>
                </w:pPr>
              </w:pPrChange>
            </w:pPr>
            <w:ins w:id="15061" w:author="Stefanie Lane" w:date="2022-06-23T15:12:00Z">
              <w:del w:id="15062" w:author="Lane, Stefanie" w:date="2023-04-28T12:07:00Z">
                <w:r w:rsidRPr="00EB4CE1" w:rsidDel="00402FFE">
                  <w:rPr>
                    <w:rFonts w:ascii="Calibri" w:eastAsia="Times New Roman" w:hAnsi="Calibri" w:cs="Calibri"/>
                    <w:color w:val="000000"/>
                    <w:rPrChange w:id="15063" w:author="Stefanie Lane" w:date="2022-06-23T15:12:00Z">
                      <w:rPr/>
                    </w:rPrChange>
                  </w:rPr>
                  <w:delText>NA</w:delText>
                </w:r>
              </w:del>
            </w:ins>
          </w:p>
        </w:tc>
      </w:tr>
      <w:tr w:rsidR="00EB4CE1" w:rsidRPr="00EB4CE1" w:rsidDel="00402FFE" w14:paraId="771CDADF" w14:textId="77777777" w:rsidTr="006F10B7">
        <w:trPr>
          <w:trHeight w:val="290"/>
          <w:ins w:id="15064" w:author="Stefanie Lane" w:date="2022-06-23T15:12:00Z"/>
          <w:del w:id="15065" w:author="Lane, Stefanie" w:date="2023-04-28T12:07:00Z"/>
          <w:trPrChange w:id="1506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506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674D522" w14:textId="77777777" w:rsidR="00EB4CE1" w:rsidRPr="00EB4CE1" w:rsidDel="00402FFE" w:rsidRDefault="00EB4CE1">
            <w:pPr>
              <w:spacing w:after="0" w:line="240" w:lineRule="auto"/>
              <w:rPr>
                <w:ins w:id="15068" w:author="Stefanie Lane" w:date="2022-06-23T15:12:00Z"/>
                <w:del w:id="15069" w:author="Lane, Stefanie" w:date="2023-04-28T12:07:00Z"/>
                <w:rFonts w:ascii="Calibri" w:eastAsia="Times New Roman" w:hAnsi="Calibri" w:cs="Calibri"/>
                <w:color w:val="000000"/>
                <w:rPrChange w:id="15070" w:author="Stefanie Lane" w:date="2022-06-23T15:12:00Z">
                  <w:rPr>
                    <w:ins w:id="15071" w:author="Stefanie Lane" w:date="2022-06-23T15:12:00Z"/>
                    <w:del w:id="15072" w:author="Lane, Stefanie" w:date="2023-04-28T12:07:00Z"/>
                  </w:rPr>
                </w:rPrChange>
              </w:rPr>
              <w:pPrChange w:id="1507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507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B2174FB" w14:textId="77777777" w:rsidR="00EB4CE1" w:rsidRPr="00EB4CE1" w:rsidDel="00402FFE" w:rsidRDefault="00EB4CE1">
            <w:pPr>
              <w:spacing w:after="0" w:line="240" w:lineRule="auto"/>
              <w:rPr>
                <w:ins w:id="15075" w:author="Stefanie Lane" w:date="2022-06-23T15:12:00Z"/>
                <w:del w:id="15076" w:author="Lane, Stefanie" w:date="2023-04-28T12:07:00Z"/>
                <w:rFonts w:ascii="Calibri" w:eastAsia="Times New Roman" w:hAnsi="Calibri" w:cs="Calibri"/>
                <w:color w:val="000000"/>
                <w:rPrChange w:id="15077" w:author="Stefanie Lane" w:date="2022-06-23T15:12:00Z">
                  <w:rPr>
                    <w:ins w:id="15078" w:author="Stefanie Lane" w:date="2022-06-23T15:12:00Z"/>
                    <w:del w:id="15079" w:author="Lane, Stefanie" w:date="2023-04-28T12:07:00Z"/>
                  </w:rPr>
                </w:rPrChange>
              </w:rPr>
              <w:pPrChange w:id="1508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508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D91B64C" w14:textId="77777777" w:rsidR="00EB4CE1" w:rsidRPr="00EB4CE1" w:rsidDel="00402FFE" w:rsidRDefault="00EB4CE1">
            <w:pPr>
              <w:spacing w:after="0" w:line="240" w:lineRule="auto"/>
              <w:rPr>
                <w:ins w:id="15082" w:author="Stefanie Lane" w:date="2022-06-23T15:12:00Z"/>
                <w:del w:id="15083" w:author="Lane, Stefanie" w:date="2023-04-28T12:07:00Z"/>
                <w:rFonts w:ascii="Calibri" w:eastAsia="Times New Roman" w:hAnsi="Calibri" w:cs="Calibri"/>
                <w:i/>
                <w:iCs/>
                <w:color w:val="000000"/>
                <w:rPrChange w:id="15084" w:author="Stefanie Lane" w:date="2022-06-23T15:12:00Z">
                  <w:rPr>
                    <w:ins w:id="15085" w:author="Stefanie Lane" w:date="2022-06-23T15:12:00Z"/>
                    <w:del w:id="15086" w:author="Lane, Stefanie" w:date="2023-04-28T12:07:00Z"/>
                  </w:rPr>
                </w:rPrChange>
              </w:rPr>
              <w:pPrChange w:id="15087" w:author="Stefanie Lane" w:date="2022-06-23T15:12:00Z">
                <w:pPr/>
              </w:pPrChange>
            </w:pPr>
            <w:ins w:id="15088" w:author="Stefanie Lane" w:date="2022-06-23T15:12:00Z">
              <w:del w:id="15089" w:author="Lane, Stefanie" w:date="2023-04-28T12:07:00Z">
                <w:r w:rsidRPr="00EB4CE1" w:rsidDel="00402FFE">
                  <w:rPr>
                    <w:rFonts w:ascii="Calibri" w:eastAsia="Times New Roman" w:hAnsi="Calibri" w:cs="Calibri"/>
                    <w:i/>
                    <w:iCs/>
                    <w:color w:val="000000"/>
                    <w:rPrChange w:id="15090" w:author="Stefanie Lane" w:date="2022-06-23T15:12:00Z">
                      <w:rPr/>
                    </w:rPrChange>
                  </w:rPr>
                  <w:delText>Poa palustris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509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A0B57D9" w14:textId="77777777" w:rsidR="00EB4CE1" w:rsidRPr="00EB4CE1" w:rsidDel="00402FFE" w:rsidRDefault="00EB4CE1">
            <w:pPr>
              <w:spacing w:after="0" w:line="240" w:lineRule="auto"/>
              <w:jc w:val="center"/>
              <w:rPr>
                <w:ins w:id="15092" w:author="Stefanie Lane" w:date="2022-06-23T15:12:00Z"/>
                <w:del w:id="15093" w:author="Lane, Stefanie" w:date="2023-04-28T12:07:00Z"/>
                <w:rFonts w:ascii="Calibri" w:eastAsia="Times New Roman" w:hAnsi="Calibri" w:cs="Calibri"/>
                <w:color w:val="000000"/>
                <w:rPrChange w:id="15094" w:author="Stefanie Lane" w:date="2022-06-23T15:12:00Z">
                  <w:rPr>
                    <w:ins w:id="15095" w:author="Stefanie Lane" w:date="2022-06-23T15:12:00Z"/>
                    <w:del w:id="15096" w:author="Lane, Stefanie" w:date="2023-04-28T12:07:00Z"/>
                  </w:rPr>
                </w:rPrChange>
              </w:rPr>
              <w:pPrChange w:id="15097" w:author="Stefanie Lane" w:date="2022-06-23T15:12:00Z">
                <w:pPr>
                  <w:jc w:val="center"/>
                </w:pPr>
              </w:pPrChange>
            </w:pPr>
            <w:ins w:id="15098" w:author="Stefanie Lane" w:date="2022-06-23T15:12:00Z">
              <w:del w:id="15099" w:author="Lane, Stefanie" w:date="2023-04-28T12:07:00Z">
                <w:r w:rsidRPr="00EB4CE1" w:rsidDel="00402FFE">
                  <w:rPr>
                    <w:rFonts w:ascii="Calibri" w:eastAsia="Times New Roman" w:hAnsi="Calibri" w:cs="Calibri"/>
                    <w:color w:val="000000"/>
                    <w:rPrChange w:id="15100"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510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03622A8" w14:textId="77777777" w:rsidR="00EB4CE1" w:rsidRPr="00EB4CE1" w:rsidDel="00402FFE" w:rsidRDefault="00EB4CE1">
            <w:pPr>
              <w:spacing w:after="0" w:line="240" w:lineRule="auto"/>
              <w:jc w:val="center"/>
              <w:rPr>
                <w:ins w:id="15102" w:author="Stefanie Lane" w:date="2022-06-23T15:12:00Z"/>
                <w:del w:id="15103" w:author="Lane, Stefanie" w:date="2023-04-28T12:07:00Z"/>
                <w:rFonts w:ascii="Calibri" w:eastAsia="Times New Roman" w:hAnsi="Calibri" w:cs="Calibri"/>
                <w:color w:val="000000"/>
                <w:rPrChange w:id="15104" w:author="Stefanie Lane" w:date="2022-06-23T15:12:00Z">
                  <w:rPr>
                    <w:ins w:id="15105" w:author="Stefanie Lane" w:date="2022-06-23T15:12:00Z"/>
                    <w:del w:id="15106" w:author="Lane, Stefanie" w:date="2023-04-28T12:07:00Z"/>
                  </w:rPr>
                </w:rPrChange>
              </w:rPr>
              <w:pPrChange w:id="15107" w:author="Stefanie Lane" w:date="2022-06-23T15:12:00Z">
                <w:pPr>
                  <w:jc w:val="center"/>
                </w:pPr>
              </w:pPrChange>
            </w:pPr>
            <w:ins w:id="15108" w:author="Stefanie Lane" w:date="2022-06-23T15:12:00Z">
              <w:del w:id="15109" w:author="Lane, Stefanie" w:date="2023-04-28T12:07:00Z">
                <w:r w:rsidRPr="00EB4CE1" w:rsidDel="00402FFE">
                  <w:rPr>
                    <w:rFonts w:ascii="Calibri" w:eastAsia="Times New Roman" w:hAnsi="Calibri" w:cs="Calibri"/>
                    <w:color w:val="000000"/>
                    <w:rPrChange w:id="15110" w:author="Stefanie Lane" w:date="2022-06-23T15:12:00Z">
                      <w:rPr/>
                    </w:rPrChange>
                  </w:rPr>
                  <w:delText>0.50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511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7DC666A" w14:textId="77777777" w:rsidR="00EB4CE1" w:rsidRPr="00EB4CE1" w:rsidDel="00402FFE" w:rsidRDefault="00EB4CE1">
            <w:pPr>
              <w:spacing w:after="0" w:line="240" w:lineRule="auto"/>
              <w:jc w:val="center"/>
              <w:rPr>
                <w:ins w:id="15112" w:author="Stefanie Lane" w:date="2022-06-23T15:12:00Z"/>
                <w:del w:id="15113" w:author="Lane, Stefanie" w:date="2023-04-28T12:07:00Z"/>
                <w:rFonts w:ascii="Calibri" w:eastAsia="Times New Roman" w:hAnsi="Calibri" w:cs="Calibri"/>
                <w:color w:val="000000"/>
                <w:rPrChange w:id="15114" w:author="Stefanie Lane" w:date="2022-06-23T15:12:00Z">
                  <w:rPr>
                    <w:ins w:id="15115" w:author="Stefanie Lane" w:date="2022-06-23T15:12:00Z"/>
                    <w:del w:id="15116" w:author="Lane, Stefanie" w:date="2023-04-28T12:07:00Z"/>
                  </w:rPr>
                </w:rPrChange>
              </w:rPr>
              <w:pPrChange w:id="15117" w:author="Stefanie Lane" w:date="2022-06-23T15:12:00Z">
                <w:pPr>
                  <w:jc w:val="center"/>
                </w:pPr>
              </w:pPrChange>
            </w:pPr>
            <w:ins w:id="15118" w:author="Stefanie Lane" w:date="2022-06-23T15:12:00Z">
              <w:del w:id="15119" w:author="Lane, Stefanie" w:date="2023-04-28T12:07:00Z">
                <w:r w:rsidRPr="00EB4CE1" w:rsidDel="00402FFE">
                  <w:rPr>
                    <w:rFonts w:ascii="Calibri" w:eastAsia="Times New Roman" w:hAnsi="Calibri" w:cs="Calibri"/>
                    <w:color w:val="000000"/>
                    <w:rPrChange w:id="15120"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512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D51D31C" w14:textId="77777777" w:rsidR="00EB4CE1" w:rsidRPr="00EB4CE1" w:rsidDel="00402FFE" w:rsidRDefault="00EB4CE1">
            <w:pPr>
              <w:spacing w:after="0" w:line="240" w:lineRule="auto"/>
              <w:jc w:val="center"/>
              <w:rPr>
                <w:ins w:id="15122" w:author="Stefanie Lane" w:date="2022-06-23T15:12:00Z"/>
                <w:del w:id="15123" w:author="Lane, Stefanie" w:date="2023-04-28T12:07:00Z"/>
                <w:rFonts w:ascii="Calibri" w:eastAsia="Times New Roman" w:hAnsi="Calibri" w:cs="Calibri"/>
                <w:color w:val="000000"/>
                <w:rPrChange w:id="15124" w:author="Stefanie Lane" w:date="2022-06-23T15:12:00Z">
                  <w:rPr>
                    <w:ins w:id="15125" w:author="Stefanie Lane" w:date="2022-06-23T15:12:00Z"/>
                    <w:del w:id="15126" w:author="Lane, Stefanie" w:date="2023-04-28T12:07:00Z"/>
                  </w:rPr>
                </w:rPrChange>
              </w:rPr>
              <w:pPrChange w:id="15127" w:author="Stefanie Lane" w:date="2022-06-23T15:12:00Z">
                <w:pPr>
                  <w:jc w:val="center"/>
                </w:pPr>
              </w:pPrChange>
            </w:pPr>
            <w:ins w:id="15128" w:author="Stefanie Lane" w:date="2022-06-23T15:12:00Z">
              <w:del w:id="15129" w:author="Lane, Stefanie" w:date="2023-04-28T12:07:00Z">
                <w:r w:rsidRPr="00EB4CE1" w:rsidDel="00402FFE">
                  <w:rPr>
                    <w:rFonts w:ascii="Calibri" w:eastAsia="Times New Roman" w:hAnsi="Calibri" w:cs="Calibri"/>
                    <w:color w:val="000000"/>
                    <w:rPrChange w:id="15130" w:author="Stefanie Lane" w:date="2022-06-23T15:12:00Z">
                      <w:rPr/>
                    </w:rPrChange>
                  </w:rPr>
                  <w:delText>NA</w:delText>
                </w:r>
              </w:del>
            </w:ins>
          </w:p>
        </w:tc>
      </w:tr>
      <w:tr w:rsidR="00EB4CE1" w:rsidRPr="00EB4CE1" w:rsidDel="00402FFE" w14:paraId="0E5EDAD6" w14:textId="77777777" w:rsidTr="006F10B7">
        <w:trPr>
          <w:trHeight w:val="290"/>
          <w:ins w:id="15131" w:author="Stefanie Lane" w:date="2022-06-23T15:12:00Z"/>
          <w:del w:id="15132" w:author="Lane, Stefanie" w:date="2023-04-28T12:07:00Z"/>
          <w:trPrChange w:id="1513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513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9058709" w14:textId="77777777" w:rsidR="00EB4CE1" w:rsidRPr="00EB4CE1" w:rsidDel="00402FFE" w:rsidRDefault="00EB4CE1">
            <w:pPr>
              <w:spacing w:after="0" w:line="240" w:lineRule="auto"/>
              <w:rPr>
                <w:ins w:id="15135" w:author="Stefanie Lane" w:date="2022-06-23T15:12:00Z"/>
                <w:del w:id="15136" w:author="Lane, Stefanie" w:date="2023-04-28T12:07:00Z"/>
                <w:rFonts w:ascii="Calibri" w:eastAsia="Times New Roman" w:hAnsi="Calibri" w:cs="Calibri"/>
                <w:color w:val="000000"/>
                <w:rPrChange w:id="15137" w:author="Stefanie Lane" w:date="2022-06-23T15:12:00Z">
                  <w:rPr>
                    <w:ins w:id="15138" w:author="Stefanie Lane" w:date="2022-06-23T15:12:00Z"/>
                    <w:del w:id="15139" w:author="Lane, Stefanie" w:date="2023-04-28T12:07:00Z"/>
                  </w:rPr>
                </w:rPrChange>
              </w:rPr>
              <w:pPrChange w:id="1514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514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41A3F02" w14:textId="77777777" w:rsidR="00EB4CE1" w:rsidRPr="00EB4CE1" w:rsidDel="00402FFE" w:rsidRDefault="00EB4CE1">
            <w:pPr>
              <w:spacing w:after="0" w:line="240" w:lineRule="auto"/>
              <w:rPr>
                <w:ins w:id="15142" w:author="Stefanie Lane" w:date="2022-06-23T15:12:00Z"/>
                <w:del w:id="15143" w:author="Lane, Stefanie" w:date="2023-04-28T12:07:00Z"/>
                <w:rFonts w:ascii="Calibri" w:eastAsia="Times New Roman" w:hAnsi="Calibri" w:cs="Calibri"/>
                <w:color w:val="000000"/>
                <w:rPrChange w:id="15144" w:author="Stefanie Lane" w:date="2022-06-23T15:12:00Z">
                  <w:rPr>
                    <w:ins w:id="15145" w:author="Stefanie Lane" w:date="2022-06-23T15:12:00Z"/>
                    <w:del w:id="15146" w:author="Lane, Stefanie" w:date="2023-04-28T12:07:00Z"/>
                  </w:rPr>
                </w:rPrChange>
              </w:rPr>
              <w:pPrChange w:id="15147" w:author="Stefanie Lane" w:date="2022-06-23T15:12:00Z">
                <w:pPr/>
              </w:pPrChange>
            </w:pPr>
          </w:p>
        </w:tc>
        <w:tc>
          <w:tcPr>
            <w:tcW w:w="3320" w:type="dxa"/>
            <w:tcBorders>
              <w:top w:val="nil"/>
              <w:left w:val="nil"/>
              <w:bottom w:val="single" w:sz="4" w:space="0" w:color="auto"/>
              <w:right w:val="nil"/>
            </w:tcBorders>
            <w:shd w:val="clear" w:color="auto" w:fill="auto"/>
            <w:noWrap/>
            <w:vAlign w:val="bottom"/>
            <w:hideMark/>
            <w:tcPrChange w:id="15148" w:author="Stefanie Lane" w:date="2022-06-23T15:14:00Z">
              <w:tcPr>
                <w:tcW w:w="3320" w:type="dxa"/>
                <w:tcBorders>
                  <w:top w:val="nil"/>
                  <w:left w:val="nil"/>
                  <w:bottom w:val="single" w:sz="4" w:space="0" w:color="auto"/>
                  <w:right w:val="nil"/>
                </w:tcBorders>
                <w:shd w:val="clear" w:color="auto" w:fill="auto"/>
                <w:noWrap/>
                <w:vAlign w:val="bottom"/>
                <w:hideMark/>
              </w:tcPr>
            </w:tcPrChange>
          </w:tcPr>
          <w:p w14:paraId="0DF0084C" w14:textId="77777777" w:rsidR="00EB4CE1" w:rsidRPr="00EB4CE1" w:rsidDel="00402FFE" w:rsidRDefault="00EB4CE1">
            <w:pPr>
              <w:spacing w:after="0" w:line="240" w:lineRule="auto"/>
              <w:rPr>
                <w:ins w:id="15149" w:author="Stefanie Lane" w:date="2022-06-23T15:12:00Z"/>
                <w:del w:id="15150" w:author="Lane, Stefanie" w:date="2023-04-28T12:07:00Z"/>
                <w:rFonts w:ascii="Calibri" w:eastAsia="Times New Roman" w:hAnsi="Calibri" w:cs="Calibri"/>
                <w:i/>
                <w:iCs/>
                <w:color w:val="000000"/>
                <w:rPrChange w:id="15151" w:author="Stefanie Lane" w:date="2022-06-23T15:12:00Z">
                  <w:rPr>
                    <w:ins w:id="15152" w:author="Stefanie Lane" w:date="2022-06-23T15:12:00Z"/>
                    <w:del w:id="15153" w:author="Lane, Stefanie" w:date="2023-04-28T12:07:00Z"/>
                  </w:rPr>
                </w:rPrChange>
              </w:rPr>
              <w:pPrChange w:id="15154" w:author="Stefanie Lane" w:date="2022-06-23T15:12:00Z">
                <w:pPr/>
              </w:pPrChange>
            </w:pPr>
            <w:ins w:id="15155" w:author="Stefanie Lane" w:date="2022-06-23T15:12:00Z">
              <w:del w:id="15156" w:author="Lane, Stefanie" w:date="2023-04-28T12:07:00Z">
                <w:r w:rsidRPr="00EB4CE1" w:rsidDel="00402FFE">
                  <w:rPr>
                    <w:rFonts w:ascii="Calibri" w:eastAsia="Times New Roman" w:hAnsi="Calibri" w:cs="Calibri"/>
                    <w:i/>
                    <w:iCs/>
                    <w:color w:val="000000"/>
                    <w:rPrChange w:id="15157" w:author="Stefanie Lane" w:date="2022-06-23T15:12:00Z">
                      <w:rPr/>
                    </w:rPrChange>
                  </w:rPr>
                  <w:delText>Poaceae sp.</w:delText>
                </w:r>
              </w:del>
            </w:ins>
          </w:p>
        </w:tc>
        <w:tc>
          <w:tcPr>
            <w:tcW w:w="869" w:type="dxa"/>
            <w:tcBorders>
              <w:top w:val="nil"/>
              <w:left w:val="nil"/>
              <w:bottom w:val="single" w:sz="4" w:space="0" w:color="auto"/>
              <w:right w:val="nil"/>
            </w:tcBorders>
            <w:shd w:val="clear" w:color="auto" w:fill="auto"/>
            <w:noWrap/>
            <w:vAlign w:val="bottom"/>
            <w:hideMark/>
            <w:tcPrChange w:id="15158"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4C7AF38C" w14:textId="77777777" w:rsidR="00EB4CE1" w:rsidRPr="00EB4CE1" w:rsidDel="00402FFE" w:rsidRDefault="00EB4CE1">
            <w:pPr>
              <w:spacing w:after="0" w:line="240" w:lineRule="auto"/>
              <w:jc w:val="center"/>
              <w:rPr>
                <w:ins w:id="15159" w:author="Stefanie Lane" w:date="2022-06-23T15:12:00Z"/>
                <w:del w:id="15160" w:author="Lane, Stefanie" w:date="2023-04-28T12:07:00Z"/>
                <w:rFonts w:ascii="Calibri" w:eastAsia="Times New Roman" w:hAnsi="Calibri" w:cs="Calibri"/>
                <w:color w:val="000000"/>
                <w:rPrChange w:id="15161" w:author="Stefanie Lane" w:date="2022-06-23T15:12:00Z">
                  <w:rPr>
                    <w:ins w:id="15162" w:author="Stefanie Lane" w:date="2022-06-23T15:12:00Z"/>
                    <w:del w:id="15163" w:author="Lane, Stefanie" w:date="2023-04-28T12:07:00Z"/>
                  </w:rPr>
                </w:rPrChange>
              </w:rPr>
              <w:pPrChange w:id="15164" w:author="Stefanie Lane" w:date="2022-06-23T15:12:00Z">
                <w:pPr>
                  <w:jc w:val="center"/>
                </w:pPr>
              </w:pPrChange>
            </w:pPr>
            <w:ins w:id="15165" w:author="Stefanie Lane" w:date="2022-06-23T15:12:00Z">
              <w:del w:id="15166" w:author="Lane, Stefanie" w:date="2023-04-28T12:07:00Z">
                <w:r w:rsidRPr="00EB4CE1" w:rsidDel="00402FFE">
                  <w:rPr>
                    <w:rFonts w:ascii="Calibri" w:eastAsia="Times New Roman" w:hAnsi="Calibri" w:cs="Calibri"/>
                    <w:color w:val="000000"/>
                    <w:rPrChange w:id="15167" w:author="Stefanie Lane" w:date="2022-06-23T15:12:00Z">
                      <w:rPr/>
                    </w:rPrChange>
                  </w:rPr>
                  <w:delText>0.00</w:delText>
                </w:r>
              </w:del>
            </w:ins>
          </w:p>
        </w:tc>
        <w:tc>
          <w:tcPr>
            <w:tcW w:w="990" w:type="dxa"/>
            <w:tcBorders>
              <w:top w:val="nil"/>
              <w:left w:val="nil"/>
              <w:bottom w:val="single" w:sz="4" w:space="0" w:color="auto"/>
              <w:right w:val="nil"/>
            </w:tcBorders>
            <w:shd w:val="clear" w:color="auto" w:fill="auto"/>
            <w:noWrap/>
            <w:vAlign w:val="bottom"/>
            <w:hideMark/>
            <w:tcPrChange w:id="15168"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23DE1495" w14:textId="77777777" w:rsidR="00EB4CE1" w:rsidRPr="00EB4CE1" w:rsidDel="00402FFE" w:rsidRDefault="00EB4CE1">
            <w:pPr>
              <w:spacing w:after="0" w:line="240" w:lineRule="auto"/>
              <w:jc w:val="center"/>
              <w:rPr>
                <w:ins w:id="15169" w:author="Stefanie Lane" w:date="2022-06-23T15:12:00Z"/>
                <w:del w:id="15170" w:author="Lane, Stefanie" w:date="2023-04-28T12:07:00Z"/>
                <w:rFonts w:ascii="Calibri" w:eastAsia="Times New Roman" w:hAnsi="Calibri" w:cs="Calibri"/>
                <w:color w:val="000000"/>
                <w:rPrChange w:id="15171" w:author="Stefanie Lane" w:date="2022-06-23T15:12:00Z">
                  <w:rPr>
                    <w:ins w:id="15172" w:author="Stefanie Lane" w:date="2022-06-23T15:12:00Z"/>
                    <w:del w:id="15173" w:author="Lane, Stefanie" w:date="2023-04-28T12:07:00Z"/>
                  </w:rPr>
                </w:rPrChange>
              </w:rPr>
              <w:pPrChange w:id="15174" w:author="Stefanie Lane" w:date="2022-06-23T15:12:00Z">
                <w:pPr>
                  <w:jc w:val="center"/>
                </w:pPr>
              </w:pPrChange>
            </w:pPr>
            <w:ins w:id="15175" w:author="Stefanie Lane" w:date="2022-06-23T15:12:00Z">
              <w:del w:id="15176" w:author="Lane, Stefanie" w:date="2023-04-28T12:07:00Z">
                <w:r w:rsidRPr="00EB4CE1" w:rsidDel="00402FFE">
                  <w:rPr>
                    <w:rFonts w:ascii="Calibri" w:eastAsia="Times New Roman" w:hAnsi="Calibri" w:cs="Calibri"/>
                    <w:color w:val="000000"/>
                    <w:rPrChange w:id="15177" w:author="Stefanie Lane" w:date="2022-06-23T15:12:00Z">
                      <w:rPr/>
                    </w:rPrChange>
                  </w:rPr>
                  <w:delText>0.28</w:delText>
                </w:r>
              </w:del>
            </w:ins>
          </w:p>
        </w:tc>
        <w:tc>
          <w:tcPr>
            <w:tcW w:w="810" w:type="dxa"/>
            <w:tcBorders>
              <w:top w:val="nil"/>
              <w:left w:val="nil"/>
              <w:bottom w:val="single" w:sz="4" w:space="0" w:color="auto"/>
              <w:right w:val="nil"/>
            </w:tcBorders>
            <w:shd w:val="clear" w:color="auto" w:fill="auto"/>
            <w:noWrap/>
            <w:vAlign w:val="bottom"/>
            <w:hideMark/>
            <w:tcPrChange w:id="15178"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19C85FFD" w14:textId="77777777" w:rsidR="00EB4CE1" w:rsidRPr="00EB4CE1" w:rsidDel="00402FFE" w:rsidRDefault="00EB4CE1">
            <w:pPr>
              <w:spacing w:after="0" w:line="240" w:lineRule="auto"/>
              <w:jc w:val="center"/>
              <w:rPr>
                <w:ins w:id="15179" w:author="Stefanie Lane" w:date="2022-06-23T15:12:00Z"/>
                <w:del w:id="15180" w:author="Lane, Stefanie" w:date="2023-04-28T12:07:00Z"/>
                <w:rFonts w:ascii="Calibri" w:eastAsia="Times New Roman" w:hAnsi="Calibri" w:cs="Calibri"/>
                <w:color w:val="000000"/>
                <w:rPrChange w:id="15181" w:author="Stefanie Lane" w:date="2022-06-23T15:12:00Z">
                  <w:rPr>
                    <w:ins w:id="15182" w:author="Stefanie Lane" w:date="2022-06-23T15:12:00Z"/>
                    <w:del w:id="15183" w:author="Lane, Stefanie" w:date="2023-04-28T12:07:00Z"/>
                  </w:rPr>
                </w:rPrChange>
              </w:rPr>
              <w:pPrChange w:id="15184" w:author="Stefanie Lane" w:date="2022-06-23T15:12:00Z">
                <w:pPr>
                  <w:jc w:val="center"/>
                </w:pPr>
              </w:pPrChange>
            </w:pPr>
            <w:ins w:id="15185" w:author="Stefanie Lane" w:date="2022-06-23T15:12:00Z">
              <w:del w:id="15186" w:author="Lane, Stefanie" w:date="2023-04-28T12:07:00Z">
                <w:r w:rsidRPr="00EB4CE1" w:rsidDel="00402FFE">
                  <w:rPr>
                    <w:rFonts w:ascii="Calibri" w:eastAsia="Times New Roman" w:hAnsi="Calibri" w:cs="Calibri"/>
                    <w:color w:val="000000"/>
                    <w:rPrChange w:id="15187" w:author="Stefanie Lane" w:date="2022-06-23T15:12:00Z">
                      <w:rPr/>
                    </w:rPrChange>
                  </w:rPr>
                  <w:delText>0.00</w:delText>
                </w:r>
              </w:del>
            </w:ins>
          </w:p>
        </w:tc>
        <w:tc>
          <w:tcPr>
            <w:tcW w:w="1710" w:type="dxa"/>
            <w:tcBorders>
              <w:top w:val="nil"/>
              <w:left w:val="nil"/>
              <w:bottom w:val="single" w:sz="4" w:space="0" w:color="auto"/>
              <w:right w:val="single" w:sz="8" w:space="0" w:color="auto"/>
            </w:tcBorders>
            <w:shd w:val="clear" w:color="auto" w:fill="auto"/>
            <w:noWrap/>
            <w:vAlign w:val="bottom"/>
            <w:hideMark/>
            <w:tcPrChange w:id="15188" w:author="Stefanie Lane" w:date="2022-06-23T15:14:00Z">
              <w:tcPr>
                <w:tcW w:w="1560" w:type="dxa"/>
                <w:tcBorders>
                  <w:top w:val="nil"/>
                  <w:left w:val="nil"/>
                  <w:bottom w:val="single" w:sz="4" w:space="0" w:color="auto"/>
                  <w:right w:val="single" w:sz="8" w:space="0" w:color="auto"/>
                </w:tcBorders>
                <w:shd w:val="clear" w:color="auto" w:fill="auto"/>
                <w:noWrap/>
                <w:vAlign w:val="bottom"/>
                <w:hideMark/>
              </w:tcPr>
            </w:tcPrChange>
          </w:tcPr>
          <w:p w14:paraId="371727CE" w14:textId="77777777" w:rsidR="00EB4CE1" w:rsidRPr="00EB4CE1" w:rsidDel="00402FFE" w:rsidRDefault="00EB4CE1">
            <w:pPr>
              <w:spacing w:after="0" w:line="240" w:lineRule="auto"/>
              <w:jc w:val="center"/>
              <w:rPr>
                <w:ins w:id="15189" w:author="Stefanie Lane" w:date="2022-06-23T15:12:00Z"/>
                <w:del w:id="15190" w:author="Lane, Stefanie" w:date="2023-04-28T12:07:00Z"/>
                <w:rFonts w:ascii="Calibri" w:eastAsia="Times New Roman" w:hAnsi="Calibri" w:cs="Calibri"/>
                <w:color w:val="000000"/>
                <w:rPrChange w:id="15191" w:author="Stefanie Lane" w:date="2022-06-23T15:12:00Z">
                  <w:rPr>
                    <w:ins w:id="15192" w:author="Stefanie Lane" w:date="2022-06-23T15:12:00Z"/>
                    <w:del w:id="15193" w:author="Lane, Stefanie" w:date="2023-04-28T12:07:00Z"/>
                  </w:rPr>
                </w:rPrChange>
              </w:rPr>
              <w:pPrChange w:id="15194" w:author="Stefanie Lane" w:date="2022-06-23T15:12:00Z">
                <w:pPr>
                  <w:jc w:val="center"/>
                </w:pPr>
              </w:pPrChange>
            </w:pPr>
            <w:ins w:id="15195" w:author="Stefanie Lane" w:date="2022-06-23T15:12:00Z">
              <w:del w:id="15196" w:author="Lane, Stefanie" w:date="2023-04-28T12:07:00Z">
                <w:r w:rsidRPr="00EB4CE1" w:rsidDel="00402FFE">
                  <w:rPr>
                    <w:rFonts w:ascii="Calibri" w:eastAsia="Times New Roman" w:hAnsi="Calibri" w:cs="Calibri"/>
                    <w:color w:val="000000"/>
                    <w:rPrChange w:id="15197" w:author="Stefanie Lane" w:date="2022-06-23T15:12:00Z">
                      <w:rPr/>
                    </w:rPrChange>
                  </w:rPr>
                  <w:delText>NA</w:delText>
                </w:r>
              </w:del>
            </w:ins>
          </w:p>
        </w:tc>
      </w:tr>
      <w:tr w:rsidR="00EB4CE1" w:rsidRPr="00EB4CE1" w:rsidDel="00402FFE" w14:paraId="58B7BA2C" w14:textId="77777777" w:rsidTr="006F10B7">
        <w:trPr>
          <w:trHeight w:val="300"/>
          <w:ins w:id="15198" w:author="Stefanie Lane" w:date="2022-06-23T15:12:00Z"/>
          <w:del w:id="15199" w:author="Lane, Stefanie" w:date="2023-04-28T12:07:00Z"/>
          <w:trPrChange w:id="15200"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1520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7FE04C7" w14:textId="77777777" w:rsidR="00EB4CE1" w:rsidRPr="00EB4CE1" w:rsidDel="00402FFE" w:rsidRDefault="00EB4CE1">
            <w:pPr>
              <w:spacing w:after="0" w:line="240" w:lineRule="auto"/>
              <w:rPr>
                <w:ins w:id="15202" w:author="Stefanie Lane" w:date="2022-06-23T15:12:00Z"/>
                <w:del w:id="15203" w:author="Lane, Stefanie" w:date="2023-04-28T12:07:00Z"/>
                <w:rFonts w:ascii="Calibri" w:eastAsia="Times New Roman" w:hAnsi="Calibri" w:cs="Calibri"/>
                <w:color w:val="000000"/>
                <w:rPrChange w:id="15204" w:author="Stefanie Lane" w:date="2022-06-23T15:12:00Z">
                  <w:rPr>
                    <w:ins w:id="15205" w:author="Stefanie Lane" w:date="2022-06-23T15:12:00Z"/>
                    <w:del w:id="15206" w:author="Lane, Stefanie" w:date="2023-04-28T12:07:00Z"/>
                  </w:rPr>
                </w:rPrChange>
              </w:rPr>
              <w:pPrChange w:id="1520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520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70A399C" w14:textId="77777777" w:rsidR="00EB4CE1" w:rsidRPr="00EB4CE1" w:rsidDel="00402FFE" w:rsidRDefault="00EB4CE1">
            <w:pPr>
              <w:spacing w:after="0" w:line="240" w:lineRule="auto"/>
              <w:rPr>
                <w:ins w:id="15209" w:author="Stefanie Lane" w:date="2022-06-23T15:12:00Z"/>
                <w:del w:id="15210" w:author="Lane, Stefanie" w:date="2023-04-28T12:07:00Z"/>
                <w:rFonts w:ascii="Calibri" w:eastAsia="Times New Roman" w:hAnsi="Calibri" w:cs="Calibri"/>
                <w:color w:val="000000"/>
                <w:rPrChange w:id="15211" w:author="Stefanie Lane" w:date="2022-06-23T15:12:00Z">
                  <w:rPr>
                    <w:ins w:id="15212" w:author="Stefanie Lane" w:date="2022-06-23T15:12:00Z"/>
                    <w:del w:id="15213" w:author="Lane, Stefanie" w:date="2023-04-28T12:07:00Z"/>
                  </w:rPr>
                </w:rPrChange>
              </w:rPr>
              <w:pPrChange w:id="15214"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15215"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7E50DE0D" w14:textId="77777777" w:rsidR="00EB4CE1" w:rsidRPr="00EB4CE1" w:rsidDel="00402FFE" w:rsidRDefault="00EB4CE1">
            <w:pPr>
              <w:spacing w:after="0" w:line="240" w:lineRule="auto"/>
              <w:rPr>
                <w:ins w:id="15216" w:author="Stefanie Lane" w:date="2022-06-23T15:12:00Z"/>
                <w:del w:id="15217" w:author="Lane, Stefanie" w:date="2023-04-28T12:07:00Z"/>
                <w:rFonts w:ascii="Calibri" w:eastAsia="Times New Roman" w:hAnsi="Calibri" w:cs="Calibri"/>
                <w:i/>
                <w:iCs/>
                <w:color w:val="000000"/>
                <w:rPrChange w:id="15218" w:author="Stefanie Lane" w:date="2022-06-23T15:12:00Z">
                  <w:rPr>
                    <w:ins w:id="15219" w:author="Stefanie Lane" w:date="2022-06-23T15:12:00Z"/>
                    <w:del w:id="15220" w:author="Lane, Stefanie" w:date="2023-04-28T12:07:00Z"/>
                  </w:rPr>
                </w:rPrChange>
              </w:rPr>
              <w:pPrChange w:id="15221" w:author="Stefanie Lane" w:date="2022-06-23T15:12:00Z">
                <w:pPr/>
              </w:pPrChange>
            </w:pPr>
            <w:ins w:id="15222" w:author="Stefanie Lane" w:date="2022-06-23T15:12:00Z">
              <w:del w:id="15223" w:author="Lane, Stefanie" w:date="2023-04-28T12:07:00Z">
                <w:r w:rsidRPr="00EB4CE1" w:rsidDel="00402FFE">
                  <w:rPr>
                    <w:rFonts w:ascii="Calibri" w:eastAsia="Times New Roman" w:hAnsi="Calibri" w:cs="Calibri"/>
                    <w:i/>
                    <w:iCs/>
                    <w:color w:val="000000"/>
                    <w:rPrChange w:id="15224" w:author="Stefanie Lane" w:date="2022-06-23T15:12:00Z">
                      <w:rPr/>
                    </w:rPrChange>
                  </w:rPr>
                  <w:delText>Sagittaria latifolia</w:delText>
                </w:r>
              </w:del>
            </w:ins>
          </w:p>
        </w:tc>
        <w:tc>
          <w:tcPr>
            <w:tcW w:w="869" w:type="dxa"/>
            <w:tcBorders>
              <w:top w:val="nil"/>
              <w:left w:val="nil"/>
              <w:bottom w:val="single" w:sz="8" w:space="0" w:color="auto"/>
              <w:right w:val="nil"/>
            </w:tcBorders>
            <w:shd w:val="clear" w:color="auto" w:fill="auto"/>
            <w:noWrap/>
            <w:vAlign w:val="bottom"/>
            <w:hideMark/>
            <w:tcPrChange w:id="15225"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7F638464" w14:textId="77777777" w:rsidR="00EB4CE1" w:rsidRPr="00EB4CE1" w:rsidDel="00402FFE" w:rsidRDefault="00EB4CE1">
            <w:pPr>
              <w:spacing w:after="0" w:line="240" w:lineRule="auto"/>
              <w:jc w:val="center"/>
              <w:rPr>
                <w:ins w:id="15226" w:author="Stefanie Lane" w:date="2022-06-23T15:12:00Z"/>
                <w:del w:id="15227" w:author="Lane, Stefanie" w:date="2023-04-28T12:07:00Z"/>
                <w:rFonts w:ascii="Calibri" w:eastAsia="Times New Roman" w:hAnsi="Calibri" w:cs="Calibri"/>
                <w:color w:val="000000"/>
                <w:rPrChange w:id="15228" w:author="Stefanie Lane" w:date="2022-06-23T15:12:00Z">
                  <w:rPr>
                    <w:ins w:id="15229" w:author="Stefanie Lane" w:date="2022-06-23T15:12:00Z"/>
                    <w:del w:id="15230" w:author="Lane, Stefanie" w:date="2023-04-28T12:07:00Z"/>
                  </w:rPr>
                </w:rPrChange>
              </w:rPr>
              <w:pPrChange w:id="15231" w:author="Stefanie Lane" w:date="2022-06-23T15:12:00Z">
                <w:pPr>
                  <w:jc w:val="center"/>
                </w:pPr>
              </w:pPrChange>
            </w:pPr>
            <w:ins w:id="15232" w:author="Stefanie Lane" w:date="2022-06-23T15:12:00Z">
              <w:del w:id="15233" w:author="Lane, Stefanie" w:date="2023-04-28T12:07:00Z">
                <w:r w:rsidRPr="00EB4CE1" w:rsidDel="00402FFE">
                  <w:rPr>
                    <w:rFonts w:ascii="Calibri" w:eastAsia="Times New Roman" w:hAnsi="Calibri" w:cs="Calibri"/>
                    <w:color w:val="000000"/>
                    <w:rPrChange w:id="15234" w:author="Stefanie Lane" w:date="2022-06-23T15:12:00Z">
                      <w:rPr/>
                    </w:rPrChange>
                  </w:rPr>
                  <w:delText>0.00</w:delText>
                </w:r>
              </w:del>
            </w:ins>
          </w:p>
        </w:tc>
        <w:tc>
          <w:tcPr>
            <w:tcW w:w="990" w:type="dxa"/>
            <w:tcBorders>
              <w:top w:val="nil"/>
              <w:left w:val="nil"/>
              <w:bottom w:val="single" w:sz="8" w:space="0" w:color="auto"/>
              <w:right w:val="nil"/>
            </w:tcBorders>
            <w:shd w:val="clear" w:color="auto" w:fill="auto"/>
            <w:noWrap/>
            <w:vAlign w:val="bottom"/>
            <w:hideMark/>
            <w:tcPrChange w:id="15235"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27DAF148" w14:textId="77777777" w:rsidR="00EB4CE1" w:rsidRPr="00EB4CE1" w:rsidDel="00402FFE" w:rsidRDefault="00EB4CE1">
            <w:pPr>
              <w:spacing w:after="0" w:line="240" w:lineRule="auto"/>
              <w:jc w:val="center"/>
              <w:rPr>
                <w:ins w:id="15236" w:author="Stefanie Lane" w:date="2022-06-23T15:12:00Z"/>
                <w:del w:id="15237" w:author="Lane, Stefanie" w:date="2023-04-28T12:07:00Z"/>
                <w:rFonts w:ascii="Calibri" w:eastAsia="Times New Roman" w:hAnsi="Calibri" w:cs="Calibri"/>
                <w:color w:val="000000"/>
                <w:rPrChange w:id="15238" w:author="Stefanie Lane" w:date="2022-06-23T15:12:00Z">
                  <w:rPr>
                    <w:ins w:id="15239" w:author="Stefanie Lane" w:date="2022-06-23T15:12:00Z"/>
                    <w:del w:id="15240" w:author="Lane, Stefanie" w:date="2023-04-28T12:07:00Z"/>
                  </w:rPr>
                </w:rPrChange>
              </w:rPr>
              <w:pPrChange w:id="15241" w:author="Stefanie Lane" w:date="2022-06-23T15:12:00Z">
                <w:pPr>
                  <w:jc w:val="center"/>
                </w:pPr>
              </w:pPrChange>
            </w:pPr>
            <w:ins w:id="15242" w:author="Stefanie Lane" w:date="2022-06-23T15:12:00Z">
              <w:del w:id="15243" w:author="Lane, Stefanie" w:date="2023-04-28T12:07:00Z">
                <w:r w:rsidRPr="00EB4CE1" w:rsidDel="00402FFE">
                  <w:rPr>
                    <w:rFonts w:ascii="Calibri" w:eastAsia="Times New Roman" w:hAnsi="Calibri" w:cs="Calibri"/>
                    <w:color w:val="000000"/>
                    <w:rPrChange w:id="15244" w:author="Stefanie Lane" w:date="2022-06-23T15:12:00Z">
                      <w:rPr/>
                    </w:rPrChange>
                  </w:rPr>
                  <w:delText>0.17</w:delText>
                </w:r>
              </w:del>
            </w:ins>
          </w:p>
        </w:tc>
        <w:tc>
          <w:tcPr>
            <w:tcW w:w="810" w:type="dxa"/>
            <w:tcBorders>
              <w:top w:val="nil"/>
              <w:left w:val="nil"/>
              <w:bottom w:val="single" w:sz="8" w:space="0" w:color="auto"/>
              <w:right w:val="nil"/>
            </w:tcBorders>
            <w:shd w:val="clear" w:color="auto" w:fill="auto"/>
            <w:noWrap/>
            <w:vAlign w:val="bottom"/>
            <w:hideMark/>
            <w:tcPrChange w:id="15245"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156721DD" w14:textId="77777777" w:rsidR="00EB4CE1" w:rsidRPr="00EB4CE1" w:rsidDel="00402FFE" w:rsidRDefault="00EB4CE1">
            <w:pPr>
              <w:spacing w:after="0" w:line="240" w:lineRule="auto"/>
              <w:jc w:val="center"/>
              <w:rPr>
                <w:ins w:id="15246" w:author="Stefanie Lane" w:date="2022-06-23T15:12:00Z"/>
                <w:del w:id="15247" w:author="Lane, Stefanie" w:date="2023-04-28T12:07:00Z"/>
                <w:rFonts w:ascii="Calibri" w:eastAsia="Times New Roman" w:hAnsi="Calibri" w:cs="Calibri"/>
                <w:color w:val="000000"/>
                <w:rPrChange w:id="15248" w:author="Stefanie Lane" w:date="2022-06-23T15:12:00Z">
                  <w:rPr>
                    <w:ins w:id="15249" w:author="Stefanie Lane" w:date="2022-06-23T15:12:00Z"/>
                    <w:del w:id="15250" w:author="Lane, Stefanie" w:date="2023-04-28T12:07:00Z"/>
                  </w:rPr>
                </w:rPrChange>
              </w:rPr>
              <w:pPrChange w:id="15251" w:author="Stefanie Lane" w:date="2022-06-23T15:12:00Z">
                <w:pPr>
                  <w:jc w:val="center"/>
                </w:pPr>
              </w:pPrChange>
            </w:pPr>
            <w:ins w:id="15252" w:author="Stefanie Lane" w:date="2022-06-23T15:12:00Z">
              <w:del w:id="15253" w:author="Lane, Stefanie" w:date="2023-04-28T12:07:00Z">
                <w:r w:rsidRPr="00EB4CE1" w:rsidDel="00402FFE">
                  <w:rPr>
                    <w:rFonts w:ascii="Calibri" w:eastAsia="Times New Roman" w:hAnsi="Calibri" w:cs="Calibri"/>
                    <w:color w:val="000000"/>
                    <w:rPrChange w:id="15254" w:author="Stefanie Lane" w:date="2022-06-23T15:12:00Z">
                      <w:rPr/>
                    </w:rPrChange>
                  </w:rPr>
                  <w:delText>0.00</w:delText>
                </w:r>
              </w:del>
            </w:ins>
          </w:p>
        </w:tc>
        <w:tc>
          <w:tcPr>
            <w:tcW w:w="1710" w:type="dxa"/>
            <w:tcBorders>
              <w:top w:val="nil"/>
              <w:left w:val="nil"/>
              <w:bottom w:val="single" w:sz="8" w:space="0" w:color="auto"/>
              <w:right w:val="single" w:sz="8" w:space="0" w:color="auto"/>
            </w:tcBorders>
            <w:shd w:val="clear" w:color="auto" w:fill="auto"/>
            <w:noWrap/>
            <w:vAlign w:val="bottom"/>
            <w:hideMark/>
            <w:tcPrChange w:id="15255"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308AD26F" w14:textId="77777777" w:rsidR="00EB4CE1" w:rsidRPr="00EB4CE1" w:rsidDel="00402FFE" w:rsidRDefault="00EB4CE1">
            <w:pPr>
              <w:spacing w:after="0" w:line="240" w:lineRule="auto"/>
              <w:jc w:val="center"/>
              <w:rPr>
                <w:ins w:id="15256" w:author="Stefanie Lane" w:date="2022-06-23T15:12:00Z"/>
                <w:del w:id="15257" w:author="Lane, Stefanie" w:date="2023-04-28T12:07:00Z"/>
                <w:rFonts w:ascii="Calibri" w:eastAsia="Times New Roman" w:hAnsi="Calibri" w:cs="Calibri"/>
                <w:color w:val="000000"/>
                <w:rPrChange w:id="15258" w:author="Stefanie Lane" w:date="2022-06-23T15:12:00Z">
                  <w:rPr>
                    <w:ins w:id="15259" w:author="Stefanie Lane" w:date="2022-06-23T15:12:00Z"/>
                    <w:del w:id="15260" w:author="Lane, Stefanie" w:date="2023-04-28T12:07:00Z"/>
                  </w:rPr>
                </w:rPrChange>
              </w:rPr>
              <w:pPrChange w:id="15261" w:author="Stefanie Lane" w:date="2022-06-23T15:12:00Z">
                <w:pPr>
                  <w:jc w:val="center"/>
                </w:pPr>
              </w:pPrChange>
            </w:pPr>
            <w:ins w:id="15262" w:author="Stefanie Lane" w:date="2022-06-23T15:12:00Z">
              <w:del w:id="15263" w:author="Lane, Stefanie" w:date="2023-04-28T12:07:00Z">
                <w:r w:rsidRPr="00EB4CE1" w:rsidDel="00402FFE">
                  <w:rPr>
                    <w:rFonts w:ascii="Calibri" w:eastAsia="Times New Roman" w:hAnsi="Calibri" w:cs="Calibri"/>
                    <w:color w:val="000000"/>
                    <w:rPrChange w:id="15264" w:author="Stefanie Lane" w:date="2022-06-23T15:12:00Z">
                      <w:rPr/>
                    </w:rPrChange>
                  </w:rPr>
                  <w:delText>NA</w:delText>
                </w:r>
              </w:del>
            </w:ins>
          </w:p>
        </w:tc>
      </w:tr>
      <w:tr w:rsidR="00EB4CE1" w:rsidRPr="00EB4CE1" w:rsidDel="00402FFE" w14:paraId="095C3530" w14:textId="77777777" w:rsidTr="006F10B7">
        <w:trPr>
          <w:trHeight w:val="290"/>
          <w:ins w:id="15265" w:author="Stefanie Lane" w:date="2022-06-23T15:12:00Z"/>
          <w:del w:id="15266" w:author="Lane, Stefanie" w:date="2023-04-28T12:07:00Z"/>
          <w:trPrChange w:id="15267" w:author="Stefanie Lane" w:date="2022-06-23T15:14:00Z">
            <w:trPr>
              <w:trHeight w:val="290"/>
            </w:trPr>
          </w:trPrChange>
        </w:trPr>
        <w:tc>
          <w:tcPr>
            <w:tcW w:w="1311" w:type="dxa"/>
            <w:tcBorders>
              <w:top w:val="nil"/>
              <w:left w:val="nil"/>
              <w:bottom w:val="nil"/>
              <w:right w:val="nil"/>
            </w:tcBorders>
            <w:shd w:val="clear" w:color="auto" w:fill="auto"/>
            <w:noWrap/>
            <w:vAlign w:val="center"/>
            <w:hideMark/>
            <w:tcPrChange w:id="15268" w:author="Stefanie Lane" w:date="2022-06-23T15:14:00Z">
              <w:tcPr>
                <w:tcW w:w="1240" w:type="dxa"/>
                <w:tcBorders>
                  <w:top w:val="nil"/>
                  <w:left w:val="nil"/>
                  <w:bottom w:val="nil"/>
                  <w:right w:val="nil"/>
                </w:tcBorders>
                <w:shd w:val="clear" w:color="auto" w:fill="auto"/>
                <w:noWrap/>
                <w:vAlign w:val="center"/>
                <w:hideMark/>
              </w:tcPr>
            </w:tcPrChange>
          </w:tcPr>
          <w:p w14:paraId="1B6E1FA0" w14:textId="77777777" w:rsidR="00EB4CE1" w:rsidRPr="00EB4CE1" w:rsidDel="00402FFE" w:rsidRDefault="00EB4CE1">
            <w:pPr>
              <w:spacing w:after="0" w:line="240" w:lineRule="auto"/>
              <w:jc w:val="center"/>
              <w:rPr>
                <w:ins w:id="15269" w:author="Stefanie Lane" w:date="2022-06-23T15:12:00Z"/>
                <w:del w:id="15270" w:author="Lane, Stefanie" w:date="2023-04-28T12:07:00Z"/>
                <w:rFonts w:ascii="Calibri" w:eastAsia="Times New Roman" w:hAnsi="Calibri" w:cs="Calibri"/>
                <w:color w:val="000000"/>
                <w:rPrChange w:id="15271" w:author="Stefanie Lane" w:date="2022-06-23T15:12:00Z">
                  <w:rPr>
                    <w:ins w:id="15272" w:author="Stefanie Lane" w:date="2022-06-23T15:12:00Z"/>
                    <w:del w:id="15273" w:author="Lane, Stefanie" w:date="2023-04-28T12:07:00Z"/>
                  </w:rPr>
                </w:rPrChange>
              </w:rPr>
              <w:pPrChange w:id="15274" w:author="Stefanie Lane" w:date="2022-06-23T15:12:00Z">
                <w:pPr>
                  <w:jc w:val="center"/>
                </w:pPr>
              </w:pPrChange>
            </w:pPr>
          </w:p>
        </w:tc>
        <w:tc>
          <w:tcPr>
            <w:tcW w:w="1160" w:type="dxa"/>
            <w:tcBorders>
              <w:top w:val="nil"/>
              <w:left w:val="nil"/>
              <w:bottom w:val="nil"/>
              <w:right w:val="nil"/>
            </w:tcBorders>
            <w:shd w:val="clear" w:color="auto" w:fill="auto"/>
            <w:noWrap/>
            <w:vAlign w:val="center"/>
            <w:hideMark/>
            <w:tcPrChange w:id="15275" w:author="Stefanie Lane" w:date="2022-06-23T15:14:00Z">
              <w:tcPr>
                <w:tcW w:w="1160" w:type="dxa"/>
                <w:tcBorders>
                  <w:top w:val="nil"/>
                  <w:left w:val="nil"/>
                  <w:bottom w:val="nil"/>
                  <w:right w:val="nil"/>
                </w:tcBorders>
                <w:shd w:val="clear" w:color="auto" w:fill="auto"/>
                <w:noWrap/>
                <w:vAlign w:val="center"/>
                <w:hideMark/>
              </w:tcPr>
            </w:tcPrChange>
          </w:tcPr>
          <w:p w14:paraId="6ABFF758" w14:textId="77777777" w:rsidR="00EB4CE1" w:rsidRPr="00EB4CE1" w:rsidDel="00402FFE" w:rsidRDefault="00EB4CE1">
            <w:pPr>
              <w:spacing w:after="0" w:line="240" w:lineRule="auto"/>
              <w:jc w:val="center"/>
              <w:rPr>
                <w:ins w:id="15276" w:author="Stefanie Lane" w:date="2022-06-23T15:12:00Z"/>
                <w:del w:id="15277" w:author="Lane, Stefanie" w:date="2023-04-28T12:07:00Z"/>
                <w:rFonts w:ascii="Times New Roman" w:eastAsia="Times New Roman" w:hAnsi="Times New Roman" w:cs="Times New Roman"/>
                <w:sz w:val="20"/>
                <w:szCs w:val="20"/>
                <w:rPrChange w:id="15278" w:author="Stefanie Lane" w:date="2022-06-23T15:12:00Z">
                  <w:rPr>
                    <w:ins w:id="15279" w:author="Stefanie Lane" w:date="2022-06-23T15:12:00Z"/>
                    <w:del w:id="15280" w:author="Lane, Stefanie" w:date="2023-04-28T12:07:00Z"/>
                  </w:rPr>
                </w:rPrChange>
              </w:rPr>
              <w:pPrChange w:id="15281" w:author="Stefanie Lane" w:date="2022-06-23T15:12:00Z">
                <w:pPr>
                  <w:jc w:val="center"/>
                </w:pPr>
              </w:pPrChange>
            </w:pPr>
          </w:p>
        </w:tc>
        <w:tc>
          <w:tcPr>
            <w:tcW w:w="3320" w:type="dxa"/>
            <w:tcBorders>
              <w:top w:val="nil"/>
              <w:left w:val="nil"/>
              <w:bottom w:val="nil"/>
              <w:right w:val="nil"/>
            </w:tcBorders>
            <w:shd w:val="clear" w:color="auto" w:fill="auto"/>
            <w:noWrap/>
            <w:vAlign w:val="bottom"/>
            <w:hideMark/>
            <w:tcPrChange w:id="15282" w:author="Stefanie Lane" w:date="2022-06-23T15:14:00Z">
              <w:tcPr>
                <w:tcW w:w="3320" w:type="dxa"/>
                <w:tcBorders>
                  <w:top w:val="nil"/>
                  <w:left w:val="nil"/>
                  <w:bottom w:val="nil"/>
                  <w:right w:val="nil"/>
                </w:tcBorders>
                <w:shd w:val="clear" w:color="auto" w:fill="auto"/>
                <w:noWrap/>
                <w:vAlign w:val="bottom"/>
                <w:hideMark/>
              </w:tcPr>
            </w:tcPrChange>
          </w:tcPr>
          <w:p w14:paraId="6180C9FA" w14:textId="77777777" w:rsidR="00EB4CE1" w:rsidRPr="00EB4CE1" w:rsidDel="00402FFE" w:rsidRDefault="00EB4CE1">
            <w:pPr>
              <w:spacing w:after="0" w:line="240" w:lineRule="auto"/>
              <w:jc w:val="center"/>
              <w:rPr>
                <w:ins w:id="15283" w:author="Stefanie Lane" w:date="2022-06-23T15:12:00Z"/>
                <w:del w:id="15284" w:author="Lane, Stefanie" w:date="2023-04-28T12:07:00Z"/>
                <w:rFonts w:ascii="Times New Roman" w:eastAsia="Times New Roman" w:hAnsi="Times New Roman" w:cs="Times New Roman"/>
                <w:sz w:val="20"/>
                <w:szCs w:val="20"/>
                <w:rPrChange w:id="15285" w:author="Stefanie Lane" w:date="2022-06-23T15:12:00Z">
                  <w:rPr>
                    <w:ins w:id="15286" w:author="Stefanie Lane" w:date="2022-06-23T15:12:00Z"/>
                    <w:del w:id="15287" w:author="Lane, Stefanie" w:date="2023-04-28T12:07:00Z"/>
                  </w:rPr>
                </w:rPrChange>
              </w:rPr>
              <w:pPrChange w:id="15288" w:author="Stefanie Lane" w:date="2022-06-23T15:12:00Z">
                <w:pPr>
                  <w:jc w:val="center"/>
                </w:pPr>
              </w:pPrChange>
            </w:pPr>
          </w:p>
        </w:tc>
        <w:tc>
          <w:tcPr>
            <w:tcW w:w="869" w:type="dxa"/>
            <w:tcBorders>
              <w:top w:val="nil"/>
              <w:left w:val="nil"/>
              <w:bottom w:val="nil"/>
              <w:right w:val="nil"/>
            </w:tcBorders>
            <w:shd w:val="clear" w:color="auto" w:fill="auto"/>
            <w:noWrap/>
            <w:vAlign w:val="bottom"/>
            <w:hideMark/>
            <w:tcPrChange w:id="15289" w:author="Stefanie Lane" w:date="2022-06-23T15:14:00Z">
              <w:tcPr>
                <w:tcW w:w="960" w:type="dxa"/>
                <w:tcBorders>
                  <w:top w:val="nil"/>
                  <w:left w:val="nil"/>
                  <w:bottom w:val="nil"/>
                  <w:right w:val="nil"/>
                </w:tcBorders>
                <w:shd w:val="clear" w:color="auto" w:fill="auto"/>
                <w:noWrap/>
                <w:vAlign w:val="bottom"/>
                <w:hideMark/>
              </w:tcPr>
            </w:tcPrChange>
          </w:tcPr>
          <w:p w14:paraId="24D161F3" w14:textId="77777777" w:rsidR="00EB4CE1" w:rsidRPr="00EB4CE1" w:rsidDel="00402FFE" w:rsidRDefault="00EB4CE1">
            <w:pPr>
              <w:spacing w:after="0" w:line="240" w:lineRule="auto"/>
              <w:rPr>
                <w:ins w:id="15290" w:author="Stefanie Lane" w:date="2022-06-23T15:12:00Z"/>
                <w:del w:id="15291" w:author="Lane, Stefanie" w:date="2023-04-28T12:07:00Z"/>
                <w:rFonts w:ascii="Times New Roman" w:eastAsia="Times New Roman" w:hAnsi="Times New Roman" w:cs="Times New Roman"/>
                <w:sz w:val="20"/>
                <w:szCs w:val="20"/>
                <w:rPrChange w:id="15292" w:author="Stefanie Lane" w:date="2022-06-23T15:12:00Z">
                  <w:rPr>
                    <w:ins w:id="15293" w:author="Stefanie Lane" w:date="2022-06-23T15:12:00Z"/>
                    <w:del w:id="15294" w:author="Lane, Stefanie" w:date="2023-04-28T12:07:00Z"/>
                  </w:rPr>
                </w:rPrChange>
              </w:rPr>
              <w:pPrChange w:id="15295" w:author="Stefanie Lane" w:date="2022-06-23T15:12:00Z">
                <w:pPr/>
              </w:pPrChange>
            </w:pPr>
          </w:p>
        </w:tc>
        <w:tc>
          <w:tcPr>
            <w:tcW w:w="990" w:type="dxa"/>
            <w:tcBorders>
              <w:top w:val="nil"/>
              <w:left w:val="nil"/>
              <w:bottom w:val="nil"/>
              <w:right w:val="nil"/>
            </w:tcBorders>
            <w:shd w:val="clear" w:color="auto" w:fill="auto"/>
            <w:noWrap/>
            <w:vAlign w:val="bottom"/>
            <w:hideMark/>
            <w:tcPrChange w:id="15296" w:author="Stefanie Lane" w:date="2022-06-23T15:14:00Z">
              <w:tcPr>
                <w:tcW w:w="960" w:type="dxa"/>
                <w:tcBorders>
                  <w:top w:val="nil"/>
                  <w:left w:val="nil"/>
                  <w:bottom w:val="nil"/>
                  <w:right w:val="nil"/>
                </w:tcBorders>
                <w:shd w:val="clear" w:color="auto" w:fill="auto"/>
                <w:noWrap/>
                <w:vAlign w:val="bottom"/>
                <w:hideMark/>
              </w:tcPr>
            </w:tcPrChange>
          </w:tcPr>
          <w:p w14:paraId="0FA770DC" w14:textId="77777777" w:rsidR="00EB4CE1" w:rsidRPr="00EB4CE1" w:rsidDel="00402FFE" w:rsidRDefault="00EB4CE1">
            <w:pPr>
              <w:spacing w:after="0" w:line="240" w:lineRule="auto"/>
              <w:jc w:val="center"/>
              <w:rPr>
                <w:ins w:id="15297" w:author="Stefanie Lane" w:date="2022-06-23T15:12:00Z"/>
                <w:del w:id="15298" w:author="Lane, Stefanie" w:date="2023-04-28T12:07:00Z"/>
                <w:rFonts w:ascii="Times New Roman" w:eastAsia="Times New Roman" w:hAnsi="Times New Roman" w:cs="Times New Roman"/>
                <w:sz w:val="20"/>
                <w:szCs w:val="20"/>
                <w:rPrChange w:id="15299" w:author="Stefanie Lane" w:date="2022-06-23T15:12:00Z">
                  <w:rPr>
                    <w:ins w:id="15300" w:author="Stefanie Lane" w:date="2022-06-23T15:12:00Z"/>
                    <w:del w:id="15301" w:author="Lane, Stefanie" w:date="2023-04-28T12:07:00Z"/>
                  </w:rPr>
                </w:rPrChange>
              </w:rPr>
              <w:pPrChange w:id="15302" w:author="Stefanie Lane" w:date="2022-06-23T15:12:00Z">
                <w:pPr>
                  <w:jc w:val="center"/>
                </w:pPr>
              </w:pPrChange>
            </w:pPr>
          </w:p>
        </w:tc>
        <w:tc>
          <w:tcPr>
            <w:tcW w:w="810" w:type="dxa"/>
            <w:tcBorders>
              <w:top w:val="nil"/>
              <w:left w:val="nil"/>
              <w:bottom w:val="nil"/>
              <w:right w:val="nil"/>
            </w:tcBorders>
            <w:shd w:val="clear" w:color="auto" w:fill="auto"/>
            <w:noWrap/>
            <w:vAlign w:val="bottom"/>
            <w:hideMark/>
            <w:tcPrChange w:id="15303" w:author="Stefanie Lane" w:date="2022-06-23T15:14:00Z">
              <w:tcPr>
                <w:tcW w:w="960" w:type="dxa"/>
                <w:tcBorders>
                  <w:top w:val="nil"/>
                  <w:left w:val="nil"/>
                  <w:bottom w:val="nil"/>
                  <w:right w:val="nil"/>
                </w:tcBorders>
                <w:shd w:val="clear" w:color="auto" w:fill="auto"/>
                <w:noWrap/>
                <w:vAlign w:val="bottom"/>
                <w:hideMark/>
              </w:tcPr>
            </w:tcPrChange>
          </w:tcPr>
          <w:p w14:paraId="25A169A3" w14:textId="77777777" w:rsidR="00EB4CE1" w:rsidRPr="00EB4CE1" w:rsidDel="00402FFE" w:rsidRDefault="00EB4CE1">
            <w:pPr>
              <w:spacing w:after="0" w:line="240" w:lineRule="auto"/>
              <w:jc w:val="center"/>
              <w:rPr>
                <w:ins w:id="15304" w:author="Stefanie Lane" w:date="2022-06-23T15:12:00Z"/>
                <w:del w:id="15305" w:author="Lane, Stefanie" w:date="2023-04-28T12:07:00Z"/>
                <w:rFonts w:ascii="Times New Roman" w:eastAsia="Times New Roman" w:hAnsi="Times New Roman" w:cs="Times New Roman"/>
                <w:sz w:val="20"/>
                <w:szCs w:val="20"/>
                <w:rPrChange w:id="15306" w:author="Stefanie Lane" w:date="2022-06-23T15:12:00Z">
                  <w:rPr>
                    <w:ins w:id="15307" w:author="Stefanie Lane" w:date="2022-06-23T15:12:00Z"/>
                    <w:del w:id="15308" w:author="Lane, Stefanie" w:date="2023-04-28T12:07:00Z"/>
                  </w:rPr>
                </w:rPrChange>
              </w:rPr>
              <w:pPrChange w:id="15309" w:author="Stefanie Lane" w:date="2022-06-23T15:12:00Z">
                <w:pPr>
                  <w:jc w:val="center"/>
                </w:pPr>
              </w:pPrChange>
            </w:pPr>
          </w:p>
        </w:tc>
        <w:tc>
          <w:tcPr>
            <w:tcW w:w="1710" w:type="dxa"/>
            <w:tcBorders>
              <w:top w:val="nil"/>
              <w:left w:val="nil"/>
              <w:bottom w:val="nil"/>
              <w:right w:val="nil"/>
            </w:tcBorders>
            <w:shd w:val="clear" w:color="auto" w:fill="auto"/>
            <w:noWrap/>
            <w:vAlign w:val="bottom"/>
            <w:hideMark/>
            <w:tcPrChange w:id="15310" w:author="Stefanie Lane" w:date="2022-06-23T15:14:00Z">
              <w:tcPr>
                <w:tcW w:w="1560" w:type="dxa"/>
                <w:tcBorders>
                  <w:top w:val="nil"/>
                  <w:left w:val="nil"/>
                  <w:bottom w:val="nil"/>
                  <w:right w:val="nil"/>
                </w:tcBorders>
                <w:shd w:val="clear" w:color="auto" w:fill="auto"/>
                <w:noWrap/>
                <w:vAlign w:val="bottom"/>
                <w:hideMark/>
              </w:tcPr>
            </w:tcPrChange>
          </w:tcPr>
          <w:p w14:paraId="3C5E5128" w14:textId="77777777" w:rsidR="00EB4CE1" w:rsidRPr="00EB4CE1" w:rsidDel="00402FFE" w:rsidRDefault="00EB4CE1">
            <w:pPr>
              <w:spacing w:after="0" w:line="240" w:lineRule="auto"/>
              <w:jc w:val="center"/>
              <w:rPr>
                <w:ins w:id="15311" w:author="Stefanie Lane" w:date="2022-06-23T15:12:00Z"/>
                <w:del w:id="15312" w:author="Lane, Stefanie" w:date="2023-04-28T12:07:00Z"/>
                <w:rFonts w:ascii="Times New Roman" w:eastAsia="Times New Roman" w:hAnsi="Times New Roman" w:cs="Times New Roman"/>
                <w:sz w:val="20"/>
                <w:szCs w:val="20"/>
                <w:rPrChange w:id="15313" w:author="Stefanie Lane" w:date="2022-06-23T15:12:00Z">
                  <w:rPr>
                    <w:ins w:id="15314" w:author="Stefanie Lane" w:date="2022-06-23T15:12:00Z"/>
                    <w:del w:id="15315" w:author="Lane, Stefanie" w:date="2023-04-28T12:07:00Z"/>
                  </w:rPr>
                </w:rPrChange>
              </w:rPr>
              <w:pPrChange w:id="15316" w:author="Stefanie Lane" w:date="2022-06-23T15:12:00Z">
                <w:pPr>
                  <w:jc w:val="center"/>
                </w:pPr>
              </w:pPrChange>
            </w:pPr>
          </w:p>
        </w:tc>
      </w:tr>
      <w:tr w:rsidR="00EB4CE1" w:rsidRPr="00EB4CE1" w:rsidDel="00402FFE" w14:paraId="3F91B8DC" w14:textId="77777777" w:rsidTr="006F10B7">
        <w:trPr>
          <w:trHeight w:val="590"/>
          <w:ins w:id="15317" w:author="Stefanie Lane" w:date="2022-06-23T15:12:00Z"/>
          <w:del w:id="15318" w:author="Lane, Stefanie" w:date="2023-04-28T12:07:00Z"/>
          <w:trPrChange w:id="15319" w:author="Stefanie Lane" w:date="2022-06-23T15:14:00Z">
            <w:trPr>
              <w:trHeight w:val="590"/>
            </w:trPr>
          </w:trPrChange>
        </w:trPr>
        <w:tc>
          <w:tcPr>
            <w:tcW w:w="1311" w:type="dxa"/>
            <w:tcBorders>
              <w:top w:val="single" w:sz="4" w:space="0" w:color="auto"/>
              <w:left w:val="nil"/>
              <w:bottom w:val="single" w:sz="8" w:space="0" w:color="auto"/>
              <w:right w:val="nil"/>
            </w:tcBorders>
            <w:shd w:val="clear" w:color="auto" w:fill="auto"/>
            <w:noWrap/>
            <w:vAlign w:val="center"/>
            <w:hideMark/>
            <w:tcPrChange w:id="15320" w:author="Stefanie Lane" w:date="2022-06-23T15:14:00Z">
              <w:tcPr>
                <w:tcW w:w="1240" w:type="dxa"/>
                <w:tcBorders>
                  <w:top w:val="single" w:sz="4" w:space="0" w:color="auto"/>
                  <w:left w:val="nil"/>
                  <w:bottom w:val="single" w:sz="8" w:space="0" w:color="auto"/>
                  <w:right w:val="nil"/>
                </w:tcBorders>
                <w:shd w:val="clear" w:color="auto" w:fill="auto"/>
                <w:noWrap/>
                <w:vAlign w:val="center"/>
                <w:hideMark/>
              </w:tcPr>
            </w:tcPrChange>
          </w:tcPr>
          <w:p w14:paraId="31713B1F" w14:textId="77777777" w:rsidR="00EB4CE1" w:rsidRPr="00EB4CE1" w:rsidDel="00402FFE" w:rsidRDefault="00EB4CE1">
            <w:pPr>
              <w:spacing w:after="0" w:line="240" w:lineRule="auto"/>
              <w:jc w:val="center"/>
              <w:rPr>
                <w:ins w:id="15321" w:author="Stefanie Lane" w:date="2022-06-23T15:12:00Z"/>
                <w:del w:id="15322" w:author="Lane, Stefanie" w:date="2023-04-28T12:07:00Z"/>
                <w:rFonts w:ascii="Calibri" w:eastAsia="Times New Roman" w:hAnsi="Calibri" w:cs="Calibri"/>
                <w:b/>
                <w:bCs/>
                <w:color w:val="000000"/>
                <w:rPrChange w:id="15323" w:author="Stefanie Lane" w:date="2022-06-23T15:12:00Z">
                  <w:rPr>
                    <w:ins w:id="15324" w:author="Stefanie Lane" w:date="2022-06-23T15:12:00Z"/>
                    <w:del w:id="15325" w:author="Lane, Stefanie" w:date="2023-04-28T12:07:00Z"/>
                  </w:rPr>
                </w:rPrChange>
              </w:rPr>
              <w:pPrChange w:id="15326" w:author="Stefanie Lane" w:date="2022-06-23T15:12:00Z">
                <w:pPr>
                  <w:jc w:val="center"/>
                </w:pPr>
              </w:pPrChange>
            </w:pPr>
            <w:ins w:id="15327" w:author="Stefanie Lane" w:date="2022-06-23T15:12:00Z">
              <w:del w:id="15328" w:author="Lane, Stefanie" w:date="2023-04-28T12:07:00Z">
                <w:r w:rsidRPr="00EB4CE1" w:rsidDel="00402FFE">
                  <w:rPr>
                    <w:rFonts w:ascii="Calibri" w:eastAsia="Times New Roman" w:hAnsi="Calibri" w:cs="Calibri"/>
                    <w:b/>
                    <w:bCs/>
                    <w:color w:val="000000"/>
                    <w:rPrChange w:id="15329" w:author="Stefanie Lane" w:date="2022-06-23T15:12:00Z">
                      <w:rPr/>
                    </w:rPrChange>
                  </w:rPr>
                  <w:delText>Assemblage</w:delText>
                </w:r>
              </w:del>
            </w:ins>
          </w:p>
        </w:tc>
        <w:tc>
          <w:tcPr>
            <w:tcW w:w="1160" w:type="dxa"/>
            <w:tcBorders>
              <w:top w:val="single" w:sz="4" w:space="0" w:color="auto"/>
              <w:left w:val="nil"/>
              <w:bottom w:val="single" w:sz="8" w:space="0" w:color="auto"/>
              <w:right w:val="nil"/>
            </w:tcBorders>
            <w:shd w:val="clear" w:color="auto" w:fill="auto"/>
            <w:noWrap/>
            <w:vAlign w:val="center"/>
            <w:hideMark/>
            <w:tcPrChange w:id="15330" w:author="Stefanie Lane" w:date="2022-06-23T15:14:00Z">
              <w:tcPr>
                <w:tcW w:w="1160" w:type="dxa"/>
                <w:tcBorders>
                  <w:top w:val="single" w:sz="4" w:space="0" w:color="auto"/>
                  <w:left w:val="nil"/>
                  <w:bottom w:val="single" w:sz="8" w:space="0" w:color="auto"/>
                  <w:right w:val="nil"/>
                </w:tcBorders>
                <w:shd w:val="clear" w:color="auto" w:fill="auto"/>
                <w:noWrap/>
                <w:vAlign w:val="center"/>
                <w:hideMark/>
              </w:tcPr>
            </w:tcPrChange>
          </w:tcPr>
          <w:p w14:paraId="5FF5CF14" w14:textId="77777777" w:rsidR="00EB4CE1" w:rsidRPr="00EB4CE1" w:rsidDel="00402FFE" w:rsidRDefault="00EB4CE1">
            <w:pPr>
              <w:spacing w:after="0" w:line="240" w:lineRule="auto"/>
              <w:jc w:val="center"/>
              <w:rPr>
                <w:ins w:id="15331" w:author="Stefanie Lane" w:date="2022-06-23T15:12:00Z"/>
                <w:del w:id="15332" w:author="Lane, Stefanie" w:date="2023-04-28T12:07:00Z"/>
                <w:rFonts w:ascii="Calibri" w:eastAsia="Times New Roman" w:hAnsi="Calibri" w:cs="Calibri"/>
                <w:b/>
                <w:bCs/>
                <w:color w:val="000000"/>
                <w:rPrChange w:id="15333" w:author="Stefanie Lane" w:date="2022-06-23T15:12:00Z">
                  <w:rPr>
                    <w:ins w:id="15334" w:author="Stefanie Lane" w:date="2022-06-23T15:12:00Z"/>
                    <w:del w:id="15335" w:author="Lane, Stefanie" w:date="2023-04-28T12:07:00Z"/>
                  </w:rPr>
                </w:rPrChange>
              </w:rPr>
              <w:pPrChange w:id="15336" w:author="Stefanie Lane" w:date="2022-06-23T15:12:00Z">
                <w:pPr>
                  <w:jc w:val="center"/>
                </w:pPr>
              </w:pPrChange>
            </w:pPr>
            <w:ins w:id="15337" w:author="Stefanie Lane" w:date="2022-06-23T15:12:00Z">
              <w:del w:id="15338" w:author="Lane, Stefanie" w:date="2023-04-28T12:07:00Z">
                <w:r w:rsidRPr="00EB4CE1" w:rsidDel="00402FFE">
                  <w:rPr>
                    <w:rFonts w:ascii="Calibri" w:eastAsia="Times New Roman" w:hAnsi="Calibri" w:cs="Calibri"/>
                    <w:b/>
                    <w:bCs/>
                    <w:color w:val="000000"/>
                    <w:rPrChange w:id="15339" w:author="Stefanie Lane" w:date="2022-06-23T15:12:00Z">
                      <w:rPr/>
                    </w:rPrChange>
                  </w:rPr>
                  <w:delText>Status</w:delText>
                </w:r>
              </w:del>
            </w:ins>
          </w:p>
        </w:tc>
        <w:tc>
          <w:tcPr>
            <w:tcW w:w="3320" w:type="dxa"/>
            <w:tcBorders>
              <w:top w:val="single" w:sz="4" w:space="0" w:color="auto"/>
              <w:left w:val="nil"/>
              <w:bottom w:val="single" w:sz="8" w:space="0" w:color="auto"/>
              <w:right w:val="nil"/>
            </w:tcBorders>
            <w:shd w:val="clear" w:color="auto" w:fill="auto"/>
            <w:noWrap/>
            <w:vAlign w:val="center"/>
            <w:hideMark/>
            <w:tcPrChange w:id="15340" w:author="Stefanie Lane" w:date="2022-06-23T15:14:00Z">
              <w:tcPr>
                <w:tcW w:w="3320" w:type="dxa"/>
                <w:tcBorders>
                  <w:top w:val="single" w:sz="4" w:space="0" w:color="auto"/>
                  <w:left w:val="nil"/>
                  <w:bottom w:val="single" w:sz="8" w:space="0" w:color="auto"/>
                  <w:right w:val="nil"/>
                </w:tcBorders>
                <w:shd w:val="clear" w:color="auto" w:fill="auto"/>
                <w:noWrap/>
                <w:vAlign w:val="center"/>
                <w:hideMark/>
              </w:tcPr>
            </w:tcPrChange>
          </w:tcPr>
          <w:p w14:paraId="741622A8" w14:textId="77777777" w:rsidR="00EB4CE1" w:rsidRPr="00EB4CE1" w:rsidDel="00402FFE" w:rsidRDefault="00EB4CE1">
            <w:pPr>
              <w:spacing w:after="0" w:line="240" w:lineRule="auto"/>
              <w:jc w:val="center"/>
              <w:rPr>
                <w:ins w:id="15341" w:author="Stefanie Lane" w:date="2022-06-23T15:12:00Z"/>
                <w:del w:id="15342" w:author="Lane, Stefanie" w:date="2023-04-28T12:07:00Z"/>
                <w:rFonts w:ascii="Calibri" w:eastAsia="Times New Roman" w:hAnsi="Calibri" w:cs="Calibri"/>
                <w:b/>
                <w:bCs/>
                <w:color w:val="000000"/>
                <w:rPrChange w:id="15343" w:author="Stefanie Lane" w:date="2022-06-23T15:12:00Z">
                  <w:rPr>
                    <w:ins w:id="15344" w:author="Stefanie Lane" w:date="2022-06-23T15:12:00Z"/>
                    <w:del w:id="15345" w:author="Lane, Stefanie" w:date="2023-04-28T12:07:00Z"/>
                  </w:rPr>
                </w:rPrChange>
              </w:rPr>
              <w:pPrChange w:id="15346" w:author="Stefanie Lane" w:date="2022-06-23T15:12:00Z">
                <w:pPr>
                  <w:jc w:val="center"/>
                </w:pPr>
              </w:pPrChange>
            </w:pPr>
            <w:ins w:id="15347" w:author="Stefanie Lane" w:date="2022-06-23T15:12:00Z">
              <w:del w:id="15348" w:author="Lane, Stefanie" w:date="2023-04-28T12:07:00Z">
                <w:r w:rsidRPr="00EB4CE1" w:rsidDel="00402FFE">
                  <w:rPr>
                    <w:rFonts w:ascii="Calibri" w:eastAsia="Times New Roman" w:hAnsi="Calibri" w:cs="Calibri"/>
                    <w:b/>
                    <w:bCs/>
                    <w:color w:val="000000"/>
                    <w:rPrChange w:id="15349" w:author="Stefanie Lane" w:date="2022-06-23T15:12:00Z">
                      <w:rPr/>
                    </w:rPrChange>
                  </w:rPr>
                  <w:delText>Species</w:delText>
                </w:r>
              </w:del>
            </w:ins>
          </w:p>
        </w:tc>
        <w:tc>
          <w:tcPr>
            <w:tcW w:w="869" w:type="dxa"/>
            <w:tcBorders>
              <w:top w:val="single" w:sz="4" w:space="0" w:color="auto"/>
              <w:left w:val="nil"/>
              <w:bottom w:val="single" w:sz="8" w:space="0" w:color="auto"/>
              <w:right w:val="nil"/>
            </w:tcBorders>
            <w:shd w:val="clear" w:color="auto" w:fill="auto"/>
            <w:noWrap/>
            <w:vAlign w:val="center"/>
            <w:hideMark/>
            <w:tcPrChange w:id="15350"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103C728E" w14:textId="77777777" w:rsidR="00EB4CE1" w:rsidRPr="00EB4CE1" w:rsidDel="00402FFE" w:rsidRDefault="00EB4CE1">
            <w:pPr>
              <w:spacing w:after="0" w:line="240" w:lineRule="auto"/>
              <w:jc w:val="center"/>
              <w:rPr>
                <w:ins w:id="15351" w:author="Stefanie Lane" w:date="2022-06-23T15:12:00Z"/>
                <w:del w:id="15352" w:author="Lane, Stefanie" w:date="2023-04-28T12:07:00Z"/>
                <w:rFonts w:ascii="Calibri" w:eastAsia="Times New Roman" w:hAnsi="Calibri" w:cs="Calibri"/>
                <w:b/>
                <w:bCs/>
                <w:color w:val="000000"/>
                <w:rPrChange w:id="15353" w:author="Stefanie Lane" w:date="2022-06-23T15:12:00Z">
                  <w:rPr>
                    <w:ins w:id="15354" w:author="Stefanie Lane" w:date="2022-06-23T15:12:00Z"/>
                    <w:del w:id="15355" w:author="Lane, Stefanie" w:date="2023-04-28T12:07:00Z"/>
                  </w:rPr>
                </w:rPrChange>
              </w:rPr>
              <w:pPrChange w:id="15356" w:author="Stefanie Lane" w:date="2022-06-23T15:12:00Z">
                <w:pPr>
                  <w:jc w:val="center"/>
                </w:pPr>
              </w:pPrChange>
            </w:pPr>
            <w:ins w:id="15357" w:author="Stefanie Lane" w:date="2022-06-23T15:12:00Z">
              <w:del w:id="15358" w:author="Lane, Stefanie" w:date="2023-04-28T12:07:00Z">
                <w:r w:rsidRPr="00EB4CE1" w:rsidDel="00402FFE">
                  <w:rPr>
                    <w:rFonts w:ascii="Calibri" w:eastAsia="Times New Roman" w:hAnsi="Calibri" w:cs="Calibri"/>
                    <w:b/>
                    <w:bCs/>
                    <w:color w:val="000000"/>
                    <w:rPrChange w:id="15359" w:author="Stefanie Lane" w:date="2022-06-23T15:12:00Z">
                      <w:rPr/>
                    </w:rPrChange>
                  </w:rPr>
                  <w:delText>1979</w:delText>
                </w:r>
              </w:del>
            </w:ins>
          </w:p>
        </w:tc>
        <w:tc>
          <w:tcPr>
            <w:tcW w:w="990" w:type="dxa"/>
            <w:tcBorders>
              <w:top w:val="single" w:sz="4" w:space="0" w:color="auto"/>
              <w:left w:val="nil"/>
              <w:bottom w:val="single" w:sz="8" w:space="0" w:color="auto"/>
              <w:right w:val="nil"/>
            </w:tcBorders>
            <w:shd w:val="clear" w:color="auto" w:fill="auto"/>
            <w:noWrap/>
            <w:vAlign w:val="center"/>
            <w:hideMark/>
            <w:tcPrChange w:id="15360"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7A037E3C" w14:textId="77777777" w:rsidR="00EB4CE1" w:rsidRPr="00EB4CE1" w:rsidDel="00402FFE" w:rsidRDefault="00EB4CE1">
            <w:pPr>
              <w:spacing w:after="0" w:line="240" w:lineRule="auto"/>
              <w:jc w:val="center"/>
              <w:rPr>
                <w:ins w:id="15361" w:author="Stefanie Lane" w:date="2022-06-23T15:12:00Z"/>
                <w:del w:id="15362" w:author="Lane, Stefanie" w:date="2023-04-28T12:07:00Z"/>
                <w:rFonts w:ascii="Calibri" w:eastAsia="Times New Roman" w:hAnsi="Calibri" w:cs="Calibri"/>
                <w:b/>
                <w:bCs/>
                <w:color w:val="000000"/>
                <w:rPrChange w:id="15363" w:author="Stefanie Lane" w:date="2022-06-23T15:12:00Z">
                  <w:rPr>
                    <w:ins w:id="15364" w:author="Stefanie Lane" w:date="2022-06-23T15:12:00Z"/>
                    <w:del w:id="15365" w:author="Lane, Stefanie" w:date="2023-04-28T12:07:00Z"/>
                  </w:rPr>
                </w:rPrChange>
              </w:rPr>
              <w:pPrChange w:id="15366" w:author="Stefanie Lane" w:date="2022-06-23T15:12:00Z">
                <w:pPr>
                  <w:jc w:val="center"/>
                </w:pPr>
              </w:pPrChange>
            </w:pPr>
            <w:ins w:id="15367" w:author="Stefanie Lane" w:date="2022-06-23T15:12:00Z">
              <w:del w:id="15368" w:author="Lane, Stefanie" w:date="2023-04-28T12:07:00Z">
                <w:r w:rsidRPr="00EB4CE1" w:rsidDel="00402FFE">
                  <w:rPr>
                    <w:rFonts w:ascii="Calibri" w:eastAsia="Times New Roman" w:hAnsi="Calibri" w:cs="Calibri"/>
                    <w:b/>
                    <w:bCs/>
                    <w:color w:val="000000"/>
                    <w:rPrChange w:id="15369" w:author="Stefanie Lane" w:date="2022-06-23T15:12:00Z">
                      <w:rPr/>
                    </w:rPrChange>
                  </w:rPr>
                  <w:delText>1999</w:delText>
                </w:r>
              </w:del>
            </w:ins>
          </w:p>
        </w:tc>
        <w:tc>
          <w:tcPr>
            <w:tcW w:w="810" w:type="dxa"/>
            <w:tcBorders>
              <w:top w:val="single" w:sz="4" w:space="0" w:color="auto"/>
              <w:left w:val="nil"/>
              <w:bottom w:val="single" w:sz="8" w:space="0" w:color="auto"/>
              <w:right w:val="nil"/>
            </w:tcBorders>
            <w:shd w:val="clear" w:color="auto" w:fill="auto"/>
            <w:noWrap/>
            <w:vAlign w:val="center"/>
            <w:hideMark/>
            <w:tcPrChange w:id="15370"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730EBD07" w14:textId="77777777" w:rsidR="00EB4CE1" w:rsidRPr="00EB4CE1" w:rsidDel="00402FFE" w:rsidRDefault="00EB4CE1">
            <w:pPr>
              <w:spacing w:after="0" w:line="240" w:lineRule="auto"/>
              <w:jc w:val="center"/>
              <w:rPr>
                <w:ins w:id="15371" w:author="Stefanie Lane" w:date="2022-06-23T15:12:00Z"/>
                <w:del w:id="15372" w:author="Lane, Stefanie" w:date="2023-04-28T12:07:00Z"/>
                <w:rFonts w:ascii="Calibri" w:eastAsia="Times New Roman" w:hAnsi="Calibri" w:cs="Calibri"/>
                <w:b/>
                <w:bCs/>
                <w:color w:val="000000"/>
                <w:rPrChange w:id="15373" w:author="Stefanie Lane" w:date="2022-06-23T15:12:00Z">
                  <w:rPr>
                    <w:ins w:id="15374" w:author="Stefanie Lane" w:date="2022-06-23T15:12:00Z"/>
                    <w:del w:id="15375" w:author="Lane, Stefanie" w:date="2023-04-28T12:07:00Z"/>
                  </w:rPr>
                </w:rPrChange>
              </w:rPr>
              <w:pPrChange w:id="15376" w:author="Stefanie Lane" w:date="2022-06-23T15:12:00Z">
                <w:pPr>
                  <w:jc w:val="center"/>
                </w:pPr>
              </w:pPrChange>
            </w:pPr>
            <w:ins w:id="15377" w:author="Stefanie Lane" w:date="2022-06-23T15:12:00Z">
              <w:del w:id="15378" w:author="Lane, Stefanie" w:date="2023-04-28T12:07:00Z">
                <w:r w:rsidRPr="00EB4CE1" w:rsidDel="00402FFE">
                  <w:rPr>
                    <w:rFonts w:ascii="Calibri" w:eastAsia="Times New Roman" w:hAnsi="Calibri" w:cs="Calibri"/>
                    <w:b/>
                    <w:bCs/>
                    <w:color w:val="000000"/>
                    <w:rPrChange w:id="15379" w:author="Stefanie Lane" w:date="2022-06-23T15:12:00Z">
                      <w:rPr/>
                    </w:rPrChange>
                  </w:rPr>
                  <w:delText>2019</w:delText>
                </w:r>
              </w:del>
            </w:ins>
          </w:p>
        </w:tc>
        <w:tc>
          <w:tcPr>
            <w:tcW w:w="1710" w:type="dxa"/>
            <w:tcBorders>
              <w:top w:val="single" w:sz="4" w:space="0" w:color="auto"/>
              <w:left w:val="nil"/>
              <w:bottom w:val="single" w:sz="8" w:space="0" w:color="auto"/>
              <w:right w:val="nil"/>
            </w:tcBorders>
            <w:shd w:val="clear" w:color="auto" w:fill="auto"/>
            <w:vAlign w:val="center"/>
            <w:hideMark/>
            <w:tcPrChange w:id="15380" w:author="Stefanie Lane" w:date="2022-06-23T15:14:00Z">
              <w:tcPr>
                <w:tcW w:w="1560" w:type="dxa"/>
                <w:tcBorders>
                  <w:top w:val="single" w:sz="4" w:space="0" w:color="auto"/>
                  <w:left w:val="nil"/>
                  <w:bottom w:val="single" w:sz="8" w:space="0" w:color="auto"/>
                  <w:right w:val="nil"/>
                </w:tcBorders>
                <w:shd w:val="clear" w:color="auto" w:fill="auto"/>
                <w:vAlign w:val="center"/>
                <w:hideMark/>
              </w:tcPr>
            </w:tcPrChange>
          </w:tcPr>
          <w:p w14:paraId="1776B1DA" w14:textId="77777777" w:rsidR="00EB4CE1" w:rsidRPr="00EB4CE1" w:rsidDel="00402FFE" w:rsidRDefault="00EB4CE1">
            <w:pPr>
              <w:spacing w:after="0" w:line="240" w:lineRule="auto"/>
              <w:jc w:val="center"/>
              <w:rPr>
                <w:ins w:id="15381" w:author="Stefanie Lane" w:date="2022-06-23T15:12:00Z"/>
                <w:del w:id="15382" w:author="Lane, Stefanie" w:date="2023-04-28T12:07:00Z"/>
                <w:rFonts w:ascii="Calibri" w:eastAsia="Times New Roman" w:hAnsi="Calibri" w:cs="Calibri"/>
                <w:b/>
                <w:bCs/>
                <w:color w:val="000000"/>
                <w:rPrChange w:id="15383" w:author="Stefanie Lane" w:date="2022-06-23T15:12:00Z">
                  <w:rPr>
                    <w:ins w:id="15384" w:author="Stefanie Lane" w:date="2022-06-23T15:12:00Z"/>
                    <w:del w:id="15385" w:author="Lane, Stefanie" w:date="2023-04-28T12:07:00Z"/>
                  </w:rPr>
                </w:rPrChange>
              </w:rPr>
              <w:pPrChange w:id="15386" w:author="Stefanie Lane" w:date="2022-06-23T15:12:00Z">
                <w:pPr>
                  <w:jc w:val="center"/>
                </w:pPr>
              </w:pPrChange>
            </w:pPr>
            <w:ins w:id="15387" w:author="Stefanie Lane" w:date="2022-06-23T15:12:00Z">
              <w:del w:id="15388" w:author="Lane, Stefanie" w:date="2023-04-28T12:07:00Z">
                <w:r w:rsidRPr="00EB4CE1" w:rsidDel="00402FFE">
                  <w:rPr>
                    <w:rFonts w:ascii="Calibri" w:eastAsia="Times New Roman" w:hAnsi="Calibri" w:cs="Calibri"/>
                    <w:b/>
                    <w:bCs/>
                    <w:color w:val="000000"/>
                    <w:rPrChange w:id="15389" w:author="Stefanie Lane" w:date="2022-06-23T15:12:00Z">
                      <w:rPr/>
                    </w:rPrChange>
                  </w:rPr>
                  <w:delText>Percent Change (1979-2019)</w:delText>
                </w:r>
              </w:del>
            </w:ins>
          </w:p>
        </w:tc>
      </w:tr>
      <w:tr w:rsidR="00EB4CE1" w:rsidRPr="00EB4CE1" w:rsidDel="00402FFE" w14:paraId="142AD804" w14:textId="77777777" w:rsidTr="006F10B7">
        <w:trPr>
          <w:trHeight w:val="300"/>
          <w:ins w:id="15390" w:author="Stefanie Lane" w:date="2022-06-23T15:12:00Z"/>
          <w:del w:id="15391" w:author="Lane, Stefanie" w:date="2023-04-28T12:07:00Z"/>
          <w:trPrChange w:id="15392" w:author="Stefanie Lane" w:date="2022-06-23T15:14:00Z">
            <w:trPr>
              <w:trHeight w:val="300"/>
            </w:trPr>
          </w:trPrChange>
        </w:trPr>
        <w:tc>
          <w:tcPr>
            <w:tcW w:w="1311" w:type="dxa"/>
            <w:vMerge w:val="restart"/>
            <w:tcBorders>
              <w:top w:val="nil"/>
              <w:left w:val="single" w:sz="8" w:space="0" w:color="auto"/>
              <w:bottom w:val="single" w:sz="8" w:space="0" w:color="000000"/>
              <w:right w:val="nil"/>
            </w:tcBorders>
            <w:shd w:val="clear" w:color="auto" w:fill="auto"/>
            <w:noWrap/>
            <w:vAlign w:val="center"/>
            <w:hideMark/>
            <w:tcPrChange w:id="15393" w:author="Stefanie Lane" w:date="2022-06-23T15:14:00Z">
              <w:tcPr>
                <w:tcW w:w="1240" w:type="dxa"/>
                <w:vMerge w:val="restart"/>
                <w:tcBorders>
                  <w:top w:val="nil"/>
                  <w:left w:val="single" w:sz="8" w:space="0" w:color="auto"/>
                  <w:bottom w:val="single" w:sz="8" w:space="0" w:color="000000"/>
                  <w:right w:val="nil"/>
                </w:tcBorders>
                <w:shd w:val="clear" w:color="auto" w:fill="auto"/>
                <w:noWrap/>
                <w:vAlign w:val="center"/>
                <w:hideMark/>
              </w:tcPr>
            </w:tcPrChange>
          </w:tcPr>
          <w:p w14:paraId="546DA065" w14:textId="77777777" w:rsidR="00EB4CE1" w:rsidRPr="00EB4CE1" w:rsidDel="00402FFE" w:rsidRDefault="00EB4CE1">
            <w:pPr>
              <w:spacing w:after="0" w:line="240" w:lineRule="auto"/>
              <w:jc w:val="center"/>
              <w:rPr>
                <w:ins w:id="15394" w:author="Stefanie Lane" w:date="2022-06-23T15:12:00Z"/>
                <w:del w:id="15395" w:author="Lane, Stefanie" w:date="2023-04-28T12:07:00Z"/>
                <w:rFonts w:ascii="Calibri" w:eastAsia="Times New Roman" w:hAnsi="Calibri" w:cs="Calibri"/>
                <w:color w:val="000000"/>
                <w:rPrChange w:id="15396" w:author="Stefanie Lane" w:date="2022-06-23T15:12:00Z">
                  <w:rPr>
                    <w:ins w:id="15397" w:author="Stefanie Lane" w:date="2022-06-23T15:12:00Z"/>
                    <w:del w:id="15398" w:author="Lane, Stefanie" w:date="2023-04-28T12:07:00Z"/>
                  </w:rPr>
                </w:rPrChange>
              </w:rPr>
              <w:pPrChange w:id="15399" w:author="Stefanie Lane" w:date="2022-06-23T15:12:00Z">
                <w:pPr>
                  <w:jc w:val="center"/>
                </w:pPr>
              </w:pPrChange>
            </w:pPr>
            <w:ins w:id="15400" w:author="Stefanie Lane" w:date="2022-06-23T15:12:00Z">
              <w:del w:id="15401" w:author="Lane, Stefanie" w:date="2023-04-28T12:07:00Z">
                <w:r w:rsidRPr="00EB4CE1" w:rsidDel="00402FFE">
                  <w:rPr>
                    <w:rFonts w:ascii="Calibri" w:eastAsia="Times New Roman" w:hAnsi="Calibri" w:cs="Calibri"/>
                    <w:color w:val="000000"/>
                    <w:rPrChange w:id="15402" w:author="Stefanie Lane" w:date="2022-06-23T15:12:00Z">
                      <w:rPr/>
                    </w:rPrChange>
                  </w:rPr>
                  <w:delText>Fescue</w:delText>
                </w:r>
              </w:del>
            </w:ins>
          </w:p>
        </w:tc>
        <w:tc>
          <w:tcPr>
            <w:tcW w:w="1160" w:type="dxa"/>
            <w:tcBorders>
              <w:top w:val="nil"/>
              <w:left w:val="single" w:sz="8" w:space="0" w:color="auto"/>
              <w:bottom w:val="single" w:sz="8" w:space="0" w:color="auto"/>
              <w:right w:val="nil"/>
            </w:tcBorders>
            <w:shd w:val="clear" w:color="auto" w:fill="auto"/>
            <w:noWrap/>
            <w:vAlign w:val="bottom"/>
            <w:hideMark/>
            <w:tcPrChange w:id="15403" w:author="Stefanie Lane" w:date="2022-06-23T15:14:00Z">
              <w:tcPr>
                <w:tcW w:w="1160" w:type="dxa"/>
                <w:tcBorders>
                  <w:top w:val="nil"/>
                  <w:left w:val="single" w:sz="8" w:space="0" w:color="auto"/>
                  <w:bottom w:val="single" w:sz="8" w:space="0" w:color="auto"/>
                  <w:right w:val="nil"/>
                </w:tcBorders>
                <w:shd w:val="clear" w:color="auto" w:fill="auto"/>
                <w:noWrap/>
                <w:vAlign w:val="bottom"/>
                <w:hideMark/>
              </w:tcPr>
            </w:tcPrChange>
          </w:tcPr>
          <w:p w14:paraId="0CAF1FAE" w14:textId="77777777" w:rsidR="00EB4CE1" w:rsidRPr="00EB4CE1" w:rsidDel="00402FFE" w:rsidRDefault="00EB4CE1">
            <w:pPr>
              <w:spacing w:after="0" w:line="240" w:lineRule="auto"/>
              <w:rPr>
                <w:ins w:id="15404" w:author="Stefanie Lane" w:date="2022-06-23T15:12:00Z"/>
                <w:del w:id="15405" w:author="Lane, Stefanie" w:date="2023-04-28T12:07:00Z"/>
                <w:rFonts w:ascii="Calibri" w:eastAsia="Times New Roman" w:hAnsi="Calibri" w:cs="Calibri"/>
                <w:color w:val="000000"/>
                <w:rPrChange w:id="15406" w:author="Stefanie Lane" w:date="2022-06-23T15:12:00Z">
                  <w:rPr>
                    <w:ins w:id="15407" w:author="Stefanie Lane" w:date="2022-06-23T15:12:00Z"/>
                    <w:del w:id="15408" w:author="Lane, Stefanie" w:date="2023-04-28T12:07:00Z"/>
                  </w:rPr>
                </w:rPrChange>
              </w:rPr>
              <w:pPrChange w:id="15409" w:author="Stefanie Lane" w:date="2022-06-23T15:12:00Z">
                <w:pPr/>
              </w:pPrChange>
            </w:pPr>
            <w:ins w:id="15410" w:author="Stefanie Lane" w:date="2022-06-23T15:12:00Z">
              <w:del w:id="15411" w:author="Lane, Stefanie" w:date="2023-04-28T12:07:00Z">
                <w:r w:rsidRPr="00EB4CE1" w:rsidDel="00402FFE">
                  <w:rPr>
                    <w:rFonts w:ascii="Calibri" w:eastAsia="Times New Roman" w:hAnsi="Calibri" w:cs="Calibri"/>
                    <w:color w:val="000000"/>
                    <w:rPrChange w:id="15412" w:author="Stefanie Lane" w:date="2022-06-23T15:12:00Z">
                      <w:rPr/>
                    </w:rPrChange>
                  </w:rPr>
                  <w:delText>Unknown</w:delText>
                </w:r>
              </w:del>
            </w:ins>
          </w:p>
        </w:tc>
        <w:tc>
          <w:tcPr>
            <w:tcW w:w="3320" w:type="dxa"/>
            <w:tcBorders>
              <w:top w:val="nil"/>
              <w:left w:val="nil"/>
              <w:bottom w:val="single" w:sz="8" w:space="0" w:color="auto"/>
              <w:right w:val="nil"/>
            </w:tcBorders>
            <w:shd w:val="clear" w:color="auto" w:fill="auto"/>
            <w:noWrap/>
            <w:vAlign w:val="bottom"/>
            <w:hideMark/>
            <w:tcPrChange w:id="15413"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355F19A6" w14:textId="77777777" w:rsidR="00EB4CE1" w:rsidRPr="00EB4CE1" w:rsidDel="00402FFE" w:rsidRDefault="00EB4CE1">
            <w:pPr>
              <w:spacing w:after="0" w:line="240" w:lineRule="auto"/>
              <w:rPr>
                <w:ins w:id="15414" w:author="Stefanie Lane" w:date="2022-06-23T15:12:00Z"/>
                <w:del w:id="15415" w:author="Lane, Stefanie" w:date="2023-04-28T12:07:00Z"/>
                <w:rFonts w:ascii="Calibri" w:eastAsia="Times New Roman" w:hAnsi="Calibri" w:cs="Calibri"/>
                <w:i/>
                <w:iCs/>
                <w:color w:val="000000"/>
                <w:rPrChange w:id="15416" w:author="Stefanie Lane" w:date="2022-06-23T15:12:00Z">
                  <w:rPr>
                    <w:ins w:id="15417" w:author="Stefanie Lane" w:date="2022-06-23T15:12:00Z"/>
                    <w:del w:id="15418" w:author="Lane, Stefanie" w:date="2023-04-28T12:07:00Z"/>
                  </w:rPr>
                </w:rPrChange>
              </w:rPr>
              <w:pPrChange w:id="15419" w:author="Stefanie Lane" w:date="2022-06-23T15:12:00Z">
                <w:pPr/>
              </w:pPrChange>
            </w:pPr>
            <w:ins w:id="15420" w:author="Stefanie Lane" w:date="2022-06-23T15:12:00Z">
              <w:del w:id="15421" w:author="Lane, Stefanie" w:date="2023-04-28T12:07:00Z">
                <w:r w:rsidRPr="00EB4CE1" w:rsidDel="00402FFE">
                  <w:rPr>
                    <w:rFonts w:ascii="Calibri" w:eastAsia="Times New Roman" w:hAnsi="Calibri" w:cs="Calibri"/>
                    <w:i/>
                    <w:iCs/>
                    <w:color w:val="000000"/>
                    <w:rPrChange w:id="15422" w:author="Stefanie Lane" w:date="2022-06-23T15:12:00Z">
                      <w:rPr/>
                    </w:rPrChange>
                  </w:rPr>
                  <w:delText>Festuca sp.</w:delText>
                </w:r>
              </w:del>
            </w:ins>
          </w:p>
        </w:tc>
        <w:tc>
          <w:tcPr>
            <w:tcW w:w="869" w:type="dxa"/>
            <w:tcBorders>
              <w:top w:val="nil"/>
              <w:left w:val="nil"/>
              <w:bottom w:val="single" w:sz="8" w:space="0" w:color="auto"/>
              <w:right w:val="nil"/>
            </w:tcBorders>
            <w:shd w:val="clear" w:color="auto" w:fill="auto"/>
            <w:noWrap/>
            <w:vAlign w:val="bottom"/>
            <w:hideMark/>
            <w:tcPrChange w:id="15423"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1C67BB11" w14:textId="77777777" w:rsidR="00EB4CE1" w:rsidRPr="00EB4CE1" w:rsidDel="00402FFE" w:rsidRDefault="00EB4CE1">
            <w:pPr>
              <w:spacing w:after="0" w:line="240" w:lineRule="auto"/>
              <w:jc w:val="center"/>
              <w:rPr>
                <w:ins w:id="15424" w:author="Stefanie Lane" w:date="2022-06-23T15:12:00Z"/>
                <w:del w:id="15425" w:author="Lane, Stefanie" w:date="2023-04-28T12:07:00Z"/>
                <w:rFonts w:ascii="Calibri" w:eastAsia="Times New Roman" w:hAnsi="Calibri" w:cs="Calibri"/>
                <w:color w:val="000000"/>
                <w:rPrChange w:id="15426" w:author="Stefanie Lane" w:date="2022-06-23T15:12:00Z">
                  <w:rPr>
                    <w:ins w:id="15427" w:author="Stefanie Lane" w:date="2022-06-23T15:12:00Z"/>
                    <w:del w:id="15428" w:author="Lane, Stefanie" w:date="2023-04-28T12:07:00Z"/>
                  </w:rPr>
                </w:rPrChange>
              </w:rPr>
              <w:pPrChange w:id="15429" w:author="Stefanie Lane" w:date="2022-06-23T15:12:00Z">
                <w:pPr>
                  <w:jc w:val="center"/>
                </w:pPr>
              </w:pPrChange>
            </w:pPr>
            <w:ins w:id="15430" w:author="Stefanie Lane" w:date="2022-06-23T15:12:00Z">
              <w:del w:id="15431" w:author="Lane, Stefanie" w:date="2023-04-28T12:07:00Z">
                <w:r w:rsidRPr="00EB4CE1" w:rsidDel="00402FFE">
                  <w:rPr>
                    <w:rFonts w:ascii="Calibri" w:eastAsia="Times New Roman" w:hAnsi="Calibri" w:cs="Calibri"/>
                    <w:color w:val="000000"/>
                    <w:rPrChange w:id="15432" w:author="Stefanie Lane" w:date="2022-06-23T15:12:00Z">
                      <w:rPr/>
                    </w:rPrChange>
                  </w:rPr>
                  <w:delText>0.03</w:delText>
                </w:r>
              </w:del>
            </w:ins>
          </w:p>
        </w:tc>
        <w:tc>
          <w:tcPr>
            <w:tcW w:w="990" w:type="dxa"/>
            <w:tcBorders>
              <w:top w:val="nil"/>
              <w:left w:val="nil"/>
              <w:bottom w:val="single" w:sz="8" w:space="0" w:color="auto"/>
              <w:right w:val="nil"/>
            </w:tcBorders>
            <w:shd w:val="clear" w:color="auto" w:fill="auto"/>
            <w:noWrap/>
            <w:vAlign w:val="bottom"/>
            <w:hideMark/>
            <w:tcPrChange w:id="15433"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528032C6" w14:textId="77777777" w:rsidR="00EB4CE1" w:rsidRPr="00EB4CE1" w:rsidDel="00402FFE" w:rsidRDefault="00EB4CE1">
            <w:pPr>
              <w:spacing w:after="0" w:line="240" w:lineRule="auto"/>
              <w:jc w:val="center"/>
              <w:rPr>
                <w:ins w:id="15434" w:author="Stefanie Lane" w:date="2022-06-23T15:12:00Z"/>
                <w:del w:id="15435" w:author="Lane, Stefanie" w:date="2023-04-28T12:07:00Z"/>
                <w:rFonts w:ascii="Calibri" w:eastAsia="Times New Roman" w:hAnsi="Calibri" w:cs="Calibri"/>
                <w:color w:val="000000"/>
                <w:rPrChange w:id="15436" w:author="Stefanie Lane" w:date="2022-06-23T15:12:00Z">
                  <w:rPr>
                    <w:ins w:id="15437" w:author="Stefanie Lane" w:date="2022-06-23T15:12:00Z"/>
                    <w:del w:id="15438" w:author="Lane, Stefanie" w:date="2023-04-28T12:07:00Z"/>
                  </w:rPr>
                </w:rPrChange>
              </w:rPr>
              <w:pPrChange w:id="15439" w:author="Stefanie Lane" w:date="2022-06-23T15:12:00Z">
                <w:pPr>
                  <w:jc w:val="center"/>
                </w:pPr>
              </w:pPrChange>
            </w:pPr>
            <w:ins w:id="15440" w:author="Stefanie Lane" w:date="2022-06-23T15:12:00Z">
              <w:del w:id="15441" w:author="Lane, Stefanie" w:date="2023-04-28T12:07:00Z">
                <w:r w:rsidRPr="00EB4CE1" w:rsidDel="00402FFE">
                  <w:rPr>
                    <w:rFonts w:ascii="Calibri" w:eastAsia="Times New Roman" w:hAnsi="Calibri" w:cs="Calibri"/>
                    <w:color w:val="000000"/>
                    <w:rPrChange w:id="15442" w:author="Stefanie Lane" w:date="2022-06-23T15:12:00Z">
                      <w:rPr/>
                    </w:rPrChange>
                  </w:rPr>
                  <w:delText>0.00</w:delText>
                </w:r>
              </w:del>
            </w:ins>
          </w:p>
        </w:tc>
        <w:tc>
          <w:tcPr>
            <w:tcW w:w="810" w:type="dxa"/>
            <w:tcBorders>
              <w:top w:val="nil"/>
              <w:left w:val="nil"/>
              <w:bottom w:val="single" w:sz="8" w:space="0" w:color="auto"/>
              <w:right w:val="nil"/>
            </w:tcBorders>
            <w:shd w:val="clear" w:color="auto" w:fill="auto"/>
            <w:noWrap/>
            <w:vAlign w:val="bottom"/>
            <w:hideMark/>
            <w:tcPrChange w:id="15443"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1B28A73B" w14:textId="77777777" w:rsidR="00EB4CE1" w:rsidRPr="00EB4CE1" w:rsidDel="00402FFE" w:rsidRDefault="00EB4CE1">
            <w:pPr>
              <w:spacing w:after="0" w:line="240" w:lineRule="auto"/>
              <w:jc w:val="center"/>
              <w:rPr>
                <w:ins w:id="15444" w:author="Stefanie Lane" w:date="2022-06-23T15:12:00Z"/>
                <w:del w:id="15445" w:author="Lane, Stefanie" w:date="2023-04-28T12:07:00Z"/>
                <w:rFonts w:ascii="Calibri" w:eastAsia="Times New Roman" w:hAnsi="Calibri" w:cs="Calibri"/>
                <w:color w:val="000000"/>
                <w:rPrChange w:id="15446" w:author="Stefanie Lane" w:date="2022-06-23T15:12:00Z">
                  <w:rPr>
                    <w:ins w:id="15447" w:author="Stefanie Lane" w:date="2022-06-23T15:12:00Z"/>
                    <w:del w:id="15448" w:author="Lane, Stefanie" w:date="2023-04-28T12:07:00Z"/>
                  </w:rPr>
                </w:rPrChange>
              </w:rPr>
              <w:pPrChange w:id="15449" w:author="Stefanie Lane" w:date="2022-06-23T15:12:00Z">
                <w:pPr>
                  <w:jc w:val="center"/>
                </w:pPr>
              </w:pPrChange>
            </w:pPr>
            <w:ins w:id="15450" w:author="Stefanie Lane" w:date="2022-06-23T15:12:00Z">
              <w:del w:id="15451" w:author="Lane, Stefanie" w:date="2023-04-28T12:07:00Z">
                <w:r w:rsidRPr="00EB4CE1" w:rsidDel="00402FFE">
                  <w:rPr>
                    <w:rFonts w:ascii="Calibri" w:eastAsia="Times New Roman" w:hAnsi="Calibri" w:cs="Calibri"/>
                    <w:color w:val="000000"/>
                    <w:rPrChange w:id="15452" w:author="Stefanie Lane" w:date="2022-06-23T15:12:00Z">
                      <w:rPr/>
                    </w:rPrChange>
                  </w:rPr>
                  <w:delText>0.00</w:delText>
                </w:r>
              </w:del>
            </w:ins>
          </w:p>
        </w:tc>
        <w:tc>
          <w:tcPr>
            <w:tcW w:w="1710" w:type="dxa"/>
            <w:tcBorders>
              <w:top w:val="nil"/>
              <w:left w:val="nil"/>
              <w:bottom w:val="single" w:sz="8" w:space="0" w:color="auto"/>
              <w:right w:val="single" w:sz="8" w:space="0" w:color="auto"/>
            </w:tcBorders>
            <w:shd w:val="clear" w:color="auto" w:fill="auto"/>
            <w:noWrap/>
            <w:vAlign w:val="bottom"/>
            <w:hideMark/>
            <w:tcPrChange w:id="15453"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01A438FC" w14:textId="77777777" w:rsidR="00EB4CE1" w:rsidRPr="00EB4CE1" w:rsidDel="00402FFE" w:rsidRDefault="00EB4CE1">
            <w:pPr>
              <w:spacing w:after="0" w:line="240" w:lineRule="auto"/>
              <w:jc w:val="center"/>
              <w:rPr>
                <w:ins w:id="15454" w:author="Stefanie Lane" w:date="2022-06-23T15:12:00Z"/>
                <w:del w:id="15455" w:author="Lane, Stefanie" w:date="2023-04-28T12:07:00Z"/>
                <w:rFonts w:ascii="Calibri" w:eastAsia="Times New Roman" w:hAnsi="Calibri" w:cs="Calibri"/>
                <w:color w:val="000000"/>
                <w:rPrChange w:id="15456" w:author="Stefanie Lane" w:date="2022-06-23T15:12:00Z">
                  <w:rPr>
                    <w:ins w:id="15457" w:author="Stefanie Lane" w:date="2022-06-23T15:12:00Z"/>
                    <w:del w:id="15458" w:author="Lane, Stefanie" w:date="2023-04-28T12:07:00Z"/>
                  </w:rPr>
                </w:rPrChange>
              </w:rPr>
              <w:pPrChange w:id="15459" w:author="Stefanie Lane" w:date="2022-06-23T15:12:00Z">
                <w:pPr>
                  <w:jc w:val="center"/>
                </w:pPr>
              </w:pPrChange>
            </w:pPr>
            <w:ins w:id="15460" w:author="Stefanie Lane" w:date="2022-06-23T15:12:00Z">
              <w:del w:id="15461" w:author="Lane, Stefanie" w:date="2023-04-28T12:07:00Z">
                <w:r w:rsidRPr="00EB4CE1" w:rsidDel="00402FFE">
                  <w:rPr>
                    <w:rFonts w:ascii="Calibri" w:eastAsia="Times New Roman" w:hAnsi="Calibri" w:cs="Calibri"/>
                    <w:color w:val="000000"/>
                    <w:rPrChange w:id="15462" w:author="Stefanie Lane" w:date="2022-06-23T15:12:00Z">
                      <w:rPr/>
                    </w:rPrChange>
                  </w:rPr>
                  <w:delText>-100.0</w:delText>
                </w:r>
              </w:del>
            </w:ins>
          </w:p>
        </w:tc>
      </w:tr>
      <w:tr w:rsidR="00EB4CE1" w:rsidRPr="00EB4CE1" w:rsidDel="00402FFE" w14:paraId="27F6EBE2" w14:textId="77777777" w:rsidTr="006F10B7">
        <w:trPr>
          <w:trHeight w:val="290"/>
          <w:ins w:id="15463" w:author="Stefanie Lane" w:date="2022-06-23T15:12:00Z"/>
          <w:del w:id="15464" w:author="Lane, Stefanie" w:date="2023-04-28T12:07:00Z"/>
          <w:trPrChange w:id="1546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546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AADDB55" w14:textId="77777777" w:rsidR="00EB4CE1" w:rsidRPr="00EB4CE1" w:rsidDel="00402FFE" w:rsidRDefault="00EB4CE1">
            <w:pPr>
              <w:spacing w:after="0" w:line="240" w:lineRule="auto"/>
              <w:rPr>
                <w:ins w:id="15467" w:author="Stefanie Lane" w:date="2022-06-23T15:12:00Z"/>
                <w:del w:id="15468" w:author="Lane, Stefanie" w:date="2023-04-28T12:07:00Z"/>
                <w:rFonts w:ascii="Calibri" w:eastAsia="Times New Roman" w:hAnsi="Calibri" w:cs="Calibri"/>
                <w:color w:val="000000"/>
                <w:rPrChange w:id="15469" w:author="Stefanie Lane" w:date="2022-06-23T15:12:00Z">
                  <w:rPr>
                    <w:ins w:id="15470" w:author="Stefanie Lane" w:date="2022-06-23T15:12:00Z"/>
                    <w:del w:id="15471" w:author="Lane, Stefanie" w:date="2023-04-28T12:07:00Z"/>
                  </w:rPr>
                </w:rPrChange>
              </w:rPr>
              <w:pPrChange w:id="15472" w:author="Stefanie Lane" w:date="2022-06-23T15:12: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15473"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0AC434F8" w14:textId="77777777" w:rsidR="00EB4CE1" w:rsidRPr="00EB4CE1" w:rsidDel="00402FFE" w:rsidRDefault="00EB4CE1">
            <w:pPr>
              <w:spacing w:after="0" w:line="240" w:lineRule="auto"/>
              <w:jc w:val="center"/>
              <w:rPr>
                <w:ins w:id="15474" w:author="Stefanie Lane" w:date="2022-06-23T15:12:00Z"/>
                <w:del w:id="15475" w:author="Lane, Stefanie" w:date="2023-04-28T12:07:00Z"/>
                <w:rFonts w:ascii="Calibri" w:eastAsia="Times New Roman" w:hAnsi="Calibri" w:cs="Calibri"/>
                <w:color w:val="000000"/>
                <w:rPrChange w:id="15476" w:author="Stefanie Lane" w:date="2022-06-23T15:12:00Z">
                  <w:rPr>
                    <w:ins w:id="15477" w:author="Stefanie Lane" w:date="2022-06-23T15:12:00Z"/>
                    <w:del w:id="15478" w:author="Lane, Stefanie" w:date="2023-04-28T12:07:00Z"/>
                  </w:rPr>
                </w:rPrChange>
              </w:rPr>
              <w:pPrChange w:id="15479" w:author="Stefanie Lane" w:date="2022-06-23T15:12:00Z">
                <w:pPr>
                  <w:jc w:val="center"/>
                </w:pPr>
              </w:pPrChange>
            </w:pPr>
            <w:ins w:id="15480" w:author="Stefanie Lane" w:date="2022-06-23T15:12:00Z">
              <w:del w:id="15481" w:author="Lane, Stefanie" w:date="2023-04-28T12:07:00Z">
                <w:r w:rsidRPr="00EB4CE1" w:rsidDel="00402FFE">
                  <w:rPr>
                    <w:rFonts w:ascii="Calibri" w:eastAsia="Times New Roman" w:hAnsi="Calibri" w:cs="Calibri"/>
                    <w:color w:val="000000"/>
                    <w:rPrChange w:id="15482" w:author="Stefanie Lane" w:date="2022-06-23T15:12:00Z">
                      <w:rPr/>
                    </w:rPrChange>
                  </w:rPr>
                  <w:delText>Non-native</w:delText>
                </w:r>
              </w:del>
            </w:ins>
          </w:p>
        </w:tc>
        <w:tc>
          <w:tcPr>
            <w:tcW w:w="3320" w:type="dxa"/>
            <w:tcBorders>
              <w:top w:val="nil"/>
              <w:left w:val="nil"/>
              <w:bottom w:val="nil"/>
              <w:right w:val="nil"/>
            </w:tcBorders>
            <w:shd w:val="clear" w:color="auto" w:fill="auto"/>
            <w:noWrap/>
            <w:vAlign w:val="bottom"/>
            <w:hideMark/>
            <w:tcPrChange w:id="15483" w:author="Stefanie Lane" w:date="2022-06-23T15:14:00Z">
              <w:tcPr>
                <w:tcW w:w="3320" w:type="dxa"/>
                <w:tcBorders>
                  <w:top w:val="nil"/>
                  <w:left w:val="nil"/>
                  <w:bottom w:val="nil"/>
                  <w:right w:val="nil"/>
                </w:tcBorders>
                <w:shd w:val="clear" w:color="auto" w:fill="auto"/>
                <w:noWrap/>
                <w:vAlign w:val="bottom"/>
                <w:hideMark/>
              </w:tcPr>
            </w:tcPrChange>
          </w:tcPr>
          <w:p w14:paraId="2430CB3D" w14:textId="77777777" w:rsidR="00EB4CE1" w:rsidRPr="00EB4CE1" w:rsidDel="00402FFE" w:rsidRDefault="00EB4CE1">
            <w:pPr>
              <w:spacing w:after="0" w:line="240" w:lineRule="auto"/>
              <w:rPr>
                <w:ins w:id="15484" w:author="Stefanie Lane" w:date="2022-06-23T15:12:00Z"/>
                <w:del w:id="15485" w:author="Lane, Stefanie" w:date="2023-04-28T12:07:00Z"/>
                <w:rFonts w:ascii="Calibri" w:eastAsia="Times New Roman" w:hAnsi="Calibri" w:cs="Calibri"/>
                <w:i/>
                <w:iCs/>
                <w:color w:val="000000"/>
                <w:rPrChange w:id="15486" w:author="Stefanie Lane" w:date="2022-06-23T15:12:00Z">
                  <w:rPr>
                    <w:ins w:id="15487" w:author="Stefanie Lane" w:date="2022-06-23T15:12:00Z"/>
                    <w:del w:id="15488" w:author="Lane, Stefanie" w:date="2023-04-28T12:07:00Z"/>
                  </w:rPr>
                </w:rPrChange>
              </w:rPr>
              <w:pPrChange w:id="15489" w:author="Stefanie Lane" w:date="2022-06-23T15:12:00Z">
                <w:pPr/>
              </w:pPrChange>
            </w:pPr>
            <w:ins w:id="15490" w:author="Stefanie Lane" w:date="2022-06-23T15:12:00Z">
              <w:del w:id="15491" w:author="Lane, Stefanie" w:date="2023-04-28T12:07:00Z">
                <w:r w:rsidRPr="00EB4CE1" w:rsidDel="00402FFE">
                  <w:rPr>
                    <w:rFonts w:ascii="Calibri" w:eastAsia="Times New Roman" w:hAnsi="Calibri" w:cs="Calibri"/>
                    <w:i/>
                    <w:iCs/>
                    <w:color w:val="000000"/>
                    <w:rPrChange w:id="15492" w:author="Stefanie Lane" w:date="2022-06-23T15:12:00Z">
                      <w:rPr/>
                    </w:rPrChange>
                  </w:rPr>
                  <w:delText>Mentha aquatica</w:delText>
                </w:r>
              </w:del>
            </w:ins>
          </w:p>
        </w:tc>
        <w:tc>
          <w:tcPr>
            <w:tcW w:w="869" w:type="dxa"/>
            <w:tcBorders>
              <w:top w:val="nil"/>
              <w:left w:val="nil"/>
              <w:bottom w:val="nil"/>
              <w:right w:val="nil"/>
            </w:tcBorders>
            <w:shd w:val="clear" w:color="auto" w:fill="auto"/>
            <w:noWrap/>
            <w:vAlign w:val="bottom"/>
            <w:hideMark/>
            <w:tcPrChange w:id="15493" w:author="Stefanie Lane" w:date="2022-06-23T15:14:00Z">
              <w:tcPr>
                <w:tcW w:w="960" w:type="dxa"/>
                <w:tcBorders>
                  <w:top w:val="nil"/>
                  <w:left w:val="nil"/>
                  <w:bottom w:val="nil"/>
                  <w:right w:val="nil"/>
                </w:tcBorders>
                <w:shd w:val="clear" w:color="auto" w:fill="auto"/>
                <w:noWrap/>
                <w:vAlign w:val="bottom"/>
                <w:hideMark/>
              </w:tcPr>
            </w:tcPrChange>
          </w:tcPr>
          <w:p w14:paraId="7EF19F06" w14:textId="77777777" w:rsidR="00EB4CE1" w:rsidRPr="00EB4CE1" w:rsidDel="00402FFE" w:rsidRDefault="00EB4CE1">
            <w:pPr>
              <w:spacing w:after="0" w:line="240" w:lineRule="auto"/>
              <w:jc w:val="center"/>
              <w:rPr>
                <w:ins w:id="15494" w:author="Stefanie Lane" w:date="2022-06-23T15:12:00Z"/>
                <w:del w:id="15495" w:author="Lane, Stefanie" w:date="2023-04-28T12:07:00Z"/>
                <w:rFonts w:ascii="Calibri" w:eastAsia="Times New Roman" w:hAnsi="Calibri" w:cs="Calibri"/>
                <w:color w:val="000000"/>
                <w:rPrChange w:id="15496" w:author="Stefanie Lane" w:date="2022-06-23T15:12:00Z">
                  <w:rPr>
                    <w:ins w:id="15497" w:author="Stefanie Lane" w:date="2022-06-23T15:12:00Z"/>
                    <w:del w:id="15498" w:author="Lane, Stefanie" w:date="2023-04-28T12:07:00Z"/>
                  </w:rPr>
                </w:rPrChange>
              </w:rPr>
              <w:pPrChange w:id="15499" w:author="Stefanie Lane" w:date="2022-06-23T15:12:00Z">
                <w:pPr>
                  <w:jc w:val="center"/>
                </w:pPr>
              </w:pPrChange>
            </w:pPr>
            <w:ins w:id="15500" w:author="Stefanie Lane" w:date="2022-06-23T15:12:00Z">
              <w:del w:id="15501" w:author="Lane, Stefanie" w:date="2023-04-28T12:07:00Z">
                <w:r w:rsidRPr="00EB4CE1" w:rsidDel="00402FFE">
                  <w:rPr>
                    <w:rFonts w:ascii="Calibri" w:eastAsia="Times New Roman" w:hAnsi="Calibri" w:cs="Calibri"/>
                    <w:color w:val="000000"/>
                    <w:rPrChange w:id="15502" w:author="Stefanie Lane" w:date="2022-06-23T15:12:00Z">
                      <w:rPr/>
                    </w:rPrChange>
                  </w:rPr>
                  <w:delText>0.31</w:delText>
                </w:r>
              </w:del>
            </w:ins>
          </w:p>
        </w:tc>
        <w:tc>
          <w:tcPr>
            <w:tcW w:w="990" w:type="dxa"/>
            <w:tcBorders>
              <w:top w:val="nil"/>
              <w:left w:val="nil"/>
              <w:bottom w:val="nil"/>
              <w:right w:val="nil"/>
            </w:tcBorders>
            <w:shd w:val="clear" w:color="auto" w:fill="auto"/>
            <w:noWrap/>
            <w:vAlign w:val="bottom"/>
            <w:hideMark/>
            <w:tcPrChange w:id="15503" w:author="Stefanie Lane" w:date="2022-06-23T15:14:00Z">
              <w:tcPr>
                <w:tcW w:w="960" w:type="dxa"/>
                <w:tcBorders>
                  <w:top w:val="nil"/>
                  <w:left w:val="nil"/>
                  <w:bottom w:val="nil"/>
                  <w:right w:val="nil"/>
                </w:tcBorders>
                <w:shd w:val="clear" w:color="auto" w:fill="auto"/>
                <w:noWrap/>
                <w:vAlign w:val="bottom"/>
                <w:hideMark/>
              </w:tcPr>
            </w:tcPrChange>
          </w:tcPr>
          <w:p w14:paraId="166EAE68" w14:textId="77777777" w:rsidR="00EB4CE1" w:rsidRPr="00EB4CE1" w:rsidDel="00402FFE" w:rsidRDefault="00EB4CE1">
            <w:pPr>
              <w:spacing w:after="0" w:line="240" w:lineRule="auto"/>
              <w:jc w:val="center"/>
              <w:rPr>
                <w:ins w:id="15504" w:author="Stefanie Lane" w:date="2022-06-23T15:12:00Z"/>
                <w:del w:id="15505" w:author="Lane, Stefanie" w:date="2023-04-28T12:07:00Z"/>
                <w:rFonts w:ascii="Calibri" w:eastAsia="Times New Roman" w:hAnsi="Calibri" w:cs="Calibri"/>
                <w:color w:val="000000"/>
                <w:rPrChange w:id="15506" w:author="Stefanie Lane" w:date="2022-06-23T15:12:00Z">
                  <w:rPr>
                    <w:ins w:id="15507" w:author="Stefanie Lane" w:date="2022-06-23T15:12:00Z"/>
                    <w:del w:id="15508" w:author="Lane, Stefanie" w:date="2023-04-28T12:07:00Z"/>
                  </w:rPr>
                </w:rPrChange>
              </w:rPr>
              <w:pPrChange w:id="15509" w:author="Stefanie Lane" w:date="2022-06-23T15:12:00Z">
                <w:pPr>
                  <w:jc w:val="center"/>
                </w:pPr>
              </w:pPrChange>
            </w:pPr>
            <w:ins w:id="15510" w:author="Stefanie Lane" w:date="2022-06-23T15:12:00Z">
              <w:del w:id="15511" w:author="Lane, Stefanie" w:date="2023-04-28T12:07:00Z">
                <w:r w:rsidRPr="00EB4CE1" w:rsidDel="00402FFE">
                  <w:rPr>
                    <w:rFonts w:ascii="Calibri" w:eastAsia="Times New Roman" w:hAnsi="Calibri" w:cs="Calibri"/>
                    <w:color w:val="000000"/>
                    <w:rPrChange w:id="15512" w:author="Stefanie Lane" w:date="2022-06-23T15:12:00Z">
                      <w:rPr/>
                    </w:rPrChange>
                  </w:rPr>
                  <w:delText>0.09</w:delText>
                </w:r>
              </w:del>
            </w:ins>
          </w:p>
        </w:tc>
        <w:tc>
          <w:tcPr>
            <w:tcW w:w="810" w:type="dxa"/>
            <w:tcBorders>
              <w:top w:val="nil"/>
              <w:left w:val="nil"/>
              <w:bottom w:val="nil"/>
              <w:right w:val="nil"/>
            </w:tcBorders>
            <w:shd w:val="clear" w:color="auto" w:fill="auto"/>
            <w:noWrap/>
            <w:vAlign w:val="bottom"/>
            <w:hideMark/>
            <w:tcPrChange w:id="15513" w:author="Stefanie Lane" w:date="2022-06-23T15:14:00Z">
              <w:tcPr>
                <w:tcW w:w="960" w:type="dxa"/>
                <w:tcBorders>
                  <w:top w:val="nil"/>
                  <w:left w:val="nil"/>
                  <w:bottom w:val="nil"/>
                  <w:right w:val="nil"/>
                </w:tcBorders>
                <w:shd w:val="clear" w:color="auto" w:fill="auto"/>
                <w:noWrap/>
                <w:vAlign w:val="bottom"/>
                <w:hideMark/>
              </w:tcPr>
            </w:tcPrChange>
          </w:tcPr>
          <w:p w14:paraId="2F257DC3" w14:textId="77777777" w:rsidR="00EB4CE1" w:rsidRPr="00EB4CE1" w:rsidDel="00402FFE" w:rsidRDefault="00EB4CE1">
            <w:pPr>
              <w:spacing w:after="0" w:line="240" w:lineRule="auto"/>
              <w:jc w:val="center"/>
              <w:rPr>
                <w:ins w:id="15514" w:author="Stefanie Lane" w:date="2022-06-23T15:12:00Z"/>
                <w:del w:id="15515" w:author="Lane, Stefanie" w:date="2023-04-28T12:07:00Z"/>
                <w:rFonts w:ascii="Calibri" w:eastAsia="Times New Roman" w:hAnsi="Calibri" w:cs="Calibri"/>
                <w:color w:val="000000"/>
                <w:rPrChange w:id="15516" w:author="Stefanie Lane" w:date="2022-06-23T15:12:00Z">
                  <w:rPr>
                    <w:ins w:id="15517" w:author="Stefanie Lane" w:date="2022-06-23T15:12:00Z"/>
                    <w:del w:id="15518" w:author="Lane, Stefanie" w:date="2023-04-28T12:07:00Z"/>
                  </w:rPr>
                </w:rPrChange>
              </w:rPr>
              <w:pPrChange w:id="15519" w:author="Stefanie Lane" w:date="2022-06-23T15:12:00Z">
                <w:pPr>
                  <w:jc w:val="center"/>
                </w:pPr>
              </w:pPrChange>
            </w:pPr>
            <w:ins w:id="15520" w:author="Stefanie Lane" w:date="2022-06-23T15:12:00Z">
              <w:del w:id="15521" w:author="Lane, Stefanie" w:date="2023-04-28T12:07:00Z">
                <w:r w:rsidRPr="00EB4CE1" w:rsidDel="00402FFE">
                  <w:rPr>
                    <w:rFonts w:ascii="Calibri" w:eastAsia="Times New Roman" w:hAnsi="Calibri" w:cs="Calibri"/>
                    <w:color w:val="000000"/>
                    <w:rPrChange w:id="15522"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5523"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C565B3C" w14:textId="77777777" w:rsidR="00EB4CE1" w:rsidRPr="00EB4CE1" w:rsidDel="00402FFE" w:rsidRDefault="00EB4CE1">
            <w:pPr>
              <w:spacing w:after="0" w:line="240" w:lineRule="auto"/>
              <w:jc w:val="center"/>
              <w:rPr>
                <w:ins w:id="15524" w:author="Stefanie Lane" w:date="2022-06-23T15:12:00Z"/>
                <w:del w:id="15525" w:author="Lane, Stefanie" w:date="2023-04-28T12:07:00Z"/>
                <w:rFonts w:ascii="Calibri" w:eastAsia="Times New Roman" w:hAnsi="Calibri" w:cs="Calibri"/>
                <w:color w:val="000000"/>
                <w:rPrChange w:id="15526" w:author="Stefanie Lane" w:date="2022-06-23T15:12:00Z">
                  <w:rPr>
                    <w:ins w:id="15527" w:author="Stefanie Lane" w:date="2022-06-23T15:12:00Z"/>
                    <w:del w:id="15528" w:author="Lane, Stefanie" w:date="2023-04-28T12:07:00Z"/>
                  </w:rPr>
                </w:rPrChange>
              </w:rPr>
              <w:pPrChange w:id="15529" w:author="Stefanie Lane" w:date="2022-06-23T15:12:00Z">
                <w:pPr>
                  <w:jc w:val="center"/>
                </w:pPr>
              </w:pPrChange>
            </w:pPr>
            <w:ins w:id="15530" w:author="Stefanie Lane" w:date="2022-06-23T15:12:00Z">
              <w:del w:id="15531" w:author="Lane, Stefanie" w:date="2023-04-28T12:07:00Z">
                <w:r w:rsidRPr="00EB4CE1" w:rsidDel="00402FFE">
                  <w:rPr>
                    <w:rFonts w:ascii="Calibri" w:eastAsia="Times New Roman" w:hAnsi="Calibri" w:cs="Calibri"/>
                    <w:color w:val="000000"/>
                    <w:rPrChange w:id="15532" w:author="Stefanie Lane" w:date="2022-06-23T15:12:00Z">
                      <w:rPr/>
                    </w:rPrChange>
                  </w:rPr>
                  <w:delText>-100.0</w:delText>
                </w:r>
              </w:del>
            </w:ins>
          </w:p>
        </w:tc>
      </w:tr>
      <w:tr w:rsidR="00EB4CE1" w:rsidRPr="00EB4CE1" w:rsidDel="00402FFE" w14:paraId="77FD2EC8" w14:textId="77777777" w:rsidTr="006F10B7">
        <w:trPr>
          <w:trHeight w:val="290"/>
          <w:ins w:id="15533" w:author="Stefanie Lane" w:date="2022-06-23T15:12:00Z"/>
          <w:del w:id="15534" w:author="Lane, Stefanie" w:date="2023-04-28T12:07:00Z"/>
          <w:trPrChange w:id="1553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553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6C403D5" w14:textId="77777777" w:rsidR="00EB4CE1" w:rsidRPr="00EB4CE1" w:rsidDel="00402FFE" w:rsidRDefault="00EB4CE1">
            <w:pPr>
              <w:spacing w:after="0" w:line="240" w:lineRule="auto"/>
              <w:rPr>
                <w:ins w:id="15537" w:author="Stefanie Lane" w:date="2022-06-23T15:12:00Z"/>
                <w:del w:id="15538" w:author="Lane, Stefanie" w:date="2023-04-28T12:07:00Z"/>
                <w:rFonts w:ascii="Calibri" w:eastAsia="Times New Roman" w:hAnsi="Calibri" w:cs="Calibri"/>
                <w:color w:val="000000"/>
                <w:rPrChange w:id="15539" w:author="Stefanie Lane" w:date="2022-06-23T15:12:00Z">
                  <w:rPr>
                    <w:ins w:id="15540" w:author="Stefanie Lane" w:date="2022-06-23T15:12:00Z"/>
                    <w:del w:id="15541" w:author="Lane, Stefanie" w:date="2023-04-28T12:07:00Z"/>
                  </w:rPr>
                </w:rPrChange>
              </w:rPr>
              <w:pPrChange w:id="1554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554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8D3EE33" w14:textId="77777777" w:rsidR="00EB4CE1" w:rsidRPr="00EB4CE1" w:rsidDel="00402FFE" w:rsidRDefault="00EB4CE1">
            <w:pPr>
              <w:spacing w:after="0" w:line="240" w:lineRule="auto"/>
              <w:rPr>
                <w:ins w:id="15544" w:author="Stefanie Lane" w:date="2022-06-23T15:12:00Z"/>
                <w:del w:id="15545" w:author="Lane, Stefanie" w:date="2023-04-28T12:07:00Z"/>
                <w:rFonts w:ascii="Calibri" w:eastAsia="Times New Roman" w:hAnsi="Calibri" w:cs="Calibri"/>
                <w:color w:val="000000"/>
                <w:rPrChange w:id="15546" w:author="Stefanie Lane" w:date="2022-06-23T15:12:00Z">
                  <w:rPr>
                    <w:ins w:id="15547" w:author="Stefanie Lane" w:date="2022-06-23T15:12:00Z"/>
                    <w:del w:id="15548" w:author="Lane, Stefanie" w:date="2023-04-28T12:07:00Z"/>
                  </w:rPr>
                </w:rPrChange>
              </w:rPr>
              <w:pPrChange w:id="1554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555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56602FB" w14:textId="77777777" w:rsidR="00EB4CE1" w:rsidRPr="00EB4CE1" w:rsidDel="00402FFE" w:rsidRDefault="00EB4CE1">
            <w:pPr>
              <w:spacing w:after="0" w:line="240" w:lineRule="auto"/>
              <w:rPr>
                <w:ins w:id="15551" w:author="Stefanie Lane" w:date="2022-06-23T15:12:00Z"/>
                <w:del w:id="15552" w:author="Lane, Stefanie" w:date="2023-04-28T12:07:00Z"/>
                <w:rFonts w:ascii="Calibri" w:eastAsia="Times New Roman" w:hAnsi="Calibri" w:cs="Calibri"/>
                <w:i/>
                <w:iCs/>
                <w:color w:val="000000"/>
                <w:rPrChange w:id="15553" w:author="Stefanie Lane" w:date="2022-06-23T15:12:00Z">
                  <w:rPr>
                    <w:ins w:id="15554" w:author="Stefanie Lane" w:date="2022-06-23T15:12:00Z"/>
                    <w:del w:id="15555" w:author="Lane, Stefanie" w:date="2023-04-28T12:07:00Z"/>
                  </w:rPr>
                </w:rPrChange>
              </w:rPr>
              <w:pPrChange w:id="15556" w:author="Stefanie Lane" w:date="2022-06-23T15:12:00Z">
                <w:pPr/>
              </w:pPrChange>
            </w:pPr>
            <w:ins w:id="15557" w:author="Stefanie Lane" w:date="2022-06-23T15:12:00Z">
              <w:del w:id="15558" w:author="Lane, Stefanie" w:date="2023-04-28T12:07:00Z">
                <w:r w:rsidRPr="00EB4CE1" w:rsidDel="00402FFE">
                  <w:rPr>
                    <w:rFonts w:ascii="Calibri" w:eastAsia="Times New Roman" w:hAnsi="Calibri" w:cs="Calibri"/>
                    <w:i/>
                    <w:iCs/>
                    <w:color w:val="000000"/>
                    <w:rPrChange w:id="15559" w:author="Stefanie Lane" w:date="2022-06-23T15:12:00Z">
                      <w:rPr/>
                    </w:rPrChange>
                  </w:rPr>
                  <w:delText>Myosotis scorpiodes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556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58D129A" w14:textId="77777777" w:rsidR="00EB4CE1" w:rsidRPr="00EB4CE1" w:rsidDel="00402FFE" w:rsidRDefault="00EB4CE1">
            <w:pPr>
              <w:spacing w:after="0" w:line="240" w:lineRule="auto"/>
              <w:jc w:val="center"/>
              <w:rPr>
                <w:ins w:id="15561" w:author="Stefanie Lane" w:date="2022-06-23T15:12:00Z"/>
                <w:del w:id="15562" w:author="Lane, Stefanie" w:date="2023-04-28T12:07:00Z"/>
                <w:rFonts w:ascii="Calibri" w:eastAsia="Times New Roman" w:hAnsi="Calibri" w:cs="Calibri"/>
                <w:color w:val="000000"/>
                <w:rPrChange w:id="15563" w:author="Stefanie Lane" w:date="2022-06-23T15:12:00Z">
                  <w:rPr>
                    <w:ins w:id="15564" w:author="Stefanie Lane" w:date="2022-06-23T15:12:00Z"/>
                    <w:del w:id="15565" w:author="Lane, Stefanie" w:date="2023-04-28T12:07:00Z"/>
                  </w:rPr>
                </w:rPrChange>
              </w:rPr>
              <w:pPrChange w:id="15566" w:author="Stefanie Lane" w:date="2022-06-23T15:12:00Z">
                <w:pPr>
                  <w:jc w:val="center"/>
                </w:pPr>
              </w:pPrChange>
            </w:pPr>
            <w:ins w:id="15567" w:author="Stefanie Lane" w:date="2022-06-23T15:12:00Z">
              <w:del w:id="15568" w:author="Lane, Stefanie" w:date="2023-04-28T12:07:00Z">
                <w:r w:rsidRPr="00EB4CE1" w:rsidDel="00402FFE">
                  <w:rPr>
                    <w:rFonts w:ascii="Calibri" w:eastAsia="Times New Roman" w:hAnsi="Calibri" w:cs="Calibri"/>
                    <w:color w:val="000000"/>
                    <w:rPrChange w:id="15569" w:author="Stefanie Lane" w:date="2022-06-23T15:12:00Z">
                      <w:rPr/>
                    </w:rPrChange>
                  </w:rPr>
                  <w:delText>0.31</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557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00F795C" w14:textId="77777777" w:rsidR="00EB4CE1" w:rsidRPr="00EB4CE1" w:rsidDel="00402FFE" w:rsidRDefault="00EB4CE1">
            <w:pPr>
              <w:spacing w:after="0" w:line="240" w:lineRule="auto"/>
              <w:jc w:val="center"/>
              <w:rPr>
                <w:ins w:id="15571" w:author="Stefanie Lane" w:date="2022-06-23T15:12:00Z"/>
                <w:del w:id="15572" w:author="Lane, Stefanie" w:date="2023-04-28T12:07:00Z"/>
                <w:rFonts w:ascii="Calibri" w:eastAsia="Times New Roman" w:hAnsi="Calibri" w:cs="Calibri"/>
                <w:color w:val="000000"/>
                <w:rPrChange w:id="15573" w:author="Stefanie Lane" w:date="2022-06-23T15:12:00Z">
                  <w:rPr>
                    <w:ins w:id="15574" w:author="Stefanie Lane" w:date="2022-06-23T15:12:00Z"/>
                    <w:del w:id="15575" w:author="Lane, Stefanie" w:date="2023-04-28T12:07:00Z"/>
                  </w:rPr>
                </w:rPrChange>
              </w:rPr>
              <w:pPrChange w:id="15576" w:author="Stefanie Lane" w:date="2022-06-23T15:12:00Z">
                <w:pPr>
                  <w:jc w:val="center"/>
                </w:pPr>
              </w:pPrChange>
            </w:pPr>
            <w:ins w:id="15577" w:author="Stefanie Lane" w:date="2022-06-23T15:12:00Z">
              <w:del w:id="15578" w:author="Lane, Stefanie" w:date="2023-04-28T12:07:00Z">
                <w:r w:rsidRPr="00EB4CE1" w:rsidDel="00402FFE">
                  <w:rPr>
                    <w:rFonts w:ascii="Calibri" w:eastAsia="Times New Roman" w:hAnsi="Calibri" w:cs="Calibri"/>
                    <w:color w:val="000000"/>
                    <w:rPrChange w:id="15579" w:author="Stefanie Lane" w:date="2022-06-23T15:12:00Z">
                      <w:rPr/>
                    </w:rPrChange>
                  </w:rPr>
                  <w:delText>0.03</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558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CAF88FB" w14:textId="77777777" w:rsidR="00EB4CE1" w:rsidRPr="00EB4CE1" w:rsidDel="00402FFE" w:rsidRDefault="00EB4CE1">
            <w:pPr>
              <w:spacing w:after="0" w:line="240" w:lineRule="auto"/>
              <w:jc w:val="center"/>
              <w:rPr>
                <w:ins w:id="15581" w:author="Stefanie Lane" w:date="2022-06-23T15:12:00Z"/>
                <w:del w:id="15582" w:author="Lane, Stefanie" w:date="2023-04-28T12:07:00Z"/>
                <w:rFonts w:ascii="Calibri" w:eastAsia="Times New Roman" w:hAnsi="Calibri" w:cs="Calibri"/>
                <w:color w:val="000000"/>
                <w:rPrChange w:id="15583" w:author="Stefanie Lane" w:date="2022-06-23T15:12:00Z">
                  <w:rPr>
                    <w:ins w:id="15584" w:author="Stefanie Lane" w:date="2022-06-23T15:12:00Z"/>
                    <w:del w:id="15585" w:author="Lane, Stefanie" w:date="2023-04-28T12:07:00Z"/>
                  </w:rPr>
                </w:rPrChange>
              </w:rPr>
              <w:pPrChange w:id="15586" w:author="Stefanie Lane" w:date="2022-06-23T15:12:00Z">
                <w:pPr>
                  <w:jc w:val="center"/>
                </w:pPr>
              </w:pPrChange>
            </w:pPr>
            <w:ins w:id="15587" w:author="Stefanie Lane" w:date="2022-06-23T15:12:00Z">
              <w:del w:id="15588" w:author="Lane, Stefanie" w:date="2023-04-28T12:07:00Z">
                <w:r w:rsidRPr="00EB4CE1" w:rsidDel="00402FFE">
                  <w:rPr>
                    <w:rFonts w:ascii="Calibri" w:eastAsia="Times New Roman" w:hAnsi="Calibri" w:cs="Calibri"/>
                    <w:color w:val="000000"/>
                    <w:rPrChange w:id="15589"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559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526AE65" w14:textId="77777777" w:rsidR="00EB4CE1" w:rsidRPr="00EB4CE1" w:rsidDel="00402FFE" w:rsidRDefault="00EB4CE1">
            <w:pPr>
              <w:spacing w:after="0" w:line="240" w:lineRule="auto"/>
              <w:jc w:val="center"/>
              <w:rPr>
                <w:ins w:id="15591" w:author="Stefanie Lane" w:date="2022-06-23T15:12:00Z"/>
                <w:del w:id="15592" w:author="Lane, Stefanie" w:date="2023-04-28T12:07:00Z"/>
                <w:rFonts w:ascii="Calibri" w:eastAsia="Times New Roman" w:hAnsi="Calibri" w:cs="Calibri"/>
                <w:color w:val="000000"/>
                <w:rPrChange w:id="15593" w:author="Stefanie Lane" w:date="2022-06-23T15:12:00Z">
                  <w:rPr>
                    <w:ins w:id="15594" w:author="Stefanie Lane" w:date="2022-06-23T15:12:00Z"/>
                    <w:del w:id="15595" w:author="Lane, Stefanie" w:date="2023-04-28T12:07:00Z"/>
                  </w:rPr>
                </w:rPrChange>
              </w:rPr>
              <w:pPrChange w:id="15596" w:author="Stefanie Lane" w:date="2022-06-23T15:12:00Z">
                <w:pPr>
                  <w:jc w:val="center"/>
                </w:pPr>
              </w:pPrChange>
            </w:pPr>
            <w:ins w:id="15597" w:author="Stefanie Lane" w:date="2022-06-23T15:12:00Z">
              <w:del w:id="15598" w:author="Lane, Stefanie" w:date="2023-04-28T12:07:00Z">
                <w:r w:rsidRPr="00EB4CE1" w:rsidDel="00402FFE">
                  <w:rPr>
                    <w:rFonts w:ascii="Calibri" w:eastAsia="Times New Roman" w:hAnsi="Calibri" w:cs="Calibri"/>
                    <w:color w:val="000000"/>
                    <w:rPrChange w:id="15599" w:author="Stefanie Lane" w:date="2022-06-23T15:12:00Z">
                      <w:rPr/>
                    </w:rPrChange>
                  </w:rPr>
                  <w:delText>-100.0</w:delText>
                </w:r>
              </w:del>
            </w:ins>
          </w:p>
        </w:tc>
      </w:tr>
      <w:tr w:rsidR="00EB4CE1" w:rsidRPr="00EB4CE1" w:rsidDel="00402FFE" w14:paraId="4E0D6A10" w14:textId="77777777" w:rsidTr="006F10B7">
        <w:trPr>
          <w:trHeight w:val="290"/>
          <w:ins w:id="15600" w:author="Stefanie Lane" w:date="2022-06-23T15:12:00Z"/>
          <w:del w:id="15601" w:author="Lane, Stefanie" w:date="2023-04-28T12:07:00Z"/>
          <w:trPrChange w:id="1560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560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6F8A38B" w14:textId="77777777" w:rsidR="00EB4CE1" w:rsidRPr="00EB4CE1" w:rsidDel="00402FFE" w:rsidRDefault="00EB4CE1">
            <w:pPr>
              <w:spacing w:after="0" w:line="240" w:lineRule="auto"/>
              <w:rPr>
                <w:ins w:id="15604" w:author="Stefanie Lane" w:date="2022-06-23T15:12:00Z"/>
                <w:del w:id="15605" w:author="Lane, Stefanie" w:date="2023-04-28T12:07:00Z"/>
                <w:rFonts w:ascii="Calibri" w:eastAsia="Times New Roman" w:hAnsi="Calibri" w:cs="Calibri"/>
                <w:color w:val="000000"/>
                <w:rPrChange w:id="15606" w:author="Stefanie Lane" w:date="2022-06-23T15:12:00Z">
                  <w:rPr>
                    <w:ins w:id="15607" w:author="Stefanie Lane" w:date="2022-06-23T15:12:00Z"/>
                    <w:del w:id="15608" w:author="Lane, Stefanie" w:date="2023-04-28T12:07:00Z"/>
                  </w:rPr>
                </w:rPrChange>
              </w:rPr>
              <w:pPrChange w:id="1560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561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BA6F31F" w14:textId="77777777" w:rsidR="00EB4CE1" w:rsidRPr="00EB4CE1" w:rsidDel="00402FFE" w:rsidRDefault="00EB4CE1">
            <w:pPr>
              <w:spacing w:after="0" w:line="240" w:lineRule="auto"/>
              <w:rPr>
                <w:ins w:id="15611" w:author="Stefanie Lane" w:date="2022-06-23T15:12:00Z"/>
                <w:del w:id="15612" w:author="Lane, Stefanie" w:date="2023-04-28T12:07:00Z"/>
                <w:rFonts w:ascii="Calibri" w:eastAsia="Times New Roman" w:hAnsi="Calibri" w:cs="Calibri"/>
                <w:color w:val="000000"/>
                <w:rPrChange w:id="15613" w:author="Stefanie Lane" w:date="2022-06-23T15:12:00Z">
                  <w:rPr>
                    <w:ins w:id="15614" w:author="Stefanie Lane" w:date="2022-06-23T15:12:00Z"/>
                    <w:del w:id="15615" w:author="Lane, Stefanie" w:date="2023-04-28T12:07:00Z"/>
                  </w:rPr>
                </w:rPrChange>
              </w:rPr>
              <w:pPrChange w:id="15616" w:author="Stefanie Lane" w:date="2022-06-23T15:12:00Z">
                <w:pPr/>
              </w:pPrChange>
            </w:pPr>
          </w:p>
        </w:tc>
        <w:tc>
          <w:tcPr>
            <w:tcW w:w="3320" w:type="dxa"/>
            <w:tcBorders>
              <w:top w:val="nil"/>
              <w:left w:val="nil"/>
              <w:bottom w:val="nil"/>
              <w:right w:val="nil"/>
            </w:tcBorders>
            <w:shd w:val="clear" w:color="auto" w:fill="auto"/>
            <w:noWrap/>
            <w:vAlign w:val="bottom"/>
            <w:hideMark/>
            <w:tcPrChange w:id="15617" w:author="Stefanie Lane" w:date="2022-06-23T15:14:00Z">
              <w:tcPr>
                <w:tcW w:w="3320" w:type="dxa"/>
                <w:tcBorders>
                  <w:top w:val="nil"/>
                  <w:left w:val="nil"/>
                  <w:bottom w:val="nil"/>
                  <w:right w:val="nil"/>
                </w:tcBorders>
                <w:shd w:val="clear" w:color="auto" w:fill="auto"/>
                <w:noWrap/>
                <w:vAlign w:val="bottom"/>
                <w:hideMark/>
              </w:tcPr>
            </w:tcPrChange>
          </w:tcPr>
          <w:p w14:paraId="5EC9CE1E" w14:textId="77777777" w:rsidR="00EB4CE1" w:rsidRPr="00EB4CE1" w:rsidDel="00402FFE" w:rsidRDefault="00EB4CE1">
            <w:pPr>
              <w:spacing w:after="0" w:line="240" w:lineRule="auto"/>
              <w:rPr>
                <w:ins w:id="15618" w:author="Stefanie Lane" w:date="2022-06-23T15:12:00Z"/>
                <w:del w:id="15619" w:author="Lane, Stefanie" w:date="2023-04-28T12:07:00Z"/>
                <w:rFonts w:ascii="Calibri" w:eastAsia="Times New Roman" w:hAnsi="Calibri" w:cs="Calibri"/>
                <w:i/>
                <w:iCs/>
                <w:color w:val="000000"/>
                <w:rPrChange w:id="15620" w:author="Stefanie Lane" w:date="2022-06-23T15:12:00Z">
                  <w:rPr>
                    <w:ins w:id="15621" w:author="Stefanie Lane" w:date="2022-06-23T15:12:00Z"/>
                    <w:del w:id="15622" w:author="Lane, Stefanie" w:date="2023-04-28T12:07:00Z"/>
                  </w:rPr>
                </w:rPrChange>
              </w:rPr>
              <w:pPrChange w:id="15623" w:author="Stefanie Lane" w:date="2022-06-23T15:12:00Z">
                <w:pPr/>
              </w:pPrChange>
            </w:pPr>
            <w:ins w:id="15624" w:author="Stefanie Lane" w:date="2022-06-23T15:12:00Z">
              <w:del w:id="15625" w:author="Lane, Stefanie" w:date="2023-04-28T12:07:00Z">
                <w:r w:rsidRPr="00EB4CE1" w:rsidDel="00402FFE">
                  <w:rPr>
                    <w:rFonts w:ascii="Calibri" w:eastAsia="Times New Roman" w:hAnsi="Calibri" w:cs="Calibri"/>
                    <w:i/>
                    <w:iCs/>
                    <w:color w:val="000000"/>
                    <w:rPrChange w:id="15626" w:author="Stefanie Lane" w:date="2022-06-23T15:12:00Z">
                      <w:rPr/>
                    </w:rPrChange>
                  </w:rPr>
                  <w:delText>Mentha arvensis</w:delText>
                </w:r>
              </w:del>
            </w:ins>
          </w:p>
        </w:tc>
        <w:tc>
          <w:tcPr>
            <w:tcW w:w="869" w:type="dxa"/>
            <w:tcBorders>
              <w:top w:val="nil"/>
              <w:left w:val="nil"/>
              <w:bottom w:val="nil"/>
              <w:right w:val="nil"/>
            </w:tcBorders>
            <w:shd w:val="clear" w:color="auto" w:fill="auto"/>
            <w:noWrap/>
            <w:vAlign w:val="bottom"/>
            <w:hideMark/>
            <w:tcPrChange w:id="15627" w:author="Stefanie Lane" w:date="2022-06-23T15:14:00Z">
              <w:tcPr>
                <w:tcW w:w="960" w:type="dxa"/>
                <w:tcBorders>
                  <w:top w:val="nil"/>
                  <w:left w:val="nil"/>
                  <w:bottom w:val="nil"/>
                  <w:right w:val="nil"/>
                </w:tcBorders>
                <w:shd w:val="clear" w:color="auto" w:fill="auto"/>
                <w:noWrap/>
                <w:vAlign w:val="bottom"/>
                <w:hideMark/>
              </w:tcPr>
            </w:tcPrChange>
          </w:tcPr>
          <w:p w14:paraId="7EF53747" w14:textId="77777777" w:rsidR="00EB4CE1" w:rsidRPr="00EB4CE1" w:rsidDel="00402FFE" w:rsidRDefault="00EB4CE1">
            <w:pPr>
              <w:spacing w:after="0" w:line="240" w:lineRule="auto"/>
              <w:jc w:val="center"/>
              <w:rPr>
                <w:ins w:id="15628" w:author="Stefanie Lane" w:date="2022-06-23T15:12:00Z"/>
                <w:del w:id="15629" w:author="Lane, Stefanie" w:date="2023-04-28T12:07:00Z"/>
                <w:rFonts w:ascii="Calibri" w:eastAsia="Times New Roman" w:hAnsi="Calibri" w:cs="Calibri"/>
                <w:color w:val="000000"/>
                <w:rPrChange w:id="15630" w:author="Stefanie Lane" w:date="2022-06-23T15:12:00Z">
                  <w:rPr>
                    <w:ins w:id="15631" w:author="Stefanie Lane" w:date="2022-06-23T15:12:00Z"/>
                    <w:del w:id="15632" w:author="Lane, Stefanie" w:date="2023-04-28T12:07:00Z"/>
                  </w:rPr>
                </w:rPrChange>
              </w:rPr>
              <w:pPrChange w:id="15633" w:author="Stefanie Lane" w:date="2022-06-23T15:12:00Z">
                <w:pPr>
                  <w:jc w:val="center"/>
                </w:pPr>
              </w:pPrChange>
            </w:pPr>
            <w:ins w:id="15634" w:author="Stefanie Lane" w:date="2022-06-23T15:12:00Z">
              <w:del w:id="15635" w:author="Lane, Stefanie" w:date="2023-04-28T12:07:00Z">
                <w:r w:rsidRPr="00EB4CE1" w:rsidDel="00402FFE">
                  <w:rPr>
                    <w:rFonts w:ascii="Calibri" w:eastAsia="Times New Roman" w:hAnsi="Calibri" w:cs="Calibri"/>
                    <w:color w:val="000000"/>
                    <w:rPrChange w:id="15636" w:author="Stefanie Lane" w:date="2022-06-23T15:12:00Z">
                      <w:rPr/>
                    </w:rPrChange>
                  </w:rPr>
                  <w:delText>0.17</w:delText>
                </w:r>
              </w:del>
            </w:ins>
          </w:p>
        </w:tc>
        <w:tc>
          <w:tcPr>
            <w:tcW w:w="990" w:type="dxa"/>
            <w:tcBorders>
              <w:top w:val="nil"/>
              <w:left w:val="nil"/>
              <w:bottom w:val="nil"/>
              <w:right w:val="nil"/>
            </w:tcBorders>
            <w:shd w:val="clear" w:color="auto" w:fill="auto"/>
            <w:noWrap/>
            <w:vAlign w:val="bottom"/>
            <w:hideMark/>
            <w:tcPrChange w:id="15637" w:author="Stefanie Lane" w:date="2022-06-23T15:14:00Z">
              <w:tcPr>
                <w:tcW w:w="960" w:type="dxa"/>
                <w:tcBorders>
                  <w:top w:val="nil"/>
                  <w:left w:val="nil"/>
                  <w:bottom w:val="nil"/>
                  <w:right w:val="nil"/>
                </w:tcBorders>
                <w:shd w:val="clear" w:color="auto" w:fill="auto"/>
                <w:noWrap/>
                <w:vAlign w:val="bottom"/>
                <w:hideMark/>
              </w:tcPr>
            </w:tcPrChange>
          </w:tcPr>
          <w:p w14:paraId="20568B97" w14:textId="77777777" w:rsidR="00EB4CE1" w:rsidRPr="00EB4CE1" w:rsidDel="00402FFE" w:rsidRDefault="00EB4CE1">
            <w:pPr>
              <w:spacing w:after="0" w:line="240" w:lineRule="auto"/>
              <w:jc w:val="center"/>
              <w:rPr>
                <w:ins w:id="15638" w:author="Stefanie Lane" w:date="2022-06-23T15:12:00Z"/>
                <w:del w:id="15639" w:author="Lane, Stefanie" w:date="2023-04-28T12:07:00Z"/>
                <w:rFonts w:ascii="Calibri" w:eastAsia="Times New Roman" w:hAnsi="Calibri" w:cs="Calibri"/>
                <w:color w:val="000000"/>
                <w:rPrChange w:id="15640" w:author="Stefanie Lane" w:date="2022-06-23T15:12:00Z">
                  <w:rPr>
                    <w:ins w:id="15641" w:author="Stefanie Lane" w:date="2022-06-23T15:12:00Z"/>
                    <w:del w:id="15642" w:author="Lane, Stefanie" w:date="2023-04-28T12:07:00Z"/>
                  </w:rPr>
                </w:rPrChange>
              </w:rPr>
              <w:pPrChange w:id="15643" w:author="Stefanie Lane" w:date="2022-06-23T15:12:00Z">
                <w:pPr>
                  <w:jc w:val="center"/>
                </w:pPr>
              </w:pPrChange>
            </w:pPr>
            <w:ins w:id="15644" w:author="Stefanie Lane" w:date="2022-06-23T15:12:00Z">
              <w:del w:id="15645" w:author="Lane, Stefanie" w:date="2023-04-28T12:07:00Z">
                <w:r w:rsidRPr="00EB4CE1" w:rsidDel="00402FFE">
                  <w:rPr>
                    <w:rFonts w:ascii="Calibri" w:eastAsia="Times New Roman" w:hAnsi="Calibri" w:cs="Calibri"/>
                    <w:color w:val="000000"/>
                    <w:rPrChange w:id="15646" w:author="Stefanie Lane" w:date="2022-06-23T15:12:00Z">
                      <w:rPr/>
                    </w:rPrChange>
                  </w:rPr>
                  <w:delText>0.24</w:delText>
                </w:r>
              </w:del>
            </w:ins>
          </w:p>
        </w:tc>
        <w:tc>
          <w:tcPr>
            <w:tcW w:w="810" w:type="dxa"/>
            <w:tcBorders>
              <w:top w:val="nil"/>
              <w:left w:val="nil"/>
              <w:bottom w:val="nil"/>
              <w:right w:val="nil"/>
            </w:tcBorders>
            <w:shd w:val="clear" w:color="auto" w:fill="auto"/>
            <w:noWrap/>
            <w:vAlign w:val="bottom"/>
            <w:hideMark/>
            <w:tcPrChange w:id="15647" w:author="Stefanie Lane" w:date="2022-06-23T15:14:00Z">
              <w:tcPr>
                <w:tcW w:w="960" w:type="dxa"/>
                <w:tcBorders>
                  <w:top w:val="nil"/>
                  <w:left w:val="nil"/>
                  <w:bottom w:val="nil"/>
                  <w:right w:val="nil"/>
                </w:tcBorders>
                <w:shd w:val="clear" w:color="auto" w:fill="auto"/>
                <w:noWrap/>
                <w:vAlign w:val="bottom"/>
                <w:hideMark/>
              </w:tcPr>
            </w:tcPrChange>
          </w:tcPr>
          <w:p w14:paraId="3335EFCE" w14:textId="77777777" w:rsidR="00EB4CE1" w:rsidRPr="00EB4CE1" w:rsidDel="00402FFE" w:rsidRDefault="00EB4CE1">
            <w:pPr>
              <w:spacing w:after="0" w:line="240" w:lineRule="auto"/>
              <w:jc w:val="center"/>
              <w:rPr>
                <w:ins w:id="15648" w:author="Stefanie Lane" w:date="2022-06-23T15:12:00Z"/>
                <w:del w:id="15649" w:author="Lane, Stefanie" w:date="2023-04-28T12:07:00Z"/>
                <w:rFonts w:ascii="Calibri" w:eastAsia="Times New Roman" w:hAnsi="Calibri" w:cs="Calibri"/>
                <w:color w:val="000000"/>
                <w:rPrChange w:id="15650" w:author="Stefanie Lane" w:date="2022-06-23T15:12:00Z">
                  <w:rPr>
                    <w:ins w:id="15651" w:author="Stefanie Lane" w:date="2022-06-23T15:12:00Z"/>
                    <w:del w:id="15652" w:author="Lane, Stefanie" w:date="2023-04-28T12:07:00Z"/>
                  </w:rPr>
                </w:rPrChange>
              </w:rPr>
              <w:pPrChange w:id="15653" w:author="Stefanie Lane" w:date="2022-06-23T15:12:00Z">
                <w:pPr>
                  <w:jc w:val="center"/>
                </w:pPr>
              </w:pPrChange>
            </w:pPr>
            <w:ins w:id="15654" w:author="Stefanie Lane" w:date="2022-06-23T15:12:00Z">
              <w:del w:id="15655" w:author="Lane, Stefanie" w:date="2023-04-28T12:07:00Z">
                <w:r w:rsidRPr="00EB4CE1" w:rsidDel="00402FFE">
                  <w:rPr>
                    <w:rFonts w:ascii="Calibri" w:eastAsia="Times New Roman" w:hAnsi="Calibri" w:cs="Calibri"/>
                    <w:color w:val="000000"/>
                    <w:rPrChange w:id="15656" w:author="Stefanie Lane" w:date="2022-06-23T15:12:00Z">
                      <w:rPr/>
                    </w:rPrChange>
                  </w:rPr>
                  <w:delText>0.06</w:delText>
                </w:r>
              </w:del>
            </w:ins>
          </w:p>
        </w:tc>
        <w:tc>
          <w:tcPr>
            <w:tcW w:w="1710" w:type="dxa"/>
            <w:tcBorders>
              <w:top w:val="nil"/>
              <w:left w:val="nil"/>
              <w:bottom w:val="nil"/>
              <w:right w:val="single" w:sz="8" w:space="0" w:color="auto"/>
            </w:tcBorders>
            <w:shd w:val="clear" w:color="auto" w:fill="auto"/>
            <w:noWrap/>
            <w:vAlign w:val="bottom"/>
            <w:hideMark/>
            <w:tcPrChange w:id="1565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73D8468" w14:textId="77777777" w:rsidR="00EB4CE1" w:rsidRPr="00EB4CE1" w:rsidDel="00402FFE" w:rsidRDefault="00EB4CE1">
            <w:pPr>
              <w:spacing w:after="0" w:line="240" w:lineRule="auto"/>
              <w:jc w:val="center"/>
              <w:rPr>
                <w:ins w:id="15658" w:author="Stefanie Lane" w:date="2022-06-23T15:12:00Z"/>
                <w:del w:id="15659" w:author="Lane, Stefanie" w:date="2023-04-28T12:07:00Z"/>
                <w:rFonts w:ascii="Calibri" w:eastAsia="Times New Roman" w:hAnsi="Calibri" w:cs="Calibri"/>
                <w:color w:val="000000"/>
                <w:rPrChange w:id="15660" w:author="Stefanie Lane" w:date="2022-06-23T15:12:00Z">
                  <w:rPr>
                    <w:ins w:id="15661" w:author="Stefanie Lane" w:date="2022-06-23T15:12:00Z"/>
                    <w:del w:id="15662" w:author="Lane, Stefanie" w:date="2023-04-28T12:07:00Z"/>
                  </w:rPr>
                </w:rPrChange>
              </w:rPr>
              <w:pPrChange w:id="15663" w:author="Stefanie Lane" w:date="2022-06-23T15:12:00Z">
                <w:pPr>
                  <w:jc w:val="center"/>
                </w:pPr>
              </w:pPrChange>
            </w:pPr>
            <w:ins w:id="15664" w:author="Stefanie Lane" w:date="2022-06-23T15:12:00Z">
              <w:del w:id="15665" w:author="Lane, Stefanie" w:date="2023-04-28T12:07:00Z">
                <w:r w:rsidRPr="00EB4CE1" w:rsidDel="00402FFE">
                  <w:rPr>
                    <w:rFonts w:ascii="Calibri" w:eastAsia="Times New Roman" w:hAnsi="Calibri" w:cs="Calibri"/>
                    <w:color w:val="000000"/>
                    <w:rPrChange w:id="15666" w:author="Stefanie Lane" w:date="2022-06-23T15:12:00Z">
                      <w:rPr/>
                    </w:rPrChange>
                  </w:rPr>
                  <w:delText>-67.8</w:delText>
                </w:r>
              </w:del>
            </w:ins>
          </w:p>
        </w:tc>
      </w:tr>
      <w:tr w:rsidR="00EB4CE1" w:rsidRPr="00EB4CE1" w:rsidDel="00402FFE" w14:paraId="35543096" w14:textId="77777777" w:rsidTr="006F10B7">
        <w:trPr>
          <w:trHeight w:val="290"/>
          <w:ins w:id="15667" w:author="Stefanie Lane" w:date="2022-06-23T15:12:00Z"/>
          <w:del w:id="15668" w:author="Lane, Stefanie" w:date="2023-04-28T12:07:00Z"/>
          <w:trPrChange w:id="1566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567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3AAD14F" w14:textId="77777777" w:rsidR="00EB4CE1" w:rsidRPr="00EB4CE1" w:rsidDel="00402FFE" w:rsidRDefault="00EB4CE1">
            <w:pPr>
              <w:spacing w:after="0" w:line="240" w:lineRule="auto"/>
              <w:rPr>
                <w:ins w:id="15671" w:author="Stefanie Lane" w:date="2022-06-23T15:12:00Z"/>
                <w:del w:id="15672" w:author="Lane, Stefanie" w:date="2023-04-28T12:07:00Z"/>
                <w:rFonts w:ascii="Calibri" w:eastAsia="Times New Roman" w:hAnsi="Calibri" w:cs="Calibri"/>
                <w:color w:val="000000"/>
                <w:rPrChange w:id="15673" w:author="Stefanie Lane" w:date="2022-06-23T15:12:00Z">
                  <w:rPr>
                    <w:ins w:id="15674" w:author="Stefanie Lane" w:date="2022-06-23T15:12:00Z"/>
                    <w:del w:id="15675" w:author="Lane, Stefanie" w:date="2023-04-28T12:07:00Z"/>
                  </w:rPr>
                </w:rPrChange>
              </w:rPr>
              <w:pPrChange w:id="1567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567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B2CBA4F" w14:textId="77777777" w:rsidR="00EB4CE1" w:rsidRPr="00EB4CE1" w:rsidDel="00402FFE" w:rsidRDefault="00EB4CE1">
            <w:pPr>
              <w:spacing w:after="0" w:line="240" w:lineRule="auto"/>
              <w:rPr>
                <w:ins w:id="15678" w:author="Stefanie Lane" w:date="2022-06-23T15:12:00Z"/>
                <w:del w:id="15679" w:author="Lane, Stefanie" w:date="2023-04-28T12:07:00Z"/>
                <w:rFonts w:ascii="Calibri" w:eastAsia="Times New Roman" w:hAnsi="Calibri" w:cs="Calibri"/>
                <w:color w:val="000000"/>
                <w:rPrChange w:id="15680" w:author="Stefanie Lane" w:date="2022-06-23T15:12:00Z">
                  <w:rPr>
                    <w:ins w:id="15681" w:author="Stefanie Lane" w:date="2022-06-23T15:12:00Z"/>
                    <w:del w:id="15682" w:author="Lane, Stefanie" w:date="2023-04-28T12:07:00Z"/>
                  </w:rPr>
                </w:rPrChange>
              </w:rPr>
              <w:pPrChange w:id="15683"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5684"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DF45737" w14:textId="77777777" w:rsidR="00EB4CE1" w:rsidRPr="00EB4CE1" w:rsidDel="00402FFE" w:rsidRDefault="00EB4CE1">
            <w:pPr>
              <w:spacing w:after="0" w:line="240" w:lineRule="auto"/>
              <w:rPr>
                <w:ins w:id="15685" w:author="Stefanie Lane" w:date="2022-06-23T15:12:00Z"/>
                <w:del w:id="15686" w:author="Lane, Stefanie" w:date="2023-04-28T12:07:00Z"/>
                <w:rFonts w:ascii="Calibri" w:eastAsia="Times New Roman" w:hAnsi="Calibri" w:cs="Calibri"/>
                <w:i/>
                <w:iCs/>
                <w:color w:val="000000"/>
                <w:rPrChange w:id="15687" w:author="Stefanie Lane" w:date="2022-06-23T15:12:00Z">
                  <w:rPr>
                    <w:ins w:id="15688" w:author="Stefanie Lane" w:date="2022-06-23T15:12:00Z"/>
                    <w:del w:id="15689" w:author="Lane, Stefanie" w:date="2023-04-28T12:07:00Z"/>
                  </w:rPr>
                </w:rPrChange>
              </w:rPr>
              <w:pPrChange w:id="15690" w:author="Stefanie Lane" w:date="2022-06-23T15:12:00Z">
                <w:pPr/>
              </w:pPrChange>
            </w:pPr>
            <w:ins w:id="15691" w:author="Stefanie Lane" w:date="2022-06-23T15:12:00Z">
              <w:del w:id="15692" w:author="Lane, Stefanie" w:date="2023-04-28T12:07:00Z">
                <w:r w:rsidRPr="00EB4CE1" w:rsidDel="00402FFE">
                  <w:rPr>
                    <w:rFonts w:ascii="Calibri" w:eastAsia="Times New Roman" w:hAnsi="Calibri" w:cs="Calibri"/>
                    <w:i/>
                    <w:iCs/>
                    <w:color w:val="000000"/>
                    <w:rPrChange w:id="15693" w:author="Stefanie Lane" w:date="2022-06-23T15:12:00Z">
                      <w:rPr/>
                    </w:rPrChange>
                  </w:rPr>
                  <w:delText>Festuca arundinacea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569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1C2D630" w14:textId="77777777" w:rsidR="00EB4CE1" w:rsidRPr="00EB4CE1" w:rsidDel="00402FFE" w:rsidRDefault="00EB4CE1">
            <w:pPr>
              <w:spacing w:after="0" w:line="240" w:lineRule="auto"/>
              <w:jc w:val="center"/>
              <w:rPr>
                <w:ins w:id="15695" w:author="Stefanie Lane" w:date="2022-06-23T15:12:00Z"/>
                <w:del w:id="15696" w:author="Lane, Stefanie" w:date="2023-04-28T12:07:00Z"/>
                <w:rFonts w:ascii="Calibri" w:eastAsia="Times New Roman" w:hAnsi="Calibri" w:cs="Calibri"/>
                <w:color w:val="000000"/>
                <w:rPrChange w:id="15697" w:author="Stefanie Lane" w:date="2022-06-23T15:12:00Z">
                  <w:rPr>
                    <w:ins w:id="15698" w:author="Stefanie Lane" w:date="2022-06-23T15:12:00Z"/>
                    <w:del w:id="15699" w:author="Lane, Stefanie" w:date="2023-04-28T12:07:00Z"/>
                  </w:rPr>
                </w:rPrChange>
              </w:rPr>
              <w:pPrChange w:id="15700" w:author="Stefanie Lane" w:date="2022-06-23T15:12:00Z">
                <w:pPr>
                  <w:jc w:val="center"/>
                </w:pPr>
              </w:pPrChange>
            </w:pPr>
            <w:ins w:id="15701" w:author="Stefanie Lane" w:date="2022-06-23T15:12:00Z">
              <w:del w:id="15702" w:author="Lane, Stefanie" w:date="2023-04-28T12:07:00Z">
                <w:r w:rsidRPr="00EB4CE1" w:rsidDel="00402FFE">
                  <w:rPr>
                    <w:rFonts w:ascii="Calibri" w:eastAsia="Times New Roman" w:hAnsi="Calibri" w:cs="Calibri"/>
                    <w:color w:val="000000"/>
                    <w:rPrChange w:id="15703" w:author="Stefanie Lane" w:date="2022-06-23T15:12:00Z">
                      <w:rPr/>
                    </w:rPrChange>
                  </w:rPr>
                  <w:delText>1.55</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570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A9FB6FE" w14:textId="77777777" w:rsidR="00EB4CE1" w:rsidRPr="00EB4CE1" w:rsidDel="00402FFE" w:rsidRDefault="00EB4CE1">
            <w:pPr>
              <w:spacing w:after="0" w:line="240" w:lineRule="auto"/>
              <w:jc w:val="center"/>
              <w:rPr>
                <w:ins w:id="15705" w:author="Stefanie Lane" w:date="2022-06-23T15:12:00Z"/>
                <w:del w:id="15706" w:author="Lane, Stefanie" w:date="2023-04-28T12:07:00Z"/>
                <w:rFonts w:ascii="Calibri" w:eastAsia="Times New Roman" w:hAnsi="Calibri" w:cs="Calibri"/>
                <w:color w:val="000000"/>
                <w:rPrChange w:id="15707" w:author="Stefanie Lane" w:date="2022-06-23T15:12:00Z">
                  <w:rPr>
                    <w:ins w:id="15708" w:author="Stefanie Lane" w:date="2022-06-23T15:12:00Z"/>
                    <w:del w:id="15709" w:author="Lane, Stefanie" w:date="2023-04-28T12:07:00Z"/>
                  </w:rPr>
                </w:rPrChange>
              </w:rPr>
              <w:pPrChange w:id="15710" w:author="Stefanie Lane" w:date="2022-06-23T15:12:00Z">
                <w:pPr>
                  <w:jc w:val="center"/>
                </w:pPr>
              </w:pPrChange>
            </w:pPr>
            <w:ins w:id="15711" w:author="Stefanie Lane" w:date="2022-06-23T15:12:00Z">
              <w:del w:id="15712" w:author="Lane, Stefanie" w:date="2023-04-28T12:07:00Z">
                <w:r w:rsidRPr="00EB4CE1" w:rsidDel="00402FFE">
                  <w:rPr>
                    <w:rFonts w:ascii="Calibri" w:eastAsia="Times New Roman" w:hAnsi="Calibri" w:cs="Calibri"/>
                    <w:color w:val="000000"/>
                    <w:rPrChange w:id="15713" w:author="Stefanie Lane" w:date="2022-06-23T15:12:00Z">
                      <w:rPr/>
                    </w:rPrChange>
                  </w:rPr>
                  <w:delText>0.91</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571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C3C1A05" w14:textId="77777777" w:rsidR="00EB4CE1" w:rsidRPr="00EB4CE1" w:rsidDel="00402FFE" w:rsidRDefault="00EB4CE1">
            <w:pPr>
              <w:spacing w:after="0" w:line="240" w:lineRule="auto"/>
              <w:jc w:val="center"/>
              <w:rPr>
                <w:ins w:id="15715" w:author="Stefanie Lane" w:date="2022-06-23T15:12:00Z"/>
                <w:del w:id="15716" w:author="Lane, Stefanie" w:date="2023-04-28T12:07:00Z"/>
                <w:rFonts w:ascii="Calibri" w:eastAsia="Times New Roman" w:hAnsi="Calibri" w:cs="Calibri"/>
                <w:color w:val="000000"/>
                <w:rPrChange w:id="15717" w:author="Stefanie Lane" w:date="2022-06-23T15:12:00Z">
                  <w:rPr>
                    <w:ins w:id="15718" w:author="Stefanie Lane" w:date="2022-06-23T15:12:00Z"/>
                    <w:del w:id="15719" w:author="Lane, Stefanie" w:date="2023-04-28T12:07:00Z"/>
                  </w:rPr>
                </w:rPrChange>
              </w:rPr>
              <w:pPrChange w:id="15720" w:author="Stefanie Lane" w:date="2022-06-23T15:12:00Z">
                <w:pPr>
                  <w:jc w:val="center"/>
                </w:pPr>
              </w:pPrChange>
            </w:pPr>
            <w:ins w:id="15721" w:author="Stefanie Lane" w:date="2022-06-23T15:12:00Z">
              <w:del w:id="15722" w:author="Lane, Stefanie" w:date="2023-04-28T12:07:00Z">
                <w:r w:rsidRPr="00EB4CE1" w:rsidDel="00402FFE">
                  <w:rPr>
                    <w:rFonts w:ascii="Calibri" w:eastAsia="Times New Roman" w:hAnsi="Calibri" w:cs="Calibri"/>
                    <w:color w:val="000000"/>
                    <w:rPrChange w:id="15723" w:author="Stefanie Lane" w:date="2022-06-23T15:12:00Z">
                      <w:rPr/>
                    </w:rPrChange>
                  </w:rPr>
                  <w:delText>0.72</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572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8BF134C" w14:textId="77777777" w:rsidR="00EB4CE1" w:rsidRPr="00EB4CE1" w:rsidDel="00402FFE" w:rsidRDefault="00EB4CE1">
            <w:pPr>
              <w:spacing w:after="0" w:line="240" w:lineRule="auto"/>
              <w:jc w:val="center"/>
              <w:rPr>
                <w:ins w:id="15725" w:author="Stefanie Lane" w:date="2022-06-23T15:12:00Z"/>
                <w:del w:id="15726" w:author="Lane, Stefanie" w:date="2023-04-28T12:07:00Z"/>
                <w:rFonts w:ascii="Calibri" w:eastAsia="Times New Roman" w:hAnsi="Calibri" w:cs="Calibri"/>
                <w:color w:val="000000"/>
                <w:rPrChange w:id="15727" w:author="Stefanie Lane" w:date="2022-06-23T15:12:00Z">
                  <w:rPr>
                    <w:ins w:id="15728" w:author="Stefanie Lane" w:date="2022-06-23T15:12:00Z"/>
                    <w:del w:id="15729" w:author="Lane, Stefanie" w:date="2023-04-28T12:07:00Z"/>
                  </w:rPr>
                </w:rPrChange>
              </w:rPr>
              <w:pPrChange w:id="15730" w:author="Stefanie Lane" w:date="2022-06-23T15:12:00Z">
                <w:pPr>
                  <w:jc w:val="center"/>
                </w:pPr>
              </w:pPrChange>
            </w:pPr>
            <w:ins w:id="15731" w:author="Stefanie Lane" w:date="2022-06-23T15:12:00Z">
              <w:del w:id="15732" w:author="Lane, Stefanie" w:date="2023-04-28T12:07:00Z">
                <w:r w:rsidRPr="00EB4CE1" w:rsidDel="00402FFE">
                  <w:rPr>
                    <w:rFonts w:ascii="Calibri" w:eastAsia="Times New Roman" w:hAnsi="Calibri" w:cs="Calibri"/>
                    <w:color w:val="000000"/>
                    <w:rPrChange w:id="15733" w:author="Stefanie Lane" w:date="2022-06-23T15:12:00Z">
                      <w:rPr/>
                    </w:rPrChange>
                  </w:rPr>
                  <w:delText>-53.5</w:delText>
                </w:r>
              </w:del>
            </w:ins>
          </w:p>
        </w:tc>
      </w:tr>
      <w:tr w:rsidR="00EB4CE1" w:rsidRPr="00EB4CE1" w:rsidDel="00402FFE" w14:paraId="42E166E7" w14:textId="77777777" w:rsidTr="006F10B7">
        <w:trPr>
          <w:trHeight w:val="290"/>
          <w:ins w:id="15734" w:author="Stefanie Lane" w:date="2022-06-23T15:12:00Z"/>
          <w:del w:id="15735" w:author="Lane, Stefanie" w:date="2023-04-28T12:07:00Z"/>
          <w:trPrChange w:id="1573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573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9D8CC7F" w14:textId="77777777" w:rsidR="00EB4CE1" w:rsidRPr="00EB4CE1" w:rsidDel="00402FFE" w:rsidRDefault="00EB4CE1">
            <w:pPr>
              <w:spacing w:after="0" w:line="240" w:lineRule="auto"/>
              <w:rPr>
                <w:ins w:id="15738" w:author="Stefanie Lane" w:date="2022-06-23T15:12:00Z"/>
                <w:del w:id="15739" w:author="Lane, Stefanie" w:date="2023-04-28T12:07:00Z"/>
                <w:rFonts w:ascii="Calibri" w:eastAsia="Times New Roman" w:hAnsi="Calibri" w:cs="Calibri"/>
                <w:color w:val="000000"/>
                <w:rPrChange w:id="15740" w:author="Stefanie Lane" w:date="2022-06-23T15:12:00Z">
                  <w:rPr>
                    <w:ins w:id="15741" w:author="Stefanie Lane" w:date="2022-06-23T15:12:00Z"/>
                    <w:del w:id="15742" w:author="Lane, Stefanie" w:date="2023-04-28T12:07:00Z"/>
                  </w:rPr>
                </w:rPrChange>
              </w:rPr>
              <w:pPrChange w:id="1574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574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D2A1475" w14:textId="77777777" w:rsidR="00EB4CE1" w:rsidRPr="00EB4CE1" w:rsidDel="00402FFE" w:rsidRDefault="00EB4CE1">
            <w:pPr>
              <w:spacing w:after="0" w:line="240" w:lineRule="auto"/>
              <w:rPr>
                <w:ins w:id="15745" w:author="Stefanie Lane" w:date="2022-06-23T15:12:00Z"/>
                <w:del w:id="15746" w:author="Lane, Stefanie" w:date="2023-04-28T12:07:00Z"/>
                <w:rFonts w:ascii="Calibri" w:eastAsia="Times New Roman" w:hAnsi="Calibri" w:cs="Calibri"/>
                <w:color w:val="000000"/>
                <w:rPrChange w:id="15747" w:author="Stefanie Lane" w:date="2022-06-23T15:12:00Z">
                  <w:rPr>
                    <w:ins w:id="15748" w:author="Stefanie Lane" w:date="2022-06-23T15:12:00Z"/>
                    <w:del w:id="15749" w:author="Lane, Stefanie" w:date="2023-04-28T12:07:00Z"/>
                  </w:rPr>
                </w:rPrChange>
              </w:rPr>
              <w:pPrChange w:id="15750" w:author="Stefanie Lane" w:date="2022-06-23T15:12:00Z">
                <w:pPr/>
              </w:pPrChange>
            </w:pPr>
          </w:p>
        </w:tc>
        <w:tc>
          <w:tcPr>
            <w:tcW w:w="3320" w:type="dxa"/>
            <w:tcBorders>
              <w:top w:val="nil"/>
              <w:left w:val="nil"/>
              <w:bottom w:val="nil"/>
              <w:right w:val="nil"/>
            </w:tcBorders>
            <w:shd w:val="clear" w:color="auto" w:fill="auto"/>
            <w:noWrap/>
            <w:vAlign w:val="bottom"/>
            <w:hideMark/>
            <w:tcPrChange w:id="15751" w:author="Stefanie Lane" w:date="2022-06-23T15:14:00Z">
              <w:tcPr>
                <w:tcW w:w="3320" w:type="dxa"/>
                <w:tcBorders>
                  <w:top w:val="nil"/>
                  <w:left w:val="nil"/>
                  <w:bottom w:val="nil"/>
                  <w:right w:val="nil"/>
                </w:tcBorders>
                <w:shd w:val="clear" w:color="auto" w:fill="auto"/>
                <w:noWrap/>
                <w:vAlign w:val="bottom"/>
                <w:hideMark/>
              </w:tcPr>
            </w:tcPrChange>
          </w:tcPr>
          <w:p w14:paraId="225F8AC5" w14:textId="77777777" w:rsidR="00EB4CE1" w:rsidRPr="00EB4CE1" w:rsidDel="00402FFE" w:rsidRDefault="00EB4CE1">
            <w:pPr>
              <w:spacing w:after="0" w:line="240" w:lineRule="auto"/>
              <w:rPr>
                <w:ins w:id="15752" w:author="Stefanie Lane" w:date="2022-06-23T15:12:00Z"/>
                <w:del w:id="15753" w:author="Lane, Stefanie" w:date="2023-04-28T12:07:00Z"/>
                <w:rFonts w:ascii="Calibri" w:eastAsia="Times New Roman" w:hAnsi="Calibri" w:cs="Calibri"/>
                <w:i/>
                <w:iCs/>
                <w:color w:val="000000"/>
                <w:rPrChange w:id="15754" w:author="Stefanie Lane" w:date="2022-06-23T15:12:00Z">
                  <w:rPr>
                    <w:ins w:id="15755" w:author="Stefanie Lane" w:date="2022-06-23T15:12:00Z"/>
                    <w:del w:id="15756" w:author="Lane, Stefanie" w:date="2023-04-28T12:07:00Z"/>
                  </w:rPr>
                </w:rPrChange>
              </w:rPr>
              <w:pPrChange w:id="15757" w:author="Stefanie Lane" w:date="2022-06-23T15:12:00Z">
                <w:pPr/>
              </w:pPrChange>
            </w:pPr>
            <w:ins w:id="15758" w:author="Stefanie Lane" w:date="2022-06-23T15:12:00Z">
              <w:del w:id="15759" w:author="Lane, Stefanie" w:date="2023-04-28T12:07:00Z">
                <w:r w:rsidRPr="00EB4CE1" w:rsidDel="00402FFE">
                  <w:rPr>
                    <w:rFonts w:ascii="Calibri" w:eastAsia="Times New Roman" w:hAnsi="Calibri" w:cs="Calibri"/>
                    <w:i/>
                    <w:iCs/>
                    <w:color w:val="000000"/>
                    <w:rPrChange w:id="15760" w:author="Stefanie Lane" w:date="2022-06-23T15:12:00Z">
                      <w:rPr/>
                    </w:rPrChange>
                  </w:rPr>
                  <w:delText>Lythrum salicaria</w:delText>
                </w:r>
              </w:del>
            </w:ins>
          </w:p>
        </w:tc>
        <w:tc>
          <w:tcPr>
            <w:tcW w:w="869" w:type="dxa"/>
            <w:tcBorders>
              <w:top w:val="nil"/>
              <w:left w:val="nil"/>
              <w:bottom w:val="nil"/>
              <w:right w:val="nil"/>
            </w:tcBorders>
            <w:shd w:val="clear" w:color="auto" w:fill="auto"/>
            <w:noWrap/>
            <w:vAlign w:val="bottom"/>
            <w:hideMark/>
            <w:tcPrChange w:id="15761" w:author="Stefanie Lane" w:date="2022-06-23T15:14:00Z">
              <w:tcPr>
                <w:tcW w:w="960" w:type="dxa"/>
                <w:tcBorders>
                  <w:top w:val="nil"/>
                  <w:left w:val="nil"/>
                  <w:bottom w:val="nil"/>
                  <w:right w:val="nil"/>
                </w:tcBorders>
                <w:shd w:val="clear" w:color="auto" w:fill="auto"/>
                <w:noWrap/>
                <w:vAlign w:val="bottom"/>
                <w:hideMark/>
              </w:tcPr>
            </w:tcPrChange>
          </w:tcPr>
          <w:p w14:paraId="465B7F3C" w14:textId="77777777" w:rsidR="00EB4CE1" w:rsidRPr="00EB4CE1" w:rsidDel="00402FFE" w:rsidRDefault="00EB4CE1">
            <w:pPr>
              <w:spacing w:after="0" w:line="240" w:lineRule="auto"/>
              <w:jc w:val="center"/>
              <w:rPr>
                <w:ins w:id="15762" w:author="Stefanie Lane" w:date="2022-06-23T15:12:00Z"/>
                <w:del w:id="15763" w:author="Lane, Stefanie" w:date="2023-04-28T12:07:00Z"/>
                <w:rFonts w:ascii="Calibri" w:eastAsia="Times New Roman" w:hAnsi="Calibri" w:cs="Calibri"/>
                <w:color w:val="000000"/>
                <w:rPrChange w:id="15764" w:author="Stefanie Lane" w:date="2022-06-23T15:12:00Z">
                  <w:rPr>
                    <w:ins w:id="15765" w:author="Stefanie Lane" w:date="2022-06-23T15:12:00Z"/>
                    <w:del w:id="15766" w:author="Lane, Stefanie" w:date="2023-04-28T12:07:00Z"/>
                  </w:rPr>
                </w:rPrChange>
              </w:rPr>
              <w:pPrChange w:id="15767" w:author="Stefanie Lane" w:date="2022-06-23T15:12:00Z">
                <w:pPr>
                  <w:jc w:val="center"/>
                </w:pPr>
              </w:pPrChange>
            </w:pPr>
            <w:ins w:id="15768" w:author="Stefanie Lane" w:date="2022-06-23T15:12:00Z">
              <w:del w:id="15769" w:author="Lane, Stefanie" w:date="2023-04-28T12:07:00Z">
                <w:r w:rsidRPr="00EB4CE1" w:rsidDel="00402FFE">
                  <w:rPr>
                    <w:rFonts w:ascii="Calibri" w:eastAsia="Times New Roman" w:hAnsi="Calibri" w:cs="Calibri"/>
                    <w:color w:val="000000"/>
                    <w:rPrChange w:id="15770" w:author="Stefanie Lane" w:date="2022-06-23T15:12:00Z">
                      <w:rPr/>
                    </w:rPrChange>
                  </w:rPr>
                  <w:delText>0.38</w:delText>
                </w:r>
              </w:del>
            </w:ins>
          </w:p>
        </w:tc>
        <w:tc>
          <w:tcPr>
            <w:tcW w:w="990" w:type="dxa"/>
            <w:tcBorders>
              <w:top w:val="nil"/>
              <w:left w:val="nil"/>
              <w:bottom w:val="nil"/>
              <w:right w:val="nil"/>
            </w:tcBorders>
            <w:shd w:val="clear" w:color="auto" w:fill="auto"/>
            <w:noWrap/>
            <w:vAlign w:val="bottom"/>
            <w:hideMark/>
            <w:tcPrChange w:id="15771" w:author="Stefanie Lane" w:date="2022-06-23T15:14:00Z">
              <w:tcPr>
                <w:tcW w:w="960" w:type="dxa"/>
                <w:tcBorders>
                  <w:top w:val="nil"/>
                  <w:left w:val="nil"/>
                  <w:bottom w:val="nil"/>
                  <w:right w:val="nil"/>
                </w:tcBorders>
                <w:shd w:val="clear" w:color="auto" w:fill="auto"/>
                <w:noWrap/>
                <w:vAlign w:val="bottom"/>
                <w:hideMark/>
              </w:tcPr>
            </w:tcPrChange>
          </w:tcPr>
          <w:p w14:paraId="3F2CE834" w14:textId="77777777" w:rsidR="00EB4CE1" w:rsidRPr="00EB4CE1" w:rsidDel="00402FFE" w:rsidRDefault="00EB4CE1">
            <w:pPr>
              <w:spacing w:after="0" w:line="240" w:lineRule="auto"/>
              <w:jc w:val="center"/>
              <w:rPr>
                <w:ins w:id="15772" w:author="Stefanie Lane" w:date="2022-06-23T15:12:00Z"/>
                <w:del w:id="15773" w:author="Lane, Stefanie" w:date="2023-04-28T12:07:00Z"/>
                <w:rFonts w:ascii="Calibri" w:eastAsia="Times New Roman" w:hAnsi="Calibri" w:cs="Calibri"/>
                <w:color w:val="000000"/>
                <w:rPrChange w:id="15774" w:author="Stefanie Lane" w:date="2022-06-23T15:12:00Z">
                  <w:rPr>
                    <w:ins w:id="15775" w:author="Stefanie Lane" w:date="2022-06-23T15:12:00Z"/>
                    <w:del w:id="15776" w:author="Lane, Stefanie" w:date="2023-04-28T12:07:00Z"/>
                  </w:rPr>
                </w:rPrChange>
              </w:rPr>
              <w:pPrChange w:id="15777" w:author="Stefanie Lane" w:date="2022-06-23T15:12:00Z">
                <w:pPr>
                  <w:jc w:val="center"/>
                </w:pPr>
              </w:pPrChange>
            </w:pPr>
            <w:ins w:id="15778" w:author="Stefanie Lane" w:date="2022-06-23T15:12:00Z">
              <w:del w:id="15779" w:author="Lane, Stefanie" w:date="2023-04-28T12:07:00Z">
                <w:r w:rsidRPr="00EB4CE1" w:rsidDel="00402FFE">
                  <w:rPr>
                    <w:rFonts w:ascii="Calibri" w:eastAsia="Times New Roman" w:hAnsi="Calibri" w:cs="Calibri"/>
                    <w:color w:val="000000"/>
                    <w:rPrChange w:id="15780" w:author="Stefanie Lane" w:date="2022-06-23T15:12:00Z">
                      <w:rPr/>
                    </w:rPrChange>
                  </w:rPr>
                  <w:delText>0.58</w:delText>
                </w:r>
              </w:del>
            </w:ins>
          </w:p>
        </w:tc>
        <w:tc>
          <w:tcPr>
            <w:tcW w:w="810" w:type="dxa"/>
            <w:tcBorders>
              <w:top w:val="nil"/>
              <w:left w:val="nil"/>
              <w:bottom w:val="nil"/>
              <w:right w:val="nil"/>
            </w:tcBorders>
            <w:shd w:val="clear" w:color="auto" w:fill="auto"/>
            <w:noWrap/>
            <w:vAlign w:val="bottom"/>
            <w:hideMark/>
            <w:tcPrChange w:id="15781" w:author="Stefanie Lane" w:date="2022-06-23T15:14:00Z">
              <w:tcPr>
                <w:tcW w:w="960" w:type="dxa"/>
                <w:tcBorders>
                  <w:top w:val="nil"/>
                  <w:left w:val="nil"/>
                  <w:bottom w:val="nil"/>
                  <w:right w:val="nil"/>
                </w:tcBorders>
                <w:shd w:val="clear" w:color="auto" w:fill="auto"/>
                <w:noWrap/>
                <w:vAlign w:val="bottom"/>
                <w:hideMark/>
              </w:tcPr>
            </w:tcPrChange>
          </w:tcPr>
          <w:p w14:paraId="38D4F0B4" w14:textId="77777777" w:rsidR="00EB4CE1" w:rsidRPr="00EB4CE1" w:rsidDel="00402FFE" w:rsidRDefault="00EB4CE1">
            <w:pPr>
              <w:spacing w:after="0" w:line="240" w:lineRule="auto"/>
              <w:jc w:val="center"/>
              <w:rPr>
                <w:ins w:id="15782" w:author="Stefanie Lane" w:date="2022-06-23T15:12:00Z"/>
                <w:del w:id="15783" w:author="Lane, Stefanie" w:date="2023-04-28T12:07:00Z"/>
                <w:rFonts w:ascii="Calibri" w:eastAsia="Times New Roman" w:hAnsi="Calibri" w:cs="Calibri"/>
                <w:color w:val="000000"/>
                <w:rPrChange w:id="15784" w:author="Stefanie Lane" w:date="2022-06-23T15:12:00Z">
                  <w:rPr>
                    <w:ins w:id="15785" w:author="Stefanie Lane" w:date="2022-06-23T15:12:00Z"/>
                    <w:del w:id="15786" w:author="Lane, Stefanie" w:date="2023-04-28T12:07:00Z"/>
                  </w:rPr>
                </w:rPrChange>
              </w:rPr>
              <w:pPrChange w:id="15787" w:author="Stefanie Lane" w:date="2022-06-23T15:12:00Z">
                <w:pPr>
                  <w:jc w:val="center"/>
                </w:pPr>
              </w:pPrChange>
            </w:pPr>
            <w:ins w:id="15788" w:author="Stefanie Lane" w:date="2022-06-23T15:12:00Z">
              <w:del w:id="15789" w:author="Lane, Stefanie" w:date="2023-04-28T12:07:00Z">
                <w:r w:rsidRPr="00EB4CE1" w:rsidDel="00402FFE">
                  <w:rPr>
                    <w:rFonts w:ascii="Calibri" w:eastAsia="Times New Roman" w:hAnsi="Calibri" w:cs="Calibri"/>
                    <w:color w:val="000000"/>
                    <w:rPrChange w:id="15790" w:author="Stefanie Lane" w:date="2022-06-23T15:12:00Z">
                      <w:rPr/>
                    </w:rPrChange>
                  </w:rPr>
                  <w:delText>0.44</w:delText>
                </w:r>
              </w:del>
            </w:ins>
          </w:p>
        </w:tc>
        <w:tc>
          <w:tcPr>
            <w:tcW w:w="1710" w:type="dxa"/>
            <w:tcBorders>
              <w:top w:val="nil"/>
              <w:left w:val="nil"/>
              <w:bottom w:val="nil"/>
              <w:right w:val="single" w:sz="8" w:space="0" w:color="auto"/>
            </w:tcBorders>
            <w:shd w:val="clear" w:color="auto" w:fill="auto"/>
            <w:noWrap/>
            <w:vAlign w:val="bottom"/>
            <w:hideMark/>
            <w:tcPrChange w:id="1579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C22ECC0" w14:textId="77777777" w:rsidR="00EB4CE1" w:rsidRPr="00EB4CE1" w:rsidDel="00402FFE" w:rsidRDefault="00EB4CE1">
            <w:pPr>
              <w:spacing w:after="0" w:line="240" w:lineRule="auto"/>
              <w:jc w:val="center"/>
              <w:rPr>
                <w:ins w:id="15792" w:author="Stefanie Lane" w:date="2022-06-23T15:12:00Z"/>
                <w:del w:id="15793" w:author="Lane, Stefanie" w:date="2023-04-28T12:07:00Z"/>
                <w:rFonts w:ascii="Calibri" w:eastAsia="Times New Roman" w:hAnsi="Calibri" w:cs="Calibri"/>
                <w:color w:val="000000"/>
                <w:rPrChange w:id="15794" w:author="Stefanie Lane" w:date="2022-06-23T15:12:00Z">
                  <w:rPr>
                    <w:ins w:id="15795" w:author="Stefanie Lane" w:date="2022-06-23T15:12:00Z"/>
                    <w:del w:id="15796" w:author="Lane, Stefanie" w:date="2023-04-28T12:07:00Z"/>
                  </w:rPr>
                </w:rPrChange>
              </w:rPr>
              <w:pPrChange w:id="15797" w:author="Stefanie Lane" w:date="2022-06-23T15:12:00Z">
                <w:pPr>
                  <w:jc w:val="center"/>
                </w:pPr>
              </w:pPrChange>
            </w:pPr>
            <w:ins w:id="15798" w:author="Stefanie Lane" w:date="2022-06-23T15:12:00Z">
              <w:del w:id="15799" w:author="Lane, Stefanie" w:date="2023-04-28T12:07:00Z">
                <w:r w:rsidRPr="00EB4CE1" w:rsidDel="00402FFE">
                  <w:rPr>
                    <w:rFonts w:ascii="Calibri" w:eastAsia="Times New Roman" w:hAnsi="Calibri" w:cs="Calibri"/>
                    <w:color w:val="000000"/>
                    <w:rPrChange w:id="15800" w:author="Stefanie Lane" w:date="2022-06-23T15:12:00Z">
                      <w:rPr/>
                    </w:rPrChange>
                  </w:rPr>
                  <w:delText>17.2</w:delText>
                </w:r>
              </w:del>
            </w:ins>
          </w:p>
        </w:tc>
      </w:tr>
      <w:tr w:rsidR="00EB4CE1" w:rsidRPr="00EB4CE1" w:rsidDel="00402FFE" w14:paraId="225751DD" w14:textId="77777777" w:rsidTr="006F10B7">
        <w:trPr>
          <w:trHeight w:val="290"/>
          <w:ins w:id="15801" w:author="Stefanie Lane" w:date="2022-06-23T15:12:00Z"/>
          <w:del w:id="15802" w:author="Lane, Stefanie" w:date="2023-04-28T12:07:00Z"/>
          <w:trPrChange w:id="1580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580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C358DFF" w14:textId="77777777" w:rsidR="00EB4CE1" w:rsidRPr="00EB4CE1" w:rsidDel="00402FFE" w:rsidRDefault="00EB4CE1">
            <w:pPr>
              <w:spacing w:after="0" w:line="240" w:lineRule="auto"/>
              <w:rPr>
                <w:ins w:id="15805" w:author="Stefanie Lane" w:date="2022-06-23T15:12:00Z"/>
                <w:del w:id="15806" w:author="Lane, Stefanie" w:date="2023-04-28T12:07:00Z"/>
                <w:rFonts w:ascii="Calibri" w:eastAsia="Times New Roman" w:hAnsi="Calibri" w:cs="Calibri"/>
                <w:color w:val="000000"/>
                <w:rPrChange w:id="15807" w:author="Stefanie Lane" w:date="2022-06-23T15:12:00Z">
                  <w:rPr>
                    <w:ins w:id="15808" w:author="Stefanie Lane" w:date="2022-06-23T15:12:00Z"/>
                    <w:del w:id="15809" w:author="Lane, Stefanie" w:date="2023-04-28T12:07:00Z"/>
                  </w:rPr>
                </w:rPrChange>
              </w:rPr>
              <w:pPrChange w:id="1581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581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D9566ED" w14:textId="77777777" w:rsidR="00EB4CE1" w:rsidRPr="00EB4CE1" w:rsidDel="00402FFE" w:rsidRDefault="00EB4CE1">
            <w:pPr>
              <w:spacing w:after="0" w:line="240" w:lineRule="auto"/>
              <w:rPr>
                <w:ins w:id="15812" w:author="Stefanie Lane" w:date="2022-06-23T15:12:00Z"/>
                <w:del w:id="15813" w:author="Lane, Stefanie" w:date="2023-04-28T12:07:00Z"/>
                <w:rFonts w:ascii="Calibri" w:eastAsia="Times New Roman" w:hAnsi="Calibri" w:cs="Calibri"/>
                <w:color w:val="000000"/>
                <w:rPrChange w:id="15814" w:author="Stefanie Lane" w:date="2022-06-23T15:12:00Z">
                  <w:rPr>
                    <w:ins w:id="15815" w:author="Stefanie Lane" w:date="2022-06-23T15:12:00Z"/>
                    <w:del w:id="15816" w:author="Lane, Stefanie" w:date="2023-04-28T12:07:00Z"/>
                  </w:rPr>
                </w:rPrChange>
              </w:rPr>
              <w:pPrChange w:id="15817"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5818"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79A4C2B" w14:textId="77777777" w:rsidR="00EB4CE1" w:rsidRPr="00EB4CE1" w:rsidDel="00402FFE" w:rsidRDefault="00EB4CE1">
            <w:pPr>
              <w:spacing w:after="0" w:line="240" w:lineRule="auto"/>
              <w:rPr>
                <w:ins w:id="15819" w:author="Stefanie Lane" w:date="2022-06-23T15:12:00Z"/>
                <w:del w:id="15820" w:author="Lane, Stefanie" w:date="2023-04-28T12:07:00Z"/>
                <w:rFonts w:ascii="Calibri" w:eastAsia="Times New Roman" w:hAnsi="Calibri" w:cs="Calibri"/>
                <w:i/>
                <w:iCs/>
                <w:color w:val="000000"/>
                <w:rPrChange w:id="15821" w:author="Stefanie Lane" w:date="2022-06-23T15:12:00Z">
                  <w:rPr>
                    <w:ins w:id="15822" w:author="Stefanie Lane" w:date="2022-06-23T15:12:00Z"/>
                    <w:del w:id="15823" w:author="Lane, Stefanie" w:date="2023-04-28T12:07:00Z"/>
                  </w:rPr>
                </w:rPrChange>
              </w:rPr>
              <w:pPrChange w:id="15824" w:author="Stefanie Lane" w:date="2022-06-23T15:12:00Z">
                <w:pPr/>
              </w:pPrChange>
            </w:pPr>
            <w:ins w:id="15825" w:author="Stefanie Lane" w:date="2022-06-23T15:12:00Z">
              <w:del w:id="15826" w:author="Lane, Stefanie" w:date="2023-04-28T12:07:00Z">
                <w:r w:rsidRPr="00EB4CE1" w:rsidDel="00402FFE">
                  <w:rPr>
                    <w:rFonts w:ascii="Calibri" w:eastAsia="Times New Roman" w:hAnsi="Calibri" w:cs="Calibri"/>
                    <w:i/>
                    <w:iCs/>
                    <w:color w:val="000000"/>
                    <w:rPrChange w:id="15827" w:author="Stefanie Lane" w:date="2022-06-23T15:12:00Z">
                      <w:rPr/>
                    </w:rPrChange>
                  </w:rPr>
                  <w:delText>Agrostis stolonifera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582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68DEB2" w14:textId="77777777" w:rsidR="00EB4CE1" w:rsidRPr="00EB4CE1" w:rsidDel="00402FFE" w:rsidRDefault="00EB4CE1">
            <w:pPr>
              <w:spacing w:after="0" w:line="240" w:lineRule="auto"/>
              <w:jc w:val="center"/>
              <w:rPr>
                <w:ins w:id="15829" w:author="Stefanie Lane" w:date="2022-06-23T15:12:00Z"/>
                <w:del w:id="15830" w:author="Lane, Stefanie" w:date="2023-04-28T12:07:00Z"/>
                <w:rFonts w:ascii="Calibri" w:eastAsia="Times New Roman" w:hAnsi="Calibri" w:cs="Calibri"/>
                <w:color w:val="000000"/>
                <w:rPrChange w:id="15831" w:author="Stefanie Lane" w:date="2022-06-23T15:12:00Z">
                  <w:rPr>
                    <w:ins w:id="15832" w:author="Stefanie Lane" w:date="2022-06-23T15:12:00Z"/>
                    <w:del w:id="15833" w:author="Lane, Stefanie" w:date="2023-04-28T12:07:00Z"/>
                  </w:rPr>
                </w:rPrChange>
              </w:rPr>
              <w:pPrChange w:id="15834" w:author="Stefanie Lane" w:date="2022-06-23T15:12:00Z">
                <w:pPr>
                  <w:jc w:val="center"/>
                </w:pPr>
              </w:pPrChange>
            </w:pPr>
            <w:ins w:id="15835" w:author="Stefanie Lane" w:date="2022-06-23T15:12:00Z">
              <w:del w:id="15836" w:author="Lane, Stefanie" w:date="2023-04-28T12:07:00Z">
                <w:r w:rsidRPr="00EB4CE1" w:rsidDel="00402FFE">
                  <w:rPr>
                    <w:rFonts w:ascii="Calibri" w:eastAsia="Times New Roman" w:hAnsi="Calibri" w:cs="Calibri"/>
                    <w:color w:val="000000"/>
                    <w:rPrChange w:id="15837" w:author="Stefanie Lane" w:date="2022-06-23T15:12:00Z">
                      <w:rPr/>
                    </w:rPrChange>
                  </w:rPr>
                  <w:delText>0.34</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583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3341AAC" w14:textId="77777777" w:rsidR="00EB4CE1" w:rsidRPr="00EB4CE1" w:rsidDel="00402FFE" w:rsidRDefault="00EB4CE1">
            <w:pPr>
              <w:spacing w:after="0" w:line="240" w:lineRule="auto"/>
              <w:jc w:val="center"/>
              <w:rPr>
                <w:ins w:id="15839" w:author="Stefanie Lane" w:date="2022-06-23T15:12:00Z"/>
                <w:del w:id="15840" w:author="Lane, Stefanie" w:date="2023-04-28T12:07:00Z"/>
                <w:rFonts w:ascii="Calibri" w:eastAsia="Times New Roman" w:hAnsi="Calibri" w:cs="Calibri"/>
                <w:color w:val="000000"/>
                <w:rPrChange w:id="15841" w:author="Stefanie Lane" w:date="2022-06-23T15:12:00Z">
                  <w:rPr>
                    <w:ins w:id="15842" w:author="Stefanie Lane" w:date="2022-06-23T15:12:00Z"/>
                    <w:del w:id="15843" w:author="Lane, Stefanie" w:date="2023-04-28T12:07:00Z"/>
                  </w:rPr>
                </w:rPrChange>
              </w:rPr>
              <w:pPrChange w:id="15844" w:author="Stefanie Lane" w:date="2022-06-23T15:12:00Z">
                <w:pPr>
                  <w:jc w:val="center"/>
                </w:pPr>
              </w:pPrChange>
            </w:pPr>
            <w:ins w:id="15845" w:author="Stefanie Lane" w:date="2022-06-23T15:12:00Z">
              <w:del w:id="15846" w:author="Lane, Stefanie" w:date="2023-04-28T12:07:00Z">
                <w:r w:rsidRPr="00EB4CE1" w:rsidDel="00402FFE">
                  <w:rPr>
                    <w:rFonts w:ascii="Calibri" w:eastAsia="Times New Roman" w:hAnsi="Calibri" w:cs="Calibri"/>
                    <w:color w:val="000000"/>
                    <w:rPrChange w:id="15847" w:author="Stefanie Lane" w:date="2022-06-23T15:12:00Z">
                      <w:rPr/>
                    </w:rPrChange>
                  </w:rPr>
                  <w:delText>0.82</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584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0F00150" w14:textId="77777777" w:rsidR="00EB4CE1" w:rsidRPr="00EB4CE1" w:rsidDel="00402FFE" w:rsidRDefault="00EB4CE1">
            <w:pPr>
              <w:spacing w:after="0" w:line="240" w:lineRule="auto"/>
              <w:jc w:val="center"/>
              <w:rPr>
                <w:ins w:id="15849" w:author="Stefanie Lane" w:date="2022-06-23T15:12:00Z"/>
                <w:del w:id="15850" w:author="Lane, Stefanie" w:date="2023-04-28T12:07:00Z"/>
                <w:rFonts w:ascii="Calibri" w:eastAsia="Times New Roman" w:hAnsi="Calibri" w:cs="Calibri"/>
                <w:color w:val="000000"/>
                <w:rPrChange w:id="15851" w:author="Stefanie Lane" w:date="2022-06-23T15:12:00Z">
                  <w:rPr>
                    <w:ins w:id="15852" w:author="Stefanie Lane" w:date="2022-06-23T15:12:00Z"/>
                    <w:del w:id="15853" w:author="Lane, Stefanie" w:date="2023-04-28T12:07:00Z"/>
                  </w:rPr>
                </w:rPrChange>
              </w:rPr>
              <w:pPrChange w:id="15854" w:author="Stefanie Lane" w:date="2022-06-23T15:12:00Z">
                <w:pPr>
                  <w:jc w:val="center"/>
                </w:pPr>
              </w:pPrChange>
            </w:pPr>
            <w:ins w:id="15855" w:author="Stefanie Lane" w:date="2022-06-23T15:12:00Z">
              <w:del w:id="15856" w:author="Lane, Stefanie" w:date="2023-04-28T12:07:00Z">
                <w:r w:rsidRPr="00EB4CE1" w:rsidDel="00402FFE">
                  <w:rPr>
                    <w:rFonts w:ascii="Calibri" w:eastAsia="Times New Roman" w:hAnsi="Calibri" w:cs="Calibri"/>
                    <w:color w:val="000000"/>
                    <w:rPrChange w:id="15857" w:author="Stefanie Lane" w:date="2022-06-23T15:12:00Z">
                      <w:rPr/>
                    </w:rPrChange>
                  </w:rPr>
                  <w:delText>0.61</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5858"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26F492F" w14:textId="77777777" w:rsidR="00EB4CE1" w:rsidRPr="00EB4CE1" w:rsidDel="00402FFE" w:rsidRDefault="00EB4CE1">
            <w:pPr>
              <w:spacing w:after="0" w:line="240" w:lineRule="auto"/>
              <w:jc w:val="center"/>
              <w:rPr>
                <w:ins w:id="15859" w:author="Stefanie Lane" w:date="2022-06-23T15:12:00Z"/>
                <w:del w:id="15860" w:author="Lane, Stefanie" w:date="2023-04-28T12:07:00Z"/>
                <w:rFonts w:ascii="Calibri" w:eastAsia="Times New Roman" w:hAnsi="Calibri" w:cs="Calibri"/>
                <w:color w:val="000000"/>
                <w:rPrChange w:id="15861" w:author="Stefanie Lane" w:date="2022-06-23T15:12:00Z">
                  <w:rPr>
                    <w:ins w:id="15862" w:author="Stefanie Lane" w:date="2022-06-23T15:12:00Z"/>
                    <w:del w:id="15863" w:author="Lane, Stefanie" w:date="2023-04-28T12:07:00Z"/>
                  </w:rPr>
                </w:rPrChange>
              </w:rPr>
              <w:pPrChange w:id="15864" w:author="Stefanie Lane" w:date="2022-06-23T15:12:00Z">
                <w:pPr>
                  <w:jc w:val="center"/>
                </w:pPr>
              </w:pPrChange>
            </w:pPr>
            <w:ins w:id="15865" w:author="Stefanie Lane" w:date="2022-06-23T15:12:00Z">
              <w:del w:id="15866" w:author="Lane, Stefanie" w:date="2023-04-28T12:07:00Z">
                <w:r w:rsidRPr="00EB4CE1" w:rsidDel="00402FFE">
                  <w:rPr>
                    <w:rFonts w:ascii="Calibri" w:eastAsia="Times New Roman" w:hAnsi="Calibri" w:cs="Calibri"/>
                    <w:color w:val="000000"/>
                    <w:rPrChange w:id="15867" w:author="Stefanie Lane" w:date="2022-06-23T15:12:00Z">
                      <w:rPr/>
                    </w:rPrChange>
                  </w:rPr>
                  <w:delText>77.2</w:delText>
                </w:r>
              </w:del>
            </w:ins>
          </w:p>
        </w:tc>
      </w:tr>
      <w:tr w:rsidR="00EB4CE1" w:rsidRPr="00EB4CE1" w:rsidDel="00402FFE" w14:paraId="6ADE0BA1" w14:textId="77777777" w:rsidTr="006F10B7">
        <w:trPr>
          <w:trHeight w:val="290"/>
          <w:ins w:id="15868" w:author="Stefanie Lane" w:date="2022-06-23T15:12:00Z"/>
          <w:del w:id="15869" w:author="Lane, Stefanie" w:date="2023-04-28T12:07:00Z"/>
          <w:trPrChange w:id="1587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587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AEC5132" w14:textId="77777777" w:rsidR="00EB4CE1" w:rsidRPr="00EB4CE1" w:rsidDel="00402FFE" w:rsidRDefault="00EB4CE1">
            <w:pPr>
              <w:spacing w:after="0" w:line="240" w:lineRule="auto"/>
              <w:rPr>
                <w:ins w:id="15872" w:author="Stefanie Lane" w:date="2022-06-23T15:12:00Z"/>
                <w:del w:id="15873" w:author="Lane, Stefanie" w:date="2023-04-28T12:07:00Z"/>
                <w:rFonts w:ascii="Calibri" w:eastAsia="Times New Roman" w:hAnsi="Calibri" w:cs="Calibri"/>
                <w:color w:val="000000"/>
                <w:rPrChange w:id="15874" w:author="Stefanie Lane" w:date="2022-06-23T15:12:00Z">
                  <w:rPr>
                    <w:ins w:id="15875" w:author="Stefanie Lane" w:date="2022-06-23T15:12:00Z"/>
                    <w:del w:id="15876" w:author="Lane, Stefanie" w:date="2023-04-28T12:07:00Z"/>
                  </w:rPr>
                </w:rPrChange>
              </w:rPr>
              <w:pPrChange w:id="1587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587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6F3B0B3" w14:textId="77777777" w:rsidR="00EB4CE1" w:rsidRPr="00EB4CE1" w:rsidDel="00402FFE" w:rsidRDefault="00EB4CE1">
            <w:pPr>
              <w:spacing w:after="0" w:line="240" w:lineRule="auto"/>
              <w:rPr>
                <w:ins w:id="15879" w:author="Stefanie Lane" w:date="2022-06-23T15:12:00Z"/>
                <w:del w:id="15880" w:author="Lane, Stefanie" w:date="2023-04-28T12:07:00Z"/>
                <w:rFonts w:ascii="Calibri" w:eastAsia="Times New Roman" w:hAnsi="Calibri" w:cs="Calibri"/>
                <w:color w:val="000000"/>
                <w:rPrChange w:id="15881" w:author="Stefanie Lane" w:date="2022-06-23T15:12:00Z">
                  <w:rPr>
                    <w:ins w:id="15882" w:author="Stefanie Lane" w:date="2022-06-23T15:12:00Z"/>
                    <w:del w:id="15883" w:author="Lane, Stefanie" w:date="2023-04-28T12:07:00Z"/>
                  </w:rPr>
                </w:rPrChange>
              </w:rPr>
              <w:pPrChange w:id="15884" w:author="Stefanie Lane" w:date="2022-06-23T15:12:00Z">
                <w:pPr/>
              </w:pPrChange>
            </w:pPr>
          </w:p>
        </w:tc>
        <w:tc>
          <w:tcPr>
            <w:tcW w:w="3320" w:type="dxa"/>
            <w:tcBorders>
              <w:top w:val="nil"/>
              <w:left w:val="nil"/>
              <w:bottom w:val="nil"/>
              <w:right w:val="nil"/>
            </w:tcBorders>
            <w:shd w:val="clear" w:color="auto" w:fill="auto"/>
            <w:noWrap/>
            <w:vAlign w:val="bottom"/>
            <w:hideMark/>
            <w:tcPrChange w:id="15885" w:author="Stefanie Lane" w:date="2022-06-23T15:14:00Z">
              <w:tcPr>
                <w:tcW w:w="3320" w:type="dxa"/>
                <w:tcBorders>
                  <w:top w:val="nil"/>
                  <w:left w:val="nil"/>
                  <w:bottom w:val="nil"/>
                  <w:right w:val="nil"/>
                </w:tcBorders>
                <w:shd w:val="clear" w:color="auto" w:fill="auto"/>
                <w:noWrap/>
                <w:vAlign w:val="bottom"/>
                <w:hideMark/>
              </w:tcPr>
            </w:tcPrChange>
          </w:tcPr>
          <w:p w14:paraId="6DCE8C14" w14:textId="77777777" w:rsidR="00EB4CE1" w:rsidRPr="00EB4CE1" w:rsidDel="00402FFE" w:rsidRDefault="00EB4CE1">
            <w:pPr>
              <w:spacing w:after="0" w:line="240" w:lineRule="auto"/>
              <w:rPr>
                <w:ins w:id="15886" w:author="Stefanie Lane" w:date="2022-06-23T15:12:00Z"/>
                <w:del w:id="15887" w:author="Lane, Stefanie" w:date="2023-04-28T12:07:00Z"/>
                <w:rFonts w:ascii="Calibri" w:eastAsia="Times New Roman" w:hAnsi="Calibri" w:cs="Calibri"/>
                <w:i/>
                <w:iCs/>
                <w:color w:val="000000"/>
                <w:rPrChange w:id="15888" w:author="Stefanie Lane" w:date="2022-06-23T15:12:00Z">
                  <w:rPr>
                    <w:ins w:id="15889" w:author="Stefanie Lane" w:date="2022-06-23T15:12:00Z"/>
                    <w:del w:id="15890" w:author="Lane, Stefanie" w:date="2023-04-28T12:07:00Z"/>
                  </w:rPr>
                </w:rPrChange>
              </w:rPr>
              <w:pPrChange w:id="15891" w:author="Stefanie Lane" w:date="2022-06-23T15:12:00Z">
                <w:pPr/>
              </w:pPrChange>
            </w:pPr>
            <w:ins w:id="15892" w:author="Stefanie Lane" w:date="2022-06-23T15:12:00Z">
              <w:del w:id="15893" w:author="Lane, Stefanie" w:date="2023-04-28T12:07:00Z">
                <w:r w:rsidRPr="00EB4CE1" w:rsidDel="00402FFE">
                  <w:rPr>
                    <w:rFonts w:ascii="Calibri" w:eastAsia="Times New Roman" w:hAnsi="Calibri" w:cs="Calibri"/>
                    <w:i/>
                    <w:iCs/>
                    <w:color w:val="000000"/>
                    <w:rPrChange w:id="15894" w:author="Stefanie Lane" w:date="2022-06-23T15:12:00Z">
                      <w:rPr/>
                    </w:rPrChange>
                  </w:rPr>
                  <w:delText>Phalaris arundinacea</w:delText>
                </w:r>
              </w:del>
            </w:ins>
          </w:p>
        </w:tc>
        <w:tc>
          <w:tcPr>
            <w:tcW w:w="869" w:type="dxa"/>
            <w:tcBorders>
              <w:top w:val="nil"/>
              <w:left w:val="nil"/>
              <w:bottom w:val="nil"/>
              <w:right w:val="nil"/>
            </w:tcBorders>
            <w:shd w:val="clear" w:color="auto" w:fill="auto"/>
            <w:noWrap/>
            <w:vAlign w:val="bottom"/>
            <w:hideMark/>
            <w:tcPrChange w:id="15895" w:author="Stefanie Lane" w:date="2022-06-23T15:14:00Z">
              <w:tcPr>
                <w:tcW w:w="960" w:type="dxa"/>
                <w:tcBorders>
                  <w:top w:val="nil"/>
                  <w:left w:val="nil"/>
                  <w:bottom w:val="nil"/>
                  <w:right w:val="nil"/>
                </w:tcBorders>
                <w:shd w:val="clear" w:color="auto" w:fill="auto"/>
                <w:noWrap/>
                <w:vAlign w:val="bottom"/>
                <w:hideMark/>
              </w:tcPr>
            </w:tcPrChange>
          </w:tcPr>
          <w:p w14:paraId="27E0DF4B" w14:textId="77777777" w:rsidR="00EB4CE1" w:rsidRPr="00EB4CE1" w:rsidDel="00402FFE" w:rsidRDefault="00EB4CE1">
            <w:pPr>
              <w:spacing w:after="0" w:line="240" w:lineRule="auto"/>
              <w:jc w:val="center"/>
              <w:rPr>
                <w:ins w:id="15896" w:author="Stefanie Lane" w:date="2022-06-23T15:12:00Z"/>
                <w:del w:id="15897" w:author="Lane, Stefanie" w:date="2023-04-28T12:07:00Z"/>
                <w:rFonts w:ascii="Calibri" w:eastAsia="Times New Roman" w:hAnsi="Calibri" w:cs="Calibri"/>
                <w:color w:val="000000"/>
                <w:rPrChange w:id="15898" w:author="Stefanie Lane" w:date="2022-06-23T15:12:00Z">
                  <w:rPr>
                    <w:ins w:id="15899" w:author="Stefanie Lane" w:date="2022-06-23T15:12:00Z"/>
                    <w:del w:id="15900" w:author="Lane, Stefanie" w:date="2023-04-28T12:07:00Z"/>
                  </w:rPr>
                </w:rPrChange>
              </w:rPr>
              <w:pPrChange w:id="15901" w:author="Stefanie Lane" w:date="2022-06-23T15:12:00Z">
                <w:pPr>
                  <w:jc w:val="center"/>
                </w:pPr>
              </w:pPrChange>
            </w:pPr>
            <w:ins w:id="15902" w:author="Stefanie Lane" w:date="2022-06-23T15:12:00Z">
              <w:del w:id="15903" w:author="Lane, Stefanie" w:date="2023-04-28T12:07:00Z">
                <w:r w:rsidRPr="00EB4CE1" w:rsidDel="00402FFE">
                  <w:rPr>
                    <w:rFonts w:ascii="Calibri" w:eastAsia="Times New Roman" w:hAnsi="Calibri" w:cs="Calibri"/>
                    <w:color w:val="000000"/>
                    <w:rPrChange w:id="15904" w:author="Stefanie Lane" w:date="2022-06-23T15:12:00Z">
                      <w:rPr/>
                    </w:rPrChange>
                  </w:rPr>
                  <w:delText>0.07</w:delText>
                </w:r>
              </w:del>
            </w:ins>
          </w:p>
        </w:tc>
        <w:tc>
          <w:tcPr>
            <w:tcW w:w="990" w:type="dxa"/>
            <w:tcBorders>
              <w:top w:val="nil"/>
              <w:left w:val="nil"/>
              <w:bottom w:val="nil"/>
              <w:right w:val="nil"/>
            </w:tcBorders>
            <w:shd w:val="clear" w:color="auto" w:fill="auto"/>
            <w:noWrap/>
            <w:vAlign w:val="bottom"/>
            <w:hideMark/>
            <w:tcPrChange w:id="15905" w:author="Stefanie Lane" w:date="2022-06-23T15:14:00Z">
              <w:tcPr>
                <w:tcW w:w="960" w:type="dxa"/>
                <w:tcBorders>
                  <w:top w:val="nil"/>
                  <w:left w:val="nil"/>
                  <w:bottom w:val="nil"/>
                  <w:right w:val="nil"/>
                </w:tcBorders>
                <w:shd w:val="clear" w:color="auto" w:fill="auto"/>
                <w:noWrap/>
                <w:vAlign w:val="bottom"/>
                <w:hideMark/>
              </w:tcPr>
            </w:tcPrChange>
          </w:tcPr>
          <w:p w14:paraId="78E2F5D1" w14:textId="77777777" w:rsidR="00EB4CE1" w:rsidRPr="00EB4CE1" w:rsidDel="00402FFE" w:rsidRDefault="00EB4CE1">
            <w:pPr>
              <w:spacing w:after="0" w:line="240" w:lineRule="auto"/>
              <w:jc w:val="center"/>
              <w:rPr>
                <w:ins w:id="15906" w:author="Stefanie Lane" w:date="2022-06-23T15:12:00Z"/>
                <w:del w:id="15907" w:author="Lane, Stefanie" w:date="2023-04-28T12:07:00Z"/>
                <w:rFonts w:ascii="Calibri" w:eastAsia="Times New Roman" w:hAnsi="Calibri" w:cs="Calibri"/>
                <w:color w:val="000000"/>
                <w:rPrChange w:id="15908" w:author="Stefanie Lane" w:date="2022-06-23T15:12:00Z">
                  <w:rPr>
                    <w:ins w:id="15909" w:author="Stefanie Lane" w:date="2022-06-23T15:12:00Z"/>
                    <w:del w:id="15910" w:author="Lane, Stefanie" w:date="2023-04-28T12:07:00Z"/>
                  </w:rPr>
                </w:rPrChange>
              </w:rPr>
              <w:pPrChange w:id="15911" w:author="Stefanie Lane" w:date="2022-06-23T15:12:00Z">
                <w:pPr>
                  <w:jc w:val="center"/>
                </w:pPr>
              </w:pPrChange>
            </w:pPr>
            <w:ins w:id="15912" w:author="Stefanie Lane" w:date="2022-06-23T15:12:00Z">
              <w:del w:id="15913" w:author="Lane, Stefanie" w:date="2023-04-28T12:07:00Z">
                <w:r w:rsidRPr="00EB4CE1" w:rsidDel="00402FFE">
                  <w:rPr>
                    <w:rFonts w:ascii="Calibri" w:eastAsia="Times New Roman" w:hAnsi="Calibri" w:cs="Calibri"/>
                    <w:color w:val="000000"/>
                    <w:rPrChange w:id="15914" w:author="Stefanie Lane" w:date="2022-06-23T15:12:00Z">
                      <w:rPr/>
                    </w:rPrChange>
                  </w:rPr>
                  <w:delText>0.15</w:delText>
                </w:r>
              </w:del>
            </w:ins>
          </w:p>
        </w:tc>
        <w:tc>
          <w:tcPr>
            <w:tcW w:w="810" w:type="dxa"/>
            <w:tcBorders>
              <w:top w:val="nil"/>
              <w:left w:val="nil"/>
              <w:bottom w:val="nil"/>
              <w:right w:val="nil"/>
            </w:tcBorders>
            <w:shd w:val="clear" w:color="auto" w:fill="auto"/>
            <w:noWrap/>
            <w:vAlign w:val="bottom"/>
            <w:hideMark/>
            <w:tcPrChange w:id="15915" w:author="Stefanie Lane" w:date="2022-06-23T15:14:00Z">
              <w:tcPr>
                <w:tcW w:w="960" w:type="dxa"/>
                <w:tcBorders>
                  <w:top w:val="nil"/>
                  <w:left w:val="nil"/>
                  <w:bottom w:val="nil"/>
                  <w:right w:val="nil"/>
                </w:tcBorders>
                <w:shd w:val="clear" w:color="auto" w:fill="auto"/>
                <w:noWrap/>
                <w:vAlign w:val="bottom"/>
                <w:hideMark/>
              </w:tcPr>
            </w:tcPrChange>
          </w:tcPr>
          <w:p w14:paraId="35FD4E42" w14:textId="77777777" w:rsidR="00EB4CE1" w:rsidRPr="00EB4CE1" w:rsidDel="00402FFE" w:rsidRDefault="00EB4CE1">
            <w:pPr>
              <w:spacing w:after="0" w:line="240" w:lineRule="auto"/>
              <w:jc w:val="center"/>
              <w:rPr>
                <w:ins w:id="15916" w:author="Stefanie Lane" w:date="2022-06-23T15:12:00Z"/>
                <w:del w:id="15917" w:author="Lane, Stefanie" w:date="2023-04-28T12:07:00Z"/>
                <w:rFonts w:ascii="Calibri" w:eastAsia="Times New Roman" w:hAnsi="Calibri" w:cs="Calibri"/>
                <w:color w:val="000000"/>
                <w:rPrChange w:id="15918" w:author="Stefanie Lane" w:date="2022-06-23T15:12:00Z">
                  <w:rPr>
                    <w:ins w:id="15919" w:author="Stefanie Lane" w:date="2022-06-23T15:12:00Z"/>
                    <w:del w:id="15920" w:author="Lane, Stefanie" w:date="2023-04-28T12:07:00Z"/>
                  </w:rPr>
                </w:rPrChange>
              </w:rPr>
              <w:pPrChange w:id="15921" w:author="Stefanie Lane" w:date="2022-06-23T15:12:00Z">
                <w:pPr>
                  <w:jc w:val="center"/>
                </w:pPr>
              </w:pPrChange>
            </w:pPr>
            <w:ins w:id="15922" w:author="Stefanie Lane" w:date="2022-06-23T15:12:00Z">
              <w:del w:id="15923" w:author="Lane, Stefanie" w:date="2023-04-28T12:07:00Z">
                <w:r w:rsidRPr="00EB4CE1" w:rsidDel="00402FFE">
                  <w:rPr>
                    <w:rFonts w:ascii="Calibri" w:eastAsia="Times New Roman" w:hAnsi="Calibri" w:cs="Calibri"/>
                    <w:color w:val="000000"/>
                    <w:rPrChange w:id="15924" w:author="Stefanie Lane" w:date="2022-06-23T15:12:00Z">
                      <w:rPr/>
                    </w:rPrChange>
                  </w:rPr>
                  <w:delText>1.06</w:delText>
                </w:r>
              </w:del>
            </w:ins>
          </w:p>
        </w:tc>
        <w:tc>
          <w:tcPr>
            <w:tcW w:w="1710" w:type="dxa"/>
            <w:tcBorders>
              <w:top w:val="nil"/>
              <w:left w:val="nil"/>
              <w:bottom w:val="nil"/>
              <w:right w:val="single" w:sz="8" w:space="0" w:color="auto"/>
            </w:tcBorders>
            <w:shd w:val="clear" w:color="auto" w:fill="auto"/>
            <w:noWrap/>
            <w:vAlign w:val="bottom"/>
            <w:hideMark/>
            <w:tcPrChange w:id="15925"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1B01337" w14:textId="77777777" w:rsidR="00EB4CE1" w:rsidRPr="00EB4CE1" w:rsidDel="00402FFE" w:rsidRDefault="00EB4CE1">
            <w:pPr>
              <w:spacing w:after="0" w:line="240" w:lineRule="auto"/>
              <w:jc w:val="center"/>
              <w:rPr>
                <w:ins w:id="15926" w:author="Stefanie Lane" w:date="2022-06-23T15:12:00Z"/>
                <w:del w:id="15927" w:author="Lane, Stefanie" w:date="2023-04-28T12:07:00Z"/>
                <w:rFonts w:ascii="Calibri" w:eastAsia="Times New Roman" w:hAnsi="Calibri" w:cs="Calibri"/>
                <w:color w:val="000000"/>
                <w:rPrChange w:id="15928" w:author="Stefanie Lane" w:date="2022-06-23T15:12:00Z">
                  <w:rPr>
                    <w:ins w:id="15929" w:author="Stefanie Lane" w:date="2022-06-23T15:12:00Z"/>
                    <w:del w:id="15930" w:author="Lane, Stefanie" w:date="2023-04-28T12:07:00Z"/>
                  </w:rPr>
                </w:rPrChange>
              </w:rPr>
              <w:pPrChange w:id="15931" w:author="Stefanie Lane" w:date="2022-06-23T15:12:00Z">
                <w:pPr>
                  <w:jc w:val="center"/>
                </w:pPr>
              </w:pPrChange>
            </w:pPr>
            <w:ins w:id="15932" w:author="Stefanie Lane" w:date="2022-06-23T15:12:00Z">
              <w:del w:id="15933" w:author="Lane, Stefanie" w:date="2023-04-28T12:07:00Z">
                <w:r w:rsidRPr="00EB4CE1" w:rsidDel="00402FFE">
                  <w:rPr>
                    <w:rFonts w:ascii="Calibri" w:eastAsia="Times New Roman" w:hAnsi="Calibri" w:cs="Calibri"/>
                    <w:color w:val="000000"/>
                    <w:rPrChange w:id="15934" w:author="Stefanie Lane" w:date="2022-06-23T15:12:00Z">
                      <w:rPr/>
                    </w:rPrChange>
                  </w:rPr>
                  <w:delText>1430.6</w:delText>
                </w:r>
              </w:del>
            </w:ins>
          </w:p>
        </w:tc>
      </w:tr>
      <w:tr w:rsidR="00EB4CE1" w:rsidRPr="00EB4CE1" w:rsidDel="00402FFE" w14:paraId="3E24EED2" w14:textId="77777777" w:rsidTr="006F10B7">
        <w:trPr>
          <w:trHeight w:val="290"/>
          <w:ins w:id="15935" w:author="Stefanie Lane" w:date="2022-06-23T15:12:00Z"/>
          <w:del w:id="15936" w:author="Lane, Stefanie" w:date="2023-04-28T12:07:00Z"/>
          <w:trPrChange w:id="1593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593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37119D8" w14:textId="77777777" w:rsidR="00EB4CE1" w:rsidRPr="00EB4CE1" w:rsidDel="00402FFE" w:rsidRDefault="00EB4CE1">
            <w:pPr>
              <w:spacing w:after="0" w:line="240" w:lineRule="auto"/>
              <w:rPr>
                <w:ins w:id="15939" w:author="Stefanie Lane" w:date="2022-06-23T15:12:00Z"/>
                <w:del w:id="15940" w:author="Lane, Stefanie" w:date="2023-04-28T12:07:00Z"/>
                <w:rFonts w:ascii="Calibri" w:eastAsia="Times New Roman" w:hAnsi="Calibri" w:cs="Calibri"/>
                <w:color w:val="000000"/>
                <w:rPrChange w:id="15941" w:author="Stefanie Lane" w:date="2022-06-23T15:12:00Z">
                  <w:rPr>
                    <w:ins w:id="15942" w:author="Stefanie Lane" w:date="2022-06-23T15:12:00Z"/>
                    <w:del w:id="15943" w:author="Lane, Stefanie" w:date="2023-04-28T12:07:00Z"/>
                  </w:rPr>
                </w:rPrChange>
              </w:rPr>
              <w:pPrChange w:id="1594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594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4F96524" w14:textId="77777777" w:rsidR="00EB4CE1" w:rsidRPr="00EB4CE1" w:rsidDel="00402FFE" w:rsidRDefault="00EB4CE1">
            <w:pPr>
              <w:spacing w:after="0" w:line="240" w:lineRule="auto"/>
              <w:rPr>
                <w:ins w:id="15946" w:author="Stefanie Lane" w:date="2022-06-23T15:12:00Z"/>
                <w:del w:id="15947" w:author="Lane, Stefanie" w:date="2023-04-28T12:07:00Z"/>
                <w:rFonts w:ascii="Calibri" w:eastAsia="Times New Roman" w:hAnsi="Calibri" w:cs="Calibri"/>
                <w:color w:val="000000"/>
                <w:rPrChange w:id="15948" w:author="Stefanie Lane" w:date="2022-06-23T15:12:00Z">
                  <w:rPr>
                    <w:ins w:id="15949" w:author="Stefanie Lane" w:date="2022-06-23T15:12:00Z"/>
                    <w:del w:id="15950" w:author="Lane, Stefanie" w:date="2023-04-28T12:07:00Z"/>
                  </w:rPr>
                </w:rPrChange>
              </w:rPr>
              <w:pPrChange w:id="15951"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5952"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EA9B83E" w14:textId="77777777" w:rsidR="00EB4CE1" w:rsidRPr="00EB4CE1" w:rsidDel="00402FFE" w:rsidRDefault="00EB4CE1">
            <w:pPr>
              <w:spacing w:after="0" w:line="240" w:lineRule="auto"/>
              <w:rPr>
                <w:ins w:id="15953" w:author="Stefanie Lane" w:date="2022-06-23T15:12:00Z"/>
                <w:del w:id="15954" w:author="Lane, Stefanie" w:date="2023-04-28T12:07:00Z"/>
                <w:rFonts w:ascii="Calibri" w:eastAsia="Times New Roman" w:hAnsi="Calibri" w:cs="Calibri"/>
                <w:i/>
                <w:iCs/>
                <w:color w:val="000000"/>
                <w:rPrChange w:id="15955" w:author="Stefanie Lane" w:date="2022-06-23T15:12:00Z">
                  <w:rPr>
                    <w:ins w:id="15956" w:author="Stefanie Lane" w:date="2022-06-23T15:12:00Z"/>
                    <w:del w:id="15957" w:author="Lane, Stefanie" w:date="2023-04-28T12:07:00Z"/>
                  </w:rPr>
                </w:rPrChange>
              </w:rPr>
              <w:pPrChange w:id="15958" w:author="Stefanie Lane" w:date="2022-06-23T15:12:00Z">
                <w:pPr/>
              </w:pPrChange>
            </w:pPr>
            <w:ins w:id="15959" w:author="Stefanie Lane" w:date="2022-06-23T15:12:00Z">
              <w:del w:id="15960" w:author="Lane, Stefanie" w:date="2023-04-28T12:07:00Z">
                <w:r w:rsidRPr="00EB4CE1" w:rsidDel="00402FFE">
                  <w:rPr>
                    <w:rFonts w:ascii="Calibri" w:eastAsia="Times New Roman" w:hAnsi="Calibri" w:cs="Calibri"/>
                    <w:i/>
                    <w:iCs/>
                    <w:color w:val="000000"/>
                    <w:rPrChange w:id="15961" w:author="Stefanie Lane" w:date="2022-06-23T15:12:00Z">
                      <w:rPr/>
                    </w:rPrChange>
                  </w:rPr>
                  <w:delText>Cirsium arvense</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596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00E1C23" w14:textId="77777777" w:rsidR="00EB4CE1" w:rsidRPr="00EB4CE1" w:rsidDel="00402FFE" w:rsidRDefault="00EB4CE1">
            <w:pPr>
              <w:spacing w:after="0" w:line="240" w:lineRule="auto"/>
              <w:jc w:val="center"/>
              <w:rPr>
                <w:ins w:id="15963" w:author="Stefanie Lane" w:date="2022-06-23T15:12:00Z"/>
                <w:del w:id="15964" w:author="Lane, Stefanie" w:date="2023-04-28T12:07:00Z"/>
                <w:rFonts w:ascii="Calibri" w:eastAsia="Times New Roman" w:hAnsi="Calibri" w:cs="Calibri"/>
                <w:color w:val="000000"/>
                <w:rPrChange w:id="15965" w:author="Stefanie Lane" w:date="2022-06-23T15:12:00Z">
                  <w:rPr>
                    <w:ins w:id="15966" w:author="Stefanie Lane" w:date="2022-06-23T15:12:00Z"/>
                    <w:del w:id="15967" w:author="Lane, Stefanie" w:date="2023-04-28T12:07:00Z"/>
                  </w:rPr>
                </w:rPrChange>
              </w:rPr>
              <w:pPrChange w:id="15968" w:author="Stefanie Lane" w:date="2022-06-23T15:12:00Z">
                <w:pPr>
                  <w:jc w:val="center"/>
                </w:pPr>
              </w:pPrChange>
            </w:pPr>
            <w:ins w:id="15969" w:author="Stefanie Lane" w:date="2022-06-23T15:12:00Z">
              <w:del w:id="15970" w:author="Lane, Stefanie" w:date="2023-04-28T12:07:00Z">
                <w:r w:rsidRPr="00EB4CE1" w:rsidDel="00402FFE">
                  <w:rPr>
                    <w:rFonts w:ascii="Calibri" w:eastAsia="Times New Roman" w:hAnsi="Calibri" w:cs="Calibri"/>
                    <w:color w:val="000000"/>
                    <w:rPrChange w:id="15971"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597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85A16B3" w14:textId="77777777" w:rsidR="00EB4CE1" w:rsidRPr="00EB4CE1" w:rsidDel="00402FFE" w:rsidRDefault="00EB4CE1">
            <w:pPr>
              <w:spacing w:after="0" w:line="240" w:lineRule="auto"/>
              <w:jc w:val="center"/>
              <w:rPr>
                <w:ins w:id="15973" w:author="Stefanie Lane" w:date="2022-06-23T15:12:00Z"/>
                <w:del w:id="15974" w:author="Lane, Stefanie" w:date="2023-04-28T12:07:00Z"/>
                <w:rFonts w:ascii="Calibri" w:eastAsia="Times New Roman" w:hAnsi="Calibri" w:cs="Calibri"/>
                <w:color w:val="000000"/>
                <w:rPrChange w:id="15975" w:author="Stefanie Lane" w:date="2022-06-23T15:12:00Z">
                  <w:rPr>
                    <w:ins w:id="15976" w:author="Stefanie Lane" w:date="2022-06-23T15:12:00Z"/>
                    <w:del w:id="15977" w:author="Lane, Stefanie" w:date="2023-04-28T12:07:00Z"/>
                  </w:rPr>
                </w:rPrChange>
              </w:rPr>
              <w:pPrChange w:id="15978" w:author="Stefanie Lane" w:date="2022-06-23T15:12:00Z">
                <w:pPr>
                  <w:jc w:val="center"/>
                </w:pPr>
              </w:pPrChange>
            </w:pPr>
            <w:ins w:id="15979" w:author="Stefanie Lane" w:date="2022-06-23T15:12:00Z">
              <w:del w:id="15980" w:author="Lane, Stefanie" w:date="2023-04-28T12:07:00Z">
                <w:r w:rsidRPr="00EB4CE1" w:rsidDel="00402FFE">
                  <w:rPr>
                    <w:rFonts w:ascii="Calibri" w:eastAsia="Times New Roman" w:hAnsi="Calibri" w:cs="Calibri"/>
                    <w:color w:val="000000"/>
                    <w:rPrChange w:id="15981" w:author="Stefanie Lane" w:date="2022-06-23T15:12:00Z">
                      <w:rPr/>
                    </w:rPrChange>
                  </w:rPr>
                  <w:delText>0.03</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598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3259C67" w14:textId="77777777" w:rsidR="00EB4CE1" w:rsidRPr="00EB4CE1" w:rsidDel="00402FFE" w:rsidRDefault="00EB4CE1">
            <w:pPr>
              <w:spacing w:after="0" w:line="240" w:lineRule="auto"/>
              <w:jc w:val="center"/>
              <w:rPr>
                <w:ins w:id="15983" w:author="Stefanie Lane" w:date="2022-06-23T15:12:00Z"/>
                <w:del w:id="15984" w:author="Lane, Stefanie" w:date="2023-04-28T12:07:00Z"/>
                <w:rFonts w:ascii="Calibri" w:eastAsia="Times New Roman" w:hAnsi="Calibri" w:cs="Calibri"/>
                <w:color w:val="000000"/>
                <w:rPrChange w:id="15985" w:author="Stefanie Lane" w:date="2022-06-23T15:12:00Z">
                  <w:rPr>
                    <w:ins w:id="15986" w:author="Stefanie Lane" w:date="2022-06-23T15:12:00Z"/>
                    <w:del w:id="15987" w:author="Lane, Stefanie" w:date="2023-04-28T12:07:00Z"/>
                  </w:rPr>
                </w:rPrChange>
              </w:rPr>
              <w:pPrChange w:id="15988" w:author="Stefanie Lane" w:date="2022-06-23T15:12:00Z">
                <w:pPr>
                  <w:jc w:val="center"/>
                </w:pPr>
              </w:pPrChange>
            </w:pPr>
            <w:ins w:id="15989" w:author="Stefanie Lane" w:date="2022-06-23T15:12:00Z">
              <w:del w:id="15990" w:author="Lane, Stefanie" w:date="2023-04-28T12:07:00Z">
                <w:r w:rsidRPr="00EB4CE1" w:rsidDel="00402FFE">
                  <w:rPr>
                    <w:rFonts w:ascii="Calibri" w:eastAsia="Times New Roman" w:hAnsi="Calibri" w:cs="Calibri"/>
                    <w:color w:val="000000"/>
                    <w:rPrChange w:id="15991" w:author="Stefanie Lane" w:date="2022-06-23T15:12:00Z">
                      <w:rPr/>
                    </w:rPrChange>
                  </w:rPr>
                  <w:delText>0.06</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5992"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4EE1EEC" w14:textId="77777777" w:rsidR="00EB4CE1" w:rsidRPr="00EB4CE1" w:rsidDel="00402FFE" w:rsidRDefault="00EB4CE1">
            <w:pPr>
              <w:spacing w:after="0" w:line="240" w:lineRule="auto"/>
              <w:jc w:val="center"/>
              <w:rPr>
                <w:ins w:id="15993" w:author="Stefanie Lane" w:date="2022-06-23T15:12:00Z"/>
                <w:del w:id="15994" w:author="Lane, Stefanie" w:date="2023-04-28T12:07:00Z"/>
                <w:rFonts w:ascii="Calibri" w:eastAsia="Times New Roman" w:hAnsi="Calibri" w:cs="Calibri"/>
                <w:color w:val="000000"/>
                <w:rPrChange w:id="15995" w:author="Stefanie Lane" w:date="2022-06-23T15:12:00Z">
                  <w:rPr>
                    <w:ins w:id="15996" w:author="Stefanie Lane" w:date="2022-06-23T15:12:00Z"/>
                    <w:del w:id="15997" w:author="Lane, Stefanie" w:date="2023-04-28T12:07:00Z"/>
                  </w:rPr>
                </w:rPrChange>
              </w:rPr>
              <w:pPrChange w:id="15998" w:author="Stefanie Lane" w:date="2022-06-23T15:12:00Z">
                <w:pPr>
                  <w:jc w:val="center"/>
                </w:pPr>
              </w:pPrChange>
            </w:pPr>
            <w:ins w:id="15999" w:author="Stefanie Lane" w:date="2022-06-23T15:12:00Z">
              <w:del w:id="16000" w:author="Lane, Stefanie" w:date="2023-04-28T12:07:00Z">
                <w:r w:rsidRPr="00EB4CE1" w:rsidDel="00402FFE">
                  <w:rPr>
                    <w:rFonts w:ascii="Calibri" w:eastAsia="Times New Roman" w:hAnsi="Calibri" w:cs="Calibri"/>
                    <w:color w:val="000000"/>
                    <w:rPrChange w:id="16001" w:author="Stefanie Lane" w:date="2022-06-23T15:12:00Z">
                      <w:rPr/>
                    </w:rPrChange>
                  </w:rPr>
                  <w:delText>+</w:delText>
                </w:r>
              </w:del>
            </w:ins>
          </w:p>
        </w:tc>
      </w:tr>
      <w:tr w:rsidR="00EB4CE1" w:rsidRPr="00EB4CE1" w:rsidDel="00402FFE" w14:paraId="07014408" w14:textId="77777777" w:rsidTr="006F10B7">
        <w:trPr>
          <w:trHeight w:val="290"/>
          <w:ins w:id="16002" w:author="Stefanie Lane" w:date="2022-06-23T15:12:00Z"/>
          <w:del w:id="16003" w:author="Lane, Stefanie" w:date="2023-04-28T12:07:00Z"/>
          <w:trPrChange w:id="1600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600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9EAB2C6" w14:textId="77777777" w:rsidR="00EB4CE1" w:rsidRPr="00EB4CE1" w:rsidDel="00402FFE" w:rsidRDefault="00EB4CE1">
            <w:pPr>
              <w:spacing w:after="0" w:line="240" w:lineRule="auto"/>
              <w:rPr>
                <w:ins w:id="16006" w:author="Stefanie Lane" w:date="2022-06-23T15:12:00Z"/>
                <w:del w:id="16007" w:author="Lane, Stefanie" w:date="2023-04-28T12:07:00Z"/>
                <w:rFonts w:ascii="Calibri" w:eastAsia="Times New Roman" w:hAnsi="Calibri" w:cs="Calibri"/>
                <w:color w:val="000000"/>
                <w:rPrChange w:id="16008" w:author="Stefanie Lane" w:date="2022-06-23T15:12:00Z">
                  <w:rPr>
                    <w:ins w:id="16009" w:author="Stefanie Lane" w:date="2022-06-23T15:12:00Z"/>
                    <w:del w:id="16010" w:author="Lane, Stefanie" w:date="2023-04-28T12:07:00Z"/>
                  </w:rPr>
                </w:rPrChange>
              </w:rPr>
              <w:pPrChange w:id="1601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601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BD93085" w14:textId="77777777" w:rsidR="00EB4CE1" w:rsidRPr="00EB4CE1" w:rsidDel="00402FFE" w:rsidRDefault="00EB4CE1">
            <w:pPr>
              <w:spacing w:after="0" w:line="240" w:lineRule="auto"/>
              <w:rPr>
                <w:ins w:id="16013" w:author="Stefanie Lane" w:date="2022-06-23T15:12:00Z"/>
                <w:del w:id="16014" w:author="Lane, Stefanie" w:date="2023-04-28T12:07:00Z"/>
                <w:rFonts w:ascii="Calibri" w:eastAsia="Times New Roman" w:hAnsi="Calibri" w:cs="Calibri"/>
                <w:color w:val="000000"/>
                <w:rPrChange w:id="16015" w:author="Stefanie Lane" w:date="2022-06-23T15:12:00Z">
                  <w:rPr>
                    <w:ins w:id="16016" w:author="Stefanie Lane" w:date="2022-06-23T15:12:00Z"/>
                    <w:del w:id="16017" w:author="Lane, Stefanie" w:date="2023-04-28T12:07:00Z"/>
                  </w:rPr>
                </w:rPrChange>
              </w:rPr>
              <w:pPrChange w:id="16018" w:author="Stefanie Lane" w:date="2022-06-23T15:12:00Z">
                <w:pPr/>
              </w:pPrChange>
            </w:pPr>
          </w:p>
        </w:tc>
        <w:tc>
          <w:tcPr>
            <w:tcW w:w="3320" w:type="dxa"/>
            <w:tcBorders>
              <w:top w:val="nil"/>
              <w:left w:val="nil"/>
              <w:bottom w:val="single" w:sz="4" w:space="0" w:color="auto"/>
              <w:right w:val="nil"/>
            </w:tcBorders>
            <w:shd w:val="clear" w:color="auto" w:fill="auto"/>
            <w:noWrap/>
            <w:vAlign w:val="bottom"/>
            <w:hideMark/>
            <w:tcPrChange w:id="16019" w:author="Stefanie Lane" w:date="2022-06-23T15:14:00Z">
              <w:tcPr>
                <w:tcW w:w="3320" w:type="dxa"/>
                <w:tcBorders>
                  <w:top w:val="nil"/>
                  <w:left w:val="nil"/>
                  <w:bottom w:val="single" w:sz="4" w:space="0" w:color="auto"/>
                  <w:right w:val="nil"/>
                </w:tcBorders>
                <w:shd w:val="clear" w:color="auto" w:fill="auto"/>
                <w:noWrap/>
                <w:vAlign w:val="bottom"/>
                <w:hideMark/>
              </w:tcPr>
            </w:tcPrChange>
          </w:tcPr>
          <w:p w14:paraId="462728F2" w14:textId="77777777" w:rsidR="00EB4CE1" w:rsidRPr="00EB4CE1" w:rsidDel="00402FFE" w:rsidRDefault="00EB4CE1">
            <w:pPr>
              <w:spacing w:after="0" w:line="240" w:lineRule="auto"/>
              <w:rPr>
                <w:ins w:id="16020" w:author="Stefanie Lane" w:date="2022-06-23T15:12:00Z"/>
                <w:del w:id="16021" w:author="Lane, Stefanie" w:date="2023-04-28T12:07:00Z"/>
                <w:rFonts w:ascii="Calibri" w:eastAsia="Times New Roman" w:hAnsi="Calibri" w:cs="Calibri"/>
                <w:i/>
                <w:iCs/>
                <w:color w:val="000000"/>
                <w:rPrChange w:id="16022" w:author="Stefanie Lane" w:date="2022-06-23T15:12:00Z">
                  <w:rPr>
                    <w:ins w:id="16023" w:author="Stefanie Lane" w:date="2022-06-23T15:12:00Z"/>
                    <w:del w:id="16024" w:author="Lane, Stefanie" w:date="2023-04-28T12:07:00Z"/>
                  </w:rPr>
                </w:rPrChange>
              </w:rPr>
              <w:pPrChange w:id="16025" w:author="Stefanie Lane" w:date="2022-06-23T15:12:00Z">
                <w:pPr/>
              </w:pPrChange>
            </w:pPr>
            <w:ins w:id="16026" w:author="Stefanie Lane" w:date="2022-06-23T15:12:00Z">
              <w:del w:id="16027" w:author="Lane, Stefanie" w:date="2023-04-28T12:07:00Z">
                <w:r w:rsidRPr="00EB4CE1" w:rsidDel="00402FFE">
                  <w:rPr>
                    <w:rFonts w:ascii="Calibri" w:eastAsia="Times New Roman" w:hAnsi="Calibri" w:cs="Calibri"/>
                    <w:i/>
                    <w:iCs/>
                    <w:color w:val="000000"/>
                    <w:rPrChange w:id="16028" w:author="Stefanie Lane" w:date="2022-06-23T15:12:00Z">
                      <w:rPr/>
                    </w:rPrChange>
                  </w:rPr>
                  <w:delText>Iris pseudocorus</w:delText>
                </w:r>
              </w:del>
            </w:ins>
          </w:p>
        </w:tc>
        <w:tc>
          <w:tcPr>
            <w:tcW w:w="869" w:type="dxa"/>
            <w:tcBorders>
              <w:top w:val="nil"/>
              <w:left w:val="nil"/>
              <w:bottom w:val="single" w:sz="4" w:space="0" w:color="auto"/>
              <w:right w:val="nil"/>
            </w:tcBorders>
            <w:shd w:val="clear" w:color="auto" w:fill="auto"/>
            <w:noWrap/>
            <w:vAlign w:val="bottom"/>
            <w:hideMark/>
            <w:tcPrChange w:id="16029"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675AA274" w14:textId="77777777" w:rsidR="00EB4CE1" w:rsidRPr="00EB4CE1" w:rsidDel="00402FFE" w:rsidRDefault="00EB4CE1">
            <w:pPr>
              <w:spacing w:after="0" w:line="240" w:lineRule="auto"/>
              <w:jc w:val="center"/>
              <w:rPr>
                <w:ins w:id="16030" w:author="Stefanie Lane" w:date="2022-06-23T15:12:00Z"/>
                <w:del w:id="16031" w:author="Lane, Stefanie" w:date="2023-04-28T12:07:00Z"/>
                <w:rFonts w:ascii="Calibri" w:eastAsia="Times New Roman" w:hAnsi="Calibri" w:cs="Calibri"/>
                <w:color w:val="000000"/>
                <w:rPrChange w:id="16032" w:author="Stefanie Lane" w:date="2022-06-23T15:12:00Z">
                  <w:rPr>
                    <w:ins w:id="16033" w:author="Stefanie Lane" w:date="2022-06-23T15:12:00Z"/>
                    <w:del w:id="16034" w:author="Lane, Stefanie" w:date="2023-04-28T12:07:00Z"/>
                  </w:rPr>
                </w:rPrChange>
              </w:rPr>
              <w:pPrChange w:id="16035" w:author="Stefanie Lane" w:date="2022-06-23T15:12:00Z">
                <w:pPr>
                  <w:jc w:val="center"/>
                </w:pPr>
              </w:pPrChange>
            </w:pPr>
            <w:ins w:id="16036" w:author="Stefanie Lane" w:date="2022-06-23T15:12:00Z">
              <w:del w:id="16037" w:author="Lane, Stefanie" w:date="2023-04-28T12:07:00Z">
                <w:r w:rsidRPr="00EB4CE1" w:rsidDel="00402FFE">
                  <w:rPr>
                    <w:rFonts w:ascii="Calibri" w:eastAsia="Times New Roman" w:hAnsi="Calibri" w:cs="Calibri"/>
                    <w:color w:val="000000"/>
                    <w:rPrChange w:id="16038" w:author="Stefanie Lane" w:date="2022-06-23T15:12:00Z">
                      <w:rPr/>
                    </w:rPrChange>
                  </w:rPr>
                  <w:delText>0.00</w:delText>
                </w:r>
              </w:del>
            </w:ins>
          </w:p>
        </w:tc>
        <w:tc>
          <w:tcPr>
            <w:tcW w:w="990" w:type="dxa"/>
            <w:tcBorders>
              <w:top w:val="nil"/>
              <w:left w:val="nil"/>
              <w:bottom w:val="single" w:sz="4" w:space="0" w:color="auto"/>
              <w:right w:val="nil"/>
            </w:tcBorders>
            <w:shd w:val="clear" w:color="auto" w:fill="auto"/>
            <w:noWrap/>
            <w:vAlign w:val="bottom"/>
            <w:hideMark/>
            <w:tcPrChange w:id="16039"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1B17347A" w14:textId="77777777" w:rsidR="00EB4CE1" w:rsidRPr="00EB4CE1" w:rsidDel="00402FFE" w:rsidRDefault="00EB4CE1">
            <w:pPr>
              <w:spacing w:after="0" w:line="240" w:lineRule="auto"/>
              <w:jc w:val="center"/>
              <w:rPr>
                <w:ins w:id="16040" w:author="Stefanie Lane" w:date="2022-06-23T15:12:00Z"/>
                <w:del w:id="16041" w:author="Lane, Stefanie" w:date="2023-04-28T12:07:00Z"/>
                <w:rFonts w:ascii="Calibri" w:eastAsia="Times New Roman" w:hAnsi="Calibri" w:cs="Calibri"/>
                <w:color w:val="000000"/>
                <w:rPrChange w:id="16042" w:author="Stefanie Lane" w:date="2022-06-23T15:12:00Z">
                  <w:rPr>
                    <w:ins w:id="16043" w:author="Stefanie Lane" w:date="2022-06-23T15:12:00Z"/>
                    <w:del w:id="16044" w:author="Lane, Stefanie" w:date="2023-04-28T12:07:00Z"/>
                  </w:rPr>
                </w:rPrChange>
              </w:rPr>
              <w:pPrChange w:id="16045" w:author="Stefanie Lane" w:date="2022-06-23T15:12:00Z">
                <w:pPr>
                  <w:jc w:val="center"/>
                </w:pPr>
              </w:pPrChange>
            </w:pPr>
            <w:ins w:id="16046" w:author="Stefanie Lane" w:date="2022-06-23T15:12:00Z">
              <w:del w:id="16047" w:author="Lane, Stefanie" w:date="2023-04-28T12:07:00Z">
                <w:r w:rsidRPr="00EB4CE1" w:rsidDel="00402FFE">
                  <w:rPr>
                    <w:rFonts w:ascii="Calibri" w:eastAsia="Times New Roman" w:hAnsi="Calibri" w:cs="Calibri"/>
                    <w:color w:val="000000"/>
                    <w:rPrChange w:id="16048" w:author="Stefanie Lane" w:date="2022-06-23T15:12:00Z">
                      <w:rPr/>
                    </w:rPrChange>
                  </w:rPr>
                  <w:delText>0.15</w:delText>
                </w:r>
              </w:del>
            </w:ins>
          </w:p>
        </w:tc>
        <w:tc>
          <w:tcPr>
            <w:tcW w:w="810" w:type="dxa"/>
            <w:tcBorders>
              <w:top w:val="nil"/>
              <w:left w:val="nil"/>
              <w:bottom w:val="single" w:sz="4" w:space="0" w:color="auto"/>
              <w:right w:val="nil"/>
            </w:tcBorders>
            <w:shd w:val="clear" w:color="auto" w:fill="auto"/>
            <w:noWrap/>
            <w:vAlign w:val="bottom"/>
            <w:hideMark/>
            <w:tcPrChange w:id="16049"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6444FB38" w14:textId="77777777" w:rsidR="00EB4CE1" w:rsidRPr="00EB4CE1" w:rsidDel="00402FFE" w:rsidRDefault="00EB4CE1">
            <w:pPr>
              <w:spacing w:after="0" w:line="240" w:lineRule="auto"/>
              <w:jc w:val="center"/>
              <w:rPr>
                <w:ins w:id="16050" w:author="Stefanie Lane" w:date="2022-06-23T15:12:00Z"/>
                <w:del w:id="16051" w:author="Lane, Stefanie" w:date="2023-04-28T12:07:00Z"/>
                <w:rFonts w:ascii="Calibri" w:eastAsia="Times New Roman" w:hAnsi="Calibri" w:cs="Calibri"/>
                <w:color w:val="000000"/>
                <w:rPrChange w:id="16052" w:author="Stefanie Lane" w:date="2022-06-23T15:12:00Z">
                  <w:rPr>
                    <w:ins w:id="16053" w:author="Stefanie Lane" w:date="2022-06-23T15:12:00Z"/>
                    <w:del w:id="16054" w:author="Lane, Stefanie" w:date="2023-04-28T12:07:00Z"/>
                  </w:rPr>
                </w:rPrChange>
              </w:rPr>
              <w:pPrChange w:id="16055" w:author="Stefanie Lane" w:date="2022-06-23T15:12:00Z">
                <w:pPr>
                  <w:jc w:val="center"/>
                </w:pPr>
              </w:pPrChange>
            </w:pPr>
            <w:ins w:id="16056" w:author="Stefanie Lane" w:date="2022-06-23T15:12:00Z">
              <w:del w:id="16057" w:author="Lane, Stefanie" w:date="2023-04-28T12:07:00Z">
                <w:r w:rsidRPr="00EB4CE1" w:rsidDel="00402FFE">
                  <w:rPr>
                    <w:rFonts w:ascii="Calibri" w:eastAsia="Times New Roman" w:hAnsi="Calibri" w:cs="Calibri"/>
                    <w:color w:val="000000"/>
                    <w:rPrChange w:id="16058" w:author="Stefanie Lane" w:date="2022-06-23T15:12:00Z">
                      <w:rPr/>
                    </w:rPrChange>
                  </w:rPr>
                  <w:delText>0.22</w:delText>
                </w:r>
              </w:del>
            </w:ins>
          </w:p>
        </w:tc>
        <w:tc>
          <w:tcPr>
            <w:tcW w:w="1710" w:type="dxa"/>
            <w:tcBorders>
              <w:top w:val="nil"/>
              <w:left w:val="nil"/>
              <w:bottom w:val="single" w:sz="4" w:space="0" w:color="auto"/>
              <w:right w:val="single" w:sz="8" w:space="0" w:color="auto"/>
            </w:tcBorders>
            <w:shd w:val="clear" w:color="auto" w:fill="auto"/>
            <w:noWrap/>
            <w:vAlign w:val="bottom"/>
            <w:hideMark/>
            <w:tcPrChange w:id="16059" w:author="Stefanie Lane" w:date="2022-06-23T15:14:00Z">
              <w:tcPr>
                <w:tcW w:w="1560" w:type="dxa"/>
                <w:tcBorders>
                  <w:top w:val="nil"/>
                  <w:left w:val="nil"/>
                  <w:bottom w:val="single" w:sz="4" w:space="0" w:color="auto"/>
                  <w:right w:val="single" w:sz="8" w:space="0" w:color="auto"/>
                </w:tcBorders>
                <w:shd w:val="clear" w:color="auto" w:fill="auto"/>
                <w:noWrap/>
                <w:vAlign w:val="bottom"/>
                <w:hideMark/>
              </w:tcPr>
            </w:tcPrChange>
          </w:tcPr>
          <w:p w14:paraId="45667773" w14:textId="77777777" w:rsidR="00EB4CE1" w:rsidRPr="00EB4CE1" w:rsidDel="00402FFE" w:rsidRDefault="00EB4CE1">
            <w:pPr>
              <w:spacing w:after="0" w:line="240" w:lineRule="auto"/>
              <w:jc w:val="center"/>
              <w:rPr>
                <w:ins w:id="16060" w:author="Stefanie Lane" w:date="2022-06-23T15:12:00Z"/>
                <w:del w:id="16061" w:author="Lane, Stefanie" w:date="2023-04-28T12:07:00Z"/>
                <w:rFonts w:ascii="Calibri" w:eastAsia="Times New Roman" w:hAnsi="Calibri" w:cs="Calibri"/>
                <w:color w:val="000000"/>
                <w:rPrChange w:id="16062" w:author="Stefanie Lane" w:date="2022-06-23T15:12:00Z">
                  <w:rPr>
                    <w:ins w:id="16063" w:author="Stefanie Lane" w:date="2022-06-23T15:12:00Z"/>
                    <w:del w:id="16064" w:author="Lane, Stefanie" w:date="2023-04-28T12:07:00Z"/>
                  </w:rPr>
                </w:rPrChange>
              </w:rPr>
              <w:pPrChange w:id="16065" w:author="Stefanie Lane" w:date="2022-06-23T15:12:00Z">
                <w:pPr>
                  <w:jc w:val="center"/>
                </w:pPr>
              </w:pPrChange>
            </w:pPr>
            <w:ins w:id="16066" w:author="Stefanie Lane" w:date="2022-06-23T15:12:00Z">
              <w:del w:id="16067" w:author="Lane, Stefanie" w:date="2023-04-28T12:07:00Z">
                <w:r w:rsidRPr="00EB4CE1" w:rsidDel="00402FFE">
                  <w:rPr>
                    <w:rFonts w:ascii="Calibri" w:eastAsia="Times New Roman" w:hAnsi="Calibri" w:cs="Calibri"/>
                    <w:color w:val="000000"/>
                    <w:rPrChange w:id="16068" w:author="Stefanie Lane" w:date="2022-06-23T15:12:00Z">
                      <w:rPr/>
                    </w:rPrChange>
                  </w:rPr>
                  <w:delText>+</w:delText>
                </w:r>
              </w:del>
            </w:ins>
          </w:p>
        </w:tc>
      </w:tr>
      <w:tr w:rsidR="00EB4CE1" w:rsidRPr="00EB4CE1" w:rsidDel="00402FFE" w14:paraId="1DDAF9C2" w14:textId="77777777" w:rsidTr="006F10B7">
        <w:trPr>
          <w:trHeight w:val="300"/>
          <w:ins w:id="16069" w:author="Stefanie Lane" w:date="2022-06-23T15:12:00Z"/>
          <w:del w:id="16070" w:author="Lane, Stefanie" w:date="2023-04-28T12:07:00Z"/>
          <w:trPrChange w:id="16071"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1607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69BA4CC" w14:textId="77777777" w:rsidR="00EB4CE1" w:rsidRPr="00EB4CE1" w:rsidDel="00402FFE" w:rsidRDefault="00EB4CE1">
            <w:pPr>
              <w:spacing w:after="0" w:line="240" w:lineRule="auto"/>
              <w:rPr>
                <w:ins w:id="16073" w:author="Stefanie Lane" w:date="2022-06-23T15:12:00Z"/>
                <w:del w:id="16074" w:author="Lane, Stefanie" w:date="2023-04-28T12:07:00Z"/>
                <w:rFonts w:ascii="Calibri" w:eastAsia="Times New Roman" w:hAnsi="Calibri" w:cs="Calibri"/>
                <w:color w:val="000000"/>
                <w:rPrChange w:id="16075" w:author="Stefanie Lane" w:date="2022-06-23T15:12:00Z">
                  <w:rPr>
                    <w:ins w:id="16076" w:author="Stefanie Lane" w:date="2022-06-23T15:12:00Z"/>
                    <w:del w:id="16077" w:author="Lane, Stefanie" w:date="2023-04-28T12:07:00Z"/>
                  </w:rPr>
                </w:rPrChange>
              </w:rPr>
              <w:pPrChange w:id="1607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607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C0E014C" w14:textId="77777777" w:rsidR="00EB4CE1" w:rsidRPr="00EB4CE1" w:rsidDel="00402FFE" w:rsidRDefault="00EB4CE1">
            <w:pPr>
              <w:spacing w:after="0" w:line="240" w:lineRule="auto"/>
              <w:rPr>
                <w:ins w:id="16080" w:author="Stefanie Lane" w:date="2022-06-23T15:12:00Z"/>
                <w:del w:id="16081" w:author="Lane, Stefanie" w:date="2023-04-28T12:07:00Z"/>
                <w:rFonts w:ascii="Calibri" w:eastAsia="Times New Roman" w:hAnsi="Calibri" w:cs="Calibri"/>
                <w:color w:val="000000"/>
                <w:rPrChange w:id="16082" w:author="Stefanie Lane" w:date="2022-06-23T15:12:00Z">
                  <w:rPr>
                    <w:ins w:id="16083" w:author="Stefanie Lane" w:date="2022-06-23T15:12:00Z"/>
                    <w:del w:id="16084" w:author="Lane, Stefanie" w:date="2023-04-28T12:07:00Z"/>
                  </w:rPr>
                </w:rPrChange>
              </w:rPr>
              <w:pPrChange w:id="16085"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16086"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30549C9F" w14:textId="77777777" w:rsidR="00EB4CE1" w:rsidRPr="00EB4CE1" w:rsidDel="00402FFE" w:rsidRDefault="00EB4CE1">
            <w:pPr>
              <w:spacing w:after="0" w:line="240" w:lineRule="auto"/>
              <w:rPr>
                <w:ins w:id="16087" w:author="Stefanie Lane" w:date="2022-06-23T15:12:00Z"/>
                <w:del w:id="16088" w:author="Lane, Stefanie" w:date="2023-04-28T12:07:00Z"/>
                <w:rFonts w:ascii="Calibri" w:eastAsia="Times New Roman" w:hAnsi="Calibri" w:cs="Calibri"/>
                <w:i/>
                <w:iCs/>
                <w:color w:val="000000"/>
                <w:rPrChange w:id="16089" w:author="Stefanie Lane" w:date="2022-06-23T15:12:00Z">
                  <w:rPr>
                    <w:ins w:id="16090" w:author="Stefanie Lane" w:date="2022-06-23T15:12:00Z"/>
                    <w:del w:id="16091" w:author="Lane, Stefanie" w:date="2023-04-28T12:07:00Z"/>
                  </w:rPr>
                </w:rPrChange>
              </w:rPr>
              <w:pPrChange w:id="16092" w:author="Stefanie Lane" w:date="2022-06-23T15:12:00Z">
                <w:pPr/>
              </w:pPrChange>
            </w:pPr>
            <w:ins w:id="16093" w:author="Stefanie Lane" w:date="2022-06-23T15:12:00Z">
              <w:del w:id="16094" w:author="Lane, Stefanie" w:date="2023-04-28T12:07:00Z">
                <w:r w:rsidRPr="00EB4CE1" w:rsidDel="00402FFE">
                  <w:rPr>
                    <w:rFonts w:ascii="Calibri" w:eastAsia="Times New Roman" w:hAnsi="Calibri" w:cs="Calibri"/>
                    <w:i/>
                    <w:iCs/>
                    <w:color w:val="000000"/>
                    <w:rPrChange w:id="16095" w:author="Stefanie Lane" w:date="2022-06-23T15:12:00Z">
                      <w:rPr/>
                    </w:rPrChange>
                  </w:rPr>
                  <w:delText>Lycopus europaeus</w:delText>
                </w:r>
              </w:del>
            </w:ins>
          </w:p>
        </w:tc>
        <w:tc>
          <w:tcPr>
            <w:tcW w:w="869" w:type="dxa"/>
            <w:tcBorders>
              <w:top w:val="nil"/>
              <w:left w:val="nil"/>
              <w:bottom w:val="single" w:sz="8" w:space="0" w:color="auto"/>
              <w:right w:val="nil"/>
            </w:tcBorders>
            <w:shd w:val="clear" w:color="auto" w:fill="auto"/>
            <w:noWrap/>
            <w:vAlign w:val="bottom"/>
            <w:hideMark/>
            <w:tcPrChange w:id="16096"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9095BB3" w14:textId="77777777" w:rsidR="00EB4CE1" w:rsidRPr="00EB4CE1" w:rsidDel="00402FFE" w:rsidRDefault="00EB4CE1">
            <w:pPr>
              <w:spacing w:after="0" w:line="240" w:lineRule="auto"/>
              <w:jc w:val="center"/>
              <w:rPr>
                <w:ins w:id="16097" w:author="Stefanie Lane" w:date="2022-06-23T15:12:00Z"/>
                <w:del w:id="16098" w:author="Lane, Stefanie" w:date="2023-04-28T12:07:00Z"/>
                <w:rFonts w:ascii="Calibri" w:eastAsia="Times New Roman" w:hAnsi="Calibri" w:cs="Calibri"/>
                <w:color w:val="000000"/>
                <w:rPrChange w:id="16099" w:author="Stefanie Lane" w:date="2022-06-23T15:12:00Z">
                  <w:rPr>
                    <w:ins w:id="16100" w:author="Stefanie Lane" w:date="2022-06-23T15:12:00Z"/>
                    <w:del w:id="16101" w:author="Lane, Stefanie" w:date="2023-04-28T12:07:00Z"/>
                  </w:rPr>
                </w:rPrChange>
              </w:rPr>
              <w:pPrChange w:id="16102" w:author="Stefanie Lane" w:date="2022-06-23T15:12:00Z">
                <w:pPr>
                  <w:jc w:val="center"/>
                </w:pPr>
              </w:pPrChange>
            </w:pPr>
            <w:ins w:id="16103" w:author="Stefanie Lane" w:date="2022-06-23T15:12:00Z">
              <w:del w:id="16104" w:author="Lane, Stefanie" w:date="2023-04-28T12:07:00Z">
                <w:r w:rsidRPr="00EB4CE1" w:rsidDel="00402FFE">
                  <w:rPr>
                    <w:rFonts w:ascii="Calibri" w:eastAsia="Times New Roman" w:hAnsi="Calibri" w:cs="Calibri"/>
                    <w:color w:val="000000"/>
                    <w:rPrChange w:id="16105" w:author="Stefanie Lane" w:date="2022-06-23T15:12:00Z">
                      <w:rPr/>
                    </w:rPrChange>
                  </w:rPr>
                  <w:delText>0.00</w:delText>
                </w:r>
              </w:del>
            </w:ins>
          </w:p>
        </w:tc>
        <w:tc>
          <w:tcPr>
            <w:tcW w:w="990" w:type="dxa"/>
            <w:tcBorders>
              <w:top w:val="nil"/>
              <w:left w:val="nil"/>
              <w:bottom w:val="single" w:sz="8" w:space="0" w:color="auto"/>
              <w:right w:val="nil"/>
            </w:tcBorders>
            <w:shd w:val="clear" w:color="auto" w:fill="auto"/>
            <w:noWrap/>
            <w:vAlign w:val="bottom"/>
            <w:hideMark/>
            <w:tcPrChange w:id="16106"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70FB6FF" w14:textId="77777777" w:rsidR="00EB4CE1" w:rsidRPr="00EB4CE1" w:rsidDel="00402FFE" w:rsidRDefault="00EB4CE1">
            <w:pPr>
              <w:spacing w:after="0" w:line="240" w:lineRule="auto"/>
              <w:jc w:val="center"/>
              <w:rPr>
                <w:ins w:id="16107" w:author="Stefanie Lane" w:date="2022-06-23T15:12:00Z"/>
                <w:del w:id="16108" w:author="Lane, Stefanie" w:date="2023-04-28T12:07:00Z"/>
                <w:rFonts w:ascii="Calibri" w:eastAsia="Times New Roman" w:hAnsi="Calibri" w:cs="Calibri"/>
                <w:color w:val="000000"/>
                <w:rPrChange w:id="16109" w:author="Stefanie Lane" w:date="2022-06-23T15:12:00Z">
                  <w:rPr>
                    <w:ins w:id="16110" w:author="Stefanie Lane" w:date="2022-06-23T15:12:00Z"/>
                    <w:del w:id="16111" w:author="Lane, Stefanie" w:date="2023-04-28T12:07:00Z"/>
                  </w:rPr>
                </w:rPrChange>
              </w:rPr>
              <w:pPrChange w:id="16112" w:author="Stefanie Lane" w:date="2022-06-23T15:12:00Z">
                <w:pPr>
                  <w:jc w:val="center"/>
                </w:pPr>
              </w:pPrChange>
            </w:pPr>
            <w:ins w:id="16113" w:author="Stefanie Lane" w:date="2022-06-23T15:12:00Z">
              <w:del w:id="16114" w:author="Lane, Stefanie" w:date="2023-04-28T12:07:00Z">
                <w:r w:rsidRPr="00EB4CE1" w:rsidDel="00402FFE">
                  <w:rPr>
                    <w:rFonts w:ascii="Calibri" w:eastAsia="Times New Roman" w:hAnsi="Calibri" w:cs="Calibri"/>
                    <w:color w:val="000000"/>
                    <w:rPrChange w:id="16115" w:author="Stefanie Lane" w:date="2022-06-23T15:12:00Z">
                      <w:rPr/>
                    </w:rPrChange>
                  </w:rPr>
                  <w:delText>0.00</w:delText>
                </w:r>
              </w:del>
            </w:ins>
          </w:p>
        </w:tc>
        <w:tc>
          <w:tcPr>
            <w:tcW w:w="810" w:type="dxa"/>
            <w:tcBorders>
              <w:top w:val="nil"/>
              <w:left w:val="nil"/>
              <w:bottom w:val="single" w:sz="8" w:space="0" w:color="auto"/>
              <w:right w:val="nil"/>
            </w:tcBorders>
            <w:shd w:val="clear" w:color="auto" w:fill="auto"/>
            <w:noWrap/>
            <w:vAlign w:val="bottom"/>
            <w:hideMark/>
            <w:tcPrChange w:id="16116"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70EC2DB9" w14:textId="77777777" w:rsidR="00EB4CE1" w:rsidRPr="00EB4CE1" w:rsidDel="00402FFE" w:rsidRDefault="00EB4CE1">
            <w:pPr>
              <w:spacing w:after="0" w:line="240" w:lineRule="auto"/>
              <w:jc w:val="center"/>
              <w:rPr>
                <w:ins w:id="16117" w:author="Stefanie Lane" w:date="2022-06-23T15:12:00Z"/>
                <w:del w:id="16118" w:author="Lane, Stefanie" w:date="2023-04-28T12:07:00Z"/>
                <w:rFonts w:ascii="Calibri" w:eastAsia="Times New Roman" w:hAnsi="Calibri" w:cs="Calibri"/>
                <w:color w:val="000000"/>
                <w:rPrChange w:id="16119" w:author="Stefanie Lane" w:date="2022-06-23T15:12:00Z">
                  <w:rPr>
                    <w:ins w:id="16120" w:author="Stefanie Lane" w:date="2022-06-23T15:12:00Z"/>
                    <w:del w:id="16121" w:author="Lane, Stefanie" w:date="2023-04-28T12:07:00Z"/>
                  </w:rPr>
                </w:rPrChange>
              </w:rPr>
              <w:pPrChange w:id="16122" w:author="Stefanie Lane" w:date="2022-06-23T15:12:00Z">
                <w:pPr>
                  <w:jc w:val="center"/>
                </w:pPr>
              </w:pPrChange>
            </w:pPr>
            <w:ins w:id="16123" w:author="Stefanie Lane" w:date="2022-06-23T15:12:00Z">
              <w:del w:id="16124" w:author="Lane, Stefanie" w:date="2023-04-28T12:07:00Z">
                <w:r w:rsidRPr="00EB4CE1" w:rsidDel="00402FFE">
                  <w:rPr>
                    <w:rFonts w:ascii="Calibri" w:eastAsia="Times New Roman" w:hAnsi="Calibri" w:cs="Calibri"/>
                    <w:color w:val="000000"/>
                    <w:rPrChange w:id="16125" w:author="Stefanie Lane" w:date="2022-06-23T15:12:00Z">
                      <w:rPr/>
                    </w:rPrChange>
                  </w:rPr>
                  <w:delText>0.06</w:delText>
                </w:r>
              </w:del>
            </w:ins>
          </w:p>
        </w:tc>
        <w:tc>
          <w:tcPr>
            <w:tcW w:w="1710" w:type="dxa"/>
            <w:tcBorders>
              <w:top w:val="nil"/>
              <w:left w:val="nil"/>
              <w:bottom w:val="single" w:sz="8" w:space="0" w:color="auto"/>
              <w:right w:val="single" w:sz="8" w:space="0" w:color="auto"/>
            </w:tcBorders>
            <w:shd w:val="clear" w:color="auto" w:fill="auto"/>
            <w:noWrap/>
            <w:vAlign w:val="bottom"/>
            <w:hideMark/>
            <w:tcPrChange w:id="16126"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2FA31149" w14:textId="77777777" w:rsidR="00EB4CE1" w:rsidRPr="00EB4CE1" w:rsidDel="00402FFE" w:rsidRDefault="00EB4CE1">
            <w:pPr>
              <w:spacing w:after="0" w:line="240" w:lineRule="auto"/>
              <w:jc w:val="center"/>
              <w:rPr>
                <w:ins w:id="16127" w:author="Stefanie Lane" w:date="2022-06-23T15:12:00Z"/>
                <w:del w:id="16128" w:author="Lane, Stefanie" w:date="2023-04-28T12:07:00Z"/>
                <w:rFonts w:ascii="Calibri" w:eastAsia="Times New Roman" w:hAnsi="Calibri" w:cs="Calibri"/>
                <w:color w:val="000000"/>
                <w:rPrChange w:id="16129" w:author="Stefanie Lane" w:date="2022-06-23T15:12:00Z">
                  <w:rPr>
                    <w:ins w:id="16130" w:author="Stefanie Lane" w:date="2022-06-23T15:12:00Z"/>
                    <w:del w:id="16131" w:author="Lane, Stefanie" w:date="2023-04-28T12:07:00Z"/>
                  </w:rPr>
                </w:rPrChange>
              </w:rPr>
              <w:pPrChange w:id="16132" w:author="Stefanie Lane" w:date="2022-06-23T15:12:00Z">
                <w:pPr>
                  <w:jc w:val="center"/>
                </w:pPr>
              </w:pPrChange>
            </w:pPr>
            <w:ins w:id="16133" w:author="Stefanie Lane" w:date="2022-06-23T15:12:00Z">
              <w:del w:id="16134" w:author="Lane, Stefanie" w:date="2023-04-28T12:07:00Z">
                <w:r w:rsidRPr="00EB4CE1" w:rsidDel="00402FFE">
                  <w:rPr>
                    <w:rFonts w:ascii="Calibri" w:eastAsia="Times New Roman" w:hAnsi="Calibri" w:cs="Calibri"/>
                    <w:color w:val="000000"/>
                    <w:rPrChange w:id="16135" w:author="Stefanie Lane" w:date="2022-06-23T15:12:00Z">
                      <w:rPr/>
                    </w:rPrChange>
                  </w:rPr>
                  <w:delText>+</w:delText>
                </w:r>
              </w:del>
            </w:ins>
          </w:p>
        </w:tc>
      </w:tr>
      <w:tr w:rsidR="00EB4CE1" w:rsidRPr="00EB4CE1" w:rsidDel="00402FFE" w14:paraId="6C74F1B8" w14:textId="77777777" w:rsidTr="006F10B7">
        <w:trPr>
          <w:trHeight w:val="290"/>
          <w:ins w:id="16136" w:author="Stefanie Lane" w:date="2022-06-23T15:12:00Z"/>
          <w:del w:id="16137" w:author="Lane, Stefanie" w:date="2023-04-28T12:07:00Z"/>
          <w:trPrChange w:id="1613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613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4AC51F4" w14:textId="77777777" w:rsidR="00EB4CE1" w:rsidRPr="00EB4CE1" w:rsidDel="00402FFE" w:rsidRDefault="00EB4CE1">
            <w:pPr>
              <w:spacing w:after="0" w:line="240" w:lineRule="auto"/>
              <w:rPr>
                <w:ins w:id="16140" w:author="Stefanie Lane" w:date="2022-06-23T15:12:00Z"/>
                <w:del w:id="16141" w:author="Lane, Stefanie" w:date="2023-04-28T12:07:00Z"/>
                <w:rFonts w:ascii="Calibri" w:eastAsia="Times New Roman" w:hAnsi="Calibri" w:cs="Calibri"/>
                <w:color w:val="000000"/>
                <w:rPrChange w:id="16142" w:author="Stefanie Lane" w:date="2022-06-23T15:12:00Z">
                  <w:rPr>
                    <w:ins w:id="16143" w:author="Stefanie Lane" w:date="2022-06-23T15:12:00Z"/>
                    <w:del w:id="16144" w:author="Lane, Stefanie" w:date="2023-04-28T12:07:00Z"/>
                  </w:rPr>
                </w:rPrChange>
              </w:rPr>
              <w:pPrChange w:id="16145" w:author="Stefanie Lane" w:date="2022-06-23T15:12: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16146"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11D0EC9D" w14:textId="77777777" w:rsidR="00EB4CE1" w:rsidRPr="00EB4CE1" w:rsidDel="00402FFE" w:rsidRDefault="00EB4CE1">
            <w:pPr>
              <w:spacing w:after="0" w:line="240" w:lineRule="auto"/>
              <w:jc w:val="center"/>
              <w:rPr>
                <w:ins w:id="16147" w:author="Stefanie Lane" w:date="2022-06-23T15:12:00Z"/>
                <w:del w:id="16148" w:author="Lane, Stefanie" w:date="2023-04-28T12:07:00Z"/>
                <w:rFonts w:ascii="Calibri" w:eastAsia="Times New Roman" w:hAnsi="Calibri" w:cs="Calibri"/>
                <w:color w:val="000000"/>
                <w:rPrChange w:id="16149" w:author="Stefanie Lane" w:date="2022-06-23T15:12:00Z">
                  <w:rPr>
                    <w:ins w:id="16150" w:author="Stefanie Lane" w:date="2022-06-23T15:12:00Z"/>
                    <w:del w:id="16151" w:author="Lane, Stefanie" w:date="2023-04-28T12:07:00Z"/>
                  </w:rPr>
                </w:rPrChange>
              </w:rPr>
              <w:pPrChange w:id="16152" w:author="Stefanie Lane" w:date="2022-06-23T15:12:00Z">
                <w:pPr>
                  <w:jc w:val="center"/>
                </w:pPr>
              </w:pPrChange>
            </w:pPr>
            <w:ins w:id="16153" w:author="Stefanie Lane" w:date="2022-06-23T15:12:00Z">
              <w:del w:id="16154" w:author="Lane, Stefanie" w:date="2023-04-28T12:07:00Z">
                <w:r w:rsidRPr="00EB4CE1" w:rsidDel="00402FFE">
                  <w:rPr>
                    <w:rFonts w:ascii="Calibri" w:eastAsia="Times New Roman" w:hAnsi="Calibri" w:cs="Calibri"/>
                    <w:color w:val="000000"/>
                    <w:rPrChange w:id="16155" w:author="Stefanie Lane" w:date="2022-06-23T15:12:00Z">
                      <w:rPr/>
                    </w:rPrChange>
                  </w:rPr>
                  <w:delText>Native</w:delText>
                </w:r>
              </w:del>
            </w:ins>
          </w:p>
        </w:tc>
        <w:tc>
          <w:tcPr>
            <w:tcW w:w="3320" w:type="dxa"/>
            <w:tcBorders>
              <w:top w:val="nil"/>
              <w:left w:val="nil"/>
              <w:bottom w:val="nil"/>
              <w:right w:val="nil"/>
            </w:tcBorders>
            <w:shd w:val="clear" w:color="auto" w:fill="auto"/>
            <w:noWrap/>
            <w:vAlign w:val="bottom"/>
            <w:hideMark/>
            <w:tcPrChange w:id="16156" w:author="Stefanie Lane" w:date="2022-06-23T15:14:00Z">
              <w:tcPr>
                <w:tcW w:w="3320" w:type="dxa"/>
                <w:tcBorders>
                  <w:top w:val="nil"/>
                  <w:left w:val="nil"/>
                  <w:bottom w:val="nil"/>
                  <w:right w:val="nil"/>
                </w:tcBorders>
                <w:shd w:val="clear" w:color="auto" w:fill="auto"/>
                <w:noWrap/>
                <w:vAlign w:val="bottom"/>
                <w:hideMark/>
              </w:tcPr>
            </w:tcPrChange>
          </w:tcPr>
          <w:p w14:paraId="1711F6F7" w14:textId="77777777" w:rsidR="00EB4CE1" w:rsidRPr="00EB4CE1" w:rsidDel="00402FFE" w:rsidRDefault="00EB4CE1">
            <w:pPr>
              <w:spacing w:after="0" w:line="240" w:lineRule="auto"/>
              <w:rPr>
                <w:ins w:id="16157" w:author="Stefanie Lane" w:date="2022-06-23T15:12:00Z"/>
                <w:del w:id="16158" w:author="Lane, Stefanie" w:date="2023-04-28T12:07:00Z"/>
                <w:rFonts w:ascii="Calibri" w:eastAsia="Times New Roman" w:hAnsi="Calibri" w:cs="Calibri"/>
                <w:i/>
                <w:iCs/>
                <w:color w:val="000000"/>
                <w:rPrChange w:id="16159" w:author="Stefanie Lane" w:date="2022-06-23T15:12:00Z">
                  <w:rPr>
                    <w:ins w:id="16160" w:author="Stefanie Lane" w:date="2022-06-23T15:12:00Z"/>
                    <w:del w:id="16161" w:author="Lane, Stefanie" w:date="2023-04-28T12:07:00Z"/>
                  </w:rPr>
                </w:rPrChange>
              </w:rPr>
              <w:pPrChange w:id="16162" w:author="Stefanie Lane" w:date="2022-06-23T15:12:00Z">
                <w:pPr/>
              </w:pPrChange>
            </w:pPr>
            <w:ins w:id="16163" w:author="Stefanie Lane" w:date="2022-06-23T15:12:00Z">
              <w:del w:id="16164" w:author="Lane, Stefanie" w:date="2023-04-28T12:07:00Z">
                <w:r w:rsidRPr="00EB4CE1" w:rsidDel="00402FFE">
                  <w:rPr>
                    <w:rFonts w:ascii="Calibri" w:eastAsia="Times New Roman" w:hAnsi="Calibri" w:cs="Calibri"/>
                    <w:i/>
                    <w:iCs/>
                    <w:color w:val="000000"/>
                    <w:rPrChange w:id="16165" w:author="Stefanie Lane" w:date="2022-06-23T15:12:00Z">
                      <w:rPr/>
                    </w:rPrChange>
                  </w:rPr>
                  <w:delText>Alisma plantago aquatica</w:delText>
                </w:r>
              </w:del>
            </w:ins>
          </w:p>
        </w:tc>
        <w:tc>
          <w:tcPr>
            <w:tcW w:w="869" w:type="dxa"/>
            <w:tcBorders>
              <w:top w:val="nil"/>
              <w:left w:val="nil"/>
              <w:bottom w:val="nil"/>
              <w:right w:val="nil"/>
            </w:tcBorders>
            <w:shd w:val="clear" w:color="auto" w:fill="auto"/>
            <w:noWrap/>
            <w:vAlign w:val="bottom"/>
            <w:hideMark/>
            <w:tcPrChange w:id="16166" w:author="Stefanie Lane" w:date="2022-06-23T15:14:00Z">
              <w:tcPr>
                <w:tcW w:w="960" w:type="dxa"/>
                <w:tcBorders>
                  <w:top w:val="nil"/>
                  <w:left w:val="nil"/>
                  <w:bottom w:val="nil"/>
                  <w:right w:val="nil"/>
                </w:tcBorders>
                <w:shd w:val="clear" w:color="auto" w:fill="auto"/>
                <w:noWrap/>
                <w:vAlign w:val="bottom"/>
                <w:hideMark/>
              </w:tcPr>
            </w:tcPrChange>
          </w:tcPr>
          <w:p w14:paraId="273C107D" w14:textId="77777777" w:rsidR="00EB4CE1" w:rsidRPr="00EB4CE1" w:rsidDel="00402FFE" w:rsidRDefault="00EB4CE1">
            <w:pPr>
              <w:spacing w:after="0" w:line="240" w:lineRule="auto"/>
              <w:jc w:val="center"/>
              <w:rPr>
                <w:ins w:id="16167" w:author="Stefanie Lane" w:date="2022-06-23T15:12:00Z"/>
                <w:del w:id="16168" w:author="Lane, Stefanie" w:date="2023-04-28T12:07:00Z"/>
                <w:rFonts w:ascii="Calibri" w:eastAsia="Times New Roman" w:hAnsi="Calibri" w:cs="Calibri"/>
                <w:color w:val="000000"/>
                <w:rPrChange w:id="16169" w:author="Stefanie Lane" w:date="2022-06-23T15:12:00Z">
                  <w:rPr>
                    <w:ins w:id="16170" w:author="Stefanie Lane" w:date="2022-06-23T15:12:00Z"/>
                    <w:del w:id="16171" w:author="Lane, Stefanie" w:date="2023-04-28T12:07:00Z"/>
                  </w:rPr>
                </w:rPrChange>
              </w:rPr>
              <w:pPrChange w:id="16172" w:author="Stefanie Lane" w:date="2022-06-23T15:12:00Z">
                <w:pPr>
                  <w:jc w:val="center"/>
                </w:pPr>
              </w:pPrChange>
            </w:pPr>
            <w:ins w:id="16173" w:author="Stefanie Lane" w:date="2022-06-23T15:12:00Z">
              <w:del w:id="16174" w:author="Lane, Stefanie" w:date="2023-04-28T12:07:00Z">
                <w:r w:rsidRPr="00EB4CE1" w:rsidDel="00402FFE">
                  <w:rPr>
                    <w:rFonts w:ascii="Calibri" w:eastAsia="Times New Roman" w:hAnsi="Calibri" w:cs="Calibri"/>
                    <w:color w:val="000000"/>
                    <w:rPrChange w:id="16175" w:author="Stefanie Lane" w:date="2022-06-23T15:12:00Z">
                      <w:rPr/>
                    </w:rPrChange>
                  </w:rPr>
                  <w:delText>0.10</w:delText>
                </w:r>
              </w:del>
            </w:ins>
          </w:p>
        </w:tc>
        <w:tc>
          <w:tcPr>
            <w:tcW w:w="990" w:type="dxa"/>
            <w:tcBorders>
              <w:top w:val="nil"/>
              <w:left w:val="nil"/>
              <w:bottom w:val="nil"/>
              <w:right w:val="nil"/>
            </w:tcBorders>
            <w:shd w:val="clear" w:color="auto" w:fill="auto"/>
            <w:noWrap/>
            <w:vAlign w:val="bottom"/>
            <w:hideMark/>
            <w:tcPrChange w:id="16176" w:author="Stefanie Lane" w:date="2022-06-23T15:14:00Z">
              <w:tcPr>
                <w:tcW w:w="960" w:type="dxa"/>
                <w:tcBorders>
                  <w:top w:val="nil"/>
                  <w:left w:val="nil"/>
                  <w:bottom w:val="nil"/>
                  <w:right w:val="nil"/>
                </w:tcBorders>
                <w:shd w:val="clear" w:color="auto" w:fill="auto"/>
                <w:noWrap/>
                <w:vAlign w:val="bottom"/>
                <w:hideMark/>
              </w:tcPr>
            </w:tcPrChange>
          </w:tcPr>
          <w:p w14:paraId="46514C13" w14:textId="77777777" w:rsidR="00EB4CE1" w:rsidRPr="00EB4CE1" w:rsidDel="00402FFE" w:rsidRDefault="00EB4CE1">
            <w:pPr>
              <w:spacing w:after="0" w:line="240" w:lineRule="auto"/>
              <w:jc w:val="center"/>
              <w:rPr>
                <w:ins w:id="16177" w:author="Stefanie Lane" w:date="2022-06-23T15:12:00Z"/>
                <w:del w:id="16178" w:author="Lane, Stefanie" w:date="2023-04-28T12:07:00Z"/>
                <w:rFonts w:ascii="Calibri" w:eastAsia="Times New Roman" w:hAnsi="Calibri" w:cs="Calibri"/>
                <w:color w:val="000000"/>
                <w:rPrChange w:id="16179" w:author="Stefanie Lane" w:date="2022-06-23T15:12:00Z">
                  <w:rPr>
                    <w:ins w:id="16180" w:author="Stefanie Lane" w:date="2022-06-23T15:12:00Z"/>
                    <w:del w:id="16181" w:author="Lane, Stefanie" w:date="2023-04-28T12:07:00Z"/>
                  </w:rPr>
                </w:rPrChange>
              </w:rPr>
              <w:pPrChange w:id="16182" w:author="Stefanie Lane" w:date="2022-06-23T15:12:00Z">
                <w:pPr>
                  <w:jc w:val="center"/>
                </w:pPr>
              </w:pPrChange>
            </w:pPr>
            <w:ins w:id="16183" w:author="Stefanie Lane" w:date="2022-06-23T15:12:00Z">
              <w:del w:id="16184" w:author="Lane, Stefanie" w:date="2023-04-28T12:07:00Z">
                <w:r w:rsidRPr="00EB4CE1" w:rsidDel="00402FFE">
                  <w:rPr>
                    <w:rFonts w:ascii="Calibri" w:eastAsia="Times New Roman" w:hAnsi="Calibri" w:cs="Calibri"/>
                    <w:color w:val="000000"/>
                    <w:rPrChange w:id="16185" w:author="Stefanie Lane" w:date="2022-06-23T15:12:00Z">
                      <w:rPr/>
                    </w:rPrChange>
                  </w:rPr>
                  <w:delText>0.18</w:delText>
                </w:r>
              </w:del>
            </w:ins>
          </w:p>
        </w:tc>
        <w:tc>
          <w:tcPr>
            <w:tcW w:w="810" w:type="dxa"/>
            <w:tcBorders>
              <w:top w:val="nil"/>
              <w:left w:val="nil"/>
              <w:bottom w:val="nil"/>
              <w:right w:val="nil"/>
            </w:tcBorders>
            <w:shd w:val="clear" w:color="auto" w:fill="auto"/>
            <w:noWrap/>
            <w:vAlign w:val="bottom"/>
            <w:hideMark/>
            <w:tcPrChange w:id="16186" w:author="Stefanie Lane" w:date="2022-06-23T15:14:00Z">
              <w:tcPr>
                <w:tcW w:w="960" w:type="dxa"/>
                <w:tcBorders>
                  <w:top w:val="nil"/>
                  <w:left w:val="nil"/>
                  <w:bottom w:val="nil"/>
                  <w:right w:val="nil"/>
                </w:tcBorders>
                <w:shd w:val="clear" w:color="auto" w:fill="auto"/>
                <w:noWrap/>
                <w:vAlign w:val="bottom"/>
                <w:hideMark/>
              </w:tcPr>
            </w:tcPrChange>
          </w:tcPr>
          <w:p w14:paraId="37E04560" w14:textId="77777777" w:rsidR="00EB4CE1" w:rsidRPr="00EB4CE1" w:rsidDel="00402FFE" w:rsidRDefault="00EB4CE1">
            <w:pPr>
              <w:spacing w:after="0" w:line="240" w:lineRule="auto"/>
              <w:jc w:val="center"/>
              <w:rPr>
                <w:ins w:id="16187" w:author="Stefanie Lane" w:date="2022-06-23T15:12:00Z"/>
                <w:del w:id="16188" w:author="Lane, Stefanie" w:date="2023-04-28T12:07:00Z"/>
                <w:rFonts w:ascii="Calibri" w:eastAsia="Times New Roman" w:hAnsi="Calibri" w:cs="Calibri"/>
                <w:color w:val="000000"/>
                <w:rPrChange w:id="16189" w:author="Stefanie Lane" w:date="2022-06-23T15:12:00Z">
                  <w:rPr>
                    <w:ins w:id="16190" w:author="Stefanie Lane" w:date="2022-06-23T15:12:00Z"/>
                    <w:del w:id="16191" w:author="Lane, Stefanie" w:date="2023-04-28T12:07:00Z"/>
                  </w:rPr>
                </w:rPrChange>
              </w:rPr>
              <w:pPrChange w:id="16192" w:author="Stefanie Lane" w:date="2022-06-23T15:12:00Z">
                <w:pPr>
                  <w:jc w:val="center"/>
                </w:pPr>
              </w:pPrChange>
            </w:pPr>
            <w:ins w:id="16193" w:author="Stefanie Lane" w:date="2022-06-23T15:12:00Z">
              <w:del w:id="16194" w:author="Lane, Stefanie" w:date="2023-04-28T12:07:00Z">
                <w:r w:rsidRPr="00EB4CE1" w:rsidDel="00402FFE">
                  <w:rPr>
                    <w:rFonts w:ascii="Calibri" w:eastAsia="Times New Roman" w:hAnsi="Calibri" w:cs="Calibri"/>
                    <w:color w:val="000000"/>
                    <w:rPrChange w:id="16195"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619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1D250DD" w14:textId="77777777" w:rsidR="00EB4CE1" w:rsidRPr="00EB4CE1" w:rsidDel="00402FFE" w:rsidRDefault="00EB4CE1">
            <w:pPr>
              <w:spacing w:after="0" w:line="240" w:lineRule="auto"/>
              <w:jc w:val="center"/>
              <w:rPr>
                <w:ins w:id="16197" w:author="Stefanie Lane" w:date="2022-06-23T15:12:00Z"/>
                <w:del w:id="16198" w:author="Lane, Stefanie" w:date="2023-04-28T12:07:00Z"/>
                <w:rFonts w:ascii="Calibri" w:eastAsia="Times New Roman" w:hAnsi="Calibri" w:cs="Calibri"/>
                <w:color w:val="000000"/>
                <w:rPrChange w:id="16199" w:author="Stefanie Lane" w:date="2022-06-23T15:12:00Z">
                  <w:rPr>
                    <w:ins w:id="16200" w:author="Stefanie Lane" w:date="2022-06-23T15:12:00Z"/>
                    <w:del w:id="16201" w:author="Lane, Stefanie" w:date="2023-04-28T12:07:00Z"/>
                  </w:rPr>
                </w:rPrChange>
              </w:rPr>
              <w:pPrChange w:id="16202" w:author="Stefanie Lane" w:date="2022-06-23T15:12:00Z">
                <w:pPr>
                  <w:jc w:val="center"/>
                </w:pPr>
              </w:pPrChange>
            </w:pPr>
            <w:ins w:id="16203" w:author="Stefanie Lane" w:date="2022-06-23T15:12:00Z">
              <w:del w:id="16204" w:author="Lane, Stefanie" w:date="2023-04-28T12:07:00Z">
                <w:r w:rsidRPr="00EB4CE1" w:rsidDel="00402FFE">
                  <w:rPr>
                    <w:rFonts w:ascii="Calibri" w:eastAsia="Times New Roman" w:hAnsi="Calibri" w:cs="Calibri"/>
                    <w:color w:val="000000"/>
                    <w:rPrChange w:id="16205" w:author="Stefanie Lane" w:date="2022-06-23T15:12:00Z">
                      <w:rPr/>
                    </w:rPrChange>
                  </w:rPr>
                  <w:delText>-100.0</w:delText>
                </w:r>
              </w:del>
            </w:ins>
          </w:p>
        </w:tc>
      </w:tr>
      <w:tr w:rsidR="00EB4CE1" w:rsidRPr="00EB4CE1" w:rsidDel="00402FFE" w14:paraId="1C343B28" w14:textId="77777777" w:rsidTr="006F10B7">
        <w:trPr>
          <w:trHeight w:val="290"/>
          <w:ins w:id="16206" w:author="Stefanie Lane" w:date="2022-06-23T15:12:00Z"/>
          <w:del w:id="16207" w:author="Lane, Stefanie" w:date="2023-04-28T12:07:00Z"/>
          <w:trPrChange w:id="1620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620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D6A0BF7" w14:textId="77777777" w:rsidR="00EB4CE1" w:rsidRPr="00EB4CE1" w:rsidDel="00402FFE" w:rsidRDefault="00EB4CE1">
            <w:pPr>
              <w:spacing w:after="0" w:line="240" w:lineRule="auto"/>
              <w:rPr>
                <w:ins w:id="16210" w:author="Stefanie Lane" w:date="2022-06-23T15:12:00Z"/>
                <w:del w:id="16211" w:author="Lane, Stefanie" w:date="2023-04-28T12:07:00Z"/>
                <w:rFonts w:ascii="Calibri" w:eastAsia="Times New Roman" w:hAnsi="Calibri" w:cs="Calibri"/>
                <w:color w:val="000000"/>
                <w:rPrChange w:id="16212" w:author="Stefanie Lane" w:date="2022-06-23T15:12:00Z">
                  <w:rPr>
                    <w:ins w:id="16213" w:author="Stefanie Lane" w:date="2022-06-23T15:12:00Z"/>
                    <w:del w:id="16214" w:author="Lane, Stefanie" w:date="2023-04-28T12:07:00Z"/>
                  </w:rPr>
                </w:rPrChange>
              </w:rPr>
              <w:pPrChange w:id="1621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621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859E0C4" w14:textId="77777777" w:rsidR="00EB4CE1" w:rsidRPr="00EB4CE1" w:rsidDel="00402FFE" w:rsidRDefault="00EB4CE1">
            <w:pPr>
              <w:spacing w:after="0" w:line="240" w:lineRule="auto"/>
              <w:rPr>
                <w:ins w:id="16217" w:author="Stefanie Lane" w:date="2022-06-23T15:12:00Z"/>
                <w:del w:id="16218" w:author="Lane, Stefanie" w:date="2023-04-28T12:07:00Z"/>
                <w:rFonts w:ascii="Calibri" w:eastAsia="Times New Roman" w:hAnsi="Calibri" w:cs="Calibri"/>
                <w:color w:val="000000"/>
                <w:rPrChange w:id="16219" w:author="Stefanie Lane" w:date="2022-06-23T15:12:00Z">
                  <w:rPr>
                    <w:ins w:id="16220" w:author="Stefanie Lane" w:date="2022-06-23T15:12:00Z"/>
                    <w:del w:id="16221" w:author="Lane, Stefanie" w:date="2023-04-28T12:07:00Z"/>
                  </w:rPr>
                </w:rPrChange>
              </w:rPr>
              <w:pPrChange w:id="1622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622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B109778" w14:textId="77777777" w:rsidR="00EB4CE1" w:rsidRPr="00EB4CE1" w:rsidDel="00402FFE" w:rsidRDefault="00EB4CE1">
            <w:pPr>
              <w:spacing w:after="0" w:line="240" w:lineRule="auto"/>
              <w:rPr>
                <w:ins w:id="16224" w:author="Stefanie Lane" w:date="2022-06-23T15:12:00Z"/>
                <w:del w:id="16225" w:author="Lane, Stefanie" w:date="2023-04-28T12:07:00Z"/>
                <w:rFonts w:ascii="Calibri" w:eastAsia="Times New Roman" w:hAnsi="Calibri" w:cs="Calibri"/>
                <w:i/>
                <w:iCs/>
                <w:color w:val="000000"/>
                <w:rPrChange w:id="16226" w:author="Stefanie Lane" w:date="2022-06-23T15:12:00Z">
                  <w:rPr>
                    <w:ins w:id="16227" w:author="Stefanie Lane" w:date="2022-06-23T15:12:00Z"/>
                    <w:del w:id="16228" w:author="Lane, Stefanie" w:date="2023-04-28T12:07:00Z"/>
                  </w:rPr>
                </w:rPrChange>
              </w:rPr>
              <w:pPrChange w:id="16229" w:author="Stefanie Lane" w:date="2022-06-23T15:12:00Z">
                <w:pPr/>
              </w:pPrChange>
            </w:pPr>
            <w:ins w:id="16230" w:author="Stefanie Lane" w:date="2022-06-23T15:12:00Z">
              <w:del w:id="16231" w:author="Lane, Stefanie" w:date="2023-04-28T12:07:00Z">
                <w:r w:rsidRPr="00EB4CE1" w:rsidDel="00402FFE">
                  <w:rPr>
                    <w:rFonts w:ascii="Calibri" w:eastAsia="Times New Roman" w:hAnsi="Calibri" w:cs="Calibri"/>
                    <w:i/>
                    <w:iCs/>
                    <w:color w:val="000000"/>
                    <w:rPrChange w:id="16232" w:author="Stefanie Lane" w:date="2022-06-23T15:12:00Z">
                      <w:rPr/>
                    </w:rPrChange>
                  </w:rPr>
                  <w:delText>Alopecurus geniculatus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623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68FAF63" w14:textId="77777777" w:rsidR="00EB4CE1" w:rsidRPr="00EB4CE1" w:rsidDel="00402FFE" w:rsidRDefault="00EB4CE1">
            <w:pPr>
              <w:spacing w:after="0" w:line="240" w:lineRule="auto"/>
              <w:jc w:val="center"/>
              <w:rPr>
                <w:ins w:id="16234" w:author="Stefanie Lane" w:date="2022-06-23T15:12:00Z"/>
                <w:del w:id="16235" w:author="Lane, Stefanie" w:date="2023-04-28T12:07:00Z"/>
                <w:rFonts w:ascii="Calibri" w:eastAsia="Times New Roman" w:hAnsi="Calibri" w:cs="Calibri"/>
                <w:color w:val="000000"/>
                <w:rPrChange w:id="16236" w:author="Stefanie Lane" w:date="2022-06-23T15:12:00Z">
                  <w:rPr>
                    <w:ins w:id="16237" w:author="Stefanie Lane" w:date="2022-06-23T15:12:00Z"/>
                    <w:del w:id="16238" w:author="Lane, Stefanie" w:date="2023-04-28T12:07:00Z"/>
                  </w:rPr>
                </w:rPrChange>
              </w:rPr>
              <w:pPrChange w:id="16239" w:author="Stefanie Lane" w:date="2022-06-23T15:12:00Z">
                <w:pPr>
                  <w:jc w:val="center"/>
                </w:pPr>
              </w:pPrChange>
            </w:pPr>
            <w:ins w:id="16240" w:author="Stefanie Lane" w:date="2022-06-23T15:12:00Z">
              <w:del w:id="16241" w:author="Lane, Stefanie" w:date="2023-04-28T12:07:00Z">
                <w:r w:rsidRPr="00EB4CE1" w:rsidDel="00402FFE">
                  <w:rPr>
                    <w:rFonts w:ascii="Calibri" w:eastAsia="Times New Roman" w:hAnsi="Calibri" w:cs="Calibri"/>
                    <w:color w:val="000000"/>
                    <w:rPrChange w:id="16242" w:author="Stefanie Lane" w:date="2022-06-23T15:12:00Z">
                      <w:rPr/>
                    </w:rPrChange>
                  </w:rPr>
                  <w:delText>0.03</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624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14825CE" w14:textId="77777777" w:rsidR="00EB4CE1" w:rsidRPr="00EB4CE1" w:rsidDel="00402FFE" w:rsidRDefault="00EB4CE1">
            <w:pPr>
              <w:spacing w:after="0" w:line="240" w:lineRule="auto"/>
              <w:jc w:val="center"/>
              <w:rPr>
                <w:ins w:id="16244" w:author="Stefanie Lane" w:date="2022-06-23T15:12:00Z"/>
                <w:del w:id="16245" w:author="Lane, Stefanie" w:date="2023-04-28T12:07:00Z"/>
                <w:rFonts w:ascii="Calibri" w:eastAsia="Times New Roman" w:hAnsi="Calibri" w:cs="Calibri"/>
                <w:color w:val="000000"/>
                <w:rPrChange w:id="16246" w:author="Stefanie Lane" w:date="2022-06-23T15:12:00Z">
                  <w:rPr>
                    <w:ins w:id="16247" w:author="Stefanie Lane" w:date="2022-06-23T15:12:00Z"/>
                    <w:del w:id="16248" w:author="Lane, Stefanie" w:date="2023-04-28T12:07:00Z"/>
                  </w:rPr>
                </w:rPrChange>
              </w:rPr>
              <w:pPrChange w:id="16249" w:author="Stefanie Lane" w:date="2022-06-23T15:12:00Z">
                <w:pPr>
                  <w:jc w:val="center"/>
                </w:pPr>
              </w:pPrChange>
            </w:pPr>
            <w:ins w:id="16250" w:author="Stefanie Lane" w:date="2022-06-23T15:12:00Z">
              <w:del w:id="16251" w:author="Lane, Stefanie" w:date="2023-04-28T12:07:00Z">
                <w:r w:rsidRPr="00EB4CE1" w:rsidDel="00402FFE">
                  <w:rPr>
                    <w:rFonts w:ascii="Calibri" w:eastAsia="Times New Roman" w:hAnsi="Calibri" w:cs="Calibri"/>
                    <w:color w:val="000000"/>
                    <w:rPrChange w:id="16252"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625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7DF3C8E" w14:textId="77777777" w:rsidR="00EB4CE1" w:rsidRPr="00EB4CE1" w:rsidDel="00402FFE" w:rsidRDefault="00EB4CE1">
            <w:pPr>
              <w:spacing w:after="0" w:line="240" w:lineRule="auto"/>
              <w:jc w:val="center"/>
              <w:rPr>
                <w:ins w:id="16254" w:author="Stefanie Lane" w:date="2022-06-23T15:12:00Z"/>
                <w:del w:id="16255" w:author="Lane, Stefanie" w:date="2023-04-28T12:07:00Z"/>
                <w:rFonts w:ascii="Calibri" w:eastAsia="Times New Roman" w:hAnsi="Calibri" w:cs="Calibri"/>
                <w:color w:val="000000"/>
                <w:rPrChange w:id="16256" w:author="Stefanie Lane" w:date="2022-06-23T15:12:00Z">
                  <w:rPr>
                    <w:ins w:id="16257" w:author="Stefanie Lane" w:date="2022-06-23T15:12:00Z"/>
                    <w:del w:id="16258" w:author="Lane, Stefanie" w:date="2023-04-28T12:07:00Z"/>
                  </w:rPr>
                </w:rPrChange>
              </w:rPr>
              <w:pPrChange w:id="16259" w:author="Stefanie Lane" w:date="2022-06-23T15:12:00Z">
                <w:pPr>
                  <w:jc w:val="center"/>
                </w:pPr>
              </w:pPrChange>
            </w:pPr>
            <w:ins w:id="16260" w:author="Stefanie Lane" w:date="2022-06-23T15:12:00Z">
              <w:del w:id="16261" w:author="Lane, Stefanie" w:date="2023-04-28T12:07:00Z">
                <w:r w:rsidRPr="00EB4CE1" w:rsidDel="00402FFE">
                  <w:rPr>
                    <w:rFonts w:ascii="Calibri" w:eastAsia="Times New Roman" w:hAnsi="Calibri" w:cs="Calibri"/>
                    <w:color w:val="000000"/>
                    <w:rPrChange w:id="16262"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626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A2302EE" w14:textId="77777777" w:rsidR="00EB4CE1" w:rsidRPr="00EB4CE1" w:rsidDel="00402FFE" w:rsidRDefault="00EB4CE1">
            <w:pPr>
              <w:spacing w:after="0" w:line="240" w:lineRule="auto"/>
              <w:jc w:val="center"/>
              <w:rPr>
                <w:ins w:id="16264" w:author="Stefanie Lane" w:date="2022-06-23T15:12:00Z"/>
                <w:del w:id="16265" w:author="Lane, Stefanie" w:date="2023-04-28T12:07:00Z"/>
                <w:rFonts w:ascii="Calibri" w:eastAsia="Times New Roman" w:hAnsi="Calibri" w:cs="Calibri"/>
                <w:color w:val="000000"/>
                <w:rPrChange w:id="16266" w:author="Stefanie Lane" w:date="2022-06-23T15:12:00Z">
                  <w:rPr>
                    <w:ins w:id="16267" w:author="Stefanie Lane" w:date="2022-06-23T15:12:00Z"/>
                    <w:del w:id="16268" w:author="Lane, Stefanie" w:date="2023-04-28T12:07:00Z"/>
                  </w:rPr>
                </w:rPrChange>
              </w:rPr>
              <w:pPrChange w:id="16269" w:author="Stefanie Lane" w:date="2022-06-23T15:12:00Z">
                <w:pPr>
                  <w:jc w:val="center"/>
                </w:pPr>
              </w:pPrChange>
            </w:pPr>
            <w:ins w:id="16270" w:author="Stefanie Lane" w:date="2022-06-23T15:12:00Z">
              <w:del w:id="16271" w:author="Lane, Stefanie" w:date="2023-04-28T12:07:00Z">
                <w:r w:rsidRPr="00EB4CE1" w:rsidDel="00402FFE">
                  <w:rPr>
                    <w:rFonts w:ascii="Calibri" w:eastAsia="Times New Roman" w:hAnsi="Calibri" w:cs="Calibri"/>
                    <w:color w:val="000000"/>
                    <w:rPrChange w:id="16272" w:author="Stefanie Lane" w:date="2022-06-23T15:12:00Z">
                      <w:rPr/>
                    </w:rPrChange>
                  </w:rPr>
                  <w:delText>-100.0</w:delText>
                </w:r>
              </w:del>
            </w:ins>
          </w:p>
        </w:tc>
      </w:tr>
      <w:tr w:rsidR="00EB4CE1" w:rsidRPr="00EB4CE1" w:rsidDel="00402FFE" w14:paraId="493FE614" w14:textId="77777777" w:rsidTr="006F10B7">
        <w:trPr>
          <w:trHeight w:val="290"/>
          <w:ins w:id="16273" w:author="Stefanie Lane" w:date="2022-06-23T15:12:00Z"/>
          <w:del w:id="16274" w:author="Lane, Stefanie" w:date="2023-04-28T12:07:00Z"/>
          <w:trPrChange w:id="1627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627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ACE2714" w14:textId="77777777" w:rsidR="00EB4CE1" w:rsidRPr="00EB4CE1" w:rsidDel="00402FFE" w:rsidRDefault="00EB4CE1">
            <w:pPr>
              <w:spacing w:after="0" w:line="240" w:lineRule="auto"/>
              <w:rPr>
                <w:ins w:id="16277" w:author="Stefanie Lane" w:date="2022-06-23T15:12:00Z"/>
                <w:del w:id="16278" w:author="Lane, Stefanie" w:date="2023-04-28T12:07:00Z"/>
                <w:rFonts w:ascii="Calibri" w:eastAsia="Times New Roman" w:hAnsi="Calibri" w:cs="Calibri"/>
                <w:color w:val="000000"/>
                <w:rPrChange w:id="16279" w:author="Stefanie Lane" w:date="2022-06-23T15:12:00Z">
                  <w:rPr>
                    <w:ins w:id="16280" w:author="Stefanie Lane" w:date="2022-06-23T15:12:00Z"/>
                    <w:del w:id="16281" w:author="Lane, Stefanie" w:date="2023-04-28T12:07:00Z"/>
                  </w:rPr>
                </w:rPrChange>
              </w:rPr>
              <w:pPrChange w:id="1628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628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1BDF0EC" w14:textId="77777777" w:rsidR="00EB4CE1" w:rsidRPr="00EB4CE1" w:rsidDel="00402FFE" w:rsidRDefault="00EB4CE1">
            <w:pPr>
              <w:spacing w:after="0" w:line="240" w:lineRule="auto"/>
              <w:rPr>
                <w:ins w:id="16284" w:author="Stefanie Lane" w:date="2022-06-23T15:12:00Z"/>
                <w:del w:id="16285" w:author="Lane, Stefanie" w:date="2023-04-28T12:07:00Z"/>
                <w:rFonts w:ascii="Calibri" w:eastAsia="Times New Roman" w:hAnsi="Calibri" w:cs="Calibri"/>
                <w:color w:val="000000"/>
                <w:rPrChange w:id="16286" w:author="Stefanie Lane" w:date="2022-06-23T15:12:00Z">
                  <w:rPr>
                    <w:ins w:id="16287" w:author="Stefanie Lane" w:date="2022-06-23T15:12:00Z"/>
                    <w:del w:id="16288" w:author="Lane, Stefanie" w:date="2023-04-28T12:07:00Z"/>
                  </w:rPr>
                </w:rPrChange>
              </w:rPr>
              <w:pPrChange w:id="16289" w:author="Stefanie Lane" w:date="2022-06-23T15:12:00Z">
                <w:pPr/>
              </w:pPrChange>
            </w:pPr>
          </w:p>
        </w:tc>
        <w:tc>
          <w:tcPr>
            <w:tcW w:w="3320" w:type="dxa"/>
            <w:tcBorders>
              <w:top w:val="nil"/>
              <w:left w:val="nil"/>
              <w:bottom w:val="nil"/>
              <w:right w:val="nil"/>
            </w:tcBorders>
            <w:shd w:val="clear" w:color="auto" w:fill="auto"/>
            <w:noWrap/>
            <w:vAlign w:val="bottom"/>
            <w:hideMark/>
            <w:tcPrChange w:id="16290" w:author="Stefanie Lane" w:date="2022-06-23T15:14:00Z">
              <w:tcPr>
                <w:tcW w:w="3320" w:type="dxa"/>
                <w:tcBorders>
                  <w:top w:val="nil"/>
                  <w:left w:val="nil"/>
                  <w:bottom w:val="nil"/>
                  <w:right w:val="nil"/>
                </w:tcBorders>
                <w:shd w:val="clear" w:color="auto" w:fill="auto"/>
                <w:noWrap/>
                <w:vAlign w:val="bottom"/>
                <w:hideMark/>
              </w:tcPr>
            </w:tcPrChange>
          </w:tcPr>
          <w:p w14:paraId="1ED07297" w14:textId="77777777" w:rsidR="00EB4CE1" w:rsidRPr="00EB4CE1" w:rsidDel="00402FFE" w:rsidRDefault="00EB4CE1">
            <w:pPr>
              <w:spacing w:after="0" w:line="240" w:lineRule="auto"/>
              <w:rPr>
                <w:ins w:id="16291" w:author="Stefanie Lane" w:date="2022-06-23T15:12:00Z"/>
                <w:del w:id="16292" w:author="Lane, Stefanie" w:date="2023-04-28T12:07:00Z"/>
                <w:rFonts w:ascii="Calibri" w:eastAsia="Times New Roman" w:hAnsi="Calibri" w:cs="Calibri"/>
                <w:i/>
                <w:iCs/>
                <w:color w:val="000000"/>
                <w:rPrChange w:id="16293" w:author="Stefanie Lane" w:date="2022-06-23T15:12:00Z">
                  <w:rPr>
                    <w:ins w:id="16294" w:author="Stefanie Lane" w:date="2022-06-23T15:12:00Z"/>
                    <w:del w:id="16295" w:author="Lane, Stefanie" w:date="2023-04-28T12:07:00Z"/>
                  </w:rPr>
                </w:rPrChange>
              </w:rPr>
              <w:pPrChange w:id="16296" w:author="Stefanie Lane" w:date="2022-06-23T15:12:00Z">
                <w:pPr/>
              </w:pPrChange>
            </w:pPr>
            <w:ins w:id="16297" w:author="Stefanie Lane" w:date="2022-06-23T15:12:00Z">
              <w:del w:id="16298" w:author="Lane, Stefanie" w:date="2023-04-28T12:07:00Z">
                <w:r w:rsidRPr="00EB4CE1" w:rsidDel="00402FFE">
                  <w:rPr>
                    <w:rFonts w:ascii="Calibri" w:eastAsia="Times New Roman" w:hAnsi="Calibri" w:cs="Calibri"/>
                    <w:i/>
                    <w:iCs/>
                    <w:color w:val="000000"/>
                    <w:rPrChange w:id="16299" w:author="Stefanie Lane" w:date="2022-06-23T15:12:00Z">
                      <w:rPr/>
                    </w:rPrChange>
                  </w:rPr>
                  <w:delText>Bidens cernua</w:delText>
                </w:r>
              </w:del>
            </w:ins>
          </w:p>
        </w:tc>
        <w:tc>
          <w:tcPr>
            <w:tcW w:w="869" w:type="dxa"/>
            <w:tcBorders>
              <w:top w:val="nil"/>
              <w:left w:val="nil"/>
              <w:bottom w:val="nil"/>
              <w:right w:val="nil"/>
            </w:tcBorders>
            <w:shd w:val="clear" w:color="auto" w:fill="auto"/>
            <w:noWrap/>
            <w:vAlign w:val="bottom"/>
            <w:hideMark/>
            <w:tcPrChange w:id="16300" w:author="Stefanie Lane" w:date="2022-06-23T15:14:00Z">
              <w:tcPr>
                <w:tcW w:w="960" w:type="dxa"/>
                <w:tcBorders>
                  <w:top w:val="nil"/>
                  <w:left w:val="nil"/>
                  <w:bottom w:val="nil"/>
                  <w:right w:val="nil"/>
                </w:tcBorders>
                <w:shd w:val="clear" w:color="auto" w:fill="auto"/>
                <w:noWrap/>
                <w:vAlign w:val="bottom"/>
                <w:hideMark/>
              </w:tcPr>
            </w:tcPrChange>
          </w:tcPr>
          <w:p w14:paraId="3DC8D137" w14:textId="77777777" w:rsidR="00EB4CE1" w:rsidRPr="00EB4CE1" w:rsidDel="00402FFE" w:rsidRDefault="00EB4CE1">
            <w:pPr>
              <w:spacing w:after="0" w:line="240" w:lineRule="auto"/>
              <w:jc w:val="center"/>
              <w:rPr>
                <w:ins w:id="16301" w:author="Stefanie Lane" w:date="2022-06-23T15:12:00Z"/>
                <w:del w:id="16302" w:author="Lane, Stefanie" w:date="2023-04-28T12:07:00Z"/>
                <w:rFonts w:ascii="Calibri" w:eastAsia="Times New Roman" w:hAnsi="Calibri" w:cs="Calibri"/>
                <w:color w:val="000000"/>
                <w:rPrChange w:id="16303" w:author="Stefanie Lane" w:date="2022-06-23T15:12:00Z">
                  <w:rPr>
                    <w:ins w:id="16304" w:author="Stefanie Lane" w:date="2022-06-23T15:12:00Z"/>
                    <w:del w:id="16305" w:author="Lane, Stefanie" w:date="2023-04-28T12:07:00Z"/>
                  </w:rPr>
                </w:rPrChange>
              </w:rPr>
              <w:pPrChange w:id="16306" w:author="Stefanie Lane" w:date="2022-06-23T15:12:00Z">
                <w:pPr>
                  <w:jc w:val="center"/>
                </w:pPr>
              </w:pPrChange>
            </w:pPr>
            <w:ins w:id="16307" w:author="Stefanie Lane" w:date="2022-06-23T15:12:00Z">
              <w:del w:id="16308" w:author="Lane, Stefanie" w:date="2023-04-28T12:07:00Z">
                <w:r w:rsidRPr="00EB4CE1" w:rsidDel="00402FFE">
                  <w:rPr>
                    <w:rFonts w:ascii="Calibri" w:eastAsia="Times New Roman" w:hAnsi="Calibri" w:cs="Calibri"/>
                    <w:color w:val="000000"/>
                    <w:rPrChange w:id="16309" w:author="Stefanie Lane" w:date="2022-06-23T15:12:00Z">
                      <w:rPr/>
                    </w:rPrChange>
                  </w:rPr>
                  <w:delText>0.21</w:delText>
                </w:r>
              </w:del>
            </w:ins>
          </w:p>
        </w:tc>
        <w:tc>
          <w:tcPr>
            <w:tcW w:w="990" w:type="dxa"/>
            <w:tcBorders>
              <w:top w:val="nil"/>
              <w:left w:val="nil"/>
              <w:bottom w:val="nil"/>
              <w:right w:val="nil"/>
            </w:tcBorders>
            <w:shd w:val="clear" w:color="auto" w:fill="auto"/>
            <w:noWrap/>
            <w:vAlign w:val="bottom"/>
            <w:hideMark/>
            <w:tcPrChange w:id="16310" w:author="Stefanie Lane" w:date="2022-06-23T15:14:00Z">
              <w:tcPr>
                <w:tcW w:w="960" w:type="dxa"/>
                <w:tcBorders>
                  <w:top w:val="nil"/>
                  <w:left w:val="nil"/>
                  <w:bottom w:val="nil"/>
                  <w:right w:val="nil"/>
                </w:tcBorders>
                <w:shd w:val="clear" w:color="auto" w:fill="auto"/>
                <w:noWrap/>
                <w:vAlign w:val="bottom"/>
                <w:hideMark/>
              </w:tcPr>
            </w:tcPrChange>
          </w:tcPr>
          <w:p w14:paraId="5C0EF3F6" w14:textId="77777777" w:rsidR="00EB4CE1" w:rsidRPr="00EB4CE1" w:rsidDel="00402FFE" w:rsidRDefault="00EB4CE1">
            <w:pPr>
              <w:spacing w:after="0" w:line="240" w:lineRule="auto"/>
              <w:jc w:val="center"/>
              <w:rPr>
                <w:ins w:id="16311" w:author="Stefanie Lane" w:date="2022-06-23T15:12:00Z"/>
                <w:del w:id="16312" w:author="Lane, Stefanie" w:date="2023-04-28T12:07:00Z"/>
                <w:rFonts w:ascii="Calibri" w:eastAsia="Times New Roman" w:hAnsi="Calibri" w:cs="Calibri"/>
                <w:color w:val="000000"/>
                <w:rPrChange w:id="16313" w:author="Stefanie Lane" w:date="2022-06-23T15:12:00Z">
                  <w:rPr>
                    <w:ins w:id="16314" w:author="Stefanie Lane" w:date="2022-06-23T15:12:00Z"/>
                    <w:del w:id="16315" w:author="Lane, Stefanie" w:date="2023-04-28T12:07:00Z"/>
                  </w:rPr>
                </w:rPrChange>
              </w:rPr>
              <w:pPrChange w:id="16316" w:author="Stefanie Lane" w:date="2022-06-23T15:12:00Z">
                <w:pPr>
                  <w:jc w:val="center"/>
                </w:pPr>
              </w:pPrChange>
            </w:pPr>
            <w:ins w:id="16317" w:author="Stefanie Lane" w:date="2022-06-23T15:12:00Z">
              <w:del w:id="16318" w:author="Lane, Stefanie" w:date="2023-04-28T12:07:00Z">
                <w:r w:rsidRPr="00EB4CE1" w:rsidDel="00402FFE">
                  <w:rPr>
                    <w:rFonts w:ascii="Calibri" w:eastAsia="Times New Roman" w:hAnsi="Calibri" w:cs="Calibri"/>
                    <w:color w:val="000000"/>
                    <w:rPrChange w:id="16319" w:author="Stefanie Lane" w:date="2022-06-23T15:12:00Z">
                      <w:rPr/>
                    </w:rPrChange>
                  </w:rPr>
                  <w:delText>0.52</w:delText>
                </w:r>
              </w:del>
            </w:ins>
          </w:p>
        </w:tc>
        <w:tc>
          <w:tcPr>
            <w:tcW w:w="810" w:type="dxa"/>
            <w:tcBorders>
              <w:top w:val="nil"/>
              <w:left w:val="nil"/>
              <w:bottom w:val="nil"/>
              <w:right w:val="nil"/>
            </w:tcBorders>
            <w:shd w:val="clear" w:color="auto" w:fill="auto"/>
            <w:noWrap/>
            <w:vAlign w:val="bottom"/>
            <w:hideMark/>
            <w:tcPrChange w:id="16320" w:author="Stefanie Lane" w:date="2022-06-23T15:14:00Z">
              <w:tcPr>
                <w:tcW w:w="960" w:type="dxa"/>
                <w:tcBorders>
                  <w:top w:val="nil"/>
                  <w:left w:val="nil"/>
                  <w:bottom w:val="nil"/>
                  <w:right w:val="nil"/>
                </w:tcBorders>
                <w:shd w:val="clear" w:color="auto" w:fill="auto"/>
                <w:noWrap/>
                <w:vAlign w:val="bottom"/>
                <w:hideMark/>
              </w:tcPr>
            </w:tcPrChange>
          </w:tcPr>
          <w:p w14:paraId="44B1FB0F" w14:textId="77777777" w:rsidR="00EB4CE1" w:rsidRPr="00EB4CE1" w:rsidDel="00402FFE" w:rsidRDefault="00EB4CE1">
            <w:pPr>
              <w:spacing w:after="0" w:line="240" w:lineRule="auto"/>
              <w:jc w:val="center"/>
              <w:rPr>
                <w:ins w:id="16321" w:author="Stefanie Lane" w:date="2022-06-23T15:12:00Z"/>
                <w:del w:id="16322" w:author="Lane, Stefanie" w:date="2023-04-28T12:07:00Z"/>
                <w:rFonts w:ascii="Calibri" w:eastAsia="Times New Roman" w:hAnsi="Calibri" w:cs="Calibri"/>
                <w:color w:val="000000"/>
                <w:rPrChange w:id="16323" w:author="Stefanie Lane" w:date="2022-06-23T15:12:00Z">
                  <w:rPr>
                    <w:ins w:id="16324" w:author="Stefanie Lane" w:date="2022-06-23T15:12:00Z"/>
                    <w:del w:id="16325" w:author="Lane, Stefanie" w:date="2023-04-28T12:07:00Z"/>
                  </w:rPr>
                </w:rPrChange>
              </w:rPr>
              <w:pPrChange w:id="16326" w:author="Stefanie Lane" w:date="2022-06-23T15:12:00Z">
                <w:pPr>
                  <w:jc w:val="center"/>
                </w:pPr>
              </w:pPrChange>
            </w:pPr>
            <w:ins w:id="16327" w:author="Stefanie Lane" w:date="2022-06-23T15:12:00Z">
              <w:del w:id="16328" w:author="Lane, Stefanie" w:date="2023-04-28T12:07:00Z">
                <w:r w:rsidRPr="00EB4CE1" w:rsidDel="00402FFE">
                  <w:rPr>
                    <w:rFonts w:ascii="Calibri" w:eastAsia="Times New Roman" w:hAnsi="Calibri" w:cs="Calibri"/>
                    <w:color w:val="000000"/>
                    <w:rPrChange w:id="16329"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633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AF94E5B" w14:textId="77777777" w:rsidR="00EB4CE1" w:rsidRPr="00EB4CE1" w:rsidDel="00402FFE" w:rsidRDefault="00EB4CE1">
            <w:pPr>
              <w:spacing w:after="0" w:line="240" w:lineRule="auto"/>
              <w:jc w:val="center"/>
              <w:rPr>
                <w:ins w:id="16331" w:author="Stefanie Lane" w:date="2022-06-23T15:12:00Z"/>
                <w:del w:id="16332" w:author="Lane, Stefanie" w:date="2023-04-28T12:07:00Z"/>
                <w:rFonts w:ascii="Calibri" w:eastAsia="Times New Roman" w:hAnsi="Calibri" w:cs="Calibri"/>
                <w:color w:val="000000"/>
                <w:rPrChange w:id="16333" w:author="Stefanie Lane" w:date="2022-06-23T15:12:00Z">
                  <w:rPr>
                    <w:ins w:id="16334" w:author="Stefanie Lane" w:date="2022-06-23T15:12:00Z"/>
                    <w:del w:id="16335" w:author="Lane, Stefanie" w:date="2023-04-28T12:07:00Z"/>
                  </w:rPr>
                </w:rPrChange>
              </w:rPr>
              <w:pPrChange w:id="16336" w:author="Stefanie Lane" w:date="2022-06-23T15:12:00Z">
                <w:pPr>
                  <w:jc w:val="center"/>
                </w:pPr>
              </w:pPrChange>
            </w:pPr>
            <w:ins w:id="16337" w:author="Stefanie Lane" w:date="2022-06-23T15:12:00Z">
              <w:del w:id="16338" w:author="Lane, Stefanie" w:date="2023-04-28T12:07:00Z">
                <w:r w:rsidRPr="00EB4CE1" w:rsidDel="00402FFE">
                  <w:rPr>
                    <w:rFonts w:ascii="Calibri" w:eastAsia="Times New Roman" w:hAnsi="Calibri" w:cs="Calibri"/>
                    <w:color w:val="000000"/>
                    <w:rPrChange w:id="16339" w:author="Stefanie Lane" w:date="2022-06-23T15:12:00Z">
                      <w:rPr/>
                    </w:rPrChange>
                  </w:rPr>
                  <w:delText>-100.0</w:delText>
                </w:r>
              </w:del>
            </w:ins>
          </w:p>
        </w:tc>
      </w:tr>
      <w:tr w:rsidR="00EB4CE1" w:rsidRPr="00EB4CE1" w:rsidDel="00402FFE" w14:paraId="2D0BF03E" w14:textId="77777777" w:rsidTr="006F10B7">
        <w:trPr>
          <w:trHeight w:val="290"/>
          <w:ins w:id="16340" w:author="Stefanie Lane" w:date="2022-06-23T15:12:00Z"/>
          <w:del w:id="16341" w:author="Lane, Stefanie" w:date="2023-04-28T12:07:00Z"/>
          <w:trPrChange w:id="1634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634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36A7232" w14:textId="77777777" w:rsidR="00EB4CE1" w:rsidRPr="00EB4CE1" w:rsidDel="00402FFE" w:rsidRDefault="00EB4CE1">
            <w:pPr>
              <w:spacing w:after="0" w:line="240" w:lineRule="auto"/>
              <w:rPr>
                <w:ins w:id="16344" w:author="Stefanie Lane" w:date="2022-06-23T15:12:00Z"/>
                <w:del w:id="16345" w:author="Lane, Stefanie" w:date="2023-04-28T12:07:00Z"/>
                <w:rFonts w:ascii="Calibri" w:eastAsia="Times New Roman" w:hAnsi="Calibri" w:cs="Calibri"/>
                <w:color w:val="000000"/>
                <w:rPrChange w:id="16346" w:author="Stefanie Lane" w:date="2022-06-23T15:12:00Z">
                  <w:rPr>
                    <w:ins w:id="16347" w:author="Stefanie Lane" w:date="2022-06-23T15:12:00Z"/>
                    <w:del w:id="16348" w:author="Lane, Stefanie" w:date="2023-04-28T12:07:00Z"/>
                  </w:rPr>
                </w:rPrChange>
              </w:rPr>
              <w:pPrChange w:id="1634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635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5ABB558" w14:textId="77777777" w:rsidR="00EB4CE1" w:rsidRPr="00EB4CE1" w:rsidDel="00402FFE" w:rsidRDefault="00EB4CE1">
            <w:pPr>
              <w:spacing w:after="0" w:line="240" w:lineRule="auto"/>
              <w:rPr>
                <w:ins w:id="16351" w:author="Stefanie Lane" w:date="2022-06-23T15:12:00Z"/>
                <w:del w:id="16352" w:author="Lane, Stefanie" w:date="2023-04-28T12:07:00Z"/>
                <w:rFonts w:ascii="Calibri" w:eastAsia="Times New Roman" w:hAnsi="Calibri" w:cs="Calibri"/>
                <w:color w:val="000000"/>
                <w:rPrChange w:id="16353" w:author="Stefanie Lane" w:date="2022-06-23T15:12:00Z">
                  <w:rPr>
                    <w:ins w:id="16354" w:author="Stefanie Lane" w:date="2022-06-23T15:12:00Z"/>
                    <w:del w:id="16355" w:author="Lane, Stefanie" w:date="2023-04-28T12:07:00Z"/>
                  </w:rPr>
                </w:rPrChange>
              </w:rPr>
              <w:pPrChange w:id="1635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635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758A7E3" w14:textId="77777777" w:rsidR="00EB4CE1" w:rsidRPr="00EB4CE1" w:rsidDel="00402FFE" w:rsidRDefault="00EB4CE1">
            <w:pPr>
              <w:spacing w:after="0" w:line="240" w:lineRule="auto"/>
              <w:rPr>
                <w:ins w:id="16358" w:author="Stefanie Lane" w:date="2022-06-23T15:12:00Z"/>
                <w:del w:id="16359" w:author="Lane, Stefanie" w:date="2023-04-28T12:07:00Z"/>
                <w:rFonts w:ascii="Calibri" w:eastAsia="Times New Roman" w:hAnsi="Calibri" w:cs="Calibri"/>
                <w:i/>
                <w:iCs/>
                <w:color w:val="000000"/>
                <w:rPrChange w:id="16360" w:author="Stefanie Lane" w:date="2022-06-23T15:12:00Z">
                  <w:rPr>
                    <w:ins w:id="16361" w:author="Stefanie Lane" w:date="2022-06-23T15:12:00Z"/>
                    <w:del w:id="16362" w:author="Lane, Stefanie" w:date="2023-04-28T12:07:00Z"/>
                  </w:rPr>
                </w:rPrChange>
              </w:rPr>
              <w:pPrChange w:id="16363" w:author="Stefanie Lane" w:date="2022-06-23T15:12:00Z">
                <w:pPr/>
              </w:pPrChange>
            </w:pPr>
            <w:ins w:id="16364" w:author="Stefanie Lane" w:date="2022-06-23T15:12:00Z">
              <w:del w:id="16365" w:author="Lane, Stefanie" w:date="2023-04-28T12:07:00Z">
                <w:r w:rsidRPr="00EB4CE1" w:rsidDel="00402FFE">
                  <w:rPr>
                    <w:rFonts w:ascii="Calibri" w:eastAsia="Times New Roman" w:hAnsi="Calibri" w:cs="Calibri"/>
                    <w:i/>
                    <w:iCs/>
                    <w:color w:val="000000"/>
                    <w:rPrChange w:id="16366" w:author="Stefanie Lane" w:date="2022-06-23T15:12:00Z">
                      <w:rPr/>
                    </w:rPrChange>
                  </w:rPr>
                  <w:delText>Deschampsia caespitosa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636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F2DB524" w14:textId="77777777" w:rsidR="00EB4CE1" w:rsidRPr="00EB4CE1" w:rsidDel="00402FFE" w:rsidRDefault="00EB4CE1">
            <w:pPr>
              <w:spacing w:after="0" w:line="240" w:lineRule="auto"/>
              <w:jc w:val="center"/>
              <w:rPr>
                <w:ins w:id="16368" w:author="Stefanie Lane" w:date="2022-06-23T15:12:00Z"/>
                <w:del w:id="16369" w:author="Lane, Stefanie" w:date="2023-04-28T12:07:00Z"/>
                <w:rFonts w:ascii="Calibri" w:eastAsia="Times New Roman" w:hAnsi="Calibri" w:cs="Calibri"/>
                <w:color w:val="000000"/>
                <w:rPrChange w:id="16370" w:author="Stefanie Lane" w:date="2022-06-23T15:12:00Z">
                  <w:rPr>
                    <w:ins w:id="16371" w:author="Stefanie Lane" w:date="2022-06-23T15:12:00Z"/>
                    <w:del w:id="16372" w:author="Lane, Stefanie" w:date="2023-04-28T12:07:00Z"/>
                  </w:rPr>
                </w:rPrChange>
              </w:rPr>
              <w:pPrChange w:id="16373" w:author="Stefanie Lane" w:date="2022-06-23T15:12:00Z">
                <w:pPr>
                  <w:jc w:val="center"/>
                </w:pPr>
              </w:pPrChange>
            </w:pPr>
            <w:ins w:id="16374" w:author="Stefanie Lane" w:date="2022-06-23T15:12:00Z">
              <w:del w:id="16375" w:author="Lane, Stefanie" w:date="2023-04-28T12:07:00Z">
                <w:r w:rsidRPr="00EB4CE1" w:rsidDel="00402FFE">
                  <w:rPr>
                    <w:rFonts w:ascii="Calibri" w:eastAsia="Times New Roman" w:hAnsi="Calibri" w:cs="Calibri"/>
                    <w:color w:val="000000"/>
                    <w:rPrChange w:id="16376" w:author="Stefanie Lane" w:date="2022-06-23T15:12:00Z">
                      <w:rPr/>
                    </w:rPrChange>
                  </w:rPr>
                  <w:delText>0.62</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637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78ADB5A" w14:textId="77777777" w:rsidR="00EB4CE1" w:rsidRPr="00EB4CE1" w:rsidDel="00402FFE" w:rsidRDefault="00EB4CE1">
            <w:pPr>
              <w:spacing w:after="0" w:line="240" w:lineRule="auto"/>
              <w:jc w:val="center"/>
              <w:rPr>
                <w:ins w:id="16378" w:author="Stefanie Lane" w:date="2022-06-23T15:12:00Z"/>
                <w:del w:id="16379" w:author="Lane, Stefanie" w:date="2023-04-28T12:07:00Z"/>
                <w:rFonts w:ascii="Calibri" w:eastAsia="Times New Roman" w:hAnsi="Calibri" w:cs="Calibri"/>
                <w:color w:val="000000"/>
                <w:rPrChange w:id="16380" w:author="Stefanie Lane" w:date="2022-06-23T15:12:00Z">
                  <w:rPr>
                    <w:ins w:id="16381" w:author="Stefanie Lane" w:date="2022-06-23T15:12:00Z"/>
                    <w:del w:id="16382" w:author="Lane, Stefanie" w:date="2023-04-28T12:07:00Z"/>
                  </w:rPr>
                </w:rPrChange>
              </w:rPr>
              <w:pPrChange w:id="16383" w:author="Stefanie Lane" w:date="2022-06-23T15:12:00Z">
                <w:pPr>
                  <w:jc w:val="center"/>
                </w:pPr>
              </w:pPrChange>
            </w:pPr>
            <w:ins w:id="16384" w:author="Stefanie Lane" w:date="2022-06-23T15:12:00Z">
              <w:del w:id="16385" w:author="Lane, Stefanie" w:date="2023-04-28T12:07:00Z">
                <w:r w:rsidRPr="00EB4CE1" w:rsidDel="00402FFE">
                  <w:rPr>
                    <w:rFonts w:ascii="Calibri" w:eastAsia="Times New Roman" w:hAnsi="Calibri" w:cs="Calibri"/>
                    <w:color w:val="000000"/>
                    <w:rPrChange w:id="16386" w:author="Stefanie Lane" w:date="2022-06-23T15:12:00Z">
                      <w:rPr/>
                    </w:rPrChange>
                  </w:rPr>
                  <w:delText>0.09</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638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50DEB27" w14:textId="77777777" w:rsidR="00EB4CE1" w:rsidRPr="00EB4CE1" w:rsidDel="00402FFE" w:rsidRDefault="00EB4CE1">
            <w:pPr>
              <w:spacing w:after="0" w:line="240" w:lineRule="auto"/>
              <w:jc w:val="center"/>
              <w:rPr>
                <w:ins w:id="16388" w:author="Stefanie Lane" w:date="2022-06-23T15:12:00Z"/>
                <w:del w:id="16389" w:author="Lane, Stefanie" w:date="2023-04-28T12:07:00Z"/>
                <w:rFonts w:ascii="Calibri" w:eastAsia="Times New Roman" w:hAnsi="Calibri" w:cs="Calibri"/>
                <w:color w:val="000000"/>
                <w:rPrChange w:id="16390" w:author="Stefanie Lane" w:date="2022-06-23T15:12:00Z">
                  <w:rPr>
                    <w:ins w:id="16391" w:author="Stefanie Lane" w:date="2022-06-23T15:12:00Z"/>
                    <w:del w:id="16392" w:author="Lane, Stefanie" w:date="2023-04-28T12:07:00Z"/>
                  </w:rPr>
                </w:rPrChange>
              </w:rPr>
              <w:pPrChange w:id="16393" w:author="Stefanie Lane" w:date="2022-06-23T15:12:00Z">
                <w:pPr>
                  <w:jc w:val="center"/>
                </w:pPr>
              </w:pPrChange>
            </w:pPr>
            <w:ins w:id="16394" w:author="Stefanie Lane" w:date="2022-06-23T15:12:00Z">
              <w:del w:id="16395" w:author="Lane, Stefanie" w:date="2023-04-28T12:07:00Z">
                <w:r w:rsidRPr="00EB4CE1" w:rsidDel="00402FFE">
                  <w:rPr>
                    <w:rFonts w:ascii="Calibri" w:eastAsia="Times New Roman" w:hAnsi="Calibri" w:cs="Calibri"/>
                    <w:color w:val="000000"/>
                    <w:rPrChange w:id="16396"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639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20320BD" w14:textId="77777777" w:rsidR="00EB4CE1" w:rsidRPr="00EB4CE1" w:rsidDel="00402FFE" w:rsidRDefault="00EB4CE1">
            <w:pPr>
              <w:spacing w:after="0" w:line="240" w:lineRule="auto"/>
              <w:jc w:val="center"/>
              <w:rPr>
                <w:ins w:id="16398" w:author="Stefanie Lane" w:date="2022-06-23T15:12:00Z"/>
                <w:del w:id="16399" w:author="Lane, Stefanie" w:date="2023-04-28T12:07:00Z"/>
                <w:rFonts w:ascii="Calibri" w:eastAsia="Times New Roman" w:hAnsi="Calibri" w:cs="Calibri"/>
                <w:color w:val="000000"/>
                <w:rPrChange w:id="16400" w:author="Stefanie Lane" w:date="2022-06-23T15:12:00Z">
                  <w:rPr>
                    <w:ins w:id="16401" w:author="Stefanie Lane" w:date="2022-06-23T15:12:00Z"/>
                    <w:del w:id="16402" w:author="Lane, Stefanie" w:date="2023-04-28T12:07:00Z"/>
                  </w:rPr>
                </w:rPrChange>
              </w:rPr>
              <w:pPrChange w:id="16403" w:author="Stefanie Lane" w:date="2022-06-23T15:12:00Z">
                <w:pPr>
                  <w:jc w:val="center"/>
                </w:pPr>
              </w:pPrChange>
            </w:pPr>
            <w:ins w:id="16404" w:author="Stefanie Lane" w:date="2022-06-23T15:12:00Z">
              <w:del w:id="16405" w:author="Lane, Stefanie" w:date="2023-04-28T12:07:00Z">
                <w:r w:rsidRPr="00EB4CE1" w:rsidDel="00402FFE">
                  <w:rPr>
                    <w:rFonts w:ascii="Calibri" w:eastAsia="Times New Roman" w:hAnsi="Calibri" w:cs="Calibri"/>
                    <w:color w:val="000000"/>
                    <w:rPrChange w:id="16406" w:author="Stefanie Lane" w:date="2022-06-23T15:12:00Z">
                      <w:rPr/>
                    </w:rPrChange>
                  </w:rPr>
                  <w:delText>-100.0</w:delText>
                </w:r>
              </w:del>
            </w:ins>
          </w:p>
        </w:tc>
      </w:tr>
      <w:tr w:rsidR="00EB4CE1" w:rsidRPr="00EB4CE1" w:rsidDel="00402FFE" w14:paraId="3B3B65DC" w14:textId="77777777" w:rsidTr="006F10B7">
        <w:trPr>
          <w:trHeight w:val="290"/>
          <w:ins w:id="16407" w:author="Stefanie Lane" w:date="2022-06-23T15:12:00Z"/>
          <w:del w:id="16408" w:author="Lane, Stefanie" w:date="2023-04-28T12:07:00Z"/>
          <w:trPrChange w:id="1640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641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E0C3E7C" w14:textId="77777777" w:rsidR="00EB4CE1" w:rsidRPr="00EB4CE1" w:rsidDel="00402FFE" w:rsidRDefault="00EB4CE1">
            <w:pPr>
              <w:spacing w:after="0" w:line="240" w:lineRule="auto"/>
              <w:rPr>
                <w:ins w:id="16411" w:author="Stefanie Lane" w:date="2022-06-23T15:12:00Z"/>
                <w:del w:id="16412" w:author="Lane, Stefanie" w:date="2023-04-28T12:07:00Z"/>
                <w:rFonts w:ascii="Calibri" w:eastAsia="Times New Roman" w:hAnsi="Calibri" w:cs="Calibri"/>
                <w:color w:val="000000"/>
                <w:rPrChange w:id="16413" w:author="Stefanie Lane" w:date="2022-06-23T15:12:00Z">
                  <w:rPr>
                    <w:ins w:id="16414" w:author="Stefanie Lane" w:date="2022-06-23T15:12:00Z"/>
                    <w:del w:id="16415" w:author="Lane, Stefanie" w:date="2023-04-28T12:07:00Z"/>
                  </w:rPr>
                </w:rPrChange>
              </w:rPr>
              <w:pPrChange w:id="1641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641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6C5EB38" w14:textId="77777777" w:rsidR="00EB4CE1" w:rsidRPr="00EB4CE1" w:rsidDel="00402FFE" w:rsidRDefault="00EB4CE1">
            <w:pPr>
              <w:spacing w:after="0" w:line="240" w:lineRule="auto"/>
              <w:rPr>
                <w:ins w:id="16418" w:author="Stefanie Lane" w:date="2022-06-23T15:12:00Z"/>
                <w:del w:id="16419" w:author="Lane, Stefanie" w:date="2023-04-28T12:07:00Z"/>
                <w:rFonts w:ascii="Calibri" w:eastAsia="Times New Roman" w:hAnsi="Calibri" w:cs="Calibri"/>
                <w:color w:val="000000"/>
                <w:rPrChange w:id="16420" w:author="Stefanie Lane" w:date="2022-06-23T15:12:00Z">
                  <w:rPr>
                    <w:ins w:id="16421" w:author="Stefanie Lane" w:date="2022-06-23T15:12:00Z"/>
                    <w:del w:id="16422" w:author="Lane, Stefanie" w:date="2023-04-28T12:07:00Z"/>
                  </w:rPr>
                </w:rPrChange>
              </w:rPr>
              <w:pPrChange w:id="16423" w:author="Stefanie Lane" w:date="2022-06-23T15:12:00Z">
                <w:pPr/>
              </w:pPrChange>
            </w:pPr>
          </w:p>
        </w:tc>
        <w:tc>
          <w:tcPr>
            <w:tcW w:w="3320" w:type="dxa"/>
            <w:tcBorders>
              <w:top w:val="nil"/>
              <w:left w:val="nil"/>
              <w:bottom w:val="nil"/>
              <w:right w:val="nil"/>
            </w:tcBorders>
            <w:shd w:val="clear" w:color="auto" w:fill="auto"/>
            <w:noWrap/>
            <w:vAlign w:val="bottom"/>
            <w:hideMark/>
            <w:tcPrChange w:id="16424" w:author="Stefanie Lane" w:date="2022-06-23T15:14:00Z">
              <w:tcPr>
                <w:tcW w:w="3320" w:type="dxa"/>
                <w:tcBorders>
                  <w:top w:val="nil"/>
                  <w:left w:val="nil"/>
                  <w:bottom w:val="nil"/>
                  <w:right w:val="nil"/>
                </w:tcBorders>
                <w:shd w:val="clear" w:color="auto" w:fill="auto"/>
                <w:noWrap/>
                <w:vAlign w:val="bottom"/>
                <w:hideMark/>
              </w:tcPr>
            </w:tcPrChange>
          </w:tcPr>
          <w:p w14:paraId="21DDAAD2" w14:textId="77777777" w:rsidR="00EB4CE1" w:rsidRPr="00EB4CE1" w:rsidDel="00402FFE" w:rsidRDefault="00EB4CE1">
            <w:pPr>
              <w:spacing w:after="0" w:line="240" w:lineRule="auto"/>
              <w:rPr>
                <w:ins w:id="16425" w:author="Stefanie Lane" w:date="2022-06-23T15:12:00Z"/>
                <w:del w:id="16426" w:author="Lane, Stefanie" w:date="2023-04-28T12:07:00Z"/>
                <w:rFonts w:ascii="Calibri" w:eastAsia="Times New Roman" w:hAnsi="Calibri" w:cs="Calibri"/>
                <w:i/>
                <w:iCs/>
                <w:color w:val="000000"/>
                <w:rPrChange w:id="16427" w:author="Stefanie Lane" w:date="2022-06-23T15:12:00Z">
                  <w:rPr>
                    <w:ins w:id="16428" w:author="Stefanie Lane" w:date="2022-06-23T15:12:00Z"/>
                    <w:del w:id="16429" w:author="Lane, Stefanie" w:date="2023-04-28T12:07:00Z"/>
                  </w:rPr>
                </w:rPrChange>
              </w:rPr>
              <w:pPrChange w:id="16430" w:author="Stefanie Lane" w:date="2022-06-23T15:12:00Z">
                <w:pPr/>
              </w:pPrChange>
            </w:pPr>
            <w:ins w:id="16431" w:author="Stefanie Lane" w:date="2022-06-23T15:12:00Z">
              <w:del w:id="16432" w:author="Lane, Stefanie" w:date="2023-04-28T12:07:00Z">
                <w:r w:rsidRPr="00EB4CE1" w:rsidDel="00402FFE">
                  <w:rPr>
                    <w:rFonts w:ascii="Calibri" w:eastAsia="Times New Roman" w:hAnsi="Calibri" w:cs="Calibri"/>
                    <w:i/>
                    <w:iCs/>
                    <w:color w:val="000000"/>
                    <w:rPrChange w:id="16433" w:author="Stefanie Lane" w:date="2022-06-23T15:12:00Z">
                      <w:rPr/>
                    </w:rPrChange>
                  </w:rPr>
                  <w:delText>Dulichium arundinaceum</w:delText>
                </w:r>
              </w:del>
            </w:ins>
          </w:p>
        </w:tc>
        <w:tc>
          <w:tcPr>
            <w:tcW w:w="869" w:type="dxa"/>
            <w:tcBorders>
              <w:top w:val="nil"/>
              <w:left w:val="nil"/>
              <w:bottom w:val="nil"/>
              <w:right w:val="nil"/>
            </w:tcBorders>
            <w:shd w:val="clear" w:color="auto" w:fill="auto"/>
            <w:noWrap/>
            <w:vAlign w:val="bottom"/>
            <w:hideMark/>
            <w:tcPrChange w:id="16434" w:author="Stefanie Lane" w:date="2022-06-23T15:14:00Z">
              <w:tcPr>
                <w:tcW w:w="960" w:type="dxa"/>
                <w:tcBorders>
                  <w:top w:val="nil"/>
                  <w:left w:val="nil"/>
                  <w:bottom w:val="nil"/>
                  <w:right w:val="nil"/>
                </w:tcBorders>
                <w:shd w:val="clear" w:color="auto" w:fill="auto"/>
                <w:noWrap/>
                <w:vAlign w:val="bottom"/>
                <w:hideMark/>
              </w:tcPr>
            </w:tcPrChange>
          </w:tcPr>
          <w:p w14:paraId="4FEF0E48" w14:textId="77777777" w:rsidR="00EB4CE1" w:rsidRPr="00EB4CE1" w:rsidDel="00402FFE" w:rsidRDefault="00EB4CE1">
            <w:pPr>
              <w:spacing w:after="0" w:line="240" w:lineRule="auto"/>
              <w:jc w:val="center"/>
              <w:rPr>
                <w:ins w:id="16435" w:author="Stefanie Lane" w:date="2022-06-23T15:12:00Z"/>
                <w:del w:id="16436" w:author="Lane, Stefanie" w:date="2023-04-28T12:07:00Z"/>
                <w:rFonts w:ascii="Calibri" w:eastAsia="Times New Roman" w:hAnsi="Calibri" w:cs="Calibri"/>
                <w:color w:val="000000"/>
                <w:rPrChange w:id="16437" w:author="Stefanie Lane" w:date="2022-06-23T15:12:00Z">
                  <w:rPr>
                    <w:ins w:id="16438" w:author="Stefanie Lane" w:date="2022-06-23T15:12:00Z"/>
                    <w:del w:id="16439" w:author="Lane, Stefanie" w:date="2023-04-28T12:07:00Z"/>
                  </w:rPr>
                </w:rPrChange>
              </w:rPr>
              <w:pPrChange w:id="16440" w:author="Stefanie Lane" w:date="2022-06-23T15:12:00Z">
                <w:pPr>
                  <w:jc w:val="center"/>
                </w:pPr>
              </w:pPrChange>
            </w:pPr>
            <w:ins w:id="16441" w:author="Stefanie Lane" w:date="2022-06-23T15:12:00Z">
              <w:del w:id="16442" w:author="Lane, Stefanie" w:date="2023-04-28T12:07:00Z">
                <w:r w:rsidRPr="00EB4CE1" w:rsidDel="00402FFE">
                  <w:rPr>
                    <w:rFonts w:ascii="Calibri" w:eastAsia="Times New Roman" w:hAnsi="Calibri" w:cs="Calibri"/>
                    <w:color w:val="000000"/>
                    <w:rPrChange w:id="16443" w:author="Stefanie Lane" w:date="2022-06-23T15:12:00Z">
                      <w:rPr/>
                    </w:rPrChange>
                  </w:rPr>
                  <w:delText>0.07</w:delText>
                </w:r>
              </w:del>
            </w:ins>
          </w:p>
        </w:tc>
        <w:tc>
          <w:tcPr>
            <w:tcW w:w="990" w:type="dxa"/>
            <w:tcBorders>
              <w:top w:val="nil"/>
              <w:left w:val="nil"/>
              <w:bottom w:val="nil"/>
              <w:right w:val="nil"/>
            </w:tcBorders>
            <w:shd w:val="clear" w:color="auto" w:fill="auto"/>
            <w:noWrap/>
            <w:vAlign w:val="bottom"/>
            <w:hideMark/>
            <w:tcPrChange w:id="16444" w:author="Stefanie Lane" w:date="2022-06-23T15:14:00Z">
              <w:tcPr>
                <w:tcW w:w="960" w:type="dxa"/>
                <w:tcBorders>
                  <w:top w:val="nil"/>
                  <w:left w:val="nil"/>
                  <w:bottom w:val="nil"/>
                  <w:right w:val="nil"/>
                </w:tcBorders>
                <w:shd w:val="clear" w:color="auto" w:fill="auto"/>
                <w:noWrap/>
                <w:vAlign w:val="bottom"/>
                <w:hideMark/>
              </w:tcPr>
            </w:tcPrChange>
          </w:tcPr>
          <w:p w14:paraId="2103D1C0" w14:textId="77777777" w:rsidR="00EB4CE1" w:rsidRPr="00EB4CE1" w:rsidDel="00402FFE" w:rsidRDefault="00EB4CE1">
            <w:pPr>
              <w:spacing w:after="0" w:line="240" w:lineRule="auto"/>
              <w:jc w:val="center"/>
              <w:rPr>
                <w:ins w:id="16445" w:author="Stefanie Lane" w:date="2022-06-23T15:12:00Z"/>
                <w:del w:id="16446" w:author="Lane, Stefanie" w:date="2023-04-28T12:07:00Z"/>
                <w:rFonts w:ascii="Calibri" w:eastAsia="Times New Roman" w:hAnsi="Calibri" w:cs="Calibri"/>
                <w:color w:val="000000"/>
                <w:rPrChange w:id="16447" w:author="Stefanie Lane" w:date="2022-06-23T15:12:00Z">
                  <w:rPr>
                    <w:ins w:id="16448" w:author="Stefanie Lane" w:date="2022-06-23T15:12:00Z"/>
                    <w:del w:id="16449" w:author="Lane, Stefanie" w:date="2023-04-28T12:07:00Z"/>
                  </w:rPr>
                </w:rPrChange>
              </w:rPr>
              <w:pPrChange w:id="16450" w:author="Stefanie Lane" w:date="2022-06-23T15:12:00Z">
                <w:pPr>
                  <w:jc w:val="center"/>
                </w:pPr>
              </w:pPrChange>
            </w:pPr>
            <w:ins w:id="16451" w:author="Stefanie Lane" w:date="2022-06-23T15:12:00Z">
              <w:del w:id="16452" w:author="Lane, Stefanie" w:date="2023-04-28T12:07:00Z">
                <w:r w:rsidRPr="00EB4CE1" w:rsidDel="00402FFE">
                  <w:rPr>
                    <w:rFonts w:ascii="Calibri" w:eastAsia="Times New Roman" w:hAnsi="Calibri" w:cs="Calibri"/>
                    <w:color w:val="000000"/>
                    <w:rPrChange w:id="16453"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16454" w:author="Stefanie Lane" w:date="2022-06-23T15:14:00Z">
              <w:tcPr>
                <w:tcW w:w="960" w:type="dxa"/>
                <w:tcBorders>
                  <w:top w:val="nil"/>
                  <w:left w:val="nil"/>
                  <w:bottom w:val="nil"/>
                  <w:right w:val="nil"/>
                </w:tcBorders>
                <w:shd w:val="clear" w:color="auto" w:fill="auto"/>
                <w:noWrap/>
                <w:vAlign w:val="bottom"/>
                <w:hideMark/>
              </w:tcPr>
            </w:tcPrChange>
          </w:tcPr>
          <w:p w14:paraId="2A927450" w14:textId="77777777" w:rsidR="00EB4CE1" w:rsidRPr="00EB4CE1" w:rsidDel="00402FFE" w:rsidRDefault="00EB4CE1">
            <w:pPr>
              <w:spacing w:after="0" w:line="240" w:lineRule="auto"/>
              <w:jc w:val="center"/>
              <w:rPr>
                <w:ins w:id="16455" w:author="Stefanie Lane" w:date="2022-06-23T15:12:00Z"/>
                <w:del w:id="16456" w:author="Lane, Stefanie" w:date="2023-04-28T12:07:00Z"/>
                <w:rFonts w:ascii="Calibri" w:eastAsia="Times New Roman" w:hAnsi="Calibri" w:cs="Calibri"/>
                <w:color w:val="000000"/>
                <w:rPrChange w:id="16457" w:author="Stefanie Lane" w:date="2022-06-23T15:12:00Z">
                  <w:rPr>
                    <w:ins w:id="16458" w:author="Stefanie Lane" w:date="2022-06-23T15:12:00Z"/>
                    <w:del w:id="16459" w:author="Lane, Stefanie" w:date="2023-04-28T12:07:00Z"/>
                  </w:rPr>
                </w:rPrChange>
              </w:rPr>
              <w:pPrChange w:id="16460" w:author="Stefanie Lane" w:date="2022-06-23T15:12:00Z">
                <w:pPr>
                  <w:jc w:val="center"/>
                </w:pPr>
              </w:pPrChange>
            </w:pPr>
            <w:ins w:id="16461" w:author="Stefanie Lane" w:date="2022-06-23T15:12:00Z">
              <w:del w:id="16462" w:author="Lane, Stefanie" w:date="2023-04-28T12:07:00Z">
                <w:r w:rsidRPr="00EB4CE1" w:rsidDel="00402FFE">
                  <w:rPr>
                    <w:rFonts w:ascii="Calibri" w:eastAsia="Times New Roman" w:hAnsi="Calibri" w:cs="Calibri"/>
                    <w:color w:val="000000"/>
                    <w:rPrChange w:id="16463"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646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F84F86E" w14:textId="77777777" w:rsidR="00EB4CE1" w:rsidRPr="00EB4CE1" w:rsidDel="00402FFE" w:rsidRDefault="00EB4CE1">
            <w:pPr>
              <w:spacing w:after="0" w:line="240" w:lineRule="auto"/>
              <w:jc w:val="center"/>
              <w:rPr>
                <w:ins w:id="16465" w:author="Stefanie Lane" w:date="2022-06-23T15:12:00Z"/>
                <w:del w:id="16466" w:author="Lane, Stefanie" w:date="2023-04-28T12:07:00Z"/>
                <w:rFonts w:ascii="Calibri" w:eastAsia="Times New Roman" w:hAnsi="Calibri" w:cs="Calibri"/>
                <w:color w:val="000000"/>
                <w:rPrChange w:id="16467" w:author="Stefanie Lane" w:date="2022-06-23T15:12:00Z">
                  <w:rPr>
                    <w:ins w:id="16468" w:author="Stefanie Lane" w:date="2022-06-23T15:12:00Z"/>
                    <w:del w:id="16469" w:author="Lane, Stefanie" w:date="2023-04-28T12:07:00Z"/>
                  </w:rPr>
                </w:rPrChange>
              </w:rPr>
              <w:pPrChange w:id="16470" w:author="Stefanie Lane" w:date="2022-06-23T15:12:00Z">
                <w:pPr>
                  <w:jc w:val="center"/>
                </w:pPr>
              </w:pPrChange>
            </w:pPr>
            <w:ins w:id="16471" w:author="Stefanie Lane" w:date="2022-06-23T15:12:00Z">
              <w:del w:id="16472" w:author="Lane, Stefanie" w:date="2023-04-28T12:07:00Z">
                <w:r w:rsidRPr="00EB4CE1" w:rsidDel="00402FFE">
                  <w:rPr>
                    <w:rFonts w:ascii="Calibri" w:eastAsia="Times New Roman" w:hAnsi="Calibri" w:cs="Calibri"/>
                    <w:color w:val="000000"/>
                    <w:rPrChange w:id="16473" w:author="Stefanie Lane" w:date="2022-06-23T15:12:00Z">
                      <w:rPr/>
                    </w:rPrChange>
                  </w:rPr>
                  <w:delText>-100.0</w:delText>
                </w:r>
              </w:del>
            </w:ins>
          </w:p>
        </w:tc>
      </w:tr>
      <w:tr w:rsidR="00EB4CE1" w:rsidRPr="00EB4CE1" w:rsidDel="00402FFE" w14:paraId="677471B5" w14:textId="77777777" w:rsidTr="006F10B7">
        <w:trPr>
          <w:trHeight w:val="290"/>
          <w:ins w:id="16474" w:author="Stefanie Lane" w:date="2022-06-23T15:12:00Z"/>
          <w:del w:id="16475" w:author="Lane, Stefanie" w:date="2023-04-28T12:07:00Z"/>
          <w:trPrChange w:id="1647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647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0BF70DA" w14:textId="77777777" w:rsidR="00EB4CE1" w:rsidRPr="00EB4CE1" w:rsidDel="00402FFE" w:rsidRDefault="00EB4CE1">
            <w:pPr>
              <w:spacing w:after="0" w:line="240" w:lineRule="auto"/>
              <w:rPr>
                <w:ins w:id="16478" w:author="Stefanie Lane" w:date="2022-06-23T15:12:00Z"/>
                <w:del w:id="16479" w:author="Lane, Stefanie" w:date="2023-04-28T12:07:00Z"/>
                <w:rFonts w:ascii="Calibri" w:eastAsia="Times New Roman" w:hAnsi="Calibri" w:cs="Calibri"/>
                <w:color w:val="000000"/>
                <w:rPrChange w:id="16480" w:author="Stefanie Lane" w:date="2022-06-23T15:12:00Z">
                  <w:rPr>
                    <w:ins w:id="16481" w:author="Stefanie Lane" w:date="2022-06-23T15:12:00Z"/>
                    <w:del w:id="16482" w:author="Lane, Stefanie" w:date="2023-04-28T12:07:00Z"/>
                  </w:rPr>
                </w:rPrChange>
              </w:rPr>
              <w:pPrChange w:id="1648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648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B59436B" w14:textId="77777777" w:rsidR="00EB4CE1" w:rsidRPr="00EB4CE1" w:rsidDel="00402FFE" w:rsidRDefault="00EB4CE1">
            <w:pPr>
              <w:spacing w:after="0" w:line="240" w:lineRule="auto"/>
              <w:rPr>
                <w:ins w:id="16485" w:author="Stefanie Lane" w:date="2022-06-23T15:12:00Z"/>
                <w:del w:id="16486" w:author="Lane, Stefanie" w:date="2023-04-28T12:07:00Z"/>
                <w:rFonts w:ascii="Calibri" w:eastAsia="Times New Roman" w:hAnsi="Calibri" w:cs="Calibri"/>
                <w:color w:val="000000"/>
                <w:rPrChange w:id="16487" w:author="Stefanie Lane" w:date="2022-06-23T15:12:00Z">
                  <w:rPr>
                    <w:ins w:id="16488" w:author="Stefanie Lane" w:date="2022-06-23T15:12:00Z"/>
                    <w:del w:id="16489" w:author="Lane, Stefanie" w:date="2023-04-28T12:07:00Z"/>
                  </w:rPr>
                </w:rPrChange>
              </w:rPr>
              <w:pPrChange w:id="1649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649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A7C5330" w14:textId="77777777" w:rsidR="00EB4CE1" w:rsidRPr="00EB4CE1" w:rsidDel="00402FFE" w:rsidRDefault="00EB4CE1">
            <w:pPr>
              <w:spacing w:after="0" w:line="240" w:lineRule="auto"/>
              <w:rPr>
                <w:ins w:id="16492" w:author="Stefanie Lane" w:date="2022-06-23T15:12:00Z"/>
                <w:del w:id="16493" w:author="Lane, Stefanie" w:date="2023-04-28T12:07:00Z"/>
                <w:rFonts w:ascii="Calibri" w:eastAsia="Times New Roman" w:hAnsi="Calibri" w:cs="Calibri"/>
                <w:i/>
                <w:iCs/>
                <w:color w:val="000000"/>
                <w:rPrChange w:id="16494" w:author="Stefanie Lane" w:date="2022-06-23T15:12:00Z">
                  <w:rPr>
                    <w:ins w:id="16495" w:author="Stefanie Lane" w:date="2022-06-23T15:12:00Z"/>
                    <w:del w:id="16496" w:author="Lane, Stefanie" w:date="2023-04-28T12:07:00Z"/>
                  </w:rPr>
                </w:rPrChange>
              </w:rPr>
              <w:pPrChange w:id="16497" w:author="Stefanie Lane" w:date="2022-06-23T15:12:00Z">
                <w:pPr/>
              </w:pPrChange>
            </w:pPr>
            <w:ins w:id="16498" w:author="Stefanie Lane" w:date="2022-06-23T15:12:00Z">
              <w:del w:id="16499" w:author="Lane, Stefanie" w:date="2023-04-28T12:07:00Z">
                <w:r w:rsidRPr="00EB4CE1" w:rsidDel="00402FFE">
                  <w:rPr>
                    <w:rFonts w:ascii="Calibri" w:eastAsia="Times New Roman" w:hAnsi="Calibri" w:cs="Calibri"/>
                    <w:i/>
                    <w:iCs/>
                    <w:color w:val="000000"/>
                    <w:rPrChange w:id="16500" w:author="Stefanie Lane" w:date="2022-06-23T15:12:00Z">
                      <w:rPr/>
                    </w:rPrChange>
                  </w:rPr>
                  <w:delText>Eleocharis palustris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650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E9020E4" w14:textId="77777777" w:rsidR="00EB4CE1" w:rsidRPr="00EB4CE1" w:rsidDel="00402FFE" w:rsidRDefault="00EB4CE1">
            <w:pPr>
              <w:spacing w:after="0" w:line="240" w:lineRule="auto"/>
              <w:jc w:val="center"/>
              <w:rPr>
                <w:ins w:id="16502" w:author="Stefanie Lane" w:date="2022-06-23T15:12:00Z"/>
                <w:del w:id="16503" w:author="Lane, Stefanie" w:date="2023-04-28T12:07:00Z"/>
                <w:rFonts w:ascii="Calibri" w:eastAsia="Times New Roman" w:hAnsi="Calibri" w:cs="Calibri"/>
                <w:color w:val="000000"/>
                <w:rPrChange w:id="16504" w:author="Stefanie Lane" w:date="2022-06-23T15:12:00Z">
                  <w:rPr>
                    <w:ins w:id="16505" w:author="Stefanie Lane" w:date="2022-06-23T15:12:00Z"/>
                    <w:del w:id="16506" w:author="Lane, Stefanie" w:date="2023-04-28T12:07:00Z"/>
                  </w:rPr>
                </w:rPrChange>
              </w:rPr>
              <w:pPrChange w:id="16507" w:author="Stefanie Lane" w:date="2022-06-23T15:12:00Z">
                <w:pPr>
                  <w:jc w:val="center"/>
                </w:pPr>
              </w:pPrChange>
            </w:pPr>
            <w:ins w:id="16508" w:author="Stefanie Lane" w:date="2022-06-23T15:12:00Z">
              <w:del w:id="16509" w:author="Lane, Stefanie" w:date="2023-04-28T12:07:00Z">
                <w:r w:rsidRPr="00EB4CE1" w:rsidDel="00402FFE">
                  <w:rPr>
                    <w:rFonts w:ascii="Calibri" w:eastAsia="Times New Roman" w:hAnsi="Calibri" w:cs="Calibri"/>
                    <w:color w:val="000000"/>
                    <w:rPrChange w:id="16510" w:author="Stefanie Lane" w:date="2022-06-23T15:12:00Z">
                      <w:rPr/>
                    </w:rPrChange>
                  </w:rPr>
                  <w:delText>0.97</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651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A4ABD77" w14:textId="77777777" w:rsidR="00EB4CE1" w:rsidRPr="00EB4CE1" w:rsidDel="00402FFE" w:rsidRDefault="00EB4CE1">
            <w:pPr>
              <w:spacing w:after="0" w:line="240" w:lineRule="auto"/>
              <w:jc w:val="center"/>
              <w:rPr>
                <w:ins w:id="16512" w:author="Stefanie Lane" w:date="2022-06-23T15:12:00Z"/>
                <w:del w:id="16513" w:author="Lane, Stefanie" w:date="2023-04-28T12:07:00Z"/>
                <w:rFonts w:ascii="Calibri" w:eastAsia="Times New Roman" w:hAnsi="Calibri" w:cs="Calibri"/>
                <w:color w:val="000000"/>
                <w:rPrChange w:id="16514" w:author="Stefanie Lane" w:date="2022-06-23T15:12:00Z">
                  <w:rPr>
                    <w:ins w:id="16515" w:author="Stefanie Lane" w:date="2022-06-23T15:12:00Z"/>
                    <w:del w:id="16516" w:author="Lane, Stefanie" w:date="2023-04-28T12:07:00Z"/>
                  </w:rPr>
                </w:rPrChange>
              </w:rPr>
              <w:pPrChange w:id="16517" w:author="Stefanie Lane" w:date="2022-06-23T15:12:00Z">
                <w:pPr>
                  <w:jc w:val="center"/>
                </w:pPr>
              </w:pPrChange>
            </w:pPr>
            <w:ins w:id="16518" w:author="Stefanie Lane" w:date="2022-06-23T15:12:00Z">
              <w:del w:id="16519" w:author="Lane, Stefanie" w:date="2023-04-28T12:07:00Z">
                <w:r w:rsidRPr="00EB4CE1" w:rsidDel="00402FFE">
                  <w:rPr>
                    <w:rFonts w:ascii="Calibri" w:eastAsia="Times New Roman" w:hAnsi="Calibri" w:cs="Calibri"/>
                    <w:color w:val="000000"/>
                    <w:rPrChange w:id="16520" w:author="Stefanie Lane" w:date="2022-06-23T15:12:00Z">
                      <w:rPr/>
                    </w:rPrChange>
                  </w:rPr>
                  <w:delText>0.33</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652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0537B23" w14:textId="77777777" w:rsidR="00EB4CE1" w:rsidRPr="00EB4CE1" w:rsidDel="00402FFE" w:rsidRDefault="00EB4CE1">
            <w:pPr>
              <w:spacing w:after="0" w:line="240" w:lineRule="auto"/>
              <w:jc w:val="center"/>
              <w:rPr>
                <w:ins w:id="16522" w:author="Stefanie Lane" w:date="2022-06-23T15:12:00Z"/>
                <w:del w:id="16523" w:author="Lane, Stefanie" w:date="2023-04-28T12:07:00Z"/>
                <w:rFonts w:ascii="Calibri" w:eastAsia="Times New Roman" w:hAnsi="Calibri" w:cs="Calibri"/>
                <w:color w:val="000000"/>
                <w:rPrChange w:id="16524" w:author="Stefanie Lane" w:date="2022-06-23T15:12:00Z">
                  <w:rPr>
                    <w:ins w:id="16525" w:author="Stefanie Lane" w:date="2022-06-23T15:12:00Z"/>
                    <w:del w:id="16526" w:author="Lane, Stefanie" w:date="2023-04-28T12:07:00Z"/>
                  </w:rPr>
                </w:rPrChange>
              </w:rPr>
              <w:pPrChange w:id="16527" w:author="Stefanie Lane" w:date="2022-06-23T15:12:00Z">
                <w:pPr>
                  <w:jc w:val="center"/>
                </w:pPr>
              </w:pPrChange>
            </w:pPr>
            <w:ins w:id="16528" w:author="Stefanie Lane" w:date="2022-06-23T15:12:00Z">
              <w:del w:id="16529" w:author="Lane, Stefanie" w:date="2023-04-28T12:07:00Z">
                <w:r w:rsidRPr="00EB4CE1" w:rsidDel="00402FFE">
                  <w:rPr>
                    <w:rFonts w:ascii="Calibri" w:eastAsia="Times New Roman" w:hAnsi="Calibri" w:cs="Calibri"/>
                    <w:color w:val="000000"/>
                    <w:rPrChange w:id="16530"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653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DA7BFC3" w14:textId="77777777" w:rsidR="00EB4CE1" w:rsidRPr="00EB4CE1" w:rsidDel="00402FFE" w:rsidRDefault="00EB4CE1">
            <w:pPr>
              <w:spacing w:after="0" w:line="240" w:lineRule="auto"/>
              <w:jc w:val="center"/>
              <w:rPr>
                <w:ins w:id="16532" w:author="Stefanie Lane" w:date="2022-06-23T15:12:00Z"/>
                <w:del w:id="16533" w:author="Lane, Stefanie" w:date="2023-04-28T12:07:00Z"/>
                <w:rFonts w:ascii="Calibri" w:eastAsia="Times New Roman" w:hAnsi="Calibri" w:cs="Calibri"/>
                <w:color w:val="000000"/>
                <w:rPrChange w:id="16534" w:author="Stefanie Lane" w:date="2022-06-23T15:12:00Z">
                  <w:rPr>
                    <w:ins w:id="16535" w:author="Stefanie Lane" w:date="2022-06-23T15:12:00Z"/>
                    <w:del w:id="16536" w:author="Lane, Stefanie" w:date="2023-04-28T12:07:00Z"/>
                  </w:rPr>
                </w:rPrChange>
              </w:rPr>
              <w:pPrChange w:id="16537" w:author="Stefanie Lane" w:date="2022-06-23T15:12:00Z">
                <w:pPr>
                  <w:jc w:val="center"/>
                </w:pPr>
              </w:pPrChange>
            </w:pPr>
            <w:ins w:id="16538" w:author="Stefanie Lane" w:date="2022-06-23T15:12:00Z">
              <w:del w:id="16539" w:author="Lane, Stefanie" w:date="2023-04-28T12:07:00Z">
                <w:r w:rsidRPr="00EB4CE1" w:rsidDel="00402FFE">
                  <w:rPr>
                    <w:rFonts w:ascii="Calibri" w:eastAsia="Times New Roman" w:hAnsi="Calibri" w:cs="Calibri"/>
                    <w:color w:val="000000"/>
                    <w:rPrChange w:id="16540" w:author="Stefanie Lane" w:date="2022-06-23T15:12:00Z">
                      <w:rPr/>
                    </w:rPrChange>
                  </w:rPr>
                  <w:delText>-100.0</w:delText>
                </w:r>
              </w:del>
            </w:ins>
          </w:p>
        </w:tc>
      </w:tr>
      <w:tr w:rsidR="00EB4CE1" w:rsidRPr="00EB4CE1" w:rsidDel="00402FFE" w14:paraId="201C6D76" w14:textId="77777777" w:rsidTr="006F10B7">
        <w:trPr>
          <w:trHeight w:val="290"/>
          <w:ins w:id="16541" w:author="Stefanie Lane" w:date="2022-06-23T15:12:00Z"/>
          <w:del w:id="16542" w:author="Lane, Stefanie" w:date="2023-04-28T12:07:00Z"/>
          <w:trPrChange w:id="1654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654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93B0CBC" w14:textId="77777777" w:rsidR="00EB4CE1" w:rsidRPr="00EB4CE1" w:rsidDel="00402FFE" w:rsidRDefault="00EB4CE1">
            <w:pPr>
              <w:spacing w:after="0" w:line="240" w:lineRule="auto"/>
              <w:rPr>
                <w:ins w:id="16545" w:author="Stefanie Lane" w:date="2022-06-23T15:12:00Z"/>
                <w:del w:id="16546" w:author="Lane, Stefanie" w:date="2023-04-28T12:07:00Z"/>
                <w:rFonts w:ascii="Calibri" w:eastAsia="Times New Roman" w:hAnsi="Calibri" w:cs="Calibri"/>
                <w:color w:val="000000"/>
                <w:rPrChange w:id="16547" w:author="Stefanie Lane" w:date="2022-06-23T15:12:00Z">
                  <w:rPr>
                    <w:ins w:id="16548" w:author="Stefanie Lane" w:date="2022-06-23T15:12:00Z"/>
                    <w:del w:id="16549" w:author="Lane, Stefanie" w:date="2023-04-28T12:07:00Z"/>
                  </w:rPr>
                </w:rPrChange>
              </w:rPr>
              <w:pPrChange w:id="1655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655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9647C49" w14:textId="77777777" w:rsidR="00EB4CE1" w:rsidRPr="00EB4CE1" w:rsidDel="00402FFE" w:rsidRDefault="00EB4CE1">
            <w:pPr>
              <w:spacing w:after="0" w:line="240" w:lineRule="auto"/>
              <w:rPr>
                <w:ins w:id="16552" w:author="Stefanie Lane" w:date="2022-06-23T15:12:00Z"/>
                <w:del w:id="16553" w:author="Lane, Stefanie" w:date="2023-04-28T12:07:00Z"/>
                <w:rFonts w:ascii="Calibri" w:eastAsia="Times New Roman" w:hAnsi="Calibri" w:cs="Calibri"/>
                <w:color w:val="000000"/>
                <w:rPrChange w:id="16554" w:author="Stefanie Lane" w:date="2022-06-23T15:12:00Z">
                  <w:rPr>
                    <w:ins w:id="16555" w:author="Stefanie Lane" w:date="2022-06-23T15:12:00Z"/>
                    <w:del w:id="16556" w:author="Lane, Stefanie" w:date="2023-04-28T12:07:00Z"/>
                  </w:rPr>
                </w:rPrChange>
              </w:rPr>
              <w:pPrChange w:id="16557" w:author="Stefanie Lane" w:date="2022-06-23T15:12:00Z">
                <w:pPr/>
              </w:pPrChange>
            </w:pPr>
          </w:p>
        </w:tc>
        <w:tc>
          <w:tcPr>
            <w:tcW w:w="3320" w:type="dxa"/>
            <w:tcBorders>
              <w:top w:val="nil"/>
              <w:left w:val="nil"/>
              <w:bottom w:val="nil"/>
              <w:right w:val="nil"/>
            </w:tcBorders>
            <w:shd w:val="clear" w:color="auto" w:fill="auto"/>
            <w:noWrap/>
            <w:vAlign w:val="bottom"/>
            <w:hideMark/>
            <w:tcPrChange w:id="16558" w:author="Stefanie Lane" w:date="2022-06-23T15:14:00Z">
              <w:tcPr>
                <w:tcW w:w="3320" w:type="dxa"/>
                <w:tcBorders>
                  <w:top w:val="nil"/>
                  <w:left w:val="nil"/>
                  <w:bottom w:val="nil"/>
                  <w:right w:val="nil"/>
                </w:tcBorders>
                <w:shd w:val="clear" w:color="auto" w:fill="auto"/>
                <w:noWrap/>
                <w:vAlign w:val="bottom"/>
                <w:hideMark/>
              </w:tcPr>
            </w:tcPrChange>
          </w:tcPr>
          <w:p w14:paraId="4F00DD40" w14:textId="77777777" w:rsidR="00EB4CE1" w:rsidRPr="00EB4CE1" w:rsidDel="00402FFE" w:rsidRDefault="00EB4CE1">
            <w:pPr>
              <w:spacing w:after="0" w:line="240" w:lineRule="auto"/>
              <w:rPr>
                <w:ins w:id="16559" w:author="Stefanie Lane" w:date="2022-06-23T15:12:00Z"/>
                <w:del w:id="16560" w:author="Lane, Stefanie" w:date="2023-04-28T12:07:00Z"/>
                <w:rFonts w:ascii="Calibri" w:eastAsia="Times New Roman" w:hAnsi="Calibri" w:cs="Calibri"/>
                <w:i/>
                <w:iCs/>
                <w:color w:val="000000"/>
                <w:rPrChange w:id="16561" w:author="Stefanie Lane" w:date="2022-06-23T15:12:00Z">
                  <w:rPr>
                    <w:ins w:id="16562" w:author="Stefanie Lane" w:date="2022-06-23T15:12:00Z"/>
                    <w:del w:id="16563" w:author="Lane, Stefanie" w:date="2023-04-28T12:07:00Z"/>
                  </w:rPr>
                </w:rPrChange>
              </w:rPr>
              <w:pPrChange w:id="16564" w:author="Stefanie Lane" w:date="2022-06-23T15:12:00Z">
                <w:pPr/>
              </w:pPrChange>
            </w:pPr>
            <w:ins w:id="16565" w:author="Stefanie Lane" w:date="2022-06-23T15:12:00Z">
              <w:del w:id="16566" w:author="Lane, Stefanie" w:date="2023-04-28T12:07:00Z">
                <w:r w:rsidRPr="00EB4CE1" w:rsidDel="00402FFE">
                  <w:rPr>
                    <w:rFonts w:ascii="Calibri" w:eastAsia="Times New Roman" w:hAnsi="Calibri" w:cs="Calibri"/>
                    <w:i/>
                    <w:iCs/>
                    <w:color w:val="000000"/>
                    <w:rPrChange w:id="16567" w:author="Stefanie Lane" w:date="2022-06-23T15:12:00Z">
                      <w:rPr/>
                    </w:rPrChange>
                  </w:rPr>
                  <w:delText>Equisetum palustre</w:delText>
                </w:r>
              </w:del>
            </w:ins>
          </w:p>
        </w:tc>
        <w:tc>
          <w:tcPr>
            <w:tcW w:w="869" w:type="dxa"/>
            <w:tcBorders>
              <w:top w:val="nil"/>
              <w:left w:val="nil"/>
              <w:bottom w:val="nil"/>
              <w:right w:val="nil"/>
            </w:tcBorders>
            <w:shd w:val="clear" w:color="auto" w:fill="auto"/>
            <w:noWrap/>
            <w:vAlign w:val="bottom"/>
            <w:hideMark/>
            <w:tcPrChange w:id="16568" w:author="Stefanie Lane" w:date="2022-06-23T15:14:00Z">
              <w:tcPr>
                <w:tcW w:w="960" w:type="dxa"/>
                <w:tcBorders>
                  <w:top w:val="nil"/>
                  <w:left w:val="nil"/>
                  <w:bottom w:val="nil"/>
                  <w:right w:val="nil"/>
                </w:tcBorders>
                <w:shd w:val="clear" w:color="auto" w:fill="auto"/>
                <w:noWrap/>
                <w:vAlign w:val="bottom"/>
                <w:hideMark/>
              </w:tcPr>
            </w:tcPrChange>
          </w:tcPr>
          <w:p w14:paraId="6F34CD31" w14:textId="77777777" w:rsidR="00EB4CE1" w:rsidRPr="00EB4CE1" w:rsidDel="00402FFE" w:rsidRDefault="00EB4CE1">
            <w:pPr>
              <w:spacing w:after="0" w:line="240" w:lineRule="auto"/>
              <w:jc w:val="center"/>
              <w:rPr>
                <w:ins w:id="16569" w:author="Stefanie Lane" w:date="2022-06-23T15:12:00Z"/>
                <w:del w:id="16570" w:author="Lane, Stefanie" w:date="2023-04-28T12:07:00Z"/>
                <w:rFonts w:ascii="Calibri" w:eastAsia="Times New Roman" w:hAnsi="Calibri" w:cs="Calibri"/>
                <w:color w:val="000000"/>
                <w:rPrChange w:id="16571" w:author="Stefanie Lane" w:date="2022-06-23T15:12:00Z">
                  <w:rPr>
                    <w:ins w:id="16572" w:author="Stefanie Lane" w:date="2022-06-23T15:12:00Z"/>
                    <w:del w:id="16573" w:author="Lane, Stefanie" w:date="2023-04-28T12:07:00Z"/>
                  </w:rPr>
                </w:rPrChange>
              </w:rPr>
              <w:pPrChange w:id="16574" w:author="Stefanie Lane" w:date="2022-06-23T15:12:00Z">
                <w:pPr>
                  <w:jc w:val="center"/>
                </w:pPr>
              </w:pPrChange>
            </w:pPr>
            <w:ins w:id="16575" w:author="Stefanie Lane" w:date="2022-06-23T15:12:00Z">
              <w:del w:id="16576" w:author="Lane, Stefanie" w:date="2023-04-28T12:07:00Z">
                <w:r w:rsidRPr="00EB4CE1" w:rsidDel="00402FFE">
                  <w:rPr>
                    <w:rFonts w:ascii="Calibri" w:eastAsia="Times New Roman" w:hAnsi="Calibri" w:cs="Calibri"/>
                    <w:color w:val="000000"/>
                    <w:rPrChange w:id="16577" w:author="Stefanie Lane" w:date="2022-06-23T15:12:00Z">
                      <w:rPr/>
                    </w:rPrChange>
                  </w:rPr>
                  <w:delText>0.76</w:delText>
                </w:r>
              </w:del>
            </w:ins>
          </w:p>
        </w:tc>
        <w:tc>
          <w:tcPr>
            <w:tcW w:w="990" w:type="dxa"/>
            <w:tcBorders>
              <w:top w:val="nil"/>
              <w:left w:val="nil"/>
              <w:bottom w:val="nil"/>
              <w:right w:val="nil"/>
            </w:tcBorders>
            <w:shd w:val="clear" w:color="auto" w:fill="auto"/>
            <w:noWrap/>
            <w:vAlign w:val="bottom"/>
            <w:hideMark/>
            <w:tcPrChange w:id="16578" w:author="Stefanie Lane" w:date="2022-06-23T15:14:00Z">
              <w:tcPr>
                <w:tcW w:w="960" w:type="dxa"/>
                <w:tcBorders>
                  <w:top w:val="nil"/>
                  <w:left w:val="nil"/>
                  <w:bottom w:val="nil"/>
                  <w:right w:val="nil"/>
                </w:tcBorders>
                <w:shd w:val="clear" w:color="auto" w:fill="auto"/>
                <w:noWrap/>
                <w:vAlign w:val="bottom"/>
                <w:hideMark/>
              </w:tcPr>
            </w:tcPrChange>
          </w:tcPr>
          <w:p w14:paraId="57B0D50C" w14:textId="77777777" w:rsidR="00EB4CE1" w:rsidRPr="00EB4CE1" w:rsidDel="00402FFE" w:rsidRDefault="00EB4CE1">
            <w:pPr>
              <w:spacing w:after="0" w:line="240" w:lineRule="auto"/>
              <w:jc w:val="center"/>
              <w:rPr>
                <w:ins w:id="16579" w:author="Stefanie Lane" w:date="2022-06-23T15:12:00Z"/>
                <w:del w:id="16580" w:author="Lane, Stefanie" w:date="2023-04-28T12:07:00Z"/>
                <w:rFonts w:ascii="Calibri" w:eastAsia="Times New Roman" w:hAnsi="Calibri" w:cs="Calibri"/>
                <w:color w:val="000000"/>
                <w:rPrChange w:id="16581" w:author="Stefanie Lane" w:date="2022-06-23T15:12:00Z">
                  <w:rPr>
                    <w:ins w:id="16582" w:author="Stefanie Lane" w:date="2022-06-23T15:12:00Z"/>
                    <w:del w:id="16583" w:author="Lane, Stefanie" w:date="2023-04-28T12:07:00Z"/>
                  </w:rPr>
                </w:rPrChange>
              </w:rPr>
              <w:pPrChange w:id="16584" w:author="Stefanie Lane" w:date="2022-06-23T15:12:00Z">
                <w:pPr>
                  <w:jc w:val="center"/>
                </w:pPr>
              </w:pPrChange>
            </w:pPr>
            <w:ins w:id="16585" w:author="Stefanie Lane" w:date="2022-06-23T15:12:00Z">
              <w:del w:id="16586" w:author="Lane, Stefanie" w:date="2023-04-28T12:07:00Z">
                <w:r w:rsidRPr="00EB4CE1" w:rsidDel="00402FFE">
                  <w:rPr>
                    <w:rFonts w:ascii="Calibri" w:eastAsia="Times New Roman" w:hAnsi="Calibri" w:cs="Calibri"/>
                    <w:color w:val="000000"/>
                    <w:rPrChange w:id="16587" w:author="Stefanie Lane" w:date="2022-06-23T15:12:00Z">
                      <w:rPr/>
                    </w:rPrChange>
                  </w:rPr>
                  <w:delText>0.09</w:delText>
                </w:r>
              </w:del>
            </w:ins>
          </w:p>
        </w:tc>
        <w:tc>
          <w:tcPr>
            <w:tcW w:w="810" w:type="dxa"/>
            <w:tcBorders>
              <w:top w:val="nil"/>
              <w:left w:val="nil"/>
              <w:bottom w:val="nil"/>
              <w:right w:val="nil"/>
            </w:tcBorders>
            <w:shd w:val="clear" w:color="auto" w:fill="auto"/>
            <w:noWrap/>
            <w:vAlign w:val="bottom"/>
            <w:hideMark/>
            <w:tcPrChange w:id="16588" w:author="Stefanie Lane" w:date="2022-06-23T15:14:00Z">
              <w:tcPr>
                <w:tcW w:w="960" w:type="dxa"/>
                <w:tcBorders>
                  <w:top w:val="nil"/>
                  <w:left w:val="nil"/>
                  <w:bottom w:val="nil"/>
                  <w:right w:val="nil"/>
                </w:tcBorders>
                <w:shd w:val="clear" w:color="auto" w:fill="auto"/>
                <w:noWrap/>
                <w:vAlign w:val="bottom"/>
                <w:hideMark/>
              </w:tcPr>
            </w:tcPrChange>
          </w:tcPr>
          <w:p w14:paraId="35EA1E21" w14:textId="77777777" w:rsidR="00EB4CE1" w:rsidRPr="00EB4CE1" w:rsidDel="00402FFE" w:rsidRDefault="00EB4CE1">
            <w:pPr>
              <w:spacing w:after="0" w:line="240" w:lineRule="auto"/>
              <w:jc w:val="center"/>
              <w:rPr>
                <w:ins w:id="16589" w:author="Stefanie Lane" w:date="2022-06-23T15:12:00Z"/>
                <w:del w:id="16590" w:author="Lane, Stefanie" w:date="2023-04-28T12:07:00Z"/>
                <w:rFonts w:ascii="Calibri" w:eastAsia="Times New Roman" w:hAnsi="Calibri" w:cs="Calibri"/>
                <w:color w:val="000000"/>
                <w:rPrChange w:id="16591" w:author="Stefanie Lane" w:date="2022-06-23T15:12:00Z">
                  <w:rPr>
                    <w:ins w:id="16592" w:author="Stefanie Lane" w:date="2022-06-23T15:12:00Z"/>
                    <w:del w:id="16593" w:author="Lane, Stefanie" w:date="2023-04-28T12:07:00Z"/>
                  </w:rPr>
                </w:rPrChange>
              </w:rPr>
              <w:pPrChange w:id="16594" w:author="Stefanie Lane" w:date="2022-06-23T15:12:00Z">
                <w:pPr>
                  <w:jc w:val="center"/>
                </w:pPr>
              </w:pPrChange>
            </w:pPr>
            <w:ins w:id="16595" w:author="Stefanie Lane" w:date="2022-06-23T15:12:00Z">
              <w:del w:id="16596" w:author="Lane, Stefanie" w:date="2023-04-28T12:07:00Z">
                <w:r w:rsidRPr="00EB4CE1" w:rsidDel="00402FFE">
                  <w:rPr>
                    <w:rFonts w:ascii="Calibri" w:eastAsia="Times New Roman" w:hAnsi="Calibri" w:cs="Calibri"/>
                    <w:color w:val="000000"/>
                    <w:rPrChange w:id="16597"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659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192999F" w14:textId="77777777" w:rsidR="00EB4CE1" w:rsidRPr="00EB4CE1" w:rsidDel="00402FFE" w:rsidRDefault="00EB4CE1">
            <w:pPr>
              <w:spacing w:after="0" w:line="240" w:lineRule="auto"/>
              <w:jc w:val="center"/>
              <w:rPr>
                <w:ins w:id="16599" w:author="Stefanie Lane" w:date="2022-06-23T15:12:00Z"/>
                <w:del w:id="16600" w:author="Lane, Stefanie" w:date="2023-04-28T12:07:00Z"/>
                <w:rFonts w:ascii="Calibri" w:eastAsia="Times New Roman" w:hAnsi="Calibri" w:cs="Calibri"/>
                <w:color w:val="000000"/>
                <w:rPrChange w:id="16601" w:author="Stefanie Lane" w:date="2022-06-23T15:12:00Z">
                  <w:rPr>
                    <w:ins w:id="16602" w:author="Stefanie Lane" w:date="2022-06-23T15:12:00Z"/>
                    <w:del w:id="16603" w:author="Lane, Stefanie" w:date="2023-04-28T12:07:00Z"/>
                  </w:rPr>
                </w:rPrChange>
              </w:rPr>
              <w:pPrChange w:id="16604" w:author="Stefanie Lane" w:date="2022-06-23T15:12:00Z">
                <w:pPr>
                  <w:jc w:val="center"/>
                </w:pPr>
              </w:pPrChange>
            </w:pPr>
            <w:ins w:id="16605" w:author="Stefanie Lane" w:date="2022-06-23T15:12:00Z">
              <w:del w:id="16606" w:author="Lane, Stefanie" w:date="2023-04-28T12:07:00Z">
                <w:r w:rsidRPr="00EB4CE1" w:rsidDel="00402FFE">
                  <w:rPr>
                    <w:rFonts w:ascii="Calibri" w:eastAsia="Times New Roman" w:hAnsi="Calibri" w:cs="Calibri"/>
                    <w:color w:val="000000"/>
                    <w:rPrChange w:id="16607" w:author="Stefanie Lane" w:date="2022-06-23T15:12:00Z">
                      <w:rPr/>
                    </w:rPrChange>
                  </w:rPr>
                  <w:delText>-100.0</w:delText>
                </w:r>
              </w:del>
            </w:ins>
          </w:p>
        </w:tc>
      </w:tr>
      <w:tr w:rsidR="00EB4CE1" w:rsidRPr="00EB4CE1" w:rsidDel="00402FFE" w14:paraId="0CE27D99" w14:textId="77777777" w:rsidTr="006F10B7">
        <w:trPr>
          <w:trHeight w:val="290"/>
          <w:ins w:id="16608" w:author="Stefanie Lane" w:date="2022-06-23T15:12:00Z"/>
          <w:del w:id="16609" w:author="Lane, Stefanie" w:date="2023-04-28T12:07:00Z"/>
          <w:trPrChange w:id="1661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661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DA015B7" w14:textId="77777777" w:rsidR="00EB4CE1" w:rsidRPr="00EB4CE1" w:rsidDel="00402FFE" w:rsidRDefault="00EB4CE1">
            <w:pPr>
              <w:spacing w:after="0" w:line="240" w:lineRule="auto"/>
              <w:rPr>
                <w:ins w:id="16612" w:author="Stefanie Lane" w:date="2022-06-23T15:12:00Z"/>
                <w:del w:id="16613" w:author="Lane, Stefanie" w:date="2023-04-28T12:07:00Z"/>
                <w:rFonts w:ascii="Calibri" w:eastAsia="Times New Roman" w:hAnsi="Calibri" w:cs="Calibri"/>
                <w:color w:val="000000"/>
                <w:rPrChange w:id="16614" w:author="Stefanie Lane" w:date="2022-06-23T15:12:00Z">
                  <w:rPr>
                    <w:ins w:id="16615" w:author="Stefanie Lane" w:date="2022-06-23T15:12:00Z"/>
                    <w:del w:id="16616" w:author="Lane, Stefanie" w:date="2023-04-28T12:07:00Z"/>
                  </w:rPr>
                </w:rPrChange>
              </w:rPr>
              <w:pPrChange w:id="1661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661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16E031F" w14:textId="77777777" w:rsidR="00EB4CE1" w:rsidRPr="00EB4CE1" w:rsidDel="00402FFE" w:rsidRDefault="00EB4CE1">
            <w:pPr>
              <w:spacing w:after="0" w:line="240" w:lineRule="auto"/>
              <w:rPr>
                <w:ins w:id="16619" w:author="Stefanie Lane" w:date="2022-06-23T15:12:00Z"/>
                <w:del w:id="16620" w:author="Lane, Stefanie" w:date="2023-04-28T12:07:00Z"/>
                <w:rFonts w:ascii="Calibri" w:eastAsia="Times New Roman" w:hAnsi="Calibri" w:cs="Calibri"/>
                <w:color w:val="000000"/>
                <w:rPrChange w:id="16621" w:author="Stefanie Lane" w:date="2022-06-23T15:12:00Z">
                  <w:rPr>
                    <w:ins w:id="16622" w:author="Stefanie Lane" w:date="2022-06-23T15:12:00Z"/>
                    <w:del w:id="16623" w:author="Lane, Stefanie" w:date="2023-04-28T12:07:00Z"/>
                  </w:rPr>
                </w:rPrChange>
              </w:rPr>
              <w:pPrChange w:id="1662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662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47A76A1" w14:textId="77777777" w:rsidR="00EB4CE1" w:rsidRPr="00EB4CE1" w:rsidDel="00402FFE" w:rsidRDefault="00EB4CE1">
            <w:pPr>
              <w:spacing w:after="0" w:line="240" w:lineRule="auto"/>
              <w:rPr>
                <w:ins w:id="16626" w:author="Stefanie Lane" w:date="2022-06-23T15:12:00Z"/>
                <w:del w:id="16627" w:author="Lane, Stefanie" w:date="2023-04-28T12:07:00Z"/>
                <w:rFonts w:ascii="Calibri" w:eastAsia="Times New Roman" w:hAnsi="Calibri" w:cs="Calibri"/>
                <w:i/>
                <w:iCs/>
                <w:color w:val="000000"/>
                <w:rPrChange w:id="16628" w:author="Stefanie Lane" w:date="2022-06-23T15:12:00Z">
                  <w:rPr>
                    <w:ins w:id="16629" w:author="Stefanie Lane" w:date="2022-06-23T15:12:00Z"/>
                    <w:del w:id="16630" w:author="Lane, Stefanie" w:date="2023-04-28T12:07:00Z"/>
                  </w:rPr>
                </w:rPrChange>
              </w:rPr>
              <w:pPrChange w:id="16631" w:author="Stefanie Lane" w:date="2022-06-23T15:12:00Z">
                <w:pPr/>
              </w:pPrChange>
            </w:pPr>
            <w:ins w:id="16632" w:author="Stefanie Lane" w:date="2022-06-23T15:12:00Z">
              <w:del w:id="16633" w:author="Lane, Stefanie" w:date="2023-04-28T12:07:00Z">
                <w:r w:rsidRPr="00EB4CE1" w:rsidDel="00402FFE">
                  <w:rPr>
                    <w:rFonts w:ascii="Calibri" w:eastAsia="Times New Roman" w:hAnsi="Calibri" w:cs="Calibri"/>
                    <w:i/>
                    <w:iCs/>
                    <w:color w:val="000000"/>
                    <w:rPrChange w:id="16634" w:author="Stefanie Lane" w:date="2022-06-23T15:12:00Z">
                      <w:rPr/>
                    </w:rPrChange>
                  </w:rPr>
                  <w:delText>Galium trifidum</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663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925EB70" w14:textId="77777777" w:rsidR="00EB4CE1" w:rsidRPr="00EB4CE1" w:rsidDel="00402FFE" w:rsidRDefault="00EB4CE1">
            <w:pPr>
              <w:spacing w:after="0" w:line="240" w:lineRule="auto"/>
              <w:jc w:val="center"/>
              <w:rPr>
                <w:ins w:id="16636" w:author="Stefanie Lane" w:date="2022-06-23T15:12:00Z"/>
                <w:del w:id="16637" w:author="Lane, Stefanie" w:date="2023-04-28T12:07:00Z"/>
                <w:rFonts w:ascii="Calibri" w:eastAsia="Times New Roman" w:hAnsi="Calibri" w:cs="Calibri"/>
                <w:color w:val="000000"/>
                <w:rPrChange w:id="16638" w:author="Stefanie Lane" w:date="2022-06-23T15:12:00Z">
                  <w:rPr>
                    <w:ins w:id="16639" w:author="Stefanie Lane" w:date="2022-06-23T15:12:00Z"/>
                    <w:del w:id="16640" w:author="Lane, Stefanie" w:date="2023-04-28T12:07:00Z"/>
                  </w:rPr>
                </w:rPrChange>
              </w:rPr>
              <w:pPrChange w:id="16641" w:author="Stefanie Lane" w:date="2022-06-23T15:12:00Z">
                <w:pPr>
                  <w:jc w:val="center"/>
                </w:pPr>
              </w:pPrChange>
            </w:pPr>
            <w:ins w:id="16642" w:author="Stefanie Lane" w:date="2022-06-23T15:12:00Z">
              <w:del w:id="16643" w:author="Lane, Stefanie" w:date="2023-04-28T12:07:00Z">
                <w:r w:rsidRPr="00EB4CE1" w:rsidDel="00402FFE">
                  <w:rPr>
                    <w:rFonts w:ascii="Calibri" w:eastAsia="Times New Roman" w:hAnsi="Calibri" w:cs="Calibri"/>
                    <w:color w:val="000000"/>
                    <w:rPrChange w:id="16644" w:author="Stefanie Lane" w:date="2022-06-23T15:12:00Z">
                      <w:rPr/>
                    </w:rPrChange>
                  </w:rPr>
                  <w:delText>0.03</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664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EC5EABF" w14:textId="77777777" w:rsidR="00EB4CE1" w:rsidRPr="00EB4CE1" w:rsidDel="00402FFE" w:rsidRDefault="00EB4CE1">
            <w:pPr>
              <w:spacing w:after="0" w:line="240" w:lineRule="auto"/>
              <w:jc w:val="center"/>
              <w:rPr>
                <w:ins w:id="16646" w:author="Stefanie Lane" w:date="2022-06-23T15:12:00Z"/>
                <w:del w:id="16647" w:author="Lane, Stefanie" w:date="2023-04-28T12:07:00Z"/>
                <w:rFonts w:ascii="Calibri" w:eastAsia="Times New Roman" w:hAnsi="Calibri" w:cs="Calibri"/>
                <w:color w:val="000000"/>
                <w:rPrChange w:id="16648" w:author="Stefanie Lane" w:date="2022-06-23T15:12:00Z">
                  <w:rPr>
                    <w:ins w:id="16649" w:author="Stefanie Lane" w:date="2022-06-23T15:12:00Z"/>
                    <w:del w:id="16650" w:author="Lane, Stefanie" w:date="2023-04-28T12:07:00Z"/>
                  </w:rPr>
                </w:rPrChange>
              </w:rPr>
              <w:pPrChange w:id="16651" w:author="Stefanie Lane" w:date="2022-06-23T15:12:00Z">
                <w:pPr>
                  <w:jc w:val="center"/>
                </w:pPr>
              </w:pPrChange>
            </w:pPr>
            <w:ins w:id="16652" w:author="Stefanie Lane" w:date="2022-06-23T15:12:00Z">
              <w:del w:id="16653" w:author="Lane, Stefanie" w:date="2023-04-28T12:07:00Z">
                <w:r w:rsidRPr="00EB4CE1" w:rsidDel="00402FFE">
                  <w:rPr>
                    <w:rFonts w:ascii="Calibri" w:eastAsia="Times New Roman" w:hAnsi="Calibri" w:cs="Calibri"/>
                    <w:color w:val="000000"/>
                    <w:rPrChange w:id="16654"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665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9CB9107" w14:textId="77777777" w:rsidR="00EB4CE1" w:rsidRPr="00EB4CE1" w:rsidDel="00402FFE" w:rsidRDefault="00EB4CE1">
            <w:pPr>
              <w:spacing w:after="0" w:line="240" w:lineRule="auto"/>
              <w:jc w:val="center"/>
              <w:rPr>
                <w:ins w:id="16656" w:author="Stefanie Lane" w:date="2022-06-23T15:12:00Z"/>
                <w:del w:id="16657" w:author="Lane, Stefanie" w:date="2023-04-28T12:07:00Z"/>
                <w:rFonts w:ascii="Calibri" w:eastAsia="Times New Roman" w:hAnsi="Calibri" w:cs="Calibri"/>
                <w:color w:val="000000"/>
                <w:rPrChange w:id="16658" w:author="Stefanie Lane" w:date="2022-06-23T15:12:00Z">
                  <w:rPr>
                    <w:ins w:id="16659" w:author="Stefanie Lane" w:date="2022-06-23T15:12:00Z"/>
                    <w:del w:id="16660" w:author="Lane, Stefanie" w:date="2023-04-28T12:07:00Z"/>
                  </w:rPr>
                </w:rPrChange>
              </w:rPr>
              <w:pPrChange w:id="16661" w:author="Stefanie Lane" w:date="2022-06-23T15:12:00Z">
                <w:pPr>
                  <w:jc w:val="center"/>
                </w:pPr>
              </w:pPrChange>
            </w:pPr>
            <w:ins w:id="16662" w:author="Stefanie Lane" w:date="2022-06-23T15:12:00Z">
              <w:del w:id="16663" w:author="Lane, Stefanie" w:date="2023-04-28T12:07:00Z">
                <w:r w:rsidRPr="00EB4CE1" w:rsidDel="00402FFE">
                  <w:rPr>
                    <w:rFonts w:ascii="Calibri" w:eastAsia="Times New Roman" w:hAnsi="Calibri" w:cs="Calibri"/>
                    <w:color w:val="000000"/>
                    <w:rPrChange w:id="16664"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666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187AC1C" w14:textId="77777777" w:rsidR="00EB4CE1" w:rsidRPr="00EB4CE1" w:rsidDel="00402FFE" w:rsidRDefault="00EB4CE1">
            <w:pPr>
              <w:spacing w:after="0" w:line="240" w:lineRule="auto"/>
              <w:jc w:val="center"/>
              <w:rPr>
                <w:ins w:id="16666" w:author="Stefanie Lane" w:date="2022-06-23T15:12:00Z"/>
                <w:del w:id="16667" w:author="Lane, Stefanie" w:date="2023-04-28T12:07:00Z"/>
                <w:rFonts w:ascii="Calibri" w:eastAsia="Times New Roman" w:hAnsi="Calibri" w:cs="Calibri"/>
                <w:color w:val="000000"/>
                <w:rPrChange w:id="16668" w:author="Stefanie Lane" w:date="2022-06-23T15:12:00Z">
                  <w:rPr>
                    <w:ins w:id="16669" w:author="Stefanie Lane" w:date="2022-06-23T15:12:00Z"/>
                    <w:del w:id="16670" w:author="Lane, Stefanie" w:date="2023-04-28T12:07:00Z"/>
                  </w:rPr>
                </w:rPrChange>
              </w:rPr>
              <w:pPrChange w:id="16671" w:author="Stefanie Lane" w:date="2022-06-23T15:12:00Z">
                <w:pPr>
                  <w:jc w:val="center"/>
                </w:pPr>
              </w:pPrChange>
            </w:pPr>
            <w:ins w:id="16672" w:author="Stefanie Lane" w:date="2022-06-23T15:12:00Z">
              <w:del w:id="16673" w:author="Lane, Stefanie" w:date="2023-04-28T12:07:00Z">
                <w:r w:rsidRPr="00EB4CE1" w:rsidDel="00402FFE">
                  <w:rPr>
                    <w:rFonts w:ascii="Calibri" w:eastAsia="Times New Roman" w:hAnsi="Calibri" w:cs="Calibri"/>
                    <w:color w:val="000000"/>
                    <w:rPrChange w:id="16674" w:author="Stefanie Lane" w:date="2022-06-23T15:12:00Z">
                      <w:rPr/>
                    </w:rPrChange>
                  </w:rPr>
                  <w:delText>-100.0</w:delText>
                </w:r>
              </w:del>
            </w:ins>
          </w:p>
        </w:tc>
      </w:tr>
      <w:tr w:rsidR="00EB4CE1" w:rsidRPr="00EB4CE1" w:rsidDel="00402FFE" w14:paraId="05257A4F" w14:textId="77777777" w:rsidTr="006F10B7">
        <w:trPr>
          <w:trHeight w:val="290"/>
          <w:ins w:id="16675" w:author="Stefanie Lane" w:date="2022-06-23T15:12:00Z"/>
          <w:del w:id="16676" w:author="Lane, Stefanie" w:date="2023-04-28T12:07:00Z"/>
          <w:trPrChange w:id="1667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667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7F91EBC" w14:textId="77777777" w:rsidR="00EB4CE1" w:rsidRPr="00EB4CE1" w:rsidDel="00402FFE" w:rsidRDefault="00EB4CE1">
            <w:pPr>
              <w:spacing w:after="0" w:line="240" w:lineRule="auto"/>
              <w:rPr>
                <w:ins w:id="16679" w:author="Stefanie Lane" w:date="2022-06-23T15:12:00Z"/>
                <w:del w:id="16680" w:author="Lane, Stefanie" w:date="2023-04-28T12:07:00Z"/>
                <w:rFonts w:ascii="Calibri" w:eastAsia="Times New Roman" w:hAnsi="Calibri" w:cs="Calibri"/>
                <w:color w:val="000000"/>
                <w:rPrChange w:id="16681" w:author="Stefanie Lane" w:date="2022-06-23T15:12:00Z">
                  <w:rPr>
                    <w:ins w:id="16682" w:author="Stefanie Lane" w:date="2022-06-23T15:12:00Z"/>
                    <w:del w:id="16683" w:author="Lane, Stefanie" w:date="2023-04-28T12:07:00Z"/>
                  </w:rPr>
                </w:rPrChange>
              </w:rPr>
              <w:pPrChange w:id="1668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668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B1D0F6D" w14:textId="77777777" w:rsidR="00EB4CE1" w:rsidRPr="00EB4CE1" w:rsidDel="00402FFE" w:rsidRDefault="00EB4CE1">
            <w:pPr>
              <w:spacing w:after="0" w:line="240" w:lineRule="auto"/>
              <w:rPr>
                <w:ins w:id="16686" w:author="Stefanie Lane" w:date="2022-06-23T15:12:00Z"/>
                <w:del w:id="16687" w:author="Lane, Stefanie" w:date="2023-04-28T12:07:00Z"/>
                <w:rFonts w:ascii="Calibri" w:eastAsia="Times New Roman" w:hAnsi="Calibri" w:cs="Calibri"/>
                <w:color w:val="000000"/>
                <w:rPrChange w:id="16688" w:author="Stefanie Lane" w:date="2022-06-23T15:12:00Z">
                  <w:rPr>
                    <w:ins w:id="16689" w:author="Stefanie Lane" w:date="2022-06-23T15:12:00Z"/>
                    <w:del w:id="16690" w:author="Lane, Stefanie" w:date="2023-04-28T12:07:00Z"/>
                  </w:rPr>
                </w:rPrChange>
              </w:rPr>
              <w:pPrChange w:id="16691" w:author="Stefanie Lane" w:date="2022-06-23T15:12:00Z">
                <w:pPr/>
              </w:pPrChange>
            </w:pPr>
          </w:p>
        </w:tc>
        <w:tc>
          <w:tcPr>
            <w:tcW w:w="3320" w:type="dxa"/>
            <w:tcBorders>
              <w:top w:val="nil"/>
              <w:left w:val="nil"/>
              <w:bottom w:val="nil"/>
              <w:right w:val="nil"/>
            </w:tcBorders>
            <w:shd w:val="clear" w:color="auto" w:fill="auto"/>
            <w:noWrap/>
            <w:vAlign w:val="bottom"/>
            <w:hideMark/>
            <w:tcPrChange w:id="16692" w:author="Stefanie Lane" w:date="2022-06-23T15:14:00Z">
              <w:tcPr>
                <w:tcW w:w="3320" w:type="dxa"/>
                <w:tcBorders>
                  <w:top w:val="nil"/>
                  <w:left w:val="nil"/>
                  <w:bottom w:val="nil"/>
                  <w:right w:val="nil"/>
                </w:tcBorders>
                <w:shd w:val="clear" w:color="auto" w:fill="auto"/>
                <w:noWrap/>
                <w:vAlign w:val="bottom"/>
                <w:hideMark/>
              </w:tcPr>
            </w:tcPrChange>
          </w:tcPr>
          <w:p w14:paraId="04E5AF7A" w14:textId="77777777" w:rsidR="00EB4CE1" w:rsidRPr="00EB4CE1" w:rsidDel="00402FFE" w:rsidRDefault="00EB4CE1">
            <w:pPr>
              <w:spacing w:after="0" w:line="240" w:lineRule="auto"/>
              <w:rPr>
                <w:ins w:id="16693" w:author="Stefanie Lane" w:date="2022-06-23T15:12:00Z"/>
                <w:del w:id="16694" w:author="Lane, Stefanie" w:date="2023-04-28T12:07:00Z"/>
                <w:rFonts w:ascii="Calibri" w:eastAsia="Times New Roman" w:hAnsi="Calibri" w:cs="Calibri"/>
                <w:i/>
                <w:iCs/>
                <w:color w:val="000000"/>
                <w:rPrChange w:id="16695" w:author="Stefanie Lane" w:date="2022-06-23T15:12:00Z">
                  <w:rPr>
                    <w:ins w:id="16696" w:author="Stefanie Lane" w:date="2022-06-23T15:12:00Z"/>
                    <w:del w:id="16697" w:author="Lane, Stefanie" w:date="2023-04-28T12:07:00Z"/>
                  </w:rPr>
                </w:rPrChange>
              </w:rPr>
              <w:pPrChange w:id="16698" w:author="Stefanie Lane" w:date="2022-06-23T15:12:00Z">
                <w:pPr/>
              </w:pPrChange>
            </w:pPr>
            <w:ins w:id="16699" w:author="Stefanie Lane" w:date="2022-06-23T15:12:00Z">
              <w:del w:id="16700" w:author="Lane, Stefanie" w:date="2023-04-28T12:07:00Z">
                <w:r w:rsidRPr="00EB4CE1" w:rsidDel="00402FFE">
                  <w:rPr>
                    <w:rFonts w:ascii="Calibri" w:eastAsia="Times New Roman" w:hAnsi="Calibri" w:cs="Calibri"/>
                    <w:i/>
                    <w:iCs/>
                    <w:color w:val="000000"/>
                    <w:rPrChange w:id="16701" w:author="Stefanie Lane" w:date="2022-06-23T15:12:00Z">
                      <w:rPr/>
                    </w:rPrChange>
                  </w:rPr>
                  <w:delText>Hypericum formosum</w:delText>
                </w:r>
              </w:del>
            </w:ins>
          </w:p>
        </w:tc>
        <w:tc>
          <w:tcPr>
            <w:tcW w:w="869" w:type="dxa"/>
            <w:tcBorders>
              <w:top w:val="nil"/>
              <w:left w:val="nil"/>
              <w:bottom w:val="nil"/>
              <w:right w:val="nil"/>
            </w:tcBorders>
            <w:shd w:val="clear" w:color="auto" w:fill="auto"/>
            <w:noWrap/>
            <w:vAlign w:val="bottom"/>
            <w:hideMark/>
            <w:tcPrChange w:id="16702" w:author="Stefanie Lane" w:date="2022-06-23T15:14:00Z">
              <w:tcPr>
                <w:tcW w:w="960" w:type="dxa"/>
                <w:tcBorders>
                  <w:top w:val="nil"/>
                  <w:left w:val="nil"/>
                  <w:bottom w:val="nil"/>
                  <w:right w:val="nil"/>
                </w:tcBorders>
                <w:shd w:val="clear" w:color="auto" w:fill="auto"/>
                <w:noWrap/>
                <w:vAlign w:val="bottom"/>
                <w:hideMark/>
              </w:tcPr>
            </w:tcPrChange>
          </w:tcPr>
          <w:p w14:paraId="7A899DDA" w14:textId="77777777" w:rsidR="00EB4CE1" w:rsidRPr="00EB4CE1" w:rsidDel="00402FFE" w:rsidRDefault="00EB4CE1">
            <w:pPr>
              <w:spacing w:after="0" w:line="240" w:lineRule="auto"/>
              <w:jc w:val="center"/>
              <w:rPr>
                <w:ins w:id="16703" w:author="Stefanie Lane" w:date="2022-06-23T15:12:00Z"/>
                <w:del w:id="16704" w:author="Lane, Stefanie" w:date="2023-04-28T12:07:00Z"/>
                <w:rFonts w:ascii="Calibri" w:eastAsia="Times New Roman" w:hAnsi="Calibri" w:cs="Calibri"/>
                <w:color w:val="000000"/>
                <w:rPrChange w:id="16705" w:author="Stefanie Lane" w:date="2022-06-23T15:12:00Z">
                  <w:rPr>
                    <w:ins w:id="16706" w:author="Stefanie Lane" w:date="2022-06-23T15:12:00Z"/>
                    <w:del w:id="16707" w:author="Lane, Stefanie" w:date="2023-04-28T12:07:00Z"/>
                  </w:rPr>
                </w:rPrChange>
              </w:rPr>
              <w:pPrChange w:id="16708" w:author="Stefanie Lane" w:date="2022-06-23T15:12:00Z">
                <w:pPr>
                  <w:jc w:val="center"/>
                </w:pPr>
              </w:pPrChange>
            </w:pPr>
            <w:ins w:id="16709" w:author="Stefanie Lane" w:date="2022-06-23T15:12:00Z">
              <w:del w:id="16710" w:author="Lane, Stefanie" w:date="2023-04-28T12:07:00Z">
                <w:r w:rsidRPr="00EB4CE1" w:rsidDel="00402FFE">
                  <w:rPr>
                    <w:rFonts w:ascii="Calibri" w:eastAsia="Times New Roman" w:hAnsi="Calibri" w:cs="Calibri"/>
                    <w:color w:val="000000"/>
                    <w:rPrChange w:id="16711" w:author="Stefanie Lane" w:date="2022-06-23T15:12:00Z">
                      <w:rPr/>
                    </w:rPrChange>
                  </w:rPr>
                  <w:delText>0.10</w:delText>
                </w:r>
              </w:del>
            </w:ins>
          </w:p>
        </w:tc>
        <w:tc>
          <w:tcPr>
            <w:tcW w:w="990" w:type="dxa"/>
            <w:tcBorders>
              <w:top w:val="nil"/>
              <w:left w:val="nil"/>
              <w:bottom w:val="nil"/>
              <w:right w:val="nil"/>
            </w:tcBorders>
            <w:shd w:val="clear" w:color="auto" w:fill="auto"/>
            <w:noWrap/>
            <w:vAlign w:val="bottom"/>
            <w:hideMark/>
            <w:tcPrChange w:id="16712" w:author="Stefanie Lane" w:date="2022-06-23T15:14:00Z">
              <w:tcPr>
                <w:tcW w:w="960" w:type="dxa"/>
                <w:tcBorders>
                  <w:top w:val="nil"/>
                  <w:left w:val="nil"/>
                  <w:bottom w:val="nil"/>
                  <w:right w:val="nil"/>
                </w:tcBorders>
                <w:shd w:val="clear" w:color="auto" w:fill="auto"/>
                <w:noWrap/>
                <w:vAlign w:val="bottom"/>
                <w:hideMark/>
              </w:tcPr>
            </w:tcPrChange>
          </w:tcPr>
          <w:p w14:paraId="0C79BFCA" w14:textId="77777777" w:rsidR="00EB4CE1" w:rsidRPr="00EB4CE1" w:rsidDel="00402FFE" w:rsidRDefault="00EB4CE1">
            <w:pPr>
              <w:spacing w:after="0" w:line="240" w:lineRule="auto"/>
              <w:jc w:val="center"/>
              <w:rPr>
                <w:ins w:id="16713" w:author="Stefanie Lane" w:date="2022-06-23T15:12:00Z"/>
                <w:del w:id="16714" w:author="Lane, Stefanie" w:date="2023-04-28T12:07:00Z"/>
                <w:rFonts w:ascii="Calibri" w:eastAsia="Times New Roman" w:hAnsi="Calibri" w:cs="Calibri"/>
                <w:color w:val="000000"/>
                <w:rPrChange w:id="16715" w:author="Stefanie Lane" w:date="2022-06-23T15:12:00Z">
                  <w:rPr>
                    <w:ins w:id="16716" w:author="Stefanie Lane" w:date="2022-06-23T15:12:00Z"/>
                    <w:del w:id="16717" w:author="Lane, Stefanie" w:date="2023-04-28T12:07:00Z"/>
                  </w:rPr>
                </w:rPrChange>
              </w:rPr>
              <w:pPrChange w:id="16718" w:author="Stefanie Lane" w:date="2022-06-23T15:12:00Z">
                <w:pPr>
                  <w:jc w:val="center"/>
                </w:pPr>
              </w:pPrChange>
            </w:pPr>
            <w:ins w:id="16719" w:author="Stefanie Lane" w:date="2022-06-23T15:12:00Z">
              <w:del w:id="16720" w:author="Lane, Stefanie" w:date="2023-04-28T12:07:00Z">
                <w:r w:rsidRPr="00EB4CE1" w:rsidDel="00402FFE">
                  <w:rPr>
                    <w:rFonts w:ascii="Calibri" w:eastAsia="Times New Roman" w:hAnsi="Calibri" w:cs="Calibri"/>
                    <w:color w:val="000000"/>
                    <w:rPrChange w:id="16721"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16722" w:author="Stefanie Lane" w:date="2022-06-23T15:14:00Z">
              <w:tcPr>
                <w:tcW w:w="960" w:type="dxa"/>
                <w:tcBorders>
                  <w:top w:val="nil"/>
                  <w:left w:val="nil"/>
                  <w:bottom w:val="nil"/>
                  <w:right w:val="nil"/>
                </w:tcBorders>
                <w:shd w:val="clear" w:color="auto" w:fill="auto"/>
                <w:noWrap/>
                <w:vAlign w:val="bottom"/>
                <w:hideMark/>
              </w:tcPr>
            </w:tcPrChange>
          </w:tcPr>
          <w:p w14:paraId="35BF6B25" w14:textId="77777777" w:rsidR="00EB4CE1" w:rsidRPr="00EB4CE1" w:rsidDel="00402FFE" w:rsidRDefault="00EB4CE1">
            <w:pPr>
              <w:spacing w:after="0" w:line="240" w:lineRule="auto"/>
              <w:jc w:val="center"/>
              <w:rPr>
                <w:ins w:id="16723" w:author="Stefanie Lane" w:date="2022-06-23T15:12:00Z"/>
                <w:del w:id="16724" w:author="Lane, Stefanie" w:date="2023-04-28T12:07:00Z"/>
                <w:rFonts w:ascii="Calibri" w:eastAsia="Times New Roman" w:hAnsi="Calibri" w:cs="Calibri"/>
                <w:color w:val="000000"/>
                <w:rPrChange w:id="16725" w:author="Stefanie Lane" w:date="2022-06-23T15:12:00Z">
                  <w:rPr>
                    <w:ins w:id="16726" w:author="Stefanie Lane" w:date="2022-06-23T15:12:00Z"/>
                    <w:del w:id="16727" w:author="Lane, Stefanie" w:date="2023-04-28T12:07:00Z"/>
                  </w:rPr>
                </w:rPrChange>
              </w:rPr>
              <w:pPrChange w:id="16728" w:author="Stefanie Lane" w:date="2022-06-23T15:12:00Z">
                <w:pPr>
                  <w:jc w:val="center"/>
                </w:pPr>
              </w:pPrChange>
            </w:pPr>
            <w:ins w:id="16729" w:author="Stefanie Lane" w:date="2022-06-23T15:12:00Z">
              <w:del w:id="16730" w:author="Lane, Stefanie" w:date="2023-04-28T12:07:00Z">
                <w:r w:rsidRPr="00EB4CE1" w:rsidDel="00402FFE">
                  <w:rPr>
                    <w:rFonts w:ascii="Calibri" w:eastAsia="Times New Roman" w:hAnsi="Calibri" w:cs="Calibri"/>
                    <w:color w:val="000000"/>
                    <w:rPrChange w:id="16731"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673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B7E3E37" w14:textId="77777777" w:rsidR="00EB4CE1" w:rsidRPr="00EB4CE1" w:rsidDel="00402FFE" w:rsidRDefault="00EB4CE1">
            <w:pPr>
              <w:spacing w:after="0" w:line="240" w:lineRule="auto"/>
              <w:jc w:val="center"/>
              <w:rPr>
                <w:ins w:id="16733" w:author="Stefanie Lane" w:date="2022-06-23T15:12:00Z"/>
                <w:del w:id="16734" w:author="Lane, Stefanie" w:date="2023-04-28T12:07:00Z"/>
                <w:rFonts w:ascii="Calibri" w:eastAsia="Times New Roman" w:hAnsi="Calibri" w:cs="Calibri"/>
                <w:color w:val="000000"/>
                <w:rPrChange w:id="16735" w:author="Stefanie Lane" w:date="2022-06-23T15:12:00Z">
                  <w:rPr>
                    <w:ins w:id="16736" w:author="Stefanie Lane" w:date="2022-06-23T15:12:00Z"/>
                    <w:del w:id="16737" w:author="Lane, Stefanie" w:date="2023-04-28T12:07:00Z"/>
                  </w:rPr>
                </w:rPrChange>
              </w:rPr>
              <w:pPrChange w:id="16738" w:author="Stefanie Lane" w:date="2022-06-23T15:12:00Z">
                <w:pPr>
                  <w:jc w:val="center"/>
                </w:pPr>
              </w:pPrChange>
            </w:pPr>
            <w:ins w:id="16739" w:author="Stefanie Lane" w:date="2022-06-23T15:12:00Z">
              <w:del w:id="16740" w:author="Lane, Stefanie" w:date="2023-04-28T12:07:00Z">
                <w:r w:rsidRPr="00EB4CE1" w:rsidDel="00402FFE">
                  <w:rPr>
                    <w:rFonts w:ascii="Calibri" w:eastAsia="Times New Roman" w:hAnsi="Calibri" w:cs="Calibri"/>
                    <w:color w:val="000000"/>
                    <w:rPrChange w:id="16741" w:author="Stefanie Lane" w:date="2022-06-23T15:12:00Z">
                      <w:rPr/>
                    </w:rPrChange>
                  </w:rPr>
                  <w:delText>-100.0</w:delText>
                </w:r>
              </w:del>
            </w:ins>
          </w:p>
        </w:tc>
      </w:tr>
      <w:tr w:rsidR="00EB4CE1" w:rsidRPr="00EB4CE1" w:rsidDel="00402FFE" w14:paraId="17DCB954" w14:textId="77777777" w:rsidTr="006F10B7">
        <w:trPr>
          <w:trHeight w:val="290"/>
          <w:ins w:id="16742" w:author="Stefanie Lane" w:date="2022-06-23T15:12:00Z"/>
          <w:del w:id="16743" w:author="Lane, Stefanie" w:date="2023-04-28T12:07:00Z"/>
          <w:trPrChange w:id="1674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674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9D1D044" w14:textId="77777777" w:rsidR="00EB4CE1" w:rsidRPr="00EB4CE1" w:rsidDel="00402FFE" w:rsidRDefault="00EB4CE1">
            <w:pPr>
              <w:spacing w:after="0" w:line="240" w:lineRule="auto"/>
              <w:rPr>
                <w:ins w:id="16746" w:author="Stefanie Lane" w:date="2022-06-23T15:12:00Z"/>
                <w:del w:id="16747" w:author="Lane, Stefanie" w:date="2023-04-28T12:07:00Z"/>
                <w:rFonts w:ascii="Calibri" w:eastAsia="Times New Roman" w:hAnsi="Calibri" w:cs="Calibri"/>
                <w:color w:val="000000"/>
                <w:rPrChange w:id="16748" w:author="Stefanie Lane" w:date="2022-06-23T15:12:00Z">
                  <w:rPr>
                    <w:ins w:id="16749" w:author="Stefanie Lane" w:date="2022-06-23T15:12:00Z"/>
                    <w:del w:id="16750" w:author="Lane, Stefanie" w:date="2023-04-28T12:07:00Z"/>
                  </w:rPr>
                </w:rPrChange>
              </w:rPr>
              <w:pPrChange w:id="1675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675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12F7095" w14:textId="77777777" w:rsidR="00EB4CE1" w:rsidRPr="00EB4CE1" w:rsidDel="00402FFE" w:rsidRDefault="00EB4CE1">
            <w:pPr>
              <w:spacing w:after="0" w:line="240" w:lineRule="auto"/>
              <w:rPr>
                <w:ins w:id="16753" w:author="Stefanie Lane" w:date="2022-06-23T15:12:00Z"/>
                <w:del w:id="16754" w:author="Lane, Stefanie" w:date="2023-04-28T12:07:00Z"/>
                <w:rFonts w:ascii="Calibri" w:eastAsia="Times New Roman" w:hAnsi="Calibri" w:cs="Calibri"/>
                <w:color w:val="000000"/>
                <w:rPrChange w:id="16755" w:author="Stefanie Lane" w:date="2022-06-23T15:12:00Z">
                  <w:rPr>
                    <w:ins w:id="16756" w:author="Stefanie Lane" w:date="2022-06-23T15:12:00Z"/>
                    <w:del w:id="16757" w:author="Lane, Stefanie" w:date="2023-04-28T12:07:00Z"/>
                  </w:rPr>
                </w:rPrChange>
              </w:rPr>
              <w:pPrChange w:id="1675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675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3FEE098" w14:textId="77777777" w:rsidR="00EB4CE1" w:rsidRPr="00EB4CE1" w:rsidDel="00402FFE" w:rsidRDefault="00EB4CE1">
            <w:pPr>
              <w:spacing w:after="0" w:line="240" w:lineRule="auto"/>
              <w:rPr>
                <w:ins w:id="16760" w:author="Stefanie Lane" w:date="2022-06-23T15:12:00Z"/>
                <w:del w:id="16761" w:author="Lane, Stefanie" w:date="2023-04-28T12:07:00Z"/>
                <w:rFonts w:ascii="Calibri" w:eastAsia="Times New Roman" w:hAnsi="Calibri" w:cs="Calibri"/>
                <w:i/>
                <w:iCs/>
                <w:color w:val="000000"/>
                <w:rPrChange w:id="16762" w:author="Stefanie Lane" w:date="2022-06-23T15:12:00Z">
                  <w:rPr>
                    <w:ins w:id="16763" w:author="Stefanie Lane" w:date="2022-06-23T15:12:00Z"/>
                    <w:del w:id="16764" w:author="Lane, Stefanie" w:date="2023-04-28T12:07:00Z"/>
                  </w:rPr>
                </w:rPrChange>
              </w:rPr>
              <w:pPrChange w:id="16765" w:author="Stefanie Lane" w:date="2022-06-23T15:12:00Z">
                <w:pPr/>
              </w:pPrChange>
            </w:pPr>
            <w:ins w:id="16766" w:author="Stefanie Lane" w:date="2022-06-23T15:12:00Z">
              <w:del w:id="16767" w:author="Lane, Stefanie" w:date="2023-04-28T12:07:00Z">
                <w:r w:rsidRPr="00EB4CE1" w:rsidDel="00402FFE">
                  <w:rPr>
                    <w:rFonts w:ascii="Calibri" w:eastAsia="Times New Roman" w:hAnsi="Calibri" w:cs="Calibri"/>
                    <w:i/>
                    <w:iCs/>
                    <w:color w:val="000000"/>
                    <w:rPrChange w:id="16768" w:author="Stefanie Lane" w:date="2022-06-23T15:12:00Z">
                      <w:rPr/>
                    </w:rPrChange>
                  </w:rPr>
                  <w:delText>Juncus articulatus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676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3FAE03E" w14:textId="77777777" w:rsidR="00EB4CE1" w:rsidRPr="00EB4CE1" w:rsidDel="00402FFE" w:rsidRDefault="00EB4CE1">
            <w:pPr>
              <w:spacing w:after="0" w:line="240" w:lineRule="auto"/>
              <w:jc w:val="center"/>
              <w:rPr>
                <w:ins w:id="16770" w:author="Stefanie Lane" w:date="2022-06-23T15:12:00Z"/>
                <w:del w:id="16771" w:author="Lane, Stefanie" w:date="2023-04-28T12:07:00Z"/>
                <w:rFonts w:ascii="Calibri" w:eastAsia="Times New Roman" w:hAnsi="Calibri" w:cs="Calibri"/>
                <w:color w:val="000000"/>
                <w:rPrChange w:id="16772" w:author="Stefanie Lane" w:date="2022-06-23T15:12:00Z">
                  <w:rPr>
                    <w:ins w:id="16773" w:author="Stefanie Lane" w:date="2022-06-23T15:12:00Z"/>
                    <w:del w:id="16774" w:author="Lane, Stefanie" w:date="2023-04-28T12:07:00Z"/>
                  </w:rPr>
                </w:rPrChange>
              </w:rPr>
              <w:pPrChange w:id="16775" w:author="Stefanie Lane" w:date="2022-06-23T15:12:00Z">
                <w:pPr>
                  <w:jc w:val="center"/>
                </w:pPr>
              </w:pPrChange>
            </w:pPr>
            <w:ins w:id="16776" w:author="Stefanie Lane" w:date="2022-06-23T15:12:00Z">
              <w:del w:id="16777" w:author="Lane, Stefanie" w:date="2023-04-28T12:07:00Z">
                <w:r w:rsidRPr="00EB4CE1" w:rsidDel="00402FFE">
                  <w:rPr>
                    <w:rFonts w:ascii="Calibri" w:eastAsia="Times New Roman" w:hAnsi="Calibri" w:cs="Calibri"/>
                    <w:color w:val="000000"/>
                    <w:rPrChange w:id="16778" w:author="Stefanie Lane" w:date="2022-06-23T15:12:00Z">
                      <w:rPr/>
                    </w:rPrChange>
                  </w:rPr>
                  <w:delText>0.52</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677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A7966C4" w14:textId="77777777" w:rsidR="00EB4CE1" w:rsidRPr="00EB4CE1" w:rsidDel="00402FFE" w:rsidRDefault="00EB4CE1">
            <w:pPr>
              <w:spacing w:after="0" w:line="240" w:lineRule="auto"/>
              <w:jc w:val="center"/>
              <w:rPr>
                <w:ins w:id="16780" w:author="Stefanie Lane" w:date="2022-06-23T15:12:00Z"/>
                <w:del w:id="16781" w:author="Lane, Stefanie" w:date="2023-04-28T12:07:00Z"/>
                <w:rFonts w:ascii="Calibri" w:eastAsia="Times New Roman" w:hAnsi="Calibri" w:cs="Calibri"/>
                <w:color w:val="000000"/>
                <w:rPrChange w:id="16782" w:author="Stefanie Lane" w:date="2022-06-23T15:12:00Z">
                  <w:rPr>
                    <w:ins w:id="16783" w:author="Stefanie Lane" w:date="2022-06-23T15:12:00Z"/>
                    <w:del w:id="16784" w:author="Lane, Stefanie" w:date="2023-04-28T12:07:00Z"/>
                  </w:rPr>
                </w:rPrChange>
              </w:rPr>
              <w:pPrChange w:id="16785" w:author="Stefanie Lane" w:date="2022-06-23T15:12:00Z">
                <w:pPr>
                  <w:jc w:val="center"/>
                </w:pPr>
              </w:pPrChange>
            </w:pPr>
            <w:ins w:id="16786" w:author="Stefanie Lane" w:date="2022-06-23T15:12:00Z">
              <w:del w:id="16787" w:author="Lane, Stefanie" w:date="2023-04-28T12:07:00Z">
                <w:r w:rsidRPr="00EB4CE1" w:rsidDel="00402FFE">
                  <w:rPr>
                    <w:rFonts w:ascii="Calibri" w:eastAsia="Times New Roman" w:hAnsi="Calibri" w:cs="Calibri"/>
                    <w:color w:val="000000"/>
                    <w:rPrChange w:id="16788" w:author="Stefanie Lane" w:date="2022-06-23T15:12:00Z">
                      <w:rPr/>
                    </w:rPrChange>
                  </w:rPr>
                  <w:delText>0.06</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678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E68488B" w14:textId="77777777" w:rsidR="00EB4CE1" w:rsidRPr="00EB4CE1" w:rsidDel="00402FFE" w:rsidRDefault="00EB4CE1">
            <w:pPr>
              <w:spacing w:after="0" w:line="240" w:lineRule="auto"/>
              <w:jc w:val="center"/>
              <w:rPr>
                <w:ins w:id="16790" w:author="Stefanie Lane" w:date="2022-06-23T15:12:00Z"/>
                <w:del w:id="16791" w:author="Lane, Stefanie" w:date="2023-04-28T12:07:00Z"/>
                <w:rFonts w:ascii="Calibri" w:eastAsia="Times New Roman" w:hAnsi="Calibri" w:cs="Calibri"/>
                <w:color w:val="000000"/>
                <w:rPrChange w:id="16792" w:author="Stefanie Lane" w:date="2022-06-23T15:12:00Z">
                  <w:rPr>
                    <w:ins w:id="16793" w:author="Stefanie Lane" w:date="2022-06-23T15:12:00Z"/>
                    <w:del w:id="16794" w:author="Lane, Stefanie" w:date="2023-04-28T12:07:00Z"/>
                  </w:rPr>
                </w:rPrChange>
              </w:rPr>
              <w:pPrChange w:id="16795" w:author="Stefanie Lane" w:date="2022-06-23T15:12:00Z">
                <w:pPr>
                  <w:jc w:val="center"/>
                </w:pPr>
              </w:pPrChange>
            </w:pPr>
            <w:ins w:id="16796" w:author="Stefanie Lane" w:date="2022-06-23T15:12:00Z">
              <w:del w:id="16797" w:author="Lane, Stefanie" w:date="2023-04-28T12:07:00Z">
                <w:r w:rsidRPr="00EB4CE1" w:rsidDel="00402FFE">
                  <w:rPr>
                    <w:rFonts w:ascii="Calibri" w:eastAsia="Times New Roman" w:hAnsi="Calibri" w:cs="Calibri"/>
                    <w:color w:val="000000"/>
                    <w:rPrChange w:id="16798"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679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1B3C014" w14:textId="77777777" w:rsidR="00EB4CE1" w:rsidRPr="00EB4CE1" w:rsidDel="00402FFE" w:rsidRDefault="00EB4CE1">
            <w:pPr>
              <w:spacing w:after="0" w:line="240" w:lineRule="auto"/>
              <w:jc w:val="center"/>
              <w:rPr>
                <w:ins w:id="16800" w:author="Stefanie Lane" w:date="2022-06-23T15:12:00Z"/>
                <w:del w:id="16801" w:author="Lane, Stefanie" w:date="2023-04-28T12:07:00Z"/>
                <w:rFonts w:ascii="Calibri" w:eastAsia="Times New Roman" w:hAnsi="Calibri" w:cs="Calibri"/>
                <w:color w:val="000000"/>
                <w:rPrChange w:id="16802" w:author="Stefanie Lane" w:date="2022-06-23T15:12:00Z">
                  <w:rPr>
                    <w:ins w:id="16803" w:author="Stefanie Lane" w:date="2022-06-23T15:12:00Z"/>
                    <w:del w:id="16804" w:author="Lane, Stefanie" w:date="2023-04-28T12:07:00Z"/>
                  </w:rPr>
                </w:rPrChange>
              </w:rPr>
              <w:pPrChange w:id="16805" w:author="Stefanie Lane" w:date="2022-06-23T15:12:00Z">
                <w:pPr>
                  <w:jc w:val="center"/>
                </w:pPr>
              </w:pPrChange>
            </w:pPr>
            <w:ins w:id="16806" w:author="Stefanie Lane" w:date="2022-06-23T15:12:00Z">
              <w:del w:id="16807" w:author="Lane, Stefanie" w:date="2023-04-28T12:07:00Z">
                <w:r w:rsidRPr="00EB4CE1" w:rsidDel="00402FFE">
                  <w:rPr>
                    <w:rFonts w:ascii="Calibri" w:eastAsia="Times New Roman" w:hAnsi="Calibri" w:cs="Calibri"/>
                    <w:color w:val="000000"/>
                    <w:rPrChange w:id="16808" w:author="Stefanie Lane" w:date="2022-06-23T15:12:00Z">
                      <w:rPr/>
                    </w:rPrChange>
                  </w:rPr>
                  <w:delText>-100.0</w:delText>
                </w:r>
              </w:del>
            </w:ins>
          </w:p>
        </w:tc>
      </w:tr>
      <w:tr w:rsidR="00EB4CE1" w:rsidRPr="00EB4CE1" w:rsidDel="00402FFE" w14:paraId="4E136EC4" w14:textId="77777777" w:rsidTr="006F10B7">
        <w:trPr>
          <w:trHeight w:val="290"/>
          <w:ins w:id="16809" w:author="Stefanie Lane" w:date="2022-06-23T15:12:00Z"/>
          <w:del w:id="16810" w:author="Lane, Stefanie" w:date="2023-04-28T12:07:00Z"/>
          <w:trPrChange w:id="1681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681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9BE7AF3" w14:textId="77777777" w:rsidR="00EB4CE1" w:rsidRPr="00EB4CE1" w:rsidDel="00402FFE" w:rsidRDefault="00EB4CE1">
            <w:pPr>
              <w:spacing w:after="0" w:line="240" w:lineRule="auto"/>
              <w:rPr>
                <w:ins w:id="16813" w:author="Stefanie Lane" w:date="2022-06-23T15:12:00Z"/>
                <w:del w:id="16814" w:author="Lane, Stefanie" w:date="2023-04-28T12:07:00Z"/>
                <w:rFonts w:ascii="Calibri" w:eastAsia="Times New Roman" w:hAnsi="Calibri" w:cs="Calibri"/>
                <w:color w:val="000000"/>
                <w:rPrChange w:id="16815" w:author="Stefanie Lane" w:date="2022-06-23T15:12:00Z">
                  <w:rPr>
                    <w:ins w:id="16816" w:author="Stefanie Lane" w:date="2022-06-23T15:12:00Z"/>
                    <w:del w:id="16817" w:author="Lane, Stefanie" w:date="2023-04-28T12:07:00Z"/>
                  </w:rPr>
                </w:rPrChange>
              </w:rPr>
              <w:pPrChange w:id="1681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681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B7F6EED" w14:textId="77777777" w:rsidR="00EB4CE1" w:rsidRPr="00EB4CE1" w:rsidDel="00402FFE" w:rsidRDefault="00EB4CE1">
            <w:pPr>
              <w:spacing w:after="0" w:line="240" w:lineRule="auto"/>
              <w:rPr>
                <w:ins w:id="16820" w:author="Stefanie Lane" w:date="2022-06-23T15:12:00Z"/>
                <w:del w:id="16821" w:author="Lane, Stefanie" w:date="2023-04-28T12:07:00Z"/>
                <w:rFonts w:ascii="Calibri" w:eastAsia="Times New Roman" w:hAnsi="Calibri" w:cs="Calibri"/>
                <w:color w:val="000000"/>
                <w:rPrChange w:id="16822" w:author="Stefanie Lane" w:date="2022-06-23T15:12:00Z">
                  <w:rPr>
                    <w:ins w:id="16823" w:author="Stefanie Lane" w:date="2022-06-23T15:12:00Z"/>
                    <w:del w:id="16824" w:author="Lane, Stefanie" w:date="2023-04-28T12:07:00Z"/>
                  </w:rPr>
                </w:rPrChange>
              </w:rPr>
              <w:pPrChange w:id="16825" w:author="Stefanie Lane" w:date="2022-06-23T15:12:00Z">
                <w:pPr/>
              </w:pPrChange>
            </w:pPr>
          </w:p>
        </w:tc>
        <w:tc>
          <w:tcPr>
            <w:tcW w:w="3320" w:type="dxa"/>
            <w:tcBorders>
              <w:top w:val="nil"/>
              <w:left w:val="nil"/>
              <w:bottom w:val="nil"/>
              <w:right w:val="nil"/>
            </w:tcBorders>
            <w:shd w:val="clear" w:color="auto" w:fill="auto"/>
            <w:noWrap/>
            <w:vAlign w:val="bottom"/>
            <w:hideMark/>
            <w:tcPrChange w:id="16826" w:author="Stefanie Lane" w:date="2022-06-23T15:14:00Z">
              <w:tcPr>
                <w:tcW w:w="3320" w:type="dxa"/>
                <w:tcBorders>
                  <w:top w:val="nil"/>
                  <w:left w:val="nil"/>
                  <w:bottom w:val="nil"/>
                  <w:right w:val="nil"/>
                </w:tcBorders>
                <w:shd w:val="clear" w:color="auto" w:fill="auto"/>
                <w:noWrap/>
                <w:vAlign w:val="bottom"/>
                <w:hideMark/>
              </w:tcPr>
            </w:tcPrChange>
          </w:tcPr>
          <w:p w14:paraId="12CF7236" w14:textId="77777777" w:rsidR="00EB4CE1" w:rsidRPr="00EB4CE1" w:rsidDel="00402FFE" w:rsidRDefault="00EB4CE1">
            <w:pPr>
              <w:spacing w:after="0" w:line="240" w:lineRule="auto"/>
              <w:rPr>
                <w:ins w:id="16827" w:author="Stefanie Lane" w:date="2022-06-23T15:12:00Z"/>
                <w:del w:id="16828" w:author="Lane, Stefanie" w:date="2023-04-28T12:07:00Z"/>
                <w:rFonts w:ascii="Calibri" w:eastAsia="Times New Roman" w:hAnsi="Calibri" w:cs="Calibri"/>
                <w:i/>
                <w:iCs/>
                <w:color w:val="000000"/>
                <w:rPrChange w:id="16829" w:author="Stefanie Lane" w:date="2022-06-23T15:12:00Z">
                  <w:rPr>
                    <w:ins w:id="16830" w:author="Stefanie Lane" w:date="2022-06-23T15:12:00Z"/>
                    <w:del w:id="16831" w:author="Lane, Stefanie" w:date="2023-04-28T12:07:00Z"/>
                  </w:rPr>
                </w:rPrChange>
              </w:rPr>
              <w:pPrChange w:id="16832" w:author="Stefanie Lane" w:date="2022-06-23T15:12:00Z">
                <w:pPr/>
              </w:pPrChange>
            </w:pPr>
            <w:ins w:id="16833" w:author="Stefanie Lane" w:date="2022-06-23T15:12:00Z">
              <w:del w:id="16834" w:author="Lane, Stefanie" w:date="2023-04-28T12:07:00Z">
                <w:r w:rsidRPr="00EB4CE1" w:rsidDel="00402FFE">
                  <w:rPr>
                    <w:rFonts w:ascii="Calibri" w:eastAsia="Times New Roman" w:hAnsi="Calibri" w:cs="Calibri"/>
                    <w:i/>
                    <w:iCs/>
                    <w:color w:val="000000"/>
                    <w:rPrChange w:id="16835" w:author="Stefanie Lane" w:date="2022-06-23T15:12:00Z">
                      <w:rPr/>
                    </w:rPrChange>
                  </w:rPr>
                  <w:delText>Leersia oryzoides</w:delText>
                </w:r>
              </w:del>
            </w:ins>
          </w:p>
        </w:tc>
        <w:tc>
          <w:tcPr>
            <w:tcW w:w="869" w:type="dxa"/>
            <w:tcBorders>
              <w:top w:val="nil"/>
              <w:left w:val="nil"/>
              <w:bottom w:val="nil"/>
              <w:right w:val="nil"/>
            </w:tcBorders>
            <w:shd w:val="clear" w:color="auto" w:fill="auto"/>
            <w:noWrap/>
            <w:vAlign w:val="bottom"/>
            <w:hideMark/>
            <w:tcPrChange w:id="16836" w:author="Stefanie Lane" w:date="2022-06-23T15:14:00Z">
              <w:tcPr>
                <w:tcW w:w="960" w:type="dxa"/>
                <w:tcBorders>
                  <w:top w:val="nil"/>
                  <w:left w:val="nil"/>
                  <w:bottom w:val="nil"/>
                  <w:right w:val="nil"/>
                </w:tcBorders>
                <w:shd w:val="clear" w:color="auto" w:fill="auto"/>
                <w:noWrap/>
                <w:vAlign w:val="bottom"/>
                <w:hideMark/>
              </w:tcPr>
            </w:tcPrChange>
          </w:tcPr>
          <w:p w14:paraId="3B5D3BB0" w14:textId="77777777" w:rsidR="00EB4CE1" w:rsidRPr="00EB4CE1" w:rsidDel="00402FFE" w:rsidRDefault="00EB4CE1">
            <w:pPr>
              <w:spacing w:after="0" w:line="240" w:lineRule="auto"/>
              <w:jc w:val="center"/>
              <w:rPr>
                <w:ins w:id="16837" w:author="Stefanie Lane" w:date="2022-06-23T15:12:00Z"/>
                <w:del w:id="16838" w:author="Lane, Stefanie" w:date="2023-04-28T12:07:00Z"/>
                <w:rFonts w:ascii="Calibri" w:eastAsia="Times New Roman" w:hAnsi="Calibri" w:cs="Calibri"/>
                <w:color w:val="000000"/>
                <w:rPrChange w:id="16839" w:author="Stefanie Lane" w:date="2022-06-23T15:12:00Z">
                  <w:rPr>
                    <w:ins w:id="16840" w:author="Stefanie Lane" w:date="2022-06-23T15:12:00Z"/>
                    <w:del w:id="16841" w:author="Lane, Stefanie" w:date="2023-04-28T12:07:00Z"/>
                  </w:rPr>
                </w:rPrChange>
              </w:rPr>
              <w:pPrChange w:id="16842" w:author="Stefanie Lane" w:date="2022-06-23T15:12:00Z">
                <w:pPr>
                  <w:jc w:val="center"/>
                </w:pPr>
              </w:pPrChange>
            </w:pPr>
            <w:ins w:id="16843" w:author="Stefanie Lane" w:date="2022-06-23T15:12:00Z">
              <w:del w:id="16844" w:author="Lane, Stefanie" w:date="2023-04-28T12:07:00Z">
                <w:r w:rsidRPr="00EB4CE1" w:rsidDel="00402FFE">
                  <w:rPr>
                    <w:rFonts w:ascii="Calibri" w:eastAsia="Times New Roman" w:hAnsi="Calibri" w:cs="Calibri"/>
                    <w:color w:val="000000"/>
                    <w:rPrChange w:id="16845" w:author="Stefanie Lane" w:date="2022-06-23T15:12:00Z">
                      <w:rPr/>
                    </w:rPrChange>
                  </w:rPr>
                  <w:delText>0.14</w:delText>
                </w:r>
              </w:del>
            </w:ins>
          </w:p>
        </w:tc>
        <w:tc>
          <w:tcPr>
            <w:tcW w:w="990" w:type="dxa"/>
            <w:tcBorders>
              <w:top w:val="nil"/>
              <w:left w:val="nil"/>
              <w:bottom w:val="nil"/>
              <w:right w:val="nil"/>
            </w:tcBorders>
            <w:shd w:val="clear" w:color="auto" w:fill="auto"/>
            <w:noWrap/>
            <w:vAlign w:val="bottom"/>
            <w:hideMark/>
            <w:tcPrChange w:id="16846" w:author="Stefanie Lane" w:date="2022-06-23T15:14:00Z">
              <w:tcPr>
                <w:tcW w:w="960" w:type="dxa"/>
                <w:tcBorders>
                  <w:top w:val="nil"/>
                  <w:left w:val="nil"/>
                  <w:bottom w:val="nil"/>
                  <w:right w:val="nil"/>
                </w:tcBorders>
                <w:shd w:val="clear" w:color="auto" w:fill="auto"/>
                <w:noWrap/>
                <w:vAlign w:val="bottom"/>
                <w:hideMark/>
              </w:tcPr>
            </w:tcPrChange>
          </w:tcPr>
          <w:p w14:paraId="02C7A004" w14:textId="77777777" w:rsidR="00EB4CE1" w:rsidRPr="00EB4CE1" w:rsidDel="00402FFE" w:rsidRDefault="00EB4CE1">
            <w:pPr>
              <w:spacing w:after="0" w:line="240" w:lineRule="auto"/>
              <w:jc w:val="center"/>
              <w:rPr>
                <w:ins w:id="16847" w:author="Stefanie Lane" w:date="2022-06-23T15:12:00Z"/>
                <w:del w:id="16848" w:author="Lane, Stefanie" w:date="2023-04-28T12:07:00Z"/>
                <w:rFonts w:ascii="Calibri" w:eastAsia="Times New Roman" w:hAnsi="Calibri" w:cs="Calibri"/>
                <w:color w:val="000000"/>
                <w:rPrChange w:id="16849" w:author="Stefanie Lane" w:date="2022-06-23T15:12:00Z">
                  <w:rPr>
                    <w:ins w:id="16850" w:author="Stefanie Lane" w:date="2022-06-23T15:12:00Z"/>
                    <w:del w:id="16851" w:author="Lane, Stefanie" w:date="2023-04-28T12:07:00Z"/>
                  </w:rPr>
                </w:rPrChange>
              </w:rPr>
              <w:pPrChange w:id="16852" w:author="Stefanie Lane" w:date="2022-06-23T15:12:00Z">
                <w:pPr>
                  <w:jc w:val="center"/>
                </w:pPr>
              </w:pPrChange>
            </w:pPr>
            <w:ins w:id="16853" w:author="Stefanie Lane" w:date="2022-06-23T15:12:00Z">
              <w:del w:id="16854" w:author="Lane, Stefanie" w:date="2023-04-28T12:07:00Z">
                <w:r w:rsidRPr="00EB4CE1" w:rsidDel="00402FFE">
                  <w:rPr>
                    <w:rFonts w:ascii="Calibri" w:eastAsia="Times New Roman" w:hAnsi="Calibri" w:cs="Calibri"/>
                    <w:color w:val="000000"/>
                    <w:rPrChange w:id="16855" w:author="Stefanie Lane" w:date="2022-06-23T15:12:00Z">
                      <w:rPr/>
                    </w:rPrChange>
                  </w:rPr>
                  <w:delText>0.24</w:delText>
                </w:r>
              </w:del>
            </w:ins>
          </w:p>
        </w:tc>
        <w:tc>
          <w:tcPr>
            <w:tcW w:w="810" w:type="dxa"/>
            <w:tcBorders>
              <w:top w:val="nil"/>
              <w:left w:val="nil"/>
              <w:bottom w:val="nil"/>
              <w:right w:val="nil"/>
            </w:tcBorders>
            <w:shd w:val="clear" w:color="auto" w:fill="auto"/>
            <w:noWrap/>
            <w:vAlign w:val="bottom"/>
            <w:hideMark/>
            <w:tcPrChange w:id="16856" w:author="Stefanie Lane" w:date="2022-06-23T15:14:00Z">
              <w:tcPr>
                <w:tcW w:w="960" w:type="dxa"/>
                <w:tcBorders>
                  <w:top w:val="nil"/>
                  <w:left w:val="nil"/>
                  <w:bottom w:val="nil"/>
                  <w:right w:val="nil"/>
                </w:tcBorders>
                <w:shd w:val="clear" w:color="auto" w:fill="auto"/>
                <w:noWrap/>
                <w:vAlign w:val="bottom"/>
                <w:hideMark/>
              </w:tcPr>
            </w:tcPrChange>
          </w:tcPr>
          <w:p w14:paraId="3F525B19" w14:textId="77777777" w:rsidR="00EB4CE1" w:rsidRPr="00EB4CE1" w:rsidDel="00402FFE" w:rsidRDefault="00EB4CE1">
            <w:pPr>
              <w:spacing w:after="0" w:line="240" w:lineRule="auto"/>
              <w:jc w:val="center"/>
              <w:rPr>
                <w:ins w:id="16857" w:author="Stefanie Lane" w:date="2022-06-23T15:12:00Z"/>
                <w:del w:id="16858" w:author="Lane, Stefanie" w:date="2023-04-28T12:07:00Z"/>
                <w:rFonts w:ascii="Calibri" w:eastAsia="Times New Roman" w:hAnsi="Calibri" w:cs="Calibri"/>
                <w:color w:val="000000"/>
                <w:rPrChange w:id="16859" w:author="Stefanie Lane" w:date="2022-06-23T15:12:00Z">
                  <w:rPr>
                    <w:ins w:id="16860" w:author="Stefanie Lane" w:date="2022-06-23T15:12:00Z"/>
                    <w:del w:id="16861" w:author="Lane, Stefanie" w:date="2023-04-28T12:07:00Z"/>
                  </w:rPr>
                </w:rPrChange>
              </w:rPr>
              <w:pPrChange w:id="16862" w:author="Stefanie Lane" w:date="2022-06-23T15:12:00Z">
                <w:pPr>
                  <w:jc w:val="center"/>
                </w:pPr>
              </w:pPrChange>
            </w:pPr>
            <w:ins w:id="16863" w:author="Stefanie Lane" w:date="2022-06-23T15:12:00Z">
              <w:del w:id="16864" w:author="Lane, Stefanie" w:date="2023-04-28T12:07:00Z">
                <w:r w:rsidRPr="00EB4CE1" w:rsidDel="00402FFE">
                  <w:rPr>
                    <w:rFonts w:ascii="Calibri" w:eastAsia="Times New Roman" w:hAnsi="Calibri" w:cs="Calibri"/>
                    <w:color w:val="000000"/>
                    <w:rPrChange w:id="16865"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686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57D96EA" w14:textId="77777777" w:rsidR="00EB4CE1" w:rsidRPr="00EB4CE1" w:rsidDel="00402FFE" w:rsidRDefault="00EB4CE1">
            <w:pPr>
              <w:spacing w:after="0" w:line="240" w:lineRule="auto"/>
              <w:jc w:val="center"/>
              <w:rPr>
                <w:ins w:id="16867" w:author="Stefanie Lane" w:date="2022-06-23T15:12:00Z"/>
                <w:del w:id="16868" w:author="Lane, Stefanie" w:date="2023-04-28T12:07:00Z"/>
                <w:rFonts w:ascii="Calibri" w:eastAsia="Times New Roman" w:hAnsi="Calibri" w:cs="Calibri"/>
                <w:color w:val="000000"/>
                <w:rPrChange w:id="16869" w:author="Stefanie Lane" w:date="2022-06-23T15:12:00Z">
                  <w:rPr>
                    <w:ins w:id="16870" w:author="Stefanie Lane" w:date="2022-06-23T15:12:00Z"/>
                    <w:del w:id="16871" w:author="Lane, Stefanie" w:date="2023-04-28T12:07:00Z"/>
                  </w:rPr>
                </w:rPrChange>
              </w:rPr>
              <w:pPrChange w:id="16872" w:author="Stefanie Lane" w:date="2022-06-23T15:12:00Z">
                <w:pPr>
                  <w:jc w:val="center"/>
                </w:pPr>
              </w:pPrChange>
            </w:pPr>
            <w:ins w:id="16873" w:author="Stefanie Lane" w:date="2022-06-23T15:12:00Z">
              <w:del w:id="16874" w:author="Lane, Stefanie" w:date="2023-04-28T12:07:00Z">
                <w:r w:rsidRPr="00EB4CE1" w:rsidDel="00402FFE">
                  <w:rPr>
                    <w:rFonts w:ascii="Calibri" w:eastAsia="Times New Roman" w:hAnsi="Calibri" w:cs="Calibri"/>
                    <w:color w:val="000000"/>
                    <w:rPrChange w:id="16875" w:author="Stefanie Lane" w:date="2022-06-23T15:12:00Z">
                      <w:rPr/>
                    </w:rPrChange>
                  </w:rPr>
                  <w:delText>-100.0</w:delText>
                </w:r>
              </w:del>
            </w:ins>
          </w:p>
        </w:tc>
      </w:tr>
      <w:tr w:rsidR="00EB4CE1" w:rsidRPr="00EB4CE1" w:rsidDel="00402FFE" w14:paraId="2E738E4C" w14:textId="77777777" w:rsidTr="006F10B7">
        <w:trPr>
          <w:trHeight w:val="290"/>
          <w:ins w:id="16876" w:author="Stefanie Lane" w:date="2022-06-23T15:12:00Z"/>
          <w:del w:id="16877" w:author="Lane, Stefanie" w:date="2023-04-28T12:07:00Z"/>
          <w:trPrChange w:id="1687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687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A8D3449" w14:textId="77777777" w:rsidR="00EB4CE1" w:rsidRPr="00EB4CE1" w:rsidDel="00402FFE" w:rsidRDefault="00EB4CE1">
            <w:pPr>
              <w:spacing w:after="0" w:line="240" w:lineRule="auto"/>
              <w:rPr>
                <w:ins w:id="16880" w:author="Stefanie Lane" w:date="2022-06-23T15:12:00Z"/>
                <w:del w:id="16881" w:author="Lane, Stefanie" w:date="2023-04-28T12:07:00Z"/>
                <w:rFonts w:ascii="Calibri" w:eastAsia="Times New Roman" w:hAnsi="Calibri" w:cs="Calibri"/>
                <w:color w:val="000000"/>
                <w:rPrChange w:id="16882" w:author="Stefanie Lane" w:date="2022-06-23T15:12:00Z">
                  <w:rPr>
                    <w:ins w:id="16883" w:author="Stefanie Lane" w:date="2022-06-23T15:12:00Z"/>
                    <w:del w:id="16884" w:author="Lane, Stefanie" w:date="2023-04-28T12:07:00Z"/>
                  </w:rPr>
                </w:rPrChange>
              </w:rPr>
              <w:pPrChange w:id="1688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688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61BC19D" w14:textId="77777777" w:rsidR="00EB4CE1" w:rsidRPr="00EB4CE1" w:rsidDel="00402FFE" w:rsidRDefault="00EB4CE1">
            <w:pPr>
              <w:spacing w:after="0" w:line="240" w:lineRule="auto"/>
              <w:rPr>
                <w:ins w:id="16887" w:author="Stefanie Lane" w:date="2022-06-23T15:12:00Z"/>
                <w:del w:id="16888" w:author="Lane, Stefanie" w:date="2023-04-28T12:07:00Z"/>
                <w:rFonts w:ascii="Calibri" w:eastAsia="Times New Roman" w:hAnsi="Calibri" w:cs="Calibri"/>
                <w:color w:val="000000"/>
                <w:rPrChange w:id="16889" w:author="Stefanie Lane" w:date="2022-06-23T15:12:00Z">
                  <w:rPr>
                    <w:ins w:id="16890" w:author="Stefanie Lane" w:date="2022-06-23T15:12:00Z"/>
                    <w:del w:id="16891" w:author="Lane, Stefanie" w:date="2023-04-28T12:07:00Z"/>
                  </w:rPr>
                </w:rPrChange>
              </w:rPr>
              <w:pPrChange w:id="1689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689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1DF8FDC" w14:textId="77777777" w:rsidR="00EB4CE1" w:rsidRPr="00EB4CE1" w:rsidDel="00402FFE" w:rsidRDefault="00EB4CE1">
            <w:pPr>
              <w:spacing w:after="0" w:line="240" w:lineRule="auto"/>
              <w:rPr>
                <w:ins w:id="16894" w:author="Stefanie Lane" w:date="2022-06-23T15:12:00Z"/>
                <w:del w:id="16895" w:author="Lane, Stefanie" w:date="2023-04-28T12:07:00Z"/>
                <w:rFonts w:ascii="Calibri" w:eastAsia="Times New Roman" w:hAnsi="Calibri" w:cs="Calibri"/>
                <w:i/>
                <w:iCs/>
                <w:color w:val="000000"/>
                <w:rPrChange w:id="16896" w:author="Stefanie Lane" w:date="2022-06-23T15:12:00Z">
                  <w:rPr>
                    <w:ins w:id="16897" w:author="Stefanie Lane" w:date="2022-06-23T15:12:00Z"/>
                    <w:del w:id="16898" w:author="Lane, Stefanie" w:date="2023-04-28T12:07:00Z"/>
                  </w:rPr>
                </w:rPrChange>
              </w:rPr>
              <w:pPrChange w:id="16899" w:author="Stefanie Lane" w:date="2022-06-23T15:12:00Z">
                <w:pPr/>
              </w:pPrChange>
            </w:pPr>
            <w:ins w:id="16900" w:author="Stefanie Lane" w:date="2022-06-23T15:12:00Z">
              <w:del w:id="16901" w:author="Lane, Stefanie" w:date="2023-04-28T12:07:00Z">
                <w:r w:rsidRPr="00EB4CE1" w:rsidDel="00402FFE">
                  <w:rPr>
                    <w:rFonts w:ascii="Calibri" w:eastAsia="Times New Roman" w:hAnsi="Calibri" w:cs="Calibri"/>
                    <w:i/>
                    <w:iCs/>
                    <w:color w:val="000000"/>
                    <w:rPrChange w:id="16902" w:author="Stefanie Lane" w:date="2022-06-23T15:12:00Z">
                      <w:rPr/>
                    </w:rPrChange>
                  </w:rPr>
                  <w:delText>Lilaeopsis occidentalis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690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89EAD16" w14:textId="77777777" w:rsidR="00EB4CE1" w:rsidRPr="00EB4CE1" w:rsidDel="00402FFE" w:rsidRDefault="00EB4CE1">
            <w:pPr>
              <w:spacing w:after="0" w:line="240" w:lineRule="auto"/>
              <w:jc w:val="center"/>
              <w:rPr>
                <w:ins w:id="16904" w:author="Stefanie Lane" w:date="2022-06-23T15:12:00Z"/>
                <w:del w:id="16905" w:author="Lane, Stefanie" w:date="2023-04-28T12:07:00Z"/>
                <w:rFonts w:ascii="Calibri" w:eastAsia="Times New Roman" w:hAnsi="Calibri" w:cs="Calibri"/>
                <w:color w:val="000000"/>
                <w:rPrChange w:id="16906" w:author="Stefanie Lane" w:date="2022-06-23T15:12:00Z">
                  <w:rPr>
                    <w:ins w:id="16907" w:author="Stefanie Lane" w:date="2022-06-23T15:12:00Z"/>
                    <w:del w:id="16908" w:author="Lane, Stefanie" w:date="2023-04-28T12:07:00Z"/>
                  </w:rPr>
                </w:rPrChange>
              </w:rPr>
              <w:pPrChange w:id="16909" w:author="Stefanie Lane" w:date="2022-06-23T15:12:00Z">
                <w:pPr>
                  <w:jc w:val="center"/>
                </w:pPr>
              </w:pPrChange>
            </w:pPr>
            <w:ins w:id="16910" w:author="Stefanie Lane" w:date="2022-06-23T15:12:00Z">
              <w:del w:id="16911" w:author="Lane, Stefanie" w:date="2023-04-28T12:07:00Z">
                <w:r w:rsidRPr="00EB4CE1" w:rsidDel="00402FFE">
                  <w:rPr>
                    <w:rFonts w:ascii="Calibri" w:eastAsia="Times New Roman" w:hAnsi="Calibri" w:cs="Calibri"/>
                    <w:color w:val="000000"/>
                    <w:rPrChange w:id="16912" w:author="Stefanie Lane" w:date="2022-06-23T15:12:00Z">
                      <w:rPr/>
                    </w:rPrChange>
                  </w:rPr>
                  <w:delText>0.17</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691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A62E762" w14:textId="77777777" w:rsidR="00EB4CE1" w:rsidRPr="00EB4CE1" w:rsidDel="00402FFE" w:rsidRDefault="00EB4CE1">
            <w:pPr>
              <w:spacing w:after="0" w:line="240" w:lineRule="auto"/>
              <w:jc w:val="center"/>
              <w:rPr>
                <w:ins w:id="16914" w:author="Stefanie Lane" w:date="2022-06-23T15:12:00Z"/>
                <w:del w:id="16915" w:author="Lane, Stefanie" w:date="2023-04-28T12:07:00Z"/>
                <w:rFonts w:ascii="Calibri" w:eastAsia="Times New Roman" w:hAnsi="Calibri" w:cs="Calibri"/>
                <w:color w:val="000000"/>
                <w:rPrChange w:id="16916" w:author="Stefanie Lane" w:date="2022-06-23T15:12:00Z">
                  <w:rPr>
                    <w:ins w:id="16917" w:author="Stefanie Lane" w:date="2022-06-23T15:12:00Z"/>
                    <w:del w:id="16918" w:author="Lane, Stefanie" w:date="2023-04-28T12:07:00Z"/>
                  </w:rPr>
                </w:rPrChange>
              </w:rPr>
              <w:pPrChange w:id="16919" w:author="Stefanie Lane" w:date="2022-06-23T15:12:00Z">
                <w:pPr>
                  <w:jc w:val="center"/>
                </w:pPr>
              </w:pPrChange>
            </w:pPr>
            <w:ins w:id="16920" w:author="Stefanie Lane" w:date="2022-06-23T15:12:00Z">
              <w:del w:id="16921" w:author="Lane, Stefanie" w:date="2023-04-28T12:07:00Z">
                <w:r w:rsidRPr="00EB4CE1" w:rsidDel="00402FFE">
                  <w:rPr>
                    <w:rFonts w:ascii="Calibri" w:eastAsia="Times New Roman" w:hAnsi="Calibri" w:cs="Calibri"/>
                    <w:color w:val="000000"/>
                    <w:rPrChange w:id="16922"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692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F534B87" w14:textId="77777777" w:rsidR="00EB4CE1" w:rsidRPr="00EB4CE1" w:rsidDel="00402FFE" w:rsidRDefault="00EB4CE1">
            <w:pPr>
              <w:spacing w:after="0" w:line="240" w:lineRule="auto"/>
              <w:jc w:val="center"/>
              <w:rPr>
                <w:ins w:id="16924" w:author="Stefanie Lane" w:date="2022-06-23T15:12:00Z"/>
                <w:del w:id="16925" w:author="Lane, Stefanie" w:date="2023-04-28T12:07:00Z"/>
                <w:rFonts w:ascii="Calibri" w:eastAsia="Times New Roman" w:hAnsi="Calibri" w:cs="Calibri"/>
                <w:color w:val="000000"/>
                <w:rPrChange w:id="16926" w:author="Stefanie Lane" w:date="2022-06-23T15:12:00Z">
                  <w:rPr>
                    <w:ins w:id="16927" w:author="Stefanie Lane" w:date="2022-06-23T15:12:00Z"/>
                    <w:del w:id="16928" w:author="Lane, Stefanie" w:date="2023-04-28T12:07:00Z"/>
                  </w:rPr>
                </w:rPrChange>
              </w:rPr>
              <w:pPrChange w:id="16929" w:author="Stefanie Lane" w:date="2022-06-23T15:12:00Z">
                <w:pPr>
                  <w:jc w:val="center"/>
                </w:pPr>
              </w:pPrChange>
            </w:pPr>
            <w:ins w:id="16930" w:author="Stefanie Lane" w:date="2022-06-23T15:12:00Z">
              <w:del w:id="16931" w:author="Lane, Stefanie" w:date="2023-04-28T12:07:00Z">
                <w:r w:rsidRPr="00EB4CE1" w:rsidDel="00402FFE">
                  <w:rPr>
                    <w:rFonts w:ascii="Calibri" w:eastAsia="Times New Roman" w:hAnsi="Calibri" w:cs="Calibri"/>
                    <w:color w:val="000000"/>
                    <w:rPrChange w:id="16932"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693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9856B56" w14:textId="77777777" w:rsidR="00EB4CE1" w:rsidRPr="00EB4CE1" w:rsidDel="00402FFE" w:rsidRDefault="00EB4CE1">
            <w:pPr>
              <w:spacing w:after="0" w:line="240" w:lineRule="auto"/>
              <w:jc w:val="center"/>
              <w:rPr>
                <w:ins w:id="16934" w:author="Stefanie Lane" w:date="2022-06-23T15:12:00Z"/>
                <w:del w:id="16935" w:author="Lane, Stefanie" w:date="2023-04-28T12:07:00Z"/>
                <w:rFonts w:ascii="Calibri" w:eastAsia="Times New Roman" w:hAnsi="Calibri" w:cs="Calibri"/>
                <w:color w:val="000000"/>
                <w:rPrChange w:id="16936" w:author="Stefanie Lane" w:date="2022-06-23T15:12:00Z">
                  <w:rPr>
                    <w:ins w:id="16937" w:author="Stefanie Lane" w:date="2022-06-23T15:12:00Z"/>
                    <w:del w:id="16938" w:author="Lane, Stefanie" w:date="2023-04-28T12:07:00Z"/>
                  </w:rPr>
                </w:rPrChange>
              </w:rPr>
              <w:pPrChange w:id="16939" w:author="Stefanie Lane" w:date="2022-06-23T15:12:00Z">
                <w:pPr>
                  <w:jc w:val="center"/>
                </w:pPr>
              </w:pPrChange>
            </w:pPr>
            <w:ins w:id="16940" w:author="Stefanie Lane" w:date="2022-06-23T15:12:00Z">
              <w:del w:id="16941" w:author="Lane, Stefanie" w:date="2023-04-28T12:07:00Z">
                <w:r w:rsidRPr="00EB4CE1" w:rsidDel="00402FFE">
                  <w:rPr>
                    <w:rFonts w:ascii="Calibri" w:eastAsia="Times New Roman" w:hAnsi="Calibri" w:cs="Calibri"/>
                    <w:color w:val="000000"/>
                    <w:rPrChange w:id="16942" w:author="Stefanie Lane" w:date="2022-06-23T15:12:00Z">
                      <w:rPr/>
                    </w:rPrChange>
                  </w:rPr>
                  <w:delText>-100.0</w:delText>
                </w:r>
              </w:del>
            </w:ins>
          </w:p>
        </w:tc>
      </w:tr>
      <w:tr w:rsidR="00EB4CE1" w:rsidRPr="00EB4CE1" w:rsidDel="00402FFE" w14:paraId="7BF97AD4" w14:textId="77777777" w:rsidTr="006F10B7">
        <w:trPr>
          <w:trHeight w:val="290"/>
          <w:ins w:id="16943" w:author="Stefanie Lane" w:date="2022-06-23T15:12:00Z"/>
          <w:del w:id="16944" w:author="Lane, Stefanie" w:date="2023-04-28T12:07:00Z"/>
          <w:trPrChange w:id="1694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694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226BB19" w14:textId="77777777" w:rsidR="00EB4CE1" w:rsidRPr="00EB4CE1" w:rsidDel="00402FFE" w:rsidRDefault="00EB4CE1">
            <w:pPr>
              <w:spacing w:after="0" w:line="240" w:lineRule="auto"/>
              <w:rPr>
                <w:ins w:id="16947" w:author="Stefanie Lane" w:date="2022-06-23T15:12:00Z"/>
                <w:del w:id="16948" w:author="Lane, Stefanie" w:date="2023-04-28T12:07:00Z"/>
                <w:rFonts w:ascii="Calibri" w:eastAsia="Times New Roman" w:hAnsi="Calibri" w:cs="Calibri"/>
                <w:color w:val="000000"/>
                <w:rPrChange w:id="16949" w:author="Stefanie Lane" w:date="2022-06-23T15:12:00Z">
                  <w:rPr>
                    <w:ins w:id="16950" w:author="Stefanie Lane" w:date="2022-06-23T15:12:00Z"/>
                    <w:del w:id="16951" w:author="Lane, Stefanie" w:date="2023-04-28T12:07:00Z"/>
                  </w:rPr>
                </w:rPrChange>
              </w:rPr>
              <w:pPrChange w:id="1695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695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2E47E7B" w14:textId="77777777" w:rsidR="00EB4CE1" w:rsidRPr="00EB4CE1" w:rsidDel="00402FFE" w:rsidRDefault="00EB4CE1">
            <w:pPr>
              <w:spacing w:after="0" w:line="240" w:lineRule="auto"/>
              <w:rPr>
                <w:ins w:id="16954" w:author="Stefanie Lane" w:date="2022-06-23T15:12:00Z"/>
                <w:del w:id="16955" w:author="Lane, Stefanie" w:date="2023-04-28T12:07:00Z"/>
                <w:rFonts w:ascii="Calibri" w:eastAsia="Times New Roman" w:hAnsi="Calibri" w:cs="Calibri"/>
                <w:color w:val="000000"/>
                <w:rPrChange w:id="16956" w:author="Stefanie Lane" w:date="2022-06-23T15:12:00Z">
                  <w:rPr>
                    <w:ins w:id="16957" w:author="Stefanie Lane" w:date="2022-06-23T15:12:00Z"/>
                    <w:del w:id="16958" w:author="Lane, Stefanie" w:date="2023-04-28T12:07:00Z"/>
                  </w:rPr>
                </w:rPrChange>
              </w:rPr>
              <w:pPrChange w:id="16959" w:author="Stefanie Lane" w:date="2022-06-23T15:12:00Z">
                <w:pPr/>
              </w:pPrChange>
            </w:pPr>
          </w:p>
        </w:tc>
        <w:tc>
          <w:tcPr>
            <w:tcW w:w="3320" w:type="dxa"/>
            <w:tcBorders>
              <w:top w:val="nil"/>
              <w:left w:val="nil"/>
              <w:bottom w:val="nil"/>
              <w:right w:val="nil"/>
            </w:tcBorders>
            <w:shd w:val="clear" w:color="auto" w:fill="auto"/>
            <w:noWrap/>
            <w:vAlign w:val="bottom"/>
            <w:hideMark/>
            <w:tcPrChange w:id="16960" w:author="Stefanie Lane" w:date="2022-06-23T15:14:00Z">
              <w:tcPr>
                <w:tcW w:w="3320" w:type="dxa"/>
                <w:tcBorders>
                  <w:top w:val="nil"/>
                  <w:left w:val="nil"/>
                  <w:bottom w:val="nil"/>
                  <w:right w:val="nil"/>
                </w:tcBorders>
                <w:shd w:val="clear" w:color="auto" w:fill="auto"/>
                <w:noWrap/>
                <w:vAlign w:val="bottom"/>
                <w:hideMark/>
              </w:tcPr>
            </w:tcPrChange>
          </w:tcPr>
          <w:p w14:paraId="52D50AB3" w14:textId="77777777" w:rsidR="00EB4CE1" w:rsidRPr="00EB4CE1" w:rsidDel="00402FFE" w:rsidRDefault="00EB4CE1">
            <w:pPr>
              <w:spacing w:after="0" w:line="240" w:lineRule="auto"/>
              <w:rPr>
                <w:ins w:id="16961" w:author="Stefanie Lane" w:date="2022-06-23T15:12:00Z"/>
                <w:del w:id="16962" w:author="Lane, Stefanie" w:date="2023-04-28T12:07:00Z"/>
                <w:rFonts w:ascii="Calibri" w:eastAsia="Times New Roman" w:hAnsi="Calibri" w:cs="Calibri"/>
                <w:i/>
                <w:iCs/>
                <w:color w:val="000000"/>
                <w:rPrChange w:id="16963" w:author="Stefanie Lane" w:date="2022-06-23T15:12:00Z">
                  <w:rPr>
                    <w:ins w:id="16964" w:author="Stefanie Lane" w:date="2022-06-23T15:12:00Z"/>
                    <w:del w:id="16965" w:author="Lane, Stefanie" w:date="2023-04-28T12:07:00Z"/>
                  </w:rPr>
                </w:rPrChange>
              </w:rPr>
              <w:pPrChange w:id="16966" w:author="Stefanie Lane" w:date="2022-06-23T15:12:00Z">
                <w:pPr/>
              </w:pPrChange>
            </w:pPr>
            <w:ins w:id="16967" w:author="Stefanie Lane" w:date="2022-06-23T15:12:00Z">
              <w:del w:id="16968" w:author="Lane, Stefanie" w:date="2023-04-28T12:07:00Z">
                <w:r w:rsidRPr="00EB4CE1" w:rsidDel="00402FFE">
                  <w:rPr>
                    <w:rFonts w:ascii="Calibri" w:eastAsia="Times New Roman" w:hAnsi="Calibri" w:cs="Calibri"/>
                    <w:i/>
                    <w:iCs/>
                    <w:color w:val="000000"/>
                    <w:rPrChange w:id="16969" w:author="Stefanie Lane" w:date="2022-06-23T15:12:00Z">
                      <w:rPr/>
                    </w:rPrChange>
                  </w:rPr>
                  <w:delText>Mimulus guttatus</w:delText>
                </w:r>
              </w:del>
            </w:ins>
          </w:p>
        </w:tc>
        <w:tc>
          <w:tcPr>
            <w:tcW w:w="869" w:type="dxa"/>
            <w:tcBorders>
              <w:top w:val="nil"/>
              <w:left w:val="nil"/>
              <w:bottom w:val="nil"/>
              <w:right w:val="nil"/>
            </w:tcBorders>
            <w:shd w:val="clear" w:color="auto" w:fill="auto"/>
            <w:noWrap/>
            <w:vAlign w:val="bottom"/>
            <w:hideMark/>
            <w:tcPrChange w:id="16970" w:author="Stefanie Lane" w:date="2022-06-23T15:14:00Z">
              <w:tcPr>
                <w:tcW w:w="960" w:type="dxa"/>
                <w:tcBorders>
                  <w:top w:val="nil"/>
                  <w:left w:val="nil"/>
                  <w:bottom w:val="nil"/>
                  <w:right w:val="nil"/>
                </w:tcBorders>
                <w:shd w:val="clear" w:color="auto" w:fill="auto"/>
                <w:noWrap/>
                <w:vAlign w:val="bottom"/>
                <w:hideMark/>
              </w:tcPr>
            </w:tcPrChange>
          </w:tcPr>
          <w:p w14:paraId="520862F2" w14:textId="77777777" w:rsidR="00EB4CE1" w:rsidRPr="00EB4CE1" w:rsidDel="00402FFE" w:rsidRDefault="00EB4CE1">
            <w:pPr>
              <w:spacing w:after="0" w:line="240" w:lineRule="auto"/>
              <w:jc w:val="center"/>
              <w:rPr>
                <w:ins w:id="16971" w:author="Stefanie Lane" w:date="2022-06-23T15:12:00Z"/>
                <w:del w:id="16972" w:author="Lane, Stefanie" w:date="2023-04-28T12:07:00Z"/>
                <w:rFonts w:ascii="Calibri" w:eastAsia="Times New Roman" w:hAnsi="Calibri" w:cs="Calibri"/>
                <w:color w:val="000000"/>
                <w:rPrChange w:id="16973" w:author="Stefanie Lane" w:date="2022-06-23T15:12:00Z">
                  <w:rPr>
                    <w:ins w:id="16974" w:author="Stefanie Lane" w:date="2022-06-23T15:12:00Z"/>
                    <w:del w:id="16975" w:author="Lane, Stefanie" w:date="2023-04-28T12:07:00Z"/>
                  </w:rPr>
                </w:rPrChange>
              </w:rPr>
              <w:pPrChange w:id="16976" w:author="Stefanie Lane" w:date="2022-06-23T15:12:00Z">
                <w:pPr>
                  <w:jc w:val="center"/>
                </w:pPr>
              </w:pPrChange>
            </w:pPr>
            <w:ins w:id="16977" w:author="Stefanie Lane" w:date="2022-06-23T15:12:00Z">
              <w:del w:id="16978" w:author="Lane, Stefanie" w:date="2023-04-28T12:07:00Z">
                <w:r w:rsidRPr="00EB4CE1" w:rsidDel="00402FFE">
                  <w:rPr>
                    <w:rFonts w:ascii="Calibri" w:eastAsia="Times New Roman" w:hAnsi="Calibri" w:cs="Calibri"/>
                    <w:color w:val="000000"/>
                    <w:rPrChange w:id="16979" w:author="Stefanie Lane" w:date="2022-06-23T15:12:00Z">
                      <w:rPr/>
                    </w:rPrChange>
                  </w:rPr>
                  <w:delText>0.03</w:delText>
                </w:r>
              </w:del>
            </w:ins>
          </w:p>
        </w:tc>
        <w:tc>
          <w:tcPr>
            <w:tcW w:w="990" w:type="dxa"/>
            <w:tcBorders>
              <w:top w:val="nil"/>
              <w:left w:val="nil"/>
              <w:bottom w:val="nil"/>
              <w:right w:val="nil"/>
            </w:tcBorders>
            <w:shd w:val="clear" w:color="auto" w:fill="auto"/>
            <w:noWrap/>
            <w:vAlign w:val="bottom"/>
            <w:hideMark/>
            <w:tcPrChange w:id="16980" w:author="Stefanie Lane" w:date="2022-06-23T15:14:00Z">
              <w:tcPr>
                <w:tcW w:w="960" w:type="dxa"/>
                <w:tcBorders>
                  <w:top w:val="nil"/>
                  <w:left w:val="nil"/>
                  <w:bottom w:val="nil"/>
                  <w:right w:val="nil"/>
                </w:tcBorders>
                <w:shd w:val="clear" w:color="auto" w:fill="auto"/>
                <w:noWrap/>
                <w:vAlign w:val="bottom"/>
                <w:hideMark/>
              </w:tcPr>
            </w:tcPrChange>
          </w:tcPr>
          <w:p w14:paraId="26C8C9AA" w14:textId="77777777" w:rsidR="00EB4CE1" w:rsidRPr="00EB4CE1" w:rsidDel="00402FFE" w:rsidRDefault="00EB4CE1">
            <w:pPr>
              <w:spacing w:after="0" w:line="240" w:lineRule="auto"/>
              <w:jc w:val="center"/>
              <w:rPr>
                <w:ins w:id="16981" w:author="Stefanie Lane" w:date="2022-06-23T15:12:00Z"/>
                <w:del w:id="16982" w:author="Lane, Stefanie" w:date="2023-04-28T12:07:00Z"/>
                <w:rFonts w:ascii="Calibri" w:eastAsia="Times New Roman" w:hAnsi="Calibri" w:cs="Calibri"/>
                <w:color w:val="000000"/>
                <w:rPrChange w:id="16983" w:author="Stefanie Lane" w:date="2022-06-23T15:12:00Z">
                  <w:rPr>
                    <w:ins w:id="16984" w:author="Stefanie Lane" w:date="2022-06-23T15:12:00Z"/>
                    <w:del w:id="16985" w:author="Lane, Stefanie" w:date="2023-04-28T12:07:00Z"/>
                  </w:rPr>
                </w:rPrChange>
              </w:rPr>
              <w:pPrChange w:id="16986" w:author="Stefanie Lane" w:date="2022-06-23T15:12:00Z">
                <w:pPr>
                  <w:jc w:val="center"/>
                </w:pPr>
              </w:pPrChange>
            </w:pPr>
            <w:ins w:id="16987" w:author="Stefanie Lane" w:date="2022-06-23T15:12:00Z">
              <w:del w:id="16988" w:author="Lane, Stefanie" w:date="2023-04-28T12:07:00Z">
                <w:r w:rsidRPr="00EB4CE1" w:rsidDel="00402FFE">
                  <w:rPr>
                    <w:rFonts w:ascii="Calibri" w:eastAsia="Times New Roman" w:hAnsi="Calibri" w:cs="Calibri"/>
                    <w:color w:val="000000"/>
                    <w:rPrChange w:id="16989"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16990" w:author="Stefanie Lane" w:date="2022-06-23T15:14:00Z">
              <w:tcPr>
                <w:tcW w:w="960" w:type="dxa"/>
                <w:tcBorders>
                  <w:top w:val="nil"/>
                  <w:left w:val="nil"/>
                  <w:bottom w:val="nil"/>
                  <w:right w:val="nil"/>
                </w:tcBorders>
                <w:shd w:val="clear" w:color="auto" w:fill="auto"/>
                <w:noWrap/>
                <w:vAlign w:val="bottom"/>
                <w:hideMark/>
              </w:tcPr>
            </w:tcPrChange>
          </w:tcPr>
          <w:p w14:paraId="7FED39DF" w14:textId="77777777" w:rsidR="00EB4CE1" w:rsidRPr="00EB4CE1" w:rsidDel="00402FFE" w:rsidRDefault="00EB4CE1">
            <w:pPr>
              <w:spacing w:after="0" w:line="240" w:lineRule="auto"/>
              <w:jc w:val="center"/>
              <w:rPr>
                <w:ins w:id="16991" w:author="Stefanie Lane" w:date="2022-06-23T15:12:00Z"/>
                <w:del w:id="16992" w:author="Lane, Stefanie" w:date="2023-04-28T12:07:00Z"/>
                <w:rFonts w:ascii="Calibri" w:eastAsia="Times New Roman" w:hAnsi="Calibri" w:cs="Calibri"/>
                <w:color w:val="000000"/>
                <w:rPrChange w:id="16993" w:author="Stefanie Lane" w:date="2022-06-23T15:12:00Z">
                  <w:rPr>
                    <w:ins w:id="16994" w:author="Stefanie Lane" w:date="2022-06-23T15:12:00Z"/>
                    <w:del w:id="16995" w:author="Lane, Stefanie" w:date="2023-04-28T12:07:00Z"/>
                  </w:rPr>
                </w:rPrChange>
              </w:rPr>
              <w:pPrChange w:id="16996" w:author="Stefanie Lane" w:date="2022-06-23T15:12:00Z">
                <w:pPr>
                  <w:jc w:val="center"/>
                </w:pPr>
              </w:pPrChange>
            </w:pPr>
            <w:ins w:id="16997" w:author="Stefanie Lane" w:date="2022-06-23T15:12:00Z">
              <w:del w:id="16998" w:author="Lane, Stefanie" w:date="2023-04-28T12:07:00Z">
                <w:r w:rsidRPr="00EB4CE1" w:rsidDel="00402FFE">
                  <w:rPr>
                    <w:rFonts w:ascii="Calibri" w:eastAsia="Times New Roman" w:hAnsi="Calibri" w:cs="Calibri"/>
                    <w:color w:val="000000"/>
                    <w:rPrChange w:id="16999"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700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AD22C47" w14:textId="77777777" w:rsidR="00EB4CE1" w:rsidRPr="00EB4CE1" w:rsidDel="00402FFE" w:rsidRDefault="00EB4CE1">
            <w:pPr>
              <w:spacing w:after="0" w:line="240" w:lineRule="auto"/>
              <w:jc w:val="center"/>
              <w:rPr>
                <w:ins w:id="17001" w:author="Stefanie Lane" w:date="2022-06-23T15:12:00Z"/>
                <w:del w:id="17002" w:author="Lane, Stefanie" w:date="2023-04-28T12:07:00Z"/>
                <w:rFonts w:ascii="Calibri" w:eastAsia="Times New Roman" w:hAnsi="Calibri" w:cs="Calibri"/>
                <w:color w:val="000000"/>
                <w:rPrChange w:id="17003" w:author="Stefanie Lane" w:date="2022-06-23T15:12:00Z">
                  <w:rPr>
                    <w:ins w:id="17004" w:author="Stefanie Lane" w:date="2022-06-23T15:12:00Z"/>
                    <w:del w:id="17005" w:author="Lane, Stefanie" w:date="2023-04-28T12:07:00Z"/>
                  </w:rPr>
                </w:rPrChange>
              </w:rPr>
              <w:pPrChange w:id="17006" w:author="Stefanie Lane" w:date="2022-06-23T15:12:00Z">
                <w:pPr>
                  <w:jc w:val="center"/>
                </w:pPr>
              </w:pPrChange>
            </w:pPr>
            <w:ins w:id="17007" w:author="Stefanie Lane" w:date="2022-06-23T15:12:00Z">
              <w:del w:id="17008" w:author="Lane, Stefanie" w:date="2023-04-28T12:07:00Z">
                <w:r w:rsidRPr="00EB4CE1" w:rsidDel="00402FFE">
                  <w:rPr>
                    <w:rFonts w:ascii="Calibri" w:eastAsia="Times New Roman" w:hAnsi="Calibri" w:cs="Calibri"/>
                    <w:color w:val="000000"/>
                    <w:rPrChange w:id="17009" w:author="Stefanie Lane" w:date="2022-06-23T15:12:00Z">
                      <w:rPr/>
                    </w:rPrChange>
                  </w:rPr>
                  <w:delText>-100.0</w:delText>
                </w:r>
              </w:del>
            </w:ins>
          </w:p>
        </w:tc>
      </w:tr>
      <w:tr w:rsidR="00EB4CE1" w:rsidRPr="00EB4CE1" w:rsidDel="00402FFE" w14:paraId="47DAD062" w14:textId="77777777" w:rsidTr="006F10B7">
        <w:trPr>
          <w:trHeight w:val="290"/>
          <w:ins w:id="17010" w:author="Stefanie Lane" w:date="2022-06-23T15:12:00Z"/>
          <w:del w:id="17011" w:author="Lane, Stefanie" w:date="2023-04-28T12:07:00Z"/>
          <w:trPrChange w:id="1701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701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CEA0B75" w14:textId="77777777" w:rsidR="00EB4CE1" w:rsidRPr="00EB4CE1" w:rsidDel="00402FFE" w:rsidRDefault="00EB4CE1">
            <w:pPr>
              <w:spacing w:after="0" w:line="240" w:lineRule="auto"/>
              <w:rPr>
                <w:ins w:id="17014" w:author="Stefanie Lane" w:date="2022-06-23T15:12:00Z"/>
                <w:del w:id="17015" w:author="Lane, Stefanie" w:date="2023-04-28T12:07:00Z"/>
                <w:rFonts w:ascii="Calibri" w:eastAsia="Times New Roman" w:hAnsi="Calibri" w:cs="Calibri"/>
                <w:color w:val="000000"/>
                <w:rPrChange w:id="17016" w:author="Stefanie Lane" w:date="2022-06-23T15:12:00Z">
                  <w:rPr>
                    <w:ins w:id="17017" w:author="Stefanie Lane" w:date="2022-06-23T15:12:00Z"/>
                    <w:del w:id="17018" w:author="Lane, Stefanie" w:date="2023-04-28T12:07:00Z"/>
                  </w:rPr>
                </w:rPrChange>
              </w:rPr>
              <w:pPrChange w:id="1701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702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9C64579" w14:textId="77777777" w:rsidR="00EB4CE1" w:rsidRPr="00EB4CE1" w:rsidDel="00402FFE" w:rsidRDefault="00EB4CE1">
            <w:pPr>
              <w:spacing w:after="0" w:line="240" w:lineRule="auto"/>
              <w:rPr>
                <w:ins w:id="17021" w:author="Stefanie Lane" w:date="2022-06-23T15:12:00Z"/>
                <w:del w:id="17022" w:author="Lane, Stefanie" w:date="2023-04-28T12:07:00Z"/>
                <w:rFonts w:ascii="Calibri" w:eastAsia="Times New Roman" w:hAnsi="Calibri" w:cs="Calibri"/>
                <w:color w:val="000000"/>
                <w:rPrChange w:id="17023" w:author="Stefanie Lane" w:date="2022-06-23T15:12:00Z">
                  <w:rPr>
                    <w:ins w:id="17024" w:author="Stefanie Lane" w:date="2022-06-23T15:12:00Z"/>
                    <w:del w:id="17025" w:author="Lane, Stefanie" w:date="2023-04-28T12:07:00Z"/>
                  </w:rPr>
                </w:rPrChange>
              </w:rPr>
              <w:pPrChange w:id="1702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702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663EEC0" w14:textId="77777777" w:rsidR="00EB4CE1" w:rsidRPr="00EB4CE1" w:rsidDel="00402FFE" w:rsidRDefault="00EB4CE1">
            <w:pPr>
              <w:spacing w:after="0" w:line="240" w:lineRule="auto"/>
              <w:rPr>
                <w:ins w:id="17028" w:author="Stefanie Lane" w:date="2022-06-23T15:12:00Z"/>
                <w:del w:id="17029" w:author="Lane, Stefanie" w:date="2023-04-28T12:07:00Z"/>
                <w:rFonts w:ascii="Calibri" w:eastAsia="Times New Roman" w:hAnsi="Calibri" w:cs="Calibri"/>
                <w:i/>
                <w:iCs/>
                <w:color w:val="000000"/>
                <w:rPrChange w:id="17030" w:author="Stefanie Lane" w:date="2022-06-23T15:12:00Z">
                  <w:rPr>
                    <w:ins w:id="17031" w:author="Stefanie Lane" w:date="2022-06-23T15:12:00Z"/>
                    <w:del w:id="17032" w:author="Lane, Stefanie" w:date="2023-04-28T12:07:00Z"/>
                  </w:rPr>
                </w:rPrChange>
              </w:rPr>
              <w:pPrChange w:id="17033" w:author="Stefanie Lane" w:date="2022-06-23T15:12:00Z">
                <w:pPr/>
              </w:pPrChange>
            </w:pPr>
            <w:ins w:id="17034" w:author="Stefanie Lane" w:date="2022-06-23T15:12:00Z">
              <w:del w:id="17035" w:author="Lane, Stefanie" w:date="2023-04-28T12:07:00Z">
                <w:r w:rsidRPr="00EB4CE1" w:rsidDel="00402FFE">
                  <w:rPr>
                    <w:rFonts w:ascii="Calibri" w:eastAsia="Times New Roman" w:hAnsi="Calibri" w:cs="Calibri"/>
                    <w:i/>
                    <w:iCs/>
                    <w:color w:val="000000"/>
                    <w:rPrChange w:id="17036" w:author="Stefanie Lane" w:date="2022-06-23T15:12:00Z">
                      <w:rPr/>
                    </w:rPrChange>
                  </w:rPr>
                  <w:delText>Oenanthe sarmentosa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703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2CB13A4" w14:textId="77777777" w:rsidR="00EB4CE1" w:rsidRPr="00EB4CE1" w:rsidDel="00402FFE" w:rsidRDefault="00EB4CE1">
            <w:pPr>
              <w:spacing w:after="0" w:line="240" w:lineRule="auto"/>
              <w:jc w:val="center"/>
              <w:rPr>
                <w:ins w:id="17038" w:author="Stefanie Lane" w:date="2022-06-23T15:12:00Z"/>
                <w:del w:id="17039" w:author="Lane, Stefanie" w:date="2023-04-28T12:07:00Z"/>
                <w:rFonts w:ascii="Calibri" w:eastAsia="Times New Roman" w:hAnsi="Calibri" w:cs="Calibri"/>
                <w:color w:val="000000"/>
                <w:rPrChange w:id="17040" w:author="Stefanie Lane" w:date="2022-06-23T15:12:00Z">
                  <w:rPr>
                    <w:ins w:id="17041" w:author="Stefanie Lane" w:date="2022-06-23T15:12:00Z"/>
                    <w:del w:id="17042" w:author="Lane, Stefanie" w:date="2023-04-28T12:07:00Z"/>
                  </w:rPr>
                </w:rPrChange>
              </w:rPr>
              <w:pPrChange w:id="17043" w:author="Stefanie Lane" w:date="2022-06-23T15:12:00Z">
                <w:pPr>
                  <w:jc w:val="center"/>
                </w:pPr>
              </w:pPrChange>
            </w:pPr>
            <w:ins w:id="17044" w:author="Stefanie Lane" w:date="2022-06-23T15:12:00Z">
              <w:del w:id="17045" w:author="Lane, Stefanie" w:date="2023-04-28T12:07:00Z">
                <w:r w:rsidRPr="00EB4CE1" w:rsidDel="00402FFE">
                  <w:rPr>
                    <w:rFonts w:ascii="Calibri" w:eastAsia="Times New Roman" w:hAnsi="Calibri" w:cs="Calibri"/>
                    <w:color w:val="000000"/>
                    <w:rPrChange w:id="17046" w:author="Stefanie Lane" w:date="2022-06-23T15:12:00Z">
                      <w:rPr/>
                    </w:rPrChange>
                  </w:rPr>
                  <w:delText>0.17</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704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3BD56E4" w14:textId="77777777" w:rsidR="00EB4CE1" w:rsidRPr="00EB4CE1" w:rsidDel="00402FFE" w:rsidRDefault="00EB4CE1">
            <w:pPr>
              <w:spacing w:after="0" w:line="240" w:lineRule="auto"/>
              <w:jc w:val="center"/>
              <w:rPr>
                <w:ins w:id="17048" w:author="Stefanie Lane" w:date="2022-06-23T15:12:00Z"/>
                <w:del w:id="17049" w:author="Lane, Stefanie" w:date="2023-04-28T12:07:00Z"/>
                <w:rFonts w:ascii="Calibri" w:eastAsia="Times New Roman" w:hAnsi="Calibri" w:cs="Calibri"/>
                <w:color w:val="000000"/>
                <w:rPrChange w:id="17050" w:author="Stefanie Lane" w:date="2022-06-23T15:12:00Z">
                  <w:rPr>
                    <w:ins w:id="17051" w:author="Stefanie Lane" w:date="2022-06-23T15:12:00Z"/>
                    <w:del w:id="17052" w:author="Lane, Stefanie" w:date="2023-04-28T12:07:00Z"/>
                  </w:rPr>
                </w:rPrChange>
              </w:rPr>
              <w:pPrChange w:id="17053" w:author="Stefanie Lane" w:date="2022-06-23T15:12:00Z">
                <w:pPr>
                  <w:jc w:val="center"/>
                </w:pPr>
              </w:pPrChange>
            </w:pPr>
            <w:ins w:id="17054" w:author="Stefanie Lane" w:date="2022-06-23T15:12:00Z">
              <w:del w:id="17055" w:author="Lane, Stefanie" w:date="2023-04-28T12:07:00Z">
                <w:r w:rsidRPr="00EB4CE1" w:rsidDel="00402FFE">
                  <w:rPr>
                    <w:rFonts w:ascii="Calibri" w:eastAsia="Times New Roman" w:hAnsi="Calibri" w:cs="Calibri"/>
                    <w:color w:val="000000"/>
                    <w:rPrChange w:id="17056" w:author="Stefanie Lane" w:date="2022-06-23T15:12:00Z">
                      <w:rPr/>
                    </w:rPrChange>
                  </w:rPr>
                  <w:delText>0.30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705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1BB3A48" w14:textId="77777777" w:rsidR="00EB4CE1" w:rsidRPr="00EB4CE1" w:rsidDel="00402FFE" w:rsidRDefault="00EB4CE1">
            <w:pPr>
              <w:spacing w:after="0" w:line="240" w:lineRule="auto"/>
              <w:jc w:val="center"/>
              <w:rPr>
                <w:ins w:id="17058" w:author="Stefanie Lane" w:date="2022-06-23T15:12:00Z"/>
                <w:del w:id="17059" w:author="Lane, Stefanie" w:date="2023-04-28T12:07:00Z"/>
                <w:rFonts w:ascii="Calibri" w:eastAsia="Times New Roman" w:hAnsi="Calibri" w:cs="Calibri"/>
                <w:color w:val="000000"/>
                <w:rPrChange w:id="17060" w:author="Stefanie Lane" w:date="2022-06-23T15:12:00Z">
                  <w:rPr>
                    <w:ins w:id="17061" w:author="Stefanie Lane" w:date="2022-06-23T15:12:00Z"/>
                    <w:del w:id="17062" w:author="Lane, Stefanie" w:date="2023-04-28T12:07:00Z"/>
                  </w:rPr>
                </w:rPrChange>
              </w:rPr>
              <w:pPrChange w:id="17063" w:author="Stefanie Lane" w:date="2022-06-23T15:12:00Z">
                <w:pPr>
                  <w:jc w:val="center"/>
                </w:pPr>
              </w:pPrChange>
            </w:pPr>
            <w:ins w:id="17064" w:author="Stefanie Lane" w:date="2022-06-23T15:12:00Z">
              <w:del w:id="17065" w:author="Lane, Stefanie" w:date="2023-04-28T12:07:00Z">
                <w:r w:rsidRPr="00EB4CE1" w:rsidDel="00402FFE">
                  <w:rPr>
                    <w:rFonts w:ascii="Calibri" w:eastAsia="Times New Roman" w:hAnsi="Calibri" w:cs="Calibri"/>
                    <w:color w:val="000000"/>
                    <w:rPrChange w:id="17066"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706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6B77A48" w14:textId="77777777" w:rsidR="00EB4CE1" w:rsidRPr="00EB4CE1" w:rsidDel="00402FFE" w:rsidRDefault="00EB4CE1">
            <w:pPr>
              <w:spacing w:after="0" w:line="240" w:lineRule="auto"/>
              <w:jc w:val="center"/>
              <w:rPr>
                <w:ins w:id="17068" w:author="Stefanie Lane" w:date="2022-06-23T15:12:00Z"/>
                <w:del w:id="17069" w:author="Lane, Stefanie" w:date="2023-04-28T12:07:00Z"/>
                <w:rFonts w:ascii="Calibri" w:eastAsia="Times New Roman" w:hAnsi="Calibri" w:cs="Calibri"/>
                <w:color w:val="000000"/>
                <w:rPrChange w:id="17070" w:author="Stefanie Lane" w:date="2022-06-23T15:12:00Z">
                  <w:rPr>
                    <w:ins w:id="17071" w:author="Stefanie Lane" w:date="2022-06-23T15:12:00Z"/>
                    <w:del w:id="17072" w:author="Lane, Stefanie" w:date="2023-04-28T12:07:00Z"/>
                  </w:rPr>
                </w:rPrChange>
              </w:rPr>
              <w:pPrChange w:id="17073" w:author="Stefanie Lane" w:date="2022-06-23T15:12:00Z">
                <w:pPr>
                  <w:jc w:val="center"/>
                </w:pPr>
              </w:pPrChange>
            </w:pPr>
            <w:ins w:id="17074" w:author="Stefanie Lane" w:date="2022-06-23T15:12:00Z">
              <w:del w:id="17075" w:author="Lane, Stefanie" w:date="2023-04-28T12:07:00Z">
                <w:r w:rsidRPr="00EB4CE1" w:rsidDel="00402FFE">
                  <w:rPr>
                    <w:rFonts w:ascii="Calibri" w:eastAsia="Times New Roman" w:hAnsi="Calibri" w:cs="Calibri"/>
                    <w:color w:val="000000"/>
                    <w:rPrChange w:id="17076" w:author="Stefanie Lane" w:date="2022-06-23T15:12:00Z">
                      <w:rPr/>
                    </w:rPrChange>
                  </w:rPr>
                  <w:delText>-100.0</w:delText>
                </w:r>
              </w:del>
            </w:ins>
          </w:p>
        </w:tc>
      </w:tr>
      <w:tr w:rsidR="00EB4CE1" w:rsidRPr="00EB4CE1" w:rsidDel="00402FFE" w14:paraId="1B0DA502" w14:textId="77777777" w:rsidTr="006F10B7">
        <w:trPr>
          <w:trHeight w:val="290"/>
          <w:ins w:id="17077" w:author="Stefanie Lane" w:date="2022-06-23T15:12:00Z"/>
          <w:del w:id="17078" w:author="Lane, Stefanie" w:date="2023-04-28T12:07:00Z"/>
          <w:trPrChange w:id="1707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708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079213A" w14:textId="77777777" w:rsidR="00EB4CE1" w:rsidRPr="00EB4CE1" w:rsidDel="00402FFE" w:rsidRDefault="00EB4CE1">
            <w:pPr>
              <w:spacing w:after="0" w:line="240" w:lineRule="auto"/>
              <w:rPr>
                <w:ins w:id="17081" w:author="Stefanie Lane" w:date="2022-06-23T15:12:00Z"/>
                <w:del w:id="17082" w:author="Lane, Stefanie" w:date="2023-04-28T12:07:00Z"/>
                <w:rFonts w:ascii="Calibri" w:eastAsia="Times New Roman" w:hAnsi="Calibri" w:cs="Calibri"/>
                <w:color w:val="000000"/>
                <w:rPrChange w:id="17083" w:author="Stefanie Lane" w:date="2022-06-23T15:12:00Z">
                  <w:rPr>
                    <w:ins w:id="17084" w:author="Stefanie Lane" w:date="2022-06-23T15:12:00Z"/>
                    <w:del w:id="17085" w:author="Lane, Stefanie" w:date="2023-04-28T12:07:00Z"/>
                  </w:rPr>
                </w:rPrChange>
              </w:rPr>
              <w:pPrChange w:id="1708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708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1FC6C43" w14:textId="77777777" w:rsidR="00EB4CE1" w:rsidRPr="00EB4CE1" w:rsidDel="00402FFE" w:rsidRDefault="00EB4CE1">
            <w:pPr>
              <w:spacing w:after="0" w:line="240" w:lineRule="auto"/>
              <w:rPr>
                <w:ins w:id="17088" w:author="Stefanie Lane" w:date="2022-06-23T15:12:00Z"/>
                <w:del w:id="17089" w:author="Lane, Stefanie" w:date="2023-04-28T12:07:00Z"/>
                <w:rFonts w:ascii="Calibri" w:eastAsia="Times New Roman" w:hAnsi="Calibri" w:cs="Calibri"/>
                <w:color w:val="000000"/>
                <w:rPrChange w:id="17090" w:author="Stefanie Lane" w:date="2022-06-23T15:12:00Z">
                  <w:rPr>
                    <w:ins w:id="17091" w:author="Stefanie Lane" w:date="2022-06-23T15:12:00Z"/>
                    <w:del w:id="17092" w:author="Lane, Stefanie" w:date="2023-04-28T12:07:00Z"/>
                  </w:rPr>
                </w:rPrChange>
              </w:rPr>
              <w:pPrChange w:id="17093" w:author="Stefanie Lane" w:date="2022-06-23T15:12:00Z">
                <w:pPr/>
              </w:pPrChange>
            </w:pPr>
          </w:p>
        </w:tc>
        <w:tc>
          <w:tcPr>
            <w:tcW w:w="3320" w:type="dxa"/>
            <w:tcBorders>
              <w:top w:val="nil"/>
              <w:left w:val="nil"/>
              <w:bottom w:val="nil"/>
              <w:right w:val="nil"/>
            </w:tcBorders>
            <w:shd w:val="clear" w:color="auto" w:fill="auto"/>
            <w:noWrap/>
            <w:vAlign w:val="bottom"/>
            <w:hideMark/>
            <w:tcPrChange w:id="17094" w:author="Stefanie Lane" w:date="2022-06-23T15:14:00Z">
              <w:tcPr>
                <w:tcW w:w="3320" w:type="dxa"/>
                <w:tcBorders>
                  <w:top w:val="nil"/>
                  <w:left w:val="nil"/>
                  <w:bottom w:val="nil"/>
                  <w:right w:val="nil"/>
                </w:tcBorders>
                <w:shd w:val="clear" w:color="auto" w:fill="auto"/>
                <w:noWrap/>
                <w:vAlign w:val="bottom"/>
                <w:hideMark/>
              </w:tcPr>
            </w:tcPrChange>
          </w:tcPr>
          <w:p w14:paraId="3BD2170A" w14:textId="77777777" w:rsidR="00EB4CE1" w:rsidRPr="00EB4CE1" w:rsidDel="00402FFE" w:rsidRDefault="00EB4CE1">
            <w:pPr>
              <w:spacing w:after="0" w:line="240" w:lineRule="auto"/>
              <w:rPr>
                <w:ins w:id="17095" w:author="Stefanie Lane" w:date="2022-06-23T15:12:00Z"/>
                <w:del w:id="17096" w:author="Lane, Stefanie" w:date="2023-04-28T12:07:00Z"/>
                <w:rFonts w:ascii="Calibri" w:eastAsia="Times New Roman" w:hAnsi="Calibri" w:cs="Calibri"/>
                <w:i/>
                <w:iCs/>
                <w:color w:val="000000"/>
                <w:rPrChange w:id="17097" w:author="Stefanie Lane" w:date="2022-06-23T15:12:00Z">
                  <w:rPr>
                    <w:ins w:id="17098" w:author="Stefanie Lane" w:date="2022-06-23T15:12:00Z"/>
                    <w:del w:id="17099" w:author="Lane, Stefanie" w:date="2023-04-28T12:07:00Z"/>
                  </w:rPr>
                </w:rPrChange>
              </w:rPr>
              <w:pPrChange w:id="17100" w:author="Stefanie Lane" w:date="2022-06-23T15:12:00Z">
                <w:pPr/>
              </w:pPrChange>
            </w:pPr>
            <w:ins w:id="17101" w:author="Stefanie Lane" w:date="2022-06-23T15:12:00Z">
              <w:del w:id="17102" w:author="Lane, Stefanie" w:date="2023-04-28T12:07:00Z">
                <w:r w:rsidRPr="00EB4CE1" w:rsidDel="00402FFE">
                  <w:rPr>
                    <w:rFonts w:ascii="Calibri" w:eastAsia="Times New Roman" w:hAnsi="Calibri" w:cs="Calibri"/>
                    <w:i/>
                    <w:iCs/>
                    <w:color w:val="000000"/>
                    <w:rPrChange w:id="17103" w:author="Stefanie Lane" w:date="2022-06-23T15:12:00Z">
                      <w:rPr/>
                    </w:rPrChange>
                  </w:rPr>
                  <w:delText>Platanthera dilatata</w:delText>
                </w:r>
              </w:del>
            </w:ins>
          </w:p>
        </w:tc>
        <w:tc>
          <w:tcPr>
            <w:tcW w:w="869" w:type="dxa"/>
            <w:tcBorders>
              <w:top w:val="nil"/>
              <w:left w:val="nil"/>
              <w:bottom w:val="nil"/>
              <w:right w:val="nil"/>
            </w:tcBorders>
            <w:shd w:val="clear" w:color="auto" w:fill="auto"/>
            <w:noWrap/>
            <w:vAlign w:val="bottom"/>
            <w:hideMark/>
            <w:tcPrChange w:id="17104" w:author="Stefanie Lane" w:date="2022-06-23T15:14:00Z">
              <w:tcPr>
                <w:tcW w:w="960" w:type="dxa"/>
                <w:tcBorders>
                  <w:top w:val="nil"/>
                  <w:left w:val="nil"/>
                  <w:bottom w:val="nil"/>
                  <w:right w:val="nil"/>
                </w:tcBorders>
                <w:shd w:val="clear" w:color="auto" w:fill="auto"/>
                <w:noWrap/>
                <w:vAlign w:val="bottom"/>
                <w:hideMark/>
              </w:tcPr>
            </w:tcPrChange>
          </w:tcPr>
          <w:p w14:paraId="05CAA62A" w14:textId="77777777" w:rsidR="00EB4CE1" w:rsidRPr="00EB4CE1" w:rsidDel="00402FFE" w:rsidRDefault="00EB4CE1">
            <w:pPr>
              <w:spacing w:after="0" w:line="240" w:lineRule="auto"/>
              <w:jc w:val="center"/>
              <w:rPr>
                <w:ins w:id="17105" w:author="Stefanie Lane" w:date="2022-06-23T15:12:00Z"/>
                <w:del w:id="17106" w:author="Lane, Stefanie" w:date="2023-04-28T12:07:00Z"/>
                <w:rFonts w:ascii="Calibri" w:eastAsia="Times New Roman" w:hAnsi="Calibri" w:cs="Calibri"/>
                <w:color w:val="000000"/>
                <w:rPrChange w:id="17107" w:author="Stefanie Lane" w:date="2022-06-23T15:12:00Z">
                  <w:rPr>
                    <w:ins w:id="17108" w:author="Stefanie Lane" w:date="2022-06-23T15:12:00Z"/>
                    <w:del w:id="17109" w:author="Lane, Stefanie" w:date="2023-04-28T12:07:00Z"/>
                  </w:rPr>
                </w:rPrChange>
              </w:rPr>
              <w:pPrChange w:id="17110" w:author="Stefanie Lane" w:date="2022-06-23T15:12:00Z">
                <w:pPr>
                  <w:jc w:val="center"/>
                </w:pPr>
              </w:pPrChange>
            </w:pPr>
            <w:ins w:id="17111" w:author="Stefanie Lane" w:date="2022-06-23T15:12:00Z">
              <w:del w:id="17112" w:author="Lane, Stefanie" w:date="2023-04-28T12:07:00Z">
                <w:r w:rsidRPr="00EB4CE1" w:rsidDel="00402FFE">
                  <w:rPr>
                    <w:rFonts w:ascii="Calibri" w:eastAsia="Times New Roman" w:hAnsi="Calibri" w:cs="Calibri"/>
                    <w:color w:val="000000"/>
                    <w:rPrChange w:id="17113" w:author="Stefanie Lane" w:date="2022-06-23T15:12:00Z">
                      <w:rPr/>
                    </w:rPrChange>
                  </w:rPr>
                  <w:delText>0.21</w:delText>
                </w:r>
              </w:del>
            </w:ins>
          </w:p>
        </w:tc>
        <w:tc>
          <w:tcPr>
            <w:tcW w:w="990" w:type="dxa"/>
            <w:tcBorders>
              <w:top w:val="nil"/>
              <w:left w:val="nil"/>
              <w:bottom w:val="nil"/>
              <w:right w:val="nil"/>
            </w:tcBorders>
            <w:shd w:val="clear" w:color="auto" w:fill="auto"/>
            <w:noWrap/>
            <w:vAlign w:val="bottom"/>
            <w:hideMark/>
            <w:tcPrChange w:id="17114" w:author="Stefanie Lane" w:date="2022-06-23T15:14:00Z">
              <w:tcPr>
                <w:tcW w:w="960" w:type="dxa"/>
                <w:tcBorders>
                  <w:top w:val="nil"/>
                  <w:left w:val="nil"/>
                  <w:bottom w:val="nil"/>
                  <w:right w:val="nil"/>
                </w:tcBorders>
                <w:shd w:val="clear" w:color="auto" w:fill="auto"/>
                <w:noWrap/>
                <w:vAlign w:val="bottom"/>
                <w:hideMark/>
              </w:tcPr>
            </w:tcPrChange>
          </w:tcPr>
          <w:p w14:paraId="4A555054" w14:textId="77777777" w:rsidR="00EB4CE1" w:rsidRPr="00EB4CE1" w:rsidDel="00402FFE" w:rsidRDefault="00EB4CE1">
            <w:pPr>
              <w:spacing w:after="0" w:line="240" w:lineRule="auto"/>
              <w:jc w:val="center"/>
              <w:rPr>
                <w:ins w:id="17115" w:author="Stefanie Lane" w:date="2022-06-23T15:12:00Z"/>
                <w:del w:id="17116" w:author="Lane, Stefanie" w:date="2023-04-28T12:07:00Z"/>
                <w:rFonts w:ascii="Calibri" w:eastAsia="Times New Roman" w:hAnsi="Calibri" w:cs="Calibri"/>
                <w:color w:val="000000"/>
                <w:rPrChange w:id="17117" w:author="Stefanie Lane" w:date="2022-06-23T15:12:00Z">
                  <w:rPr>
                    <w:ins w:id="17118" w:author="Stefanie Lane" w:date="2022-06-23T15:12:00Z"/>
                    <w:del w:id="17119" w:author="Lane, Stefanie" w:date="2023-04-28T12:07:00Z"/>
                  </w:rPr>
                </w:rPrChange>
              </w:rPr>
              <w:pPrChange w:id="17120" w:author="Stefanie Lane" w:date="2022-06-23T15:12:00Z">
                <w:pPr>
                  <w:jc w:val="center"/>
                </w:pPr>
              </w:pPrChange>
            </w:pPr>
            <w:ins w:id="17121" w:author="Stefanie Lane" w:date="2022-06-23T15:12:00Z">
              <w:del w:id="17122" w:author="Lane, Stefanie" w:date="2023-04-28T12:07:00Z">
                <w:r w:rsidRPr="00EB4CE1" w:rsidDel="00402FFE">
                  <w:rPr>
                    <w:rFonts w:ascii="Calibri" w:eastAsia="Times New Roman" w:hAnsi="Calibri" w:cs="Calibri"/>
                    <w:color w:val="000000"/>
                    <w:rPrChange w:id="17123" w:author="Stefanie Lane" w:date="2022-06-23T15:12:00Z">
                      <w:rPr/>
                    </w:rPrChange>
                  </w:rPr>
                  <w:delText>0.03</w:delText>
                </w:r>
              </w:del>
            </w:ins>
          </w:p>
        </w:tc>
        <w:tc>
          <w:tcPr>
            <w:tcW w:w="810" w:type="dxa"/>
            <w:tcBorders>
              <w:top w:val="nil"/>
              <w:left w:val="nil"/>
              <w:bottom w:val="nil"/>
              <w:right w:val="nil"/>
            </w:tcBorders>
            <w:shd w:val="clear" w:color="auto" w:fill="auto"/>
            <w:noWrap/>
            <w:vAlign w:val="bottom"/>
            <w:hideMark/>
            <w:tcPrChange w:id="17124" w:author="Stefanie Lane" w:date="2022-06-23T15:14:00Z">
              <w:tcPr>
                <w:tcW w:w="960" w:type="dxa"/>
                <w:tcBorders>
                  <w:top w:val="nil"/>
                  <w:left w:val="nil"/>
                  <w:bottom w:val="nil"/>
                  <w:right w:val="nil"/>
                </w:tcBorders>
                <w:shd w:val="clear" w:color="auto" w:fill="auto"/>
                <w:noWrap/>
                <w:vAlign w:val="bottom"/>
                <w:hideMark/>
              </w:tcPr>
            </w:tcPrChange>
          </w:tcPr>
          <w:p w14:paraId="45F793C3" w14:textId="77777777" w:rsidR="00EB4CE1" w:rsidRPr="00EB4CE1" w:rsidDel="00402FFE" w:rsidRDefault="00EB4CE1">
            <w:pPr>
              <w:spacing w:after="0" w:line="240" w:lineRule="auto"/>
              <w:jc w:val="center"/>
              <w:rPr>
                <w:ins w:id="17125" w:author="Stefanie Lane" w:date="2022-06-23T15:12:00Z"/>
                <w:del w:id="17126" w:author="Lane, Stefanie" w:date="2023-04-28T12:07:00Z"/>
                <w:rFonts w:ascii="Calibri" w:eastAsia="Times New Roman" w:hAnsi="Calibri" w:cs="Calibri"/>
                <w:color w:val="000000"/>
                <w:rPrChange w:id="17127" w:author="Stefanie Lane" w:date="2022-06-23T15:12:00Z">
                  <w:rPr>
                    <w:ins w:id="17128" w:author="Stefanie Lane" w:date="2022-06-23T15:12:00Z"/>
                    <w:del w:id="17129" w:author="Lane, Stefanie" w:date="2023-04-28T12:07:00Z"/>
                  </w:rPr>
                </w:rPrChange>
              </w:rPr>
              <w:pPrChange w:id="17130" w:author="Stefanie Lane" w:date="2022-06-23T15:12:00Z">
                <w:pPr>
                  <w:jc w:val="center"/>
                </w:pPr>
              </w:pPrChange>
            </w:pPr>
            <w:ins w:id="17131" w:author="Stefanie Lane" w:date="2022-06-23T15:12:00Z">
              <w:del w:id="17132" w:author="Lane, Stefanie" w:date="2023-04-28T12:07:00Z">
                <w:r w:rsidRPr="00EB4CE1" w:rsidDel="00402FFE">
                  <w:rPr>
                    <w:rFonts w:ascii="Calibri" w:eastAsia="Times New Roman" w:hAnsi="Calibri" w:cs="Calibri"/>
                    <w:color w:val="000000"/>
                    <w:rPrChange w:id="17133"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713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5EC733C" w14:textId="77777777" w:rsidR="00EB4CE1" w:rsidRPr="00EB4CE1" w:rsidDel="00402FFE" w:rsidRDefault="00EB4CE1">
            <w:pPr>
              <w:spacing w:after="0" w:line="240" w:lineRule="auto"/>
              <w:jc w:val="center"/>
              <w:rPr>
                <w:ins w:id="17135" w:author="Stefanie Lane" w:date="2022-06-23T15:12:00Z"/>
                <w:del w:id="17136" w:author="Lane, Stefanie" w:date="2023-04-28T12:07:00Z"/>
                <w:rFonts w:ascii="Calibri" w:eastAsia="Times New Roman" w:hAnsi="Calibri" w:cs="Calibri"/>
                <w:color w:val="000000"/>
                <w:rPrChange w:id="17137" w:author="Stefanie Lane" w:date="2022-06-23T15:12:00Z">
                  <w:rPr>
                    <w:ins w:id="17138" w:author="Stefanie Lane" w:date="2022-06-23T15:12:00Z"/>
                    <w:del w:id="17139" w:author="Lane, Stefanie" w:date="2023-04-28T12:07:00Z"/>
                  </w:rPr>
                </w:rPrChange>
              </w:rPr>
              <w:pPrChange w:id="17140" w:author="Stefanie Lane" w:date="2022-06-23T15:12:00Z">
                <w:pPr>
                  <w:jc w:val="center"/>
                </w:pPr>
              </w:pPrChange>
            </w:pPr>
            <w:ins w:id="17141" w:author="Stefanie Lane" w:date="2022-06-23T15:12:00Z">
              <w:del w:id="17142" w:author="Lane, Stefanie" w:date="2023-04-28T12:07:00Z">
                <w:r w:rsidRPr="00EB4CE1" w:rsidDel="00402FFE">
                  <w:rPr>
                    <w:rFonts w:ascii="Calibri" w:eastAsia="Times New Roman" w:hAnsi="Calibri" w:cs="Calibri"/>
                    <w:color w:val="000000"/>
                    <w:rPrChange w:id="17143" w:author="Stefanie Lane" w:date="2022-06-23T15:12:00Z">
                      <w:rPr/>
                    </w:rPrChange>
                  </w:rPr>
                  <w:delText>-100.0</w:delText>
                </w:r>
              </w:del>
            </w:ins>
          </w:p>
        </w:tc>
      </w:tr>
      <w:tr w:rsidR="00EB4CE1" w:rsidRPr="00EB4CE1" w:rsidDel="00402FFE" w14:paraId="015D83F9" w14:textId="77777777" w:rsidTr="006F10B7">
        <w:trPr>
          <w:trHeight w:val="290"/>
          <w:ins w:id="17144" w:author="Stefanie Lane" w:date="2022-06-23T15:12:00Z"/>
          <w:del w:id="17145" w:author="Lane, Stefanie" w:date="2023-04-28T12:07:00Z"/>
          <w:trPrChange w:id="1714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714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57FF9E4" w14:textId="77777777" w:rsidR="00EB4CE1" w:rsidRPr="00EB4CE1" w:rsidDel="00402FFE" w:rsidRDefault="00EB4CE1">
            <w:pPr>
              <w:spacing w:after="0" w:line="240" w:lineRule="auto"/>
              <w:rPr>
                <w:ins w:id="17148" w:author="Stefanie Lane" w:date="2022-06-23T15:12:00Z"/>
                <w:del w:id="17149" w:author="Lane, Stefanie" w:date="2023-04-28T12:07:00Z"/>
                <w:rFonts w:ascii="Calibri" w:eastAsia="Times New Roman" w:hAnsi="Calibri" w:cs="Calibri"/>
                <w:color w:val="000000"/>
                <w:rPrChange w:id="17150" w:author="Stefanie Lane" w:date="2022-06-23T15:12:00Z">
                  <w:rPr>
                    <w:ins w:id="17151" w:author="Stefanie Lane" w:date="2022-06-23T15:12:00Z"/>
                    <w:del w:id="17152" w:author="Lane, Stefanie" w:date="2023-04-28T12:07:00Z"/>
                  </w:rPr>
                </w:rPrChange>
              </w:rPr>
              <w:pPrChange w:id="1715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715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9A29A8F" w14:textId="77777777" w:rsidR="00EB4CE1" w:rsidRPr="00EB4CE1" w:rsidDel="00402FFE" w:rsidRDefault="00EB4CE1">
            <w:pPr>
              <w:spacing w:after="0" w:line="240" w:lineRule="auto"/>
              <w:rPr>
                <w:ins w:id="17155" w:author="Stefanie Lane" w:date="2022-06-23T15:12:00Z"/>
                <w:del w:id="17156" w:author="Lane, Stefanie" w:date="2023-04-28T12:07:00Z"/>
                <w:rFonts w:ascii="Calibri" w:eastAsia="Times New Roman" w:hAnsi="Calibri" w:cs="Calibri"/>
                <w:color w:val="000000"/>
                <w:rPrChange w:id="17157" w:author="Stefanie Lane" w:date="2022-06-23T15:12:00Z">
                  <w:rPr>
                    <w:ins w:id="17158" w:author="Stefanie Lane" w:date="2022-06-23T15:12:00Z"/>
                    <w:del w:id="17159" w:author="Lane, Stefanie" w:date="2023-04-28T12:07:00Z"/>
                  </w:rPr>
                </w:rPrChange>
              </w:rPr>
              <w:pPrChange w:id="1716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716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E104E2A" w14:textId="77777777" w:rsidR="00EB4CE1" w:rsidRPr="00EB4CE1" w:rsidDel="00402FFE" w:rsidRDefault="00EB4CE1">
            <w:pPr>
              <w:spacing w:after="0" w:line="240" w:lineRule="auto"/>
              <w:rPr>
                <w:ins w:id="17162" w:author="Stefanie Lane" w:date="2022-06-23T15:12:00Z"/>
                <w:del w:id="17163" w:author="Lane, Stefanie" w:date="2023-04-28T12:07:00Z"/>
                <w:rFonts w:ascii="Calibri" w:eastAsia="Times New Roman" w:hAnsi="Calibri" w:cs="Calibri"/>
                <w:i/>
                <w:iCs/>
                <w:color w:val="000000"/>
                <w:rPrChange w:id="17164" w:author="Stefanie Lane" w:date="2022-06-23T15:12:00Z">
                  <w:rPr>
                    <w:ins w:id="17165" w:author="Stefanie Lane" w:date="2022-06-23T15:12:00Z"/>
                    <w:del w:id="17166" w:author="Lane, Stefanie" w:date="2023-04-28T12:07:00Z"/>
                  </w:rPr>
                </w:rPrChange>
              </w:rPr>
              <w:pPrChange w:id="17167" w:author="Stefanie Lane" w:date="2022-06-23T15:12:00Z">
                <w:pPr/>
              </w:pPrChange>
            </w:pPr>
            <w:ins w:id="17168" w:author="Stefanie Lane" w:date="2022-06-23T15:12:00Z">
              <w:del w:id="17169" w:author="Lane, Stefanie" w:date="2023-04-28T12:07:00Z">
                <w:r w:rsidRPr="00EB4CE1" w:rsidDel="00402FFE">
                  <w:rPr>
                    <w:rFonts w:ascii="Calibri" w:eastAsia="Times New Roman" w:hAnsi="Calibri" w:cs="Calibri"/>
                    <w:i/>
                    <w:iCs/>
                    <w:color w:val="000000"/>
                    <w:rPrChange w:id="17170" w:author="Stefanie Lane" w:date="2022-06-23T15:12:00Z">
                      <w:rPr/>
                    </w:rPrChange>
                  </w:rPr>
                  <w:delText>Poa palustris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717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293A8E1" w14:textId="77777777" w:rsidR="00EB4CE1" w:rsidRPr="00EB4CE1" w:rsidDel="00402FFE" w:rsidRDefault="00EB4CE1">
            <w:pPr>
              <w:spacing w:after="0" w:line="240" w:lineRule="auto"/>
              <w:jc w:val="center"/>
              <w:rPr>
                <w:ins w:id="17172" w:author="Stefanie Lane" w:date="2022-06-23T15:12:00Z"/>
                <w:del w:id="17173" w:author="Lane, Stefanie" w:date="2023-04-28T12:07:00Z"/>
                <w:rFonts w:ascii="Calibri" w:eastAsia="Times New Roman" w:hAnsi="Calibri" w:cs="Calibri"/>
                <w:color w:val="000000"/>
                <w:rPrChange w:id="17174" w:author="Stefanie Lane" w:date="2022-06-23T15:12:00Z">
                  <w:rPr>
                    <w:ins w:id="17175" w:author="Stefanie Lane" w:date="2022-06-23T15:12:00Z"/>
                    <w:del w:id="17176" w:author="Lane, Stefanie" w:date="2023-04-28T12:07:00Z"/>
                  </w:rPr>
                </w:rPrChange>
              </w:rPr>
              <w:pPrChange w:id="17177" w:author="Stefanie Lane" w:date="2022-06-23T15:12:00Z">
                <w:pPr>
                  <w:jc w:val="center"/>
                </w:pPr>
              </w:pPrChange>
            </w:pPr>
            <w:ins w:id="17178" w:author="Stefanie Lane" w:date="2022-06-23T15:12:00Z">
              <w:del w:id="17179" w:author="Lane, Stefanie" w:date="2023-04-28T12:07:00Z">
                <w:r w:rsidRPr="00EB4CE1" w:rsidDel="00402FFE">
                  <w:rPr>
                    <w:rFonts w:ascii="Calibri" w:eastAsia="Times New Roman" w:hAnsi="Calibri" w:cs="Calibri"/>
                    <w:color w:val="000000"/>
                    <w:rPrChange w:id="17180" w:author="Stefanie Lane" w:date="2022-06-23T15:12:00Z">
                      <w:rPr/>
                    </w:rPrChange>
                  </w:rPr>
                  <w:delText>0.55</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718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5C290E4" w14:textId="77777777" w:rsidR="00EB4CE1" w:rsidRPr="00EB4CE1" w:rsidDel="00402FFE" w:rsidRDefault="00EB4CE1">
            <w:pPr>
              <w:spacing w:after="0" w:line="240" w:lineRule="auto"/>
              <w:jc w:val="center"/>
              <w:rPr>
                <w:ins w:id="17182" w:author="Stefanie Lane" w:date="2022-06-23T15:12:00Z"/>
                <w:del w:id="17183" w:author="Lane, Stefanie" w:date="2023-04-28T12:07:00Z"/>
                <w:rFonts w:ascii="Calibri" w:eastAsia="Times New Roman" w:hAnsi="Calibri" w:cs="Calibri"/>
                <w:color w:val="000000"/>
                <w:rPrChange w:id="17184" w:author="Stefanie Lane" w:date="2022-06-23T15:12:00Z">
                  <w:rPr>
                    <w:ins w:id="17185" w:author="Stefanie Lane" w:date="2022-06-23T15:12:00Z"/>
                    <w:del w:id="17186" w:author="Lane, Stefanie" w:date="2023-04-28T12:07:00Z"/>
                  </w:rPr>
                </w:rPrChange>
              </w:rPr>
              <w:pPrChange w:id="17187" w:author="Stefanie Lane" w:date="2022-06-23T15:12:00Z">
                <w:pPr>
                  <w:jc w:val="center"/>
                </w:pPr>
              </w:pPrChange>
            </w:pPr>
            <w:ins w:id="17188" w:author="Stefanie Lane" w:date="2022-06-23T15:12:00Z">
              <w:del w:id="17189" w:author="Lane, Stefanie" w:date="2023-04-28T12:07:00Z">
                <w:r w:rsidRPr="00EB4CE1" w:rsidDel="00402FFE">
                  <w:rPr>
                    <w:rFonts w:ascii="Calibri" w:eastAsia="Times New Roman" w:hAnsi="Calibri" w:cs="Calibri"/>
                    <w:color w:val="000000"/>
                    <w:rPrChange w:id="17190" w:author="Stefanie Lane" w:date="2022-06-23T15:12:00Z">
                      <w:rPr/>
                    </w:rPrChange>
                  </w:rPr>
                  <w:delText>1.73</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719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43D2371" w14:textId="77777777" w:rsidR="00EB4CE1" w:rsidRPr="00EB4CE1" w:rsidDel="00402FFE" w:rsidRDefault="00EB4CE1">
            <w:pPr>
              <w:spacing w:after="0" w:line="240" w:lineRule="auto"/>
              <w:jc w:val="center"/>
              <w:rPr>
                <w:ins w:id="17192" w:author="Stefanie Lane" w:date="2022-06-23T15:12:00Z"/>
                <w:del w:id="17193" w:author="Lane, Stefanie" w:date="2023-04-28T12:07:00Z"/>
                <w:rFonts w:ascii="Calibri" w:eastAsia="Times New Roman" w:hAnsi="Calibri" w:cs="Calibri"/>
                <w:color w:val="000000"/>
                <w:rPrChange w:id="17194" w:author="Stefanie Lane" w:date="2022-06-23T15:12:00Z">
                  <w:rPr>
                    <w:ins w:id="17195" w:author="Stefanie Lane" w:date="2022-06-23T15:12:00Z"/>
                    <w:del w:id="17196" w:author="Lane, Stefanie" w:date="2023-04-28T12:07:00Z"/>
                  </w:rPr>
                </w:rPrChange>
              </w:rPr>
              <w:pPrChange w:id="17197" w:author="Stefanie Lane" w:date="2022-06-23T15:12:00Z">
                <w:pPr>
                  <w:jc w:val="center"/>
                </w:pPr>
              </w:pPrChange>
            </w:pPr>
            <w:ins w:id="17198" w:author="Stefanie Lane" w:date="2022-06-23T15:12:00Z">
              <w:del w:id="17199" w:author="Lane, Stefanie" w:date="2023-04-28T12:07:00Z">
                <w:r w:rsidRPr="00EB4CE1" w:rsidDel="00402FFE">
                  <w:rPr>
                    <w:rFonts w:ascii="Calibri" w:eastAsia="Times New Roman" w:hAnsi="Calibri" w:cs="Calibri"/>
                    <w:color w:val="000000"/>
                    <w:rPrChange w:id="17200"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720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8856AC4" w14:textId="77777777" w:rsidR="00EB4CE1" w:rsidRPr="00EB4CE1" w:rsidDel="00402FFE" w:rsidRDefault="00EB4CE1">
            <w:pPr>
              <w:spacing w:after="0" w:line="240" w:lineRule="auto"/>
              <w:jc w:val="center"/>
              <w:rPr>
                <w:ins w:id="17202" w:author="Stefanie Lane" w:date="2022-06-23T15:12:00Z"/>
                <w:del w:id="17203" w:author="Lane, Stefanie" w:date="2023-04-28T12:07:00Z"/>
                <w:rFonts w:ascii="Calibri" w:eastAsia="Times New Roman" w:hAnsi="Calibri" w:cs="Calibri"/>
                <w:color w:val="000000"/>
                <w:rPrChange w:id="17204" w:author="Stefanie Lane" w:date="2022-06-23T15:12:00Z">
                  <w:rPr>
                    <w:ins w:id="17205" w:author="Stefanie Lane" w:date="2022-06-23T15:12:00Z"/>
                    <w:del w:id="17206" w:author="Lane, Stefanie" w:date="2023-04-28T12:07:00Z"/>
                  </w:rPr>
                </w:rPrChange>
              </w:rPr>
              <w:pPrChange w:id="17207" w:author="Stefanie Lane" w:date="2022-06-23T15:12:00Z">
                <w:pPr>
                  <w:jc w:val="center"/>
                </w:pPr>
              </w:pPrChange>
            </w:pPr>
            <w:ins w:id="17208" w:author="Stefanie Lane" w:date="2022-06-23T15:12:00Z">
              <w:del w:id="17209" w:author="Lane, Stefanie" w:date="2023-04-28T12:07:00Z">
                <w:r w:rsidRPr="00EB4CE1" w:rsidDel="00402FFE">
                  <w:rPr>
                    <w:rFonts w:ascii="Calibri" w:eastAsia="Times New Roman" w:hAnsi="Calibri" w:cs="Calibri"/>
                    <w:color w:val="000000"/>
                    <w:rPrChange w:id="17210" w:author="Stefanie Lane" w:date="2022-06-23T15:12:00Z">
                      <w:rPr/>
                    </w:rPrChange>
                  </w:rPr>
                  <w:delText>-100.0</w:delText>
                </w:r>
              </w:del>
            </w:ins>
          </w:p>
        </w:tc>
      </w:tr>
      <w:tr w:rsidR="00EB4CE1" w:rsidRPr="00EB4CE1" w:rsidDel="00402FFE" w14:paraId="566E2888" w14:textId="77777777" w:rsidTr="006F10B7">
        <w:trPr>
          <w:trHeight w:val="290"/>
          <w:ins w:id="17211" w:author="Stefanie Lane" w:date="2022-06-23T15:12:00Z"/>
          <w:del w:id="17212" w:author="Lane, Stefanie" w:date="2023-04-28T12:07:00Z"/>
          <w:trPrChange w:id="1721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721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B9CA5B8" w14:textId="77777777" w:rsidR="00EB4CE1" w:rsidRPr="00EB4CE1" w:rsidDel="00402FFE" w:rsidRDefault="00EB4CE1">
            <w:pPr>
              <w:spacing w:after="0" w:line="240" w:lineRule="auto"/>
              <w:rPr>
                <w:ins w:id="17215" w:author="Stefanie Lane" w:date="2022-06-23T15:12:00Z"/>
                <w:del w:id="17216" w:author="Lane, Stefanie" w:date="2023-04-28T12:07:00Z"/>
                <w:rFonts w:ascii="Calibri" w:eastAsia="Times New Roman" w:hAnsi="Calibri" w:cs="Calibri"/>
                <w:color w:val="000000"/>
                <w:rPrChange w:id="17217" w:author="Stefanie Lane" w:date="2022-06-23T15:12:00Z">
                  <w:rPr>
                    <w:ins w:id="17218" w:author="Stefanie Lane" w:date="2022-06-23T15:12:00Z"/>
                    <w:del w:id="17219" w:author="Lane, Stefanie" w:date="2023-04-28T12:07:00Z"/>
                  </w:rPr>
                </w:rPrChange>
              </w:rPr>
              <w:pPrChange w:id="1722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722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38E81E0" w14:textId="77777777" w:rsidR="00EB4CE1" w:rsidRPr="00EB4CE1" w:rsidDel="00402FFE" w:rsidRDefault="00EB4CE1">
            <w:pPr>
              <w:spacing w:after="0" w:line="240" w:lineRule="auto"/>
              <w:rPr>
                <w:ins w:id="17222" w:author="Stefanie Lane" w:date="2022-06-23T15:12:00Z"/>
                <w:del w:id="17223" w:author="Lane, Stefanie" w:date="2023-04-28T12:07:00Z"/>
                <w:rFonts w:ascii="Calibri" w:eastAsia="Times New Roman" w:hAnsi="Calibri" w:cs="Calibri"/>
                <w:color w:val="000000"/>
                <w:rPrChange w:id="17224" w:author="Stefanie Lane" w:date="2022-06-23T15:12:00Z">
                  <w:rPr>
                    <w:ins w:id="17225" w:author="Stefanie Lane" w:date="2022-06-23T15:12:00Z"/>
                    <w:del w:id="17226" w:author="Lane, Stefanie" w:date="2023-04-28T12:07:00Z"/>
                  </w:rPr>
                </w:rPrChange>
              </w:rPr>
              <w:pPrChange w:id="17227" w:author="Stefanie Lane" w:date="2022-06-23T15:12:00Z">
                <w:pPr/>
              </w:pPrChange>
            </w:pPr>
          </w:p>
        </w:tc>
        <w:tc>
          <w:tcPr>
            <w:tcW w:w="3320" w:type="dxa"/>
            <w:tcBorders>
              <w:top w:val="nil"/>
              <w:left w:val="nil"/>
              <w:bottom w:val="nil"/>
              <w:right w:val="nil"/>
            </w:tcBorders>
            <w:shd w:val="clear" w:color="auto" w:fill="auto"/>
            <w:noWrap/>
            <w:vAlign w:val="bottom"/>
            <w:hideMark/>
            <w:tcPrChange w:id="17228" w:author="Stefanie Lane" w:date="2022-06-23T15:14:00Z">
              <w:tcPr>
                <w:tcW w:w="3320" w:type="dxa"/>
                <w:tcBorders>
                  <w:top w:val="nil"/>
                  <w:left w:val="nil"/>
                  <w:bottom w:val="nil"/>
                  <w:right w:val="nil"/>
                </w:tcBorders>
                <w:shd w:val="clear" w:color="auto" w:fill="auto"/>
                <w:noWrap/>
                <w:vAlign w:val="bottom"/>
                <w:hideMark/>
              </w:tcPr>
            </w:tcPrChange>
          </w:tcPr>
          <w:p w14:paraId="4D194152" w14:textId="77777777" w:rsidR="00EB4CE1" w:rsidRPr="00EB4CE1" w:rsidDel="00402FFE" w:rsidRDefault="00EB4CE1">
            <w:pPr>
              <w:spacing w:after="0" w:line="240" w:lineRule="auto"/>
              <w:rPr>
                <w:ins w:id="17229" w:author="Stefanie Lane" w:date="2022-06-23T15:12:00Z"/>
                <w:del w:id="17230" w:author="Lane, Stefanie" w:date="2023-04-28T12:07:00Z"/>
                <w:rFonts w:ascii="Calibri" w:eastAsia="Times New Roman" w:hAnsi="Calibri" w:cs="Calibri"/>
                <w:i/>
                <w:iCs/>
                <w:color w:val="000000"/>
                <w:rPrChange w:id="17231" w:author="Stefanie Lane" w:date="2022-06-23T15:12:00Z">
                  <w:rPr>
                    <w:ins w:id="17232" w:author="Stefanie Lane" w:date="2022-06-23T15:12:00Z"/>
                    <w:del w:id="17233" w:author="Lane, Stefanie" w:date="2023-04-28T12:07:00Z"/>
                  </w:rPr>
                </w:rPrChange>
              </w:rPr>
              <w:pPrChange w:id="17234" w:author="Stefanie Lane" w:date="2022-06-23T15:12:00Z">
                <w:pPr/>
              </w:pPrChange>
            </w:pPr>
            <w:ins w:id="17235" w:author="Stefanie Lane" w:date="2022-06-23T15:12:00Z">
              <w:del w:id="17236" w:author="Lane, Stefanie" w:date="2023-04-28T12:07:00Z">
                <w:r w:rsidRPr="00EB4CE1" w:rsidDel="00402FFE">
                  <w:rPr>
                    <w:rFonts w:ascii="Calibri" w:eastAsia="Times New Roman" w:hAnsi="Calibri" w:cs="Calibri"/>
                    <w:i/>
                    <w:iCs/>
                    <w:color w:val="000000"/>
                    <w:rPrChange w:id="17237" w:author="Stefanie Lane" w:date="2022-06-23T15:12:00Z">
                      <w:rPr/>
                    </w:rPrChange>
                  </w:rPr>
                  <w:delText>Poa trivialis</w:delText>
                </w:r>
              </w:del>
            </w:ins>
          </w:p>
        </w:tc>
        <w:tc>
          <w:tcPr>
            <w:tcW w:w="869" w:type="dxa"/>
            <w:tcBorders>
              <w:top w:val="nil"/>
              <w:left w:val="nil"/>
              <w:bottom w:val="nil"/>
              <w:right w:val="nil"/>
            </w:tcBorders>
            <w:shd w:val="clear" w:color="auto" w:fill="auto"/>
            <w:noWrap/>
            <w:vAlign w:val="bottom"/>
            <w:hideMark/>
            <w:tcPrChange w:id="17238" w:author="Stefanie Lane" w:date="2022-06-23T15:14:00Z">
              <w:tcPr>
                <w:tcW w:w="960" w:type="dxa"/>
                <w:tcBorders>
                  <w:top w:val="nil"/>
                  <w:left w:val="nil"/>
                  <w:bottom w:val="nil"/>
                  <w:right w:val="nil"/>
                </w:tcBorders>
                <w:shd w:val="clear" w:color="auto" w:fill="auto"/>
                <w:noWrap/>
                <w:vAlign w:val="bottom"/>
                <w:hideMark/>
              </w:tcPr>
            </w:tcPrChange>
          </w:tcPr>
          <w:p w14:paraId="5CEBC38D" w14:textId="77777777" w:rsidR="00EB4CE1" w:rsidRPr="00EB4CE1" w:rsidDel="00402FFE" w:rsidRDefault="00EB4CE1">
            <w:pPr>
              <w:spacing w:after="0" w:line="240" w:lineRule="auto"/>
              <w:jc w:val="center"/>
              <w:rPr>
                <w:ins w:id="17239" w:author="Stefanie Lane" w:date="2022-06-23T15:12:00Z"/>
                <w:del w:id="17240" w:author="Lane, Stefanie" w:date="2023-04-28T12:07:00Z"/>
                <w:rFonts w:ascii="Calibri" w:eastAsia="Times New Roman" w:hAnsi="Calibri" w:cs="Calibri"/>
                <w:color w:val="000000"/>
                <w:rPrChange w:id="17241" w:author="Stefanie Lane" w:date="2022-06-23T15:12:00Z">
                  <w:rPr>
                    <w:ins w:id="17242" w:author="Stefanie Lane" w:date="2022-06-23T15:12:00Z"/>
                    <w:del w:id="17243" w:author="Lane, Stefanie" w:date="2023-04-28T12:07:00Z"/>
                  </w:rPr>
                </w:rPrChange>
              </w:rPr>
              <w:pPrChange w:id="17244" w:author="Stefanie Lane" w:date="2022-06-23T15:12:00Z">
                <w:pPr>
                  <w:jc w:val="center"/>
                </w:pPr>
              </w:pPrChange>
            </w:pPr>
            <w:ins w:id="17245" w:author="Stefanie Lane" w:date="2022-06-23T15:12:00Z">
              <w:del w:id="17246" w:author="Lane, Stefanie" w:date="2023-04-28T12:07:00Z">
                <w:r w:rsidRPr="00EB4CE1" w:rsidDel="00402FFE">
                  <w:rPr>
                    <w:rFonts w:ascii="Calibri" w:eastAsia="Times New Roman" w:hAnsi="Calibri" w:cs="Calibri"/>
                    <w:color w:val="000000"/>
                    <w:rPrChange w:id="17247" w:author="Stefanie Lane" w:date="2022-06-23T15:12:00Z">
                      <w:rPr/>
                    </w:rPrChange>
                  </w:rPr>
                  <w:delText>0.31</w:delText>
                </w:r>
              </w:del>
            </w:ins>
          </w:p>
        </w:tc>
        <w:tc>
          <w:tcPr>
            <w:tcW w:w="990" w:type="dxa"/>
            <w:tcBorders>
              <w:top w:val="nil"/>
              <w:left w:val="nil"/>
              <w:bottom w:val="nil"/>
              <w:right w:val="nil"/>
            </w:tcBorders>
            <w:shd w:val="clear" w:color="auto" w:fill="auto"/>
            <w:noWrap/>
            <w:vAlign w:val="bottom"/>
            <w:hideMark/>
            <w:tcPrChange w:id="17248" w:author="Stefanie Lane" w:date="2022-06-23T15:14:00Z">
              <w:tcPr>
                <w:tcW w:w="960" w:type="dxa"/>
                <w:tcBorders>
                  <w:top w:val="nil"/>
                  <w:left w:val="nil"/>
                  <w:bottom w:val="nil"/>
                  <w:right w:val="nil"/>
                </w:tcBorders>
                <w:shd w:val="clear" w:color="auto" w:fill="auto"/>
                <w:noWrap/>
                <w:vAlign w:val="bottom"/>
                <w:hideMark/>
              </w:tcPr>
            </w:tcPrChange>
          </w:tcPr>
          <w:p w14:paraId="5BB9CD1D" w14:textId="77777777" w:rsidR="00EB4CE1" w:rsidRPr="00EB4CE1" w:rsidDel="00402FFE" w:rsidRDefault="00EB4CE1">
            <w:pPr>
              <w:spacing w:after="0" w:line="240" w:lineRule="auto"/>
              <w:jc w:val="center"/>
              <w:rPr>
                <w:ins w:id="17249" w:author="Stefanie Lane" w:date="2022-06-23T15:12:00Z"/>
                <w:del w:id="17250" w:author="Lane, Stefanie" w:date="2023-04-28T12:07:00Z"/>
                <w:rFonts w:ascii="Calibri" w:eastAsia="Times New Roman" w:hAnsi="Calibri" w:cs="Calibri"/>
                <w:color w:val="000000"/>
                <w:rPrChange w:id="17251" w:author="Stefanie Lane" w:date="2022-06-23T15:12:00Z">
                  <w:rPr>
                    <w:ins w:id="17252" w:author="Stefanie Lane" w:date="2022-06-23T15:12:00Z"/>
                    <w:del w:id="17253" w:author="Lane, Stefanie" w:date="2023-04-28T12:07:00Z"/>
                  </w:rPr>
                </w:rPrChange>
              </w:rPr>
              <w:pPrChange w:id="17254" w:author="Stefanie Lane" w:date="2022-06-23T15:12:00Z">
                <w:pPr>
                  <w:jc w:val="center"/>
                </w:pPr>
              </w:pPrChange>
            </w:pPr>
            <w:ins w:id="17255" w:author="Stefanie Lane" w:date="2022-06-23T15:12:00Z">
              <w:del w:id="17256" w:author="Lane, Stefanie" w:date="2023-04-28T12:07:00Z">
                <w:r w:rsidRPr="00EB4CE1" w:rsidDel="00402FFE">
                  <w:rPr>
                    <w:rFonts w:ascii="Calibri" w:eastAsia="Times New Roman" w:hAnsi="Calibri" w:cs="Calibri"/>
                    <w:color w:val="000000"/>
                    <w:rPrChange w:id="17257"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17258" w:author="Stefanie Lane" w:date="2022-06-23T15:14:00Z">
              <w:tcPr>
                <w:tcW w:w="960" w:type="dxa"/>
                <w:tcBorders>
                  <w:top w:val="nil"/>
                  <w:left w:val="nil"/>
                  <w:bottom w:val="nil"/>
                  <w:right w:val="nil"/>
                </w:tcBorders>
                <w:shd w:val="clear" w:color="auto" w:fill="auto"/>
                <w:noWrap/>
                <w:vAlign w:val="bottom"/>
                <w:hideMark/>
              </w:tcPr>
            </w:tcPrChange>
          </w:tcPr>
          <w:p w14:paraId="01FECA06" w14:textId="77777777" w:rsidR="00EB4CE1" w:rsidRPr="00EB4CE1" w:rsidDel="00402FFE" w:rsidRDefault="00EB4CE1">
            <w:pPr>
              <w:spacing w:after="0" w:line="240" w:lineRule="auto"/>
              <w:jc w:val="center"/>
              <w:rPr>
                <w:ins w:id="17259" w:author="Stefanie Lane" w:date="2022-06-23T15:12:00Z"/>
                <w:del w:id="17260" w:author="Lane, Stefanie" w:date="2023-04-28T12:07:00Z"/>
                <w:rFonts w:ascii="Calibri" w:eastAsia="Times New Roman" w:hAnsi="Calibri" w:cs="Calibri"/>
                <w:color w:val="000000"/>
                <w:rPrChange w:id="17261" w:author="Stefanie Lane" w:date="2022-06-23T15:12:00Z">
                  <w:rPr>
                    <w:ins w:id="17262" w:author="Stefanie Lane" w:date="2022-06-23T15:12:00Z"/>
                    <w:del w:id="17263" w:author="Lane, Stefanie" w:date="2023-04-28T12:07:00Z"/>
                  </w:rPr>
                </w:rPrChange>
              </w:rPr>
              <w:pPrChange w:id="17264" w:author="Stefanie Lane" w:date="2022-06-23T15:12:00Z">
                <w:pPr>
                  <w:jc w:val="center"/>
                </w:pPr>
              </w:pPrChange>
            </w:pPr>
            <w:ins w:id="17265" w:author="Stefanie Lane" w:date="2022-06-23T15:12:00Z">
              <w:del w:id="17266" w:author="Lane, Stefanie" w:date="2023-04-28T12:07:00Z">
                <w:r w:rsidRPr="00EB4CE1" w:rsidDel="00402FFE">
                  <w:rPr>
                    <w:rFonts w:ascii="Calibri" w:eastAsia="Times New Roman" w:hAnsi="Calibri" w:cs="Calibri"/>
                    <w:color w:val="000000"/>
                    <w:rPrChange w:id="17267"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726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2698FEA8" w14:textId="77777777" w:rsidR="00EB4CE1" w:rsidRPr="00EB4CE1" w:rsidDel="00402FFE" w:rsidRDefault="00EB4CE1">
            <w:pPr>
              <w:spacing w:after="0" w:line="240" w:lineRule="auto"/>
              <w:jc w:val="center"/>
              <w:rPr>
                <w:ins w:id="17269" w:author="Stefanie Lane" w:date="2022-06-23T15:12:00Z"/>
                <w:del w:id="17270" w:author="Lane, Stefanie" w:date="2023-04-28T12:07:00Z"/>
                <w:rFonts w:ascii="Calibri" w:eastAsia="Times New Roman" w:hAnsi="Calibri" w:cs="Calibri"/>
                <w:color w:val="000000"/>
                <w:rPrChange w:id="17271" w:author="Stefanie Lane" w:date="2022-06-23T15:12:00Z">
                  <w:rPr>
                    <w:ins w:id="17272" w:author="Stefanie Lane" w:date="2022-06-23T15:12:00Z"/>
                    <w:del w:id="17273" w:author="Lane, Stefanie" w:date="2023-04-28T12:07:00Z"/>
                  </w:rPr>
                </w:rPrChange>
              </w:rPr>
              <w:pPrChange w:id="17274" w:author="Stefanie Lane" w:date="2022-06-23T15:12:00Z">
                <w:pPr>
                  <w:jc w:val="center"/>
                </w:pPr>
              </w:pPrChange>
            </w:pPr>
            <w:ins w:id="17275" w:author="Stefanie Lane" w:date="2022-06-23T15:12:00Z">
              <w:del w:id="17276" w:author="Lane, Stefanie" w:date="2023-04-28T12:07:00Z">
                <w:r w:rsidRPr="00EB4CE1" w:rsidDel="00402FFE">
                  <w:rPr>
                    <w:rFonts w:ascii="Calibri" w:eastAsia="Times New Roman" w:hAnsi="Calibri" w:cs="Calibri"/>
                    <w:color w:val="000000"/>
                    <w:rPrChange w:id="17277" w:author="Stefanie Lane" w:date="2022-06-23T15:12:00Z">
                      <w:rPr/>
                    </w:rPrChange>
                  </w:rPr>
                  <w:delText>-100.0</w:delText>
                </w:r>
              </w:del>
            </w:ins>
          </w:p>
        </w:tc>
      </w:tr>
      <w:tr w:rsidR="00EB4CE1" w:rsidRPr="00EB4CE1" w:rsidDel="00402FFE" w14:paraId="65F04020" w14:textId="77777777" w:rsidTr="006F10B7">
        <w:trPr>
          <w:trHeight w:val="290"/>
          <w:ins w:id="17278" w:author="Stefanie Lane" w:date="2022-06-23T15:12:00Z"/>
          <w:del w:id="17279" w:author="Lane, Stefanie" w:date="2023-04-28T12:07:00Z"/>
          <w:trPrChange w:id="1728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728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B15CE69" w14:textId="77777777" w:rsidR="00EB4CE1" w:rsidRPr="00EB4CE1" w:rsidDel="00402FFE" w:rsidRDefault="00EB4CE1">
            <w:pPr>
              <w:spacing w:after="0" w:line="240" w:lineRule="auto"/>
              <w:rPr>
                <w:ins w:id="17282" w:author="Stefanie Lane" w:date="2022-06-23T15:12:00Z"/>
                <w:del w:id="17283" w:author="Lane, Stefanie" w:date="2023-04-28T12:07:00Z"/>
                <w:rFonts w:ascii="Calibri" w:eastAsia="Times New Roman" w:hAnsi="Calibri" w:cs="Calibri"/>
                <w:color w:val="000000"/>
                <w:rPrChange w:id="17284" w:author="Stefanie Lane" w:date="2022-06-23T15:12:00Z">
                  <w:rPr>
                    <w:ins w:id="17285" w:author="Stefanie Lane" w:date="2022-06-23T15:12:00Z"/>
                    <w:del w:id="17286" w:author="Lane, Stefanie" w:date="2023-04-28T12:07:00Z"/>
                  </w:rPr>
                </w:rPrChange>
              </w:rPr>
              <w:pPrChange w:id="1728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728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E9C6649" w14:textId="77777777" w:rsidR="00EB4CE1" w:rsidRPr="00EB4CE1" w:rsidDel="00402FFE" w:rsidRDefault="00EB4CE1">
            <w:pPr>
              <w:spacing w:after="0" w:line="240" w:lineRule="auto"/>
              <w:rPr>
                <w:ins w:id="17289" w:author="Stefanie Lane" w:date="2022-06-23T15:12:00Z"/>
                <w:del w:id="17290" w:author="Lane, Stefanie" w:date="2023-04-28T12:07:00Z"/>
                <w:rFonts w:ascii="Calibri" w:eastAsia="Times New Roman" w:hAnsi="Calibri" w:cs="Calibri"/>
                <w:color w:val="000000"/>
                <w:rPrChange w:id="17291" w:author="Stefanie Lane" w:date="2022-06-23T15:12:00Z">
                  <w:rPr>
                    <w:ins w:id="17292" w:author="Stefanie Lane" w:date="2022-06-23T15:12:00Z"/>
                    <w:del w:id="17293" w:author="Lane, Stefanie" w:date="2023-04-28T12:07:00Z"/>
                  </w:rPr>
                </w:rPrChange>
              </w:rPr>
              <w:pPrChange w:id="1729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729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10CFE0D" w14:textId="77777777" w:rsidR="00EB4CE1" w:rsidRPr="00EB4CE1" w:rsidDel="00402FFE" w:rsidRDefault="00EB4CE1">
            <w:pPr>
              <w:spacing w:after="0" w:line="240" w:lineRule="auto"/>
              <w:rPr>
                <w:ins w:id="17296" w:author="Stefanie Lane" w:date="2022-06-23T15:12:00Z"/>
                <w:del w:id="17297" w:author="Lane, Stefanie" w:date="2023-04-28T12:07:00Z"/>
                <w:rFonts w:ascii="Calibri" w:eastAsia="Times New Roman" w:hAnsi="Calibri" w:cs="Calibri"/>
                <w:i/>
                <w:iCs/>
                <w:color w:val="000000"/>
                <w:rPrChange w:id="17298" w:author="Stefanie Lane" w:date="2022-06-23T15:12:00Z">
                  <w:rPr>
                    <w:ins w:id="17299" w:author="Stefanie Lane" w:date="2022-06-23T15:12:00Z"/>
                    <w:del w:id="17300" w:author="Lane, Stefanie" w:date="2023-04-28T12:07:00Z"/>
                  </w:rPr>
                </w:rPrChange>
              </w:rPr>
              <w:pPrChange w:id="17301" w:author="Stefanie Lane" w:date="2022-06-23T15:12:00Z">
                <w:pPr/>
              </w:pPrChange>
            </w:pPr>
            <w:ins w:id="17302" w:author="Stefanie Lane" w:date="2022-06-23T15:12:00Z">
              <w:del w:id="17303" w:author="Lane, Stefanie" w:date="2023-04-28T12:07:00Z">
                <w:r w:rsidRPr="00EB4CE1" w:rsidDel="00402FFE">
                  <w:rPr>
                    <w:rFonts w:ascii="Calibri" w:eastAsia="Times New Roman" w:hAnsi="Calibri" w:cs="Calibri"/>
                    <w:i/>
                    <w:iCs/>
                    <w:color w:val="000000"/>
                    <w:rPrChange w:id="17304" w:author="Stefanie Lane" w:date="2022-06-23T15:12:00Z">
                      <w:rPr/>
                    </w:rPrChange>
                  </w:rPr>
                  <w:delText>Polygonum hydropiper</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730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A7AF231" w14:textId="77777777" w:rsidR="00EB4CE1" w:rsidRPr="00EB4CE1" w:rsidDel="00402FFE" w:rsidRDefault="00EB4CE1">
            <w:pPr>
              <w:spacing w:after="0" w:line="240" w:lineRule="auto"/>
              <w:jc w:val="center"/>
              <w:rPr>
                <w:ins w:id="17306" w:author="Stefanie Lane" w:date="2022-06-23T15:12:00Z"/>
                <w:del w:id="17307" w:author="Lane, Stefanie" w:date="2023-04-28T12:07:00Z"/>
                <w:rFonts w:ascii="Calibri" w:eastAsia="Times New Roman" w:hAnsi="Calibri" w:cs="Calibri"/>
                <w:color w:val="000000"/>
                <w:rPrChange w:id="17308" w:author="Stefanie Lane" w:date="2022-06-23T15:12:00Z">
                  <w:rPr>
                    <w:ins w:id="17309" w:author="Stefanie Lane" w:date="2022-06-23T15:12:00Z"/>
                    <w:del w:id="17310" w:author="Lane, Stefanie" w:date="2023-04-28T12:07:00Z"/>
                  </w:rPr>
                </w:rPrChange>
              </w:rPr>
              <w:pPrChange w:id="17311" w:author="Stefanie Lane" w:date="2022-06-23T15:12:00Z">
                <w:pPr>
                  <w:jc w:val="center"/>
                </w:pPr>
              </w:pPrChange>
            </w:pPr>
            <w:ins w:id="17312" w:author="Stefanie Lane" w:date="2022-06-23T15:12:00Z">
              <w:del w:id="17313" w:author="Lane, Stefanie" w:date="2023-04-28T12:07:00Z">
                <w:r w:rsidRPr="00EB4CE1" w:rsidDel="00402FFE">
                  <w:rPr>
                    <w:rFonts w:ascii="Calibri" w:eastAsia="Times New Roman" w:hAnsi="Calibri" w:cs="Calibri"/>
                    <w:color w:val="000000"/>
                    <w:rPrChange w:id="17314" w:author="Stefanie Lane" w:date="2022-06-23T15:12:00Z">
                      <w:rPr/>
                    </w:rPrChange>
                  </w:rPr>
                  <w:delText>0.03</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731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9AA27DC" w14:textId="77777777" w:rsidR="00EB4CE1" w:rsidRPr="00EB4CE1" w:rsidDel="00402FFE" w:rsidRDefault="00EB4CE1">
            <w:pPr>
              <w:spacing w:after="0" w:line="240" w:lineRule="auto"/>
              <w:jc w:val="center"/>
              <w:rPr>
                <w:ins w:id="17316" w:author="Stefanie Lane" w:date="2022-06-23T15:12:00Z"/>
                <w:del w:id="17317" w:author="Lane, Stefanie" w:date="2023-04-28T12:07:00Z"/>
                <w:rFonts w:ascii="Calibri" w:eastAsia="Times New Roman" w:hAnsi="Calibri" w:cs="Calibri"/>
                <w:color w:val="000000"/>
                <w:rPrChange w:id="17318" w:author="Stefanie Lane" w:date="2022-06-23T15:12:00Z">
                  <w:rPr>
                    <w:ins w:id="17319" w:author="Stefanie Lane" w:date="2022-06-23T15:12:00Z"/>
                    <w:del w:id="17320" w:author="Lane, Stefanie" w:date="2023-04-28T12:07:00Z"/>
                  </w:rPr>
                </w:rPrChange>
              </w:rPr>
              <w:pPrChange w:id="17321" w:author="Stefanie Lane" w:date="2022-06-23T15:12:00Z">
                <w:pPr>
                  <w:jc w:val="center"/>
                </w:pPr>
              </w:pPrChange>
            </w:pPr>
            <w:ins w:id="17322" w:author="Stefanie Lane" w:date="2022-06-23T15:12:00Z">
              <w:del w:id="17323" w:author="Lane, Stefanie" w:date="2023-04-28T12:07:00Z">
                <w:r w:rsidRPr="00EB4CE1" w:rsidDel="00402FFE">
                  <w:rPr>
                    <w:rFonts w:ascii="Calibri" w:eastAsia="Times New Roman" w:hAnsi="Calibri" w:cs="Calibri"/>
                    <w:color w:val="000000"/>
                    <w:rPrChange w:id="17324"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732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FC7CAA2" w14:textId="77777777" w:rsidR="00EB4CE1" w:rsidRPr="00EB4CE1" w:rsidDel="00402FFE" w:rsidRDefault="00EB4CE1">
            <w:pPr>
              <w:spacing w:after="0" w:line="240" w:lineRule="auto"/>
              <w:jc w:val="center"/>
              <w:rPr>
                <w:ins w:id="17326" w:author="Stefanie Lane" w:date="2022-06-23T15:12:00Z"/>
                <w:del w:id="17327" w:author="Lane, Stefanie" w:date="2023-04-28T12:07:00Z"/>
                <w:rFonts w:ascii="Calibri" w:eastAsia="Times New Roman" w:hAnsi="Calibri" w:cs="Calibri"/>
                <w:color w:val="000000"/>
                <w:rPrChange w:id="17328" w:author="Stefanie Lane" w:date="2022-06-23T15:12:00Z">
                  <w:rPr>
                    <w:ins w:id="17329" w:author="Stefanie Lane" w:date="2022-06-23T15:12:00Z"/>
                    <w:del w:id="17330" w:author="Lane, Stefanie" w:date="2023-04-28T12:07:00Z"/>
                  </w:rPr>
                </w:rPrChange>
              </w:rPr>
              <w:pPrChange w:id="17331" w:author="Stefanie Lane" w:date="2022-06-23T15:12:00Z">
                <w:pPr>
                  <w:jc w:val="center"/>
                </w:pPr>
              </w:pPrChange>
            </w:pPr>
            <w:ins w:id="17332" w:author="Stefanie Lane" w:date="2022-06-23T15:12:00Z">
              <w:del w:id="17333" w:author="Lane, Stefanie" w:date="2023-04-28T12:07:00Z">
                <w:r w:rsidRPr="00EB4CE1" w:rsidDel="00402FFE">
                  <w:rPr>
                    <w:rFonts w:ascii="Calibri" w:eastAsia="Times New Roman" w:hAnsi="Calibri" w:cs="Calibri"/>
                    <w:color w:val="000000"/>
                    <w:rPrChange w:id="17334"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733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EB58D09" w14:textId="77777777" w:rsidR="00EB4CE1" w:rsidRPr="00EB4CE1" w:rsidDel="00402FFE" w:rsidRDefault="00EB4CE1">
            <w:pPr>
              <w:spacing w:after="0" w:line="240" w:lineRule="auto"/>
              <w:jc w:val="center"/>
              <w:rPr>
                <w:ins w:id="17336" w:author="Stefanie Lane" w:date="2022-06-23T15:12:00Z"/>
                <w:del w:id="17337" w:author="Lane, Stefanie" w:date="2023-04-28T12:07:00Z"/>
                <w:rFonts w:ascii="Calibri" w:eastAsia="Times New Roman" w:hAnsi="Calibri" w:cs="Calibri"/>
                <w:color w:val="000000"/>
                <w:rPrChange w:id="17338" w:author="Stefanie Lane" w:date="2022-06-23T15:12:00Z">
                  <w:rPr>
                    <w:ins w:id="17339" w:author="Stefanie Lane" w:date="2022-06-23T15:12:00Z"/>
                    <w:del w:id="17340" w:author="Lane, Stefanie" w:date="2023-04-28T12:07:00Z"/>
                  </w:rPr>
                </w:rPrChange>
              </w:rPr>
              <w:pPrChange w:id="17341" w:author="Stefanie Lane" w:date="2022-06-23T15:12:00Z">
                <w:pPr>
                  <w:jc w:val="center"/>
                </w:pPr>
              </w:pPrChange>
            </w:pPr>
            <w:ins w:id="17342" w:author="Stefanie Lane" w:date="2022-06-23T15:12:00Z">
              <w:del w:id="17343" w:author="Lane, Stefanie" w:date="2023-04-28T12:07:00Z">
                <w:r w:rsidRPr="00EB4CE1" w:rsidDel="00402FFE">
                  <w:rPr>
                    <w:rFonts w:ascii="Calibri" w:eastAsia="Times New Roman" w:hAnsi="Calibri" w:cs="Calibri"/>
                    <w:color w:val="000000"/>
                    <w:rPrChange w:id="17344" w:author="Stefanie Lane" w:date="2022-06-23T15:12:00Z">
                      <w:rPr/>
                    </w:rPrChange>
                  </w:rPr>
                  <w:delText>-100.0</w:delText>
                </w:r>
              </w:del>
            </w:ins>
          </w:p>
        </w:tc>
      </w:tr>
      <w:tr w:rsidR="00EB4CE1" w:rsidRPr="00EB4CE1" w:rsidDel="00402FFE" w14:paraId="022F76B6" w14:textId="77777777" w:rsidTr="006F10B7">
        <w:trPr>
          <w:trHeight w:val="290"/>
          <w:ins w:id="17345" w:author="Stefanie Lane" w:date="2022-06-23T15:12:00Z"/>
          <w:del w:id="17346" w:author="Lane, Stefanie" w:date="2023-04-28T12:07:00Z"/>
          <w:trPrChange w:id="1734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734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CD8EBC2" w14:textId="77777777" w:rsidR="00EB4CE1" w:rsidRPr="00EB4CE1" w:rsidDel="00402FFE" w:rsidRDefault="00EB4CE1">
            <w:pPr>
              <w:spacing w:after="0" w:line="240" w:lineRule="auto"/>
              <w:rPr>
                <w:ins w:id="17349" w:author="Stefanie Lane" w:date="2022-06-23T15:12:00Z"/>
                <w:del w:id="17350" w:author="Lane, Stefanie" w:date="2023-04-28T12:07:00Z"/>
                <w:rFonts w:ascii="Calibri" w:eastAsia="Times New Roman" w:hAnsi="Calibri" w:cs="Calibri"/>
                <w:color w:val="000000"/>
                <w:rPrChange w:id="17351" w:author="Stefanie Lane" w:date="2022-06-23T15:12:00Z">
                  <w:rPr>
                    <w:ins w:id="17352" w:author="Stefanie Lane" w:date="2022-06-23T15:12:00Z"/>
                    <w:del w:id="17353" w:author="Lane, Stefanie" w:date="2023-04-28T12:07:00Z"/>
                  </w:rPr>
                </w:rPrChange>
              </w:rPr>
              <w:pPrChange w:id="1735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735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8D94D0A" w14:textId="77777777" w:rsidR="00EB4CE1" w:rsidRPr="00EB4CE1" w:rsidDel="00402FFE" w:rsidRDefault="00EB4CE1">
            <w:pPr>
              <w:spacing w:after="0" w:line="240" w:lineRule="auto"/>
              <w:rPr>
                <w:ins w:id="17356" w:author="Stefanie Lane" w:date="2022-06-23T15:12:00Z"/>
                <w:del w:id="17357" w:author="Lane, Stefanie" w:date="2023-04-28T12:07:00Z"/>
                <w:rFonts w:ascii="Calibri" w:eastAsia="Times New Roman" w:hAnsi="Calibri" w:cs="Calibri"/>
                <w:color w:val="000000"/>
                <w:rPrChange w:id="17358" w:author="Stefanie Lane" w:date="2022-06-23T15:12:00Z">
                  <w:rPr>
                    <w:ins w:id="17359" w:author="Stefanie Lane" w:date="2022-06-23T15:12:00Z"/>
                    <w:del w:id="17360" w:author="Lane, Stefanie" w:date="2023-04-28T12:07:00Z"/>
                  </w:rPr>
                </w:rPrChange>
              </w:rPr>
              <w:pPrChange w:id="17361" w:author="Stefanie Lane" w:date="2022-06-23T15:12:00Z">
                <w:pPr/>
              </w:pPrChange>
            </w:pPr>
          </w:p>
        </w:tc>
        <w:tc>
          <w:tcPr>
            <w:tcW w:w="3320" w:type="dxa"/>
            <w:tcBorders>
              <w:top w:val="nil"/>
              <w:left w:val="nil"/>
              <w:bottom w:val="nil"/>
              <w:right w:val="nil"/>
            </w:tcBorders>
            <w:shd w:val="clear" w:color="auto" w:fill="auto"/>
            <w:noWrap/>
            <w:vAlign w:val="bottom"/>
            <w:hideMark/>
            <w:tcPrChange w:id="17362" w:author="Stefanie Lane" w:date="2022-06-23T15:14:00Z">
              <w:tcPr>
                <w:tcW w:w="3320" w:type="dxa"/>
                <w:tcBorders>
                  <w:top w:val="nil"/>
                  <w:left w:val="nil"/>
                  <w:bottom w:val="nil"/>
                  <w:right w:val="nil"/>
                </w:tcBorders>
                <w:shd w:val="clear" w:color="auto" w:fill="auto"/>
                <w:noWrap/>
                <w:vAlign w:val="bottom"/>
                <w:hideMark/>
              </w:tcPr>
            </w:tcPrChange>
          </w:tcPr>
          <w:p w14:paraId="036D5121" w14:textId="77777777" w:rsidR="00EB4CE1" w:rsidRPr="00EB4CE1" w:rsidDel="00402FFE" w:rsidRDefault="00EB4CE1">
            <w:pPr>
              <w:spacing w:after="0" w:line="240" w:lineRule="auto"/>
              <w:rPr>
                <w:ins w:id="17363" w:author="Stefanie Lane" w:date="2022-06-23T15:12:00Z"/>
                <w:del w:id="17364" w:author="Lane, Stefanie" w:date="2023-04-28T12:07:00Z"/>
                <w:rFonts w:ascii="Calibri" w:eastAsia="Times New Roman" w:hAnsi="Calibri" w:cs="Calibri"/>
                <w:i/>
                <w:iCs/>
                <w:color w:val="000000"/>
                <w:rPrChange w:id="17365" w:author="Stefanie Lane" w:date="2022-06-23T15:12:00Z">
                  <w:rPr>
                    <w:ins w:id="17366" w:author="Stefanie Lane" w:date="2022-06-23T15:12:00Z"/>
                    <w:del w:id="17367" w:author="Lane, Stefanie" w:date="2023-04-28T12:07:00Z"/>
                  </w:rPr>
                </w:rPrChange>
              </w:rPr>
              <w:pPrChange w:id="17368" w:author="Stefanie Lane" w:date="2022-06-23T15:12:00Z">
                <w:pPr/>
              </w:pPrChange>
            </w:pPr>
            <w:ins w:id="17369" w:author="Stefanie Lane" w:date="2022-06-23T15:12:00Z">
              <w:del w:id="17370" w:author="Lane, Stefanie" w:date="2023-04-28T12:07:00Z">
                <w:r w:rsidRPr="00EB4CE1" w:rsidDel="00402FFE">
                  <w:rPr>
                    <w:rFonts w:ascii="Calibri" w:eastAsia="Times New Roman" w:hAnsi="Calibri" w:cs="Calibri"/>
                    <w:i/>
                    <w:iCs/>
                    <w:color w:val="000000"/>
                    <w:rPrChange w:id="17371" w:author="Stefanie Lane" w:date="2022-06-23T15:12:00Z">
                      <w:rPr/>
                    </w:rPrChange>
                  </w:rPr>
                  <w:delText>Sagittaria latifolia</w:delText>
                </w:r>
              </w:del>
            </w:ins>
          </w:p>
        </w:tc>
        <w:tc>
          <w:tcPr>
            <w:tcW w:w="869" w:type="dxa"/>
            <w:tcBorders>
              <w:top w:val="nil"/>
              <w:left w:val="nil"/>
              <w:bottom w:val="nil"/>
              <w:right w:val="nil"/>
            </w:tcBorders>
            <w:shd w:val="clear" w:color="auto" w:fill="auto"/>
            <w:noWrap/>
            <w:vAlign w:val="bottom"/>
            <w:hideMark/>
            <w:tcPrChange w:id="17372" w:author="Stefanie Lane" w:date="2022-06-23T15:14:00Z">
              <w:tcPr>
                <w:tcW w:w="960" w:type="dxa"/>
                <w:tcBorders>
                  <w:top w:val="nil"/>
                  <w:left w:val="nil"/>
                  <w:bottom w:val="nil"/>
                  <w:right w:val="nil"/>
                </w:tcBorders>
                <w:shd w:val="clear" w:color="auto" w:fill="auto"/>
                <w:noWrap/>
                <w:vAlign w:val="bottom"/>
                <w:hideMark/>
              </w:tcPr>
            </w:tcPrChange>
          </w:tcPr>
          <w:p w14:paraId="13CDFFF6" w14:textId="77777777" w:rsidR="00EB4CE1" w:rsidRPr="00EB4CE1" w:rsidDel="00402FFE" w:rsidRDefault="00EB4CE1">
            <w:pPr>
              <w:spacing w:after="0" w:line="240" w:lineRule="auto"/>
              <w:jc w:val="center"/>
              <w:rPr>
                <w:ins w:id="17373" w:author="Stefanie Lane" w:date="2022-06-23T15:12:00Z"/>
                <w:del w:id="17374" w:author="Lane, Stefanie" w:date="2023-04-28T12:07:00Z"/>
                <w:rFonts w:ascii="Calibri" w:eastAsia="Times New Roman" w:hAnsi="Calibri" w:cs="Calibri"/>
                <w:color w:val="000000"/>
                <w:rPrChange w:id="17375" w:author="Stefanie Lane" w:date="2022-06-23T15:12:00Z">
                  <w:rPr>
                    <w:ins w:id="17376" w:author="Stefanie Lane" w:date="2022-06-23T15:12:00Z"/>
                    <w:del w:id="17377" w:author="Lane, Stefanie" w:date="2023-04-28T12:07:00Z"/>
                  </w:rPr>
                </w:rPrChange>
              </w:rPr>
              <w:pPrChange w:id="17378" w:author="Stefanie Lane" w:date="2022-06-23T15:12:00Z">
                <w:pPr>
                  <w:jc w:val="center"/>
                </w:pPr>
              </w:pPrChange>
            </w:pPr>
            <w:ins w:id="17379" w:author="Stefanie Lane" w:date="2022-06-23T15:12:00Z">
              <w:del w:id="17380" w:author="Lane, Stefanie" w:date="2023-04-28T12:07:00Z">
                <w:r w:rsidRPr="00EB4CE1" w:rsidDel="00402FFE">
                  <w:rPr>
                    <w:rFonts w:ascii="Calibri" w:eastAsia="Times New Roman" w:hAnsi="Calibri" w:cs="Calibri"/>
                    <w:color w:val="000000"/>
                    <w:rPrChange w:id="17381" w:author="Stefanie Lane" w:date="2022-06-23T15:12:00Z">
                      <w:rPr/>
                    </w:rPrChange>
                  </w:rPr>
                  <w:delText>0.03</w:delText>
                </w:r>
              </w:del>
            </w:ins>
          </w:p>
        </w:tc>
        <w:tc>
          <w:tcPr>
            <w:tcW w:w="990" w:type="dxa"/>
            <w:tcBorders>
              <w:top w:val="nil"/>
              <w:left w:val="nil"/>
              <w:bottom w:val="nil"/>
              <w:right w:val="nil"/>
            </w:tcBorders>
            <w:shd w:val="clear" w:color="auto" w:fill="auto"/>
            <w:noWrap/>
            <w:vAlign w:val="bottom"/>
            <w:hideMark/>
            <w:tcPrChange w:id="17382" w:author="Stefanie Lane" w:date="2022-06-23T15:14:00Z">
              <w:tcPr>
                <w:tcW w:w="960" w:type="dxa"/>
                <w:tcBorders>
                  <w:top w:val="nil"/>
                  <w:left w:val="nil"/>
                  <w:bottom w:val="nil"/>
                  <w:right w:val="nil"/>
                </w:tcBorders>
                <w:shd w:val="clear" w:color="auto" w:fill="auto"/>
                <w:noWrap/>
                <w:vAlign w:val="bottom"/>
                <w:hideMark/>
              </w:tcPr>
            </w:tcPrChange>
          </w:tcPr>
          <w:p w14:paraId="60E130D8" w14:textId="77777777" w:rsidR="00EB4CE1" w:rsidRPr="00EB4CE1" w:rsidDel="00402FFE" w:rsidRDefault="00EB4CE1">
            <w:pPr>
              <w:spacing w:after="0" w:line="240" w:lineRule="auto"/>
              <w:jc w:val="center"/>
              <w:rPr>
                <w:ins w:id="17383" w:author="Stefanie Lane" w:date="2022-06-23T15:12:00Z"/>
                <w:del w:id="17384" w:author="Lane, Stefanie" w:date="2023-04-28T12:07:00Z"/>
                <w:rFonts w:ascii="Calibri" w:eastAsia="Times New Roman" w:hAnsi="Calibri" w:cs="Calibri"/>
                <w:color w:val="000000"/>
                <w:rPrChange w:id="17385" w:author="Stefanie Lane" w:date="2022-06-23T15:12:00Z">
                  <w:rPr>
                    <w:ins w:id="17386" w:author="Stefanie Lane" w:date="2022-06-23T15:12:00Z"/>
                    <w:del w:id="17387" w:author="Lane, Stefanie" w:date="2023-04-28T12:07:00Z"/>
                  </w:rPr>
                </w:rPrChange>
              </w:rPr>
              <w:pPrChange w:id="17388" w:author="Stefanie Lane" w:date="2022-06-23T15:12:00Z">
                <w:pPr>
                  <w:jc w:val="center"/>
                </w:pPr>
              </w:pPrChange>
            </w:pPr>
            <w:ins w:id="17389" w:author="Stefanie Lane" w:date="2022-06-23T15:12:00Z">
              <w:del w:id="17390" w:author="Lane, Stefanie" w:date="2023-04-28T12:07:00Z">
                <w:r w:rsidRPr="00EB4CE1" w:rsidDel="00402FFE">
                  <w:rPr>
                    <w:rFonts w:ascii="Calibri" w:eastAsia="Times New Roman" w:hAnsi="Calibri" w:cs="Calibri"/>
                    <w:color w:val="000000"/>
                    <w:rPrChange w:id="17391" w:author="Stefanie Lane" w:date="2022-06-23T15:12:00Z">
                      <w:rPr/>
                    </w:rPrChange>
                  </w:rPr>
                  <w:delText>0.15</w:delText>
                </w:r>
              </w:del>
            </w:ins>
          </w:p>
        </w:tc>
        <w:tc>
          <w:tcPr>
            <w:tcW w:w="810" w:type="dxa"/>
            <w:tcBorders>
              <w:top w:val="nil"/>
              <w:left w:val="nil"/>
              <w:bottom w:val="nil"/>
              <w:right w:val="nil"/>
            </w:tcBorders>
            <w:shd w:val="clear" w:color="auto" w:fill="auto"/>
            <w:noWrap/>
            <w:vAlign w:val="bottom"/>
            <w:hideMark/>
            <w:tcPrChange w:id="17392" w:author="Stefanie Lane" w:date="2022-06-23T15:14:00Z">
              <w:tcPr>
                <w:tcW w:w="960" w:type="dxa"/>
                <w:tcBorders>
                  <w:top w:val="nil"/>
                  <w:left w:val="nil"/>
                  <w:bottom w:val="nil"/>
                  <w:right w:val="nil"/>
                </w:tcBorders>
                <w:shd w:val="clear" w:color="auto" w:fill="auto"/>
                <w:noWrap/>
                <w:vAlign w:val="bottom"/>
                <w:hideMark/>
              </w:tcPr>
            </w:tcPrChange>
          </w:tcPr>
          <w:p w14:paraId="3A1BBC50" w14:textId="77777777" w:rsidR="00EB4CE1" w:rsidRPr="00EB4CE1" w:rsidDel="00402FFE" w:rsidRDefault="00EB4CE1">
            <w:pPr>
              <w:spacing w:after="0" w:line="240" w:lineRule="auto"/>
              <w:jc w:val="center"/>
              <w:rPr>
                <w:ins w:id="17393" w:author="Stefanie Lane" w:date="2022-06-23T15:12:00Z"/>
                <w:del w:id="17394" w:author="Lane, Stefanie" w:date="2023-04-28T12:07:00Z"/>
                <w:rFonts w:ascii="Calibri" w:eastAsia="Times New Roman" w:hAnsi="Calibri" w:cs="Calibri"/>
                <w:color w:val="000000"/>
                <w:rPrChange w:id="17395" w:author="Stefanie Lane" w:date="2022-06-23T15:12:00Z">
                  <w:rPr>
                    <w:ins w:id="17396" w:author="Stefanie Lane" w:date="2022-06-23T15:12:00Z"/>
                    <w:del w:id="17397" w:author="Lane, Stefanie" w:date="2023-04-28T12:07:00Z"/>
                  </w:rPr>
                </w:rPrChange>
              </w:rPr>
              <w:pPrChange w:id="17398" w:author="Stefanie Lane" w:date="2022-06-23T15:12:00Z">
                <w:pPr>
                  <w:jc w:val="center"/>
                </w:pPr>
              </w:pPrChange>
            </w:pPr>
            <w:ins w:id="17399" w:author="Stefanie Lane" w:date="2022-06-23T15:12:00Z">
              <w:del w:id="17400" w:author="Lane, Stefanie" w:date="2023-04-28T12:07:00Z">
                <w:r w:rsidRPr="00EB4CE1" w:rsidDel="00402FFE">
                  <w:rPr>
                    <w:rFonts w:ascii="Calibri" w:eastAsia="Times New Roman" w:hAnsi="Calibri" w:cs="Calibri"/>
                    <w:color w:val="000000"/>
                    <w:rPrChange w:id="17401"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740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5142DD7" w14:textId="77777777" w:rsidR="00EB4CE1" w:rsidRPr="00EB4CE1" w:rsidDel="00402FFE" w:rsidRDefault="00EB4CE1">
            <w:pPr>
              <w:spacing w:after="0" w:line="240" w:lineRule="auto"/>
              <w:jc w:val="center"/>
              <w:rPr>
                <w:ins w:id="17403" w:author="Stefanie Lane" w:date="2022-06-23T15:12:00Z"/>
                <w:del w:id="17404" w:author="Lane, Stefanie" w:date="2023-04-28T12:07:00Z"/>
                <w:rFonts w:ascii="Calibri" w:eastAsia="Times New Roman" w:hAnsi="Calibri" w:cs="Calibri"/>
                <w:color w:val="000000"/>
                <w:rPrChange w:id="17405" w:author="Stefanie Lane" w:date="2022-06-23T15:12:00Z">
                  <w:rPr>
                    <w:ins w:id="17406" w:author="Stefanie Lane" w:date="2022-06-23T15:12:00Z"/>
                    <w:del w:id="17407" w:author="Lane, Stefanie" w:date="2023-04-28T12:07:00Z"/>
                  </w:rPr>
                </w:rPrChange>
              </w:rPr>
              <w:pPrChange w:id="17408" w:author="Stefanie Lane" w:date="2022-06-23T15:12:00Z">
                <w:pPr>
                  <w:jc w:val="center"/>
                </w:pPr>
              </w:pPrChange>
            </w:pPr>
            <w:ins w:id="17409" w:author="Stefanie Lane" w:date="2022-06-23T15:12:00Z">
              <w:del w:id="17410" w:author="Lane, Stefanie" w:date="2023-04-28T12:07:00Z">
                <w:r w:rsidRPr="00EB4CE1" w:rsidDel="00402FFE">
                  <w:rPr>
                    <w:rFonts w:ascii="Calibri" w:eastAsia="Times New Roman" w:hAnsi="Calibri" w:cs="Calibri"/>
                    <w:color w:val="000000"/>
                    <w:rPrChange w:id="17411" w:author="Stefanie Lane" w:date="2022-06-23T15:12:00Z">
                      <w:rPr/>
                    </w:rPrChange>
                  </w:rPr>
                  <w:delText>-100.0</w:delText>
                </w:r>
              </w:del>
            </w:ins>
          </w:p>
        </w:tc>
      </w:tr>
      <w:tr w:rsidR="00EB4CE1" w:rsidRPr="00EB4CE1" w:rsidDel="00402FFE" w14:paraId="584263CD" w14:textId="77777777" w:rsidTr="006F10B7">
        <w:trPr>
          <w:trHeight w:val="290"/>
          <w:ins w:id="17412" w:author="Stefanie Lane" w:date="2022-06-23T15:12:00Z"/>
          <w:del w:id="17413" w:author="Lane, Stefanie" w:date="2023-04-28T12:07:00Z"/>
          <w:trPrChange w:id="1741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741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1E9E347" w14:textId="77777777" w:rsidR="00EB4CE1" w:rsidRPr="00EB4CE1" w:rsidDel="00402FFE" w:rsidRDefault="00EB4CE1">
            <w:pPr>
              <w:spacing w:after="0" w:line="240" w:lineRule="auto"/>
              <w:rPr>
                <w:ins w:id="17416" w:author="Stefanie Lane" w:date="2022-06-23T15:12:00Z"/>
                <w:del w:id="17417" w:author="Lane, Stefanie" w:date="2023-04-28T12:07:00Z"/>
                <w:rFonts w:ascii="Calibri" w:eastAsia="Times New Roman" w:hAnsi="Calibri" w:cs="Calibri"/>
                <w:color w:val="000000"/>
                <w:rPrChange w:id="17418" w:author="Stefanie Lane" w:date="2022-06-23T15:12:00Z">
                  <w:rPr>
                    <w:ins w:id="17419" w:author="Stefanie Lane" w:date="2022-06-23T15:12:00Z"/>
                    <w:del w:id="17420" w:author="Lane, Stefanie" w:date="2023-04-28T12:07:00Z"/>
                  </w:rPr>
                </w:rPrChange>
              </w:rPr>
              <w:pPrChange w:id="1742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742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4C11FB8" w14:textId="77777777" w:rsidR="00EB4CE1" w:rsidRPr="00EB4CE1" w:rsidDel="00402FFE" w:rsidRDefault="00EB4CE1">
            <w:pPr>
              <w:spacing w:after="0" w:line="240" w:lineRule="auto"/>
              <w:rPr>
                <w:ins w:id="17423" w:author="Stefanie Lane" w:date="2022-06-23T15:12:00Z"/>
                <w:del w:id="17424" w:author="Lane, Stefanie" w:date="2023-04-28T12:07:00Z"/>
                <w:rFonts w:ascii="Calibri" w:eastAsia="Times New Roman" w:hAnsi="Calibri" w:cs="Calibri"/>
                <w:color w:val="000000"/>
                <w:rPrChange w:id="17425" w:author="Stefanie Lane" w:date="2022-06-23T15:12:00Z">
                  <w:rPr>
                    <w:ins w:id="17426" w:author="Stefanie Lane" w:date="2022-06-23T15:12:00Z"/>
                    <w:del w:id="17427" w:author="Lane, Stefanie" w:date="2023-04-28T12:07:00Z"/>
                  </w:rPr>
                </w:rPrChange>
              </w:rPr>
              <w:pPrChange w:id="1742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742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FEAA93D" w14:textId="77777777" w:rsidR="00EB4CE1" w:rsidRPr="00EB4CE1" w:rsidDel="00402FFE" w:rsidRDefault="00EB4CE1">
            <w:pPr>
              <w:spacing w:after="0" w:line="240" w:lineRule="auto"/>
              <w:rPr>
                <w:ins w:id="17430" w:author="Stefanie Lane" w:date="2022-06-23T15:12:00Z"/>
                <w:del w:id="17431" w:author="Lane, Stefanie" w:date="2023-04-28T12:07:00Z"/>
                <w:rFonts w:ascii="Calibri" w:eastAsia="Times New Roman" w:hAnsi="Calibri" w:cs="Calibri"/>
                <w:i/>
                <w:iCs/>
                <w:color w:val="000000"/>
                <w:rPrChange w:id="17432" w:author="Stefanie Lane" w:date="2022-06-23T15:12:00Z">
                  <w:rPr>
                    <w:ins w:id="17433" w:author="Stefanie Lane" w:date="2022-06-23T15:12:00Z"/>
                    <w:del w:id="17434" w:author="Lane, Stefanie" w:date="2023-04-28T12:07:00Z"/>
                  </w:rPr>
                </w:rPrChange>
              </w:rPr>
              <w:pPrChange w:id="17435" w:author="Stefanie Lane" w:date="2022-06-23T15:12:00Z">
                <w:pPr/>
              </w:pPrChange>
            </w:pPr>
            <w:ins w:id="17436" w:author="Stefanie Lane" w:date="2022-06-23T15:12:00Z">
              <w:del w:id="17437" w:author="Lane, Stefanie" w:date="2023-04-28T12:07:00Z">
                <w:r w:rsidRPr="00EB4CE1" w:rsidDel="00402FFE">
                  <w:rPr>
                    <w:rFonts w:ascii="Calibri" w:eastAsia="Times New Roman" w:hAnsi="Calibri" w:cs="Calibri"/>
                    <w:i/>
                    <w:iCs/>
                    <w:color w:val="000000"/>
                    <w:rPrChange w:id="17438" w:author="Stefanie Lane" w:date="2022-06-23T15:12:00Z">
                      <w:rPr/>
                    </w:rPrChange>
                  </w:rPr>
                  <w:delText>Salix sp.</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743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86B695F" w14:textId="77777777" w:rsidR="00EB4CE1" w:rsidRPr="00EB4CE1" w:rsidDel="00402FFE" w:rsidRDefault="00EB4CE1">
            <w:pPr>
              <w:spacing w:after="0" w:line="240" w:lineRule="auto"/>
              <w:jc w:val="center"/>
              <w:rPr>
                <w:ins w:id="17440" w:author="Stefanie Lane" w:date="2022-06-23T15:12:00Z"/>
                <w:del w:id="17441" w:author="Lane, Stefanie" w:date="2023-04-28T12:07:00Z"/>
                <w:rFonts w:ascii="Calibri" w:eastAsia="Times New Roman" w:hAnsi="Calibri" w:cs="Calibri"/>
                <w:color w:val="000000"/>
                <w:rPrChange w:id="17442" w:author="Stefanie Lane" w:date="2022-06-23T15:12:00Z">
                  <w:rPr>
                    <w:ins w:id="17443" w:author="Stefanie Lane" w:date="2022-06-23T15:12:00Z"/>
                    <w:del w:id="17444" w:author="Lane, Stefanie" w:date="2023-04-28T12:07:00Z"/>
                  </w:rPr>
                </w:rPrChange>
              </w:rPr>
              <w:pPrChange w:id="17445" w:author="Stefanie Lane" w:date="2022-06-23T15:12:00Z">
                <w:pPr>
                  <w:jc w:val="center"/>
                </w:pPr>
              </w:pPrChange>
            </w:pPr>
            <w:ins w:id="17446" w:author="Stefanie Lane" w:date="2022-06-23T15:12:00Z">
              <w:del w:id="17447" w:author="Lane, Stefanie" w:date="2023-04-28T12:07:00Z">
                <w:r w:rsidRPr="00EB4CE1" w:rsidDel="00402FFE">
                  <w:rPr>
                    <w:rFonts w:ascii="Calibri" w:eastAsia="Times New Roman" w:hAnsi="Calibri" w:cs="Calibri"/>
                    <w:color w:val="000000"/>
                    <w:rPrChange w:id="17448" w:author="Stefanie Lane" w:date="2022-06-23T15:12:00Z">
                      <w:rPr/>
                    </w:rPrChange>
                  </w:rPr>
                  <w:delText>0.03</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744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BB61DAD" w14:textId="77777777" w:rsidR="00EB4CE1" w:rsidRPr="00EB4CE1" w:rsidDel="00402FFE" w:rsidRDefault="00EB4CE1">
            <w:pPr>
              <w:spacing w:after="0" w:line="240" w:lineRule="auto"/>
              <w:jc w:val="center"/>
              <w:rPr>
                <w:ins w:id="17450" w:author="Stefanie Lane" w:date="2022-06-23T15:12:00Z"/>
                <w:del w:id="17451" w:author="Lane, Stefanie" w:date="2023-04-28T12:07:00Z"/>
                <w:rFonts w:ascii="Calibri" w:eastAsia="Times New Roman" w:hAnsi="Calibri" w:cs="Calibri"/>
                <w:color w:val="000000"/>
                <w:rPrChange w:id="17452" w:author="Stefanie Lane" w:date="2022-06-23T15:12:00Z">
                  <w:rPr>
                    <w:ins w:id="17453" w:author="Stefanie Lane" w:date="2022-06-23T15:12:00Z"/>
                    <w:del w:id="17454" w:author="Lane, Stefanie" w:date="2023-04-28T12:07:00Z"/>
                  </w:rPr>
                </w:rPrChange>
              </w:rPr>
              <w:pPrChange w:id="17455" w:author="Stefanie Lane" w:date="2022-06-23T15:12:00Z">
                <w:pPr>
                  <w:jc w:val="center"/>
                </w:pPr>
              </w:pPrChange>
            </w:pPr>
            <w:ins w:id="17456" w:author="Stefanie Lane" w:date="2022-06-23T15:12:00Z">
              <w:del w:id="17457" w:author="Lane, Stefanie" w:date="2023-04-28T12:07:00Z">
                <w:r w:rsidRPr="00EB4CE1" w:rsidDel="00402FFE">
                  <w:rPr>
                    <w:rFonts w:ascii="Calibri" w:eastAsia="Times New Roman" w:hAnsi="Calibri" w:cs="Calibri"/>
                    <w:color w:val="000000"/>
                    <w:rPrChange w:id="17458"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745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49D7095" w14:textId="77777777" w:rsidR="00EB4CE1" w:rsidRPr="00EB4CE1" w:rsidDel="00402FFE" w:rsidRDefault="00EB4CE1">
            <w:pPr>
              <w:spacing w:after="0" w:line="240" w:lineRule="auto"/>
              <w:jc w:val="center"/>
              <w:rPr>
                <w:ins w:id="17460" w:author="Stefanie Lane" w:date="2022-06-23T15:12:00Z"/>
                <w:del w:id="17461" w:author="Lane, Stefanie" w:date="2023-04-28T12:07:00Z"/>
                <w:rFonts w:ascii="Calibri" w:eastAsia="Times New Roman" w:hAnsi="Calibri" w:cs="Calibri"/>
                <w:color w:val="000000"/>
                <w:rPrChange w:id="17462" w:author="Stefanie Lane" w:date="2022-06-23T15:12:00Z">
                  <w:rPr>
                    <w:ins w:id="17463" w:author="Stefanie Lane" w:date="2022-06-23T15:12:00Z"/>
                    <w:del w:id="17464" w:author="Lane, Stefanie" w:date="2023-04-28T12:07:00Z"/>
                  </w:rPr>
                </w:rPrChange>
              </w:rPr>
              <w:pPrChange w:id="17465" w:author="Stefanie Lane" w:date="2022-06-23T15:12:00Z">
                <w:pPr>
                  <w:jc w:val="center"/>
                </w:pPr>
              </w:pPrChange>
            </w:pPr>
            <w:ins w:id="17466" w:author="Stefanie Lane" w:date="2022-06-23T15:12:00Z">
              <w:del w:id="17467" w:author="Lane, Stefanie" w:date="2023-04-28T12:07:00Z">
                <w:r w:rsidRPr="00EB4CE1" w:rsidDel="00402FFE">
                  <w:rPr>
                    <w:rFonts w:ascii="Calibri" w:eastAsia="Times New Roman" w:hAnsi="Calibri" w:cs="Calibri"/>
                    <w:color w:val="000000"/>
                    <w:rPrChange w:id="17468"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746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6F4CBFC" w14:textId="77777777" w:rsidR="00EB4CE1" w:rsidRPr="00EB4CE1" w:rsidDel="00402FFE" w:rsidRDefault="00EB4CE1">
            <w:pPr>
              <w:spacing w:after="0" w:line="240" w:lineRule="auto"/>
              <w:jc w:val="center"/>
              <w:rPr>
                <w:ins w:id="17470" w:author="Stefanie Lane" w:date="2022-06-23T15:12:00Z"/>
                <w:del w:id="17471" w:author="Lane, Stefanie" w:date="2023-04-28T12:07:00Z"/>
                <w:rFonts w:ascii="Calibri" w:eastAsia="Times New Roman" w:hAnsi="Calibri" w:cs="Calibri"/>
                <w:color w:val="000000"/>
                <w:rPrChange w:id="17472" w:author="Stefanie Lane" w:date="2022-06-23T15:12:00Z">
                  <w:rPr>
                    <w:ins w:id="17473" w:author="Stefanie Lane" w:date="2022-06-23T15:12:00Z"/>
                    <w:del w:id="17474" w:author="Lane, Stefanie" w:date="2023-04-28T12:07:00Z"/>
                  </w:rPr>
                </w:rPrChange>
              </w:rPr>
              <w:pPrChange w:id="17475" w:author="Stefanie Lane" w:date="2022-06-23T15:12:00Z">
                <w:pPr>
                  <w:jc w:val="center"/>
                </w:pPr>
              </w:pPrChange>
            </w:pPr>
            <w:ins w:id="17476" w:author="Stefanie Lane" w:date="2022-06-23T15:12:00Z">
              <w:del w:id="17477" w:author="Lane, Stefanie" w:date="2023-04-28T12:07:00Z">
                <w:r w:rsidRPr="00EB4CE1" w:rsidDel="00402FFE">
                  <w:rPr>
                    <w:rFonts w:ascii="Calibri" w:eastAsia="Times New Roman" w:hAnsi="Calibri" w:cs="Calibri"/>
                    <w:color w:val="000000"/>
                    <w:rPrChange w:id="17478" w:author="Stefanie Lane" w:date="2022-06-23T15:12:00Z">
                      <w:rPr/>
                    </w:rPrChange>
                  </w:rPr>
                  <w:delText>-100.0</w:delText>
                </w:r>
              </w:del>
            </w:ins>
          </w:p>
        </w:tc>
      </w:tr>
      <w:tr w:rsidR="00EB4CE1" w:rsidRPr="00EB4CE1" w:rsidDel="00402FFE" w14:paraId="69F14EF7" w14:textId="77777777" w:rsidTr="006F10B7">
        <w:trPr>
          <w:trHeight w:val="290"/>
          <w:ins w:id="17479" w:author="Stefanie Lane" w:date="2022-06-23T15:12:00Z"/>
          <w:del w:id="17480" w:author="Lane, Stefanie" w:date="2023-04-28T12:07:00Z"/>
          <w:trPrChange w:id="1748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748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5FBA6D6" w14:textId="77777777" w:rsidR="00EB4CE1" w:rsidRPr="00EB4CE1" w:rsidDel="00402FFE" w:rsidRDefault="00EB4CE1">
            <w:pPr>
              <w:spacing w:after="0" w:line="240" w:lineRule="auto"/>
              <w:rPr>
                <w:ins w:id="17483" w:author="Stefanie Lane" w:date="2022-06-23T15:12:00Z"/>
                <w:del w:id="17484" w:author="Lane, Stefanie" w:date="2023-04-28T12:07:00Z"/>
                <w:rFonts w:ascii="Calibri" w:eastAsia="Times New Roman" w:hAnsi="Calibri" w:cs="Calibri"/>
                <w:color w:val="000000"/>
                <w:rPrChange w:id="17485" w:author="Stefanie Lane" w:date="2022-06-23T15:12:00Z">
                  <w:rPr>
                    <w:ins w:id="17486" w:author="Stefanie Lane" w:date="2022-06-23T15:12:00Z"/>
                    <w:del w:id="17487" w:author="Lane, Stefanie" w:date="2023-04-28T12:07:00Z"/>
                  </w:rPr>
                </w:rPrChange>
              </w:rPr>
              <w:pPrChange w:id="1748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748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23C20C8" w14:textId="77777777" w:rsidR="00EB4CE1" w:rsidRPr="00EB4CE1" w:rsidDel="00402FFE" w:rsidRDefault="00EB4CE1">
            <w:pPr>
              <w:spacing w:after="0" w:line="240" w:lineRule="auto"/>
              <w:rPr>
                <w:ins w:id="17490" w:author="Stefanie Lane" w:date="2022-06-23T15:12:00Z"/>
                <w:del w:id="17491" w:author="Lane, Stefanie" w:date="2023-04-28T12:07:00Z"/>
                <w:rFonts w:ascii="Calibri" w:eastAsia="Times New Roman" w:hAnsi="Calibri" w:cs="Calibri"/>
                <w:color w:val="000000"/>
                <w:rPrChange w:id="17492" w:author="Stefanie Lane" w:date="2022-06-23T15:12:00Z">
                  <w:rPr>
                    <w:ins w:id="17493" w:author="Stefanie Lane" w:date="2022-06-23T15:12:00Z"/>
                    <w:del w:id="17494" w:author="Lane, Stefanie" w:date="2023-04-28T12:07:00Z"/>
                  </w:rPr>
                </w:rPrChange>
              </w:rPr>
              <w:pPrChange w:id="17495" w:author="Stefanie Lane" w:date="2022-06-23T15:12:00Z">
                <w:pPr/>
              </w:pPrChange>
            </w:pPr>
          </w:p>
        </w:tc>
        <w:tc>
          <w:tcPr>
            <w:tcW w:w="3320" w:type="dxa"/>
            <w:tcBorders>
              <w:top w:val="nil"/>
              <w:left w:val="nil"/>
              <w:bottom w:val="nil"/>
              <w:right w:val="nil"/>
            </w:tcBorders>
            <w:shd w:val="clear" w:color="auto" w:fill="auto"/>
            <w:noWrap/>
            <w:vAlign w:val="bottom"/>
            <w:hideMark/>
            <w:tcPrChange w:id="17496" w:author="Stefanie Lane" w:date="2022-06-23T15:14:00Z">
              <w:tcPr>
                <w:tcW w:w="3320" w:type="dxa"/>
                <w:tcBorders>
                  <w:top w:val="nil"/>
                  <w:left w:val="nil"/>
                  <w:bottom w:val="nil"/>
                  <w:right w:val="nil"/>
                </w:tcBorders>
                <w:shd w:val="clear" w:color="auto" w:fill="auto"/>
                <w:noWrap/>
                <w:vAlign w:val="bottom"/>
                <w:hideMark/>
              </w:tcPr>
            </w:tcPrChange>
          </w:tcPr>
          <w:p w14:paraId="77C2659B" w14:textId="77777777" w:rsidR="00EB4CE1" w:rsidRPr="00EB4CE1" w:rsidDel="00402FFE" w:rsidRDefault="00EB4CE1">
            <w:pPr>
              <w:spacing w:after="0" w:line="240" w:lineRule="auto"/>
              <w:rPr>
                <w:ins w:id="17497" w:author="Stefanie Lane" w:date="2022-06-23T15:12:00Z"/>
                <w:del w:id="17498" w:author="Lane, Stefanie" w:date="2023-04-28T12:07:00Z"/>
                <w:rFonts w:ascii="Calibri" w:eastAsia="Times New Roman" w:hAnsi="Calibri" w:cs="Calibri"/>
                <w:i/>
                <w:iCs/>
                <w:color w:val="000000"/>
                <w:rPrChange w:id="17499" w:author="Stefanie Lane" w:date="2022-06-23T15:12:00Z">
                  <w:rPr>
                    <w:ins w:id="17500" w:author="Stefanie Lane" w:date="2022-06-23T15:12:00Z"/>
                    <w:del w:id="17501" w:author="Lane, Stefanie" w:date="2023-04-28T12:07:00Z"/>
                  </w:rPr>
                </w:rPrChange>
              </w:rPr>
              <w:pPrChange w:id="17502" w:author="Stefanie Lane" w:date="2022-06-23T15:12:00Z">
                <w:pPr/>
              </w:pPrChange>
            </w:pPr>
            <w:ins w:id="17503" w:author="Stefanie Lane" w:date="2022-06-23T15:12:00Z">
              <w:del w:id="17504" w:author="Lane, Stefanie" w:date="2023-04-28T12:07:00Z">
                <w:r w:rsidRPr="00EB4CE1" w:rsidDel="00402FFE">
                  <w:rPr>
                    <w:rFonts w:ascii="Calibri" w:eastAsia="Times New Roman" w:hAnsi="Calibri" w:cs="Calibri"/>
                    <w:i/>
                    <w:iCs/>
                    <w:color w:val="000000"/>
                    <w:rPrChange w:id="17505" w:author="Stefanie Lane" w:date="2022-06-23T15:12:00Z">
                      <w:rPr/>
                    </w:rPrChange>
                  </w:rPr>
                  <w:delText>Sium suave</w:delText>
                </w:r>
              </w:del>
            </w:ins>
          </w:p>
        </w:tc>
        <w:tc>
          <w:tcPr>
            <w:tcW w:w="869" w:type="dxa"/>
            <w:tcBorders>
              <w:top w:val="nil"/>
              <w:left w:val="nil"/>
              <w:bottom w:val="nil"/>
              <w:right w:val="nil"/>
            </w:tcBorders>
            <w:shd w:val="clear" w:color="auto" w:fill="auto"/>
            <w:noWrap/>
            <w:vAlign w:val="bottom"/>
            <w:hideMark/>
            <w:tcPrChange w:id="17506" w:author="Stefanie Lane" w:date="2022-06-23T15:14:00Z">
              <w:tcPr>
                <w:tcW w:w="960" w:type="dxa"/>
                <w:tcBorders>
                  <w:top w:val="nil"/>
                  <w:left w:val="nil"/>
                  <w:bottom w:val="nil"/>
                  <w:right w:val="nil"/>
                </w:tcBorders>
                <w:shd w:val="clear" w:color="auto" w:fill="auto"/>
                <w:noWrap/>
                <w:vAlign w:val="bottom"/>
                <w:hideMark/>
              </w:tcPr>
            </w:tcPrChange>
          </w:tcPr>
          <w:p w14:paraId="77C0DA0D" w14:textId="77777777" w:rsidR="00EB4CE1" w:rsidRPr="00EB4CE1" w:rsidDel="00402FFE" w:rsidRDefault="00EB4CE1">
            <w:pPr>
              <w:spacing w:after="0" w:line="240" w:lineRule="auto"/>
              <w:jc w:val="center"/>
              <w:rPr>
                <w:ins w:id="17507" w:author="Stefanie Lane" w:date="2022-06-23T15:12:00Z"/>
                <w:del w:id="17508" w:author="Lane, Stefanie" w:date="2023-04-28T12:07:00Z"/>
                <w:rFonts w:ascii="Calibri" w:eastAsia="Times New Roman" w:hAnsi="Calibri" w:cs="Calibri"/>
                <w:color w:val="000000"/>
                <w:rPrChange w:id="17509" w:author="Stefanie Lane" w:date="2022-06-23T15:12:00Z">
                  <w:rPr>
                    <w:ins w:id="17510" w:author="Stefanie Lane" w:date="2022-06-23T15:12:00Z"/>
                    <w:del w:id="17511" w:author="Lane, Stefanie" w:date="2023-04-28T12:07:00Z"/>
                  </w:rPr>
                </w:rPrChange>
              </w:rPr>
              <w:pPrChange w:id="17512" w:author="Stefanie Lane" w:date="2022-06-23T15:12:00Z">
                <w:pPr>
                  <w:jc w:val="center"/>
                </w:pPr>
              </w:pPrChange>
            </w:pPr>
            <w:ins w:id="17513" w:author="Stefanie Lane" w:date="2022-06-23T15:12:00Z">
              <w:del w:id="17514" w:author="Lane, Stefanie" w:date="2023-04-28T12:07:00Z">
                <w:r w:rsidRPr="00EB4CE1" w:rsidDel="00402FFE">
                  <w:rPr>
                    <w:rFonts w:ascii="Calibri" w:eastAsia="Times New Roman" w:hAnsi="Calibri" w:cs="Calibri"/>
                    <w:color w:val="000000"/>
                    <w:rPrChange w:id="17515" w:author="Stefanie Lane" w:date="2022-06-23T15:12:00Z">
                      <w:rPr/>
                    </w:rPrChange>
                  </w:rPr>
                  <w:delText>0.14</w:delText>
                </w:r>
              </w:del>
            </w:ins>
          </w:p>
        </w:tc>
        <w:tc>
          <w:tcPr>
            <w:tcW w:w="990" w:type="dxa"/>
            <w:tcBorders>
              <w:top w:val="nil"/>
              <w:left w:val="nil"/>
              <w:bottom w:val="nil"/>
              <w:right w:val="nil"/>
            </w:tcBorders>
            <w:shd w:val="clear" w:color="auto" w:fill="auto"/>
            <w:noWrap/>
            <w:vAlign w:val="bottom"/>
            <w:hideMark/>
            <w:tcPrChange w:id="17516" w:author="Stefanie Lane" w:date="2022-06-23T15:14:00Z">
              <w:tcPr>
                <w:tcW w:w="960" w:type="dxa"/>
                <w:tcBorders>
                  <w:top w:val="nil"/>
                  <w:left w:val="nil"/>
                  <w:bottom w:val="nil"/>
                  <w:right w:val="nil"/>
                </w:tcBorders>
                <w:shd w:val="clear" w:color="auto" w:fill="auto"/>
                <w:noWrap/>
                <w:vAlign w:val="bottom"/>
                <w:hideMark/>
              </w:tcPr>
            </w:tcPrChange>
          </w:tcPr>
          <w:p w14:paraId="3C7A108C" w14:textId="77777777" w:rsidR="00EB4CE1" w:rsidRPr="00EB4CE1" w:rsidDel="00402FFE" w:rsidRDefault="00EB4CE1">
            <w:pPr>
              <w:spacing w:after="0" w:line="240" w:lineRule="auto"/>
              <w:jc w:val="center"/>
              <w:rPr>
                <w:ins w:id="17517" w:author="Stefanie Lane" w:date="2022-06-23T15:12:00Z"/>
                <w:del w:id="17518" w:author="Lane, Stefanie" w:date="2023-04-28T12:07:00Z"/>
                <w:rFonts w:ascii="Calibri" w:eastAsia="Times New Roman" w:hAnsi="Calibri" w:cs="Calibri"/>
                <w:color w:val="000000"/>
                <w:rPrChange w:id="17519" w:author="Stefanie Lane" w:date="2022-06-23T15:12:00Z">
                  <w:rPr>
                    <w:ins w:id="17520" w:author="Stefanie Lane" w:date="2022-06-23T15:12:00Z"/>
                    <w:del w:id="17521" w:author="Lane, Stefanie" w:date="2023-04-28T12:07:00Z"/>
                  </w:rPr>
                </w:rPrChange>
              </w:rPr>
              <w:pPrChange w:id="17522" w:author="Stefanie Lane" w:date="2022-06-23T15:12:00Z">
                <w:pPr>
                  <w:jc w:val="center"/>
                </w:pPr>
              </w:pPrChange>
            </w:pPr>
            <w:ins w:id="17523" w:author="Stefanie Lane" w:date="2022-06-23T15:12:00Z">
              <w:del w:id="17524" w:author="Lane, Stefanie" w:date="2023-04-28T12:07:00Z">
                <w:r w:rsidRPr="00EB4CE1" w:rsidDel="00402FFE">
                  <w:rPr>
                    <w:rFonts w:ascii="Calibri" w:eastAsia="Times New Roman" w:hAnsi="Calibri" w:cs="Calibri"/>
                    <w:color w:val="000000"/>
                    <w:rPrChange w:id="17525" w:author="Stefanie Lane" w:date="2022-06-23T15:12:00Z">
                      <w:rPr/>
                    </w:rPrChange>
                  </w:rPr>
                  <w:delText>0.15</w:delText>
                </w:r>
              </w:del>
            </w:ins>
          </w:p>
        </w:tc>
        <w:tc>
          <w:tcPr>
            <w:tcW w:w="810" w:type="dxa"/>
            <w:tcBorders>
              <w:top w:val="nil"/>
              <w:left w:val="nil"/>
              <w:bottom w:val="nil"/>
              <w:right w:val="nil"/>
            </w:tcBorders>
            <w:shd w:val="clear" w:color="auto" w:fill="auto"/>
            <w:noWrap/>
            <w:vAlign w:val="bottom"/>
            <w:hideMark/>
            <w:tcPrChange w:id="17526" w:author="Stefanie Lane" w:date="2022-06-23T15:14:00Z">
              <w:tcPr>
                <w:tcW w:w="960" w:type="dxa"/>
                <w:tcBorders>
                  <w:top w:val="nil"/>
                  <w:left w:val="nil"/>
                  <w:bottom w:val="nil"/>
                  <w:right w:val="nil"/>
                </w:tcBorders>
                <w:shd w:val="clear" w:color="auto" w:fill="auto"/>
                <w:noWrap/>
                <w:vAlign w:val="bottom"/>
                <w:hideMark/>
              </w:tcPr>
            </w:tcPrChange>
          </w:tcPr>
          <w:p w14:paraId="31D98D06" w14:textId="77777777" w:rsidR="00EB4CE1" w:rsidRPr="00EB4CE1" w:rsidDel="00402FFE" w:rsidRDefault="00EB4CE1">
            <w:pPr>
              <w:spacing w:after="0" w:line="240" w:lineRule="auto"/>
              <w:jc w:val="center"/>
              <w:rPr>
                <w:ins w:id="17527" w:author="Stefanie Lane" w:date="2022-06-23T15:12:00Z"/>
                <w:del w:id="17528" w:author="Lane, Stefanie" w:date="2023-04-28T12:07:00Z"/>
                <w:rFonts w:ascii="Calibri" w:eastAsia="Times New Roman" w:hAnsi="Calibri" w:cs="Calibri"/>
                <w:color w:val="000000"/>
                <w:rPrChange w:id="17529" w:author="Stefanie Lane" w:date="2022-06-23T15:12:00Z">
                  <w:rPr>
                    <w:ins w:id="17530" w:author="Stefanie Lane" w:date="2022-06-23T15:12:00Z"/>
                    <w:del w:id="17531" w:author="Lane, Stefanie" w:date="2023-04-28T12:07:00Z"/>
                  </w:rPr>
                </w:rPrChange>
              </w:rPr>
              <w:pPrChange w:id="17532" w:author="Stefanie Lane" w:date="2022-06-23T15:12:00Z">
                <w:pPr>
                  <w:jc w:val="center"/>
                </w:pPr>
              </w:pPrChange>
            </w:pPr>
            <w:ins w:id="17533" w:author="Stefanie Lane" w:date="2022-06-23T15:12:00Z">
              <w:del w:id="17534" w:author="Lane, Stefanie" w:date="2023-04-28T12:07:00Z">
                <w:r w:rsidRPr="00EB4CE1" w:rsidDel="00402FFE">
                  <w:rPr>
                    <w:rFonts w:ascii="Calibri" w:eastAsia="Times New Roman" w:hAnsi="Calibri" w:cs="Calibri"/>
                    <w:color w:val="000000"/>
                    <w:rPrChange w:id="17535"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753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203E192" w14:textId="77777777" w:rsidR="00EB4CE1" w:rsidRPr="00EB4CE1" w:rsidDel="00402FFE" w:rsidRDefault="00EB4CE1">
            <w:pPr>
              <w:spacing w:after="0" w:line="240" w:lineRule="auto"/>
              <w:jc w:val="center"/>
              <w:rPr>
                <w:ins w:id="17537" w:author="Stefanie Lane" w:date="2022-06-23T15:12:00Z"/>
                <w:del w:id="17538" w:author="Lane, Stefanie" w:date="2023-04-28T12:07:00Z"/>
                <w:rFonts w:ascii="Calibri" w:eastAsia="Times New Roman" w:hAnsi="Calibri" w:cs="Calibri"/>
                <w:color w:val="000000"/>
                <w:rPrChange w:id="17539" w:author="Stefanie Lane" w:date="2022-06-23T15:12:00Z">
                  <w:rPr>
                    <w:ins w:id="17540" w:author="Stefanie Lane" w:date="2022-06-23T15:12:00Z"/>
                    <w:del w:id="17541" w:author="Lane, Stefanie" w:date="2023-04-28T12:07:00Z"/>
                  </w:rPr>
                </w:rPrChange>
              </w:rPr>
              <w:pPrChange w:id="17542" w:author="Stefanie Lane" w:date="2022-06-23T15:12:00Z">
                <w:pPr>
                  <w:jc w:val="center"/>
                </w:pPr>
              </w:pPrChange>
            </w:pPr>
            <w:ins w:id="17543" w:author="Stefanie Lane" w:date="2022-06-23T15:12:00Z">
              <w:del w:id="17544" w:author="Lane, Stefanie" w:date="2023-04-28T12:07:00Z">
                <w:r w:rsidRPr="00EB4CE1" w:rsidDel="00402FFE">
                  <w:rPr>
                    <w:rFonts w:ascii="Calibri" w:eastAsia="Times New Roman" w:hAnsi="Calibri" w:cs="Calibri"/>
                    <w:color w:val="000000"/>
                    <w:rPrChange w:id="17545" w:author="Stefanie Lane" w:date="2022-06-23T15:12:00Z">
                      <w:rPr/>
                    </w:rPrChange>
                  </w:rPr>
                  <w:delText>-100.0</w:delText>
                </w:r>
              </w:del>
            </w:ins>
          </w:p>
        </w:tc>
      </w:tr>
      <w:tr w:rsidR="00EB4CE1" w:rsidRPr="00EB4CE1" w:rsidDel="00402FFE" w14:paraId="62AA09F8" w14:textId="77777777" w:rsidTr="006F10B7">
        <w:trPr>
          <w:trHeight w:val="290"/>
          <w:ins w:id="17546" w:author="Stefanie Lane" w:date="2022-06-23T15:12:00Z"/>
          <w:del w:id="17547" w:author="Lane, Stefanie" w:date="2023-04-28T12:07:00Z"/>
          <w:trPrChange w:id="1754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754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96F4B06" w14:textId="77777777" w:rsidR="00EB4CE1" w:rsidRPr="00EB4CE1" w:rsidDel="00402FFE" w:rsidRDefault="00EB4CE1">
            <w:pPr>
              <w:spacing w:after="0" w:line="240" w:lineRule="auto"/>
              <w:rPr>
                <w:ins w:id="17550" w:author="Stefanie Lane" w:date="2022-06-23T15:12:00Z"/>
                <w:del w:id="17551" w:author="Lane, Stefanie" w:date="2023-04-28T12:07:00Z"/>
                <w:rFonts w:ascii="Calibri" w:eastAsia="Times New Roman" w:hAnsi="Calibri" w:cs="Calibri"/>
                <w:color w:val="000000"/>
                <w:rPrChange w:id="17552" w:author="Stefanie Lane" w:date="2022-06-23T15:12:00Z">
                  <w:rPr>
                    <w:ins w:id="17553" w:author="Stefanie Lane" w:date="2022-06-23T15:12:00Z"/>
                    <w:del w:id="17554" w:author="Lane, Stefanie" w:date="2023-04-28T12:07:00Z"/>
                  </w:rPr>
                </w:rPrChange>
              </w:rPr>
              <w:pPrChange w:id="1755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755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D9E083C" w14:textId="77777777" w:rsidR="00EB4CE1" w:rsidRPr="00EB4CE1" w:rsidDel="00402FFE" w:rsidRDefault="00EB4CE1">
            <w:pPr>
              <w:spacing w:after="0" w:line="240" w:lineRule="auto"/>
              <w:rPr>
                <w:ins w:id="17557" w:author="Stefanie Lane" w:date="2022-06-23T15:12:00Z"/>
                <w:del w:id="17558" w:author="Lane, Stefanie" w:date="2023-04-28T12:07:00Z"/>
                <w:rFonts w:ascii="Calibri" w:eastAsia="Times New Roman" w:hAnsi="Calibri" w:cs="Calibri"/>
                <w:color w:val="000000"/>
                <w:rPrChange w:id="17559" w:author="Stefanie Lane" w:date="2022-06-23T15:12:00Z">
                  <w:rPr>
                    <w:ins w:id="17560" w:author="Stefanie Lane" w:date="2022-06-23T15:12:00Z"/>
                    <w:del w:id="17561" w:author="Lane, Stefanie" w:date="2023-04-28T12:07:00Z"/>
                  </w:rPr>
                </w:rPrChange>
              </w:rPr>
              <w:pPrChange w:id="1756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756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2AEC494" w14:textId="685E2D0B" w:rsidR="00EB4CE1" w:rsidRPr="00EB4CE1" w:rsidDel="00402FFE" w:rsidRDefault="00D5247D">
            <w:pPr>
              <w:spacing w:after="0" w:line="240" w:lineRule="auto"/>
              <w:rPr>
                <w:ins w:id="17564" w:author="Stefanie Lane" w:date="2022-06-23T15:12:00Z"/>
                <w:del w:id="17565" w:author="Lane, Stefanie" w:date="2023-04-28T12:07:00Z"/>
                <w:rFonts w:ascii="Calibri" w:eastAsia="Times New Roman" w:hAnsi="Calibri" w:cs="Calibri"/>
                <w:i/>
                <w:iCs/>
                <w:color w:val="000000"/>
                <w:rPrChange w:id="17566" w:author="Stefanie Lane" w:date="2022-06-23T15:12:00Z">
                  <w:rPr>
                    <w:ins w:id="17567" w:author="Stefanie Lane" w:date="2022-06-23T15:12:00Z"/>
                    <w:del w:id="17568" w:author="Lane, Stefanie" w:date="2023-04-28T12:07:00Z"/>
                  </w:rPr>
                </w:rPrChange>
              </w:rPr>
              <w:pPrChange w:id="17569" w:author="Stefanie Lane" w:date="2022-06-23T15:12:00Z">
                <w:pPr/>
              </w:pPrChange>
            </w:pPr>
            <w:ins w:id="17570" w:author="Stefanie Lane" w:date="2022-06-23T15:19:00Z">
              <w:del w:id="17571" w:author="Lane, Stefanie" w:date="2023-04-28T12:07:00Z">
                <w:r w:rsidDel="00402FFE">
                  <w:rPr>
                    <w:rStyle w:val="Emphasis"/>
                  </w:rPr>
                  <w:delText xml:space="preserve">Symphyotrichum </w:delText>
                </w:r>
              </w:del>
            </w:ins>
            <w:ins w:id="17572" w:author="Stefanie Lane" w:date="2022-06-23T15:12:00Z">
              <w:del w:id="17573" w:author="Lane, Stefanie" w:date="2023-04-28T12:07:00Z">
                <w:r w:rsidR="00EB4CE1" w:rsidRPr="00EB4CE1" w:rsidDel="00402FFE">
                  <w:rPr>
                    <w:rFonts w:ascii="Calibri" w:eastAsia="Times New Roman" w:hAnsi="Calibri" w:cs="Calibri"/>
                    <w:i/>
                    <w:iCs/>
                    <w:color w:val="000000"/>
                    <w:rPrChange w:id="17574" w:author="Stefanie Lane" w:date="2022-06-23T15:12:00Z">
                      <w:rPr/>
                    </w:rPrChange>
                  </w:rPr>
                  <w:delText>subspicatum</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757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5B8596D" w14:textId="77777777" w:rsidR="00EB4CE1" w:rsidRPr="00EB4CE1" w:rsidDel="00402FFE" w:rsidRDefault="00EB4CE1">
            <w:pPr>
              <w:spacing w:after="0" w:line="240" w:lineRule="auto"/>
              <w:jc w:val="center"/>
              <w:rPr>
                <w:ins w:id="17576" w:author="Stefanie Lane" w:date="2022-06-23T15:12:00Z"/>
                <w:del w:id="17577" w:author="Lane, Stefanie" w:date="2023-04-28T12:07:00Z"/>
                <w:rFonts w:ascii="Calibri" w:eastAsia="Times New Roman" w:hAnsi="Calibri" w:cs="Calibri"/>
                <w:color w:val="000000"/>
                <w:rPrChange w:id="17578" w:author="Stefanie Lane" w:date="2022-06-23T15:12:00Z">
                  <w:rPr>
                    <w:ins w:id="17579" w:author="Stefanie Lane" w:date="2022-06-23T15:12:00Z"/>
                    <w:del w:id="17580" w:author="Lane, Stefanie" w:date="2023-04-28T12:07:00Z"/>
                  </w:rPr>
                </w:rPrChange>
              </w:rPr>
              <w:pPrChange w:id="17581" w:author="Stefanie Lane" w:date="2022-06-23T15:12:00Z">
                <w:pPr>
                  <w:jc w:val="center"/>
                </w:pPr>
              </w:pPrChange>
            </w:pPr>
            <w:ins w:id="17582" w:author="Stefanie Lane" w:date="2022-06-23T15:12:00Z">
              <w:del w:id="17583" w:author="Lane, Stefanie" w:date="2023-04-28T12:07:00Z">
                <w:r w:rsidRPr="00EB4CE1" w:rsidDel="00402FFE">
                  <w:rPr>
                    <w:rFonts w:ascii="Calibri" w:eastAsia="Times New Roman" w:hAnsi="Calibri" w:cs="Calibri"/>
                    <w:color w:val="000000"/>
                    <w:rPrChange w:id="17584" w:author="Stefanie Lane" w:date="2022-06-23T15:12:00Z">
                      <w:rPr/>
                    </w:rPrChange>
                  </w:rPr>
                  <w:delText>0.59</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758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C4B8782" w14:textId="77777777" w:rsidR="00EB4CE1" w:rsidRPr="00EB4CE1" w:rsidDel="00402FFE" w:rsidRDefault="00EB4CE1">
            <w:pPr>
              <w:spacing w:after="0" w:line="240" w:lineRule="auto"/>
              <w:jc w:val="center"/>
              <w:rPr>
                <w:ins w:id="17586" w:author="Stefanie Lane" w:date="2022-06-23T15:12:00Z"/>
                <w:del w:id="17587" w:author="Lane, Stefanie" w:date="2023-04-28T12:07:00Z"/>
                <w:rFonts w:ascii="Calibri" w:eastAsia="Times New Roman" w:hAnsi="Calibri" w:cs="Calibri"/>
                <w:color w:val="000000"/>
                <w:rPrChange w:id="17588" w:author="Stefanie Lane" w:date="2022-06-23T15:12:00Z">
                  <w:rPr>
                    <w:ins w:id="17589" w:author="Stefanie Lane" w:date="2022-06-23T15:12:00Z"/>
                    <w:del w:id="17590" w:author="Lane, Stefanie" w:date="2023-04-28T12:07:00Z"/>
                  </w:rPr>
                </w:rPrChange>
              </w:rPr>
              <w:pPrChange w:id="17591" w:author="Stefanie Lane" w:date="2022-06-23T15:12:00Z">
                <w:pPr>
                  <w:jc w:val="center"/>
                </w:pPr>
              </w:pPrChange>
            </w:pPr>
            <w:ins w:id="17592" w:author="Stefanie Lane" w:date="2022-06-23T15:12:00Z">
              <w:del w:id="17593" w:author="Lane, Stefanie" w:date="2023-04-28T12:07:00Z">
                <w:r w:rsidRPr="00EB4CE1" w:rsidDel="00402FFE">
                  <w:rPr>
                    <w:rFonts w:ascii="Calibri" w:eastAsia="Times New Roman" w:hAnsi="Calibri" w:cs="Calibri"/>
                    <w:color w:val="000000"/>
                    <w:rPrChange w:id="17594" w:author="Stefanie Lane" w:date="2022-06-23T15:12:00Z">
                      <w:rPr/>
                    </w:rPrChange>
                  </w:rPr>
                  <w:delText>0.24</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759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89A690F" w14:textId="77777777" w:rsidR="00EB4CE1" w:rsidRPr="00EB4CE1" w:rsidDel="00402FFE" w:rsidRDefault="00EB4CE1">
            <w:pPr>
              <w:spacing w:after="0" w:line="240" w:lineRule="auto"/>
              <w:jc w:val="center"/>
              <w:rPr>
                <w:ins w:id="17596" w:author="Stefanie Lane" w:date="2022-06-23T15:12:00Z"/>
                <w:del w:id="17597" w:author="Lane, Stefanie" w:date="2023-04-28T12:07:00Z"/>
                <w:rFonts w:ascii="Calibri" w:eastAsia="Times New Roman" w:hAnsi="Calibri" w:cs="Calibri"/>
                <w:color w:val="000000"/>
                <w:rPrChange w:id="17598" w:author="Stefanie Lane" w:date="2022-06-23T15:12:00Z">
                  <w:rPr>
                    <w:ins w:id="17599" w:author="Stefanie Lane" w:date="2022-06-23T15:12:00Z"/>
                    <w:del w:id="17600" w:author="Lane, Stefanie" w:date="2023-04-28T12:07:00Z"/>
                  </w:rPr>
                </w:rPrChange>
              </w:rPr>
              <w:pPrChange w:id="17601" w:author="Stefanie Lane" w:date="2022-06-23T15:12:00Z">
                <w:pPr>
                  <w:jc w:val="center"/>
                </w:pPr>
              </w:pPrChange>
            </w:pPr>
            <w:ins w:id="17602" w:author="Stefanie Lane" w:date="2022-06-23T15:12:00Z">
              <w:del w:id="17603" w:author="Lane, Stefanie" w:date="2023-04-28T12:07:00Z">
                <w:r w:rsidRPr="00EB4CE1" w:rsidDel="00402FFE">
                  <w:rPr>
                    <w:rFonts w:ascii="Calibri" w:eastAsia="Times New Roman" w:hAnsi="Calibri" w:cs="Calibri"/>
                    <w:color w:val="000000"/>
                    <w:rPrChange w:id="17604"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760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6BD2E67" w14:textId="77777777" w:rsidR="00EB4CE1" w:rsidRPr="00EB4CE1" w:rsidDel="00402FFE" w:rsidRDefault="00EB4CE1">
            <w:pPr>
              <w:spacing w:after="0" w:line="240" w:lineRule="auto"/>
              <w:jc w:val="center"/>
              <w:rPr>
                <w:ins w:id="17606" w:author="Stefanie Lane" w:date="2022-06-23T15:12:00Z"/>
                <w:del w:id="17607" w:author="Lane, Stefanie" w:date="2023-04-28T12:07:00Z"/>
                <w:rFonts w:ascii="Calibri" w:eastAsia="Times New Roman" w:hAnsi="Calibri" w:cs="Calibri"/>
                <w:color w:val="000000"/>
                <w:rPrChange w:id="17608" w:author="Stefanie Lane" w:date="2022-06-23T15:12:00Z">
                  <w:rPr>
                    <w:ins w:id="17609" w:author="Stefanie Lane" w:date="2022-06-23T15:12:00Z"/>
                    <w:del w:id="17610" w:author="Lane, Stefanie" w:date="2023-04-28T12:07:00Z"/>
                  </w:rPr>
                </w:rPrChange>
              </w:rPr>
              <w:pPrChange w:id="17611" w:author="Stefanie Lane" w:date="2022-06-23T15:12:00Z">
                <w:pPr>
                  <w:jc w:val="center"/>
                </w:pPr>
              </w:pPrChange>
            </w:pPr>
            <w:ins w:id="17612" w:author="Stefanie Lane" w:date="2022-06-23T15:12:00Z">
              <w:del w:id="17613" w:author="Lane, Stefanie" w:date="2023-04-28T12:07:00Z">
                <w:r w:rsidRPr="00EB4CE1" w:rsidDel="00402FFE">
                  <w:rPr>
                    <w:rFonts w:ascii="Calibri" w:eastAsia="Times New Roman" w:hAnsi="Calibri" w:cs="Calibri"/>
                    <w:color w:val="000000"/>
                    <w:rPrChange w:id="17614" w:author="Stefanie Lane" w:date="2022-06-23T15:12:00Z">
                      <w:rPr/>
                    </w:rPrChange>
                  </w:rPr>
                  <w:delText>-100.0</w:delText>
                </w:r>
              </w:del>
            </w:ins>
          </w:p>
        </w:tc>
      </w:tr>
      <w:tr w:rsidR="00EB4CE1" w:rsidRPr="00EB4CE1" w:rsidDel="00402FFE" w14:paraId="3070C3EA" w14:textId="77777777" w:rsidTr="006F10B7">
        <w:trPr>
          <w:trHeight w:val="290"/>
          <w:ins w:id="17615" w:author="Stefanie Lane" w:date="2022-06-23T15:12:00Z"/>
          <w:del w:id="17616" w:author="Lane, Stefanie" w:date="2023-04-28T12:07:00Z"/>
          <w:trPrChange w:id="1761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761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04D6628" w14:textId="77777777" w:rsidR="00EB4CE1" w:rsidRPr="00EB4CE1" w:rsidDel="00402FFE" w:rsidRDefault="00EB4CE1">
            <w:pPr>
              <w:spacing w:after="0" w:line="240" w:lineRule="auto"/>
              <w:rPr>
                <w:ins w:id="17619" w:author="Stefanie Lane" w:date="2022-06-23T15:12:00Z"/>
                <w:del w:id="17620" w:author="Lane, Stefanie" w:date="2023-04-28T12:07:00Z"/>
                <w:rFonts w:ascii="Calibri" w:eastAsia="Times New Roman" w:hAnsi="Calibri" w:cs="Calibri"/>
                <w:color w:val="000000"/>
                <w:rPrChange w:id="17621" w:author="Stefanie Lane" w:date="2022-06-23T15:12:00Z">
                  <w:rPr>
                    <w:ins w:id="17622" w:author="Stefanie Lane" w:date="2022-06-23T15:12:00Z"/>
                    <w:del w:id="17623" w:author="Lane, Stefanie" w:date="2023-04-28T12:07:00Z"/>
                  </w:rPr>
                </w:rPrChange>
              </w:rPr>
              <w:pPrChange w:id="1762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762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454D810" w14:textId="77777777" w:rsidR="00EB4CE1" w:rsidRPr="00EB4CE1" w:rsidDel="00402FFE" w:rsidRDefault="00EB4CE1">
            <w:pPr>
              <w:spacing w:after="0" w:line="240" w:lineRule="auto"/>
              <w:rPr>
                <w:ins w:id="17626" w:author="Stefanie Lane" w:date="2022-06-23T15:12:00Z"/>
                <w:del w:id="17627" w:author="Lane, Stefanie" w:date="2023-04-28T12:07:00Z"/>
                <w:rFonts w:ascii="Calibri" w:eastAsia="Times New Roman" w:hAnsi="Calibri" w:cs="Calibri"/>
                <w:color w:val="000000"/>
                <w:rPrChange w:id="17628" w:author="Stefanie Lane" w:date="2022-06-23T15:12:00Z">
                  <w:rPr>
                    <w:ins w:id="17629" w:author="Stefanie Lane" w:date="2022-06-23T15:12:00Z"/>
                    <w:del w:id="17630" w:author="Lane, Stefanie" w:date="2023-04-28T12:07:00Z"/>
                  </w:rPr>
                </w:rPrChange>
              </w:rPr>
              <w:pPrChange w:id="17631" w:author="Stefanie Lane" w:date="2022-06-23T15:12:00Z">
                <w:pPr/>
              </w:pPrChange>
            </w:pPr>
          </w:p>
        </w:tc>
        <w:tc>
          <w:tcPr>
            <w:tcW w:w="3320" w:type="dxa"/>
            <w:tcBorders>
              <w:top w:val="nil"/>
              <w:left w:val="nil"/>
              <w:bottom w:val="nil"/>
              <w:right w:val="nil"/>
            </w:tcBorders>
            <w:shd w:val="clear" w:color="auto" w:fill="auto"/>
            <w:noWrap/>
            <w:vAlign w:val="bottom"/>
            <w:hideMark/>
            <w:tcPrChange w:id="17632" w:author="Stefanie Lane" w:date="2022-06-23T15:14:00Z">
              <w:tcPr>
                <w:tcW w:w="3320" w:type="dxa"/>
                <w:tcBorders>
                  <w:top w:val="nil"/>
                  <w:left w:val="nil"/>
                  <w:bottom w:val="nil"/>
                  <w:right w:val="nil"/>
                </w:tcBorders>
                <w:shd w:val="clear" w:color="auto" w:fill="auto"/>
                <w:noWrap/>
                <w:vAlign w:val="bottom"/>
                <w:hideMark/>
              </w:tcPr>
            </w:tcPrChange>
          </w:tcPr>
          <w:p w14:paraId="65F194E2" w14:textId="77777777" w:rsidR="00EB4CE1" w:rsidRPr="00EB4CE1" w:rsidDel="00402FFE" w:rsidRDefault="00EB4CE1">
            <w:pPr>
              <w:spacing w:after="0" w:line="240" w:lineRule="auto"/>
              <w:rPr>
                <w:ins w:id="17633" w:author="Stefanie Lane" w:date="2022-06-23T15:12:00Z"/>
                <w:del w:id="17634" w:author="Lane, Stefanie" w:date="2023-04-28T12:07:00Z"/>
                <w:rFonts w:ascii="Calibri" w:eastAsia="Times New Roman" w:hAnsi="Calibri" w:cs="Calibri"/>
                <w:i/>
                <w:iCs/>
                <w:color w:val="000000"/>
                <w:rPrChange w:id="17635" w:author="Stefanie Lane" w:date="2022-06-23T15:12:00Z">
                  <w:rPr>
                    <w:ins w:id="17636" w:author="Stefanie Lane" w:date="2022-06-23T15:12:00Z"/>
                    <w:del w:id="17637" w:author="Lane, Stefanie" w:date="2023-04-28T12:07:00Z"/>
                  </w:rPr>
                </w:rPrChange>
              </w:rPr>
              <w:pPrChange w:id="17638" w:author="Stefanie Lane" w:date="2022-06-23T15:12:00Z">
                <w:pPr/>
              </w:pPrChange>
            </w:pPr>
            <w:ins w:id="17639" w:author="Stefanie Lane" w:date="2022-06-23T15:12:00Z">
              <w:del w:id="17640" w:author="Lane, Stefanie" w:date="2023-04-28T12:07:00Z">
                <w:r w:rsidRPr="00EB4CE1" w:rsidDel="00402FFE">
                  <w:rPr>
                    <w:rFonts w:ascii="Calibri" w:eastAsia="Times New Roman" w:hAnsi="Calibri" w:cs="Calibri"/>
                    <w:i/>
                    <w:iCs/>
                    <w:color w:val="000000"/>
                    <w:rPrChange w:id="17641" w:author="Stefanie Lane" w:date="2022-06-23T15:12:00Z">
                      <w:rPr/>
                    </w:rPrChange>
                  </w:rPr>
                  <w:delText>Trifolium wormskjoldii</w:delText>
                </w:r>
              </w:del>
            </w:ins>
          </w:p>
        </w:tc>
        <w:tc>
          <w:tcPr>
            <w:tcW w:w="869" w:type="dxa"/>
            <w:tcBorders>
              <w:top w:val="nil"/>
              <w:left w:val="nil"/>
              <w:bottom w:val="nil"/>
              <w:right w:val="nil"/>
            </w:tcBorders>
            <w:shd w:val="clear" w:color="auto" w:fill="auto"/>
            <w:noWrap/>
            <w:vAlign w:val="bottom"/>
            <w:hideMark/>
            <w:tcPrChange w:id="17642" w:author="Stefanie Lane" w:date="2022-06-23T15:14:00Z">
              <w:tcPr>
                <w:tcW w:w="960" w:type="dxa"/>
                <w:tcBorders>
                  <w:top w:val="nil"/>
                  <w:left w:val="nil"/>
                  <w:bottom w:val="nil"/>
                  <w:right w:val="nil"/>
                </w:tcBorders>
                <w:shd w:val="clear" w:color="auto" w:fill="auto"/>
                <w:noWrap/>
                <w:vAlign w:val="bottom"/>
                <w:hideMark/>
              </w:tcPr>
            </w:tcPrChange>
          </w:tcPr>
          <w:p w14:paraId="7FE98F58" w14:textId="77777777" w:rsidR="00EB4CE1" w:rsidRPr="00EB4CE1" w:rsidDel="00402FFE" w:rsidRDefault="00EB4CE1">
            <w:pPr>
              <w:spacing w:after="0" w:line="240" w:lineRule="auto"/>
              <w:jc w:val="center"/>
              <w:rPr>
                <w:ins w:id="17643" w:author="Stefanie Lane" w:date="2022-06-23T15:12:00Z"/>
                <w:del w:id="17644" w:author="Lane, Stefanie" w:date="2023-04-28T12:07:00Z"/>
                <w:rFonts w:ascii="Calibri" w:eastAsia="Times New Roman" w:hAnsi="Calibri" w:cs="Calibri"/>
                <w:color w:val="000000"/>
                <w:rPrChange w:id="17645" w:author="Stefanie Lane" w:date="2022-06-23T15:12:00Z">
                  <w:rPr>
                    <w:ins w:id="17646" w:author="Stefanie Lane" w:date="2022-06-23T15:12:00Z"/>
                    <w:del w:id="17647" w:author="Lane, Stefanie" w:date="2023-04-28T12:07:00Z"/>
                  </w:rPr>
                </w:rPrChange>
              </w:rPr>
              <w:pPrChange w:id="17648" w:author="Stefanie Lane" w:date="2022-06-23T15:12:00Z">
                <w:pPr>
                  <w:jc w:val="center"/>
                </w:pPr>
              </w:pPrChange>
            </w:pPr>
            <w:ins w:id="17649" w:author="Stefanie Lane" w:date="2022-06-23T15:12:00Z">
              <w:del w:id="17650" w:author="Lane, Stefanie" w:date="2023-04-28T12:07:00Z">
                <w:r w:rsidRPr="00EB4CE1" w:rsidDel="00402FFE">
                  <w:rPr>
                    <w:rFonts w:ascii="Calibri" w:eastAsia="Times New Roman" w:hAnsi="Calibri" w:cs="Calibri"/>
                    <w:color w:val="000000"/>
                    <w:rPrChange w:id="17651" w:author="Stefanie Lane" w:date="2022-06-23T15:12:00Z">
                      <w:rPr/>
                    </w:rPrChange>
                  </w:rPr>
                  <w:delText>0.69</w:delText>
                </w:r>
              </w:del>
            </w:ins>
          </w:p>
        </w:tc>
        <w:tc>
          <w:tcPr>
            <w:tcW w:w="990" w:type="dxa"/>
            <w:tcBorders>
              <w:top w:val="nil"/>
              <w:left w:val="nil"/>
              <w:bottom w:val="nil"/>
              <w:right w:val="nil"/>
            </w:tcBorders>
            <w:shd w:val="clear" w:color="auto" w:fill="auto"/>
            <w:noWrap/>
            <w:vAlign w:val="bottom"/>
            <w:hideMark/>
            <w:tcPrChange w:id="17652" w:author="Stefanie Lane" w:date="2022-06-23T15:14:00Z">
              <w:tcPr>
                <w:tcW w:w="960" w:type="dxa"/>
                <w:tcBorders>
                  <w:top w:val="nil"/>
                  <w:left w:val="nil"/>
                  <w:bottom w:val="nil"/>
                  <w:right w:val="nil"/>
                </w:tcBorders>
                <w:shd w:val="clear" w:color="auto" w:fill="auto"/>
                <w:noWrap/>
                <w:vAlign w:val="bottom"/>
                <w:hideMark/>
              </w:tcPr>
            </w:tcPrChange>
          </w:tcPr>
          <w:p w14:paraId="3E2D1CBA" w14:textId="77777777" w:rsidR="00EB4CE1" w:rsidRPr="00EB4CE1" w:rsidDel="00402FFE" w:rsidRDefault="00EB4CE1">
            <w:pPr>
              <w:spacing w:after="0" w:line="240" w:lineRule="auto"/>
              <w:jc w:val="center"/>
              <w:rPr>
                <w:ins w:id="17653" w:author="Stefanie Lane" w:date="2022-06-23T15:12:00Z"/>
                <w:del w:id="17654" w:author="Lane, Stefanie" w:date="2023-04-28T12:07:00Z"/>
                <w:rFonts w:ascii="Calibri" w:eastAsia="Times New Roman" w:hAnsi="Calibri" w:cs="Calibri"/>
                <w:color w:val="000000"/>
                <w:rPrChange w:id="17655" w:author="Stefanie Lane" w:date="2022-06-23T15:12:00Z">
                  <w:rPr>
                    <w:ins w:id="17656" w:author="Stefanie Lane" w:date="2022-06-23T15:12:00Z"/>
                    <w:del w:id="17657" w:author="Lane, Stefanie" w:date="2023-04-28T12:07:00Z"/>
                  </w:rPr>
                </w:rPrChange>
              </w:rPr>
              <w:pPrChange w:id="17658" w:author="Stefanie Lane" w:date="2022-06-23T15:12:00Z">
                <w:pPr>
                  <w:jc w:val="center"/>
                </w:pPr>
              </w:pPrChange>
            </w:pPr>
            <w:ins w:id="17659" w:author="Stefanie Lane" w:date="2022-06-23T15:12:00Z">
              <w:del w:id="17660" w:author="Lane, Stefanie" w:date="2023-04-28T12:07:00Z">
                <w:r w:rsidRPr="00EB4CE1" w:rsidDel="00402FFE">
                  <w:rPr>
                    <w:rFonts w:ascii="Calibri" w:eastAsia="Times New Roman" w:hAnsi="Calibri" w:cs="Calibri"/>
                    <w:color w:val="000000"/>
                    <w:rPrChange w:id="17661" w:author="Stefanie Lane" w:date="2022-06-23T15:12:00Z">
                      <w:rPr/>
                    </w:rPrChange>
                  </w:rPr>
                  <w:delText>0.55</w:delText>
                </w:r>
              </w:del>
            </w:ins>
          </w:p>
        </w:tc>
        <w:tc>
          <w:tcPr>
            <w:tcW w:w="810" w:type="dxa"/>
            <w:tcBorders>
              <w:top w:val="nil"/>
              <w:left w:val="nil"/>
              <w:bottom w:val="nil"/>
              <w:right w:val="nil"/>
            </w:tcBorders>
            <w:shd w:val="clear" w:color="auto" w:fill="auto"/>
            <w:noWrap/>
            <w:vAlign w:val="bottom"/>
            <w:hideMark/>
            <w:tcPrChange w:id="17662" w:author="Stefanie Lane" w:date="2022-06-23T15:14:00Z">
              <w:tcPr>
                <w:tcW w:w="960" w:type="dxa"/>
                <w:tcBorders>
                  <w:top w:val="nil"/>
                  <w:left w:val="nil"/>
                  <w:bottom w:val="nil"/>
                  <w:right w:val="nil"/>
                </w:tcBorders>
                <w:shd w:val="clear" w:color="auto" w:fill="auto"/>
                <w:noWrap/>
                <w:vAlign w:val="bottom"/>
                <w:hideMark/>
              </w:tcPr>
            </w:tcPrChange>
          </w:tcPr>
          <w:p w14:paraId="63B3EBDA" w14:textId="77777777" w:rsidR="00EB4CE1" w:rsidRPr="00EB4CE1" w:rsidDel="00402FFE" w:rsidRDefault="00EB4CE1">
            <w:pPr>
              <w:spacing w:after="0" w:line="240" w:lineRule="auto"/>
              <w:jc w:val="center"/>
              <w:rPr>
                <w:ins w:id="17663" w:author="Stefanie Lane" w:date="2022-06-23T15:12:00Z"/>
                <w:del w:id="17664" w:author="Lane, Stefanie" w:date="2023-04-28T12:07:00Z"/>
                <w:rFonts w:ascii="Calibri" w:eastAsia="Times New Roman" w:hAnsi="Calibri" w:cs="Calibri"/>
                <w:color w:val="000000"/>
                <w:rPrChange w:id="17665" w:author="Stefanie Lane" w:date="2022-06-23T15:12:00Z">
                  <w:rPr>
                    <w:ins w:id="17666" w:author="Stefanie Lane" w:date="2022-06-23T15:12:00Z"/>
                    <w:del w:id="17667" w:author="Lane, Stefanie" w:date="2023-04-28T12:07:00Z"/>
                  </w:rPr>
                </w:rPrChange>
              </w:rPr>
              <w:pPrChange w:id="17668" w:author="Stefanie Lane" w:date="2022-06-23T15:12:00Z">
                <w:pPr>
                  <w:jc w:val="center"/>
                </w:pPr>
              </w:pPrChange>
            </w:pPr>
            <w:ins w:id="17669" w:author="Stefanie Lane" w:date="2022-06-23T15:12:00Z">
              <w:del w:id="17670" w:author="Lane, Stefanie" w:date="2023-04-28T12:07:00Z">
                <w:r w:rsidRPr="00EB4CE1" w:rsidDel="00402FFE">
                  <w:rPr>
                    <w:rFonts w:ascii="Calibri" w:eastAsia="Times New Roman" w:hAnsi="Calibri" w:cs="Calibri"/>
                    <w:color w:val="000000"/>
                    <w:rPrChange w:id="17671"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767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86BF3B3" w14:textId="77777777" w:rsidR="00EB4CE1" w:rsidRPr="00EB4CE1" w:rsidDel="00402FFE" w:rsidRDefault="00EB4CE1">
            <w:pPr>
              <w:spacing w:after="0" w:line="240" w:lineRule="auto"/>
              <w:jc w:val="center"/>
              <w:rPr>
                <w:ins w:id="17673" w:author="Stefanie Lane" w:date="2022-06-23T15:12:00Z"/>
                <w:del w:id="17674" w:author="Lane, Stefanie" w:date="2023-04-28T12:07:00Z"/>
                <w:rFonts w:ascii="Calibri" w:eastAsia="Times New Roman" w:hAnsi="Calibri" w:cs="Calibri"/>
                <w:color w:val="000000"/>
                <w:rPrChange w:id="17675" w:author="Stefanie Lane" w:date="2022-06-23T15:12:00Z">
                  <w:rPr>
                    <w:ins w:id="17676" w:author="Stefanie Lane" w:date="2022-06-23T15:12:00Z"/>
                    <w:del w:id="17677" w:author="Lane, Stefanie" w:date="2023-04-28T12:07:00Z"/>
                  </w:rPr>
                </w:rPrChange>
              </w:rPr>
              <w:pPrChange w:id="17678" w:author="Stefanie Lane" w:date="2022-06-23T15:12:00Z">
                <w:pPr>
                  <w:jc w:val="center"/>
                </w:pPr>
              </w:pPrChange>
            </w:pPr>
            <w:ins w:id="17679" w:author="Stefanie Lane" w:date="2022-06-23T15:12:00Z">
              <w:del w:id="17680" w:author="Lane, Stefanie" w:date="2023-04-28T12:07:00Z">
                <w:r w:rsidRPr="00EB4CE1" w:rsidDel="00402FFE">
                  <w:rPr>
                    <w:rFonts w:ascii="Calibri" w:eastAsia="Times New Roman" w:hAnsi="Calibri" w:cs="Calibri"/>
                    <w:color w:val="000000"/>
                    <w:rPrChange w:id="17681" w:author="Stefanie Lane" w:date="2022-06-23T15:12:00Z">
                      <w:rPr/>
                    </w:rPrChange>
                  </w:rPr>
                  <w:delText>-100.0</w:delText>
                </w:r>
              </w:del>
            </w:ins>
          </w:p>
        </w:tc>
      </w:tr>
      <w:tr w:rsidR="00EB4CE1" w:rsidRPr="00EB4CE1" w:rsidDel="00402FFE" w14:paraId="3D2D3757" w14:textId="77777777" w:rsidTr="006F10B7">
        <w:trPr>
          <w:trHeight w:val="290"/>
          <w:ins w:id="17682" w:author="Stefanie Lane" w:date="2022-06-23T15:12:00Z"/>
          <w:del w:id="17683" w:author="Lane, Stefanie" w:date="2023-04-28T12:07:00Z"/>
          <w:trPrChange w:id="1768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768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118B016" w14:textId="77777777" w:rsidR="00EB4CE1" w:rsidRPr="00EB4CE1" w:rsidDel="00402FFE" w:rsidRDefault="00EB4CE1">
            <w:pPr>
              <w:spacing w:after="0" w:line="240" w:lineRule="auto"/>
              <w:rPr>
                <w:ins w:id="17686" w:author="Stefanie Lane" w:date="2022-06-23T15:12:00Z"/>
                <w:del w:id="17687" w:author="Lane, Stefanie" w:date="2023-04-28T12:07:00Z"/>
                <w:rFonts w:ascii="Calibri" w:eastAsia="Times New Roman" w:hAnsi="Calibri" w:cs="Calibri"/>
                <w:color w:val="000000"/>
                <w:rPrChange w:id="17688" w:author="Stefanie Lane" w:date="2022-06-23T15:12:00Z">
                  <w:rPr>
                    <w:ins w:id="17689" w:author="Stefanie Lane" w:date="2022-06-23T15:12:00Z"/>
                    <w:del w:id="17690" w:author="Lane, Stefanie" w:date="2023-04-28T12:07:00Z"/>
                  </w:rPr>
                </w:rPrChange>
              </w:rPr>
              <w:pPrChange w:id="1769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769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B283227" w14:textId="77777777" w:rsidR="00EB4CE1" w:rsidRPr="00EB4CE1" w:rsidDel="00402FFE" w:rsidRDefault="00EB4CE1">
            <w:pPr>
              <w:spacing w:after="0" w:line="240" w:lineRule="auto"/>
              <w:rPr>
                <w:ins w:id="17693" w:author="Stefanie Lane" w:date="2022-06-23T15:12:00Z"/>
                <w:del w:id="17694" w:author="Lane, Stefanie" w:date="2023-04-28T12:07:00Z"/>
                <w:rFonts w:ascii="Calibri" w:eastAsia="Times New Roman" w:hAnsi="Calibri" w:cs="Calibri"/>
                <w:color w:val="000000"/>
                <w:rPrChange w:id="17695" w:author="Stefanie Lane" w:date="2022-06-23T15:12:00Z">
                  <w:rPr>
                    <w:ins w:id="17696" w:author="Stefanie Lane" w:date="2022-06-23T15:12:00Z"/>
                    <w:del w:id="17697" w:author="Lane, Stefanie" w:date="2023-04-28T12:07:00Z"/>
                  </w:rPr>
                </w:rPrChange>
              </w:rPr>
              <w:pPrChange w:id="1769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769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018ED3E" w14:textId="77777777" w:rsidR="00EB4CE1" w:rsidRPr="00EB4CE1" w:rsidDel="00402FFE" w:rsidRDefault="00EB4CE1">
            <w:pPr>
              <w:spacing w:after="0" w:line="240" w:lineRule="auto"/>
              <w:rPr>
                <w:ins w:id="17700" w:author="Stefanie Lane" w:date="2022-06-23T15:12:00Z"/>
                <w:del w:id="17701" w:author="Lane, Stefanie" w:date="2023-04-28T12:07:00Z"/>
                <w:rFonts w:ascii="Calibri" w:eastAsia="Times New Roman" w:hAnsi="Calibri" w:cs="Calibri"/>
                <w:i/>
                <w:iCs/>
                <w:color w:val="000000"/>
                <w:rPrChange w:id="17702" w:author="Stefanie Lane" w:date="2022-06-23T15:12:00Z">
                  <w:rPr>
                    <w:ins w:id="17703" w:author="Stefanie Lane" w:date="2022-06-23T15:12:00Z"/>
                    <w:del w:id="17704" w:author="Lane, Stefanie" w:date="2023-04-28T12:07:00Z"/>
                  </w:rPr>
                </w:rPrChange>
              </w:rPr>
              <w:pPrChange w:id="17705" w:author="Stefanie Lane" w:date="2022-06-23T15:12:00Z">
                <w:pPr/>
              </w:pPrChange>
            </w:pPr>
            <w:ins w:id="17706" w:author="Stefanie Lane" w:date="2022-06-23T15:12:00Z">
              <w:del w:id="17707" w:author="Lane, Stefanie" w:date="2023-04-28T12:07:00Z">
                <w:r w:rsidRPr="00EB4CE1" w:rsidDel="00402FFE">
                  <w:rPr>
                    <w:rFonts w:ascii="Calibri" w:eastAsia="Times New Roman" w:hAnsi="Calibri" w:cs="Calibri"/>
                    <w:i/>
                    <w:iCs/>
                    <w:color w:val="000000"/>
                    <w:rPrChange w:id="17708" w:author="Stefanie Lane" w:date="2022-06-23T15:12:00Z">
                      <w:rPr/>
                    </w:rPrChange>
                  </w:rPr>
                  <w:delText>Menyanthes trifoliata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770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7522CA7" w14:textId="77777777" w:rsidR="00EB4CE1" w:rsidRPr="00EB4CE1" w:rsidDel="00402FFE" w:rsidRDefault="00EB4CE1">
            <w:pPr>
              <w:spacing w:after="0" w:line="240" w:lineRule="auto"/>
              <w:jc w:val="center"/>
              <w:rPr>
                <w:ins w:id="17710" w:author="Stefanie Lane" w:date="2022-06-23T15:12:00Z"/>
                <w:del w:id="17711" w:author="Lane, Stefanie" w:date="2023-04-28T12:07:00Z"/>
                <w:rFonts w:ascii="Calibri" w:eastAsia="Times New Roman" w:hAnsi="Calibri" w:cs="Calibri"/>
                <w:color w:val="000000"/>
                <w:rPrChange w:id="17712" w:author="Stefanie Lane" w:date="2022-06-23T15:12:00Z">
                  <w:rPr>
                    <w:ins w:id="17713" w:author="Stefanie Lane" w:date="2022-06-23T15:12:00Z"/>
                    <w:del w:id="17714" w:author="Lane, Stefanie" w:date="2023-04-28T12:07:00Z"/>
                  </w:rPr>
                </w:rPrChange>
              </w:rPr>
              <w:pPrChange w:id="17715" w:author="Stefanie Lane" w:date="2022-06-23T15:12:00Z">
                <w:pPr>
                  <w:jc w:val="center"/>
                </w:pPr>
              </w:pPrChange>
            </w:pPr>
            <w:ins w:id="17716" w:author="Stefanie Lane" w:date="2022-06-23T15:12:00Z">
              <w:del w:id="17717" w:author="Lane, Stefanie" w:date="2023-04-28T12:07:00Z">
                <w:r w:rsidRPr="00EB4CE1" w:rsidDel="00402FFE">
                  <w:rPr>
                    <w:rFonts w:ascii="Calibri" w:eastAsia="Times New Roman" w:hAnsi="Calibri" w:cs="Calibri"/>
                    <w:color w:val="000000"/>
                    <w:rPrChange w:id="17718" w:author="Stefanie Lane" w:date="2022-06-23T15:12:00Z">
                      <w:rPr/>
                    </w:rPrChange>
                  </w:rPr>
                  <w:delText>1.86</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771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687E74C" w14:textId="77777777" w:rsidR="00EB4CE1" w:rsidRPr="00EB4CE1" w:rsidDel="00402FFE" w:rsidRDefault="00EB4CE1">
            <w:pPr>
              <w:spacing w:after="0" w:line="240" w:lineRule="auto"/>
              <w:jc w:val="center"/>
              <w:rPr>
                <w:ins w:id="17720" w:author="Stefanie Lane" w:date="2022-06-23T15:12:00Z"/>
                <w:del w:id="17721" w:author="Lane, Stefanie" w:date="2023-04-28T12:07:00Z"/>
                <w:rFonts w:ascii="Calibri" w:eastAsia="Times New Roman" w:hAnsi="Calibri" w:cs="Calibri"/>
                <w:color w:val="000000"/>
                <w:rPrChange w:id="17722" w:author="Stefanie Lane" w:date="2022-06-23T15:12:00Z">
                  <w:rPr>
                    <w:ins w:id="17723" w:author="Stefanie Lane" w:date="2022-06-23T15:12:00Z"/>
                    <w:del w:id="17724" w:author="Lane, Stefanie" w:date="2023-04-28T12:07:00Z"/>
                  </w:rPr>
                </w:rPrChange>
              </w:rPr>
              <w:pPrChange w:id="17725" w:author="Stefanie Lane" w:date="2022-06-23T15:12:00Z">
                <w:pPr>
                  <w:jc w:val="center"/>
                </w:pPr>
              </w:pPrChange>
            </w:pPr>
            <w:ins w:id="17726" w:author="Stefanie Lane" w:date="2022-06-23T15:12:00Z">
              <w:del w:id="17727" w:author="Lane, Stefanie" w:date="2023-04-28T12:07:00Z">
                <w:r w:rsidRPr="00EB4CE1" w:rsidDel="00402FFE">
                  <w:rPr>
                    <w:rFonts w:ascii="Calibri" w:eastAsia="Times New Roman" w:hAnsi="Calibri" w:cs="Calibri"/>
                    <w:color w:val="000000"/>
                    <w:rPrChange w:id="17728" w:author="Stefanie Lane" w:date="2022-06-23T15:12:00Z">
                      <w:rPr/>
                    </w:rPrChange>
                  </w:rPr>
                  <w:delText>1.33</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772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6C12647" w14:textId="77777777" w:rsidR="00EB4CE1" w:rsidRPr="00EB4CE1" w:rsidDel="00402FFE" w:rsidRDefault="00EB4CE1">
            <w:pPr>
              <w:spacing w:after="0" w:line="240" w:lineRule="auto"/>
              <w:jc w:val="center"/>
              <w:rPr>
                <w:ins w:id="17730" w:author="Stefanie Lane" w:date="2022-06-23T15:12:00Z"/>
                <w:del w:id="17731" w:author="Lane, Stefanie" w:date="2023-04-28T12:07:00Z"/>
                <w:rFonts w:ascii="Calibri" w:eastAsia="Times New Roman" w:hAnsi="Calibri" w:cs="Calibri"/>
                <w:color w:val="000000"/>
                <w:rPrChange w:id="17732" w:author="Stefanie Lane" w:date="2022-06-23T15:12:00Z">
                  <w:rPr>
                    <w:ins w:id="17733" w:author="Stefanie Lane" w:date="2022-06-23T15:12:00Z"/>
                    <w:del w:id="17734" w:author="Lane, Stefanie" w:date="2023-04-28T12:07:00Z"/>
                  </w:rPr>
                </w:rPrChange>
              </w:rPr>
              <w:pPrChange w:id="17735" w:author="Stefanie Lane" w:date="2022-06-23T15:12:00Z">
                <w:pPr>
                  <w:jc w:val="center"/>
                </w:pPr>
              </w:pPrChange>
            </w:pPr>
            <w:ins w:id="17736" w:author="Stefanie Lane" w:date="2022-06-23T15:12:00Z">
              <w:del w:id="17737" w:author="Lane, Stefanie" w:date="2023-04-28T12:07:00Z">
                <w:r w:rsidRPr="00EB4CE1" w:rsidDel="00402FFE">
                  <w:rPr>
                    <w:rFonts w:ascii="Calibri" w:eastAsia="Times New Roman" w:hAnsi="Calibri" w:cs="Calibri"/>
                    <w:color w:val="000000"/>
                    <w:rPrChange w:id="17738" w:author="Stefanie Lane" w:date="2022-06-23T15:12:00Z">
                      <w:rPr/>
                    </w:rPrChange>
                  </w:rPr>
                  <w:delText>0.06</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773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AE63934" w14:textId="77777777" w:rsidR="00EB4CE1" w:rsidRPr="00EB4CE1" w:rsidDel="00402FFE" w:rsidRDefault="00EB4CE1">
            <w:pPr>
              <w:spacing w:after="0" w:line="240" w:lineRule="auto"/>
              <w:jc w:val="center"/>
              <w:rPr>
                <w:ins w:id="17740" w:author="Stefanie Lane" w:date="2022-06-23T15:12:00Z"/>
                <w:del w:id="17741" w:author="Lane, Stefanie" w:date="2023-04-28T12:07:00Z"/>
                <w:rFonts w:ascii="Calibri" w:eastAsia="Times New Roman" w:hAnsi="Calibri" w:cs="Calibri"/>
                <w:color w:val="000000"/>
                <w:rPrChange w:id="17742" w:author="Stefanie Lane" w:date="2022-06-23T15:12:00Z">
                  <w:rPr>
                    <w:ins w:id="17743" w:author="Stefanie Lane" w:date="2022-06-23T15:12:00Z"/>
                    <w:del w:id="17744" w:author="Lane, Stefanie" w:date="2023-04-28T12:07:00Z"/>
                  </w:rPr>
                </w:rPrChange>
              </w:rPr>
              <w:pPrChange w:id="17745" w:author="Stefanie Lane" w:date="2022-06-23T15:12:00Z">
                <w:pPr>
                  <w:jc w:val="center"/>
                </w:pPr>
              </w:pPrChange>
            </w:pPr>
            <w:ins w:id="17746" w:author="Stefanie Lane" w:date="2022-06-23T15:12:00Z">
              <w:del w:id="17747" w:author="Lane, Stefanie" w:date="2023-04-28T12:07:00Z">
                <w:r w:rsidRPr="00EB4CE1" w:rsidDel="00402FFE">
                  <w:rPr>
                    <w:rFonts w:ascii="Calibri" w:eastAsia="Times New Roman" w:hAnsi="Calibri" w:cs="Calibri"/>
                    <w:color w:val="000000"/>
                    <w:rPrChange w:id="17748" w:author="Stefanie Lane" w:date="2022-06-23T15:12:00Z">
                      <w:rPr/>
                    </w:rPrChange>
                  </w:rPr>
                  <w:delText>-97.0</w:delText>
                </w:r>
              </w:del>
            </w:ins>
          </w:p>
        </w:tc>
      </w:tr>
      <w:tr w:rsidR="00EB4CE1" w:rsidRPr="00EB4CE1" w:rsidDel="00402FFE" w14:paraId="53BEB5A4" w14:textId="77777777" w:rsidTr="006F10B7">
        <w:trPr>
          <w:trHeight w:val="290"/>
          <w:ins w:id="17749" w:author="Stefanie Lane" w:date="2022-06-23T15:12:00Z"/>
          <w:del w:id="17750" w:author="Lane, Stefanie" w:date="2023-04-28T12:07:00Z"/>
          <w:trPrChange w:id="1775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775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AB0C7F8" w14:textId="77777777" w:rsidR="00EB4CE1" w:rsidRPr="00EB4CE1" w:rsidDel="00402FFE" w:rsidRDefault="00EB4CE1">
            <w:pPr>
              <w:spacing w:after="0" w:line="240" w:lineRule="auto"/>
              <w:rPr>
                <w:ins w:id="17753" w:author="Stefanie Lane" w:date="2022-06-23T15:12:00Z"/>
                <w:del w:id="17754" w:author="Lane, Stefanie" w:date="2023-04-28T12:07:00Z"/>
                <w:rFonts w:ascii="Calibri" w:eastAsia="Times New Roman" w:hAnsi="Calibri" w:cs="Calibri"/>
                <w:color w:val="000000"/>
                <w:rPrChange w:id="17755" w:author="Stefanie Lane" w:date="2022-06-23T15:12:00Z">
                  <w:rPr>
                    <w:ins w:id="17756" w:author="Stefanie Lane" w:date="2022-06-23T15:12:00Z"/>
                    <w:del w:id="17757" w:author="Lane, Stefanie" w:date="2023-04-28T12:07:00Z"/>
                  </w:rPr>
                </w:rPrChange>
              </w:rPr>
              <w:pPrChange w:id="1775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775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AF433E2" w14:textId="77777777" w:rsidR="00EB4CE1" w:rsidRPr="00EB4CE1" w:rsidDel="00402FFE" w:rsidRDefault="00EB4CE1">
            <w:pPr>
              <w:spacing w:after="0" w:line="240" w:lineRule="auto"/>
              <w:rPr>
                <w:ins w:id="17760" w:author="Stefanie Lane" w:date="2022-06-23T15:12:00Z"/>
                <w:del w:id="17761" w:author="Lane, Stefanie" w:date="2023-04-28T12:07:00Z"/>
                <w:rFonts w:ascii="Calibri" w:eastAsia="Times New Roman" w:hAnsi="Calibri" w:cs="Calibri"/>
                <w:color w:val="000000"/>
                <w:rPrChange w:id="17762" w:author="Stefanie Lane" w:date="2022-06-23T15:12:00Z">
                  <w:rPr>
                    <w:ins w:id="17763" w:author="Stefanie Lane" w:date="2022-06-23T15:12:00Z"/>
                    <w:del w:id="17764" w:author="Lane, Stefanie" w:date="2023-04-28T12:07:00Z"/>
                  </w:rPr>
                </w:rPrChange>
              </w:rPr>
              <w:pPrChange w:id="17765" w:author="Stefanie Lane" w:date="2022-06-23T15:12:00Z">
                <w:pPr/>
              </w:pPrChange>
            </w:pPr>
          </w:p>
        </w:tc>
        <w:tc>
          <w:tcPr>
            <w:tcW w:w="3320" w:type="dxa"/>
            <w:tcBorders>
              <w:top w:val="nil"/>
              <w:left w:val="nil"/>
              <w:bottom w:val="nil"/>
              <w:right w:val="nil"/>
            </w:tcBorders>
            <w:shd w:val="clear" w:color="auto" w:fill="auto"/>
            <w:noWrap/>
            <w:vAlign w:val="bottom"/>
            <w:hideMark/>
            <w:tcPrChange w:id="17766" w:author="Stefanie Lane" w:date="2022-06-23T15:14:00Z">
              <w:tcPr>
                <w:tcW w:w="3320" w:type="dxa"/>
                <w:tcBorders>
                  <w:top w:val="nil"/>
                  <w:left w:val="nil"/>
                  <w:bottom w:val="nil"/>
                  <w:right w:val="nil"/>
                </w:tcBorders>
                <w:shd w:val="clear" w:color="auto" w:fill="auto"/>
                <w:noWrap/>
                <w:vAlign w:val="bottom"/>
                <w:hideMark/>
              </w:tcPr>
            </w:tcPrChange>
          </w:tcPr>
          <w:p w14:paraId="4577472F" w14:textId="77777777" w:rsidR="00EB4CE1" w:rsidRPr="00EB4CE1" w:rsidDel="00402FFE" w:rsidRDefault="00EB4CE1">
            <w:pPr>
              <w:spacing w:after="0" w:line="240" w:lineRule="auto"/>
              <w:rPr>
                <w:ins w:id="17767" w:author="Stefanie Lane" w:date="2022-06-23T15:12:00Z"/>
                <w:del w:id="17768" w:author="Lane, Stefanie" w:date="2023-04-28T12:07:00Z"/>
                <w:rFonts w:ascii="Calibri" w:eastAsia="Times New Roman" w:hAnsi="Calibri" w:cs="Calibri"/>
                <w:i/>
                <w:iCs/>
                <w:color w:val="000000"/>
                <w:rPrChange w:id="17769" w:author="Stefanie Lane" w:date="2022-06-23T15:12:00Z">
                  <w:rPr>
                    <w:ins w:id="17770" w:author="Stefanie Lane" w:date="2022-06-23T15:12:00Z"/>
                    <w:del w:id="17771" w:author="Lane, Stefanie" w:date="2023-04-28T12:07:00Z"/>
                  </w:rPr>
                </w:rPrChange>
              </w:rPr>
              <w:pPrChange w:id="17772" w:author="Stefanie Lane" w:date="2022-06-23T15:12:00Z">
                <w:pPr/>
              </w:pPrChange>
            </w:pPr>
            <w:ins w:id="17773" w:author="Stefanie Lane" w:date="2022-06-23T15:12:00Z">
              <w:del w:id="17774" w:author="Lane, Stefanie" w:date="2023-04-28T12:07:00Z">
                <w:r w:rsidRPr="00EB4CE1" w:rsidDel="00402FFE">
                  <w:rPr>
                    <w:rFonts w:ascii="Calibri" w:eastAsia="Times New Roman" w:hAnsi="Calibri" w:cs="Calibri"/>
                    <w:i/>
                    <w:iCs/>
                    <w:color w:val="000000"/>
                    <w:rPrChange w:id="17775" w:author="Stefanie Lane" w:date="2022-06-23T15:12:00Z">
                      <w:rPr/>
                    </w:rPrChange>
                  </w:rPr>
                  <w:delText>Caltha palustris</w:delText>
                </w:r>
              </w:del>
            </w:ins>
          </w:p>
        </w:tc>
        <w:tc>
          <w:tcPr>
            <w:tcW w:w="869" w:type="dxa"/>
            <w:tcBorders>
              <w:top w:val="nil"/>
              <w:left w:val="nil"/>
              <w:bottom w:val="nil"/>
              <w:right w:val="nil"/>
            </w:tcBorders>
            <w:shd w:val="clear" w:color="auto" w:fill="auto"/>
            <w:noWrap/>
            <w:vAlign w:val="bottom"/>
            <w:hideMark/>
            <w:tcPrChange w:id="17776" w:author="Stefanie Lane" w:date="2022-06-23T15:14:00Z">
              <w:tcPr>
                <w:tcW w:w="960" w:type="dxa"/>
                <w:tcBorders>
                  <w:top w:val="nil"/>
                  <w:left w:val="nil"/>
                  <w:bottom w:val="nil"/>
                  <w:right w:val="nil"/>
                </w:tcBorders>
                <w:shd w:val="clear" w:color="auto" w:fill="auto"/>
                <w:noWrap/>
                <w:vAlign w:val="bottom"/>
                <w:hideMark/>
              </w:tcPr>
            </w:tcPrChange>
          </w:tcPr>
          <w:p w14:paraId="0BF2A700" w14:textId="77777777" w:rsidR="00EB4CE1" w:rsidRPr="00EB4CE1" w:rsidDel="00402FFE" w:rsidRDefault="00EB4CE1">
            <w:pPr>
              <w:spacing w:after="0" w:line="240" w:lineRule="auto"/>
              <w:jc w:val="center"/>
              <w:rPr>
                <w:ins w:id="17777" w:author="Stefanie Lane" w:date="2022-06-23T15:12:00Z"/>
                <w:del w:id="17778" w:author="Lane, Stefanie" w:date="2023-04-28T12:07:00Z"/>
                <w:rFonts w:ascii="Calibri" w:eastAsia="Times New Roman" w:hAnsi="Calibri" w:cs="Calibri"/>
                <w:color w:val="000000"/>
                <w:rPrChange w:id="17779" w:author="Stefanie Lane" w:date="2022-06-23T15:12:00Z">
                  <w:rPr>
                    <w:ins w:id="17780" w:author="Stefanie Lane" w:date="2022-06-23T15:12:00Z"/>
                    <w:del w:id="17781" w:author="Lane, Stefanie" w:date="2023-04-28T12:07:00Z"/>
                  </w:rPr>
                </w:rPrChange>
              </w:rPr>
              <w:pPrChange w:id="17782" w:author="Stefanie Lane" w:date="2022-06-23T15:12:00Z">
                <w:pPr>
                  <w:jc w:val="center"/>
                </w:pPr>
              </w:pPrChange>
            </w:pPr>
            <w:ins w:id="17783" w:author="Stefanie Lane" w:date="2022-06-23T15:12:00Z">
              <w:del w:id="17784" w:author="Lane, Stefanie" w:date="2023-04-28T12:07:00Z">
                <w:r w:rsidRPr="00EB4CE1" w:rsidDel="00402FFE">
                  <w:rPr>
                    <w:rFonts w:ascii="Calibri" w:eastAsia="Times New Roman" w:hAnsi="Calibri" w:cs="Calibri"/>
                    <w:color w:val="000000"/>
                    <w:rPrChange w:id="17785" w:author="Stefanie Lane" w:date="2022-06-23T15:12:00Z">
                      <w:rPr/>
                    </w:rPrChange>
                  </w:rPr>
                  <w:delText>0.66</w:delText>
                </w:r>
              </w:del>
            </w:ins>
          </w:p>
        </w:tc>
        <w:tc>
          <w:tcPr>
            <w:tcW w:w="990" w:type="dxa"/>
            <w:tcBorders>
              <w:top w:val="nil"/>
              <w:left w:val="nil"/>
              <w:bottom w:val="nil"/>
              <w:right w:val="nil"/>
            </w:tcBorders>
            <w:shd w:val="clear" w:color="auto" w:fill="auto"/>
            <w:noWrap/>
            <w:vAlign w:val="bottom"/>
            <w:hideMark/>
            <w:tcPrChange w:id="17786" w:author="Stefanie Lane" w:date="2022-06-23T15:14:00Z">
              <w:tcPr>
                <w:tcW w:w="960" w:type="dxa"/>
                <w:tcBorders>
                  <w:top w:val="nil"/>
                  <w:left w:val="nil"/>
                  <w:bottom w:val="nil"/>
                  <w:right w:val="nil"/>
                </w:tcBorders>
                <w:shd w:val="clear" w:color="auto" w:fill="auto"/>
                <w:noWrap/>
                <w:vAlign w:val="bottom"/>
                <w:hideMark/>
              </w:tcPr>
            </w:tcPrChange>
          </w:tcPr>
          <w:p w14:paraId="76FD6511" w14:textId="77777777" w:rsidR="00EB4CE1" w:rsidRPr="00EB4CE1" w:rsidDel="00402FFE" w:rsidRDefault="00EB4CE1">
            <w:pPr>
              <w:spacing w:after="0" w:line="240" w:lineRule="auto"/>
              <w:jc w:val="center"/>
              <w:rPr>
                <w:ins w:id="17787" w:author="Stefanie Lane" w:date="2022-06-23T15:12:00Z"/>
                <w:del w:id="17788" w:author="Lane, Stefanie" w:date="2023-04-28T12:07:00Z"/>
                <w:rFonts w:ascii="Calibri" w:eastAsia="Times New Roman" w:hAnsi="Calibri" w:cs="Calibri"/>
                <w:color w:val="000000"/>
                <w:rPrChange w:id="17789" w:author="Stefanie Lane" w:date="2022-06-23T15:12:00Z">
                  <w:rPr>
                    <w:ins w:id="17790" w:author="Stefanie Lane" w:date="2022-06-23T15:12:00Z"/>
                    <w:del w:id="17791" w:author="Lane, Stefanie" w:date="2023-04-28T12:07:00Z"/>
                  </w:rPr>
                </w:rPrChange>
              </w:rPr>
              <w:pPrChange w:id="17792" w:author="Stefanie Lane" w:date="2022-06-23T15:12:00Z">
                <w:pPr>
                  <w:jc w:val="center"/>
                </w:pPr>
              </w:pPrChange>
            </w:pPr>
            <w:ins w:id="17793" w:author="Stefanie Lane" w:date="2022-06-23T15:12:00Z">
              <w:del w:id="17794" w:author="Lane, Stefanie" w:date="2023-04-28T12:07:00Z">
                <w:r w:rsidRPr="00EB4CE1" w:rsidDel="00402FFE">
                  <w:rPr>
                    <w:rFonts w:ascii="Calibri" w:eastAsia="Times New Roman" w:hAnsi="Calibri" w:cs="Calibri"/>
                    <w:color w:val="000000"/>
                    <w:rPrChange w:id="17795" w:author="Stefanie Lane" w:date="2022-06-23T15:12:00Z">
                      <w:rPr/>
                    </w:rPrChange>
                  </w:rPr>
                  <w:delText>0.39</w:delText>
                </w:r>
              </w:del>
            </w:ins>
          </w:p>
        </w:tc>
        <w:tc>
          <w:tcPr>
            <w:tcW w:w="810" w:type="dxa"/>
            <w:tcBorders>
              <w:top w:val="nil"/>
              <w:left w:val="nil"/>
              <w:bottom w:val="nil"/>
              <w:right w:val="nil"/>
            </w:tcBorders>
            <w:shd w:val="clear" w:color="auto" w:fill="auto"/>
            <w:noWrap/>
            <w:vAlign w:val="bottom"/>
            <w:hideMark/>
            <w:tcPrChange w:id="17796" w:author="Stefanie Lane" w:date="2022-06-23T15:14:00Z">
              <w:tcPr>
                <w:tcW w:w="960" w:type="dxa"/>
                <w:tcBorders>
                  <w:top w:val="nil"/>
                  <w:left w:val="nil"/>
                  <w:bottom w:val="nil"/>
                  <w:right w:val="nil"/>
                </w:tcBorders>
                <w:shd w:val="clear" w:color="auto" w:fill="auto"/>
                <w:noWrap/>
                <w:vAlign w:val="bottom"/>
                <w:hideMark/>
              </w:tcPr>
            </w:tcPrChange>
          </w:tcPr>
          <w:p w14:paraId="721B349C" w14:textId="77777777" w:rsidR="00EB4CE1" w:rsidRPr="00EB4CE1" w:rsidDel="00402FFE" w:rsidRDefault="00EB4CE1">
            <w:pPr>
              <w:spacing w:after="0" w:line="240" w:lineRule="auto"/>
              <w:jc w:val="center"/>
              <w:rPr>
                <w:ins w:id="17797" w:author="Stefanie Lane" w:date="2022-06-23T15:12:00Z"/>
                <w:del w:id="17798" w:author="Lane, Stefanie" w:date="2023-04-28T12:07:00Z"/>
                <w:rFonts w:ascii="Calibri" w:eastAsia="Times New Roman" w:hAnsi="Calibri" w:cs="Calibri"/>
                <w:color w:val="000000"/>
                <w:rPrChange w:id="17799" w:author="Stefanie Lane" w:date="2022-06-23T15:12:00Z">
                  <w:rPr>
                    <w:ins w:id="17800" w:author="Stefanie Lane" w:date="2022-06-23T15:12:00Z"/>
                    <w:del w:id="17801" w:author="Lane, Stefanie" w:date="2023-04-28T12:07:00Z"/>
                  </w:rPr>
                </w:rPrChange>
              </w:rPr>
              <w:pPrChange w:id="17802" w:author="Stefanie Lane" w:date="2022-06-23T15:12:00Z">
                <w:pPr>
                  <w:jc w:val="center"/>
                </w:pPr>
              </w:pPrChange>
            </w:pPr>
            <w:ins w:id="17803" w:author="Stefanie Lane" w:date="2022-06-23T15:12:00Z">
              <w:del w:id="17804" w:author="Lane, Stefanie" w:date="2023-04-28T12:07:00Z">
                <w:r w:rsidRPr="00EB4CE1" w:rsidDel="00402FFE">
                  <w:rPr>
                    <w:rFonts w:ascii="Calibri" w:eastAsia="Times New Roman" w:hAnsi="Calibri" w:cs="Calibri"/>
                    <w:color w:val="000000"/>
                    <w:rPrChange w:id="17805" w:author="Stefanie Lane" w:date="2022-06-23T15:12:00Z">
                      <w:rPr/>
                    </w:rPrChange>
                  </w:rPr>
                  <w:delText>0.06</w:delText>
                </w:r>
              </w:del>
            </w:ins>
          </w:p>
        </w:tc>
        <w:tc>
          <w:tcPr>
            <w:tcW w:w="1710" w:type="dxa"/>
            <w:tcBorders>
              <w:top w:val="nil"/>
              <w:left w:val="nil"/>
              <w:bottom w:val="nil"/>
              <w:right w:val="single" w:sz="8" w:space="0" w:color="auto"/>
            </w:tcBorders>
            <w:shd w:val="clear" w:color="auto" w:fill="auto"/>
            <w:noWrap/>
            <w:vAlign w:val="bottom"/>
            <w:hideMark/>
            <w:tcPrChange w:id="1780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8BE3332" w14:textId="77777777" w:rsidR="00EB4CE1" w:rsidRPr="00EB4CE1" w:rsidDel="00402FFE" w:rsidRDefault="00EB4CE1">
            <w:pPr>
              <w:spacing w:after="0" w:line="240" w:lineRule="auto"/>
              <w:jc w:val="center"/>
              <w:rPr>
                <w:ins w:id="17807" w:author="Stefanie Lane" w:date="2022-06-23T15:12:00Z"/>
                <w:del w:id="17808" w:author="Lane, Stefanie" w:date="2023-04-28T12:07:00Z"/>
                <w:rFonts w:ascii="Calibri" w:eastAsia="Times New Roman" w:hAnsi="Calibri" w:cs="Calibri"/>
                <w:color w:val="000000"/>
                <w:rPrChange w:id="17809" w:author="Stefanie Lane" w:date="2022-06-23T15:12:00Z">
                  <w:rPr>
                    <w:ins w:id="17810" w:author="Stefanie Lane" w:date="2022-06-23T15:12:00Z"/>
                    <w:del w:id="17811" w:author="Lane, Stefanie" w:date="2023-04-28T12:07:00Z"/>
                  </w:rPr>
                </w:rPrChange>
              </w:rPr>
              <w:pPrChange w:id="17812" w:author="Stefanie Lane" w:date="2022-06-23T15:12:00Z">
                <w:pPr>
                  <w:jc w:val="center"/>
                </w:pPr>
              </w:pPrChange>
            </w:pPr>
            <w:ins w:id="17813" w:author="Stefanie Lane" w:date="2022-06-23T15:12:00Z">
              <w:del w:id="17814" w:author="Lane, Stefanie" w:date="2023-04-28T12:07:00Z">
                <w:r w:rsidRPr="00EB4CE1" w:rsidDel="00402FFE">
                  <w:rPr>
                    <w:rFonts w:ascii="Calibri" w:eastAsia="Times New Roman" w:hAnsi="Calibri" w:cs="Calibri"/>
                    <w:color w:val="000000"/>
                    <w:rPrChange w:id="17815" w:author="Stefanie Lane" w:date="2022-06-23T15:12:00Z">
                      <w:rPr/>
                    </w:rPrChange>
                  </w:rPr>
                  <w:delText>-91.5</w:delText>
                </w:r>
              </w:del>
            </w:ins>
          </w:p>
        </w:tc>
      </w:tr>
      <w:tr w:rsidR="00EB4CE1" w:rsidRPr="00EB4CE1" w:rsidDel="00402FFE" w14:paraId="1FD42F6F" w14:textId="77777777" w:rsidTr="006F10B7">
        <w:trPr>
          <w:trHeight w:val="290"/>
          <w:ins w:id="17816" w:author="Stefanie Lane" w:date="2022-06-23T15:12:00Z"/>
          <w:del w:id="17817" w:author="Lane, Stefanie" w:date="2023-04-28T12:07:00Z"/>
          <w:trPrChange w:id="1781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781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64B426C" w14:textId="77777777" w:rsidR="00EB4CE1" w:rsidRPr="00EB4CE1" w:rsidDel="00402FFE" w:rsidRDefault="00EB4CE1">
            <w:pPr>
              <w:spacing w:after="0" w:line="240" w:lineRule="auto"/>
              <w:rPr>
                <w:ins w:id="17820" w:author="Stefanie Lane" w:date="2022-06-23T15:12:00Z"/>
                <w:del w:id="17821" w:author="Lane, Stefanie" w:date="2023-04-28T12:07:00Z"/>
                <w:rFonts w:ascii="Calibri" w:eastAsia="Times New Roman" w:hAnsi="Calibri" w:cs="Calibri"/>
                <w:color w:val="000000"/>
                <w:rPrChange w:id="17822" w:author="Stefanie Lane" w:date="2022-06-23T15:12:00Z">
                  <w:rPr>
                    <w:ins w:id="17823" w:author="Stefanie Lane" w:date="2022-06-23T15:12:00Z"/>
                    <w:del w:id="17824" w:author="Lane, Stefanie" w:date="2023-04-28T12:07:00Z"/>
                  </w:rPr>
                </w:rPrChange>
              </w:rPr>
              <w:pPrChange w:id="1782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782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0400E04" w14:textId="77777777" w:rsidR="00EB4CE1" w:rsidRPr="00EB4CE1" w:rsidDel="00402FFE" w:rsidRDefault="00EB4CE1">
            <w:pPr>
              <w:spacing w:after="0" w:line="240" w:lineRule="auto"/>
              <w:rPr>
                <w:ins w:id="17827" w:author="Stefanie Lane" w:date="2022-06-23T15:12:00Z"/>
                <w:del w:id="17828" w:author="Lane, Stefanie" w:date="2023-04-28T12:07:00Z"/>
                <w:rFonts w:ascii="Calibri" w:eastAsia="Times New Roman" w:hAnsi="Calibri" w:cs="Calibri"/>
                <w:color w:val="000000"/>
                <w:rPrChange w:id="17829" w:author="Stefanie Lane" w:date="2022-06-23T15:12:00Z">
                  <w:rPr>
                    <w:ins w:id="17830" w:author="Stefanie Lane" w:date="2022-06-23T15:12:00Z"/>
                    <w:del w:id="17831" w:author="Lane, Stefanie" w:date="2023-04-28T12:07:00Z"/>
                  </w:rPr>
                </w:rPrChange>
              </w:rPr>
              <w:pPrChange w:id="1783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783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4666EB1" w14:textId="77777777" w:rsidR="00EB4CE1" w:rsidRPr="00EB4CE1" w:rsidDel="00402FFE" w:rsidRDefault="00EB4CE1">
            <w:pPr>
              <w:spacing w:after="0" w:line="240" w:lineRule="auto"/>
              <w:rPr>
                <w:ins w:id="17834" w:author="Stefanie Lane" w:date="2022-06-23T15:12:00Z"/>
                <w:del w:id="17835" w:author="Lane, Stefanie" w:date="2023-04-28T12:07:00Z"/>
                <w:rFonts w:ascii="Calibri" w:eastAsia="Times New Roman" w:hAnsi="Calibri" w:cs="Calibri"/>
                <w:i/>
                <w:iCs/>
                <w:color w:val="000000"/>
                <w:rPrChange w:id="17836" w:author="Stefanie Lane" w:date="2022-06-23T15:12:00Z">
                  <w:rPr>
                    <w:ins w:id="17837" w:author="Stefanie Lane" w:date="2022-06-23T15:12:00Z"/>
                    <w:del w:id="17838" w:author="Lane, Stefanie" w:date="2023-04-28T12:07:00Z"/>
                  </w:rPr>
                </w:rPrChange>
              </w:rPr>
              <w:pPrChange w:id="17839" w:author="Stefanie Lane" w:date="2022-06-23T15:12:00Z">
                <w:pPr/>
              </w:pPrChange>
            </w:pPr>
            <w:ins w:id="17840" w:author="Stefanie Lane" w:date="2022-06-23T15:12:00Z">
              <w:del w:id="17841" w:author="Lane, Stefanie" w:date="2023-04-28T12:07:00Z">
                <w:r w:rsidRPr="00EB4CE1" w:rsidDel="00402FFE">
                  <w:rPr>
                    <w:rFonts w:ascii="Calibri" w:eastAsia="Times New Roman" w:hAnsi="Calibri" w:cs="Calibri"/>
                    <w:i/>
                    <w:iCs/>
                    <w:color w:val="000000"/>
                    <w:rPrChange w:id="17842" w:author="Stefanie Lane" w:date="2022-06-23T15:12:00Z">
                      <w:rPr/>
                    </w:rPrChange>
                  </w:rPr>
                  <w:delText>Salix lasiandra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784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8B161D3" w14:textId="77777777" w:rsidR="00EB4CE1" w:rsidRPr="00EB4CE1" w:rsidDel="00402FFE" w:rsidRDefault="00EB4CE1">
            <w:pPr>
              <w:spacing w:after="0" w:line="240" w:lineRule="auto"/>
              <w:jc w:val="center"/>
              <w:rPr>
                <w:ins w:id="17844" w:author="Stefanie Lane" w:date="2022-06-23T15:12:00Z"/>
                <w:del w:id="17845" w:author="Lane, Stefanie" w:date="2023-04-28T12:07:00Z"/>
                <w:rFonts w:ascii="Calibri" w:eastAsia="Times New Roman" w:hAnsi="Calibri" w:cs="Calibri"/>
                <w:color w:val="000000"/>
                <w:rPrChange w:id="17846" w:author="Stefanie Lane" w:date="2022-06-23T15:12:00Z">
                  <w:rPr>
                    <w:ins w:id="17847" w:author="Stefanie Lane" w:date="2022-06-23T15:12:00Z"/>
                    <w:del w:id="17848" w:author="Lane, Stefanie" w:date="2023-04-28T12:07:00Z"/>
                  </w:rPr>
                </w:rPrChange>
              </w:rPr>
              <w:pPrChange w:id="17849" w:author="Stefanie Lane" w:date="2022-06-23T15:12:00Z">
                <w:pPr>
                  <w:jc w:val="center"/>
                </w:pPr>
              </w:pPrChange>
            </w:pPr>
            <w:ins w:id="17850" w:author="Stefanie Lane" w:date="2022-06-23T15:12:00Z">
              <w:del w:id="17851" w:author="Lane, Stefanie" w:date="2023-04-28T12:07:00Z">
                <w:r w:rsidRPr="00EB4CE1" w:rsidDel="00402FFE">
                  <w:rPr>
                    <w:rFonts w:ascii="Calibri" w:eastAsia="Times New Roman" w:hAnsi="Calibri" w:cs="Calibri"/>
                    <w:color w:val="000000"/>
                    <w:rPrChange w:id="17852" w:author="Stefanie Lane" w:date="2022-06-23T15:12:00Z">
                      <w:rPr/>
                    </w:rPrChange>
                  </w:rPr>
                  <w:delText>1.00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785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802E093" w14:textId="77777777" w:rsidR="00EB4CE1" w:rsidRPr="00EB4CE1" w:rsidDel="00402FFE" w:rsidRDefault="00EB4CE1">
            <w:pPr>
              <w:spacing w:after="0" w:line="240" w:lineRule="auto"/>
              <w:jc w:val="center"/>
              <w:rPr>
                <w:ins w:id="17854" w:author="Stefanie Lane" w:date="2022-06-23T15:12:00Z"/>
                <w:del w:id="17855" w:author="Lane, Stefanie" w:date="2023-04-28T12:07:00Z"/>
                <w:rFonts w:ascii="Calibri" w:eastAsia="Times New Roman" w:hAnsi="Calibri" w:cs="Calibri"/>
                <w:color w:val="000000"/>
                <w:rPrChange w:id="17856" w:author="Stefanie Lane" w:date="2022-06-23T15:12:00Z">
                  <w:rPr>
                    <w:ins w:id="17857" w:author="Stefanie Lane" w:date="2022-06-23T15:12:00Z"/>
                    <w:del w:id="17858" w:author="Lane, Stefanie" w:date="2023-04-28T12:07:00Z"/>
                  </w:rPr>
                </w:rPrChange>
              </w:rPr>
              <w:pPrChange w:id="17859" w:author="Stefanie Lane" w:date="2022-06-23T15:12:00Z">
                <w:pPr>
                  <w:jc w:val="center"/>
                </w:pPr>
              </w:pPrChange>
            </w:pPr>
            <w:ins w:id="17860" w:author="Stefanie Lane" w:date="2022-06-23T15:12:00Z">
              <w:del w:id="17861" w:author="Lane, Stefanie" w:date="2023-04-28T12:07:00Z">
                <w:r w:rsidRPr="00EB4CE1" w:rsidDel="00402FFE">
                  <w:rPr>
                    <w:rFonts w:ascii="Calibri" w:eastAsia="Times New Roman" w:hAnsi="Calibri" w:cs="Calibri"/>
                    <w:color w:val="000000"/>
                    <w:rPrChange w:id="17862" w:author="Stefanie Lane" w:date="2022-06-23T15:12:00Z">
                      <w:rPr/>
                    </w:rPrChange>
                  </w:rPr>
                  <w:delText>0.39</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786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16E4A3C" w14:textId="77777777" w:rsidR="00EB4CE1" w:rsidRPr="00EB4CE1" w:rsidDel="00402FFE" w:rsidRDefault="00EB4CE1">
            <w:pPr>
              <w:spacing w:after="0" w:line="240" w:lineRule="auto"/>
              <w:jc w:val="center"/>
              <w:rPr>
                <w:ins w:id="17864" w:author="Stefanie Lane" w:date="2022-06-23T15:12:00Z"/>
                <w:del w:id="17865" w:author="Lane, Stefanie" w:date="2023-04-28T12:07:00Z"/>
                <w:rFonts w:ascii="Calibri" w:eastAsia="Times New Roman" w:hAnsi="Calibri" w:cs="Calibri"/>
                <w:color w:val="000000"/>
                <w:rPrChange w:id="17866" w:author="Stefanie Lane" w:date="2022-06-23T15:12:00Z">
                  <w:rPr>
                    <w:ins w:id="17867" w:author="Stefanie Lane" w:date="2022-06-23T15:12:00Z"/>
                    <w:del w:id="17868" w:author="Lane, Stefanie" w:date="2023-04-28T12:07:00Z"/>
                  </w:rPr>
                </w:rPrChange>
              </w:rPr>
              <w:pPrChange w:id="17869" w:author="Stefanie Lane" w:date="2022-06-23T15:12:00Z">
                <w:pPr>
                  <w:jc w:val="center"/>
                </w:pPr>
              </w:pPrChange>
            </w:pPr>
            <w:ins w:id="17870" w:author="Stefanie Lane" w:date="2022-06-23T15:12:00Z">
              <w:del w:id="17871" w:author="Lane, Stefanie" w:date="2023-04-28T12:07:00Z">
                <w:r w:rsidRPr="00EB4CE1" w:rsidDel="00402FFE">
                  <w:rPr>
                    <w:rFonts w:ascii="Calibri" w:eastAsia="Times New Roman" w:hAnsi="Calibri" w:cs="Calibri"/>
                    <w:color w:val="000000"/>
                    <w:rPrChange w:id="17872" w:author="Stefanie Lane" w:date="2022-06-23T15:12:00Z">
                      <w:rPr/>
                    </w:rPrChange>
                  </w:rPr>
                  <w:delText>0.11</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787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F22A9AC" w14:textId="77777777" w:rsidR="00EB4CE1" w:rsidRPr="00EB4CE1" w:rsidDel="00402FFE" w:rsidRDefault="00EB4CE1">
            <w:pPr>
              <w:spacing w:after="0" w:line="240" w:lineRule="auto"/>
              <w:jc w:val="center"/>
              <w:rPr>
                <w:ins w:id="17874" w:author="Stefanie Lane" w:date="2022-06-23T15:12:00Z"/>
                <w:del w:id="17875" w:author="Lane, Stefanie" w:date="2023-04-28T12:07:00Z"/>
                <w:rFonts w:ascii="Calibri" w:eastAsia="Times New Roman" w:hAnsi="Calibri" w:cs="Calibri"/>
                <w:color w:val="000000"/>
                <w:rPrChange w:id="17876" w:author="Stefanie Lane" w:date="2022-06-23T15:12:00Z">
                  <w:rPr>
                    <w:ins w:id="17877" w:author="Stefanie Lane" w:date="2022-06-23T15:12:00Z"/>
                    <w:del w:id="17878" w:author="Lane, Stefanie" w:date="2023-04-28T12:07:00Z"/>
                  </w:rPr>
                </w:rPrChange>
              </w:rPr>
              <w:pPrChange w:id="17879" w:author="Stefanie Lane" w:date="2022-06-23T15:12:00Z">
                <w:pPr>
                  <w:jc w:val="center"/>
                </w:pPr>
              </w:pPrChange>
            </w:pPr>
            <w:ins w:id="17880" w:author="Stefanie Lane" w:date="2022-06-23T15:12:00Z">
              <w:del w:id="17881" w:author="Lane, Stefanie" w:date="2023-04-28T12:07:00Z">
                <w:r w:rsidRPr="00EB4CE1" w:rsidDel="00402FFE">
                  <w:rPr>
                    <w:rFonts w:ascii="Calibri" w:eastAsia="Times New Roman" w:hAnsi="Calibri" w:cs="Calibri"/>
                    <w:color w:val="000000"/>
                    <w:rPrChange w:id="17882" w:author="Stefanie Lane" w:date="2022-06-23T15:12:00Z">
                      <w:rPr/>
                    </w:rPrChange>
                  </w:rPr>
                  <w:delText>-88.9</w:delText>
                </w:r>
              </w:del>
            </w:ins>
          </w:p>
        </w:tc>
      </w:tr>
      <w:tr w:rsidR="00EB4CE1" w:rsidRPr="00EB4CE1" w:rsidDel="00402FFE" w14:paraId="04BB4D01" w14:textId="77777777" w:rsidTr="006F10B7">
        <w:trPr>
          <w:trHeight w:val="290"/>
          <w:ins w:id="17883" w:author="Stefanie Lane" w:date="2022-06-23T15:12:00Z"/>
          <w:del w:id="17884" w:author="Lane, Stefanie" w:date="2023-04-28T12:07:00Z"/>
          <w:trPrChange w:id="1788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788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A2C8A38" w14:textId="77777777" w:rsidR="00EB4CE1" w:rsidRPr="00EB4CE1" w:rsidDel="00402FFE" w:rsidRDefault="00EB4CE1">
            <w:pPr>
              <w:spacing w:after="0" w:line="240" w:lineRule="auto"/>
              <w:rPr>
                <w:ins w:id="17887" w:author="Stefanie Lane" w:date="2022-06-23T15:12:00Z"/>
                <w:del w:id="17888" w:author="Lane, Stefanie" w:date="2023-04-28T12:07:00Z"/>
                <w:rFonts w:ascii="Calibri" w:eastAsia="Times New Roman" w:hAnsi="Calibri" w:cs="Calibri"/>
                <w:color w:val="000000"/>
                <w:rPrChange w:id="17889" w:author="Stefanie Lane" w:date="2022-06-23T15:12:00Z">
                  <w:rPr>
                    <w:ins w:id="17890" w:author="Stefanie Lane" w:date="2022-06-23T15:12:00Z"/>
                    <w:del w:id="17891" w:author="Lane, Stefanie" w:date="2023-04-28T12:07:00Z"/>
                  </w:rPr>
                </w:rPrChange>
              </w:rPr>
              <w:pPrChange w:id="1789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789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9BF5878" w14:textId="77777777" w:rsidR="00EB4CE1" w:rsidRPr="00EB4CE1" w:rsidDel="00402FFE" w:rsidRDefault="00EB4CE1">
            <w:pPr>
              <w:spacing w:after="0" w:line="240" w:lineRule="auto"/>
              <w:rPr>
                <w:ins w:id="17894" w:author="Stefanie Lane" w:date="2022-06-23T15:12:00Z"/>
                <w:del w:id="17895" w:author="Lane, Stefanie" w:date="2023-04-28T12:07:00Z"/>
                <w:rFonts w:ascii="Calibri" w:eastAsia="Times New Roman" w:hAnsi="Calibri" w:cs="Calibri"/>
                <w:color w:val="000000"/>
                <w:rPrChange w:id="17896" w:author="Stefanie Lane" w:date="2022-06-23T15:12:00Z">
                  <w:rPr>
                    <w:ins w:id="17897" w:author="Stefanie Lane" w:date="2022-06-23T15:12:00Z"/>
                    <w:del w:id="17898" w:author="Lane, Stefanie" w:date="2023-04-28T12:07:00Z"/>
                  </w:rPr>
                </w:rPrChange>
              </w:rPr>
              <w:pPrChange w:id="17899" w:author="Stefanie Lane" w:date="2022-06-23T15:12:00Z">
                <w:pPr/>
              </w:pPrChange>
            </w:pPr>
          </w:p>
        </w:tc>
        <w:tc>
          <w:tcPr>
            <w:tcW w:w="3320" w:type="dxa"/>
            <w:tcBorders>
              <w:top w:val="nil"/>
              <w:left w:val="nil"/>
              <w:bottom w:val="nil"/>
              <w:right w:val="nil"/>
            </w:tcBorders>
            <w:shd w:val="clear" w:color="auto" w:fill="auto"/>
            <w:noWrap/>
            <w:vAlign w:val="bottom"/>
            <w:hideMark/>
            <w:tcPrChange w:id="17900" w:author="Stefanie Lane" w:date="2022-06-23T15:14:00Z">
              <w:tcPr>
                <w:tcW w:w="3320" w:type="dxa"/>
                <w:tcBorders>
                  <w:top w:val="nil"/>
                  <w:left w:val="nil"/>
                  <w:bottom w:val="nil"/>
                  <w:right w:val="nil"/>
                </w:tcBorders>
                <w:shd w:val="clear" w:color="auto" w:fill="auto"/>
                <w:noWrap/>
                <w:vAlign w:val="bottom"/>
                <w:hideMark/>
              </w:tcPr>
            </w:tcPrChange>
          </w:tcPr>
          <w:p w14:paraId="0CB1AA12" w14:textId="77777777" w:rsidR="00EB4CE1" w:rsidRPr="00EB4CE1" w:rsidDel="00402FFE" w:rsidRDefault="00EB4CE1">
            <w:pPr>
              <w:spacing w:after="0" w:line="240" w:lineRule="auto"/>
              <w:rPr>
                <w:ins w:id="17901" w:author="Stefanie Lane" w:date="2022-06-23T15:12:00Z"/>
                <w:del w:id="17902" w:author="Lane, Stefanie" w:date="2023-04-28T12:07:00Z"/>
                <w:rFonts w:ascii="Calibri" w:eastAsia="Times New Roman" w:hAnsi="Calibri" w:cs="Calibri"/>
                <w:i/>
                <w:iCs/>
                <w:color w:val="000000"/>
                <w:rPrChange w:id="17903" w:author="Stefanie Lane" w:date="2022-06-23T15:12:00Z">
                  <w:rPr>
                    <w:ins w:id="17904" w:author="Stefanie Lane" w:date="2022-06-23T15:12:00Z"/>
                    <w:del w:id="17905" w:author="Lane, Stefanie" w:date="2023-04-28T12:07:00Z"/>
                  </w:rPr>
                </w:rPrChange>
              </w:rPr>
              <w:pPrChange w:id="17906" w:author="Stefanie Lane" w:date="2022-06-23T15:12:00Z">
                <w:pPr/>
              </w:pPrChange>
            </w:pPr>
            <w:ins w:id="17907" w:author="Stefanie Lane" w:date="2022-06-23T15:12:00Z">
              <w:del w:id="17908" w:author="Lane, Stefanie" w:date="2023-04-28T12:07:00Z">
                <w:r w:rsidRPr="00EB4CE1" w:rsidDel="00402FFE">
                  <w:rPr>
                    <w:rFonts w:ascii="Calibri" w:eastAsia="Times New Roman" w:hAnsi="Calibri" w:cs="Calibri"/>
                    <w:i/>
                    <w:iCs/>
                    <w:color w:val="000000"/>
                    <w:rPrChange w:id="17909" w:author="Stefanie Lane" w:date="2022-06-23T15:12:00Z">
                      <w:rPr/>
                    </w:rPrChange>
                  </w:rPr>
                  <w:delText>Carex lyngbyei</w:delText>
                </w:r>
              </w:del>
            </w:ins>
          </w:p>
        </w:tc>
        <w:tc>
          <w:tcPr>
            <w:tcW w:w="869" w:type="dxa"/>
            <w:tcBorders>
              <w:top w:val="nil"/>
              <w:left w:val="nil"/>
              <w:bottom w:val="nil"/>
              <w:right w:val="nil"/>
            </w:tcBorders>
            <w:shd w:val="clear" w:color="auto" w:fill="auto"/>
            <w:noWrap/>
            <w:vAlign w:val="bottom"/>
            <w:hideMark/>
            <w:tcPrChange w:id="17910" w:author="Stefanie Lane" w:date="2022-06-23T15:14:00Z">
              <w:tcPr>
                <w:tcW w:w="960" w:type="dxa"/>
                <w:tcBorders>
                  <w:top w:val="nil"/>
                  <w:left w:val="nil"/>
                  <w:bottom w:val="nil"/>
                  <w:right w:val="nil"/>
                </w:tcBorders>
                <w:shd w:val="clear" w:color="auto" w:fill="auto"/>
                <w:noWrap/>
                <w:vAlign w:val="bottom"/>
                <w:hideMark/>
              </w:tcPr>
            </w:tcPrChange>
          </w:tcPr>
          <w:p w14:paraId="16D62A0A" w14:textId="77777777" w:rsidR="00EB4CE1" w:rsidRPr="00EB4CE1" w:rsidDel="00402FFE" w:rsidRDefault="00EB4CE1">
            <w:pPr>
              <w:spacing w:after="0" w:line="240" w:lineRule="auto"/>
              <w:jc w:val="center"/>
              <w:rPr>
                <w:ins w:id="17911" w:author="Stefanie Lane" w:date="2022-06-23T15:12:00Z"/>
                <w:del w:id="17912" w:author="Lane, Stefanie" w:date="2023-04-28T12:07:00Z"/>
                <w:rFonts w:ascii="Calibri" w:eastAsia="Times New Roman" w:hAnsi="Calibri" w:cs="Calibri"/>
                <w:color w:val="000000"/>
                <w:rPrChange w:id="17913" w:author="Stefanie Lane" w:date="2022-06-23T15:12:00Z">
                  <w:rPr>
                    <w:ins w:id="17914" w:author="Stefanie Lane" w:date="2022-06-23T15:12:00Z"/>
                    <w:del w:id="17915" w:author="Lane, Stefanie" w:date="2023-04-28T12:07:00Z"/>
                  </w:rPr>
                </w:rPrChange>
              </w:rPr>
              <w:pPrChange w:id="17916" w:author="Stefanie Lane" w:date="2022-06-23T15:12:00Z">
                <w:pPr>
                  <w:jc w:val="center"/>
                </w:pPr>
              </w:pPrChange>
            </w:pPr>
            <w:ins w:id="17917" w:author="Stefanie Lane" w:date="2022-06-23T15:12:00Z">
              <w:del w:id="17918" w:author="Lane, Stefanie" w:date="2023-04-28T12:07:00Z">
                <w:r w:rsidRPr="00EB4CE1" w:rsidDel="00402FFE">
                  <w:rPr>
                    <w:rFonts w:ascii="Calibri" w:eastAsia="Times New Roman" w:hAnsi="Calibri" w:cs="Calibri"/>
                    <w:color w:val="000000"/>
                    <w:rPrChange w:id="17919" w:author="Stefanie Lane" w:date="2022-06-23T15:12:00Z">
                      <w:rPr/>
                    </w:rPrChange>
                  </w:rPr>
                  <w:delText>0.76</w:delText>
                </w:r>
              </w:del>
            </w:ins>
          </w:p>
        </w:tc>
        <w:tc>
          <w:tcPr>
            <w:tcW w:w="990" w:type="dxa"/>
            <w:tcBorders>
              <w:top w:val="nil"/>
              <w:left w:val="nil"/>
              <w:bottom w:val="nil"/>
              <w:right w:val="nil"/>
            </w:tcBorders>
            <w:shd w:val="clear" w:color="auto" w:fill="auto"/>
            <w:noWrap/>
            <w:vAlign w:val="bottom"/>
            <w:hideMark/>
            <w:tcPrChange w:id="17920" w:author="Stefanie Lane" w:date="2022-06-23T15:14:00Z">
              <w:tcPr>
                <w:tcW w:w="960" w:type="dxa"/>
                <w:tcBorders>
                  <w:top w:val="nil"/>
                  <w:left w:val="nil"/>
                  <w:bottom w:val="nil"/>
                  <w:right w:val="nil"/>
                </w:tcBorders>
                <w:shd w:val="clear" w:color="auto" w:fill="auto"/>
                <w:noWrap/>
                <w:vAlign w:val="bottom"/>
                <w:hideMark/>
              </w:tcPr>
            </w:tcPrChange>
          </w:tcPr>
          <w:p w14:paraId="31178FA2" w14:textId="77777777" w:rsidR="00EB4CE1" w:rsidRPr="00EB4CE1" w:rsidDel="00402FFE" w:rsidRDefault="00EB4CE1">
            <w:pPr>
              <w:spacing w:after="0" w:line="240" w:lineRule="auto"/>
              <w:jc w:val="center"/>
              <w:rPr>
                <w:ins w:id="17921" w:author="Stefanie Lane" w:date="2022-06-23T15:12:00Z"/>
                <w:del w:id="17922" w:author="Lane, Stefanie" w:date="2023-04-28T12:07:00Z"/>
                <w:rFonts w:ascii="Calibri" w:eastAsia="Times New Roman" w:hAnsi="Calibri" w:cs="Calibri"/>
                <w:color w:val="000000"/>
                <w:rPrChange w:id="17923" w:author="Stefanie Lane" w:date="2022-06-23T15:12:00Z">
                  <w:rPr>
                    <w:ins w:id="17924" w:author="Stefanie Lane" w:date="2022-06-23T15:12:00Z"/>
                    <w:del w:id="17925" w:author="Lane, Stefanie" w:date="2023-04-28T12:07:00Z"/>
                  </w:rPr>
                </w:rPrChange>
              </w:rPr>
              <w:pPrChange w:id="17926" w:author="Stefanie Lane" w:date="2022-06-23T15:12:00Z">
                <w:pPr>
                  <w:jc w:val="center"/>
                </w:pPr>
              </w:pPrChange>
            </w:pPr>
            <w:ins w:id="17927" w:author="Stefanie Lane" w:date="2022-06-23T15:12:00Z">
              <w:del w:id="17928" w:author="Lane, Stefanie" w:date="2023-04-28T12:07:00Z">
                <w:r w:rsidRPr="00EB4CE1" w:rsidDel="00402FFE">
                  <w:rPr>
                    <w:rFonts w:ascii="Calibri" w:eastAsia="Times New Roman" w:hAnsi="Calibri" w:cs="Calibri"/>
                    <w:color w:val="000000"/>
                    <w:rPrChange w:id="17929" w:author="Stefanie Lane" w:date="2022-06-23T15:12:00Z">
                      <w:rPr/>
                    </w:rPrChange>
                  </w:rPr>
                  <w:delText>1.42</w:delText>
                </w:r>
              </w:del>
            </w:ins>
          </w:p>
        </w:tc>
        <w:tc>
          <w:tcPr>
            <w:tcW w:w="810" w:type="dxa"/>
            <w:tcBorders>
              <w:top w:val="nil"/>
              <w:left w:val="nil"/>
              <w:bottom w:val="nil"/>
              <w:right w:val="nil"/>
            </w:tcBorders>
            <w:shd w:val="clear" w:color="auto" w:fill="auto"/>
            <w:noWrap/>
            <w:vAlign w:val="bottom"/>
            <w:hideMark/>
            <w:tcPrChange w:id="17930" w:author="Stefanie Lane" w:date="2022-06-23T15:14:00Z">
              <w:tcPr>
                <w:tcW w:w="960" w:type="dxa"/>
                <w:tcBorders>
                  <w:top w:val="nil"/>
                  <w:left w:val="nil"/>
                  <w:bottom w:val="nil"/>
                  <w:right w:val="nil"/>
                </w:tcBorders>
                <w:shd w:val="clear" w:color="auto" w:fill="auto"/>
                <w:noWrap/>
                <w:vAlign w:val="bottom"/>
                <w:hideMark/>
              </w:tcPr>
            </w:tcPrChange>
          </w:tcPr>
          <w:p w14:paraId="6FEE170F" w14:textId="77777777" w:rsidR="00EB4CE1" w:rsidRPr="00EB4CE1" w:rsidDel="00402FFE" w:rsidRDefault="00EB4CE1">
            <w:pPr>
              <w:spacing w:after="0" w:line="240" w:lineRule="auto"/>
              <w:jc w:val="center"/>
              <w:rPr>
                <w:ins w:id="17931" w:author="Stefanie Lane" w:date="2022-06-23T15:12:00Z"/>
                <w:del w:id="17932" w:author="Lane, Stefanie" w:date="2023-04-28T12:07:00Z"/>
                <w:rFonts w:ascii="Calibri" w:eastAsia="Times New Roman" w:hAnsi="Calibri" w:cs="Calibri"/>
                <w:color w:val="000000"/>
                <w:rPrChange w:id="17933" w:author="Stefanie Lane" w:date="2022-06-23T15:12:00Z">
                  <w:rPr>
                    <w:ins w:id="17934" w:author="Stefanie Lane" w:date="2022-06-23T15:12:00Z"/>
                    <w:del w:id="17935" w:author="Lane, Stefanie" w:date="2023-04-28T12:07:00Z"/>
                  </w:rPr>
                </w:rPrChange>
              </w:rPr>
              <w:pPrChange w:id="17936" w:author="Stefanie Lane" w:date="2022-06-23T15:12:00Z">
                <w:pPr>
                  <w:jc w:val="center"/>
                </w:pPr>
              </w:pPrChange>
            </w:pPr>
            <w:ins w:id="17937" w:author="Stefanie Lane" w:date="2022-06-23T15:12:00Z">
              <w:del w:id="17938" w:author="Lane, Stefanie" w:date="2023-04-28T12:07:00Z">
                <w:r w:rsidRPr="00EB4CE1" w:rsidDel="00402FFE">
                  <w:rPr>
                    <w:rFonts w:ascii="Calibri" w:eastAsia="Times New Roman" w:hAnsi="Calibri" w:cs="Calibri"/>
                    <w:color w:val="000000"/>
                    <w:rPrChange w:id="17939" w:author="Stefanie Lane" w:date="2022-06-23T15:12:00Z">
                      <w:rPr/>
                    </w:rPrChange>
                  </w:rPr>
                  <w:delText>0.11</w:delText>
                </w:r>
              </w:del>
            </w:ins>
          </w:p>
        </w:tc>
        <w:tc>
          <w:tcPr>
            <w:tcW w:w="1710" w:type="dxa"/>
            <w:tcBorders>
              <w:top w:val="nil"/>
              <w:left w:val="nil"/>
              <w:bottom w:val="nil"/>
              <w:right w:val="single" w:sz="8" w:space="0" w:color="auto"/>
            </w:tcBorders>
            <w:shd w:val="clear" w:color="auto" w:fill="auto"/>
            <w:noWrap/>
            <w:vAlign w:val="bottom"/>
            <w:hideMark/>
            <w:tcPrChange w:id="1794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BF79928" w14:textId="77777777" w:rsidR="00EB4CE1" w:rsidRPr="00EB4CE1" w:rsidDel="00402FFE" w:rsidRDefault="00EB4CE1">
            <w:pPr>
              <w:spacing w:after="0" w:line="240" w:lineRule="auto"/>
              <w:jc w:val="center"/>
              <w:rPr>
                <w:ins w:id="17941" w:author="Stefanie Lane" w:date="2022-06-23T15:12:00Z"/>
                <w:del w:id="17942" w:author="Lane, Stefanie" w:date="2023-04-28T12:07:00Z"/>
                <w:rFonts w:ascii="Calibri" w:eastAsia="Times New Roman" w:hAnsi="Calibri" w:cs="Calibri"/>
                <w:color w:val="000000"/>
                <w:rPrChange w:id="17943" w:author="Stefanie Lane" w:date="2022-06-23T15:12:00Z">
                  <w:rPr>
                    <w:ins w:id="17944" w:author="Stefanie Lane" w:date="2022-06-23T15:12:00Z"/>
                    <w:del w:id="17945" w:author="Lane, Stefanie" w:date="2023-04-28T12:07:00Z"/>
                  </w:rPr>
                </w:rPrChange>
              </w:rPr>
              <w:pPrChange w:id="17946" w:author="Stefanie Lane" w:date="2022-06-23T15:12:00Z">
                <w:pPr>
                  <w:jc w:val="center"/>
                </w:pPr>
              </w:pPrChange>
            </w:pPr>
            <w:ins w:id="17947" w:author="Stefanie Lane" w:date="2022-06-23T15:12:00Z">
              <w:del w:id="17948" w:author="Lane, Stefanie" w:date="2023-04-28T12:07:00Z">
                <w:r w:rsidRPr="00EB4CE1" w:rsidDel="00402FFE">
                  <w:rPr>
                    <w:rFonts w:ascii="Calibri" w:eastAsia="Times New Roman" w:hAnsi="Calibri" w:cs="Calibri"/>
                    <w:color w:val="000000"/>
                    <w:rPrChange w:id="17949" w:author="Stefanie Lane" w:date="2022-06-23T15:12:00Z">
                      <w:rPr/>
                    </w:rPrChange>
                  </w:rPr>
                  <w:delText>-85.4</w:delText>
                </w:r>
              </w:del>
            </w:ins>
          </w:p>
        </w:tc>
      </w:tr>
      <w:tr w:rsidR="00EB4CE1" w:rsidRPr="00EB4CE1" w:rsidDel="00402FFE" w14:paraId="5302C04A" w14:textId="77777777" w:rsidTr="006F10B7">
        <w:trPr>
          <w:trHeight w:val="290"/>
          <w:ins w:id="17950" w:author="Stefanie Lane" w:date="2022-06-23T15:12:00Z"/>
          <w:del w:id="17951" w:author="Lane, Stefanie" w:date="2023-04-28T12:07:00Z"/>
          <w:trPrChange w:id="1795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795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085DF0E" w14:textId="77777777" w:rsidR="00EB4CE1" w:rsidRPr="00EB4CE1" w:rsidDel="00402FFE" w:rsidRDefault="00EB4CE1">
            <w:pPr>
              <w:spacing w:after="0" w:line="240" w:lineRule="auto"/>
              <w:rPr>
                <w:ins w:id="17954" w:author="Stefanie Lane" w:date="2022-06-23T15:12:00Z"/>
                <w:del w:id="17955" w:author="Lane, Stefanie" w:date="2023-04-28T12:07:00Z"/>
                <w:rFonts w:ascii="Calibri" w:eastAsia="Times New Roman" w:hAnsi="Calibri" w:cs="Calibri"/>
                <w:color w:val="000000"/>
                <w:rPrChange w:id="17956" w:author="Stefanie Lane" w:date="2022-06-23T15:12:00Z">
                  <w:rPr>
                    <w:ins w:id="17957" w:author="Stefanie Lane" w:date="2022-06-23T15:12:00Z"/>
                    <w:del w:id="17958" w:author="Lane, Stefanie" w:date="2023-04-28T12:07:00Z"/>
                  </w:rPr>
                </w:rPrChange>
              </w:rPr>
              <w:pPrChange w:id="1795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796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ACADEB2" w14:textId="77777777" w:rsidR="00EB4CE1" w:rsidRPr="00EB4CE1" w:rsidDel="00402FFE" w:rsidRDefault="00EB4CE1">
            <w:pPr>
              <w:spacing w:after="0" w:line="240" w:lineRule="auto"/>
              <w:rPr>
                <w:ins w:id="17961" w:author="Stefanie Lane" w:date="2022-06-23T15:12:00Z"/>
                <w:del w:id="17962" w:author="Lane, Stefanie" w:date="2023-04-28T12:07:00Z"/>
                <w:rFonts w:ascii="Calibri" w:eastAsia="Times New Roman" w:hAnsi="Calibri" w:cs="Calibri"/>
                <w:color w:val="000000"/>
                <w:rPrChange w:id="17963" w:author="Stefanie Lane" w:date="2022-06-23T15:12:00Z">
                  <w:rPr>
                    <w:ins w:id="17964" w:author="Stefanie Lane" w:date="2022-06-23T15:12:00Z"/>
                    <w:del w:id="17965" w:author="Lane, Stefanie" w:date="2023-04-28T12:07:00Z"/>
                  </w:rPr>
                </w:rPrChange>
              </w:rPr>
              <w:pPrChange w:id="1796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796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3CE3EDC" w14:textId="77777777" w:rsidR="00EB4CE1" w:rsidRPr="00EB4CE1" w:rsidDel="00402FFE" w:rsidRDefault="00EB4CE1">
            <w:pPr>
              <w:spacing w:after="0" w:line="240" w:lineRule="auto"/>
              <w:rPr>
                <w:ins w:id="17968" w:author="Stefanie Lane" w:date="2022-06-23T15:12:00Z"/>
                <w:del w:id="17969" w:author="Lane, Stefanie" w:date="2023-04-28T12:07:00Z"/>
                <w:rFonts w:ascii="Calibri" w:eastAsia="Times New Roman" w:hAnsi="Calibri" w:cs="Calibri"/>
                <w:i/>
                <w:iCs/>
                <w:color w:val="000000"/>
                <w:rPrChange w:id="17970" w:author="Stefanie Lane" w:date="2022-06-23T15:12:00Z">
                  <w:rPr>
                    <w:ins w:id="17971" w:author="Stefanie Lane" w:date="2022-06-23T15:12:00Z"/>
                    <w:del w:id="17972" w:author="Lane, Stefanie" w:date="2023-04-28T12:07:00Z"/>
                  </w:rPr>
                </w:rPrChange>
              </w:rPr>
              <w:pPrChange w:id="17973" w:author="Stefanie Lane" w:date="2022-06-23T15:12:00Z">
                <w:pPr/>
              </w:pPrChange>
            </w:pPr>
            <w:ins w:id="17974" w:author="Stefanie Lane" w:date="2022-06-23T15:12:00Z">
              <w:del w:id="17975" w:author="Lane, Stefanie" w:date="2023-04-28T12:07:00Z">
                <w:r w:rsidRPr="00EB4CE1" w:rsidDel="00402FFE">
                  <w:rPr>
                    <w:rFonts w:ascii="Calibri" w:eastAsia="Times New Roman" w:hAnsi="Calibri" w:cs="Calibri"/>
                    <w:i/>
                    <w:iCs/>
                    <w:color w:val="000000"/>
                    <w:rPrChange w:id="17976" w:author="Stefanie Lane" w:date="2022-06-23T15:12:00Z">
                      <w:rPr/>
                    </w:rPrChange>
                  </w:rPr>
                  <w:delText>Potentilla anserina-pacifica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797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A4E62D9" w14:textId="77777777" w:rsidR="00EB4CE1" w:rsidRPr="00EB4CE1" w:rsidDel="00402FFE" w:rsidRDefault="00EB4CE1">
            <w:pPr>
              <w:spacing w:after="0" w:line="240" w:lineRule="auto"/>
              <w:jc w:val="center"/>
              <w:rPr>
                <w:ins w:id="17978" w:author="Stefanie Lane" w:date="2022-06-23T15:12:00Z"/>
                <w:del w:id="17979" w:author="Lane, Stefanie" w:date="2023-04-28T12:07:00Z"/>
                <w:rFonts w:ascii="Calibri" w:eastAsia="Times New Roman" w:hAnsi="Calibri" w:cs="Calibri"/>
                <w:color w:val="000000"/>
                <w:rPrChange w:id="17980" w:author="Stefanie Lane" w:date="2022-06-23T15:12:00Z">
                  <w:rPr>
                    <w:ins w:id="17981" w:author="Stefanie Lane" w:date="2022-06-23T15:12:00Z"/>
                    <w:del w:id="17982" w:author="Lane, Stefanie" w:date="2023-04-28T12:07:00Z"/>
                  </w:rPr>
                </w:rPrChange>
              </w:rPr>
              <w:pPrChange w:id="17983" w:author="Stefanie Lane" w:date="2022-06-23T15:12:00Z">
                <w:pPr>
                  <w:jc w:val="center"/>
                </w:pPr>
              </w:pPrChange>
            </w:pPr>
            <w:ins w:id="17984" w:author="Stefanie Lane" w:date="2022-06-23T15:12:00Z">
              <w:del w:id="17985" w:author="Lane, Stefanie" w:date="2023-04-28T12:07:00Z">
                <w:r w:rsidRPr="00EB4CE1" w:rsidDel="00402FFE">
                  <w:rPr>
                    <w:rFonts w:ascii="Calibri" w:eastAsia="Times New Roman" w:hAnsi="Calibri" w:cs="Calibri"/>
                    <w:color w:val="000000"/>
                    <w:rPrChange w:id="17986" w:author="Stefanie Lane" w:date="2022-06-23T15:12:00Z">
                      <w:rPr/>
                    </w:rPrChange>
                  </w:rPr>
                  <w:delText>0.48</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798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C33125F" w14:textId="77777777" w:rsidR="00EB4CE1" w:rsidRPr="00EB4CE1" w:rsidDel="00402FFE" w:rsidRDefault="00EB4CE1">
            <w:pPr>
              <w:spacing w:after="0" w:line="240" w:lineRule="auto"/>
              <w:jc w:val="center"/>
              <w:rPr>
                <w:ins w:id="17988" w:author="Stefanie Lane" w:date="2022-06-23T15:12:00Z"/>
                <w:del w:id="17989" w:author="Lane, Stefanie" w:date="2023-04-28T12:07:00Z"/>
                <w:rFonts w:ascii="Calibri" w:eastAsia="Times New Roman" w:hAnsi="Calibri" w:cs="Calibri"/>
                <w:color w:val="000000"/>
                <w:rPrChange w:id="17990" w:author="Stefanie Lane" w:date="2022-06-23T15:12:00Z">
                  <w:rPr>
                    <w:ins w:id="17991" w:author="Stefanie Lane" w:date="2022-06-23T15:12:00Z"/>
                    <w:del w:id="17992" w:author="Lane, Stefanie" w:date="2023-04-28T12:07:00Z"/>
                  </w:rPr>
                </w:rPrChange>
              </w:rPr>
              <w:pPrChange w:id="17993" w:author="Stefanie Lane" w:date="2022-06-23T15:12:00Z">
                <w:pPr>
                  <w:jc w:val="center"/>
                </w:pPr>
              </w:pPrChange>
            </w:pPr>
            <w:ins w:id="17994" w:author="Stefanie Lane" w:date="2022-06-23T15:12:00Z">
              <w:del w:id="17995" w:author="Lane, Stefanie" w:date="2023-04-28T12:07:00Z">
                <w:r w:rsidRPr="00EB4CE1" w:rsidDel="00402FFE">
                  <w:rPr>
                    <w:rFonts w:ascii="Calibri" w:eastAsia="Times New Roman" w:hAnsi="Calibri" w:cs="Calibri"/>
                    <w:color w:val="000000"/>
                    <w:rPrChange w:id="17996" w:author="Stefanie Lane" w:date="2022-06-23T15:12:00Z">
                      <w:rPr/>
                    </w:rPrChange>
                  </w:rPr>
                  <w:delText>0.64</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799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E54A3F3" w14:textId="77777777" w:rsidR="00EB4CE1" w:rsidRPr="00EB4CE1" w:rsidDel="00402FFE" w:rsidRDefault="00EB4CE1">
            <w:pPr>
              <w:spacing w:after="0" w:line="240" w:lineRule="auto"/>
              <w:jc w:val="center"/>
              <w:rPr>
                <w:ins w:id="17998" w:author="Stefanie Lane" w:date="2022-06-23T15:12:00Z"/>
                <w:del w:id="17999" w:author="Lane, Stefanie" w:date="2023-04-28T12:07:00Z"/>
                <w:rFonts w:ascii="Calibri" w:eastAsia="Times New Roman" w:hAnsi="Calibri" w:cs="Calibri"/>
                <w:color w:val="000000"/>
                <w:rPrChange w:id="18000" w:author="Stefanie Lane" w:date="2022-06-23T15:12:00Z">
                  <w:rPr>
                    <w:ins w:id="18001" w:author="Stefanie Lane" w:date="2022-06-23T15:12:00Z"/>
                    <w:del w:id="18002" w:author="Lane, Stefanie" w:date="2023-04-28T12:07:00Z"/>
                  </w:rPr>
                </w:rPrChange>
              </w:rPr>
              <w:pPrChange w:id="18003" w:author="Stefanie Lane" w:date="2022-06-23T15:12:00Z">
                <w:pPr>
                  <w:jc w:val="center"/>
                </w:pPr>
              </w:pPrChange>
            </w:pPr>
            <w:ins w:id="18004" w:author="Stefanie Lane" w:date="2022-06-23T15:12:00Z">
              <w:del w:id="18005" w:author="Lane, Stefanie" w:date="2023-04-28T12:07:00Z">
                <w:r w:rsidRPr="00EB4CE1" w:rsidDel="00402FFE">
                  <w:rPr>
                    <w:rFonts w:ascii="Calibri" w:eastAsia="Times New Roman" w:hAnsi="Calibri" w:cs="Calibri"/>
                    <w:color w:val="000000"/>
                    <w:rPrChange w:id="18006" w:author="Stefanie Lane" w:date="2022-06-23T15:12:00Z">
                      <w:rPr/>
                    </w:rPrChange>
                  </w:rPr>
                  <w:delText>0.22</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800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0226829" w14:textId="77777777" w:rsidR="00EB4CE1" w:rsidRPr="00EB4CE1" w:rsidDel="00402FFE" w:rsidRDefault="00EB4CE1">
            <w:pPr>
              <w:spacing w:after="0" w:line="240" w:lineRule="auto"/>
              <w:jc w:val="center"/>
              <w:rPr>
                <w:ins w:id="18008" w:author="Stefanie Lane" w:date="2022-06-23T15:12:00Z"/>
                <w:del w:id="18009" w:author="Lane, Stefanie" w:date="2023-04-28T12:07:00Z"/>
                <w:rFonts w:ascii="Calibri" w:eastAsia="Times New Roman" w:hAnsi="Calibri" w:cs="Calibri"/>
                <w:color w:val="000000"/>
                <w:rPrChange w:id="18010" w:author="Stefanie Lane" w:date="2022-06-23T15:12:00Z">
                  <w:rPr>
                    <w:ins w:id="18011" w:author="Stefanie Lane" w:date="2022-06-23T15:12:00Z"/>
                    <w:del w:id="18012" w:author="Lane, Stefanie" w:date="2023-04-28T12:07:00Z"/>
                  </w:rPr>
                </w:rPrChange>
              </w:rPr>
              <w:pPrChange w:id="18013" w:author="Stefanie Lane" w:date="2022-06-23T15:12:00Z">
                <w:pPr>
                  <w:jc w:val="center"/>
                </w:pPr>
              </w:pPrChange>
            </w:pPr>
            <w:ins w:id="18014" w:author="Stefanie Lane" w:date="2022-06-23T15:12:00Z">
              <w:del w:id="18015" w:author="Lane, Stefanie" w:date="2023-04-28T12:07:00Z">
                <w:r w:rsidRPr="00EB4CE1" w:rsidDel="00402FFE">
                  <w:rPr>
                    <w:rFonts w:ascii="Calibri" w:eastAsia="Times New Roman" w:hAnsi="Calibri" w:cs="Calibri"/>
                    <w:color w:val="000000"/>
                    <w:rPrChange w:id="18016" w:author="Stefanie Lane" w:date="2022-06-23T15:12:00Z">
                      <w:rPr/>
                    </w:rPrChange>
                  </w:rPr>
                  <w:delText>-54.0</w:delText>
                </w:r>
              </w:del>
            </w:ins>
          </w:p>
        </w:tc>
      </w:tr>
      <w:tr w:rsidR="00EB4CE1" w:rsidRPr="00EB4CE1" w:rsidDel="00402FFE" w14:paraId="33E0DCC9" w14:textId="77777777" w:rsidTr="006F10B7">
        <w:trPr>
          <w:trHeight w:val="290"/>
          <w:ins w:id="18017" w:author="Stefanie Lane" w:date="2022-06-23T15:12:00Z"/>
          <w:del w:id="18018" w:author="Lane, Stefanie" w:date="2023-04-28T12:07:00Z"/>
          <w:trPrChange w:id="1801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802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B97B718" w14:textId="77777777" w:rsidR="00EB4CE1" w:rsidRPr="00EB4CE1" w:rsidDel="00402FFE" w:rsidRDefault="00EB4CE1">
            <w:pPr>
              <w:spacing w:after="0" w:line="240" w:lineRule="auto"/>
              <w:rPr>
                <w:ins w:id="18021" w:author="Stefanie Lane" w:date="2022-06-23T15:12:00Z"/>
                <w:del w:id="18022" w:author="Lane, Stefanie" w:date="2023-04-28T12:07:00Z"/>
                <w:rFonts w:ascii="Calibri" w:eastAsia="Times New Roman" w:hAnsi="Calibri" w:cs="Calibri"/>
                <w:color w:val="000000"/>
                <w:rPrChange w:id="18023" w:author="Stefanie Lane" w:date="2022-06-23T15:12:00Z">
                  <w:rPr>
                    <w:ins w:id="18024" w:author="Stefanie Lane" w:date="2022-06-23T15:12:00Z"/>
                    <w:del w:id="18025" w:author="Lane, Stefanie" w:date="2023-04-28T12:07:00Z"/>
                  </w:rPr>
                </w:rPrChange>
              </w:rPr>
              <w:pPrChange w:id="1802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802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657CFE2" w14:textId="77777777" w:rsidR="00EB4CE1" w:rsidRPr="00EB4CE1" w:rsidDel="00402FFE" w:rsidRDefault="00EB4CE1">
            <w:pPr>
              <w:spacing w:after="0" w:line="240" w:lineRule="auto"/>
              <w:rPr>
                <w:ins w:id="18028" w:author="Stefanie Lane" w:date="2022-06-23T15:12:00Z"/>
                <w:del w:id="18029" w:author="Lane, Stefanie" w:date="2023-04-28T12:07:00Z"/>
                <w:rFonts w:ascii="Calibri" w:eastAsia="Times New Roman" w:hAnsi="Calibri" w:cs="Calibri"/>
                <w:color w:val="000000"/>
                <w:rPrChange w:id="18030" w:author="Stefanie Lane" w:date="2022-06-23T15:12:00Z">
                  <w:rPr>
                    <w:ins w:id="18031" w:author="Stefanie Lane" w:date="2022-06-23T15:12:00Z"/>
                    <w:del w:id="18032" w:author="Lane, Stefanie" w:date="2023-04-28T12:07:00Z"/>
                  </w:rPr>
                </w:rPrChange>
              </w:rPr>
              <w:pPrChange w:id="18033" w:author="Stefanie Lane" w:date="2022-06-23T15:12:00Z">
                <w:pPr/>
              </w:pPrChange>
            </w:pPr>
          </w:p>
        </w:tc>
        <w:tc>
          <w:tcPr>
            <w:tcW w:w="3320" w:type="dxa"/>
            <w:tcBorders>
              <w:top w:val="nil"/>
              <w:left w:val="nil"/>
              <w:bottom w:val="nil"/>
              <w:right w:val="nil"/>
            </w:tcBorders>
            <w:shd w:val="clear" w:color="auto" w:fill="auto"/>
            <w:noWrap/>
            <w:vAlign w:val="bottom"/>
            <w:hideMark/>
            <w:tcPrChange w:id="18034" w:author="Stefanie Lane" w:date="2022-06-23T15:14:00Z">
              <w:tcPr>
                <w:tcW w:w="3320" w:type="dxa"/>
                <w:tcBorders>
                  <w:top w:val="nil"/>
                  <w:left w:val="nil"/>
                  <w:bottom w:val="nil"/>
                  <w:right w:val="nil"/>
                </w:tcBorders>
                <w:shd w:val="clear" w:color="auto" w:fill="auto"/>
                <w:noWrap/>
                <w:vAlign w:val="bottom"/>
                <w:hideMark/>
              </w:tcPr>
            </w:tcPrChange>
          </w:tcPr>
          <w:p w14:paraId="21CF0BD6" w14:textId="77777777" w:rsidR="00EB4CE1" w:rsidRPr="00EB4CE1" w:rsidDel="00402FFE" w:rsidRDefault="00EB4CE1">
            <w:pPr>
              <w:spacing w:after="0" w:line="240" w:lineRule="auto"/>
              <w:rPr>
                <w:ins w:id="18035" w:author="Stefanie Lane" w:date="2022-06-23T15:12:00Z"/>
                <w:del w:id="18036" w:author="Lane, Stefanie" w:date="2023-04-28T12:07:00Z"/>
                <w:rFonts w:ascii="Calibri" w:eastAsia="Times New Roman" w:hAnsi="Calibri" w:cs="Calibri"/>
                <w:i/>
                <w:iCs/>
                <w:color w:val="000000"/>
                <w:rPrChange w:id="18037" w:author="Stefanie Lane" w:date="2022-06-23T15:12:00Z">
                  <w:rPr>
                    <w:ins w:id="18038" w:author="Stefanie Lane" w:date="2022-06-23T15:12:00Z"/>
                    <w:del w:id="18039" w:author="Lane, Stefanie" w:date="2023-04-28T12:07:00Z"/>
                  </w:rPr>
                </w:rPrChange>
              </w:rPr>
              <w:pPrChange w:id="18040" w:author="Stefanie Lane" w:date="2022-06-23T15:12:00Z">
                <w:pPr/>
              </w:pPrChange>
            </w:pPr>
            <w:ins w:id="18041" w:author="Stefanie Lane" w:date="2022-06-23T15:12:00Z">
              <w:del w:id="18042" w:author="Lane, Stefanie" w:date="2023-04-28T12:07:00Z">
                <w:r w:rsidRPr="00EB4CE1" w:rsidDel="00402FFE">
                  <w:rPr>
                    <w:rFonts w:ascii="Calibri" w:eastAsia="Times New Roman" w:hAnsi="Calibri" w:cs="Calibri"/>
                    <w:i/>
                    <w:iCs/>
                    <w:color w:val="000000"/>
                    <w:rPrChange w:id="18043" w:author="Stefanie Lane" w:date="2022-06-23T15:12:00Z">
                      <w:rPr/>
                    </w:rPrChange>
                  </w:rPr>
                  <w:delText>Sidalcia hendersonii</w:delText>
                </w:r>
              </w:del>
            </w:ins>
          </w:p>
        </w:tc>
        <w:tc>
          <w:tcPr>
            <w:tcW w:w="869" w:type="dxa"/>
            <w:tcBorders>
              <w:top w:val="nil"/>
              <w:left w:val="nil"/>
              <w:bottom w:val="nil"/>
              <w:right w:val="nil"/>
            </w:tcBorders>
            <w:shd w:val="clear" w:color="auto" w:fill="auto"/>
            <w:noWrap/>
            <w:vAlign w:val="bottom"/>
            <w:hideMark/>
            <w:tcPrChange w:id="18044" w:author="Stefanie Lane" w:date="2022-06-23T15:14:00Z">
              <w:tcPr>
                <w:tcW w:w="960" w:type="dxa"/>
                <w:tcBorders>
                  <w:top w:val="nil"/>
                  <w:left w:val="nil"/>
                  <w:bottom w:val="nil"/>
                  <w:right w:val="nil"/>
                </w:tcBorders>
                <w:shd w:val="clear" w:color="auto" w:fill="auto"/>
                <w:noWrap/>
                <w:vAlign w:val="bottom"/>
                <w:hideMark/>
              </w:tcPr>
            </w:tcPrChange>
          </w:tcPr>
          <w:p w14:paraId="1F05D89A" w14:textId="77777777" w:rsidR="00EB4CE1" w:rsidRPr="00EB4CE1" w:rsidDel="00402FFE" w:rsidRDefault="00EB4CE1">
            <w:pPr>
              <w:spacing w:after="0" w:line="240" w:lineRule="auto"/>
              <w:jc w:val="center"/>
              <w:rPr>
                <w:ins w:id="18045" w:author="Stefanie Lane" w:date="2022-06-23T15:12:00Z"/>
                <w:del w:id="18046" w:author="Lane, Stefanie" w:date="2023-04-28T12:07:00Z"/>
                <w:rFonts w:ascii="Calibri" w:eastAsia="Times New Roman" w:hAnsi="Calibri" w:cs="Calibri"/>
                <w:color w:val="000000"/>
                <w:rPrChange w:id="18047" w:author="Stefanie Lane" w:date="2022-06-23T15:12:00Z">
                  <w:rPr>
                    <w:ins w:id="18048" w:author="Stefanie Lane" w:date="2022-06-23T15:12:00Z"/>
                    <w:del w:id="18049" w:author="Lane, Stefanie" w:date="2023-04-28T12:07:00Z"/>
                  </w:rPr>
                </w:rPrChange>
              </w:rPr>
              <w:pPrChange w:id="18050" w:author="Stefanie Lane" w:date="2022-06-23T15:12:00Z">
                <w:pPr>
                  <w:jc w:val="center"/>
                </w:pPr>
              </w:pPrChange>
            </w:pPr>
            <w:ins w:id="18051" w:author="Stefanie Lane" w:date="2022-06-23T15:12:00Z">
              <w:del w:id="18052" w:author="Lane, Stefanie" w:date="2023-04-28T12:07:00Z">
                <w:r w:rsidRPr="00EB4CE1" w:rsidDel="00402FFE">
                  <w:rPr>
                    <w:rFonts w:ascii="Calibri" w:eastAsia="Times New Roman" w:hAnsi="Calibri" w:cs="Calibri"/>
                    <w:color w:val="000000"/>
                    <w:rPrChange w:id="18053" w:author="Stefanie Lane" w:date="2022-06-23T15:12:00Z">
                      <w:rPr/>
                    </w:rPrChange>
                  </w:rPr>
                  <w:delText>0.41</w:delText>
                </w:r>
              </w:del>
            </w:ins>
          </w:p>
        </w:tc>
        <w:tc>
          <w:tcPr>
            <w:tcW w:w="990" w:type="dxa"/>
            <w:tcBorders>
              <w:top w:val="nil"/>
              <w:left w:val="nil"/>
              <w:bottom w:val="nil"/>
              <w:right w:val="nil"/>
            </w:tcBorders>
            <w:shd w:val="clear" w:color="auto" w:fill="auto"/>
            <w:noWrap/>
            <w:vAlign w:val="bottom"/>
            <w:hideMark/>
            <w:tcPrChange w:id="18054" w:author="Stefanie Lane" w:date="2022-06-23T15:14:00Z">
              <w:tcPr>
                <w:tcW w:w="960" w:type="dxa"/>
                <w:tcBorders>
                  <w:top w:val="nil"/>
                  <w:left w:val="nil"/>
                  <w:bottom w:val="nil"/>
                  <w:right w:val="nil"/>
                </w:tcBorders>
                <w:shd w:val="clear" w:color="auto" w:fill="auto"/>
                <w:noWrap/>
                <w:vAlign w:val="bottom"/>
                <w:hideMark/>
              </w:tcPr>
            </w:tcPrChange>
          </w:tcPr>
          <w:p w14:paraId="3E5346D7" w14:textId="77777777" w:rsidR="00EB4CE1" w:rsidRPr="00EB4CE1" w:rsidDel="00402FFE" w:rsidRDefault="00EB4CE1">
            <w:pPr>
              <w:spacing w:after="0" w:line="240" w:lineRule="auto"/>
              <w:jc w:val="center"/>
              <w:rPr>
                <w:ins w:id="18055" w:author="Stefanie Lane" w:date="2022-06-23T15:12:00Z"/>
                <w:del w:id="18056" w:author="Lane, Stefanie" w:date="2023-04-28T12:07:00Z"/>
                <w:rFonts w:ascii="Calibri" w:eastAsia="Times New Roman" w:hAnsi="Calibri" w:cs="Calibri"/>
                <w:color w:val="000000"/>
                <w:rPrChange w:id="18057" w:author="Stefanie Lane" w:date="2022-06-23T15:12:00Z">
                  <w:rPr>
                    <w:ins w:id="18058" w:author="Stefanie Lane" w:date="2022-06-23T15:12:00Z"/>
                    <w:del w:id="18059" w:author="Lane, Stefanie" w:date="2023-04-28T12:07:00Z"/>
                  </w:rPr>
                </w:rPrChange>
              </w:rPr>
              <w:pPrChange w:id="18060" w:author="Stefanie Lane" w:date="2022-06-23T15:12:00Z">
                <w:pPr>
                  <w:jc w:val="center"/>
                </w:pPr>
              </w:pPrChange>
            </w:pPr>
            <w:ins w:id="18061" w:author="Stefanie Lane" w:date="2022-06-23T15:12:00Z">
              <w:del w:id="18062" w:author="Lane, Stefanie" w:date="2023-04-28T12:07:00Z">
                <w:r w:rsidRPr="00EB4CE1" w:rsidDel="00402FFE">
                  <w:rPr>
                    <w:rFonts w:ascii="Calibri" w:eastAsia="Times New Roman" w:hAnsi="Calibri" w:cs="Calibri"/>
                    <w:color w:val="000000"/>
                    <w:rPrChange w:id="18063" w:author="Stefanie Lane" w:date="2022-06-23T15:12:00Z">
                      <w:rPr/>
                    </w:rPrChange>
                  </w:rPr>
                  <w:delText>0.18</w:delText>
                </w:r>
              </w:del>
            </w:ins>
          </w:p>
        </w:tc>
        <w:tc>
          <w:tcPr>
            <w:tcW w:w="810" w:type="dxa"/>
            <w:tcBorders>
              <w:top w:val="nil"/>
              <w:left w:val="nil"/>
              <w:bottom w:val="nil"/>
              <w:right w:val="nil"/>
            </w:tcBorders>
            <w:shd w:val="clear" w:color="auto" w:fill="auto"/>
            <w:noWrap/>
            <w:vAlign w:val="bottom"/>
            <w:hideMark/>
            <w:tcPrChange w:id="18064" w:author="Stefanie Lane" w:date="2022-06-23T15:14:00Z">
              <w:tcPr>
                <w:tcW w:w="960" w:type="dxa"/>
                <w:tcBorders>
                  <w:top w:val="nil"/>
                  <w:left w:val="nil"/>
                  <w:bottom w:val="nil"/>
                  <w:right w:val="nil"/>
                </w:tcBorders>
                <w:shd w:val="clear" w:color="auto" w:fill="auto"/>
                <w:noWrap/>
                <w:vAlign w:val="bottom"/>
                <w:hideMark/>
              </w:tcPr>
            </w:tcPrChange>
          </w:tcPr>
          <w:p w14:paraId="1BD1771B" w14:textId="77777777" w:rsidR="00EB4CE1" w:rsidRPr="00EB4CE1" w:rsidDel="00402FFE" w:rsidRDefault="00EB4CE1">
            <w:pPr>
              <w:spacing w:after="0" w:line="240" w:lineRule="auto"/>
              <w:jc w:val="center"/>
              <w:rPr>
                <w:ins w:id="18065" w:author="Stefanie Lane" w:date="2022-06-23T15:12:00Z"/>
                <w:del w:id="18066" w:author="Lane, Stefanie" w:date="2023-04-28T12:07:00Z"/>
                <w:rFonts w:ascii="Calibri" w:eastAsia="Times New Roman" w:hAnsi="Calibri" w:cs="Calibri"/>
                <w:color w:val="000000"/>
                <w:rPrChange w:id="18067" w:author="Stefanie Lane" w:date="2022-06-23T15:12:00Z">
                  <w:rPr>
                    <w:ins w:id="18068" w:author="Stefanie Lane" w:date="2022-06-23T15:12:00Z"/>
                    <w:del w:id="18069" w:author="Lane, Stefanie" w:date="2023-04-28T12:07:00Z"/>
                  </w:rPr>
                </w:rPrChange>
              </w:rPr>
              <w:pPrChange w:id="18070" w:author="Stefanie Lane" w:date="2022-06-23T15:12:00Z">
                <w:pPr>
                  <w:jc w:val="center"/>
                </w:pPr>
              </w:pPrChange>
            </w:pPr>
            <w:ins w:id="18071" w:author="Stefanie Lane" w:date="2022-06-23T15:12:00Z">
              <w:del w:id="18072" w:author="Lane, Stefanie" w:date="2023-04-28T12:07:00Z">
                <w:r w:rsidRPr="00EB4CE1" w:rsidDel="00402FFE">
                  <w:rPr>
                    <w:rFonts w:ascii="Calibri" w:eastAsia="Times New Roman" w:hAnsi="Calibri" w:cs="Calibri"/>
                    <w:color w:val="000000"/>
                    <w:rPrChange w:id="18073" w:author="Stefanie Lane" w:date="2022-06-23T15:12:00Z">
                      <w:rPr/>
                    </w:rPrChange>
                  </w:rPr>
                  <w:delText>0.22</w:delText>
                </w:r>
              </w:del>
            </w:ins>
          </w:p>
        </w:tc>
        <w:tc>
          <w:tcPr>
            <w:tcW w:w="1710" w:type="dxa"/>
            <w:tcBorders>
              <w:top w:val="nil"/>
              <w:left w:val="nil"/>
              <w:bottom w:val="nil"/>
              <w:right w:val="single" w:sz="8" w:space="0" w:color="auto"/>
            </w:tcBorders>
            <w:shd w:val="clear" w:color="auto" w:fill="auto"/>
            <w:noWrap/>
            <w:vAlign w:val="bottom"/>
            <w:hideMark/>
            <w:tcPrChange w:id="1807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DD307D9" w14:textId="77777777" w:rsidR="00EB4CE1" w:rsidRPr="00EB4CE1" w:rsidDel="00402FFE" w:rsidRDefault="00EB4CE1">
            <w:pPr>
              <w:spacing w:after="0" w:line="240" w:lineRule="auto"/>
              <w:jc w:val="center"/>
              <w:rPr>
                <w:ins w:id="18075" w:author="Stefanie Lane" w:date="2022-06-23T15:12:00Z"/>
                <w:del w:id="18076" w:author="Lane, Stefanie" w:date="2023-04-28T12:07:00Z"/>
                <w:rFonts w:ascii="Calibri" w:eastAsia="Times New Roman" w:hAnsi="Calibri" w:cs="Calibri"/>
                <w:color w:val="000000"/>
                <w:rPrChange w:id="18077" w:author="Stefanie Lane" w:date="2022-06-23T15:12:00Z">
                  <w:rPr>
                    <w:ins w:id="18078" w:author="Stefanie Lane" w:date="2022-06-23T15:12:00Z"/>
                    <w:del w:id="18079" w:author="Lane, Stefanie" w:date="2023-04-28T12:07:00Z"/>
                  </w:rPr>
                </w:rPrChange>
              </w:rPr>
              <w:pPrChange w:id="18080" w:author="Stefanie Lane" w:date="2022-06-23T15:12:00Z">
                <w:pPr>
                  <w:jc w:val="center"/>
                </w:pPr>
              </w:pPrChange>
            </w:pPr>
            <w:ins w:id="18081" w:author="Stefanie Lane" w:date="2022-06-23T15:12:00Z">
              <w:del w:id="18082" w:author="Lane, Stefanie" w:date="2023-04-28T12:07:00Z">
                <w:r w:rsidRPr="00EB4CE1" w:rsidDel="00402FFE">
                  <w:rPr>
                    <w:rFonts w:ascii="Calibri" w:eastAsia="Times New Roman" w:hAnsi="Calibri" w:cs="Calibri"/>
                    <w:color w:val="000000"/>
                    <w:rPrChange w:id="18083" w:author="Stefanie Lane" w:date="2022-06-23T15:12:00Z">
                      <w:rPr/>
                    </w:rPrChange>
                  </w:rPr>
                  <w:delText>-46.3</w:delText>
                </w:r>
              </w:del>
            </w:ins>
          </w:p>
        </w:tc>
      </w:tr>
      <w:tr w:rsidR="00EB4CE1" w:rsidRPr="00EB4CE1" w:rsidDel="00402FFE" w14:paraId="25426286" w14:textId="77777777" w:rsidTr="006F10B7">
        <w:trPr>
          <w:trHeight w:val="290"/>
          <w:ins w:id="18084" w:author="Stefanie Lane" w:date="2022-06-23T15:12:00Z"/>
          <w:del w:id="18085" w:author="Lane, Stefanie" w:date="2023-04-28T12:07:00Z"/>
          <w:trPrChange w:id="1808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808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482D366" w14:textId="77777777" w:rsidR="00EB4CE1" w:rsidRPr="00EB4CE1" w:rsidDel="00402FFE" w:rsidRDefault="00EB4CE1">
            <w:pPr>
              <w:spacing w:after="0" w:line="240" w:lineRule="auto"/>
              <w:rPr>
                <w:ins w:id="18088" w:author="Stefanie Lane" w:date="2022-06-23T15:12:00Z"/>
                <w:del w:id="18089" w:author="Lane, Stefanie" w:date="2023-04-28T12:07:00Z"/>
                <w:rFonts w:ascii="Calibri" w:eastAsia="Times New Roman" w:hAnsi="Calibri" w:cs="Calibri"/>
                <w:color w:val="000000"/>
                <w:rPrChange w:id="18090" w:author="Stefanie Lane" w:date="2022-06-23T15:12:00Z">
                  <w:rPr>
                    <w:ins w:id="18091" w:author="Stefanie Lane" w:date="2022-06-23T15:12:00Z"/>
                    <w:del w:id="18092" w:author="Lane, Stefanie" w:date="2023-04-28T12:07:00Z"/>
                  </w:rPr>
                </w:rPrChange>
              </w:rPr>
              <w:pPrChange w:id="1809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809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9F4DBBA" w14:textId="77777777" w:rsidR="00EB4CE1" w:rsidRPr="00EB4CE1" w:rsidDel="00402FFE" w:rsidRDefault="00EB4CE1">
            <w:pPr>
              <w:spacing w:after="0" w:line="240" w:lineRule="auto"/>
              <w:rPr>
                <w:ins w:id="18095" w:author="Stefanie Lane" w:date="2022-06-23T15:12:00Z"/>
                <w:del w:id="18096" w:author="Lane, Stefanie" w:date="2023-04-28T12:07:00Z"/>
                <w:rFonts w:ascii="Calibri" w:eastAsia="Times New Roman" w:hAnsi="Calibri" w:cs="Calibri"/>
                <w:color w:val="000000"/>
                <w:rPrChange w:id="18097" w:author="Stefanie Lane" w:date="2022-06-23T15:12:00Z">
                  <w:rPr>
                    <w:ins w:id="18098" w:author="Stefanie Lane" w:date="2022-06-23T15:12:00Z"/>
                    <w:del w:id="18099" w:author="Lane, Stefanie" w:date="2023-04-28T12:07:00Z"/>
                  </w:rPr>
                </w:rPrChange>
              </w:rPr>
              <w:pPrChange w:id="1810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810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19E4916" w14:textId="77777777" w:rsidR="00EB4CE1" w:rsidRPr="00EB4CE1" w:rsidDel="00402FFE" w:rsidRDefault="00EB4CE1">
            <w:pPr>
              <w:spacing w:after="0" w:line="240" w:lineRule="auto"/>
              <w:rPr>
                <w:ins w:id="18102" w:author="Stefanie Lane" w:date="2022-06-23T15:12:00Z"/>
                <w:del w:id="18103" w:author="Lane, Stefanie" w:date="2023-04-28T12:07:00Z"/>
                <w:rFonts w:ascii="Calibri" w:eastAsia="Times New Roman" w:hAnsi="Calibri" w:cs="Calibri"/>
                <w:i/>
                <w:iCs/>
                <w:color w:val="000000"/>
                <w:rPrChange w:id="18104" w:author="Stefanie Lane" w:date="2022-06-23T15:12:00Z">
                  <w:rPr>
                    <w:ins w:id="18105" w:author="Stefanie Lane" w:date="2022-06-23T15:12:00Z"/>
                    <w:del w:id="18106" w:author="Lane, Stefanie" w:date="2023-04-28T12:07:00Z"/>
                  </w:rPr>
                </w:rPrChange>
              </w:rPr>
              <w:pPrChange w:id="18107" w:author="Stefanie Lane" w:date="2022-06-23T15:12:00Z">
                <w:pPr/>
              </w:pPrChange>
            </w:pPr>
            <w:ins w:id="18108" w:author="Stefanie Lane" w:date="2022-06-23T15:12:00Z">
              <w:del w:id="18109" w:author="Lane, Stefanie" w:date="2023-04-28T12:07:00Z">
                <w:r w:rsidRPr="00EB4CE1" w:rsidDel="00402FFE">
                  <w:rPr>
                    <w:rFonts w:ascii="Calibri" w:eastAsia="Times New Roman" w:hAnsi="Calibri" w:cs="Calibri"/>
                    <w:i/>
                    <w:iCs/>
                    <w:color w:val="000000"/>
                    <w:rPrChange w:id="18110" w:author="Stefanie Lane" w:date="2022-06-23T15:12:00Z">
                      <w:rPr/>
                    </w:rPrChange>
                  </w:rPr>
                  <w:delText>Lysimachia thyrsiflora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811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06694A7" w14:textId="77777777" w:rsidR="00EB4CE1" w:rsidRPr="00EB4CE1" w:rsidDel="00402FFE" w:rsidRDefault="00EB4CE1">
            <w:pPr>
              <w:spacing w:after="0" w:line="240" w:lineRule="auto"/>
              <w:jc w:val="center"/>
              <w:rPr>
                <w:ins w:id="18112" w:author="Stefanie Lane" w:date="2022-06-23T15:12:00Z"/>
                <w:del w:id="18113" w:author="Lane, Stefanie" w:date="2023-04-28T12:07:00Z"/>
                <w:rFonts w:ascii="Calibri" w:eastAsia="Times New Roman" w:hAnsi="Calibri" w:cs="Calibri"/>
                <w:color w:val="000000"/>
                <w:rPrChange w:id="18114" w:author="Stefanie Lane" w:date="2022-06-23T15:12:00Z">
                  <w:rPr>
                    <w:ins w:id="18115" w:author="Stefanie Lane" w:date="2022-06-23T15:12:00Z"/>
                    <w:del w:id="18116" w:author="Lane, Stefanie" w:date="2023-04-28T12:07:00Z"/>
                  </w:rPr>
                </w:rPrChange>
              </w:rPr>
              <w:pPrChange w:id="18117" w:author="Stefanie Lane" w:date="2022-06-23T15:12:00Z">
                <w:pPr>
                  <w:jc w:val="center"/>
                </w:pPr>
              </w:pPrChange>
            </w:pPr>
            <w:ins w:id="18118" w:author="Stefanie Lane" w:date="2022-06-23T15:12:00Z">
              <w:del w:id="18119" w:author="Lane, Stefanie" w:date="2023-04-28T12:07:00Z">
                <w:r w:rsidRPr="00EB4CE1" w:rsidDel="00402FFE">
                  <w:rPr>
                    <w:rFonts w:ascii="Calibri" w:eastAsia="Times New Roman" w:hAnsi="Calibri" w:cs="Calibri"/>
                    <w:color w:val="000000"/>
                    <w:rPrChange w:id="18120" w:author="Stefanie Lane" w:date="2022-06-23T15:12:00Z">
                      <w:rPr/>
                    </w:rPrChange>
                  </w:rPr>
                  <w:delText>0.10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812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A61A555" w14:textId="77777777" w:rsidR="00EB4CE1" w:rsidRPr="00EB4CE1" w:rsidDel="00402FFE" w:rsidRDefault="00EB4CE1">
            <w:pPr>
              <w:spacing w:after="0" w:line="240" w:lineRule="auto"/>
              <w:jc w:val="center"/>
              <w:rPr>
                <w:ins w:id="18122" w:author="Stefanie Lane" w:date="2022-06-23T15:12:00Z"/>
                <w:del w:id="18123" w:author="Lane, Stefanie" w:date="2023-04-28T12:07:00Z"/>
                <w:rFonts w:ascii="Calibri" w:eastAsia="Times New Roman" w:hAnsi="Calibri" w:cs="Calibri"/>
                <w:color w:val="000000"/>
                <w:rPrChange w:id="18124" w:author="Stefanie Lane" w:date="2022-06-23T15:12:00Z">
                  <w:rPr>
                    <w:ins w:id="18125" w:author="Stefanie Lane" w:date="2022-06-23T15:12:00Z"/>
                    <w:del w:id="18126" w:author="Lane, Stefanie" w:date="2023-04-28T12:07:00Z"/>
                  </w:rPr>
                </w:rPrChange>
              </w:rPr>
              <w:pPrChange w:id="18127" w:author="Stefanie Lane" w:date="2022-06-23T15:12:00Z">
                <w:pPr>
                  <w:jc w:val="center"/>
                </w:pPr>
              </w:pPrChange>
            </w:pPr>
            <w:ins w:id="18128" w:author="Stefanie Lane" w:date="2022-06-23T15:12:00Z">
              <w:del w:id="18129" w:author="Lane, Stefanie" w:date="2023-04-28T12:07:00Z">
                <w:r w:rsidRPr="00EB4CE1" w:rsidDel="00402FFE">
                  <w:rPr>
                    <w:rFonts w:ascii="Calibri" w:eastAsia="Times New Roman" w:hAnsi="Calibri" w:cs="Calibri"/>
                    <w:color w:val="000000"/>
                    <w:rPrChange w:id="18130" w:author="Stefanie Lane" w:date="2022-06-23T15:12:00Z">
                      <w:rPr/>
                    </w:rPrChange>
                  </w:rPr>
                  <w:delText>0.33</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813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F108AFA" w14:textId="77777777" w:rsidR="00EB4CE1" w:rsidRPr="00EB4CE1" w:rsidDel="00402FFE" w:rsidRDefault="00EB4CE1">
            <w:pPr>
              <w:spacing w:after="0" w:line="240" w:lineRule="auto"/>
              <w:jc w:val="center"/>
              <w:rPr>
                <w:ins w:id="18132" w:author="Stefanie Lane" w:date="2022-06-23T15:12:00Z"/>
                <w:del w:id="18133" w:author="Lane, Stefanie" w:date="2023-04-28T12:07:00Z"/>
                <w:rFonts w:ascii="Calibri" w:eastAsia="Times New Roman" w:hAnsi="Calibri" w:cs="Calibri"/>
                <w:color w:val="000000"/>
                <w:rPrChange w:id="18134" w:author="Stefanie Lane" w:date="2022-06-23T15:12:00Z">
                  <w:rPr>
                    <w:ins w:id="18135" w:author="Stefanie Lane" w:date="2022-06-23T15:12:00Z"/>
                    <w:del w:id="18136" w:author="Lane, Stefanie" w:date="2023-04-28T12:07:00Z"/>
                  </w:rPr>
                </w:rPrChange>
              </w:rPr>
              <w:pPrChange w:id="18137" w:author="Stefanie Lane" w:date="2022-06-23T15:12:00Z">
                <w:pPr>
                  <w:jc w:val="center"/>
                </w:pPr>
              </w:pPrChange>
            </w:pPr>
            <w:ins w:id="18138" w:author="Stefanie Lane" w:date="2022-06-23T15:12:00Z">
              <w:del w:id="18139" w:author="Lane, Stefanie" w:date="2023-04-28T12:07:00Z">
                <w:r w:rsidRPr="00EB4CE1" w:rsidDel="00402FFE">
                  <w:rPr>
                    <w:rFonts w:ascii="Calibri" w:eastAsia="Times New Roman" w:hAnsi="Calibri" w:cs="Calibri"/>
                    <w:color w:val="000000"/>
                    <w:rPrChange w:id="18140" w:author="Stefanie Lane" w:date="2022-06-23T15:12:00Z">
                      <w:rPr/>
                    </w:rPrChange>
                  </w:rPr>
                  <w:delText>0.06</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814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8B079ED" w14:textId="77777777" w:rsidR="00EB4CE1" w:rsidRPr="00EB4CE1" w:rsidDel="00402FFE" w:rsidRDefault="00EB4CE1">
            <w:pPr>
              <w:spacing w:after="0" w:line="240" w:lineRule="auto"/>
              <w:jc w:val="center"/>
              <w:rPr>
                <w:ins w:id="18142" w:author="Stefanie Lane" w:date="2022-06-23T15:12:00Z"/>
                <w:del w:id="18143" w:author="Lane, Stefanie" w:date="2023-04-28T12:07:00Z"/>
                <w:rFonts w:ascii="Calibri" w:eastAsia="Times New Roman" w:hAnsi="Calibri" w:cs="Calibri"/>
                <w:color w:val="000000"/>
                <w:rPrChange w:id="18144" w:author="Stefanie Lane" w:date="2022-06-23T15:12:00Z">
                  <w:rPr>
                    <w:ins w:id="18145" w:author="Stefanie Lane" w:date="2022-06-23T15:12:00Z"/>
                    <w:del w:id="18146" w:author="Lane, Stefanie" w:date="2023-04-28T12:07:00Z"/>
                  </w:rPr>
                </w:rPrChange>
              </w:rPr>
              <w:pPrChange w:id="18147" w:author="Stefanie Lane" w:date="2022-06-23T15:12:00Z">
                <w:pPr>
                  <w:jc w:val="center"/>
                </w:pPr>
              </w:pPrChange>
            </w:pPr>
            <w:ins w:id="18148" w:author="Stefanie Lane" w:date="2022-06-23T15:12:00Z">
              <w:del w:id="18149" w:author="Lane, Stefanie" w:date="2023-04-28T12:07:00Z">
                <w:r w:rsidRPr="00EB4CE1" w:rsidDel="00402FFE">
                  <w:rPr>
                    <w:rFonts w:ascii="Calibri" w:eastAsia="Times New Roman" w:hAnsi="Calibri" w:cs="Calibri"/>
                    <w:color w:val="000000"/>
                    <w:rPrChange w:id="18150" w:author="Stefanie Lane" w:date="2022-06-23T15:12:00Z">
                      <w:rPr/>
                    </w:rPrChange>
                  </w:rPr>
                  <w:delText>-46.3</w:delText>
                </w:r>
              </w:del>
            </w:ins>
          </w:p>
        </w:tc>
      </w:tr>
      <w:tr w:rsidR="00EB4CE1" w:rsidRPr="00EB4CE1" w:rsidDel="00402FFE" w14:paraId="4DC8BFF0" w14:textId="77777777" w:rsidTr="006F10B7">
        <w:trPr>
          <w:trHeight w:val="290"/>
          <w:ins w:id="18151" w:author="Stefanie Lane" w:date="2022-06-23T15:12:00Z"/>
          <w:del w:id="18152" w:author="Lane, Stefanie" w:date="2023-04-28T12:07:00Z"/>
          <w:trPrChange w:id="1815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815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ECA7808" w14:textId="77777777" w:rsidR="00EB4CE1" w:rsidRPr="00EB4CE1" w:rsidDel="00402FFE" w:rsidRDefault="00EB4CE1">
            <w:pPr>
              <w:spacing w:after="0" w:line="240" w:lineRule="auto"/>
              <w:rPr>
                <w:ins w:id="18155" w:author="Stefanie Lane" w:date="2022-06-23T15:12:00Z"/>
                <w:del w:id="18156" w:author="Lane, Stefanie" w:date="2023-04-28T12:07:00Z"/>
                <w:rFonts w:ascii="Calibri" w:eastAsia="Times New Roman" w:hAnsi="Calibri" w:cs="Calibri"/>
                <w:color w:val="000000"/>
                <w:rPrChange w:id="18157" w:author="Stefanie Lane" w:date="2022-06-23T15:12:00Z">
                  <w:rPr>
                    <w:ins w:id="18158" w:author="Stefanie Lane" w:date="2022-06-23T15:12:00Z"/>
                    <w:del w:id="18159" w:author="Lane, Stefanie" w:date="2023-04-28T12:07:00Z"/>
                  </w:rPr>
                </w:rPrChange>
              </w:rPr>
              <w:pPrChange w:id="1816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816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86BC471" w14:textId="77777777" w:rsidR="00EB4CE1" w:rsidRPr="00EB4CE1" w:rsidDel="00402FFE" w:rsidRDefault="00EB4CE1">
            <w:pPr>
              <w:spacing w:after="0" w:line="240" w:lineRule="auto"/>
              <w:rPr>
                <w:ins w:id="18162" w:author="Stefanie Lane" w:date="2022-06-23T15:12:00Z"/>
                <w:del w:id="18163" w:author="Lane, Stefanie" w:date="2023-04-28T12:07:00Z"/>
                <w:rFonts w:ascii="Calibri" w:eastAsia="Times New Roman" w:hAnsi="Calibri" w:cs="Calibri"/>
                <w:color w:val="000000"/>
                <w:rPrChange w:id="18164" w:author="Stefanie Lane" w:date="2022-06-23T15:12:00Z">
                  <w:rPr>
                    <w:ins w:id="18165" w:author="Stefanie Lane" w:date="2022-06-23T15:12:00Z"/>
                    <w:del w:id="18166" w:author="Lane, Stefanie" w:date="2023-04-28T12:07:00Z"/>
                  </w:rPr>
                </w:rPrChange>
              </w:rPr>
              <w:pPrChange w:id="18167" w:author="Stefanie Lane" w:date="2022-06-23T15:12:00Z">
                <w:pPr/>
              </w:pPrChange>
            </w:pPr>
          </w:p>
        </w:tc>
        <w:tc>
          <w:tcPr>
            <w:tcW w:w="3320" w:type="dxa"/>
            <w:tcBorders>
              <w:top w:val="nil"/>
              <w:left w:val="nil"/>
              <w:bottom w:val="nil"/>
              <w:right w:val="nil"/>
            </w:tcBorders>
            <w:shd w:val="clear" w:color="auto" w:fill="auto"/>
            <w:noWrap/>
            <w:vAlign w:val="bottom"/>
            <w:hideMark/>
            <w:tcPrChange w:id="18168" w:author="Stefanie Lane" w:date="2022-06-23T15:14:00Z">
              <w:tcPr>
                <w:tcW w:w="3320" w:type="dxa"/>
                <w:tcBorders>
                  <w:top w:val="nil"/>
                  <w:left w:val="nil"/>
                  <w:bottom w:val="nil"/>
                  <w:right w:val="nil"/>
                </w:tcBorders>
                <w:shd w:val="clear" w:color="auto" w:fill="auto"/>
                <w:noWrap/>
                <w:vAlign w:val="bottom"/>
                <w:hideMark/>
              </w:tcPr>
            </w:tcPrChange>
          </w:tcPr>
          <w:p w14:paraId="195BEE82" w14:textId="77777777" w:rsidR="00EB4CE1" w:rsidRPr="00EB4CE1" w:rsidDel="00402FFE" w:rsidRDefault="00EB4CE1">
            <w:pPr>
              <w:spacing w:after="0" w:line="240" w:lineRule="auto"/>
              <w:rPr>
                <w:ins w:id="18169" w:author="Stefanie Lane" w:date="2022-06-23T15:12:00Z"/>
                <w:del w:id="18170" w:author="Lane, Stefanie" w:date="2023-04-28T12:07:00Z"/>
                <w:rFonts w:ascii="Calibri" w:eastAsia="Times New Roman" w:hAnsi="Calibri" w:cs="Calibri"/>
                <w:i/>
                <w:iCs/>
                <w:color w:val="000000"/>
                <w:rPrChange w:id="18171" w:author="Stefanie Lane" w:date="2022-06-23T15:12:00Z">
                  <w:rPr>
                    <w:ins w:id="18172" w:author="Stefanie Lane" w:date="2022-06-23T15:12:00Z"/>
                    <w:del w:id="18173" w:author="Lane, Stefanie" w:date="2023-04-28T12:07:00Z"/>
                  </w:rPr>
                </w:rPrChange>
              </w:rPr>
              <w:pPrChange w:id="18174" w:author="Stefanie Lane" w:date="2022-06-23T15:12:00Z">
                <w:pPr/>
              </w:pPrChange>
            </w:pPr>
            <w:ins w:id="18175" w:author="Stefanie Lane" w:date="2022-06-23T15:12:00Z">
              <w:del w:id="18176" w:author="Lane, Stefanie" w:date="2023-04-28T12:07:00Z">
                <w:r w:rsidRPr="00EB4CE1" w:rsidDel="00402FFE">
                  <w:rPr>
                    <w:rFonts w:ascii="Calibri" w:eastAsia="Times New Roman" w:hAnsi="Calibri" w:cs="Calibri"/>
                    <w:i/>
                    <w:iCs/>
                    <w:color w:val="000000"/>
                    <w:rPrChange w:id="18177" w:author="Stefanie Lane" w:date="2022-06-23T15:12:00Z">
                      <w:rPr/>
                    </w:rPrChange>
                  </w:rPr>
                  <w:delText>Typha latifolia</w:delText>
                </w:r>
              </w:del>
            </w:ins>
          </w:p>
        </w:tc>
        <w:tc>
          <w:tcPr>
            <w:tcW w:w="869" w:type="dxa"/>
            <w:tcBorders>
              <w:top w:val="nil"/>
              <w:left w:val="nil"/>
              <w:bottom w:val="nil"/>
              <w:right w:val="nil"/>
            </w:tcBorders>
            <w:shd w:val="clear" w:color="auto" w:fill="auto"/>
            <w:noWrap/>
            <w:vAlign w:val="bottom"/>
            <w:hideMark/>
            <w:tcPrChange w:id="18178" w:author="Stefanie Lane" w:date="2022-06-23T15:14:00Z">
              <w:tcPr>
                <w:tcW w:w="960" w:type="dxa"/>
                <w:tcBorders>
                  <w:top w:val="nil"/>
                  <w:left w:val="nil"/>
                  <w:bottom w:val="nil"/>
                  <w:right w:val="nil"/>
                </w:tcBorders>
                <w:shd w:val="clear" w:color="auto" w:fill="auto"/>
                <w:noWrap/>
                <w:vAlign w:val="bottom"/>
                <w:hideMark/>
              </w:tcPr>
            </w:tcPrChange>
          </w:tcPr>
          <w:p w14:paraId="76D9A154" w14:textId="77777777" w:rsidR="00EB4CE1" w:rsidRPr="00EB4CE1" w:rsidDel="00402FFE" w:rsidRDefault="00EB4CE1">
            <w:pPr>
              <w:spacing w:after="0" w:line="240" w:lineRule="auto"/>
              <w:jc w:val="center"/>
              <w:rPr>
                <w:ins w:id="18179" w:author="Stefanie Lane" w:date="2022-06-23T15:12:00Z"/>
                <w:del w:id="18180" w:author="Lane, Stefanie" w:date="2023-04-28T12:07:00Z"/>
                <w:rFonts w:ascii="Calibri" w:eastAsia="Times New Roman" w:hAnsi="Calibri" w:cs="Calibri"/>
                <w:color w:val="000000"/>
                <w:rPrChange w:id="18181" w:author="Stefanie Lane" w:date="2022-06-23T15:12:00Z">
                  <w:rPr>
                    <w:ins w:id="18182" w:author="Stefanie Lane" w:date="2022-06-23T15:12:00Z"/>
                    <w:del w:id="18183" w:author="Lane, Stefanie" w:date="2023-04-28T12:07:00Z"/>
                  </w:rPr>
                </w:rPrChange>
              </w:rPr>
              <w:pPrChange w:id="18184" w:author="Stefanie Lane" w:date="2022-06-23T15:12:00Z">
                <w:pPr>
                  <w:jc w:val="center"/>
                </w:pPr>
              </w:pPrChange>
            </w:pPr>
            <w:ins w:id="18185" w:author="Stefanie Lane" w:date="2022-06-23T15:12:00Z">
              <w:del w:id="18186" w:author="Lane, Stefanie" w:date="2023-04-28T12:07:00Z">
                <w:r w:rsidRPr="00EB4CE1" w:rsidDel="00402FFE">
                  <w:rPr>
                    <w:rFonts w:ascii="Calibri" w:eastAsia="Times New Roman" w:hAnsi="Calibri" w:cs="Calibri"/>
                    <w:color w:val="000000"/>
                    <w:rPrChange w:id="18187" w:author="Stefanie Lane" w:date="2022-06-23T15:12:00Z">
                      <w:rPr/>
                    </w:rPrChange>
                  </w:rPr>
                  <w:delText>0.69</w:delText>
                </w:r>
              </w:del>
            </w:ins>
          </w:p>
        </w:tc>
        <w:tc>
          <w:tcPr>
            <w:tcW w:w="990" w:type="dxa"/>
            <w:tcBorders>
              <w:top w:val="nil"/>
              <w:left w:val="nil"/>
              <w:bottom w:val="nil"/>
              <w:right w:val="nil"/>
            </w:tcBorders>
            <w:shd w:val="clear" w:color="auto" w:fill="auto"/>
            <w:noWrap/>
            <w:vAlign w:val="bottom"/>
            <w:hideMark/>
            <w:tcPrChange w:id="18188" w:author="Stefanie Lane" w:date="2022-06-23T15:14:00Z">
              <w:tcPr>
                <w:tcW w:w="960" w:type="dxa"/>
                <w:tcBorders>
                  <w:top w:val="nil"/>
                  <w:left w:val="nil"/>
                  <w:bottom w:val="nil"/>
                  <w:right w:val="nil"/>
                </w:tcBorders>
                <w:shd w:val="clear" w:color="auto" w:fill="auto"/>
                <w:noWrap/>
                <w:vAlign w:val="bottom"/>
                <w:hideMark/>
              </w:tcPr>
            </w:tcPrChange>
          </w:tcPr>
          <w:p w14:paraId="160F04E3" w14:textId="77777777" w:rsidR="00EB4CE1" w:rsidRPr="00EB4CE1" w:rsidDel="00402FFE" w:rsidRDefault="00EB4CE1">
            <w:pPr>
              <w:spacing w:after="0" w:line="240" w:lineRule="auto"/>
              <w:jc w:val="center"/>
              <w:rPr>
                <w:ins w:id="18189" w:author="Stefanie Lane" w:date="2022-06-23T15:12:00Z"/>
                <w:del w:id="18190" w:author="Lane, Stefanie" w:date="2023-04-28T12:07:00Z"/>
                <w:rFonts w:ascii="Calibri" w:eastAsia="Times New Roman" w:hAnsi="Calibri" w:cs="Calibri"/>
                <w:color w:val="000000"/>
                <w:rPrChange w:id="18191" w:author="Stefanie Lane" w:date="2022-06-23T15:12:00Z">
                  <w:rPr>
                    <w:ins w:id="18192" w:author="Stefanie Lane" w:date="2022-06-23T15:12:00Z"/>
                    <w:del w:id="18193" w:author="Lane, Stefanie" w:date="2023-04-28T12:07:00Z"/>
                  </w:rPr>
                </w:rPrChange>
              </w:rPr>
              <w:pPrChange w:id="18194" w:author="Stefanie Lane" w:date="2022-06-23T15:12:00Z">
                <w:pPr>
                  <w:jc w:val="center"/>
                </w:pPr>
              </w:pPrChange>
            </w:pPr>
            <w:ins w:id="18195" w:author="Stefanie Lane" w:date="2022-06-23T15:12:00Z">
              <w:del w:id="18196" w:author="Lane, Stefanie" w:date="2023-04-28T12:07:00Z">
                <w:r w:rsidRPr="00EB4CE1" w:rsidDel="00402FFE">
                  <w:rPr>
                    <w:rFonts w:ascii="Calibri" w:eastAsia="Times New Roman" w:hAnsi="Calibri" w:cs="Calibri"/>
                    <w:color w:val="000000"/>
                    <w:rPrChange w:id="18197" w:author="Stefanie Lane" w:date="2022-06-23T15:12:00Z">
                      <w:rPr/>
                    </w:rPrChange>
                  </w:rPr>
                  <w:delText>0.36</w:delText>
                </w:r>
              </w:del>
            </w:ins>
          </w:p>
        </w:tc>
        <w:tc>
          <w:tcPr>
            <w:tcW w:w="810" w:type="dxa"/>
            <w:tcBorders>
              <w:top w:val="nil"/>
              <w:left w:val="nil"/>
              <w:bottom w:val="nil"/>
              <w:right w:val="nil"/>
            </w:tcBorders>
            <w:shd w:val="clear" w:color="auto" w:fill="auto"/>
            <w:noWrap/>
            <w:vAlign w:val="bottom"/>
            <w:hideMark/>
            <w:tcPrChange w:id="18198" w:author="Stefanie Lane" w:date="2022-06-23T15:14:00Z">
              <w:tcPr>
                <w:tcW w:w="960" w:type="dxa"/>
                <w:tcBorders>
                  <w:top w:val="nil"/>
                  <w:left w:val="nil"/>
                  <w:bottom w:val="nil"/>
                  <w:right w:val="nil"/>
                </w:tcBorders>
                <w:shd w:val="clear" w:color="auto" w:fill="auto"/>
                <w:noWrap/>
                <w:vAlign w:val="bottom"/>
                <w:hideMark/>
              </w:tcPr>
            </w:tcPrChange>
          </w:tcPr>
          <w:p w14:paraId="593B2532" w14:textId="77777777" w:rsidR="00EB4CE1" w:rsidRPr="00EB4CE1" w:rsidDel="00402FFE" w:rsidRDefault="00EB4CE1">
            <w:pPr>
              <w:spacing w:after="0" w:line="240" w:lineRule="auto"/>
              <w:jc w:val="center"/>
              <w:rPr>
                <w:ins w:id="18199" w:author="Stefanie Lane" w:date="2022-06-23T15:12:00Z"/>
                <w:del w:id="18200" w:author="Lane, Stefanie" w:date="2023-04-28T12:07:00Z"/>
                <w:rFonts w:ascii="Calibri" w:eastAsia="Times New Roman" w:hAnsi="Calibri" w:cs="Calibri"/>
                <w:color w:val="000000"/>
                <w:rPrChange w:id="18201" w:author="Stefanie Lane" w:date="2022-06-23T15:12:00Z">
                  <w:rPr>
                    <w:ins w:id="18202" w:author="Stefanie Lane" w:date="2022-06-23T15:12:00Z"/>
                    <w:del w:id="18203" w:author="Lane, Stefanie" w:date="2023-04-28T12:07:00Z"/>
                  </w:rPr>
                </w:rPrChange>
              </w:rPr>
              <w:pPrChange w:id="18204" w:author="Stefanie Lane" w:date="2022-06-23T15:12:00Z">
                <w:pPr>
                  <w:jc w:val="center"/>
                </w:pPr>
              </w:pPrChange>
            </w:pPr>
            <w:ins w:id="18205" w:author="Stefanie Lane" w:date="2022-06-23T15:12:00Z">
              <w:del w:id="18206" w:author="Lane, Stefanie" w:date="2023-04-28T12:07:00Z">
                <w:r w:rsidRPr="00EB4CE1" w:rsidDel="00402FFE">
                  <w:rPr>
                    <w:rFonts w:ascii="Calibri" w:eastAsia="Times New Roman" w:hAnsi="Calibri" w:cs="Calibri"/>
                    <w:color w:val="000000"/>
                    <w:rPrChange w:id="18207" w:author="Stefanie Lane" w:date="2022-06-23T15:12:00Z">
                      <w:rPr/>
                    </w:rPrChange>
                  </w:rPr>
                  <w:delText>0.44</w:delText>
                </w:r>
              </w:del>
            </w:ins>
          </w:p>
        </w:tc>
        <w:tc>
          <w:tcPr>
            <w:tcW w:w="1710" w:type="dxa"/>
            <w:tcBorders>
              <w:top w:val="nil"/>
              <w:left w:val="nil"/>
              <w:bottom w:val="nil"/>
              <w:right w:val="single" w:sz="8" w:space="0" w:color="auto"/>
            </w:tcBorders>
            <w:shd w:val="clear" w:color="auto" w:fill="auto"/>
            <w:noWrap/>
            <w:vAlign w:val="bottom"/>
            <w:hideMark/>
            <w:tcPrChange w:id="1820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D0ED9DD" w14:textId="77777777" w:rsidR="00EB4CE1" w:rsidRPr="00EB4CE1" w:rsidDel="00402FFE" w:rsidRDefault="00EB4CE1">
            <w:pPr>
              <w:spacing w:after="0" w:line="240" w:lineRule="auto"/>
              <w:jc w:val="center"/>
              <w:rPr>
                <w:ins w:id="18209" w:author="Stefanie Lane" w:date="2022-06-23T15:12:00Z"/>
                <w:del w:id="18210" w:author="Lane, Stefanie" w:date="2023-04-28T12:07:00Z"/>
                <w:rFonts w:ascii="Calibri" w:eastAsia="Times New Roman" w:hAnsi="Calibri" w:cs="Calibri"/>
                <w:color w:val="000000"/>
                <w:rPrChange w:id="18211" w:author="Stefanie Lane" w:date="2022-06-23T15:12:00Z">
                  <w:rPr>
                    <w:ins w:id="18212" w:author="Stefanie Lane" w:date="2022-06-23T15:12:00Z"/>
                    <w:del w:id="18213" w:author="Lane, Stefanie" w:date="2023-04-28T12:07:00Z"/>
                  </w:rPr>
                </w:rPrChange>
              </w:rPr>
              <w:pPrChange w:id="18214" w:author="Stefanie Lane" w:date="2022-06-23T15:12:00Z">
                <w:pPr>
                  <w:jc w:val="center"/>
                </w:pPr>
              </w:pPrChange>
            </w:pPr>
            <w:ins w:id="18215" w:author="Stefanie Lane" w:date="2022-06-23T15:12:00Z">
              <w:del w:id="18216" w:author="Lane, Stefanie" w:date="2023-04-28T12:07:00Z">
                <w:r w:rsidRPr="00EB4CE1" w:rsidDel="00402FFE">
                  <w:rPr>
                    <w:rFonts w:ascii="Calibri" w:eastAsia="Times New Roman" w:hAnsi="Calibri" w:cs="Calibri"/>
                    <w:color w:val="000000"/>
                    <w:rPrChange w:id="18217" w:author="Stefanie Lane" w:date="2022-06-23T15:12:00Z">
                      <w:rPr/>
                    </w:rPrChange>
                  </w:rPr>
                  <w:delText>-35.6</w:delText>
                </w:r>
              </w:del>
            </w:ins>
          </w:p>
        </w:tc>
      </w:tr>
      <w:tr w:rsidR="00EB4CE1" w:rsidRPr="00EB4CE1" w:rsidDel="00402FFE" w14:paraId="688C3A8D" w14:textId="77777777" w:rsidTr="006F10B7">
        <w:trPr>
          <w:trHeight w:val="290"/>
          <w:ins w:id="18218" w:author="Stefanie Lane" w:date="2022-06-23T15:12:00Z"/>
          <w:del w:id="18219" w:author="Lane, Stefanie" w:date="2023-04-28T12:07:00Z"/>
          <w:trPrChange w:id="1822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822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9782D0F" w14:textId="77777777" w:rsidR="00EB4CE1" w:rsidRPr="00EB4CE1" w:rsidDel="00402FFE" w:rsidRDefault="00EB4CE1">
            <w:pPr>
              <w:spacing w:after="0" w:line="240" w:lineRule="auto"/>
              <w:rPr>
                <w:ins w:id="18222" w:author="Stefanie Lane" w:date="2022-06-23T15:12:00Z"/>
                <w:del w:id="18223" w:author="Lane, Stefanie" w:date="2023-04-28T12:07:00Z"/>
                <w:rFonts w:ascii="Calibri" w:eastAsia="Times New Roman" w:hAnsi="Calibri" w:cs="Calibri"/>
                <w:color w:val="000000"/>
                <w:rPrChange w:id="18224" w:author="Stefanie Lane" w:date="2022-06-23T15:12:00Z">
                  <w:rPr>
                    <w:ins w:id="18225" w:author="Stefanie Lane" w:date="2022-06-23T15:12:00Z"/>
                    <w:del w:id="18226" w:author="Lane, Stefanie" w:date="2023-04-28T12:07:00Z"/>
                  </w:rPr>
                </w:rPrChange>
              </w:rPr>
              <w:pPrChange w:id="1822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822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2656E3F" w14:textId="77777777" w:rsidR="00EB4CE1" w:rsidRPr="00EB4CE1" w:rsidDel="00402FFE" w:rsidRDefault="00EB4CE1">
            <w:pPr>
              <w:spacing w:after="0" w:line="240" w:lineRule="auto"/>
              <w:rPr>
                <w:ins w:id="18229" w:author="Stefanie Lane" w:date="2022-06-23T15:12:00Z"/>
                <w:del w:id="18230" w:author="Lane, Stefanie" w:date="2023-04-28T12:07:00Z"/>
                <w:rFonts w:ascii="Calibri" w:eastAsia="Times New Roman" w:hAnsi="Calibri" w:cs="Calibri"/>
                <w:color w:val="000000"/>
                <w:rPrChange w:id="18231" w:author="Stefanie Lane" w:date="2022-06-23T15:12:00Z">
                  <w:rPr>
                    <w:ins w:id="18232" w:author="Stefanie Lane" w:date="2022-06-23T15:12:00Z"/>
                    <w:del w:id="18233" w:author="Lane, Stefanie" w:date="2023-04-28T12:07:00Z"/>
                  </w:rPr>
                </w:rPrChange>
              </w:rPr>
              <w:pPrChange w:id="1823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823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843198B" w14:textId="77777777" w:rsidR="00EB4CE1" w:rsidRPr="00EB4CE1" w:rsidDel="00402FFE" w:rsidRDefault="00EB4CE1">
            <w:pPr>
              <w:spacing w:after="0" w:line="240" w:lineRule="auto"/>
              <w:rPr>
                <w:ins w:id="18236" w:author="Stefanie Lane" w:date="2022-06-23T15:12:00Z"/>
                <w:del w:id="18237" w:author="Lane, Stefanie" w:date="2023-04-28T12:07:00Z"/>
                <w:rFonts w:ascii="Calibri" w:eastAsia="Times New Roman" w:hAnsi="Calibri" w:cs="Calibri"/>
                <w:i/>
                <w:iCs/>
                <w:color w:val="000000"/>
                <w:rPrChange w:id="18238" w:author="Stefanie Lane" w:date="2022-06-23T15:12:00Z">
                  <w:rPr>
                    <w:ins w:id="18239" w:author="Stefanie Lane" w:date="2022-06-23T15:12:00Z"/>
                    <w:del w:id="18240" w:author="Lane, Stefanie" w:date="2023-04-28T12:07:00Z"/>
                  </w:rPr>
                </w:rPrChange>
              </w:rPr>
              <w:pPrChange w:id="18241" w:author="Stefanie Lane" w:date="2022-06-23T15:12:00Z">
                <w:pPr/>
              </w:pPrChange>
            </w:pPr>
            <w:ins w:id="18242" w:author="Stefanie Lane" w:date="2022-06-23T15:12:00Z">
              <w:del w:id="18243" w:author="Lane, Stefanie" w:date="2023-04-28T12:07:00Z">
                <w:r w:rsidRPr="00EB4CE1" w:rsidDel="00402FFE">
                  <w:rPr>
                    <w:rFonts w:ascii="Calibri" w:eastAsia="Times New Roman" w:hAnsi="Calibri" w:cs="Calibri"/>
                    <w:i/>
                    <w:iCs/>
                    <w:color w:val="000000"/>
                    <w:rPrChange w:id="18244" w:author="Stefanie Lane" w:date="2022-06-23T15:12:00Z">
                      <w:rPr/>
                    </w:rPrChange>
                  </w:rPr>
                  <w:delText>Hordeum brachyantherum</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824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3794E3" w14:textId="77777777" w:rsidR="00EB4CE1" w:rsidRPr="00EB4CE1" w:rsidDel="00402FFE" w:rsidRDefault="00EB4CE1">
            <w:pPr>
              <w:spacing w:after="0" w:line="240" w:lineRule="auto"/>
              <w:jc w:val="center"/>
              <w:rPr>
                <w:ins w:id="18246" w:author="Stefanie Lane" w:date="2022-06-23T15:12:00Z"/>
                <w:del w:id="18247" w:author="Lane, Stefanie" w:date="2023-04-28T12:07:00Z"/>
                <w:rFonts w:ascii="Calibri" w:eastAsia="Times New Roman" w:hAnsi="Calibri" w:cs="Calibri"/>
                <w:color w:val="000000"/>
                <w:rPrChange w:id="18248" w:author="Stefanie Lane" w:date="2022-06-23T15:12:00Z">
                  <w:rPr>
                    <w:ins w:id="18249" w:author="Stefanie Lane" w:date="2022-06-23T15:12:00Z"/>
                    <w:del w:id="18250" w:author="Lane, Stefanie" w:date="2023-04-28T12:07:00Z"/>
                  </w:rPr>
                </w:rPrChange>
              </w:rPr>
              <w:pPrChange w:id="18251" w:author="Stefanie Lane" w:date="2022-06-23T15:12:00Z">
                <w:pPr>
                  <w:jc w:val="center"/>
                </w:pPr>
              </w:pPrChange>
            </w:pPr>
            <w:ins w:id="18252" w:author="Stefanie Lane" w:date="2022-06-23T15:12:00Z">
              <w:del w:id="18253" w:author="Lane, Stefanie" w:date="2023-04-28T12:07:00Z">
                <w:r w:rsidRPr="00EB4CE1" w:rsidDel="00402FFE">
                  <w:rPr>
                    <w:rFonts w:ascii="Calibri" w:eastAsia="Times New Roman" w:hAnsi="Calibri" w:cs="Calibri"/>
                    <w:color w:val="000000"/>
                    <w:rPrChange w:id="18254" w:author="Stefanie Lane" w:date="2022-06-23T15:12:00Z">
                      <w:rPr/>
                    </w:rPrChange>
                  </w:rPr>
                  <w:delText>0.17</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825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C577318" w14:textId="77777777" w:rsidR="00EB4CE1" w:rsidRPr="00EB4CE1" w:rsidDel="00402FFE" w:rsidRDefault="00EB4CE1">
            <w:pPr>
              <w:spacing w:after="0" w:line="240" w:lineRule="auto"/>
              <w:jc w:val="center"/>
              <w:rPr>
                <w:ins w:id="18256" w:author="Stefanie Lane" w:date="2022-06-23T15:12:00Z"/>
                <w:del w:id="18257" w:author="Lane, Stefanie" w:date="2023-04-28T12:07:00Z"/>
                <w:rFonts w:ascii="Calibri" w:eastAsia="Times New Roman" w:hAnsi="Calibri" w:cs="Calibri"/>
                <w:color w:val="000000"/>
                <w:rPrChange w:id="18258" w:author="Stefanie Lane" w:date="2022-06-23T15:12:00Z">
                  <w:rPr>
                    <w:ins w:id="18259" w:author="Stefanie Lane" w:date="2022-06-23T15:12:00Z"/>
                    <w:del w:id="18260" w:author="Lane, Stefanie" w:date="2023-04-28T12:07:00Z"/>
                  </w:rPr>
                </w:rPrChange>
              </w:rPr>
              <w:pPrChange w:id="18261" w:author="Stefanie Lane" w:date="2022-06-23T15:12:00Z">
                <w:pPr>
                  <w:jc w:val="center"/>
                </w:pPr>
              </w:pPrChange>
            </w:pPr>
            <w:ins w:id="18262" w:author="Stefanie Lane" w:date="2022-06-23T15:12:00Z">
              <w:del w:id="18263" w:author="Lane, Stefanie" w:date="2023-04-28T12:07:00Z">
                <w:r w:rsidRPr="00EB4CE1" w:rsidDel="00402FFE">
                  <w:rPr>
                    <w:rFonts w:ascii="Calibri" w:eastAsia="Times New Roman" w:hAnsi="Calibri" w:cs="Calibri"/>
                    <w:color w:val="000000"/>
                    <w:rPrChange w:id="18264"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826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1E71182" w14:textId="77777777" w:rsidR="00EB4CE1" w:rsidRPr="00EB4CE1" w:rsidDel="00402FFE" w:rsidRDefault="00EB4CE1">
            <w:pPr>
              <w:spacing w:after="0" w:line="240" w:lineRule="auto"/>
              <w:jc w:val="center"/>
              <w:rPr>
                <w:ins w:id="18266" w:author="Stefanie Lane" w:date="2022-06-23T15:12:00Z"/>
                <w:del w:id="18267" w:author="Lane, Stefanie" w:date="2023-04-28T12:07:00Z"/>
                <w:rFonts w:ascii="Calibri" w:eastAsia="Times New Roman" w:hAnsi="Calibri" w:cs="Calibri"/>
                <w:color w:val="000000"/>
                <w:rPrChange w:id="18268" w:author="Stefanie Lane" w:date="2022-06-23T15:12:00Z">
                  <w:rPr>
                    <w:ins w:id="18269" w:author="Stefanie Lane" w:date="2022-06-23T15:12:00Z"/>
                    <w:del w:id="18270" w:author="Lane, Stefanie" w:date="2023-04-28T12:07:00Z"/>
                  </w:rPr>
                </w:rPrChange>
              </w:rPr>
              <w:pPrChange w:id="18271" w:author="Stefanie Lane" w:date="2022-06-23T15:12:00Z">
                <w:pPr>
                  <w:jc w:val="center"/>
                </w:pPr>
              </w:pPrChange>
            </w:pPr>
            <w:ins w:id="18272" w:author="Stefanie Lane" w:date="2022-06-23T15:12:00Z">
              <w:del w:id="18273" w:author="Lane, Stefanie" w:date="2023-04-28T12:07:00Z">
                <w:r w:rsidRPr="00EB4CE1" w:rsidDel="00402FFE">
                  <w:rPr>
                    <w:rFonts w:ascii="Calibri" w:eastAsia="Times New Roman" w:hAnsi="Calibri" w:cs="Calibri"/>
                    <w:color w:val="000000"/>
                    <w:rPrChange w:id="18274" w:author="Stefanie Lane" w:date="2022-06-23T15:12:00Z">
                      <w:rPr/>
                    </w:rPrChange>
                  </w:rPr>
                  <w:delText>0.11</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827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89789BE" w14:textId="77777777" w:rsidR="00EB4CE1" w:rsidRPr="00EB4CE1" w:rsidDel="00402FFE" w:rsidRDefault="00EB4CE1">
            <w:pPr>
              <w:spacing w:after="0" w:line="240" w:lineRule="auto"/>
              <w:jc w:val="center"/>
              <w:rPr>
                <w:ins w:id="18276" w:author="Stefanie Lane" w:date="2022-06-23T15:12:00Z"/>
                <w:del w:id="18277" w:author="Lane, Stefanie" w:date="2023-04-28T12:07:00Z"/>
                <w:rFonts w:ascii="Calibri" w:eastAsia="Times New Roman" w:hAnsi="Calibri" w:cs="Calibri"/>
                <w:color w:val="000000"/>
                <w:rPrChange w:id="18278" w:author="Stefanie Lane" w:date="2022-06-23T15:12:00Z">
                  <w:rPr>
                    <w:ins w:id="18279" w:author="Stefanie Lane" w:date="2022-06-23T15:12:00Z"/>
                    <w:del w:id="18280" w:author="Lane, Stefanie" w:date="2023-04-28T12:07:00Z"/>
                  </w:rPr>
                </w:rPrChange>
              </w:rPr>
              <w:pPrChange w:id="18281" w:author="Stefanie Lane" w:date="2022-06-23T15:12:00Z">
                <w:pPr>
                  <w:jc w:val="center"/>
                </w:pPr>
              </w:pPrChange>
            </w:pPr>
            <w:ins w:id="18282" w:author="Stefanie Lane" w:date="2022-06-23T15:12:00Z">
              <w:del w:id="18283" w:author="Lane, Stefanie" w:date="2023-04-28T12:07:00Z">
                <w:r w:rsidRPr="00EB4CE1" w:rsidDel="00402FFE">
                  <w:rPr>
                    <w:rFonts w:ascii="Calibri" w:eastAsia="Times New Roman" w:hAnsi="Calibri" w:cs="Calibri"/>
                    <w:color w:val="000000"/>
                    <w:rPrChange w:id="18284" w:author="Stefanie Lane" w:date="2022-06-23T15:12:00Z">
                      <w:rPr/>
                    </w:rPrChange>
                  </w:rPr>
                  <w:delText>-35.6</w:delText>
                </w:r>
              </w:del>
            </w:ins>
          </w:p>
        </w:tc>
      </w:tr>
      <w:tr w:rsidR="00EB4CE1" w:rsidRPr="00EB4CE1" w:rsidDel="00402FFE" w14:paraId="05869E8C" w14:textId="77777777" w:rsidTr="006F10B7">
        <w:trPr>
          <w:trHeight w:val="290"/>
          <w:ins w:id="18285" w:author="Stefanie Lane" w:date="2022-06-23T15:12:00Z"/>
          <w:del w:id="18286" w:author="Lane, Stefanie" w:date="2023-04-28T12:07:00Z"/>
          <w:trPrChange w:id="1828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828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6AF2F3A" w14:textId="77777777" w:rsidR="00EB4CE1" w:rsidRPr="00EB4CE1" w:rsidDel="00402FFE" w:rsidRDefault="00EB4CE1">
            <w:pPr>
              <w:spacing w:after="0" w:line="240" w:lineRule="auto"/>
              <w:rPr>
                <w:ins w:id="18289" w:author="Stefanie Lane" w:date="2022-06-23T15:12:00Z"/>
                <w:del w:id="18290" w:author="Lane, Stefanie" w:date="2023-04-28T12:07:00Z"/>
                <w:rFonts w:ascii="Calibri" w:eastAsia="Times New Roman" w:hAnsi="Calibri" w:cs="Calibri"/>
                <w:color w:val="000000"/>
                <w:rPrChange w:id="18291" w:author="Stefanie Lane" w:date="2022-06-23T15:12:00Z">
                  <w:rPr>
                    <w:ins w:id="18292" w:author="Stefanie Lane" w:date="2022-06-23T15:12:00Z"/>
                    <w:del w:id="18293" w:author="Lane, Stefanie" w:date="2023-04-28T12:07:00Z"/>
                  </w:rPr>
                </w:rPrChange>
              </w:rPr>
              <w:pPrChange w:id="1829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829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9B3B582" w14:textId="77777777" w:rsidR="00EB4CE1" w:rsidRPr="00EB4CE1" w:rsidDel="00402FFE" w:rsidRDefault="00EB4CE1">
            <w:pPr>
              <w:spacing w:after="0" w:line="240" w:lineRule="auto"/>
              <w:rPr>
                <w:ins w:id="18296" w:author="Stefanie Lane" w:date="2022-06-23T15:12:00Z"/>
                <w:del w:id="18297" w:author="Lane, Stefanie" w:date="2023-04-28T12:07:00Z"/>
                <w:rFonts w:ascii="Calibri" w:eastAsia="Times New Roman" w:hAnsi="Calibri" w:cs="Calibri"/>
                <w:color w:val="000000"/>
                <w:rPrChange w:id="18298" w:author="Stefanie Lane" w:date="2022-06-23T15:12:00Z">
                  <w:rPr>
                    <w:ins w:id="18299" w:author="Stefanie Lane" w:date="2022-06-23T15:12:00Z"/>
                    <w:del w:id="18300" w:author="Lane, Stefanie" w:date="2023-04-28T12:07:00Z"/>
                  </w:rPr>
                </w:rPrChange>
              </w:rPr>
              <w:pPrChange w:id="18301" w:author="Stefanie Lane" w:date="2022-06-23T15:12:00Z">
                <w:pPr/>
              </w:pPrChange>
            </w:pPr>
          </w:p>
        </w:tc>
        <w:tc>
          <w:tcPr>
            <w:tcW w:w="3320" w:type="dxa"/>
            <w:tcBorders>
              <w:top w:val="nil"/>
              <w:left w:val="nil"/>
              <w:bottom w:val="nil"/>
              <w:right w:val="nil"/>
            </w:tcBorders>
            <w:shd w:val="clear" w:color="auto" w:fill="auto"/>
            <w:noWrap/>
            <w:vAlign w:val="bottom"/>
            <w:hideMark/>
            <w:tcPrChange w:id="18302" w:author="Stefanie Lane" w:date="2022-06-23T15:14:00Z">
              <w:tcPr>
                <w:tcW w:w="3320" w:type="dxa"/>
                <w:tcBorders>
                  <w:top w:val="nil"/>
                  <w:left w:val="nil"/>
                  <w:bottom w:val="nil"/>
                  <w:right w:val="nil"/>
                </w:tcBorders>
                <w:shd w:val="clear" w:color="auto" w:fill="auto"/>
                <w:noWrap/>
                <w:vAlign w:val="bottom"/>
                <w:hideMark/>
              </w:tcPr>
            </w:tcPrChange>
          </w:tcPr>
          <w:p w14:paraId="2E473C95" w14:textId="77777777" w:rsidR="00EB4CE1" w:rsidRPr="00EB4CE1" w:rsidDel="00402FFE" w:rsidRDefault="00EB4CE1">
            <w:pPr>
              <w:spacing w:after="0" w:line="240" w:lineRule="auto"/>
              <w:rPr>
                <w:ins w:id="18303" w:author="Stefanie Lane" w:date="2022-06-23T15:12:00Z"/>
                <w:del w:id="18304" w:author="Lane, Stefanie" w:date="2023-04-28T12:07:00Z"/>
                <w:rFonts w:ascii="Calibri" w:eastAsia="Times New Roman" w:hAnsi="Calibri" w:cs="Calibri"/>
                <w:i/>
                <w:iCs/>
                <w:color w:val="000000"/>
                <w:rPrChange w:id="18305" w:author="Stefanie Lane" w:date="2022-06-23T15:12:00Z">
                  <w:rPr>
                    <w:ins w:id="18306" w:author="Stefanie Lane" w:date="2022-06-23T15:12:00Z"/>
                    <w:del w:id="18307" w:author="Lane, Stefanie" w:date="2023-04-28T12:07:00Z"/>
                  </w:rPr>
                </w:rPrChange>
              </w:rPr>
              <w:pPrChange w:id="18308" w:author="Stefanie Lane" w:date="2022-06-23T15:12:00Z">
                <w:pPr/>
              </w:pPrChange>
            </w:pPr>
            <w:ins w:id="18309" w:author="Stefanie Lane" w:date="2022-06-23T15:12:00Z">
              <w:del w:id="18310" w:author="Lane, Stefanie" w:date="2023-04-28T12:07:00Z">
                <w:r w:rsidRPr="00EB4CE1" w:rsidDel="00402FFE">
                  <w:rPr>
                    <w:rFonts w:ascii="Calibri" w:eastAsia="Times New Roman" w:hAnsi="Calibri" w:cs="Calibri"/>
                    <w:i/>
                    <w:iCs/>
                    <w:color w:val="000000"/>
                    <w:rPrChange w:id="18311" w:author="Stefanie Lane" w:date="2022-06-23T15:12:00Z">
                      <w:rPr/>
                    </w:rPrChange>
                  </w:rPr>
                  <w:delText>Equisetum fluviatile</w:delText>
                </w:r>
              </w:del>
            </w:ins>
          </w:p>
        </w:tc>
        <w:tc>
          <w:tcPr>
            <w:tcW w:w="869" w:type="dxa"/>
            <w:tcBorders>
              <w:top w:val="nil"/>
              <w:left w:val="nil"/>
              <w:bottom w:val="nil"/>
              <w:right w:val="nil"/>
            </w:tcBorders>
            <w:shd w:val="clear" w:color="auto" w:fill="auto"/>
            <w:noWrap/>
            <w:vAlign w:val="bottom"/>
            <w:hideMark/>
            <w:tcPrChange w:id="18312" w:author="Stefanie Lane" w:date="2022-06-23T15:14:00Z">
              <w:tcPr>
                <w:tcW w:w="960" w:type="dxa"/>
                <w:tcBorders>
                  <w:top w:val="nil"/>
                  <w:left w:val="nil"/>
                  <w:bottom w:val="nil"/>
                  <w:right w:val="nil"/>
                </w:tcBorders>
                <w:shd w:val="clear" w:color="auto" w:fill="auto"/>
                <w:noWrap/>
                <w:vAlign w:val="bottom"/>
                <w:hideMark/>
              </w:tcPr>
            </w:tcPrChange>
          </w:tcPr>
          <w:p w14:paraId="7DEBD95F" w14:textId="77777777" w:rsidR="00EB4CE1" w:rsidRPr="00EB4CE1" w:rsidDel="00402FFE" w:rsidRDefault="00EB4CE1">
            <w:pPr>
              <w:spacing w:after="0" w:line="240" w:lineRule="auto"/>
              <w:jc w:val="center"/>
              <w:rPr>
                <w:ins w:id="18313" w:author="Stefanie Lane" w:date="2022-06-23T15:12:00Z"/>
                <w:del w:id="18314" w:author="Lane, Stefanie" w:date="2023-04-28T12:07:00Z"/>
                <w:rFonts w:ascii="Calibri" w:eastAsia="Times New Roman" w:hAnsi="Calibri" w:cs="Calibri"/>
                <w:color w:val="000000"/>
                <w:rPrChange w:id="18315" w:author="Stefanie Lane" w:date="2022-06-23T15:12:00Z">
                  <w:rPr>
                    <w:ins w:id="18316" w:author="Stefanie Lane" w:date="2022-06-23T15:12:00Z"/>
                    <w:del w:id="18317" w:author="Lane, Stefanie" w:date="2023-04-28T12:07:00Z"/>
                  </w:rPr>
                </w:rPrChange>
              </w:rPr>
              <w:pPrChange w:id="18318" w:author="Stefanie Lane" w:date="2022-06-23T15:12:00Z">
                <w:pPr>
                  <w:jc w:val="center"/>
                </w:pPr>
              </w:pPrChange>
            </w:pPr>
            <w:ins w:id="18319" w:author="Stefanie Lane" w:date="2022-06-23T15:12:00Z">
              <w:del w:id="18320" w:author="Lane, Stefanie" w:date="2023-04-28T12:07:00Z">
                <w:r w:rsidRPr="00EB4CE1" w:rsidDel="00402FFE">
                  <w:rPr>
                    <w:rFonts w:ascii="Calibri" w:eastAsia="Times New Roman" w:hAnsi="Calibri" w:cs="Calibri"/>
                    <w:color w:val="000000"/>
                    <w:rPrChange w:id="18321" w:author="Stefanie Lane" w:date="2022-06-23T15:12:00Z">
                      <w:rPr/>
                    </w:rPrChange>
                  </w:rPr>
                  <w:delText>0.62</w:delText>
                </w:r>
              </w:del>
            </w:ins>
          </w:p>
        </w:tc>
        <w:tc>
          <w:tcPr>
            <w:tcW w:w="990" w:type="dxa"/>
            <w:tcBorders>
              <w:top w:val="nil"/>
              <w:left w:val="nil"/>
              <w:bottom w:val="nil"/>
              <w:right w:val="nil"/>
            </w:tcBorders>
            <w:shd w:val="clear" w:color="auto" w:fill="auto"/>
            <w:noWrap/>
            <w:vAlign w:val="bottom"/>
            <w:hideMark/>
            <w:tcPrChange w:id="18322" w:author="Stefanie Lane" w:date="2022-06-23T15:14:00Z">
              <w:tcPr>
                <w:tcW w:w="960" w:type="dxa"/>
                <w:tcBorders>
                  <w:top w:val="nil"/>
                  <w:left w:val="nil"/>
                  <w:bottom w:val="nil"/>
                  <w:right w:val="nil"/>
                </w:tcBorders>
                <w:shd w:val="clear" w:color="auto" w:fill="auto"/>
                <w:noWrap/>
                <w:vAlign w:val="bottom"/>
                <w:hideMark/>
              </w:tcPr>
            </w:tcPrChange>
          </w:tcPr>
          <w:p w14:paraId="5BFF0905" w14:textId="77777777" w:rsidR="00EB4CE1" w:rsidRPr="00EB4CE1" w:rsidDel="00402FFE" w:rsidRDefault="00EB4CE1">
            <w:pPr>
              <w:spacing w:after="0" w:line="240" w:lineRule="auto"/>
              <w:jc w:val="center"/>
              <w:rPr>
                <w:ins w:id="18323" w:author="Stefanie Lane" w:date="2022-06-23T15:12:00Z"/>
                <w:del w:id="18324" w:author="Lane, Stefanie" w:date="2023-04-28T12:07:00Z"/>
                <w:rFonts w:ascii="Calibri" w:eastAsia="Times New Roman" w:hAnsi="Calibri" w:cs="Calibri"/>
                <w:color w:val="000000"/>
                <w:rPrChange w:id="18325" w:author="Stefanie Lane" w:date="2022-06-23T15:12:00Z">
                  <w:rPr>
                    <w:ins w:id="18326" w:author="Stefanie Lane" w:date="2022-06-23T15:12:00Z"/>
                    <w:del w:id="18327" w:author="Lane, Stefanie" w:date="2023-04-28T12:07:00Z"/>
                  </w:rPr>
                </w:rPrChange>
              </w:rPr>
              <w:pPrChange w:id="18328" w:author="Stefanie Lane" w:date="2022-06-23T15:12:00Z">
                <w:pPr>
                  <w:jc w:val="center"/>
                </w:pPr>
              </w:pPrChange>
            </w:pPr>
            <w:ins w:id="18329" w:author="Stefanie Lane" w:date="2022-06-23T15:12:00Z">
              <w:del w:id="18330" w:author="Lane, Stefanie" w:date="2023-04-28T12:07:00Z">
                <w:r w:rsidRPr="00EB4CE1" w:rsidDel="00402FFE">
                  <w:rPr>
                    <w:rFonts w:ascii="Calibri" w:eastAsia="Times New Roman" w:hAnsi="Calibri" w:cs="Calibri"/>
                    <w:color w:val="000000"/>
                    <w:rPrChange w:id="18331" w:author="Stefanie Lane" w:date="2022-06-23T15:12:00Z">
                      <w:rPr/>
                    </w:rPrChange>
                  </w:rPr>
                  <w:delText>0.36</w:delText>
                </w:r>
              </w:del>
            </w:ins>
          </w:p>
        </w:tc>
        <w:tc>
          <w:tcPr>
            <w:tcW w:w="810" w:type="dxa"/>
            <w:tcBorders>
              <w:top w:val="nil"/>
              <w:left w:val="nil"/>
              <w:bottom w:val="nil"/>
              <w:right w:val="nil"/>
            </w:tcBorders>
            <w:shd w:val="clear" w:color="auto" w:fill="auto"/>
            <w:noWrap/>
            <w:vAlign w:val="bottom"/>
            <w:hideMark/>
            <w:tcPrChange w:id="18332" w:author="Stefanie Lane" w:date="2022-06-23T15:14:00Z">
              <w:tcPr>
                <w:tcW w:w="960" w:type="dxa"/>
                <w:tcBorders>
                  <w:top w:val="nil"/>
                  <w:left w:val="nil"/>
                  <w:bottom w:val="nil"/>
                  <w:right w:val="nil"/>
                </w:tcBorders>
                <w:shd w:val="clear" w:color="auto" w:fill="auto"/>
                <w:noWrap/>
                <w:vAlign w:val="bottom"/>
                <w:hideMark/>
              </w:tcPr>
            </w:tcPrChange>
          </w:tcPr>
          <w:p w14:paraId="6209FA3A" w14:textId="77777777" w:rsidR="00EB4CE1" w:rsidRPr="00EB4CE1" w:rsidDel="00402FFE" w:rsidRDefault="00EB4CE1">
            <w:pPr>
              <w:spacing w:after="0" w:line="240" w:lineRule="auto"/>
              <w:jc w:val="center"/>
              <w:rPr>
                <w:ins w:id="18333" w:author="Stefanie Lane" w:date="2022-06-23T15:12:00Z"/>
                <w:del w:id="18334" w:author="Lane, Stefanie" w:date="2023-04-28T12:07:00Z"/>
                <w:rFonts w:ascii="Calibri" w:eastAsia="Times New Roman" w:hAnsi="Calibri" w:cs="Calibri"/>
                <w:color w:val="000000"/>
                <w:rPrChange w:id="18335" w:author="Stefanie Lane" w:date="2022-06-23T15:12:00Z">
                  <w:rPr>
                    <w:ins w:id="18336" w:author="Stefanie Lane" w:date="2022-06-23T15:12:00Z"/>
                    <w:del w:id="18337" w:author="Lane, Stefanie" w:date="2023-04-28T12:07:00Z"/>
                  </w:rPr>
                </w:rPrChange>
              </w:rPr>
              <w:pPrChange w:id="18338" w:author="Stefanie Lane" w:date="2022-06-23T15:12:00Z">
                <w:pPr>
                  <w:jc w:val="center"/>
                </w:pPr>
              </w:pPrChange>
            </w:pPr>
            <w:ins w:id="18339" w:author="Stefanie Lane" w:date="2022-06-23T15:12:00Z">
              <w:del w:id="18340" w:author="Lane, Stefanie" w:date="2023-04-28T12:07:00Z">
                <w:r w:rsidRPr="00EB4CE1" w:rsidDel="00402FFE">
                  <w:rPr>
                    <w:rFonts w:ascii="Calibri" w:eastAsia="Times New Roman" w:hAnsi="Calibri" w:cs="Calibri"/>
                    <w:color w:val="000000"/>
                    <w:rPrChange w:id="18341" w:author="Stefanie Lane" w:date="2022-06-23T15:12:00Z">
                      <w:rPr/>
                    </w:rPrChange>
                  </w:rPr>
                  <w:delText>0.44</w:delText>
                </w:r>
              </w:del>
            </w:ins>
          </w:p>
        </w:tc>
        <w:tc>
          <w:tcPr>
            <w:tcW w:w="1710" w:type="dxa"/>
            <w:tcBorders>
              <w:top w:val="nil"/>
              <w:left w:val="nil"/>
              <w:bottom w:val="nil"/>
              <w:right w:val="single" w:sz="8" w:space="0" w:color="auto"/>
            </w:tcBorders>
            <w:shd w:val="clear" w:color="auto" w:fill="auto"/>
            <w:noWrap/>
            <w:vAlign w:val="bottom"/>
            <w:hideMark/>
            <w:tcPrChange w:id="1834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3D1751D" w14:textId="77777777" w:rsidR="00EB4CE1" w:rsidRPr="00EB4CE1" w:rsidDel="00402FFE" w:rsidRDefault="00EB4CE1">
            <w:pPr>
              <w:spacing w:after="0" w:line="240" w:lineRule="auto"/>
              <w:jc w:val="center"/>
              <w:rPr>
                <w:ins w:id="18343" w:author="Stefanie Lane" w:date="2022-06-23T15:12:00Z"/>
                <w:del w:id="18344" w:author="Lane, Stefanie" w:date="2023-04-28T12:07:00Z"/>
                <w:rFonts w:ascii="Calibri" w:eastAsia="Times New Roman" w:hAnsi="Calibri" w:cs="Calibri"/>
                <w:color w:val="000000"/>
                <w:rPrChange w:id="18345" w:author="Stefanie Lane" w:date="2022-06-23T15:12:00Z">
                  <w:rPr>
                    <w:ins w:id="18346" w:author="Stefanie Lane" w:date="2022-06-23T15:12:00Z"/>
                    <w:del w:id="18347" w:author="Lane, Stefanie" w:date="2023-04-28T12:07:00Z"/>
                  </w:rPr>
                </w:rPrChange>
              </w:rPr>
              <w:pPrChange w:id="18348" w:author="Stefanie Lane" w:date="2022-06-23T15:12:00Z">
                <w:pPr>
                  <w:jc w:val="center"/>
                </w:pPr>
              </w:pPrChange>
            </w:pPr>
            <w:ins w:id="18349" w:author="Stefanie Lane" w:date="2022-06-23T15:12:00Z">
              <w:del w:id="18350" w:author="Lane, Stefanie" w:date="2023-04-28T12:07:00Z">
                <w:r w:rsidRPr="00EB4CE1" w:rsidDel="00402FFE">
                  <w:rPr>
                    <w:rFonts w:ascii="Calibri" w:eastAsia="Times New Roman" w:hAnsi="Calibri" w:cs="Calibri"/>
                    <w:color w:val="000000"/>
                    <w:rPrChange w:id="18351" w:author="Stefanie Lane" w:date="2022-06-23T15:12:00Z">
                      <w:rPr/>
                    </w:rPrChange>
                  </w:rPr>
                  <w:delText>-28.4</w:delText>
                </w:r>
              </w:del>
            </w:ins>
          </w:p>
        </w:tc>
      </w:tr>
      <w:tr w:rsidR="00EB4CE1" w:rsidRPr="00EB4CE1" w:rsidDel="00402FFE" w14:paraId="19E55835" w14:textId="77777777" w:rsidTr="006F10B7">
        <w:trPr>
          <w:trHeight w:val="290"/>
          <w:ins w:id="18352" w:author="Stefanie Lane" w:date="2022-06-23T15:12:00Z"/>
          <w:del w:id="18353" w:author="Lane, Stefanie" w:date="2023-04-28T12:07:00Z"/>
          <w:trPrChange w:id="1835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835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87D1F81" w14:textId="77777777" w:rsidR="00EB4CE1" w:rsidRPr="00EB4CE1" w:rsidDel="00402FFE" w:rsidRDefault="00EB4CE1">
            <w:pPr>
              <w:spacing w:after="0" w:line="240" w:lineRule="auto"/>
              <w:rPr>
                <w:ins w:id="18356" w:author="Stefanie Lane" w:date="2022-06-23T15:12:00Z"/>
                <w:del w:id="18357" w:author="Lane, Stefanie" w:date="2023-04-28T12:07:00Z"/>
                <w:rFonts w:ascii="Calibri" w:eastAsia="Times New Roman" w:hAnsi="Calibri" w:cs="Calibri"/>
                <w:color w:val="000000"/>
                <w:rPrChange w:id="18358" w:author="Stefanie Lane" w:date="2022-06-23T15:12:00Z">
                  <w:rPr>
                    <w:ins w:id="18359" w:author="Stefanie Lane" w:date="2022-06-23T15:12:00Z"/>
                    <w:del w:id="18360" w:author="Lane, Stefanie" w:date="2023-04-28T12:07:00Z"/>
                  </w:rPr>
                </w:rPrChange>
              </w:rPr>
              <w:pPrChange w:id="1836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836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32E45A6" w14:textId="77777777" w:rsidR="00EB4CE1" w:rsidRPr="00EB4CE1" w:rsidDel="00402FFE" w:rsidRDefault="00EB4CE1">
            <w:pPr>
              <w:spacing w:after="0" w:line="240" w:lineRule="auto"/>
              <w:rPr>
                <w:ins w:id="18363" w:author="Stefanie Lane" w:date="2022-06-23T15:12:00Z"/>
                <w:del w:id="18364" w:author="Lane, Stefanie" w:date="2023-04-28T12:07:00Z"/>
                <w:rFonts w:ascii="Calibri" w:eastAsia="Times New Roman" w:hAnsi="Calibri" w:cs="Calibri"/>
                <w:color w:val="000000"/>
                <w:rPrChange w:id="18365" w:author="Stefanie Lane" w:date="2022-06-23T15:12:00Z">
                  <w:rPr>
                    <w:ins w:id="18366" w:author="Stefanie Lane" w:date="2022-06-23T15:12:00Z"/>
                    <w:del w:id="18367" w:author="Lane, Stefanie" w:date="2023-04-28T12:07:00Z"/>
                  </w:rPr>
                </w:rPrChange>
              </w:rPr>
              <w:pPrChange w:id="1836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836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132A41A" w14:textId="77777777" w:rsidR="00EB4CE1" w:rsidRPr="00EB4CE1" w:rsidDel="00402FFE" w:rsidRDefault="00EB4CE1">
            <w:pPr>
              <w:spacing w:after="0" w:line="240" w:lineRule="auto"/>
              <w:rPr>
                <w:ins w:id="18370" w:author="Stefanie Lane" w:date="2022-06-23T15:12:00Z"/>
                <w:del w:id="18371" w:author="Lane, Stefanie" w:date="2023-04-28T12:07:00Z"/>
                <w:rFonts w:ascii="Calibri" w:eastAsia="Times New Roman" w:hAnsi="Calibri" w:cs="Calibri"/>
                <w:i/>
                <w:iCs/>
                <w:color w:val="000000"/>
                <w:rPrChange w:id="18372" w:author="Stefanie Lane" w:date="2022-06-23T15:12:00Z">
                  <w:rPr>
                    <w:ins w:id="18373" w:author="Stefanie Lane" w:date="2022-06-23T15:12:00Z"/>
                    <w:del w:id="18374" w:author="Lane, Stefanie" w:date="2023-04-28T12:07:00Z"/>
                  </w:rPr>
                </w:rPrChange>
              </w:rPr>
              <w:pPrChange w:id="18375" w:author="Stefanie Lane" w:date="2022-06-23T15:12:00Z">
                <w:pPr/>
              </w:pPrChange>
            </w:pPr>
            <w:ins w:id="18376" w:author="Stefanie Lane" w:date="2022-06-23T15:12:00Z">
              <w:del w:id="18377" w:author="Lane, Stefanie" w:date="2023-04-28T12:07:00Z">
                <w:r w:rsidRPr="00EB4CE1" w:rsidDel="00402FFE">
                  <w:rPr>
                    <w:rFonts w:ascii="Calibri" w:eastAsia="Times New Roman" w:hAnsi="Calibri" w:cs="Calibri"/>
                    <w:i/>
                    <w:iCs/>
                    <w:color w:val="000000"/>
                    <w:rPrChange w:id="18378" w:author="Stefanie Lane" w:date="2022-06-23T15:12:00Z">
                      <w:rPr/>
                    </w:rPrChange>
                  </w:rPr>
                  <w:delText>Schoenoplectus tabernaemontani</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837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ECE7F7E" w14:textId="77777777" w:rsidR="00EB4CE1" w:rsidRPr="00EB4CE1" w:rsidDel="00402FFE" w:rsidRDefault="00EB4CE1">
            <w:pPr>
              <w:spacing w:after="0" w:line="240" w:lineRule="auto"/>
              <w:jc w:val="center"/>
              <w:rPr>
                <w:ins w:id="18380" w:author="Stefanie Lane" w:date="2022-06-23T15:12:00Z"/>
                <w:del w:id="18381" w:author="Lane, Stefanie" w:date="2023-04-28T12:07:00Z"/>
                <w:rFonts w:ascii="Calibri" w:eastAsia="Times New Roman" w:hAnsi="Calibri" w:cs="Calibri"/>
                <w:color w:val="000000"/>
                <w:rPrChange w:id="18382" w:author="Stefanie Lane" w:date="2022-06-23T15:12:00Z">
                  <w:rPr>
                    <w:ins w:id="18383" w:author="Stefanie Lane" w:date="2022-06-23T15:12:00Z"/>
                    <w:del w:id="18384" w:author="Lane, Stefanie" w:date="2023-04-28T12:07:00Z"/>
                  </w:rPr>
                </w:rPrChange>
              </w:rPr>
              <w:pPrChange w:id="18385" w:author="Stefanie Lane" w:date="2022-06-23T15:12:00Z">
                <w:pPr>
                  <w:jc w:val="center"/>
                </w:pPr>
              </w:pPrChange>
            </w:pPr>
            <w:ins w:id="18386" w:author="Stefanie Lane" w:date="2022-06-23T15:12:00Z">
              <w:del w:id="18387" w:author="Lane, Stefanie" w:date="2023-04-28T12:07:00Z">
                <w:r w:rsidRPr="00EB4CE1" w:rsidDel="00402FFE">
                  <w:rPr>
                    <w:rFonts w:ascii="Calibri" w:eastAsia="Times New Roman" w:hAnsi="Calibri" w:cs="Calibri"/>
                    <w:color w:val="000000"/>
                    <w:rPrChange w:id="18388" w:author="Stefanie Lane" w:date="2022-06-23T15:12:00Z">
                      <w:rPr/>
                    </w:rPrChange>
                  </w:rPr>
                  <w:delText>0.07</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838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2FDDCF8" w14:textId="77777777" w:rsidR="00EB4CE1" w:rsidRPr="00EB4CE1" w:rsidDel="00402FFE" w:rsidRDefault="00EB4CE1">
            <w:pPr>
              <w:spacing w:after="0" w:line="240" w:lineRule="auto"/>
              <w:jc w:val="center"/>
              <w:rPr>
                <w:ins w:id="18390" w:author="Stefanie Lane" w:date="2022-06-23T15:12:00Z"/>
                <w:del w:id="18391" w:author="Lane, Stefanie" w:date="2023-04-28T12:07:00Z"/>
                <w:rFonts w:ascii="Calibri" w:eastAsia="Times New Roman" w:hAnsi="Calibri" w:cs="Calibri"/>
                <w:color w:val="000000"/>
                <w:rPrChange w:id="18392" w:author="Stefanie Lane" w:date="2022-06-23T15:12:00Z">
                  <w:rPr>
                    <w:ins w:id="18393" w:author="Stefanie Lane" w:date="2022-06-23T15:12:00Z"/>
                    <w:del w:id="18394" w:author="Lane, Stefanie" w:date="2023-04-28T12:07:00Z"/>
                  </w:rPr>
                </w:rPrChange>
              </w:rPr>
              <w:pPrChange w:id="18395" w:author="Stefanie Lane" w:date="2022-06-23T15:12:00Z">
                <w:pPr>
                  <w:jc w:val="center"/>
                </w:pPr>
              </w:pPrChange>
            </w:pPr>
            <w:ins w:id="18396" w:author="Stefanie Lane" w:date="2022-06-23T15:12:00Z">
              <w:del w:id="18397" w:author="Lane, Stefanie" w:date="2023-04-28T12:07:00Z">
                <w:r w:rsidRPr="00EB4CE1" w:rsidDel="00402FFE">
                  <w:rPr>
                    <w:rFonts w:ascii="Calibri" w:eastAsia="Times New Roman" w:hAnsi="Calibri" w:cs="Calibri"/>
                    <w:color w:val="000000"/>
                    <w:rPrChange w:id="18398" w:author="Stefanie Lane" w:date="2022-06-23T15:12:00Z">
                      <w:rPr/>
                    </w:rPrChange>
                  </w:rPr>
                  <w:delText>0.15</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839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012C18E" w14:textId="77777777" w:rsidR="00EB4CE1" w:rsidRPr="00EB4CE1" w:rsidDel="00402FFE" w:rsidRDefault="00EB4CE1">
            <w:pPr>
              <w:spacing w:after="0" w:line="240" w:lineRule="auto"/>
              <w:jc w:val="center"/>
              <w:rPr>
                <w:ins w:id="18400" w:author="Stefanie Lane" w:date="2022-06-23T15:12:00Z"/>
                <w:del w:id="18401" w:author="Lane, Stefanie" w:date="2023-04-28T12:07:00Z"/>
                <w:rFonts w:ascii="Calibri" w:eastAsia="Times New Roman" w:hAnsi="Calibri" w:cs="Calibri"/>
                <w:color w:val="000000"/>
                <w:rPrChange w:id="18402" w:author="Stefanie Lane" w:date="2022-06-23T15:12:00Z">
                  <w:rPr>
                    <w:ins w:id="18403" w:author="Stefanie Lane" w:date="2022-06-23T15:12:00Z"/>
                    <w:del w:id="18404" w:author="Lane, Stefanie" w:date="2023-04-28T12:07:00Z"/>
                  </w:rPr>
                </w:rPrChange>
              </w:rPr>
              <w:pPrChange w:id="18405" w:author="Stefanie Lane" w:date="2022-06-23T15:12:00Z">
                <w:pPr>
                  <w:jc w:val="center"/>
                </w:pPr>
              </w:pPrChange>
            </w:pPr>
            <w:ins w:id="18406" w:author="Stefanie Lane" w:date="2022-06-23T15:12:00Z">
              <w:del w:id="18407" w:author="Lane, Stefanie" w:date="2023-04-28T12:07:00Z">
                <w:r w:rsidRPr="00EB4CE1" w:rsidDel="00402FFE">
                  <w:rPr>
                    <w:rFonts w:ascii="Calibri" w:eastAsia="Times New Roman" w:hAnsi="Calibri" w:cs="Calibri"/>
                    <w:color w:val="000000"/>
                    <w:rPrChange w:id="18408" w:author="Stefanie Lane" w:date="2022-06-23T15:12:00Z">
                      <w:rPr/>
                    </w:rPrChange>
                  </w:rPr>
                  <w:delText>0.06</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840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A98258C" w14:textId="77777777" w:rsidR="00EB4CE1" w:rsidRPr="00EB4CE1" w:rsidDel="00402FFE" w:rsidRDefault="00EB4CE1">
            <w:pPr>
              <w:spacing w:after="0" w:line="240" w:lineRule="auto"/>
              <w:jc w:val="center"/>
              <w:rPr>
                <w:ins w:id="18410" w:author="Stefanie Lane" w:date="2022-06-23T15:12:00Z"/>
                <w:del w:id="18411" w:author="Lane, Stefanie" w:date="2023-04-28T12:07:00Z"/>
                <w:rFonts w:ascii="Calibri" w:eastAsia="Times New Roman" w:hAnsi="Calibri" w:cs="Calibri"/>
                <w:color w:val="000000"/>
                <w:rPrChange w:id="18412" w:author="Stefanie Lane" w:date="2022-06-23T15:12:00Z">
                  <w:rPr>
                    <w:ins w:id="18413" w:author="Stefanie Lane" w:date="2022-06-23T15:12:00Z"/>
                    <w:del w:id="18414" w:author="Lane, Stefanie" w:date="2023-04-28T12:07:00Z"/>
                  </w:rPr>
                </w:rPrChange>
              </w:rPr>
              <w:pPrChange w:id="18415" w:author="Stefanie Lane" w:date="2022-06-23T15:12:00Z">
                <w:pPr>
                  <w:jc w:val="center"/>
                </w:pPr>
              </w:pPrChange>
            </w:pPr>
            <w:ins w:id="18416" w:author="Stefanie Lane" w:date="2022-06-23T15:12:00Z">
              <w:del w:id="18417" w:author="Lane, Stefanie" w:date="2023-04-28T12:07:00Z">
                <w:r w:rsidRPr="00EB4CE1" w:rsidDel="00402FFE">
                  <w:rPr>
                    <w:rFonts w:ascii="Calibri" w:eastAsia="Times New Roman" w:hAnsi="Calibri" w:cs="Calibri"/>
                    <w:color w:val="000000"/>
                    <w:rPrChange w:id="18418" w:author="Stefanie Lane" w:date="2022-06-23T15:12:00Z">
                      <w:rPr/>
                    </w:rPrChange>
                  </w:rPr>
                  <w:delText>-19.4</w:delText>
                </w:r>
              </w:del>
            </w:ins>
          </w:p>
        </w:tc>
      </w:tr>
      <w:tr w:rsidR="00EB4CE1" w:rsidRPr="00EB4CE1" w:rsidDel="00402FFE" w14:paraId="1A7FFA78" w14:textId="77777777" w:rsidTr="006F10B7">
        <w:trPr>
          <w:trHeight w:val="290"/>
          <w:ins w:id="18419" w:author="Stefanie Lane" w:date="2022-06-23T15:12:00Z"/>
          <w:del w:id="18420" w:author="Lane, Stefanie" w:date="2023-04-28T12:07:00Z"/>
          <w:trPrChange w:id="1842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842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E75B5C2" w14:textId="77777777" w:rsidR="00EB4CE1" w:rsidRPr="00EB4CE1" w:rsidDel="00402FFE" w:rsidRDefault="00EB4CE1">
            <w:pPr>
              <w:spacing w:after="0" w:line="240" w:lineRule="auto"/>
              <w:rPr>
                <w:ins w:id="18423" w:author="Stefanie Lane" w:date="2022-06-23T15:12:00Z"/>
                <w:del w:id="18424" w:author="Lane, Stefanie" w:date="2023-04-28T12:07:00Z"/>
                <w:rFonts w:ascii="Calibri" w:eastAsia="Times New Roman" w:hAnsi="Calibri" w:cs="Calibri"/>
                <w:color w:val="000000"/>
                <w:rPrChange w:id="18425" w:author="Stefanie Lane" w:date="2022-06-23T15:12:00Z">
                  <w:rPr>
                    <w:ins w:id="18426" w:author="Stefanie Lane" w:date="2022-06-23T15:12:00Z"/>
                    <w:del w:id="18427" w:author="Lane, Stefanie" w:date="2023-04-28T12:07:00Z"/>
                  </w:rPr>
                </w:rPrChange>
              </w:rPr>
              <w:pPrChange w:id="1842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842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4CA9869" w14:textId="77777777" w:rsidR="00EB4CE1" w:rsidRPr="00EB4CE1" w:rsidDel="00402FFE" w:rsidRDefault="00EB4CE1">
            <w:pPr>
              <w:spacing w:after="0" w:line="240" w:lineRule="auto"/>
              <w:rPr>
                <w:ins w:id="18430" w:author="Stefanie Lane" w:date="2022-06-23T15:12:00Z"/>
                <w:del w:id="18431" w:author="Lane, Stefanie" w:date="2023-04-28T12:07:00Z"/>
                <w:rFonts w:ascii="Calibri" w:eastAsia="Times New Roman" w:hAnsi="Calibri" w:cs="Calibri"/>
                <w:color w:val="000000"/>
                <w:rPrChange w:id="18432" w:author="Stefanie Lane" w:date="2022-06-23T15:12:00Z">
                  <w:rPr>
                    <w:ins w:id="18433" w:author="Stefanie Lane" w:date="2022-06-23T15:12:00Z"/>
                    <w:del w:id="18434" w:author="Lane, Stefanie" w:date="2023-04-28T12:07:00Z"/>
                  </w:rPr>
                </w:rPrChange>
              </w:rPr>
              <w:pPrChange w:id="18435" w:author="Stefanie Lane" w:date="2022-06-23T15:12:00Z">
                <w:pPr/>
              </w:pPrChange>
            </w:pPr>
          </w:p>
        </w:tc>
        <w:tc>
          <w:tcPr>
            <w:tcW w:w="3320" w:type="dxa"/>
            <w:tcBorders>
              <w:top w:val="nil"/>
              <w:left w:val="nil"/>
              <w:bottom w:val="nil"/>
              <w:right w:val="nil"/>
            </w:tcBorders>
            <w:shd w:val="clear" w:color="auto" w:fill="auto"/>
            <w:noWrap/>
            <w:vAlign w:val="bottom"/>
            <w:hideMark/>
            <w:tcPrChange w:id="18436" w:author="Stefanie Lane" w:date="2022-06-23T15:14:00Z">
              <w:tcPr>
                <w:tcW w:w="3320" w:type="dxa"/>
                <w:tcBorders>
                  <w:top w:val="nil"/>
                  <w:left w:val="nil"/>
                  <w:bottom w:val="nil"/>
                  <w:right w:val="nil"/>
                </w:tcBorders>
                <w:shd w:val="clear" w:color="auto" w:fill="auto"/>
                <w:noWrap/>
                <w:vAlign w:val="bottom"/>
                <w:hideMark/>
              </w:tcPr>
            </w:tcPrChange>
          </w:tcPr>
          <w:p w14:paraId="7B45D22D" w14:textId="77777777" w:rsidR="00EB4CE1" w:rsidRPr="00EB4CE1" w:rsidDel="00402FFE" w:rsidRDefault="00EB4CE1">
            <w:pPr>
              <w:spacing w:after="0" w:line="240" w:lineRule="auto"/>
              <w:rPr>
                <w:ins w:id="18437" w:author="Stefanie Lane" w:date="2022-06-23T15:12:00Z"/>
                <w:del w:id="18438" w:author="Lane, Stefanie" w:date="2023-04-28T12:07:00Z"/>
                <w:rFonts w:ascii="Calibri" w:eastAsia="Times New Roman" w:hAnsi="Calibri" w:cs="Calibri"/>
                <w:i/>
                <w:iCs/>
                <w:color w:val="000000"/>
                <w:rPrChange w:id="18439" w:author="Stefanie Lane" w:date="2022-06-23T15:12:00Z">
                  <w:rPr>
                    <w:ins w:id="18440" w:author="Stefanie Lane" w:date="2022-06-23T15:12:00Z"/>
                    <w:del w:id="18441" w:author="Lane, Stefanie" w:date="2023-04-28T12:07:00Z"/>
                  </w:rPr>
                </w:rPrChange>
              </w:rPr>
              <w:pPrChange w:id="18442" w:author="Stefanie Lane" w:date="2022-06-23T15:12:00Z">
                <w:pPr/>
              </w:pPrChange>
            </w:pPr>
            <w:ins w:id="18443" w:author="Stefanie Lane" w:date="2022-06-23T15:12:00Z">
              <w:del w:id="18444" w:author="Lane, Stefanie" w:date="2023-04-28T12:07:00Z">
                <w:r w:rsidRPr="00EB4CE1" w:rsidDel="00402FFE">
                  <w:rPr>
                    <w:rFonts w:ascii="Calibri" w:eastAsia="Times New Roman" w:hAnsi="Calibri" w:cs="Calibri"/>
                    <w:i/>
                    <w:iCs/>
                    <w:color w:val="000000"/>
                    <w:rPrChange w:id="18445" w:author="Stefanie Lane" w:date="2022-06-23T15:12:00Z">
                      <w:rPr/>
                    </w:rPrChange>
                  </w:rPr>
                  <w:delText>Lathyrus palustris</w:delText>
                </w:r>
              </w:del>
            </w:ins>
          </w:p>
        </w:tc>
        <w:tc>
          <w:tcPr>
            <w:tcW w:w="869" w:type="dxa"/>
            <w:tcBorders>
              <w:top w:val="nil"/>
              <w:left w:val="nil"/>
              <w:bottom w:val="nil"/>
              <w:right w:val="nil"/>
            </w:tcBorders>
            <w:shd w:val="clear" w:color="auto" w:fill="auto"/>
            <w:noWrap/>
            <w:vAlign w:val="bottom"/>
            <w:hideMark/>
            <w:tcPrChange w:id="18446" w:author="Stefanie Lane" w:date="2022-06-23T15:14:00Z">
              <w:tcPr>
                <w:tcW w:w="960" w:type="dxa"/>
                <w:tcBorders>
                  <w:top w:val="nil"/>
                  <w:left w:val="nil"/>
                  <w:bottom w:val="nil"/>
                  <w:right w:val="nil"/>
                </w:tcBorders>
                <w:shd w:val="clear" w:color="auto" w:fill="auto"/>
                <w:noWrap/>
                <w:vAlign w:val="bottom"/>
                <w:hideMark/>
              </w:tcPr>
            </w:tcPrChange>
          </w:tcPr>
          <w:p w14:paraId="409D06FA" w14:textId="77777777" w:rsidR="00EB4CE1" w:rsidRPr="00EB4CE1" w:rsidDel="00402FFE" w:rsidRDefault="00EB4CE1">
            <w:pPr>
              <w:spacing w:after="0" w:line="240" w:lineRule="auto"/>
              <w:jc w:val="center"/>
              <w:rPr>
                <w:ins w:id="18447" w:author="Stefanie Lane" w:date="2022-06-23T15:12:00Z"/>
                <w:del w:id="18448" w:author="Lane, Stefanie" w:date="2023-04-28T12:07:00Z"/>
                <w:rFonts w:ascii="Calibri" w:eastAsia="Times New Roman" w:hAnsi="Calibri" w:cs="Calibri"/>
                <w:color w:val="000000"/>
                <w:rPrChange w:id="18449" w:author="Stefanie Lane" w:date="2022-06-23T15:12:00Z">
                  <w:rPr>
                    <w:ins w:id="18450" w:author="Stefanie Lane" w:date="2022-06-23T15:12:00Z"/>
                    <w:del w:id="18451" w:author="Lane, Stefanie" w:date="2023-04-28T12:07:00Z"/>
                  </w:rPr>
                </w:rPrChange>
              </w:rPr>
              <w:pPrChange w:id="18452" w:author="Stefanie Lane" w:date="2022-06-23T15:12:00Z">
                <w:pPr>
                  <w:jc w:val="center"/>
                </w:pPr>
              </w:pPrChange>
            </w:pPr>
            <w:ins w:id="18453" w:author="Stefanie Lane" w:date="2022-06-23T15:12:00Z">
              <w:del w:id="18454" w:author="Lane, Stefanie" w:date="2023-04-28T12:07:00Z">
                <w:r w:rsidRPr="00EB4CE1" w:rsidDel="00402FFE">
                  <w:rPr>
                    <w:rFonts w:ascii="Calibri" w:eastAsia="Times New Roman" w:hAnsi="Calibri" w:cs="Calibri"/>
                    <w:color w:val="000000"/>
                    <w:rPrChange w:id="18455" w:author="Stefanie Lane" w:date="2022-06-23T15:12:00Z">
                      <w:rPr/>
                    </w:rPrChange>
                  </w:rPr>
                  <w:delText>0.55</w:delText>
                </w:r>
              </w:del>
            </w:ins>
          </w:p>
        </w:tc>
        <w:tc>
          <w:tcPr>
            <w:tcW w:w="990" w:type="dxa"/>
            <w:tcBorders>
              <w:top w:val="nil"/>
              <w:left w:val="nil"/>
              <w:bottom w:val="nil"/>
              <w:right w:val="nil"/>
            </w:tcBorders>
            <w:shd w:val="clear" w:color="auto" w:fill="auto"/>
            <w:noWrap/>
            <w:vAlign w:val="bottom"/>
            <w:hideMark/>
            <w:tcPrChange w:id="18456" w:author="Stefanie Lane" w:date="2022-06-23T15:14:00Z">
              <w:tcPr>
                <w:tcW w:w="960" w:type="dxa"/>
                <w:tcBorders>
                  <w:top w:val="nil"/>
                  <w:left w:val="nil"/>
                  <w:bottom w:val="nil"/>
                  <w:right w:val="nil"/>
                </w:tcBorders>
                <w:shd w:val="clear" w:color="auto" w:fill="auto"/>
                <w:noWrap/>
                <w:vAlign w:val="bottom"/>
                <w:hideMark/>
              </w:tcPr>
            </w:tcPrChange>
          </w:tcPr>
          <w:p w14:paraId="63217DC2" w14:textId="77777777" w:rsidR="00EB4CE1" w:rsidRPr="00EB4CE1" w:rsidDel="00402FFE" w:rsidRDefault="00EB4CE1">
            <w:pPr>
              <w:spacing w:after="0" w:line="240" w:lineRule="auto"/>
              <w:jc w:val="center"/>
              <w:rPr>
                <w:ins w:id="18457" w:author="Stefanie Lane" w:date="2022-06-23T15:12:00Z"/>
                <w:del w:id="18458" w:author="Lane, Stefanie" w:date="2023-04-28T12:07:00Z"/>
                <w:rFonts w:ascii="Calibri" w:eastAsia="Times New Roman" w:hAnsi="Calibri" w:cs="Calibri"/>
                <w:color w:val="000000"/>
                <w:rPrChange w:id="18459" w:author="Stefanie Lane" w:date="2022-06-23T15:12:00Z">
                  <w:rPr>
                    <w:ins w:id="18460" w:author="Stefanie Lane" w:date="2022-06-23T15:12:00Z"/>
                    <w:del w:id="18461" w:author="Lane, Stefanie" w:date="2023-04-28T12:07:00Z"/>
                  </w:rPr>
                </w:rPrChange>
              </w:rPr>
              <w:pPrChange w:id="18462" w:author="Stefanie Lane" w:date="2022-06-23T15:12:00Z">
                <w:pPr>
                  <w:jc w:val="center"/>
                </w:pPr>
              </w:pPrChange>
            </w:pPr>
            <w:ins w:id="18463" w:author="Stefanie Lane" w:date="2022-06-23T15:12:00Z">
              <w:del w:id="18464" w:author="Lane, Stefanie" w:date="2023-04-28T12:07:00Z">
                <w:r w:rsidRPr="00EB4CE1" w:rsidDel="00402FFE">
                  <w:rPr>
                    <w:rFonts w:ascii="Calibri" w:eastAsia="Times New Roman" w:hAnsi="Calibri" w:cs="Calibri"/>
                    <w:color w:val="000000"/>
                    <w:rPrChange w:id="18465" w:author="Stefanie Lane" w:date="2022-06-23T15:12:00Z">
                      <w:rPr/>
                    </w:rPrChange>
                  </w:rPr>
                  <w:delText>0.18</w:delText>
                </w:r>
              </w:del>
            </w:ins>
          </w:p>
        </w:tc>
        <w:tc>
          <w:tcPr>
            <w:tcW w:w="810" w:type="dxa"/>
            <w:tcBorders>
              <w:top w:val="nil"/>
              <w:left w:val="nil"/>
              <w:bottom w:val="nil"/>
              <w:right w:val="nil"/>
            </w:tcBorders>
            <w:shd w:val="clear" w:color="auto" w:fill="auto"/>
            <w:noWrap/>
            <w:vAlign w:val="bottom"/>
            <w:hideMark/>
            <w:tcPrChange w:id="18466" w:author="Stefanie Lane" w:date="2022-06-23T15:14:00Z">
              <w:tcPr>
                <w:tcW w:w="960" w:type="dxa"/>
                <w:tcBorders>
                  <w:top w:val="nil"/>
                  <w:left w:val="nil"/>
                  <w:bottom w:val="nil"/>
                  <w:right w:val="nil"/>
                </w:tcBorders>
                <w:shd w:val="clear" w:color="auto" w:fill="auto"/>
                <w:noWrap/>
                <w:vAlign w:val="bottom"/>
                <w:hideMark/>
              </w:tcPr>
            </w:tcPrChange>
          </w:tcPr>
          <w:p w14:paraId="16E26C9F" w14:textId="77777777" w:rsidR="00EB4CE1" w:rsidRPr="00EB4CE1" w:rsidDel="00402FFE" w:rsidRDefault="00EB4CE1">
            <w:pPr>
              <w:spacing w:after="0" w:line="240" w:lineRule="auto"/>
              <w:jc w:val="center"/>
              <w:rPr>
                <w:ins w:id="18467" w:author="Stefanie Lane" w:date="2022-06-23T15:12:00Z"/>
                <w:del w:id="18468" w:author="Lane, Stefanie" w:date="2023-04-28T12:07:00Z"/>
                <w:rFonts w:ascii="Calibri" w:eastAsia="Times New Roman" w:hAnsi="Calibri" w:cs="Calibri"/>
                <w:color w:val="000000"/>
                <w:rPrChange w:id="18469" w:author="Stefanie Lane" w:date="2022-06-23T15:12:00Z">
                  <w:rPr>
                    <w:ins w:id="18470" w:author="Stefanie Lane" w:date="2022-06-23T15:12:00Z"/>
                    <w:del w:id="18471" w:author="Lane, Stefanie" w:date="2023-04-28T12:07:00Z"/>
                  </w:rPr>
                </w:rPrChange>
              </w:rPr>
              <w:pPrChange w:id="18472" w:author="Stefanie Lane" w:date="2022-06-23T15:12:00Z">
                <w:pPr>
                  <w:jc w:val="center"/>
                </w:pPr>
              </w:pPrChange>
            </w:pPr>
            <w:ins w:id="18473" w:author="Stefanie Lane" w:date="2022-06-23T15:12:00Z">
              <w:del w:id="18474" w:author="Lane, Stefanie" w:date="2023-04-28T12:07:00Z">
                <w:r w:rsidRPr="00EB4CE1" w:rsidDel="00402FFE">
                  <w:rPr>
                    <w:rFonts w:ascii="Calibri" w:eastAsia="Times New Roman" w:hAnsi="Calibri" w:cs="Calibri"/>
                    <w:color w:val="000000"/>
                    <w:rPrChange w:id="18475" w:author="Stefanie Lane" w:date="2022-06-23T15:12:00Z">
                      <w:rPr/>
                    </w:rPrChange>
                  </w:rPr>
                  <w:delText>0.56</w:delText>
                </w:r>
              </w:del>
            </w:ins>
          </w:p>
        </w:tc>
        <w:tc>
          <w:tcPr>
            <w:tcW w:w="1710" w:type="dxa"/>
            <w:tcBorders>
              <w:top w:val="nil"/>
              <w:left w:val="nil"/>
              <w:bottom w:val="nil"/>
              <w:right w:val="single" w:sz="8" w:space="0" w:color="auto"/>
            </w:tcBorders>
            <w:shd w:val="clear" w:color="auto" w:fill="auto"/>
            <w:noWrap/>
            <w:vAlign w:val="bottom"/>
            <w:hideMark/>
            <w:tcPrChange w:id="1847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76DCDE2" w14:textId="77777777" w:rsidR="00EB4CE1" w:rsidRPr="00EB4CE1" w:rsidDel="00402FFE" w:rsidRDefault="00EB4CE1">
            <w:pPr>
              <w:spacing w:after="0" w:line="240" w:lineRule="auto"/>
              <w:jc w:val="center"/>
              <w:rPr>
                <w:ins w:id="18477" w:author="Stefanie Lane" w:date="2022-06-23T15:12:00Z"/>
                <w:del w:id="18478" w:author="Lane, Stefanie" w:date="2023-04-28T12:07:00Z"/>
                <w:rFonts w:ascii="Calibri" w:eastAsia="Times New Roman" w:hAnsi="Calibri" w:cs="Calibri"/>
                <w:color w:val="000000"/>
                <w:rPrChange w:id="18479" w:author="Stefanie Lane" w:date="2022-06-23T15:12:00Z">
                  <w:rPr>
                    <w:ins w:id="18480" w:author="Stefanie Lane" w:date="2022-06-23T15:12:00Z"/>
                    <w:del w:id="18481" w:author="Lane, Stefanie" w:date="2023-04-28T12:07:00Z"/>
                  </w:rPr>
                </w:rPrChange>
              </w:rPr>
              <w:pPrChange w:id="18482" w:author="Stefanie Lane" w:date="2022-06-23T15:12:00Z">
                <w:pPr>
                  <w:jc w:val="center"/>
                </w:pPr>
              </w:pPrChange>
            </w:pPr>
            <w:ins w:id="18483" w:author="Stefanie Lane" w:date="2022-06-23T15:12:00Z">
              <w:del w:id="18484" w:author="Lane, Stefanie" w:date="2023-04-28T12:07:00Z">
                <w:r w:rsidRPr="00EB4CE1" w:rsidDel="00402FFE">
                  <w:rPr>
                    <w:rFonts w:ascii="Calibri" w:eastAsia="Times New Roman" w:hAnsi="Calibri" w:cs="Calibri"/>
                    <w:color w:val="000000"/>
                    <w:rPrChange w:id="18485" w:author="Stefanie Lane" w:date="2022-06-23T15:12:00Z">
                      <w:rPr/>
                    </w:rPrChange>
                  </w:rPr>
                  <w:delText>0.7</w:delText>
                </w:r>
              </w:del>
            </w:ins>
          </w:p>
        </w:tc>
      </w:tr>
      <w:tr w:rsidR="00EB4CE1" w:rsidRPr="00EB4CE1" w:rsidDel="00402FFE" w14:paraId="44ED4CF8" w14:textId="77777777" w:rsidTr="006F10B7">
        <w:trPr>
          <w:trHeight w:val="290"/>
          <w:ins w:id="18486" w:author="Stefanie Lane" w:date="2022-06-23T15:12:00Z"/>
          <w:del w:id="18487" w:author="Lane, Stefanie" w:date="2023-04-28T12:07:00Z"/>
          <w:trPrChange w:id="1848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848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AB89D3E" w14:textId="77777777" w:rsidR="00EB4CE1" w:rsidRPr="00EB4CE1" w:rsidDel="00402FFE" w:rsidRDefault="00EB4CE1">
            <w:pPr>
              <w:spacing w:after="0" w:line="240" w:lineRule="auto"/>
              <w:rPr>
                <w:ins w:id="18490" w:author="Stefanie Lane" w:date="2022-06-23T15:12:00Z"/>
                <w:del w:id="18491" w:author="Lane, Stefanie" w:date="2023-04-28T12:07:00Z"/>
                <w:rFonts w:ascii="Calibri" w:eastAsia="Times New Roman" w:hAnsi="Calibri" w:cs="Calibri"/>
                <w:color w:val="000000"/>
                <w:rPrChange w:id="18492" w:author="Stefanie Lane" w:date="2022-06-23T15:12:00Z">
                  <w:rPr>
                    <w:ins w:id="18493" w:author="Stefanie Lane" w:date="2022-06-23T15:12:00Z"/>
                    <w:del w:id="18494" w:author="Lane, Stefanie" w:date="2023-04-28T12:07:00Z"/>
                  </w:rPr>
                </w:rPrChange>
              </w:rPr>
              <w:pPrChange w:id="1849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849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7753095" w14:textId="77777777" w:rsidR="00EB4CE1" w:rsidRPr="00EB4CE1" w:rsidDel="00402FFE" w:rsidRDefault="00EB4CE1">
            <w:pPr>
              <w:spacing w:after="0" w:line="240" w:lineRule="auto"/>
              <w:rPr>
                <w:ins w:id="18497" w:author="Stefanie Lane" w:date="2022-06-23T15:12:00Z"/>
                <w:del w:id="18498" w:author="Lane, Stefanie" w:date="2023-04-28T12:07:00Z"/>
                <w:rFonts w:ascii="Calibri" w:eastAsia="Times New Roman" w:hAnsi="Calibri" w:cs="Calibri"/>
                <w:color w:val="000000"/>
                <w:rPrChange w:id="18499" w:author="Stefanie Lane" w:date="2022-06-23T15:12:00Z">
                  <w:rPr>
                    <w:ins w:id="18500" w:author="Stefanie Lane" w:date="2022-06-23T15:12:00Z"/>
                    <w:del w:id="18501" w:author="Lane, Stefanie" w:date="2023-04-28T12:07:00Z"/>
                  </w:rPr>
                </w:rPrChange>
              </w:rPr>
              <w:pPrChange w:id="1850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850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5D5B4E5" w14:textId="77777777" w:rsidR="00EB4CE1" w:rsidRPr="00EB4CE1" w:rsidDel="00402FFE" w:rsidRDefault="00EB4CE1">
            <w:pPr>
              <w:spacing w:after="0" w:line="240" w:lineRule="auto"/>
              <w:rPr>
                <w:ins w:id="18504" w:author="Stefanie Lane" w:date="2022-06-23T15:12:00Z"/>
                <w:del w:id="18505" w:author="Lane, Stefanie" w:date="2023-04-28T12:07:00Z"/>
                <w:rFonts w:ascii="Calibri" w:eastAsia="Times New Roman" w:hAnsi="Calibri" w:cs="Calibri"/>
                <w:i/>
                <w:iCs/>
                <w:color w:val="000000"/>
                <w:rPrChange w:id="18506" w:author="Stefanie Lane" w:date="2022-06-23T15:12:00Z">
                  <w:rPr>
                    <w:ins w:id="18507" w:author="Stefanie Lane" w:date="2022-06-23T15:12:00Z"/>
                    <w:del w:id="18508" w:author="Lane, Stefanie" w:date="2023-04-28T12:07:00Z"/>
                  </w:rPr>
                </w:rPrChange>
              </w:rPr>
              <w:pPrChange w:id="18509" w:author="Stefanie Lane" w:date="2022-06-23T15:12:00Z">
                <w:pPr/>
              </w:pPrChange>
            </w:pPr>
            <w:ins w:id="18510" w:author="Stefanie Lane" w:date="2022-06-23T15:12:00Z">
              <w:del w:id="18511" w:author="Lane, Stefanie" w:date="2023-04-28T12:07:00Z">
                <w:r w:rsidRPr="00EB4CE1" w:rsidDel="00402FFE">
                  <w:rPr>
                    <w:rFonts w:ascii="Calibri" w:eastAsia="Times New Roman" w:hAnsi="Calibri" w:cs="Calibri"/>
                    <w:i/>
                    <w:iCs/>
                    <w:color w:val="000000"/>
                    <w:rPrChange w:id="18512" w:author="Stefanie Lane" w:date="2022-06-23T15:12:00Z">
                      <w:rPr/>
                    </w:rPrChange>
                  </w:rPr>
                  <w:delText>Rumex occidentalis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851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2899D31" w14:textId="77777777" w:rsidR="00EB4CE1" w:rsidRPr="00EB4CE1" w:rsidDel="00402FFE" w:rsidRDefault="00EB4CE1">
            <w:pPr>
              <w:spacing w:after="0" w:line="240" w:lineRule="auto"/>
              <w:jc w:val="center"/>
              <w:rPr>
                <w:ins w:id="18514" w:author="Stefanie Lane" w:date="2022-06-23T15:12:00Z"/>
                <w:del w:id="18515" w:author="Lane, Stefanie" w:date="2023-04-28T12:07:00Z"/>
                <w:rFonts w:ascii="Calibri" w:eastAsia="Times New Roman" w:hAnsi="Calibri" w:cs="Calibri"/>
                <w:color w:val="000000"/>
                <w:rPrChange w:id="18516" w:author="Stefanie Lane" w:date="2022-06-23T15:12:00Z">
                  <w:rPr>
                    <w:ins w:id="18517" w:author="Stefanie Lane" w:date="2022-06-23T15:12:00Z"/>
                    <w:del w:id="18518" w:author="Lane, Stefanie" w:date="2023-04-28T12:07:00Z"/>
                  </w:rPr>
                </w:rPrChange>
              </w:rPr>
              <w:pPrChange w:id="18519" w:author="Stefanie Lane" w:date="2022-06-23T15:12:00Z">
                <w:pPr>
                  <w:jc w:val="center"/>
                </w:pPr>
              </w:pPrChange>
            </w:pPr>
            <w:ins w:id="18520" w:author="Stefanie Lane" w:date="2022-06-23T15:12:00Z">
              <w:del w:id="18521" w:author="Lane, Stefanie" w:date="2023-04-28T12:07:00Z">
                <w:r w:rsidRPr="00EB4CE1" w:rsidDel="00402FFE">
                  <w:rPr>
                    <w:rFonts w:ascii="Calibri" w:eastAsia="Times New Roman" w:hAnsi="Calibri" w:cs="Calibri"/>
                    <w:color w:val="000000"/>
                    <w:rPrChange w:id="18522" w:author="Stefanie Lane" w:date="2022-06-23T15:12:00Z">
                      <w:rPr/>
                    </w:rPrChange>
                  </w:rPr>
                  <w:delText>0.07</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852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4603F22" w14:textId="77777777" w:rsidR="00EB4CE1" w:rsidRPr="00EB4CE1" w:rsidDel="00402FFE" w:rsidRDefault="00EB4CE1">
            <w:pPr>
              <w:spacing w:after="0" w:line="240" w:lineRule="auto"/>
              <w:jc w:val="center"/>
              <w:rPr>
                <w:ins w:id="18524" w:author="Stefanie Lane" w:date="2022-06-23T15:12:00Z"/>
                <w:del w:id="18525" w:author="Lane, Stefanie" w:date="2023-04-28T12:07:00Z"/>
                <w:rFonts w:ascii="Calibri" w:eastAsia="Times New Roman" w:hAnsi="Calibri" w:cs="Calibri"/>
                <w:color w:val="000000"/>
                <w:rPrChange w:id="18526" w:author="Stefanie Lane" w:date="2022-06-23T15:12:00Z">
                  <w:rPr>
                    <w:ins w:id="18527" w:author="Stefanie Lane" w:date="2022-06-23T15:12:00Z"/>
                    <w:del w:id="18528" w:author="Lane, Stefanie" w:date="2023-04-28T12:07:00Z"/>
                  </w:rPr>
                </w:rPrChange>
              </w:rPr>
              <w:pPrChange w:id="18529" w:author="Stefanie Lane" w:date="2022-06-23T15:12:00Z">
                <w:pPr>
                  <w:jc w:val="center"/>
                </w:pPr>
              </w:pPrChange>
            </w:pPr>
            <w:ins w:id="18530" w:author="Stefanie Lane" w:date="2022-06-23T15:12:00Z">
              <w:del w:id="18531" w:author="Lane, Stefanie" w:date="2023-04-28T12:07:00Z">
                <w:r w:rsidRPr="00EB4CE1" w:rsidDel="00402FFE">
                  <w:rPr>
                    <w:rFonts w:ascii="Calibri" w:eastAsia="Times New Roman" w:hAnsi="Calibri" w:cs="Calibri"/>
                    <w:color w:val="000000"/>
                    <w:rPrChange w:id="18532" w:author="Stefanie Lane" w:date="2022-06-23T15:12:00Z">
                      <w:rPr/>
                    </w:rPrChange>
                  </w:rPr>
                  <w:delText>0.15</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853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B62EF7D" w14:textId="77777777" w:rsidR="00EB4CE1" w:rsidRPr="00EB4CE1" w:rsidDel="00402FFE" w:rsidRDefault="00EB4CE1">
            <w:pPr>
              <w:spacing w:after="0" w:line="240" w:lineRule="auto"/>
              <w:jc w:val="center"/>
              <w:rPr>
                <w:ins w:id="18534" w:author="Stefanie Lane" w:date="2022-06-23T15:12:00Z"/>
                <w:del w:id="18535" w:author="Lane, Stefanie" w:date="2023-04-28T12:07:00Z"/>
                <w:rFonts w:ascii="Calibri" w:eastAsia="Times New Roman" w:hAnsi="Calibri" w:cs="Calibri"/>
                <w:color w:val="000000"/>
                <w:rPrChange w:id="18536" w:author="Stefanie Lane" w:date="2022-06-23T15:12:00Z">
                  <w:rPr>
                    <w:ins w:id="18537" w:author="Stefanie Lane" w:date="2022-06-23T15:12:00Z"/>
                    <w:del w:id="18538" w:author="Lane, Stefanie" w:date="2023-04-28T12:07:00Z"/>
                  </w:rPr>
                </w:rPrChange>
              </w:rPr>
              <w:pPrChange w:id="18539" w:author="Stefanie Lane" w:date="2022-06-23T15:12:00Z">
                <w:pPr>
                  <w:jc w:val="center"/>
                </w:pPr>
              </w:pPrChange>
            </w:pPr>
            <w:ins w:id="18540" w:author="Stefanie Lane" w:date="2022-06-23T15:12:00Z">
              <w:del w:id="18541" w:author="Lane, Stefanie" w:date="2023-04-28T12:07:00Z">
                <w:r w:rsidRPr="00EB4CE1" w:rsidDel="00402FFE">
                  <w:rPr>
                    <w:rFonts w:ascii="Calibri" w:eastAsia="Times New Roman" w:hAnsi="Calibri" w:cs="Calibri"/>
                    <w:color w:val="000000"/>
                    <w:rPrChange w:id="18542" w:author="Stefanie Lane" w:date="2022-06-23T15:12:00Z">
                      <w:rPr/>
                    </w:rPrChange>
                  </w:rPr>
                  <w:delText>0.11</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854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D8A7D13" w14:textId="77777777" w:rsidR="00EB4CE1" w:rsidRPr="00EB4CE1" w:rsidDel="00402FFE" w:rsidRDefault="00EB4CE1">
            <w:pPr>
              <w:spacing w:after="0" w:line="240" w:lineRule="auto"/>
              <w:jc w:val="center"/>
              <w:rPr>
                <w:ins w:id="18544" w:author="Stefanie Lane" w:date="2022-06-23T15:12:00Z"/>
                <w:del w:id="18545" w:author="Lane, Stefanie" w:date="2023-04-28T12:07:00Z"/>
                <w:rFonts w:ascii="Calibri" w:eastAsia="Times New Roman" w:hAnsi="Calibri" w:cs="Calibri"/>
                <w:color w:val="000000"/>
                <w:rPrChange w:id="18546" w:author="Stefanie Lane" w:date="2022-06-23T15:12:00Z">
                  <w:rPr>
                    <w:ins w:id="18547" w:author="Stefanie Lane" w:date="2022-06-23T15:12:00Z"/>
                    <w:del w:id="18548" w:author="Lane, Stefanie" w:date="2023-04-28T12:07:00Z"/>
                  </w:rPr>
                </w:rPrChange>
              </w:rPr>
              <w:pPrChange w:id="18549" w:author="Stefanie Lane" w:date="2022-06-23T15:12:00Z">
                <w:pPr>
                  <w:jc w:val="center"/>
                </w:pPr>
              </w:pPrChange>
            </w:pPr>
            <w:ins w:id="18550" w:author="Stefanie Lane" w:date="2022-06-23T15:12:00Z">
              <w:del w:id="18551" w:author="Lane, Stefanie" w:date="2023-04-28T12:07:00Z">
                <w:r w:rsidRPr="00EB4CE1" w:rsidDel="00402FFE">
                  <w:rPr>
                    <w:rFonts w:ascii="Calibri" w:eastAsia="Times New Roman" w:hAnsi="Calibri" w:cs="Calibri"/>
                    <w:color w:val="000000"/>
                    <w:rPrChange w:id="18552" w:author="Stefanie Lane" w:date="2022-06-23T15:12:00Z">
                      <w:rPr/>
                    </w:rPrChange>
                  </w:rPr>
                  <w:delText>61.1</w:delText>
                </w:r>
              </w:del>
            </w:ins>
          </w:p>
        </w:tc>
      </w:tr>
      <w:tr w:rsidR="00EB4CE1" w:rsidRPr="00EB4CE1" w:rsidDel="00402FFE" w14:paraId="0AAA1F76" w14:textId="77777777" w:rsidTr="006F10B7">
        <w:trPr>
          <w:trHeight w:val="290"/>
          <w:ins w:id="18553" w:author="Stefanie Lane" w:date="2022-06-23T15:12:00Z"/>
          <w:del w:id="18554" w:author="Lane, Stefanie" w:date="2023-04-28T12:07:00Z"/>
          <w:trPrChange w:id="1855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855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EAEA4BA" w14:textId="77777777" w:rsidR="00EB4CE1" w:rsidRPr="00EB4CE1" w:rsidDel="00402FFE" w:rsidRDefault="00EB4CE1">
            <w:pPr>
              <w:spacing w:after="0" w:line="240" w:lineRule="auto"/>
              <w:rPr>
                <w:ins w:id="18557" w:author="Stefanie Lane" w:date="2022-06-23T15:12:00Z"/>
                <w:del w:id="18558" w:author="Lane, Stefanie" w:date="2023-04-28T12:07:00Z"/>
                <w:rFonts w:ascii="Calibri" w:eastAsia="Times New Roman" w:hAnsi="Calibri" w:cs="Calibri"/>
                <w:color w:val="000000"/>
                <w:rPrChange w:id="18559" w:author="Stefanie Lane" w:date="2022-06-23T15:12:00Z">
                  <w:rPr>
                    <w:ins w:id="18560" w:author="Stefanie Lane" w:date="2022-06-23T15:12:00Z"/>
                    <w:del w:id="18561" w:author="Lane, Stefanie" w:date="2023-04-28T12:07:00Z"/>
                  </w:rPr>
                </w:rPrChange>
              </w:rPr>
              <w:pPrChange w:id="1856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856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CF25D37" w14:textId="77777777" w:rsidR="00EB4CE1" w:rsidRPr="00EB4CE1" w:rsidDel="00402FFE" w:rsidRDefault="00EB4CE1">
            <w:pPr>
              <w:spacing w:after="0" w:line="240" w:lineRule="auto"/>
              <w:rPr>
                <w:ins w:id="18564" w:author="Stefanie Lane" w:date="2022-06-23T15:12:00Z"/>
                <w:del w:id="18565" w:author="Lane, Stefanie" w:date="2023-04-28T12:07:00Z"/>
                <w:rFonts w:ascii="Calibri" w:eastAsia="Times New Roman" w:hAnsi="Calibri" w:cs="Calibri"/>
                <w:color w:val="000000"/>
                <w:rPrChange w:id="18566" w:author="Stefanie Lane" w:date="2022-06-23T15:12:00Z">
                  <w:rPr>
                    <w:ins w:id="18567" w:author="Stefanie Lane" w:date="2022-06-23T15:12:00Z"/>
                    <w:del w:id="18568" w:author="Lane, Stefanie" w:date="2023-04-28T12:07:00Z"/>
                  </w:rPr>
                </w:rPrChange>
              </w:rPr>
              <w:pPrChange w:id="18569" w:author="Stefanie Lane" w:date="2022-06-23T15:12:00Z">
                <w:pPr/>
              </w:pPrChange>
            </w:pPr>
          </w:p>
        </w:tc>
        <w:tc>
          <w:tcPr>
            <w:tcW w:w="3320" w:type="dxa"/>
            <w:tcBorders>
              <w:top w:val="nil"/>
              <w:left w:val="nil"/>
              <w:bottom w:val="nil"/>
              <w:right w:val="nil"/>
            </w:tcBorders>
            <w:shd w:val="clear" w:color="auto" w:fill="auto"/>
            <w:noWrap/>
            <w:vAlign w:val="bottom"/>
            <w:hideMark/>
            <w:tcPrChange w:id="18570" w:author="Stefanie Lane" w:date="2022-06-23T15:14:00Z">
              <w:tcPr>
                <w:tcW w:w="3320" w:type="dxa"/>
                <w:tcBorders>
                  <w:top w:val="nil"/>
                  <w:left w:val="nil"/>
                  <w:bottom w:val="nil"/>
                  <w:right w:val="nil"/>
                </w:tcBorders>
                <w:shd w:val="clear" w:color="auto" w:fill="auto"/>
                <w:noWrap/>
                <w:vAlign w:val="bottom"/>
                <w:hideMark/>
              </w:tcPr>
            </w:tcPrChange>
          </w:tcPr>
          <w:p w14:paraId="28EF0B88" w14:textId="77777777" w:rsidR="00EB4CE1" w:rsidRPr="00EB4CE1" w:rsidDel="00402FFE" w:rsidRDefault="00EB4CE1">
            <w:pPr>
              <w:spacing w:after="0" w:line="240" w:lineRule="auto"/>
              <w:rPr>
                <w:ins w:id="18571" w:author="Stefanie Lane" w:date="2022-06-23T15:12:00Z"/>
                <w:del w:id="18572" w:author="Lane, Stefanie" w:date="2023-04-28T12:07:00Z"/>
                <w:rFonts w:ascii="Calibri" w:eastAsia="Times New Roman" w:hAnsi="Calibri" w:cs="Calibri"/>
                <w:i/>
                <w:iCs/>
                <w:color w:val="000000"/>
                <w:rPrChange w:id="18573" w:author="Stefanie Lane" w:date="2022-06-23T15:12:00Z">
                  <w:rPr>
                    <w:ins w:id="18574" w:author="Stefanie Lane" w:date="2022-06-23T15:12:00Z"/>
                    <w:del w:id="18575" w:author="Lane, Stefanie" w:date="2023-04-28T12:07:00Z"/>
                  </w:rPr>
                </w:rPrChange>
              </w:rPr>
              <w:pPrChange w:id="18576" w:author="Stefanie Lane" w:date="2022-06-23T15:12:00Z">
                <w:pPr/>
              </w:pPrChange>
            </w:pPr>
            <w:ins w:id="18577" w:author="Stefanie Lane" w:date="2022-06-23T15:12:00Z">
              <w:del w:id="18578" w:author="Lane, Stefanie" w:date="2023-04-28T12:07:00Z">
                <w:r w:rsidRPr="00EB4CE1" w:rsidDel="00402FFE">
                  <w:rPr>
                    <w:rFonts w:ascii="Calibri" w:eastAsia="Times New Roman" w:hAnsi="Calibri" w:cs="Calibri"/>
                    <w:i/>
                    <w:iCs/>
                    <w:color w:val="000000"/>
                    <w:rPrChange w:id="18579" w:author="Stefanie Lane" w:date="2022-06-23T15:12:00Z">
                      <w:rPr/>
                    </w:rPrChange>
                  </w:rPr>
                  <w:delText>Impatiens capensis</w:delText>
                </w:r>
              </w:del>
            </w:ins>
          </w:p>
        </w:tc>
        <w:tc>
          <w:tcPr>
            <w:tcW w:w="869" w:type="dxa"/>
            <w:tcBorders>
              <w:top w:val="nil"/>
              <w:left w:val="nil"/>
              <w:bottom w:val="nil"/>
              <w:right w:val="nil"/>
            </w:tcBorders>
            <w:shd w:val="clear" w:color="auto" w:fill="auto"/>
            <w:noWrap/>
            <w:vAlign w:val="bottom"/>
            <w:hideMark/>
            <w:tcPrChange w:id="18580" w:author="Stefanie Lane" w:date="2022-06-23T15:14:00Z">
              <w:tcPr>
                <w:tcW w:w="960" w:type="dxa"/>
                <w:tcBorders>
                  <w:top w:val="nil"/>
                  <w:left w:val="nil"/>
                  <w:bottom w:val="nil"/>
                  <w:right w:val="nil"/>
                </w:tcBorders>
                <w:shd w:val="clear" w:color="auto" w:fill="auto"/>
                <w:noWrap/>
                <w:vAlign w:val="bottom"/>
                <w:hideMark/>
              </w:tcPr>
            </w:tcPrChange>
          </w:tcPr>
          <w:p w14:paraId="759A2051" w14:textId="77777777" w:rsidR="00EB4CE1" w:rsidRPr="00EB4CE1" w:rsidDel="00402FFE" w:rsidRDefault="00EB4CE1">
            <w:pPr>
              <w:spacing w:after="0" w:line="240" w:lineRule="auto"/>
              <w:jc w:val="center"/>
              <w:rPr>
                <w:ins w:id="18581" w:author="Stefanie Lane" w:date="2022-06-23T15:12:00Z"/>
                <w:del w:id="18582" w:author="Lane, Stefanie" w:date="2023-04-28T12:07:00Z"/>
                <w:rFonts w:ascii="Calibri" w:eastAsia="Times New Roman" w:hAnsi="Calibri" w:cs="Calibri"/>
                <w:color w:val="000000"/>
                <w:rPrChange w:id="18583" w:author="Stefanie Lane" w:date="2022-06-23T15:12:00Z">
                  <w:rPr>
                    <w:ins w:id="18584" w:author="Stefanie Lane" w:date="2022-06-23T15:12:00Z"/>
                    <w:del w:id="18585" w:author="Lane, Stefanie" w:date="2023-04-28T12:07:00Z"/>
                  </w:rPr>
                </w:rPrChange>
              </w:rPr>
              <w:pPrChange w:id="18586" w:author="Stefanie Lane" w:date="2022-06-23T15:12:00Z">
                <w:pPr>
                  <w:jc w:val="center"/>
                </w:pPr>
              </w:pPrChange>
            </w:pPr>
            <w:ins w:id="18587" w:author="Stefanie Lane" w:date="2022-06-23T15:12:00Z">
              <w:del w:id="18588" w:author="Lane, Stefanie" w:date="2023-04-28T12:07:00Z">
                <w:r w:rsidRPr="00EB4CE1" w:rsidDel="00402FFE">
                  <w:rPr>
                    <w:rFonts w:ascii="Calibri" w:eastAsia="Times New Roman" w:hAnsi="Calibri" w:cs="Calibri"/>
                    <w:color w:val="000000"/>
                    <w:rPrChange w:id="18589" w:author="Stefanie Lane" w:date="2022-06-23T15:12:00Z">
                      <w:rPr/>
                    </w:rPrChange>
                  </w:rPr>
                  <w:delText>0.28</w:delText>
                </w:r>
              </w:del>
            </w:ins>
          </w:p>
        </w:tc>
        <w:tc>
          <w:tcPr>
            <w:tcW w:w="990" w:type="dxa"/>
            <w:tcBorders>
              <w:top w:val="nil"/>
              <w:left w:val="nil"/>
              <w:bottom w:val="nil"/>
              <w:right w:val="nil"/>
            </w:tcBorders>
            <w:shd w:val="clear" w:color="auto" w:fill="auto"/>
            <w:noWrap/>
            <w:vAlign w:val="bottom"/>
            <w:hideMark/>
            <w:tcPrChange w:id="18590" w:author="Stefanie Lane" w:date="2022-06-23T15:14:00Z">
              <w:tcPr>
                <w:tcW w:w="960" w:type="dxa"/>
                <w:tcBorders>
                  <w:top w:val="nil"/>
                  <w:left w:val="nil"/>
                  <w:bottom w:val="nil"/>
                  <w:right w:val="nil"/>
                </w:tcBorders>
                <w:shd w:val="clear" w:color="auto" w:fill="auto"/>
                <w:noWrap/>
                <w:vAlign w:val="bottom"/>
                <w:hideMark/>
              </w:tcPr>
            </w:tcPrChange>
          </w:tcPr>
          <w:p w14:paraId="34D6C14E" w14:textId="77777777" w:rsidR="00EB4CE1" w:rsidRPr="00EB4CE1" w:rsidDel="00402FFE" w:rsidRDefault="00EB4CE1">
            <w:pPr>
              <w:spacing w:after="0" w:line="240" w:lineRule="auto"/>
              <w:jc w:val="center"/>
              <w:rPr>
                <w:ins w:id="18591" w:author="Stefanie Lane" w:date="2022-06-23T15:12:00Z"/>
                <w:del w:id="18592" w:author="Lane, Stefanie" w:date="2023-04-28T12:07:00Z"/>
                <w:rFonts w:ascii="Calibri" w:eastAsia="Times New Roman" w:hAnsi="Calibri" w:cs="Calibri"/>
                <w:color w:val="000000"/>
                <w:rPrChange w:id="18593" w:author="Stefanie Lane" w:date="2022-06-23T15:12:00Z">
                  <w:rPr>
                    <w:ins w:id="18594" w:author="Stefanie Lane" w:date="2022-06-23T15:12:00Z"/>
                    <w:del w:id="18595" w:author="Lane, Stefanie" w:date="2023-04-28T12:07:00Z"/>
                  </w:rPr>
                </w:rPrChange>
              </w:rPr>
              <w:pPrChange w:id="18596" w:author="Stefanie Lane" w:date="2022-06-23T15:12:00Z">
                <w:pPr>
                  <w:jc w:val="center"/>
                </w:pPr>
              </w:pPrChange>
            </w:pPr>
            <w:ins w:id="18597" w:author="Stefanie Lane" w:date="2022-06-23T15:12:00Z">
              <w:del w:id="18598" w:author="Lane, Stefanie" w:date="2023-04-28T12:07:00Z">
                <w:r w:rsidRPr="00EB4CE1" w:rsidDel="00402FFE">
                  <w:rPr>
                    <w:rFonts w:ascii="Calibri" w:eastAsia="Times New Roman" w:hAnsi="Calibri" w:cs="Calibri"/>
                    <w:color w:val="000000"/>
                    <w:rPrChange w:id="18599" w:author="Stefanie Lane" w:date="2022-06-23T15:12:00Z">
                      <w:rPr/>
                    </w:rPrChange>
                  </w:rPr>
                  <w:delText>0.42</w:delText>
                </w:r>
              </w:del>
            </w:ins>
          </w:p>
        </w:tc>
        <w:tc>
          <w:tcPr>
            <w:tcW w:w="810" w:type="dxa"/>
            <w:tcBorders>
              <w:top w:val="nil"/>
              <w:left w:val="nil"/>
              <w:bottom w:val="nil"/>
              <w:right w:val="nil"/>
            </w:tcBorders>
            <w:shd w:val="clear" w:color="auto" w:fill="auto"/>
            <w:noWrap/>
            <w:vAlign w:val="bottom"/>
            <w:hideMark/>
            <w:tcPrChange w:id="18600" w:author="Stefanie Lane" w:date="2022-06-23T15:14:00Z">
              <w:tcPr>
                <w:tcW w:w="960" w:type="dxa"/>
                <w:tcBorders>
                  <w:top w:val="nil"/>
                  <w:left w:val="nil"/>
                  <w:bottom w:val="nil"/>
                  <w:right w:val="nil"/>
                </w:tcBorders>
                <w:shd w:val="clear" w:color="auto" w:fill="auto"/>
                <w:noWrap/>
                <w:vAlign w:val="bottom"/>
                <w:hideMark/>
              </w:tcPr>
            </w:tcPrChange>
          </w:tcPr>
          <w:p w14:paraId="2DC2AD2C" w14:textId="77777777" w:rsidR="00EB4CE1" w:rsidRPr="00EB4CE1" w:rsidDel="00402FFE" w:rsidRDefault="00EB4CE1">
            <w:pPr>
              <w:spacing w:after="0" w:line="240" w:lineRule="auto"/>
              <w:jc w:val="center"/>
              <w:rPr>
                <w:ins w:id="18601" w:author="Stefanie Lane" w:date="2022-06-23T15:12:00Z"/>
                <w:del w:id="18602" w:author="Lane, Stefanie" w:date="2023-04-28T12:07:00Z"/>
                <w:rFonts w:ascii="Calibri" w:eastAsia="Times New Roman" w:hAnsi="Calibri" w:cs="Calibri"/>
                <w:color w:val="000000"/>
                <w:rPrChange w:id="18603" w:author="Stefanie Lane" w:date="2022-06-23T15:12:00Z">
                  <w:rPr>
                    <w:ins w:id="18604" w:author="Stefanie Lane" w:date="2022-06-23T15:12:00Z"/>
                    <w:del w:id="18605" w:author="Lane, Stefanie" w:date="2023-04-28T12:07:00Z"/>
                  </w:rPr>
                </w:rPrChange>
              </w:rPr>
              <w:pPrChange w:id="18606" w:author="Stefanie Lane" w:date="2022-06-23T15:12:00Z">
                <w:pPr>
                  <w:jc w:val="center"/>
                </w:pPr>
              </w:pPrChange>
            </w:pPr>
            <w:ins w:id="18607" w:author="Stefanie Lane" w:date="2022-06-23T15:12:00Z">
              <w:del w:id="18608" w:author="Lane, Stefanie" w:date="2023-04-28T12:07:00Z">
                <w:r w:rsidRPr="00EB4CE1" w:rsidDel="00402FFE">
                  <w:rPr>
                    <w:rFonts w:ascii="Calibri" w:eastAsia="Times New Roman" w:hAnsi="Calibri" w:cs="Calibri"/>
                    <w:color w:val="000000"/>
                    <w:rPrChange w:id="18609" w:author="Stefanie Lane" w:date="2022-06-23T15:12:00Z">
                      <w:rPr/>
                    </w:rPrChange>
                  </w:rPr>
                  <w:delText>0.61</w:delText>
                </w:r>
              </w:del>
            </w:ins>
          </w:p>
        </w:tc>
        <w:tc>
          <w:tcPr>
            <w:tcW w:w="1710" w:type="dxa"/>
            <w:tcBorders>
              <w:top w:val="nil"/>
              <w:left w:val="nil"/>
              <w:bottom w:val="nil"/>
              <w:right w:val="single" w:sz="8" w:space="0" w:color="auto"/>
            </w:tcBorders>
            <w:shd w:val="clear" w:color="auto" w:fill="auto"/>
            <w:noWrap/>
            <w:vAlign w:val="bottom"/>
            <w:hideMark/>
            <w:tcPrChange w:id="1861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207A30AD" w14:textId="77777777" w:rsidR="00EB4CE1" w:rsidRPr="00EB4CE1" w:rsidDel="00402FFE" w:rsidRDefault="00EB4CE1">
            <w:pPr>
              <w:spacing w:after="0" w:line="240" w:lineRule="auto"/>
              <w:jc w:val="center"/>
              <w:rPr>
                <w:ins w:id="18611" w:author="Stefanie Lane" w:date="2022-06-23T15:12:00Z"/>
                <w:del w:id="18612" w:author="Lane, Stefanie" w:date="2023-04-28T12:07:00Z"/>
                <w:rFonts w:ascii="Calibri" w:eastAsia="Times New Roman" w:hAnsi="Calibri" w:cs="Calibri"/>
                <w:color w:val="000000"/>
                <w:rPrChange w:id="18613" w:author="Stefanie Lane" w:date="2022-06-23T15:12:00Z">
                  <w:rPr>
                    <w:ins w:id="18614" w:author="Stefanie Lane" w:date="2022-06-23T15:12:00Z"/>
                    <w:del w:id="18615" w:author="Lane, Stefanie" w:date="2023-04-28T12:07:00Z"/>
                  </w:rPr>
                </w:rPrChange>
              </w:rPr>
              <w:pPrChange w:id="18616" w:author="Stefanie Lane" w:date="2022-06-23T15:12:00Z">
                <w:pPr>
                  <w:jc w:val="center"/>
                </w:pPr>
              </w:pPrChange>
            </w:pPr>
            <w:ins w:id="18617" w:author="Stefanie Lane" w:date="2022-06-23T15:12:00Z">
              <w:del w:id="18618" w:author="Lane, Stefanie" w:date="2023-04-28T12:07:00Z">
                <w:r w:rsidRPr="00EB4CE1" w:rsidDel="00402FFE">
                  <w:rPr>
                    <w:rFonts w:ascii="Calibri" w:eastAsia="Times New Roman" w:hAnsi="Calibri" w:cs="Calibri"/>
                    <w:color w:val="000000"/>
                    <w:rPrChange w:id="18619" w:author="Stefanie Lane" w:date="2022-06-23T15:12:00Z">
                      <w:rPr/>
                    </w:rPrChange>
                  </w:rPr>
                  <w:delText>121.5</w:delText>
                </w:r>
              </w:del>
            </w:ins>
          </w:p>
        </w:tc>
      </w:tr>
      <w:tr w:rsidR="00EB4CE1" w:rsidRPr="00EB4CE1" w:rsidDel="00402FFE" w14:paraId="13F043A9" w14:textId="77777777" w:rsidTr="006F10B7">
        <w:trPr>
          <w:trHeight w:val="290"/>
          <w:ins w:id="18620" w:author="Stefanie Lane" w:date="2022-06-23T15:12:00Z"/>
          <w:del w:id="18621" w:author="Lane, Stefanie" w:date="2023-04-28T12:07:00Z"/>
          <w:trPrChange w:id="1862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862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B85B7B3" w14:textId="77777777" w:rsidR="00EB4CE1" w:rsidRPr="00EB4CE1" w:rsidDel="00402FFE" w:rsidRDefault="00EB4CE1">
            <w:pPr>
              <w:spacing w:after="0" w:line="240" w:lineRule="auto"/>
              <w:rPr>
                <w:ins w:id="18624" w:author="Stefanie Lane" w:date="2022-06-23T15:12:00Z"/>
                <w:del w:id="18625" w:author="Lane, Stefanie" w:date="2023-04-28T12:07:00Z"/>
                <w:rFonts w:ascii="Calibri" w:eastAsia="Times New Roman" w:hAnsi="Calibri" w:cs="Calibri"/>
                <w:color w:val="000000"/>
                <w:rPrChange w:id="18626" w:author="Stefanie Lane" w:date="2022-06-23T15:12:00Z">
                  <w:rPr>
                    <w:ins w:id="18627" w:author="Stefanie Lane" w:date="2022-06-23T15:12:00Z"/>
                    <w:del w:id="18628" w:author="Lane, Stefanie" w:date="2023-04-28T12:07:00Z"/>
                  </w:rPr>
                </w:rPrChange>
              </w:rPr>
              <w:pPrChange w:id="1862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863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3E532F5" w14:textId="77777777" w:rsidR="00EB4CE1" w:rsidRPr="00EB4CE1" w:rsidDel="00402FFE" w:rsidRDefault="00EB4CE1">
            <w:pPr>
              <w:spacing w:after="0" w:line="240" w:lineRule="auto"/>
              <w:rPr>
                <w:ins w:id="18631" w:author="Stefanie Lane" w:date="2022-06-23T15:12:00Z"/>
                <w:del w:id="18632" w:author="Lane, Stefanie" w:date="2023-04-28T12:07:00Z"/>
                <w:rFonts w:ascii="Calibri" w:eastAsia="Times New Roman" w:hAnsi="Calibri" w:cs="Calibri"/>
                <w:color w:val="000000"/>
                <w:rPrChange w:id="18633" w:author="Stefanie Lane" w:date="2022-06-23T15:12:00Z">
                  <w:rPr>
                    <w:ins w:id="18634" w:author="Stefanie Lane" w:date="2022-06-23T15:12:00Z"/>
                    <w:del w:id="18635" w:author="Lane, Stefanie" w:date="2023-04-28T12:07:00Z"/>
                  </w:rPr>
                </w:rPrChange>
              </w:rPr>
              <w:pPrChange w:id="1863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863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AE0AE2E" w14:textId="77777777" w:rsidR="00EB4CE1" w:rsidRPr="00EB4CE1" w:rsidDel="00402FFE" w:rsidRDefault="00EB4CE1">
            <w:pPr>
              <w:spacing w:after="0" w:line="240" w:lineRule="auto"/>
              <w:rPr>
                <w:ins w:id="18638" w:author="Stefanie Lane" w:date="2022-06-23T15:12:00Z"/>
                <w:del w:id="18639" w:author="Lane, Stefanie" w:date="2023-04-28T12:07:00Z"/>
                <w:rFonts w:ascii="Calibri" w:eastAsia="Times New Roman" w:hAnsi="Calibri" w:cs="Calibri"/>
                <w:i/>
                <w:iCs/>
                <w:color w:val="000000"/>
                <w:rPrChange w:id="18640" w:author="Stefanie Lane" w:date="2022-06-23T15:12:00Z">
                  <w:rPr>
                    <w:ins w:id="18641" w:author="Stefanie Lane" w:date="2022-06-23T15:12:00Z"/>
                    <w:del w:id="18642" w:author="Lane, Stefanie" w:date="2023-04-28T12:07:00Z"/>
                  </w:rPr>
                </w:rPrChange>
              </w:rPr>
              <w:pPrChange w:id="18643" w:author="Stefanie Lane" w:date="2022-06-23T15:12:00Z">
                <w:pPr/>
              </w:pPrChange>
            </w:pPr>
            <w:ins w:id="18644" w:author="Stefanie Lane" w:date="2022-06-23T15:12:00Z">
              <w:del w:id="18645" w:author="Lane, Stefanie" w:date="2023-04-28T12:07:00Z">
                <w:r w:rsidRPr="00EB4CE1" w:rsidDel="00402FFE">
                  <w:rPr>
                    <w:rFonts w:ascii="Calibri" w:eastAsia="Times New Roman" w:hAnsi="Calibri" w:cs="Calibri"/>
                    <w:i/>
                    <w:iCs/>
                    <w:color w:val="000000"/>
                    <w:rPrChange w:id="18646" w:author="Stefanie Lane" w:date="2022-06-23T15:12:00Z">
                      <w:rPr/>
                    </w:rPrChange>
                  </w:rPr>
                  <w:delText>Equisetum arvense</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864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886F7FE" w14:textId="77777777" w:rsidR="00EB4CE1" w:rsidRPr="00EB4CE1" w:rsidDel="00402FFE" w:rsidRDefault="00EB4CE1">
            <w:pPr>
              <w:spacing w:after="0" w:line="240" w:lineRule="auto"/>
              <w:jc w:val="center"/>
              <w:rPr>
                <w:ins w:id="18648" w:author="Stefanie Lane" w:date="2022-06-23T15:12:00Z"/>
                <w:del w:id="18649" w:author="Lane, Stefanie" w:date="2023-04-28T12:07:00Z"/>
                <w:rFonts w:ascii="Calibri" w:eastAsia="Times New Roman" w:hAnsi="Calibri" w:cs="Calibri"/>
                <w:color w:val="000000"/>
                <w:rPrChange w:id="18650" w:author="Stefanie Lane" w:date="2022-06-23T15:12:00Z">
                  <w:rPr>
                    <w:ins w:id="18651" w:author="Stefanie Lane" w:date="2022-06-23T15:12:00Z"/>
                    <w:del w:id="18652" w:author="Lane, Stefanie" w:date="2023-04-28T12:07:00Z"/>
                  </w:rPr>
                </w:rPrChange>
              </w:rPr>
              <w:pPrChange w:id="18653" w:author="Stefanie Lane" w:date="2022-06-23T15:12:00Z">
                <w:pPr>
                  <w:jc w:val="center"/>
                </w:pPr>
              </w:pPrChange>
            </w:pPr>
            <w:ins w:id="18654" w:author="Stefanie Lane" w:date="2022-06-23T15:12:00Z">
              <w:del w:id="18655" w:author="Lane, Stefanie" w:date="2023-04-28T12:07:00Z">
                <w:r w:rsidRPr="00EB4CE1" w:rsidDel="00402FFE">
                  <w:rPr>
                    <w:rFonts w:ascii="Calibri" w:eastAsia="Times New Roman" w:hAnsi="Calibri" w:cs="Calibri"/>
                    <w:color w:val="000000"/>
                    <w:rPrChange w:id="18656"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865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CE4D0F1" w14:textId="77777777" w:rsidR="00EB4CE1" w:rsidRPr="00EB4CE1" w:rsidDel="00402FFE" w:rsidRDefault="00EB4CE1">
            <w:pPr>
              <w:spacing w:after="0" w:line="240" w:lineRule="auto"/>
              <w:jc w:val="center"/>
              <w:rPr>
                <w:ins w:id="18658" w:author="Stefanie Lane" w:date="2022-06-23T15:12:00Z"/>
                <w:del w:id="18659" w:author="Lane, Stefanie" w:date="2023-04-28T12:07:00Z"/>
                <w:rFonts w:ascii="Calibri" w:eastAsia="Times New Roman" w:hAnsi="Calibri" w:cs="Calibri"/>
                <w:color w:val="000000"/>
                <w:rPrChange w:id="18660" w:author="Stefanie Lane" w:date="2022-06-23T15:12:00Z">
                  <w:rPr>
                    <w:ins w:id="18661" w:author="Stefanie Lane" w:date="2022-06-23T15:12:00Z"/>
                    <w:del w:id="18662" w:author="Lane, Stefanie" w:date="2023-04-28T12:07:00Z"/>
                  </w:rPr>
                </w:rPrChange>
              </w:rPr>
              <w:pPrChange w:id="18663" w:author="Stefanie Lane" w:date="2022-06-23T15:12:00Z">
                <w:pPr>
                  <w:jc w:val="center"/>
                </w:pPr>
              </w:pPrChange>
            </w:pPr>
            <w:ins w:id="18664" w:author="Stefanie Lane" w:date="2022-06-23T15:12:00Z">
              <w:del w:id="18665" w:author="Lane, Stefanie" w:date="2023-04-28T12:07:00Z">
                <w:r w:rsidRPr="00EB4CE1" w:rsidDel="00402FFE">
                  <w:rPr>
                    <w:rFonts w:ascii="Calibri" w:eastAsia="Times New Roman" w:hAnsi="Calibri" w:cs="Calibri"/>
                    <w:color w:val="000000"/>
                    <w:rPrChange w:id="18666"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866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130AF8E" w14:textId="77777777" w:rsidR="00EB4CE1" w:rsidRPr="00EB4CE1" w:rsidDel="00402FFE" w:rsidRDefault="00EB4CE1">
            <w:pPr>
              <w:spacing w:after="0" w:line="240" w:lineRule="auto"/>
              <w:jc w:val="center"/>
              <w:rPr>
                <w:ins w:id="18668" w:author="Stefanie Lane" w:date="2022-06-23T15:12:00Z"/>
                <w:del w:id="18669" w:author="Lane, Stefanie" w:date="2023-04-28T12:07:00Z"/>
                <w:rFonts w:ascii="Calibri" w:eastAsia="Times New Roman" w:hAnsi="Calibri" w:cs="Calibri"/>
                <w:color w:val="000000"/>
                <w:rPrChange w:id="18670" w:author="Stefanie Lane" w:date="2022-06-23T15:12:00Z">
                  <w:rPr>
                    <w:ins w:id="18671" w:author="Stefanie Lane" w:date="2022-06-23T15:12:00Z"/>
                    <w:del w:id="18672" w:author="Lane, Stefanie" w:date="2023-04-28T12:07:00Z"/>
                  </w:rPr>
                </w:rPrChange>
              </w:rPr>
              <w:pPrChange w:id="18673" w:author="Stefanie Lane" w:date="2022-06-23T15:12:00Z">
                <w:pPr>
                  <w:jc w:val="center"/>
                </w:pPr>
              </w:pPrChange>
            </w:pPr>
            <w:ins w:id="18674" w:author="Stefanie Lane" w:date="2022-06-23T15:12:00Z">
              <w:del w:id="18675" w:author="Lane, Stefanie" w:date="2023-04-28T12:07:00Z">
                <w:r w:rsidRPr="00EB4CE1" w:rsidDel="00402FFE">
                  <w:rPr>
                    <w:rFonts w:ascii="Calibri" w:eastAsia="Times New Roman" w:hAnsi="Calibri" w:cs="Calibri"/>
                    <w:color w:val="000000"/>
                    <w:rPrChange w:id="18676" w:author="Stefanie Lane" w:date="2022-06-23T15:12:00Z">
                      <w:rPr/>
                    </w:rPrChange>
                  </w:rPr>
                  <w:delText>0.39</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867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3CB93C1" w14:textId="77777777" w:rsidR="00EB4CE1" w:rsidRPr="00EB4CE1" w:rsidDel="00402FFE" w:rsidRDefault="00EB4CE1">
            <w:pPr>
              <w:spacing w:after="0" w:line="240" w:lineRule="auto"/>
              <w:jc w:val="center"/>
              <w:rPr>
                <w:ins w:id="18678" w:author="Stefanie Lane" w:date="2022-06-23T15:12:00Z"/>
                <w:del w:id="18679" w:author="Lane, Stefanie" w:date="2023-04-28T12:07:00Z"/>
                <w:rFonts w:ascii="Calibri" w:eastAsia="Times New Roman" w:hAnsi="Calibri" w:cs="Calibri"/>
                <w:color w:val="000000"/>
                <w:rPrChange w:id="18680" w:author="Stefanie Lane" w:date="2022-06-23T15:12:00Z">
                  <w:rPr>
                    <w:ins w:id="18681" w:author="Stefanie Lane" w:date="2022-06-23T15:12:00Z"/>
                    <w:del w:id="18682" w:author="Lane, Stefanie" w:date="2023-04-28T12:07:00Z"/>
                  </w:rPr>
                </w:rPrChange>
              </w:rPr>
              <w:pPrChange w:id="18683" w:author="Stefanie Lane" w:date="2022-06-23T15:12:00Z">
                <w:pPr>
                  <w:jc w:val="center"/>
                </w:pPr>
              </w:pPrChange>
            </w:pPr>
            <w:ins w:id="18684" w:author="Stefanie Lane" w:date="2022-06-23T15:12:00Z">
              <w:del w:id="18685" w:author="Lane, Stefanie" w:date="2023-04-28T12:07:00Z">
                <w:r w:rsidRPr="00EB4CE1" w:rsidDel="00402FFE">
                  <w:rPr>
                    <w:rFonts w:ascii="Calibri" w:eastAsia="Times New Roman" w:hAnsi="Calibri" w:cs="Calibri"/>
                    <w:color w:val="000000"/>
                    <w:rPrChange w:id="18686" w:author="Stefanie Lane" w:date="2022-06-23T15:12:00Z">
                      <w:rPr/>
                    </w:rPrChange>
                  </w:rPr>
                  <w:delText>+</w:delText>
                </w:r>
              </w:del>
            </w:ins>
          </w:p>
        </w:tc>
      </w:tr>
      <w:tr w:rsidR="00EB4CE1" w:rsidRPr="00EB4CE1" w:rsidDel="00402FFE" w14:paraId="20CCE69F" w14:textId="77777777" w:rsidTr="006F10B7">
        <w:trPr>
          <w:trHeight w:val="290"/>
          <w:ins w:id="18687" w:author="Stefanie Lane" w:date="2022-06-23T15:12:00Z"/>
          <w:del w:id="18688" w:author="Lane, Stefanie" w:date="2023-04-28T12:07:00Z"/>
          <w:trPrChange w:id="1868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869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3605721" w14:textId="77777777" w:rsidR="00EB4CE1" w:rsidRPr="00EB4CE1" w:rsidDel="00402FFE" w:rsidRDefault="00EB4CE1">
            <w:pPr>
              <w:spacing w:after="0" w:line="240" w:lineRule="auto"/>
              <w:rPr>
                <w:ins w:id="18691" w:author="Stefanie Lane" w:date="2022-06-23T15:12:00Z"/>
                <w:del w:id="18692" w:author="Lane, Stefanie" w:date="2023-04-28T12:07:00Z"/>
                <w:rFonts w:ascii="Calibri" w:eastAsia="Times New Roman" w:hAnsi="Calibri" w:cs="Calibri"/>
                <w:color w:val="000000"/>
                <w:rPrChange w:id="18693" w:author="Stefanie Lane" w:date="2022-06-23T15:12:00Z">
                  <w:rPr>
                    <w:ins w:id="18694" w:author="Stefanie Lane" w:date="2022-06-23T15:12:00Z"/>
                    <w:del w:id="18695" w:author="Lane, Stefanie" w:date="2023-04-28T12:07:00Z"/>
                  </w:rPr>
                </w:rPrChange>
              </w:rPr>
              <w:pPrChange w:id="1869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869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1FB5153" w14:textId="77777777" w:rsidR="00EB4CE1" w:rsidRPr="00EB4CE1" w:rsidDel="00402FFE" w:rsidRDefault="00EB4CE1">
            <w:pPr>
              <w:spacing w:after="0" w:line="240" w:lineRule="auto"/>
              <w:rPr>
                <w:ins w:id="18698" w:author="Stefanie Lane" w:date="2022-06-23T15:12:00Z"/>
                <w:del w:id="18699" w:author="Lane, Stefanie" w:date="2023-04-28T12:07:00Z"/>
                <w:rFonts w:ascii="Calibri" w:eastAsia="Times New Roman" w:hAnsi="Calibri" w:cs="Calibri"/>
                <w:color w:val="000000"/>
                <w:rPrChange w:id="18700" w:author="Stefanie Lane" w:date="2022-06-23T15:12:00Z">
                  <w:rPr>
                    <w:ins w:id="18701" w:author="Stefanie Lane" w:date="2022-06-23T15:12:00Z"/>
                    <w:del w:id="18702" w:author="Lane, Stefanie" w:date="2023-04-28T12:07:00Z"/>
                  </w:rPr>
                </w:rPrChange>
              </w:rPr>
              <w:pPrChange w:id="18703" w:author="Stefanie Lane" w:date="2022-06-23T15:12:00Z">
                <w:pPr/>
              </w:pPrChange>
            </w:pPr>
          </w:p>
        </w:tc>
        <w:tc>
          <w:tcPr>
            <w:tcW w:w="3320" w:type="dxa"/>
            <w:tcBorders>
              <w:top w:val="nil"/>
              <w:left w:val="nil"/>
              <w:bottom w:val="nil"/>
              <w:right w:val="nil"/>
            </w:tcBorders>
            <w:shd w:val="clear" w:color="auto" w:fill="auto"/>
            <w:noWrap/>
            <w:vAlign w:val="bottom"/>
            <w:hideMark/>
            <w:tcPrChange w:id="18704" w:author="Stefanie Lane" w:date="2022-06-23T15:14:00Z">
              <w:tcPr>
                <w:tcW w:w="3320" w:type="dxa"/>
                <w:tcBorders>
                  <w:top w:val="nil"/>
                  <w:left w:val="nil"/>
                  <w:bottom w:val="nil"/>
                  <w:right w:val="nil"/>
                </w:tcBorders>
                <w:shd w:val="clear" w:color="auto" w:fill="auto"/>
                <w:noWrap/>
                <w:vAlign w:val="bottom"/>
                <w:hideMark/>
              </w:tcPr>
            </w:tcPrChange>
          </w:tcPr>
          <w:p w14:paraId="416BA9CE" w14:textId="77777777" w:rsidR="00EB4CE1" w:rsidRPr="00EB4CE1" w:rsidDel="00402FFE" w:rsidRDefault="00EB4CE1">
            <w:pPr>
              <w:spacing w:after="0" w:line="240" w:lineRule="auto"/>
              <w:rPr>
                <w:ins w:id="18705" w:author="Stefanie Lane" w:date="2022-06-23T15:12:00Z"/>
                <w:del w:id="18706" w:author="Lane, Stefanie" w:date="2023-04-28T12:07:00Z"/>
                <w:rFonts w:ascii="Calibri" w:eastAsia="Times New Roman" w:hAnsi="Calibri" w:cs="Calibri"/>
                <w:i/>
                <w:iCs/>
                <w:color w:val="000000"/>
                <w:rPrChange w:id="18707" w:author="Stefanie Lane" w:date="2022-06-23T15:12:00Z">
                  <w:rPr>
                    <w:ins w:id="18708" w:author="Stefanie Lane" w:date="2022-06-23T15:12:00Z"/>
                    <w:del w:id="18709" w:author="Lane, Stefanie" w:date="2023-04-28T12:07:00Z"/>
                  </w:rPr>
                </w:rPrChange>
              </w:rPr>
              <w:pPrChange w:id="18710" w:author="Stefanie Lane" w:date="2022-06-23T15:12:00Z">
                <w:pPr/>
              </w:pPrChange>
            </w:pPr>
            <w:ins w:id="18711" w:author="Stefanie Lane" w:date="2022-06-23T15:12:00Z">
              <w:del w:id="18712" w:author="Lane, Stefanie" w:date="2023-04-28T12:07:00Z">
                <w:r w:rsidRPr="00EB4CE1" w:rsidDel="00402FFE">
                  <w:rPr>
                    <w:rFonts w:ascii="Calibri" w:eastAsia="Times New Roman" w:hAnsi="Calibri" w:cs="Calibri"/>
                    <w:i/>
                    <w:iCs/>
                    <w:color w:val="000000"/>
                    <w:rPrChange w:id="18713" w:author="Stefanie Lane" w:date="2022-06-23T15:12:00Z">
                      <w:rPr/>
                    </w:rPrChange>
                  </w:rPr>
                  <w:delText>Juncus effusus</w:delText>
                </w:r>
              </w:del>
            </w:ins>
          </w:p>
        </w:tc>
        <w:tc>
          <w:tcPr>
            <w:tcW w:w="869" w:type="dxa"/>
            <w:tcBorders>
              <w:top w:val="nil"/>
              <w:left w:val="nil"/>
              <w:bottom w:val="nil"/>
              <w:right w:val="nil"/>
            </w:tcBorders>
            <w:shd w:val="clear" w:color="auto" w:fill="auto"/>
            <w:noWrap/>
            <w:vAlign w:val="bottom"/>
            <w:hideMark/>
            <w:tcPrChange w:id="18714" w:author="Stefanie Lane" w:date="2022-06-23T15:14:00Z">
              <w:tcPr>
                <w:tcW w:w="960" w:type="dxa"/>
                <w:tcBorders>
                  <w:top w:val="nil"/>
                  <w:left w:val="nil"/>
                  <w:bottom w:val="nil"/>
                  <w:right w:val="nil"/>
                </w:tcBorders>
                <w:shd w:val="clear" w:color="auto" w:fill="auto"/>
                <w:noWrap/>
                <w:vAlign w:val="bottom"/>
                <w:hideMark/>
              </w:tcPr>
            </w:tcPrChange>
          </w:tcPr>
          <w:p w14:paraId="5A5E16B5" w14:textId="77777777" w:rsidR="00EB4CE1" w:rsidRPr="00EB4CE1" w:rsidDel="00402FFE" w:rsidRDefault="00EB4CE1">
            <w:pPr>
              <w:spacing w:after="0" w:line="240" w:lineRule="auto"/>
              <w:jc w:val="center"/>
              <w:rPr>
                <w:ins w:id="18715" w:author="Stefanie Lane" w:date="2022-06-23T15:12:00Z"/>
                <w:del w:id="18716" w:author="Lane, Stefanie" w:date="2023-04-28T12:07:00Z"/>
                <w:rFonts w:ascii="Calibri" w:eastAsia="Times New Roman" w:hAnsi="Calibri" w:cs="Calibri"/>
                <w:color w:val="000000"/>
                <w:rPrChange w:id="18717" w:author="Stefanie Lane" w:date="2022-06-23T15:12:00Z">
                  <w:rPr>
                    <w:ins w:id="18718" w:author="Stefanie Lane" w:date="2022-06-23T15:12:00Z"/>
                    <w:del w:id="18719" w:author="Lane, Stefanie" w:date="2023-04-28T12:07:00Z"/>
                  </w:rPr>
                </w:rPrChange>
              </w:rPr>
              <w:pPrChange w:id="18720" w:author="Stefanie Lane" w:date="2022-06-23T15:12:00Z">
                <w:pPr>
                  <w:jc w:val="center"/>
                </w:pPr>
              </w:pPrChange>
            </w:pPr>
            <w:ins w:id="18721" w:author="Stefanie Lane" w:date="2022-06-23T15:12:00Z">
              <w:del w:id="18722" w:author="Lane, Stefanie" w:date="2023-04-28T12:07:00Z">
                <w:r w:rsidRPr="00EB4CE1" w:rsidDel="00402FFE">
                  <w:rPr>
                    <w:rFonts w:ascii="Calibri" w:eastAsia="Times New Roman" w:hAnsi="Calibri" w:cs="Calibri"/>
                    <w:color w:val="000000"/>
                    <w:rPrChange w:id="18723"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18724" w:author="Stefanie Lane" w:date="2022-06-23T15:14:00Z">
              <w:tcPr>
                <w:tcW w:w="960" w:type="dxa"/>
                <w:tcBorders>
                  <w:top w:val="nil"/>
                  <w:left w:val="nil"/>
                  <w:bottom w:val="nil"/>
                  <w:right w:val="nil"/>
                </w:tcBorders>
                <w:shd w:val="clear" w:color="auto" w:fill="auto"/>
                <w:noWrap/>
                <w:vAlign w:val="bottom"/>
                <w:hideMark/>
              </w:tcPr>
            </w:tcPrChange>
          </w:tcPr>
          <w:p w14:paraId="6699F38B" w14:textId="77777777" w:rsidR="00EB4CE1" w:rsidRPr="00EB4CE1" w:rsidDel="00402FFE" w:rsidRDefault="00EB4CE1">
            <w:pPr>
              <w:spacing w:after="0" w:line="240" w:lineRule="auto"/>
              <w:jc w:val="center"/>
              <w:rPr>
                <w:ins w:id="18725" w:author="Stefanie Lane" w:date="2022-06-23T15:12:00Z"/>
                <w:del w:id="18726" w:author="Lane, Stefanie" w:date="2023-04-28T12:07:00Z"/>
                <w:rFonts w:ascii="Calibri" w:eastAsia="Times New Roman" w:hAnsi="Calibri" w:cs="Calibri"/>
                <w:color w:val="000000"/>
                <w:rPrChange w:id="18727" w:author="Stefanie Lane" w:date="2022-06-23T15:12:00Z">
                  <w:rPr>
                    <w:ins w:id="18728" w:author="Stefanie Lane" w:date="2022-06-23T15:12:00Z"/>
                    <w:del w:id="18729" w:author="Lane, Stefanie" w:date="2023-04-28T12:07:00Z"/>
                  </w:rPr>
                </w:rPrChange>
              </w:rPr>
              <w:pPrChange w:id="18730" w:author="Stefanie Lane" w:date="2022-06-23T15:12:00Z">
                <w:pPr>
                  <w:jc w:val="center"/>
                </w:pPr>
              </w:pPrChange>
            </w:pPr>
            <w:ins w:id="18731" w:author="Stefanie Lane" w:date="2022-06-23T15:12:00Z">
              <w:del w:id="18732" w:author="Lane, Stefanie" w:date="2023-04-28T12:07:00Z">
                <w:r w:rsidRPr="00EB4CE1" w:rsidDel="00402FFE">
                  <w:rPr>
                    <w:rFonts w:ascii="Calibri" w:eastAsia="Times New Roman" w:hAnsi="Calibri" w:cs="Calibri"/>
                    <w:color w:val="000000"/>
                    <w:rPrChange w:id="18733"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18734" w:author="Stefanie Lane" w:date="2022-06-23T15:14:00Z">
              <w:tcPr>
                <w:tcW w:w="960" w:type="dxa"/>
                <w:tcBorders>
                  <w:top w:val="nil"/>
                  <w:left w:val="nil"/>
                  <w:bottom w:val="nil"/>
                  <w:right w:val="nil"/>
                </w:tcBorders>
                <w:shd w:val="clear" w:color="auto" w:fill="auto"/>
                <w:noWrap/>
                <w:vAlign w:val="bottom"/>
                <w:hideMark/>
              </w:tcPr>
            </w:tcPrChange>
          </w:tcPr>
          <w:p w14:paraId="3B211AE0" w14:textId="77777777" w:rsidR="00EB4CE1" w:rsidRPr="00EB4CE1" w:rsidDel="00402FFE" w:rsidRDefault="00EB4CE1">
            <w:pPr>
              <w:spacing w:after="0" w:line="240" w:lineRule="auto"/>
              <w:jc w:val="center"/>
              <w:rPr>
                <w:ins w:id="18735" w:author="Stefanie Lane" w:date="2022-06-23T15:12:00Z"/>
                <w:del w:id="18736" w:author="Lane, Stefanie" w:date="2023-04-28T12:07:00Z"/>
                <w:rFonts w:ascii="Calibri" w:eastAsia="Times New Roman" w:hAnsi="Calibri" w:cs="Calibri"/>
                <w:color w:val="000000"/>
                <w:rPrChange w:id="18737" w:author="Stefanie Lane" w:date="2022-06-23T15:12:00Z">
                  <w:rPr>
                    <w:ins w:id="18738" w:author="Stefanie Lane" w:date="2022-06-23T15:12:00Z"/>
                    <w:del w:id="18739" w:author="Lane, Stefanie" w:date="2023-04-28T12:07:00Z"/>
                  </w:rPr>
                </w:rPrChange>
              </w:rPr>
              <w:pPrChange w:id="18740" w:author="Stefanie Lane" w:date="2022-06-23T15:12:00Z">
                <w:pPr>
                  <w:jc w:val="center"/>
                </w:pPr>
              </w:pPrChange>
            </w:pPr>
            <w:ins w:id="18741" w:author="Stefanie Lane" w:date="2022-06-23T15:12:00Z">
              <w:del w:id="18742" w:author="Lane, Stefanie" w:date="2023-04-28T12:07:00Z">
                <w:r w:rsidRPr="00EB4CE1" w:rsidDel="00402FFE">
                  <w:rPr>
                    <w:rFonts w:ascii="Calibri" w:eastAsia="Times New Roman" w:hAnsi="Calibri" w:cs="Calibri"/>
                    <w:color w:val="000000"/>
                    <w:rPrChange w:id="18743" w:author="Stefanie Lane" w:date="2022-06-23T15:12:00Z">
                      <w:rPr/>
                    </w:rPrChange>
                  </w:rPr>
                  <w:delText>0.06</w:delText>
                </w:r>
              </w:del>
            </w:ins>
          </w:p>
        </w:tc>
        <w:tc>
          <w:tcPr>
            <w:tcW w:w="1710" w:type="dxa"/>
            <w:tcBorders>
              <w:top w:val="nil"/>
              <w:left w:val="nil"/>
              <w:bottom w:val="nil"/>
              <w:right w:val="single" w:sz="8" w:space="0" w:color="auto"/>
            </w:tcBorders>
            <w:shd w:val="clear" w:color="auto" w:fill="auto"/>
            <w:noWrap/>
            <w:vAlign w:val="bottom"/>
            <w:hideMark/>
            <w:tcPrChange w:id="1874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010D520" w14:textId="77777777" w:rsidR="00EB4CE1" w:rsidRPr="00EB4CE1" w:rsidDel="00402FFE" w:rsidRDefault="00EB4CE1">
            <w:pPr>
              <w:spacing w:after="0" w:line="240" w:lineRule="auto"/>
              <w:jc w:val="center"/>
              <w:rPr>
                <w:ins w:id="18745" w:author="Stefanie Lane" w:date="2022-06-23T15:12:00Z"/>
                <w:del w:id="18746" w:author="Lane, Stefanie" w:date="2023-04-28T12:07:00Z"/>
                <w:rFonts w:ascii="Calibri" w:eastAsia="Times New Roman" w:hAnsi="Calibri" w:cs="Calibri"/>
                <w:color w:val="000000"/>
                <w:rPrChange w:id="18747" w:author="Stefanie Lane" w:date="2022-06-23T15:12:00Z">
                  <w:rPr>
                    <w:ins w:id="18748" w:author="Stefanie Lane" w:date="2022-06-23T15:12:00Z"/>
                    <w:del w:id="18749" w:author="Lane, Stefanie" w:date="2023-04-28T12:07:00Z"/>
                  </w:rPr>
                </w:rPrChange>
              </w:rPr>
              <w:pPrChange w:id="18750" w:author="Stefanie Lane" w:date="2022-06-23T15:12:00Z">
                <w:pPr>
                  <w:jc w:val="center"/>
                </w:pPr>
              </w:pPrChange>
            </w:pPr>
            <w:ins w:id="18751" w:author="Stefanie Lane" w:date="2022-06-23T15:12:00Z">
              <w:del w:id="18752" w:author="Lane, Stefanie" w:date="2023-04-28T12:07:00Z">
                <w:r w:rsidRPr="00EB4CE1" w:rsidDel="00402FFE">
                  <w:rPr>
                    <w:rFonts w:ascii="Calibri" w:eastAsia="Times New Roman" w:hAnsi="Calibri" w:cs="Calibri"/>
                    <w:color w:val="000000"/>
                    <w:rPrChange w:id="18753" w:author="Stefanie Lane" w:date="2022-06-23T15:12:00Z">
                      <w:rPr/>
                    </w:rPrChange>
                  </w:rPr>
                  <w:delText>+</w:delText>
                </w:r>
              </w:del>
            </w:ins>
          </w:p>
        </w:tc>
      </w:tr>
      <w:tr w:rsidR="00EB4CE1" w:rsidRPr="00EB4CE1" w:rsidDel="00402FFE" w14:paraId="426C28DF" w14:textId="77777777" w:rsidTr="006F10B7">
        <w:trPr>
          <w:trHeight w:val="290"/>
          <w:ins w:id="18754" w:author="Stefanie Lane" w:date="2022-06-23T15:12:00Z"/>
          <w:del w:id="18755" w:author="Lane, Stefanie" w:date="2023-04-28T12:07:00Z"/>
          <w:trPrChange w:id="1875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875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FB82BDD" w14:textId="77777777" w:rsidR="00EB4CE1" w:rsidRPr="00EB4CE1" w:rsidDel="00402FFE" w:rsidRDefault="00EB4CE1">
            <w:pPr>
              <w:spacing w:after="0" w:line="240" w:lineRule="auto"/>
              <w:rPr>
                <w:ins w:id="18758" w:author="Stefanie Lane" w:date="2022-06-23T15:12:00Z"/>
                <w:del w:id="18759" w:author="Lane, Stefanie" w:date="2023-04-28T12:07:00Z"/>
                <w:rFonts w:ascii="Calibri" w:eastAsia="Times New Roman" w:hAnsi="Calibri" w:cs="Calibri"/>
                <w:color w:val="000000"/>
                <w:rPrChange w:id="18760" w:author="Stefanie Lane" w:date="2022-06-23T15:12:00Z">
                  <w:rPr>
                    <w:ins w:id="18761" w:author="Stefanie Lane" w:date="2022-06-23T15:12:00Z"/>
                    <w:del w:id="18762" w:author="Lane, Stefanie" w:date="2023-04-28T12:07:00Z"/>
                  </w:rPr>
                </w:rPrChange>
              </w:rPr>
              <w:pPrChange w:id="1876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876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777BD6B" w14:textId="77777777" w:rsidR="00EB4CE1" w:rsidRPr="00EB4CE1" w:rsidDel="00402FFE" w:rsidRDefault="00EB4CE1">
            <w:pPr>
              <w:spacing w:after="0" w:line="240" w:lineRule="auto"/>
              <w:rPr>
                <w:ins w:id="18765" w:author="Stefanie Lane" w:date="2022-06-23T15:12:00Z"/>
                <w:del w:id="18766" w:author="Lane, Stefanie" w:date="2023-04-28T12:07:00Z"/>
                <w:rFonts w:ascii="Calibri" w:eastAsia="Times New Roman" w:hAnsi="Calibri" w:cs="Calibri"/>
                <w:color w:val="000000"/>
                <w:rPrChange w:id="18767" w:author="Stefanie Lane" w:date="2022-06-23T15:12:00Z">
                  <w:rPr>
                    <w:ins w:id="18768" w:author="Stefanie Lane" w:date="2022-06-23T15:12:00Z"/>
                    <w:del w:id="18769" w:author="Lane, Stefanie" w:date="2023-04-28T12:07:00Z"/>
                  </w:rPr>
                </w:rPrChange>
              </w:rPr>
              <w:pPrChange w:id="1877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877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17AA565D" w14:textId="77777777" w:rsidR="00EB4CE1" w:rsidRPr="00EB4CE1" w:rsidDel="00402FFE" w:rsidRDefault="00EB4CE1">
            <w:pPr>
              <w:spacing w:after="0" w:line="240" w:lineRule="auto"/>
              <w:rPr>
                <w:ins w:id="18772" w:author="Stefanie Lane" w:date="2022-06-23T15:12:00Z"/>
                <w:del w:id="18773" w:author="Lane, Stefanie" w:date="2023-04-28T12:07:00Z"/>
                <w:rFonts w:ascii="Calibri" w:eastAsia="Times New Roman" w:hAnsi="Calibri" w:cs="Calibri"/>
                <w:i/>
                <w:iCs/>
                <w:color w:val="000000"/>
                <w:rPrChange w:id="18774" w:author="Stefanie Lane" w:date="2022-06-23T15:12:00Z">
                  <w:rPr>
                    <w:ins w:id="18775" w:author="Stefanie Lane" w:date="2022-06-23T15:12:00Z"/>
                    <w:del w:id="18776" w:author="Lane, Stefanie" w:date="2023-04-28T12:07:00Z"/>
                  </w:rPr>
                </w:rPrChange>
              </w:rPr>
              <w:pPrChange w:id="18777" w:author="Stefanie Lane" w:date="2022-06-23T15:12:00Z">
                <w:pPr/>
              </w:pPrChange>
            </w:pPr>
            <w:ins w:id="18778" w:author="Stefanie Lane" w:date="2022-06-23T15:12:00Z">
              <w:del w:id="18779" w:author="Lane, Stefanie" w:date="2023-04-28T12:07:00Z">
                <w:r w:rsidRPr="00EB4CE1" w:rsidDel="00402FFE">
                  <w:rPr>
                    <w:rFonts w:ascii="Calibri" w:eastAsia="Times New Roman" w:hAnsi="Calibri" w:cs="Calibri"/>
                    <w:i/>
                    <w:iCs/>
                    <w:color w:val="000000"/>
                    <w:rPrChange w:id="18780" w:author="Stefanie Lane" w:date="2022-06-23T15:12:00Z">
                      <w:rPr/>
                    </w:rPrChange>
                  </w:rPr>
                  <w:delText>Lysichiton americanum</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878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CBFF2DE" w14:textId="77777777" w:rsidR="00EB4CE1" w:rsidRPr="00EB4CE1" w:rsidDel="00402FFE" w:rsidRDefault="00EB4CE1">
            <w:pPr>
              <w:spacing w:after="0" w:line="240" w:lineRule="auto"/>
              <w:jc w:val="center"/>
              <w:rPr>
                <w:ins w:id="18782" w:author="Stefanie Lane" w:date="2022-06-23T15:12:00Z"/>
                <w:del w:id="18783" w:author="Lane, Stefanie" w:date="2023-04-28T12:07:00Z"/>
                <w:rFonts w:ascii="Calibri" w:eastAsia="Times New Roman" w:hAnsi="Calibri" w:cs="Calibri"/>
                <w:color w:val="000000"/>
                <w:rPrChange w:id="18784" w:author="Stefanie Lane" w:date="2022-06-23T15:12:00Z">
                  <w:rPr>
                    <w:ins w:id="18785" w:author="Stefanie Lane" w:date="2022-06-23T15:12:00Z"/>
                    <w:del w:id="18786" w:author="Lane, Stefanie" w:date="2023-04-28T12:07:00Z"/>
                  </w:rPr>
                </w:rPrChange>
              </w:rPr>
              <w:pPrChange w:id="18787" w:author="Stefanie Lane" w:date="2022-06-23T15:12:00Z">
                <w:pPr>
                  <w:jc w:val="center"/>
                </w:pPr>
              </w:pPrChange>
            </w:pPr>
            <w:ins w:id="18788" w:author="Stefanie Lane" w:date="2022-06-23T15:12:00Z">
              <w:del w:id="18789" w:author="Lane, Stefanie" w:date="2023-04-28T12:07:00Z">
                <w:r w:rsidRPr="00EB4CE1" w:rsidDel="00402FFE">
                  <w:rPr>
                    <w:rFonts w:ascii="Calibri" w:eastAsia="Times New Roman" w:hAnsi="Calibri" w:cs="Calibri"/>
                    <w:color w:val="000000"/>
                    <w:rPrChange w:id="18790"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879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AD51A9E" w14:textId="77777777" w:rsidR="00EB4CE1" w:rsidRPr="00EB4CE1" w:rsidDel="00402FFE" w:rsidRDefault="00EB4CE1">
            <w:pPr>
              <w:spacing w:after="0" w:line="240" w:lineRule="auto"/>
              <w:jc w:val="center"/>
              <w:rPr>
                <w:ins w:id="18792" w:author="Stefanie Lane" w:date="2022-06-23T15:12:00Z"/>
                <w:del w:id="18793" w:author="Lane, Stefanie" w:date="2023-04-28T12:07:00Z"/>
                <w:rFonts w:ascii="Calibri" w:eastAsia="Times New Roman" w:hAnsi="Calibri" w:cs="Calibri"/>
                <w:color w:val="000000"/>
                <w:rPrChange w:id="18794" w:author="Stefanie Lane" w:date="2022-06-23T15:12:00Z">
                  <w:rPr>
                    <w:ins w:id="18795" w:author="Stefanie Lane" w:date="2022-06-23T15:12:00Z"/>
                    <w:del w:id="18796" w:author="Lane, Stefanie" w:date="2023-04-28T12:07:00Z"/>
                  </w:rPr>
                </w:rPrChange>
              </w:rPr>
              <w:pPrChange w:id="18797" w:author="Stefanie Lane" w:date="2022-06-23T15:12:00Z">
                <w:pPr>
                  <w:jc w:val="center"/>
                </w:pPr>
              </w:pPrChange>
            </w:pPr>
            <w:ins w:id="18798" w:author="Stefanie Lane" w:date="2022-06-23T15:12:00Z">
              <w:del w:id="18799" w:author="Lane, Stefanie" w:date="2023-04-28T12:07:00Z">
                <w:r w:rsidRPr="00EB4CE1" w:rsidDel="00402FFE">
                  <w:rPr>
                    <w:rFonts w:ascii="Calibri" w:eastAsia="Times New Roman" w:hAnsi="Calibri" w:cs="Calibri"/>
                    <w:color w:val="000000"/>
                    <w:rPrChange w:id="18800"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880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C6B15DD" w14:textId="77777777" w:rsidR="00EB4CE1" w:rsidRPr="00EB4CE1" w:rsidDel="00402FFE" w:rsidRDefault="00EB4CE1">
            <w:pPr>
              <w:spacing w:after="0" w:line="240" w:lineRule="auto"/>
              <w:jc w:val="center"/>
              <w:rPr>
                <w:ins w:id="18802" w:author="Stefanie Lane" w:date="2022-06-23T15:12:00Z"/>
                <w:del w:id="18803" w:author="Lane, Stefanie" w:date="2023-04-28T12:07:00Z"/>
                <w:rFonts w:ascii="Calibri" w:eastAsia="Times New Roman" w:hAnsi="Calibri" w:cs="Calibri"/>
                <w:color w:val="000000"/>
                <w:rPrChange w:id="18804" w:author="Stefanie Lane" w:date="2022-06-23T15:12:00Z">
                  <w:rPr>
                    <w:ins w:id="18805" w:author="Stefanie Lane" w:date="2022-06-23T15:12:00Z"/>
                    <w:del w:id="18806" w:author="Lane, Stefanie" w:date="2023-04-28T12:07:00Z"/>
                  </w:rPr>
                </w:rPrChange>
              </w:rPr>
              <w:pPrChange w:id="18807" w:author="Stefanie Lane" w:date="2022-06-23T15:12:00Z">
                <w:pPr>
                  <w:jc w:val="center"/>
                </w:pPr>
              </w:pPrChange>
            </w:pPr>
            <w:ins w:id="18808" w:author="Stefanie Lane" w:date="2022-06-23T15:12:00Z">
              <w:del w:id="18809" w:author="Lane, Stefanie" w:date="2023-04-28T12:07:00Z">
                <w:r w:rsidRPr="00EB4CE1" w:rsidDel="00402FFE">
                  <w:rPr>
                    <w:rFonts w:ascii="Calibri" w:eastAsia="Times New Roman" w:hAnsi="Calibri" w:cs="Calibri"/>
                    <w:color w:val="000000"/>
                    <w:rPrChange w:id="18810" w:author="Stefanie Lane" w:date="2022-06-23T15:12:00Z">
                      <w:rPr/>
                    </w:rPrChange>
                  </w:rPr>
                  <w:delText>0.11</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881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3327982" w14:textId="77777777" w:rsidR="00EB4CE1" w:rsidRPr="00EB4CE1" w:rsidDel="00402FFE" w:rsidRDefault="00EB4CE1">
            <w:pPr>
              <w:spacing w:after="0" w:line="240" w:lineRule="auto"/>
              <w:jc w:val="center"/>
              <w:rPr>
                <w:ins w:id="18812" w:author="Stefanie Lane" w:date="2022-06-23T15:12:00Z"/>
                <w:del w:id="18813" w:author="Lane, Stefanie" w:date="2023-04-28T12:07:00Z"/>
                <w:rFonts w:ascii="Calibri" w:eastAsia="Times New Roman" w:hAnsi="Calibri" w:cs="Calibri"/>
                <w:color w:val="000000"/>
                <w:rPrChange w:id="18814" w:author="Stefanie Lane" w:date="2022-06-23T15:12:00Z">
                  <w:rPr>
                    <w:ins w:id="18815" w:author="Stefanie Lane" w:date="2022-06-23T15:12:00Z"/>
                    <w:del w:id="18816" w:author="Lane, Stefanie" w:date="2023-04-28T12:07:00Z"/>
                  </w:rPr>
                </w:rPrChange>
              </w:rPr>
              <w:pPrChange w:id="18817" w:author="Stefanie Lane" w:date="2022-06-23T15:12:00Z">
                <w:pPr>
                  <w:jc w:val="center"/>
                </w:pPr>
              </w:pPrChange>
            </w:pPr>
            <w:ins w:id="18818" w:author="Stefanie Lane" w:date="2022-06-23T15:12:00Z">
              <w:del w:id="18819" w:author="Lane, Stefanie" w:date="2023-04-28T12:07:00Z">
                <w:r w:rsidRPr="00EB4CE1" w:rsidDel="00402FFE">
                  <w:rPr>
                    <w:rFonts w:ascii="Calibri" w:eastAsia="Times New Roman" w:hAnsi="Calibri" w:cs="Calibri"/>
                    <w:color w:val="000000"/>
                    <w:rPrChange w:id="18820" w:author="Stefanie Lane" w:date="2022-06-23T15:12:00Z">
                      <w:rPr/>
                    </w:rPrChange>
                  </w:rPr>
                  <w:delText>+</w:delText>
                </w:r>
              </w:del>
            </w:ins>
          </w:p>
        </w:tc>
      </w:tr>
      <w:tr w:rsidR="00EB4CE1" w:rsidRPr="00EB4CE1" w:rsidDel="00402FFE" w14:paraId="52AD7818" w14:textId="77777777" w:rsidTr="006F10B7">
        <w:trPr>
          <w:trHeight w:val="290"/>
          <w:ins w:id="18821" w:author="Stefanie Lane" w:date="2022-06-23T15:12:00Z"/>
          <w:del w:id="18822" w:author="Lane, Stefanie" w:date="2023-04-28T12:07:00Z"/>
          <w:trPrChange w:id="1882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882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A68D924" w14:textId="77777777" w:rsidR="00EB4CE1" w:rsidRPr="00EB4CE1" w:rsidDel="00402FFE" w:rsidRDefault="00EB4CE1">
            <w:pPr>
              <w:spacing w:after="0" w:line="240" w:lineRule="auto"/>
              <w:rPr>
                <w:ins w:id="18825" w:author="Stefanie Lane" w:date="2022-06-23T15:12:00Z"/>
                <w:del w:id="18826" w:author="Lane, Stefanie" w:date="2023-04-28T12:07:00Z"/>
                <w:rFonts w:ascii="Calibri" w:eastAsia="Times New Roman" w:hAnsi="Calibri" w:cs="Calibri"/>
                <w:color w:val="000000"/>
                <w:rPrChange w:id="18827" w:author="Stefanie Lane" w:date="2022-06-23T15:12:00Z">
                  <w:rPr>
                    <w:ins w:id="18828" w:author="Stefanie Lane" w:date="2022-06-23T15:12:00Z"/>
                    <w:del w:id="18829" w:author="Lane, Stefanie" w:date="2023-04-28T12:07:00Z"/>
                  </w:rPr>
                </w:rPrChange>
              </w:rPr>
              <w:pPrChange w:id="1883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883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35F1AA9" w14:textId="77777777" w:rsidR="00EB4CE1" w:rsidRPr="00EB4CE1" w:rsidDel="00402FFE" w:rsidRDefault="00EB4CE1">
            <w:pPr>
              <w:spacing w:after="0" w:line="240" w:lineRule="auto"/>
              <w:rPr>
                <w:ins w:id="18832" w:author="Stefanie Lane" w:date="2022-06-23T15:12:00Z"/>
                <w:del w:id="18833" w:author="Lane, Stefanie" w:date="2023-04-28T12:07:00Z"/>
                <w:rFonts w:ascii="Calibri" w:eastAsia="Times New Roman" w:hAnsi="Calibri" w:cs="Calibri"/>
                <w:color w:val="000000"/>
                <w:rPrChange w:id="18834" w:author="Stefanie Lane" w:date="2022-06-23T15:12:00Z">
                  <w:rPr>
                    <w:ins w:id="18835" w:author="Stefanie Lane" w:date="2022-06-23T15:12:00Z"/>
                    <w:del w:id="18836" w:author="Lane, Stefanie" w:date="2023-04-28T12:07:00Z"/>
                  </w:rPr>
                </w:rPrChange>
              </w:rPr>
              <w:pPrChange w:id="18837" w:author="Stefanie Lane" w:date="2022-06-23T15:12:00Z">
                <w:pPr/>
              </w:pPrChange>
            </w:pPr>
          </w:p>
        </w:tc>
        <w:tc>
          <w:tcPr>
            <w:tcW w:w="3320" w:type="dxa"/>
            <w:tcBorders>
              <w:top w:val="nil"/>
              <w:left w:val="nil"/>
              <w:bottom w:val="nil"/>
              <w:right w:val="nil"/>
            </w:tcBorders>
            <w:shd w:val="clear" w:color="auto" w:fill="auto"/>
            <w:noWrap/>
            <w:vAlign w:val="bottom"/>
            <w:hideMark/>
            <w:tcPrChange w:id="18838" w:author="Stefanie Lane" w:date="2022-06-23T15:14:00Z">
              <w:tcPr>
                <w:tcW w:w="3320" w:type="dxa"/>
                <w:tcBorders>
                  <w:top w:val="nil"/>
                  <w:left w:val="nil"/>
                  <w:bottom w:val="nil"/>
                  <w:right w:val="nil"/>
                </w:tcBorders>
                <w:shd w:val="clear" w:color="auto" w:fill="auto"/>
                <w:noWrap/>
                <w:vAlign w:val="bottom"/>
                <w:hideMark/>
              </w:tcPr>
            </w:tcPrChange>
          </w:tcPr>
          <w:p w14:paraId="628EA467" w14:textId="77777777" w:rsidR="00EB4CE1" w:rsidRPr="00EB4CE1" w:rsidDel="00402FFE" w:rsidRDefault="00EB4CE1">
            <w:pPr>
              <w:spacing w:after="0" w:line="240" w:lineRule="auto"/>
              <w:rPr>
                <w:ins w:id="18839" w:author="Stefanie Lane" w:date="2022-06-23T15:12:00Z"/>
                <w:del w:id="18840" w:author="Lane, Stefanie" w:date="2023-04-28T12:07:00Z"/>
                <w:rFonts w:ascii="Calibri" w:eastAsia="Times New Roman" w:hAnsi="Calibri" w:cs="Calibri"/>
                <w:i/>
                <w:iCs/>
                <w:color w:val="000000"/>
                <w:rPrChange w:id="18841" w:author="Stefanie Lane" w:date="2022-06-23T15:12:00Z">
                  <w:rPr>
                    <w:ins w:id="18842" w:author="Stefanie Lane" w:date="2022-06-23T15:12:00Z"/>
                    <w:del w:id="18843" w:author="Lane, Stefanie" w:date="2023-04-28T12:07:00Z"/>
                  </w:rPr>
                </w:rPrChange>
              </w:rPr>
              <w:pPrChange w:id="18844" w:author="Stefanie Lane" w:date="2022-06-23T15:12:00Z">
                <w:pPr/>
              </w:pPrChange>
            </w:pPr>
            <w:ins w:id="18845" w:author="Stefanie Lane" w:date="2022-06-23T15:12:00Z">
              <w:del w:id="18846" w:author="Lane, Stefanie" w:date="2023-04-28T12:07:00Z">
                <w:r w:rsidRPr="00EB4CE1" w:rsidDel="00402FFE">
                  <w:rPr>
                    <w:rFonts w:ascii="Calibri" w:eastAsia="Times New Roman" w:hAnsi="Calibri" w:cs="Calibri"/>
                    <w:i/>
                    <w:iCs/>
                    <w:color w:val="000000"/>
                    <w:rPrChange w:id="18847" w:author="Stefanie Lane" w:date="2022-06-23T15:12:00Z">
                      <w:rPr/>
                    </w:rPrChange>
                  </w:rPr>
                  <w:delText>Myrica gale</w:delText>
                </w:r>
              </w:del>
            </w:ins>
          </w:p>
        </w:tc>
        <w:tc>
          <w:tcPr>
            <w:tcW w:w="869" w:type="dxa"/>
            <w:tcBorders>
              <w:top w:val="nil"/>
              <w:left w:val="nil"/>
              <w:bottom w:val="nil"/>
              <w:right w:val="nil"/>
            </w:tcBorders>
            <w:shd w:val="clear" w:color="auto" w:fill="auto"/>
            <w:noWrap/>
            <w:vAlign w:val="bottom"/>
            <w:hideMark/>
            <w:tcPrChange w:id="18848" w:author="Stefanie Lane" w:date="2022-06-23T15:14:00Z">
              <w:tcPr>
                <w:tcW w:w="960" w:type="dxa"/>
                <w:tcBorders>
                  <w:top w:val="nil"/>
                  <w:left w:val="nil"/>
                  <w:bottom w:val="nil"/>
                  <w:right w:val="nil"/>
                </w:tcBorders>
                <w:shd w:val="clear" w:color="auto" w:fill="auto"/>
                <w:noWrap/>
                <w:vAlign w:val="bottom"/>
                <w:hideMark/>
              </w:tcPr>
            </w:tcPrChange>
          </w:tcPr>
          <w:p w14:paraId="1545E98C" w14:textId="77777777" w:rsidR="00EB4CE1" w:rsidRPr="00EB4CE1" w:rsidDel="00402FFE" w:rsidRDefault="00EB4CE1">
            <w:pPr>
              <w:spacing w:after="0" w:line="240" w:lineRule="auto"/>
              <w:jc w:val="center"/>
              <w:rPr>
                <w:ins w:id="18849" w:author="Stefanie Lane" w:date="2022-06-23T15:12:00Z"/>
                <w:del w:id="18850" w:author="Lane, Stefanie" w:date="2023-04-28T12:07:00Z"/>
                <w:rFonts w:ascii="Calibri" w:eastAsia="Times New Roman" w:hAnsi="Calibri" w:cs="Calibri"/>
                <w:color w:val="000000"/>
                <w:rPrChange w:id="18851" w:author="Stefanie Lane" w:date="2022-06-23T15:12:00Z">
                  <w:rPr>
                    <w:ins w:id="18852" w:author="Stefanie Lane" w:date="2022-06-23T15:12:00Z"/>
                    <w:del w:id="18853" w:author="Lane, Stefanie" w:date="2023-04-28T12:07:00Z"/>
                  </w:rPr>
                </w:rPrChange>
              </w:rPr>
              <w:pPrChange w:id="18854" w:author="Stefanie Lane" w:date="2022-06-23T15:12:00Z">
                <w:pPr>
                  <w:jc w:val="center"/>
                </w:pPr>
              </w:pPrChange>
            </w:pPr>
            <w:ins w:id="18855" w:author="Stefanie Lane" w:date="2022-06-23T15:12:00Z">
              <w:del w:id="18856" w:author="Lane, Stefanie" w:date="2023-04-28T12:07:00Z">
                <w:r w:rsidRPr="00EB4CE1" w:rsidDel="00402FFE">
                  <w:rPr>
                    <w:rFonts w:ascii="Calibri" w:eastAsia="Times New Roman" w:hAnsi="Calibri" w:cs="Calibri"/>
                    <w:color w:val="000000"/>
                    <w:rPrChange w:id="18857"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18858" w:author="Stefanie Lane" w:date="2022-06-23T15:14:00Z">
              <w:tcPr>
                <w:tcW w:w="960" w:type="dxa"/>
                <w:tcBorders>
                  <w:top w:val="nil"/>
                  <w:left w:val="nil"/>
                  <w:bottom w:val="nil"/>
                  <w:right w:val="nil"/>
                </w:tcBorders>
                <w:shd w:val="clear" w:color="auto" w:fill="auto"/>
                <w:noWrap/>
                <w:vAlign w:val="bottom"/>
                <w:hideMark/>
              </w:tcPr>
            </w:tcPrChange>
          </w:tcPr>
          <w:p w14:paraId="361D6971" w14:textId="77777777" w:rsidR="00EB4CE1" w:rsidRPr="00EB4CE1" w:rsidDel="00402FFE" w:rsidRDefault="00EB4CE1">
            <w:pPr>
              <w:spacing w:after="0" w:line="240" w:lineRule="auto"/>
              <w:jc w:val="center"/>
              <w:rPr>
                <w:ins w:id="18859" w:author="Stefanie Lane" w:date="2022-06-23T15:12:00Z"/>
                <w:del w:id="18860" w:author="Lane, Stefanie" w:date="2023-04-28T12:07:00Z"/>
                <w:rFonts w:ascii="Calibri" w:eastAsia="Times New Roman" w:hAnsi="Calibri" w:cs="Calibri"/>
                <w:color w:val="000000"/>
                <w:rPrChange w:id="18861" w:author="Stefanie Lane" w:date="2022-06-23T15:12:00Z">
                  <w:rPr>
                    <w:ins w:id="18862" w:author="Stefanie Lane" w:date="2022-06-23T15:12:00Z"/>
                    <w:del w:id="18863" w:author="Lane, Stefanie" w:date="2023-04-28T12:07:00Z"/>
                  </w:rPr>
                </w:rPrChange>
              </w:rPr>
              <w:pPrChange w:id="18864" w:author="Stefanie Lane" w:date="2022-06-23T15:12:00Z">
                <w:pPr>
                  <w:jc w:val="center"/>
                </w:pPr>
              </w:pPrChange>
            </w:pPr>
            <w:ins w:id="18865" w:author="Stefanie Lane" w:date="2022-06-23T15:12:00Z">
              <w:del w:id="18866" w:author="Lane, Stefanie" w:date="2023-04-28T12:07:00Z">
                <w:r w:rsidRPr="00EB4CE1" w:rsidDel="00402FFE">
                  <w:rPr>
                    <w:rFonts w:ascii="Calibri" w:eastAsia="Times New Roman" w:hAnsi="Calibri" w:cs="Calibri"/>
                    <w:color w:val="000000"/>
                    <w:rPrChange w:id="18867"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18868" w:author="Stefanie Lane" w:date="2022-06-23T15:14:00Z">
              <w:tcPr>
                <w:tcW w:w="960" w:type="dxa"/>
                <w:tcBorders>
                  <w:top w:val="nil"/>
                  <w:left w:val="nil"/>
                  <w:bottom w:val="nil"/>
                  <w:right w:val="nil"/>
                </w:tcBorders>
                <w:shd w:val="clear" w:color="auto" w:fill="auto"/>
                <w:noWrap/>
                <w:vAlign w:val="bottom"/>
                <w:hideMark/>
              </w:tcPr>
            </w:tcPrChange>
          </w:tcPr>
          <w:p w14:paraId="2162D5C4" w14:textId="77777777" w:rsidR="00EB4CE1" w:rsidRPr="00EB4CE1" w:rsidDel="00402FFE" w:rsidRDefault="00EB4CE1">
            <w:pPr>
              <w:spacing w:after="0" w:line="240" w:lineRule="auto"/>
              <w:jc w:val="center"/>
              <w:rPr>
                <w:ins w:id="18869" w:author="Stefanie Lane" w:date="2022-06-23T15:12:00Z"/>
                <w:del w:id="18870" w:author="Lane, Stefanie" w:date="2023-04-28T12:07:00Z"/>
                <w:rFonts w:ascii="Calibri" w:eastAsia="Times New Roman" w:hAnsi="Calibri" w:cs="Calibri"/>
                <w:color w:val="000000"/>
                <w:rPrChange w:id="18871" w:author="Stefanie Lane" w:date="2022-06-23T15:12:00Z">
                  <w:rPr>
                    <w:ins w:id="18872" w:author="Stefanie Lane" w:date="2022-06-23T15:12:00Z"/>
                    <w:del w:id="18873" w:author="Lane, Stefanie" w:date="2023-04-28T12:07:00Z"/>
                  </w:rPr>
                </w:rPrChange>
              </w:rPr>
              <w:pPrChange w:id="18874" w:author="Stefanie Lane" w:date="2022-06-23T15:12:00Z">
                <w:pPr>
                  <w:jc w:val="center"/>
                </w:pPr>
              </w:pPrChange>
            </w:pPr>
            <w:ins w:id="18875" w:author="Stefanie Lane" w:date="2022-06-23T15:12:00Z">
              <w:del w:id="18876" w:author="Lane, Stefanie" w:date="2023-04-28T12:07:00Z">
                <w:r w:rsidRPr="00EB4CE1" w:rsidDel="00402FFE">
                  <w:rPr>
                    <w:rFonts w:ascii="Calibri" w:eastAsia="Times New Roman" w:hAnsi="Calibri" w:cs="Calibri"/>
                    <w:color w:val="000000"/>
                    <w:rPrChange w:id="18877" w:author="Stefanie Lane" w:date="2022-06-23T15:12:00Z">
                      <w:rPr/>
                    </w:rPrChange>
                  </w:rPr>
                  <w:delText>0.22</w:delText>
                </w:r>
              </w:del>
            </w:ins>
          </w:p>
        </w:tc>
        <w:tc>
          <w:tcPr>
            <w:tcW w:w="1710" w:type="dxa"/>
            <w:tcBorders>
              <w:top w:val="nil"/>
              <w:left w:val="nil"/>
              <w:bottom w:val="nil"/>
              <w:right w:val="single" w:sz="8" w:space="0" w:color="auto"/>
            </w:tcBorders>
            <w:shd w:val="clear" w:color="auto" w:fill="auto"/>
            <w:noWrap/>
            <w:vAlign w:val="bottom"/>
            <w:hideMark/>
            <w:tcPrChange w:id="1887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67AF7F24" w14:textId="77777777" w:rsidR="00EB4CE1" w:rsidRPr="00EB4CE1" w:rsidDel="00402FFE" w:rsidRDefault="00EB4CE1">
            <w:pPr>
              <w:spacing w:after="0" w:line="240" w:lineRule="auto"/>
              <w:jc w:val="center"/>
              <w:rPr>
                <w:ins w:id="18879" w:author="Stefanie Lane" w:date="2022-06-23T15:12:00Z"/>
                <w:del w:id="18880" w:author="Lane, Stefanie" w:date="2023-04-28T12:07:00Z"/>
                <w:rFonts w:ascii="Calibri" w:eastAsia="Times New Roman" w:hAnsi="Calibri" w:cs="Calibri"/>
                <w:color w:val="000000"/>
                <w:rPrChange w:id="18881" w:author="Stefanie Lane" w:date="2022-06-23T15:12:00Z">
                  <w:rPr>
                    <w:ins w:id="18882" w:author="Stefanie Lane" w:date="2022-06-23T15:12:00Z"/>
                    <w:del w:id="18883" w:author="Lane, Stefanie" w:date="2023-04-28T12:07:00Z"/>
                  </w:rPr>
                </w:rPrChange>
              </w:rPr>
              <w:pPrChange w:id="18884" w:author="Stefanie Lane" w:date="2022-06-23T15:12:00Z">
                <w:pPr>
                  <w:jc w:val="center"/>
                </w:pPr>
              </w:pPrChange>
            </w:pPr>
            <w:ins w:id="18885" w:author="Stefanie Lane" w:date="2022-06-23T15:12:00Z">
              <w:del w:id="18886" w:author="Lane, Stefanie" w:date="2023-04-28T12:07:00Z">
                <w:r w:rsidRPr="00EB4CE1" w:rsidDel="00402FFE">
                  <w:rPr>
                    <w:rFonts w:ascii="Calibri" w:eastAsia="Times New Roman" w:hAnsi="Calibri" w:cs="Calibri"/>
                    <w:color w:val="000000"/>
                    <w:rPrChange w:id="18887" w:author="Stefanie Lane" w:date="2022-06-23T15:12:00Z">
                      <w:rPr/>
                    </w:rPrChange>
                  </w:rPr>
                  <w:delText>+</w:delText>
                </w:r>
              </w:del>
            </w:ins>
          </w:p>
        </w:tc>
      </w:tr>
      <w:tr w:rsidR="00EB4CE1" w:rsidRPr="00EB4CE1" w:rsidDel="00402FFE" w14:paraId="661CA593" w14:textId="77777777" w:rsidTr="006F10B7">
        <w:trPr>
          <w:trHeight w:val="290"/>
          <w:ins w:id="18888" w:author="Stefanie Lane" w:date="2022-06-23T15:12:00Z"/>
          <w:del w:id="18889" w:author="Lane, Stefanie" w:date="2023-04-28T12:07:00Z"/>
          <w:trPrChange w:id="1889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889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3E51FC3" w14:textId="77777777" w:rsidR="00EB4CE1" w:rsidRPr="00EB4CE1" w:rsidDel="00402FFE" w:rsidRDefault="00EB4CE1">
            <w:pPr>
              <w:spacing w:after="0" w:line="240" w:lineRule="auto"/>
              <w:rPr>
                <w:ins w:id="18892" w:author="Stefanie Lane" w:date="2022-06-23T15:12:00Z"/>
                <w:del w:id="18893" w:author="Lane, Stefanie" w:date="2023-04-28T12:07:00Z"/>
                <w:rFonts w:ascii="Calibri" w:eastAsia="Times New Roman" w:hAnsi="Calibri" w:cs="Calibri"/>
                <w:color w:val="000000"/>
                <w:rPrChange w:id="18894" w:author="Stefanie Lane" w:date="2022-06-23T15:12:00Z">
                  <w:rPr>
                    <w:ins w:id="18895" w:author="Stefanie Lane" w:date="2022-06-23T15:12:00Z"/>
                    <w:del w:id="18896" w:author="Lane, Stefanie" w:date="2023-04-28T12:07:00Z"/>
                  </w:rPr>
                </w:rPrChange>
              </w:rPr>
              <w:pPrChange w:id="1889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889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8005D05" w14:textId="77777777" w:rsidR="00EB4CE1" w:rsidRPr="00EB4CE1" w:rsidDel="00402FFE" w:rsidRDefault="00EB4CE1">
            <w:pPr>
              <w:spacing w:after="0" w:line="240" w:lineRule="auto"/>
              <w:rPr>
                <w:ins w:id="18899" w:author="Stefanie Lane" w:date="2022-06-23T15:12:00Z"/>
                <w:del w:id="18900" w:author="Lane, Stefanie" w:date="2023-04-28T12:07:00Z"/>
                <w:rFonts w:ascii="Calibri" w:eastAsia="Times New Roman" w:hAnsi="Calibri" w:cs="Calibri"/>
                <w:color w:val="000000"/>
                <w:rPrChange w:id="18901" w:author="Stefanie Lane" w:date="2022-06-23T15:12:00Z">
                  <w:rPr>
                    <w:ins w:id="18902" w:author="Stefanie Lane" w:date="2022-06-23T15:12:00Z"/>
                    <w:del w:id="18903" w:author="Lane, Stefanie" w:date="2023-04-28T12:07:00Z"/>
                  </w:rPr>
                </w:rPrChange>
              </w:rPr>
              <w:pPrChange w:id="1890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890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0FD7935" w14:textId="77777777" w:rsidR="00EB4CE1" w:rsidRPr="00EB4CE1" w:rsidDel="00402FFE" w:rsidRDefault="00EB4CE1">
            <w:pPr>
              <w:spacing w:after="0" w:line="240" w:lineRule="auto"/>
              <w:rPr>
                <w:ins w:id="18906" w:author="Stefanie Lane" w:date="2022-06-23T15:12:00Z"/>
                <w:del w:id="18907" w:author="Lane, Stefanie" w:date="2023-04-28T12:07:00Z"/>
                <w:rFonts w:ascii="Calibri" w:eastAsia="Times New Roman" w:hAnsi="Calibri" w:cs="Calibri"/>
                <w:i/>
                <w:iCs/>
                <w:color w:val="000000"/>
                <w:rPrChange w:id="18908" w:author="Stefanie Lane" w:date="2022-06-23T15:12:00Z">
                  <w:rPr>
                    <w:ins w:id="18909" w:author="Stefanie Lane" w:date="2022-06-23T15:12:00Z"/>
                    <w:del w:id="18910" w:author="Lane, Stefanie" w:date="2023-04-28T12:07:00Z"/>
                  </w:rPr>
                </w:rPrChange>
              </w:rPr>
              <w:pPrChange w:id="18911" w:author="Stefanie Lane" w:date="2022-06-23T15:12:00Z">
                <w:pPr/>
              </w:pPrChange>
            </w:pPr>
            <w:ins w:id="18912" w:author="Stefanie Lane" w:date="2022-06-23T15:12:00Z">
              <w:del w:id="18913" w:author="Lane, Stefanie" w:date="2023-04-28T12:07:00Z">
                <w:r w:rsidRPr="00EB4CE1" w:rsidDel="00402FFE">
                  <w:rPr>
                    <w:rFonts w:ascii="Calibri" w:eastAsia="Times New Roman" w:hAnsi="Calibri" w:cs="Calibri"/>
                    <w:i/>
                    <w:iCs/>
                    <w:color w:val="000000"/>
                    <w:rPrChange w:id="18914" w:author="Stefanie Lane" w:date="2022-06-23T15:12:00Z">
                      <w:rPr/>
                    </w:rPrChange>
                  </w:rPr>
                  <w:delText>Salix scouleriana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891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71FD1C7" w14:textId="77777777" w:rsidR="00EB4CE1" w:rsidRPr="00EB4CE1" w:rsidDel="00402FFE" w:rsidRDefault="00EB4CE1">
            <w:pPr>
              <w:spacing w:after="0" w:line="240" w:lineRule="auto"/>
              <w:jc w:val="center"/>
              <w:rPr>
                <w:ins w:id="18916" w:author="Stefanie Lane" w:date="2022-06-23T15:12:00Z"/>
                <w:del w:id="18917" w:author="Lane, Stefanie" w:date="2023-04-28T12:07:00Z"/>
                <w:rFonts w:ascii="Calibri" w:eastAsia="Times New Roman" w:hAnsi="Calibri" w:cs="Calibri"/>
                <w:color w:val="000000"/>
                <w:rPrChange w:id="18918" w:author="Stefanie Lane" w:date="2022-06-23T15:12:00Z">
                  <w:rPr>
                    <w:ins w:id="18919" w:author="Stefanie Lane" w:date="2022-06-23T15:12:00Z"/>
                    <w:del w:id="18920" w:author="Lane, Stefanie" w:date="2023-04-28T12:07:00Z"/>
                  </w:rPr>
                </w:rPrChange>
              </w:rPr>
              <w:pPrChange w:id="18921" w:author="Stefanie Lane" w:date="2022-06-23T15:12:00Z">
                <w:pPr>
                  <w:jc w:val="center"/>
                </w:pPr>
              </w:pPrChange>
            </w:pPr>
            <w:ins w:id="18922" w:author="Stefanie Lane" w:date="2022-06-23T15:12:00Z">
              <w:del w:id="18923" w:author="Lane, Stefanie" w:date="2023-04-28T12:07:00Z">
                <w:r w:rsidRPr="00EB4CE1" w:rsidDel="00402FFE">
                  <w:rPr>
                    <w:rFonts w:ascii="Calibri" w:eastAsia="Times New Roman" w:hAnsi="Calibri" w:cs="Calibri"/>
                    <w:color w:val="000000"/>
                    <w:rPrChange w:id="18924"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892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ABF8BF2" w14:textId="77777777" w:rsidR="00EB4CE1" w:rsidRPr="00EB4CE1" w:rsidDel="00402FFE" w:rsidRDefault="00EB4CE1">
            <w:pPr>
              <w:spacing w:after="0" w:line="240" w:lineRule="auto"/>
              <w:jc w:val="center"/>
              <w:rPr>
                <w:ins w:id="18926" w:author="Stefanie Lane" w:date="2022-06-23T15:12:00Z"/>
                <w:del w:id="18927" w:author="Lane, Stefanie" w:date="2023-04-28T12:07:00Z"/>
                <w:rFonts w:ascii="Calibri" w:eastAsia="Times New Roman" w:hAnsi="Calibri" w:cs="Calibri"/>
                <w:color w:val="000000"/>
                <w:rPrChange w:id="18928" w:author="Stefanie Lane" w:date="2022-06-23T15:12:00Z">
                  <w:rPr>
                    <w:ins w:id="18929" w:author="Stefanie Lane" w:date="2022-06-23T15:12:00Z"/>
                    <w:del w:id="18930" w:author="Lane, Stefanie" w:date="2023-04-28T12:07:00Z"/>
                  </w:rPr>
                </w:rPrChange>
              </w:rPr>
              <w:pPrChange w:id="18931" w:author="Stefanie Lane" w:date="2022-06-23T15:12:00Z">
                <w:pPr>
                  <w:jc w:val="center"/>
                </w:pPr>
              </w:pPrChange>
            </w:pPr>
            <w:ins w:id="18932" w:author="Stefanie Lane" w:date="2022-06-23T15:12:00Z">
              <w:del w:id="18933" w:author="Lane, Stefanie" w:date="2023-04-28T12:07:00Z">
                <w:r w:rsidRPr="00EB4CE1" w:rsidDel="00402FFE">
                  <w:rPr>
                    <w:rFonts w:ascii="Calibri" w:eastAsia="Times New Roman" w:hAnsi="Calibri" w:cs="Calibri"/>
                    <w:color w:val="000000"/>
                    <w:rPrChange w:id="18934"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893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6895CA" w14:textId="77777777" w:rsidR="00EB4CE1" w:rsidRPr="00EB4CE1" w:rsidDel="00402FFE" w:rsidRDefault="00EB4CE1">
            <w:pPr>
              <w:spacing w:after="0" w:line="240" w:lineRule="auto"/>
              <w:jc w:val="center"/>
              <w:rPr>
                <w:ins w:id="18936" w:author="Stefanie Lane" w:date="2022-06-23T15:12:00Z"/>
                <w:del w:id="18937" w:author="Lane, Stefanie" w:date="2023-04-28T12:07:00Z"/>
                <w:rFonts w:ascii="Calibri" w:eastAsia="Times New Roman" w:hAnsi="Calibri" w:cs="Calibri"/>
                <w:color w:val="000000"/>
                <w:rPrChange w:id="18938" w:author="Stefanie Lane" w:date="2022-06-23T15:12:00Z">
                  <w:rPr>
                    <w:ins w:id="18939" w:author="Stefanie Lane" w:date="2022-06-23T15:12:00Z"/>
                    <w:del w:id="18940" w:author="Lane, Stefanie" w:date="2023-04-28T12:07:00Z"/>
                  </w:rPr>
                </w:rPrChange>
              </w:rPr>
              <w:pPrChange w:id="18941" w:author="Stefanie Lane" w:date="2022-06-23T15:12:00Z">
                <w:pPr>
                  <w:jc w:val="center"/>
                </w:pPr>
              </w:pPrChange>
            </w:pPr>
            <w:ins w:id="18942" w:author="Stefanie Lane" w:date="2022-06-23T15:12:00Z">
              <w:del w:id="18943" w:author="Lane, Stefanie" w:date="2023-04-28T12:07:00Z">
                <w:r w:rsidRPr="00EB4CE1" w:rsidDel="00402FFE">
                  <w:rPr>
                    <w:rFonts w:ascii="Calibri" w:eastAsia="Times New Roman" w:hAnsi="Calibri" w:cs="Calibri"/>
                    <w:color w:val="000000"/>
                    <w:rPrChange w:id="18944" w:author="Stefanie Lane" w:date="2022-06-23T15:12:00Z">
                      <w:rPr/>
                    </w:rPrChange>
                  </w:rPr>
                  <w:delText>0.17</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894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44715CF" w14:textId="77777777" w:rsidR="00EB4CE1" w:rsidRPr="00EB4CE1" w:rsidDel="00402FFE" w:rsidRDefault="00EB4CE1">
            <w:pPr>
              <w:spacing w:after="0" w:line="240" w:lineRule="auto"/>
              <w:jc w:val="center"/>
              <w:rPr>
                <w:ins w:id="18946" w:author="Stefanie Lane" w:date="2022-06-23T15:12:00Z"/>
                <w:del w:id="18947" w:author="Lane, Stefanie" w:date="2023-04-28T12:07:00Z"/>
                <w:rFonts w:ascii="Calibri" w:eastAsia="Times New Roman" w:hAnsi="Calibri" w:cs="Calibri"/>
                <w:color w:val="000000"/>
                <w:rPrChange w:id="18948" w:author="Stefanie Lane" w:date="2022-06-23T15:12:00Z">
                  <w:rPr>
                    <w:ins w:id="18949" w:author="Stefanie Lane" w:date="2022-06-23T15:12:00Z"/>
                    <w:del w:id="18950" w:author="Lane, Stefanie" w:date="2023-04-28T12:07:00Z"/>
                  </w:rPr>
                </w:rPrChange>
              </w:rPr>
              <w:pPrChange w:id="18951" w:author="Stefanie Lane" w:date="2022-06-23T15:12:00Z">
                <w:pPr>
                  <w:jc w:val="center"/>
                </w:pPr>
              </w:pPrChange>
            </w:pPr>
            <w:ins w:id="18952" w:author="Stefanie Lane" w:date="2022-06-23T15:12:00Z">
              <w:del w:id="18953" w:author="Lane, Stefanie" w:date="2023-04-28T12:07:00Z">
                <w:r w:rsidRPr="00EB4CE1" w:rsidDel="00402FFE">
                  <w:rPr>
                    <w:rFonts w:ascii="Calibri" w:eastAsia="Times New Roman" w:hAnsi="Calibri" w:cs="Calibri"/>
                    <w:color w:val="000000"/>
                    <w:rPrChange w:id="18954" w:author="Stefanie Lane" w:date="2022-06-23T15:12:00Z">
                      <w:rPr/>
                    </w:rPrChange>
                  </w:rPr>
                  <w:delText>+</w:delText>
                </w:r>
              </w:del>
            </w:ins>
          </w:p>
        </w:tc>
      </w:tr>
      <w:tr w:rsidR="00EB4CE1" w:rsidRPr="00EB4CE1" w:rsidDel="00402FFE" w14:paraId="2A13F93D" w14:textId="77777777" w:rsidTr="006F10B7">
        <w:trPr>
          <w:trHeight w:val="290"/>
          <w:ins w:id="18955" w:author="Stefanie Lane" w:date="2022-06-23T15:12:00Z"/>
          <w:del w:id="18956" w:author="Lane, Stefanie" w:date="2023-04-28T12:07:00Z"/>
          <w:trPrChange w:id="1895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895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408F082" w14:textId="77777777" w:rsidR="00EB4CE1" w:rsidRPr="00EB4CE1" w:rsidDel="00402FFE" w:rsidRDefault="00EB4CE1">
            <w:pPr>
              <w:spacing w:after="0" w:line="240" w:lineRule="auto"/>
              <w:rPr>
                <w:ins w:id="18959" w:author="Stefanie Lane" w:date="2022-06-23T15:12:00Z"/>
                <w:del w:id="18960" w:author="Lane, Stefanie" w:date="2023-04-28T12:07:00Z"/>
                <w:rFonts w:ascii="Calibri" w:eastAsia="Times New Roman" w:hAnsi="Calibri" w:cs="Calibri"/>
                <w:color w:val="000000"/>
                <w:rPrChange w:id="18961" w:author="Stefanie Lane" w:date="2022-06-23T15:12:00Z">
                  <w:rPr>
                    <w:ins w:id="18962" w:author="Stefanie Lane" w:date="2022-06-23T15:12:00Z"/>
                    <w:del w:id="18963" w:author="Lane, Stefanie" w:date="2023-04-28T12:07:00Z"/>
                  </w:rPr>
                </w:rPrChange>
              </w:rPr>
              <w:pPrChange w:id="1896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896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5FFB1F3" w14:textId="77777777" w:rsidR="00EB4CE1" w:rsidRPr="00EB4CE1" w:rsidDel="00402FFE" w:rsidRDefault="00EB4CE1">
            <w:pPr>
              <w:spacing w:after="0" w:line="240" w:lineRule="auto"/>
              <w:rPr>
                <w:ins w:id="18966" w:author="Stefanie Lane" w:date="2022-06-23T15:12:00Z"/>
                <w:del w:id="18967" w:author="Lane, Stefanie" w:date="2023-04-28T12:07:00Z"/>
                <w:rFonts w:ascii="Calibri" w:eastAsia="Times New Roman" w:hAnsi="Calibri" w:cs="Calibri"/>
                <w:color w:val="000000"/>
                <w:rPrChange w:id="18968" w:author="Stefanie Lane" w:date="2022-06-23T15:12:00Z">
                  <w:rPr>
                    <w:ins w:id="18969" w:author="Stefanie Lane" w:date="2022-06-23T15:12:00Z"/>
                    <w:del w:id="18970" w:author="Lane, Stefanie" w:date="2023-04-28T12:07:00Z"/>
                  </w:rPr>
                </w:rPrChange>
              </w:rPr>
              <w:pPrChange w:id="18971" w:author="Stefanie Lane" w:date="2022-06-23T15:12:00Z">
                <w:pPr/>
              </w:pPrChange>
            </w:pPr>
          </w:p>
        </w:tc>
        <w:tc>
          <w:tcPr>
            <w:tcW w:w="3320" w:type="dxa"/>
            <w:tcBorders>
              <w:top w:val="nil"/>
              <w:left w:val="nil"/>
              <w:bottom w:val="nil"/>
              <w:right w:val="nil"/>
            </w:tcBorders>
            <w:shd w:val="clear" w:color="auto" w:fill="auto"/>
            <w:noWrap/>
            <w:vAlign w:val="bottom"/>
            <w:hideMark/>
            <w:tcPrChange w:id="18972" w:author="Stefanie Lane" w:date="2022-06-23T15:14:00Z">
              <w:tcPr>
                <w:tcW w:w="3320" w:type="dxa"/>
                <w:tcBorders>
                  <w:top w:val="nil"/>
                  <w:left w:val="nil"/>
                  <w:bottom w:val="nil"/>
                  <w:right w:val="nil"/>
                </w:tcBorders>
                <w:shd w:val="clear" w:color="auto" w:fill="auto"/>
                <w:noWrap/>
                <w:vAlign w:val="bottom"/>
                <w:hideMark/>
              </w:tcPr>
            </w:tcPrChange>
          </w:tcPr>
          <w:p w14:paraId="0D5A8189" w14:textId="77777777" w:rsidR="00EB4CE1" w:rsidRPr="00EB4CE1" w:rsidDel="00402FFE" w:rsidRDefault="00EB4CE1">
            <w:pPr>
              <w:spacing w:after="0" w:line="240" w:lineRule="auto"/>
              <w:rPr>
                <w:ins w:id="18973" w:author="Stefanie Lane" w:date="2022-06-23T15:12:00Z"/>
                <w:del w:id="18974" w:author="Lane, Stefanie" w:date="2023-04-28T12:07:00Z"/>
                <w:rFonts w:ascii="Calibri" w:eastAsia="Times New Roman" w:hAnsi="Calibri" w:cs="Calibri"/>
                <w:i/>
                <w:iCs/>
                <w:color w:val="000000"/>
                <w:rPrChange w:id="18975" w:author="Stefanie Lane" w:date="2022-06-23T15:12:00Z">
                  <w:rPr>
                    <w:ins w:id="18976" w:author="Stefanie Lane" w:date="2022-06-23T15:12:00Z"/>
                    <w:del w:id="18977" w:author="Lane, Stefanie" w:date="2023-04-28T12:07:00Z"/>
                  </w:rPr>
                </w:rPrChange>
              </w:rPr>
              <w:pPrChange w:id="18978" w:author="Stefanie Lane" w:date="2022-06-23T15:12:00Z">
                <w:pPr/>
              </w:pPrChange>
            </w:pPr>
            <w:ins w:id="18979" w:author="Stefanie Lane" w:date="2022-06-23T15:12:00Z">
              <w:del w:id="18980" w:author="Lane, Stefanie" w:date="2023-04-28T12:07:00Z">
                <w:r w:rsidRPr="00EB4CE1" w:rsidDel="00402FFE">
                  <w:rPr>
                    <w:rFonts w:ascii="Calibri" w:eastAsia="Times New Roman" w:hAnsi="Calibri" w:cs="Calibri"/>
                    <w:i/>
                    <w:iCs/>
                    <w:color w:val="000000"/>
                    <w:rPrChange w:id="18981" w:author="Stefanie Lane" w:date="2022-06-23T15:12:00Z">
                      <w:rPr/>
                    </w:rPrChange>
                  </w:rPr>
                  <w:delText>Asteracea sp.</w:delText>
                </w:r>
              </w:del>
            </w:ins>
          </w:p>
        </w:tc>
        <w:tc>
          <w:tcPr>
            <w:tcW w:w="869" w:type="dxa"/>
            <w:tcBorders>
              <w:top w:val="nil"/>
              <w:left w:val="nil"/>
              <w:bottom w:val="nil"/>
              <w:right w:val="nil"/>
            </w:tcBorders>
            <w:shd w:val="clear" w:color="auto" w:fill="auto"/>
            <w:noWrap/>
            <w:vAlign w:val="bottom"/>
            <w:hideMark/>
            <w:tcPrChange w:id="18982" w:author="Stefanie Lane" w:date="2022-06-23T15:14:00Z">
              <w:tcPr>
                <w:tcW w:w="960" w:type="dxa"/>
                <w:tcBorders>
                  <w:top w:val="nil"/>
                  <w:left w:val="nil"/>
                  <w:bottom w:val="nil"/>
                  <w:right w:val="nil"/>
                </w:tcBorders>
                <w:shd w:val="clear" w:color="auto" w:fill="auto"/>
                <w:noWrap/>
                <w:vAlign w:val="bottom"/>
                <w:hideMark/>
              </w:tcPr>
            </w:tcPrChange>
          </w:tcPr>
          <w:p w14:paraId="64281878" w14:textId="77777777" w:rsidR="00EB4CE1" w:rsidRPr="00EB4CE1" w:rsidDel="00402FFE" w:rsidRDefault="00EB4CE1">
            <w:pPr>
              <w:spacing w:after="0" w:line="240" w:lineRule="auto"/>
              <w:jc w:val="center"/>
              <w:rPr>
                <w:ins w:id="18983" w:author="Stefanie Lane" w:date="2022-06-23T15:12:00Z"/>
                <w:del w:id="18984" w:author="Lane, Stefanie" w:date="2023-04-28T12:07:00Z"/>
                <w:rFonts w:ascii="Calibri" w:eastAsia="Times New Roman" w:hAnsi="Calibri" w:cs="Calibri"/>
                <w:color w:val="000000"/>
                <w:rPrChange w:id="18985" w:author="Stefanie Lane" w:date="2022-06-23T15:12:00Z">
                  <w:rPr>
                    <w:ins w:id="18986" w:author="Stefanie Lane" w:date="2022-06-23T15:12:00Z"/>
                    <w:del w:id="18987" w:author="Lane, Stefanie" w:date="2023-04-28T12:07:00Z"/>
                  </w:rPr>
                </w:rPrChange>
              </w:rPr>
              <w:pPrChange w:id="18988" w:author="Stefanie Lane" w:date="2022-06-23T15:12:00Z">
                <w:pPr>
                  <w:jc w:val="center"/>
                </w:pPr>
              </w:pPrChange>
            </w:pPr>
            <w:ins w:id="18989" w:author="Stefanie Lane" w:date="2022-06-23T15:12:00Z">
              <w:del w:id="18990" w:author="Lane, Stefanie" w:date="2023-04-28T12:07:00Z">
                <w:r w:rsidRPr="00EB4CE1" w:rsidDel="00402FFE">
                  <w:rPr>
                    <w:rFonts w:ascii="Calibri" w:eastAsia="Times New Roman" w:hAnsi="Calibri" w:cs="Calibri"/>
                    <w:color w:val="000000"/>
                    <w:rPrChange w:id="18991"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18992" w:author="Stefanie Lane" w:date="2022-06-23T15:14:00Z">
              <w:tcPr>
                <w:tcW w:w="960" w:type="dxa"/>
                <w:tcBorders>
                  <w:top w:val="nil"/>
                  <w:left w:val="nil"/>
                  <w:bottom w:val="nil"/>
                  <w:right w:val="nil"/>
                </w:tcBorders>
                <w:shd w:val="clear" w:color="auto" w:fill="auto"/>
                <w:noWrap/>
                <w:vAlign w:val="bottom"/>
                <w:hideMark/>
              </w:tcPr>
            </w:tcPrChange>
          </w:tcPr>
          <w:p w14:paraId="713F9A2B" w14:textId="77777777" w:rsidR="00EB4CE1" w:rsidRPr="00EB4CE1" w:rsidDel="00402FFE" w:rsidRDefault="00EB4CE1">
            <w:pPr>
              <w:spacing w:after="0" w:line="240" w:lineRule="auto"/>
              <w:jc w:val="center"/>
              <w:rPr>
                <w:ins w:id="18993" w:author="Stefanie Lane" w:date="2022-06-23T15:12:00Z"/>
                <w:del w:id="18994" w:author="Lane, Stefanie" w:date="2023-04-28T12:07:00Z"/>
                <w:rFonts w:ascii="Calibri" w:eastAsia="Times New Roman" w:hAnsi="Calibri" w:cs="Calibri"/>
                <w:color w:val="000000"/>
                <w:rPrChange w:id="18995" w:author="Stefanie Lane" w:date="2022-06-23T15:12:00Z">
                  <w:rPr>
                    <w:ins w:id="18996" w:author="Stefanie Lane" w:date="2022-06-23T15:12:00Z"/>
                    <w:del w:id="18997" w:author="Lane, Stefanie" w:date="2023-04-28T12:07:00Z"/>
                  </w:rPr>
                </w:rPrChange>
              </w:rPr>
              <w:pPrChange w:id="18998" w:author="Stefanie Lane" w:date="2022-06-23T15:12:00Z">
                <w:pPr>
                  <w:jc w:val="center"/>
                </w:pPr>
              </w:pPrChange>
            </w:pPr>
            <w:ins w:id="18999" w:author="Stefanie Lane" w:date="2022-06-23T15:12:00Z">
              <w:del w:id="19000" w:author="Lane, Stefanie" w:date="2023-04-28T12:07:00Z">
                <w:r w:rsidRPr="00EB4CE1" w:rsidDel="00402FFE">
                  <w:rPr>
                    <w:rFonts w:ascii="Calibri" w:eastAsia="Times New Roman" w:hAnsi="Calibri" w:cs="Calibri"/>
                    <w:color w:val="000000"/>
                    <w:rPrChange w:id="19001" w:author="Stefanie Lane" w:date="2022-06-23T15:12:00Z">
                      <w:rPr/>
                    </w:rPrChange>
                  </w:rPr>
                  <w:delText>0.03</w:delText>
                </w:r>
              </w:del>
            </w:ins>
          </w:p>
        </w:tc>
        <w:tc>
          <w:tcPr>
            <w:tcW w:w="810" w:type="dxa"/>
            <w:tcBorders>
              <w:top w:val="nil"/>
              <w:left w:val="nil"/>
              <w:bottom w:val="nil"/>
              <w:right w:val="nil"/>
            </w:tcBorders>
            <w:shd w:val="clear" w:color="auto" w:fill="auto"/>
            <w:noWrap/>
            <w:vAlign w:val="bottom"/>
            <w:hideMark/>
            <w:tcPrChange w:id="19002" w:author="Stefanie Lane" w:date="2022-06-23T15:14:00Z">
              <w:tcPr>
                <w:tcW w:w="960" w:type="dxa"/>
                <w:tcBorders>
                  <w:top w:val="nil"/>
                  <w:left w:val="nil"/>
                  <w:bottom w:val="nil"/>
                  <w:right w:val="nil"/>
                </w:tcBorders>
                <w:shd w:val="clear" w:color="auto" w:fill="auto"/>
                <w:noWrap/>
                <w:vAlign w:val="bottom"/>
                <w:hideMark/>
              </w:tcPr>
            </w:tcPrChange>
          </w:tcPr>
          <w:p w14:paraId="300A5703" w14:textId="77777777" w:rsidR="00EB4CE1" w:rsidRPr="00EB4CE1" w:rsidDel="00402FFE" w:rsidRDefault="00EB4CE1">
            <w:pPr>
              <w:spacing w:after="0" w:line="240" w:lineRule="auto"/>
              <w:jc w:val="center"/>
              <w:rPr>
                <w:ins w:id="19003" w:author="Stefanie Lane" w:date="2022-06-23T15:12:00Z"/>
                <w:del w:id="19004" w:author="Lane, Stefanie" w:date="2023-04-28T12:07:00Z"/>
                <w:rFonts w:ascii="Calibri" w:eastAsia="Times New Roman" w:hAnsi="Calibri" w:cs="Calibri"/>
                <w:color w:val="000000"/>
                <w:rPrChange w:id="19005" w:author="Stefanie Lane" w:date="2022-06-23T15:12:00Z">
                  <w:rPr>
                    <w:ins w:id="19006" w:author="Stefanie Lane" w:date="2022-06-23T15:12:00Z"/>
                    <w:del w:id="19007" w:author="Lane, Stefanie" w:date="2023-04-28T12:07:00Z"/>
                  </w:rPr>
                </w:rPrChange>
              </w:rPr>
              <w:pPrChange w:id="19008" w:author="Stefanie Lane" w:date="2022-06-23T15:12:00Z">
                <w:pPr>
                  <w:jc w:val="center"/>
                </w:pPr>
              </w:pPrChange>
            </w:pPr>
            <w:ins w:id="19009" w:author="Stefanie Lane" w:date="2022-06-23T15:12:00Z">
              <w:del w:id="19010" w:author="Lane, Stefanie" w:date="2023-04-28T12:07:00Z">
                <w:r w:rsidRPr="00EB4CE1" w:rsidDel="00402FFE">
                  <w:rPr>
                    <w:rFonts w:ascii="Calibri" w:eastAsia="Times New Roman" w:hAnsi="Calibri" w:cs="Calibri"/>
                    <w:color w:val="000000"/>
                    <w:rPrChange w:id="19011"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901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7B8DD71" w14:textId="77777777" w:rsidR="00EB4CE1" w:rsidRPr="00EB4CE1" w:rsidDel="00402FFE" w:rsidRDefault="00EB4CE1">
            <w:pPr>
              <w:spacing w:after="0" w:line="240" w:lineRule="auto"/>
              <w:jc w:val="center"/>
              <w:rPr>
                <w:ins w:id="19013" w:author="Stefanie Lane" w:date="2022-06-23T15:12:00Z"/>
                <w:del w:id="19014" w:author="Lane, Stefanie" w:date="2023-04-28T12:07:00Z"/>
                <w:rFonts w:ascii="Calibri" w:eastAsia="Times New Roman" w:hAnsi="Calibri" w:cs="Calibri"/>
                <w:color w:val="000000"/>
                <w:rPrChange w:id="19015" w:author="Stefanie Lane" w:date="2022-06-23T15:12:00Z">
                  <w:rPr>
                    <w:ins w:id="19016" w:author="Stefanie Lane" w:date="2022-06-23T15:12:00Z"/>
                    <w:del w:id="19017" w:author="Lane, Stefanie" w:date="2023-04-28T12:07:00Z"/>
                  </w:rPr>
                </w:rPrChange>
              </w:rPr>
              <w:pPrChange w:id="19018" w:author="Stefanie Lane" w:date="2022-06-23T15:12:00Z">
                <w:pPr>
                  <w:jc w:val="center"/>
                </w:pPr>
              </w:pPrChange>
            </w:pPr>
            <w:ins w:id="19019" w:author="Stefanie Lane" w:date="2022-06-23T15:12:00Z">
              <w:del w:id="19020" w:author="Lane, Stefanie" w:date="2023-04-28T12:07:00Z">
                <w:r w:rsidRPr="00EB4CE1" w:rsidDel="00402FFE">
                  <w:rPr>
                    <w:rFonts w:ascii="Calibri" w:eastAsia="Times New Roman" w:hAnsi="Calibri" w:cs="Calibri"/>
                    <w:color w:val="000000"/>
                    <w:rPrChange w:id="19021" w:author="Stefanie Lane" w:date="2022-06-23T15:12:00Z">
                      <w:rPr/>
                    </w:rPrChange>
                  </w:rPr>
                  <w:delText>NA</w:delText>
                </w:r>
              </w:del>
            </w:ins>
          </w:p>
        </w:tc>
      </w:tr>
      <w:tr w:rsidR="00EB4CE1" w:rsidRPr="00EB4CE1" w:rsidDel="00402FFE" w14:paraId="58A31154" w14:textId="77777777" w:rsidTr="006F10B7">
        <w:trPr>
          <w:trHeight w:val="290"/>
          <w:ins w:id="19022" w:author="Stefanie Lane" w:date="2022-06-23T15:12:00Z"/>
          <w:del w:id="19023" w:author="Lane, Stefanie" w:date="2023-04-28T12:07:00Z"/>
          <w:trPrChange w:id="1902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902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B4D740C" w14:textId="77777777" w:rsidR="00EB4CE1" w:rsidRPr="00EB4CE1" w:rsidDel="00402FFE" w:rsidRDefault="00EB4CE1">
            <w:pPr>
              <w:spacing w:after="0" w:line="240" w:lineRule="auto"/>
              <w:rPr>
                <w:ins w:id="19026" w:author="Stefanie Lane" w:date="2022-06-23T15:12:00Z"/>
                <w:del w:id="19027" w:author="Lane, Stefanie" w:date="2023-04-28T12:07:00Z"/>
                <w:rFonts w:ascii="Calibri" w:eastAsia="Times New Roman" w:hAnsi="Calibri" w:cs="Calibri"/>
                <w:color w:val="000000"/>
                <w:rPrChange w:id="19028" w:author="Stefanie Lane" w:date="2022-06-23T15:12:00Z">
                  <w:rPr>
                    <w:ins w:id="19029" w:author="Stefanie Lane" w:date="2022-06-23T15:12:00Z"/>
                    <w:del w:id="19030" w:author="Lane, Stefanie" w:date="2023-04-28T12:07:00Z"/>
                  </w:rPr>
                </w:rPrChange>
              </w:rPr>
              <w:pPrChange w:id="1903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903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569D6DC" w14:textId="77777777" w:rsidR="00EB4CE1" w:rsidRPr="00EB4CE1" w:rsidDel="00402FFE" w:rsidRDefault="00EB4CE1">
            <w:pPr>
              <w:spacing w:after="0" w:line="240" w:lineRule="auto"/>
              <w:rPr>
                <w:ins w:id="19033" w:author="Stefanie Lane" w:date="2022-06-23T15:12:00Z"/>
                <w:del w:id="19034" w:author="Lane, Stefanie" w:date="2023-04-28T12:07:00Z"/>
                <w:rFonts w:ascii="Calibri" w:eastAsia="Times New Roman" w:hAnsi="Calibri" w:cs="Calibri"/>
                <w:color w:val="000000"/>
                <w:rPrChange w:id="19035" w:author="Stefanie Lane" w:date="2022-06-23T15:12:00Z">
                  <w:rPr>
                    <w:ins w:id="19036" w:author="Stefanie Lane" w:date="2022-06-23T15:12:00Z"/>
                    <w:del w:id="19037" w:author="Lane, Stefanie" w:date="2023-04-28T12:07:00Z"/>
                  </w:rPr>
                </w:rPrChange>
              </w:rPr>
              <w:pPrChange w:id="1903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903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864A259" w14:textId="77777777" w:rsidR="00EB4CE1" w:rsidRPr="00EB4CE1" w:rsidDel="00402FFE" w:rsidRDefault="00EB4CE1">
            <w:pPr>
              <w:spacing w:after="0" w:line="240" w:lineRule="auto"/>
              <w:rPr>
                <w:ins w:id="19040" w:author="Stefanie Lane" w:date="2022-06-23T15:12:00Z"/>
                <w:del w:id="19041" w:author="Lane, Stefanie" w:date="2023-04-28T12:07:00Z"/>
                <w:rFonts w:ascii="Calibri" w:eastAsia="Times New Roman" w:hAnsi="Calibri" w:cs="Calibri"/>
                <w:i/>
                <w:iCs/>
                <w:color w:val="000000"/>
                <w:rPrChange w:id="19042" w:author="Stefanie Lane" w:date="2022-06-23T15:12:00Z">
                  <w:rPr>
                    <w:ins w:id="19043" w:author="Stefanie Lane" w:date="2022-06-23T15:12:00Z"/>
                    <w:del w:id="19044" w:author="Lane, Stefanie" w:date="2023-04-28T12:07:00Z"/>
                  </w:rPr>
                </w:rPrChange>
              </w:rPr>
              <w:pPrChange w:id="19045" w:author="Stefanie Lane" w:date="2022-06-23T15:12:00Z">
                <w:pPr/>
              </w:pPrChange>
            </w:pPr>
            <w:ins w:id="19046" w:author="Stefanie Lane" w:date="2022-06-23T15:12:00Z">
              <w:del w:id="19047" w:author="Lane, Stefanie" w:date="2023-04-28T12:07:00Z">
                <w:r w:rsidRPr="00EB4CE1" w:rsidDel="00402FFE">
                  <w:rPr>
                    <w:rFonts w:ascii="Calibri" w:eastAsia="Times New Roman" w:hAnsi="Calibri" w:cs="Calibri"/>
                    <w:i/>
                    <w:iCs/>
                    <w:color w:val="000000"/>
                    <w:rPrChange w:id="19048" w:author="Stefanie Lane" w:date="2022-06-23T15:12:00Z">
                      <w:rPr/>
                    </w:rPrChange>
                  </w:rPr>
                  <w:delText>Carex sp.</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904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7B4DD71" w14:textId="77777777" w:rsidR="00EB4CE1" w:rsidRPr="00EB4CE1" w:rsidDel="00402FFE" w:rsidRDefault="00EB4CE1">
            <w:pPr>
              <w:spacing w:after="0" w:line="240" w:lineRule="auto"/>
              <w:jc w:val="center"/>
              <w:rPr>
                <w:ins w:id="19050" w:author="Stefanie Lane" w:date="2022-06-23T15:12:00Z"/>
                <w:del w:id="19051" w:author="Lane, Stefanie" w:date="2023-04-28T12:07:00Z"/>
                <w:rFonts w:ascii="Calibri" w:eastAsia="Times New Roman" w:hAnsi="Calibri" w:cs="Calibri"/>
                <w:color w:val="000000"/>
                <w:rPrChange w:id="19052" w:author="Stefanie Lane" w:date="2022-06-23T15:12:00Z">
                  <w:rPr>
                    <w:ins w:id="19053" w:author="Stefanie Lane" w:date="2022-06-23T15:12:00Z"/>
                    <w:del w:id="19054" w:author="Lane, Stefanie" w:date="2023-04-28T12:07:00Z"/>
                  </w:rPr>
                </w:rPrChange>
              </w:rPr>
              <w:pPrChange w:id="19055" w:author="Stefanie Lane" w:date="2022-06-23T15:12:00Z">
                <w:pPr>
                  <w:jc w:val="center"/>
                </w:pPr>
              </w:pPrChange>
            </w:pPr>
            <w:ins w:id="19056" w:author="Stefanie Lane" w:date="2022-06-23T15:12:00Z">
              <w:del w:id="19057" w:author="Lane, Stefanie" w:date="2023-04-28T12:07:00Z">
                <w:r w:rsidRPr="00EB4CE1" w:rsidDel="00402FFE">
                  <w:rPr>
                    <w:rFonts w:ascii="Calibri" w:eastAsia="Times New Roman" w:hAnsi="Calibri" w:cs="Calibri"/>
                    <w:color w:val="000000"/>
                    <w:rPrChange w:id="19058"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905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09FF8DE" w14:textId="77777777" w:rsidR="00EB4CE1" w:rsidRPr="00EB4CE1" w:rsidDel="00402FFE" w:rsidRDefault="00EB4CE1">
            <w:pPr>
              <w:spacing w:after="0" w:line="240" w:lineRule="auto"/>
              <w:jc w:val="center"/>
              <w:rPr>
                <w:ins w:id="19060" w:author="Stefanie Lane" w:date="2022-06-23T15:12:00Z"/>
                <w:del w:id="19061" w:author="Lane, Stefanie" w:date="2023-04-28T12:07:00Z"/>
                <w:rFonts w:ascii="Calibri" w:eastAsia="Times New Roman" w:hAnsi="Calibri" w:cs="Calibri"/>
                <w:color w:val="000000"/>
                <w:rPrChange w:id="19062" w:author="Stefanie Lane" w:date="2022-06-23T15:12:00Z">
                  <w:rPr>
                    <w:ins w:id="19063" w:author="Stefanie Lane" w:date="2022-06-23T15:12:00Z"/>
                    <w:del w:id="19064" w:author="Lane, Stefanie" w:date="2023-04-28T12:07:00Z"/>
                  </w:rPr>
                </w:rPrChange>
              </w:rPr>
              <w:pPrChange w:id="19065" w:author="Stefanie Lane" w:date="2022-06-23T15:12:00Z">
                <w:pPr>
                  <w:jc w:val="center"/>
                </w:pPr>
              </w:pPrChange>
            </w:pPr>
            <w:ins w:id="19066" w:author="Stefanie Lane" w:date="2022-06-23T15:12:00Z">
              <w:del w:id="19067" w:author="Lane, Stefanie" w:date="2023-04-28T12:07:00Z">
                <w:r w:rsidRPr="00EB4CE1" w:rsidDel="00402FFE">
                  <w:rPr>
                    <w:rFonts w:ascii="Calibri" w:eastAsia="Times New Roman" w:hAnsi="Calibri" w:cs="Calibri"/>
                    <w:color w:val="000000"/>
                    <w:rPrChange w:id="19068" w:author="Stefanie Lane" w:date="2022-06-23T15:12:00Z">
                      <w:rPr/>
                    </w:rPrChange>
                  </w:rPr>
                  <w:delText>0.06</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906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41B14B1" w14:textId="77777777" w:rsidR="00EB4CE1" w:rsidRPr="00EB4CE1" w:rsidDel="00402FFE" w:rsidRDefault="00EB4CE1">
            <w:pPr>
              <w:spacing w:after="0" w:line="240" w:lineRule="auto"/>
              <w:jc w:val="center"/>
              <w:rPr>
                <w:ins w:id="19070" w:author="Stefanie Lane" w:date="2022-06-23T15:12:00Z"/>
                <w:del w:id="19071" w:author="Lane, Stefanie" w:date="2023-04-28T12:07:00Z"/>
                <w:rFonts w:ascii="Calibri" w:eastAsia="Times New Roman" w:hAnsi="Calibri" w:cs="Calibri"/>
                <w:color w:val="000000"/>
                <w:rPrChange w:id="19072" w:author="Stefanie Lane" w:date="2022-06-23T15:12:00Z">
                  <w:rPr>
                    <w:ins w:id="19073" w:author="Stefanie Lane" w:date="2022-06-23T15:12:00Z"/>
                    <w:del w:id="19074" w:author="Lane, Stefanie" w:date="2023-04-28T12:07:00Z"/>
                  </w:rPr>
                </w:rPrChange>
              </w:rPr>
              <w:pPrChange w:id="19075" w:author="Stefanie Lane" w:date="2022-06-23T15:12:00Z">
                <w:pPr>
                  <w:jc w:val="center"/>
                </w:pPr>
              </w:pPrChange>
            </w:pPr>
            <w:ins w:id="19076" w:author="Stefanie Lane" w:date="2022-06-23T15:12:00Z">
              <w:del w:id="19077" w:author="Lane, Stefanie" w:date="2023-04-28T12:07:00Z">
                <w:r w:rsidRPr="00EB4CE1" w:rsidDel="00402FFE">
                  <w:rPr>
                    <w:rFonts w:ascii="Calibri" w:eastAsia="Times New Roman" w:hAnsi="Calibri" w:cs="Calibri"/>
                    <w:color w:val="000000"/>
                    <w:rPrChange w:id="19078"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907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DF5C568" w14:textId="77777777" w:rsidR="00EB4CE1" w:rsidRPr="00EB4CE1" w:rsidDel="00402FFE" w:rsidRDefault="00EB4CE1">
            <w:pPr>
              <w:spacing w:after="0" w:line="240" w:lineRule="auto"/>
              <w:jc w:val="center"/>
              <w:rPr>
                <w:ins w:id="19080" w:author="Stefanie Lane" w:date="2022-06-23T15:12:00Z"/>
                <w:del w:id="19081" w:author="Lane, Stefanie" w:date="2023-04-28T12:07:00Z"/>
                <w:rFonts w:ascii="Calibri" w:eastAsia="Times New Roman" w:hAnsi="Calibri" w:cs="Calibri"/>
                <w:color w:val="000000"/>
                <w:rPrChange w:id="19082" w:author="Stefanie Lane" w:date="2022-06-23T15:12:00Z">
                  <w:rPr>
                    <w:ins w:id="19083" w:author="Stefanie Lane" w:date="2022-06-23T15:12:00Z"/>
                    <w:del w:id="19084" w:author="Lane, Stefanie" w:date="2023-04-28T12:07:00Z"/>
                  </w:rPr>
                </w:rPrChange>
              </w:rPr>
              <w:pPrChange w:id="19085" w:author="Stefanie Lane" w:date="2022-06-23T15:12:00Z">
                <w:pPr>
                  <w:jc w:val="center"/>
                </w:pPr>
              </w:pPrChange>
            </w:pPr>
            <w:ins w:id="19086" w:author="Stefanie Lane" w:date="2022-06-23T15:12:00Z">
              <w:del w:id="19087" w:author="Lane, Stefanie" w:date="2023-04-28T12:07:00Z">
                <w:r w:rsidRPr="00EB4CE1" w:rsidDel="00402FFE">
                  <w:rPr>
                    <w:rFonts w:ascii="Calibri" w:eastAsia="Times New Roman" w:hAnsi="Calibri" w:cs="Calibri"/>
                    <w:color w:val="000000"/>
                    <w:rPrChange w:id="19088" w:author="Stefanie Lane" w:date="2022-06-23T15:12:00Z">
                      <w:rPr/>
                    </w:rPrChange>
                  </w:rPr>
                  <w:delText>NA</w:delText>
                </w:r>
              </w:del>
            </w:ins>
          </w:p>
        </w:tc>
      </w:tr>
      <w:tr w:rsidR="00EB4CE1" w:rsidRPr="00EB4CE1" w:rsidDel="00402FFE" w14:paraId="6F491D76" w14:textId="77777777" w:rsidTr="006F10B7">
        <w:trPr>
          <w:trHeight w:val="290"/>
          <w:ins w:id="19089" w:author="Stefanie Lane" w:date="2022-06-23T15:12:00Z"/>
          <w:del w:id="19090" w:author="Lane, Stefanie" w:date="2023-04-28T12:07:00Z"/>
          <w:trPrChange w:id="1909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909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2DCA8BF" w14:textId="77777777" w:rsidR="00EB4CE1" w:rsidRPr="00EB4CE1" w:rsidDel="00402FFE" w:rsidRDefault="00EB4CE1">
            <w:pPr>
              <w:spacing w:after="0" w:line="240" w:lineRule="auto"/>
              <w:rPr>
                <w:ins w:id="19093" w:author="Stefanie Lane" w:date="2022-06-23T15:12:00Z"/>
                <w:del w:id="19094" w:author="Lane, Stefanie" w:date="2023-04-28T12:07:00Z"/>
                <w:rFonts w:ascii="Calibri" w:eastAsia="Times New Roman" w:hAnsi="Calibri" w:cs="Calibri"/>
                <w:color w:val="000000"/>
                <w:rPrChange w:id="19095" w:author="Stefanie Lane" w:date="2022-06-23T15:12:00Z">
                  <w:rPr>
                    <w:ins w:id="19096" w:author="Stefanie Lane" w:date="2022-06-23T15:12:00Z"/>
                    <w:del w:id="19097" w:author="Lane, Stefanie" w:date="2023-04-28T12:07:00Z"/>
                  </w:rPr>
                </w:rPrChange>
              </w:rPr>
              <w:pPrChange w:id="1909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909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6426A12" w14:textId="77777777" w:rsidR="00EB4CE1" w:rsidRPr="00EB4CE1" w:rsidDel="00402FFE" w:rsidRDefault="00EB4CE1">
            <w:pPr>
              <w:spacing w:after="0" w:line="240" w:lineRule="auto"/>
              <w:rPr>
                <w:ins w:id="19100" w:author="Stefanie Lane" w:date="2022-06-23T15:12:00Z"/>
                <w:del w:id="19101" w:author="Lane, Stefanie" w:date="2023-04-28T12:07:00Z"/>
                <w:rFonts w:ascii="Calibri" w:eastAsia="Times New Roman" w:hAnsi="Calibri" w:cs="Calibri"/>
                <w:color w:val="000000"/>
                <w:rPrChange w:id="19102" w:author="Stefanie Lane" w:date="2022-06-23T15:12:00Z">
                  <w:rPr>
                    <w:ins w:id="19103" w:author="Stefanie Lane" w:date="2022-06-23T15:12:00Z"/>
                    <w:del w:id="19104" w:author="Lane, Stefanie" w:date="2023-04-28T12:07:00Z"/>
                  </w:rPr>
                </w:rPrChange>
              </w:rPr>
              <w:pPrChange w:id="19105" w:author="Stefanie Lane" w:date="2022-06-23T15:12:00Z">
                <w:pPr/>
              </w:pPrChange>
            </w:pPr>
          </w:p>
        </w:tc>
        <w:tc>
          <w:tcPr>
            <w:tcW w:w="3320" w:type="dxa"/>
            <w:tcBorders>
              <w:top w:val="nil"/>
              <w:left w:val="nil"/>
              <w:bottom w:val="nil"/>
              <w:right w:val="nil"/>
            </w:tcBorders>
            <w:shd w:val="clear" w:color="auto" w:fill="auto"/>
            <w:noWrap/>
            <w:vAlign w:val="bottom"/>
            <w:hideMark/>
            <w:tcPrChange w:id="19106" w:author="Stefanie Lane" w:date="2022-06-23T15:14:00Z">
              <w:tcPr>
                <w:tcW w:w="3320" w:type="dxa"/>
                <w:tcBorders>
                  <w:top w:val="nil"/>
                  <w:left w:val="nil"/>
                  <w:bottom w:val="nil"/>
                  <w:right w:val="nil"/>
                </w:tcBorders>
                <w:shd w:val="clear" w:color="auto" w:fill="auto"/>
                <w:noWrap/>
                <w:vAlign w:val="bottom"/>
                <w:hideMark/>
              </w:tcPr>
            </w:tcPrChange>
          </w:tcPr>
          <w:p w14:paraId="1CEC27B5" w14:textId="77777777" w:rsidR="00EB4CE1" w:rsidRPr="00EB4CE1" w:rsidDel="00402FFE" w:rsidRDefault="00EB4CE1">
            <w:pPr>
              <w:spacing w:after="0" w:line="240" w:lineRule="auto"/>
              <w:rPr>
                <w:ins w:id="19107" w:author="Stefanie Lane" w:date="2022-06-23T15:12:00Z"/>
                <w:del w:id="19108" w:author="Lane, Stefanie" w:date="2023-04-28T12:07:00Z"/>
                <w:rFonts w:ascii="Calibri" w:eastAsia="Times New Roman" w:hAnsi="Calibri" w:cs="Calibri"/>
                <w:i/>
                <w:iCs/>
                <w:color w:val="000000"/>
                <w:rPrChange w:id="19109" w:author="Stefanie Lane" w:date="2022-06-23T15:12:00Z">
                  <w:rPr>
                    <w:ins w:id="19110" w:author="Stefanie Lane" w:date="2022-06-23T15:12:00Z"/>
                    <w:del w:id="19111" w:author="Lane, Stefanie" w:date="2023-04-28T12:07:00Z"/>
                  </w:rPr>
                </w:rPrChange>
              </w:rPr>
              <w:pPrChange w:id="19112" w:author="Stefanie Lane" w:date="2022-06-23T15:12:00Z">
                <w:pPr/>
              </w:pPrChange>
            </w:pPr>
            <w:ins w:id="19113" w:author="Stefanie Lane" w:date="2022-06-23T15:12:00Z">
              <w:del w:id="19114" w:author="Lane, Stefanie" w:date="2023-04-28T12:07:00Z">
                <w:r w:rsidRPr="00EB4CE1" w:rsidDel="00402FFE">
                  <w:rPr>
                    <w:rFonts w:ascii="Calibri" w:eastAsia="Times New Roman" w:hAnsi="Calibri" w:cs="Calibri"/>
                    <w:i/>
                    <w:iCs/>
                    <w:color w:val="000000"/>
                    <w:rPrChange w:id="19115" w:author="Stefanie Lane" w:date="2022-06-23T15:12:00Z">
                      <w:rPr/>
                    </w:rPrChange>
                  </w:rPr>
                  <w:delText>Galium sp.</w:delText>
                </w:r>
              </w:del>
            </w:ins>
          </w:p>
        </w:tc>
        <w:tc>
          <w:tcPr>
            <w:tcW w:w="869" w:type="dxa"/>
            <w:tcBorders>
              <w:top w:val="nil"/>
              <w:left w:val="nil"/>
              <w:bottom w:val="nil"/>
              <w:right w:val="nil"/>
            </w:tcBorders>
            <w:shd w:val="clear" w:color="auto" w:fill="auto"/>
            <w:noWrap/>
            <w:vAlign w:val="bottom"/>
            <w:hideMark/>
            <w:tcPrChange w:id="19116" w:author="Stefanie Lane" w:date="2022-06-23T15:14:00Z">
              <w:tcPr>
                <w:tcW w:w="960" w:type="dxa"/>
                <w:tcBorders>
                  <w:top w:val="nil"/>
                  <w:left w:val="nil"/>
                  <w:bottom w:val="nil"/>
                  <w:right w:val="nil"/>
                </w:tcBorders>
                <w:shd w:val="clear" w:color="auto" w:fill="auto"/>
                <w:noWrap/>
                <w:vAlign w:val="bottom"/>
                <w:hideMark/>
              </w:tcPr>
            </w:tcPrChange>
          </w:tcPr>
          <w:p w14:paraId="2ABC1C34" w14:textId="77777777" w:rsidR="00EB4CE1" w:rsidRPr="00EB4CE1" w:rsidDel="00402FFE" w:rsidRDefault="00EB4CE1">
            <w:pPr>
              <w:spacing w:after="0" w:line="240" w:lineRule="auto"/>
              <w:jc w:val="center"/>
              <w:rPr>
                <w:ins w:id="19117" w:author="Stefanie Lane" w:date="2022-06-23T15:12:00Z"/>
                <w:del w:id="19118" w:author="Lane, Stefanie" w:date="2023-04-28T12:07:00Z"/>
                <w:rFonts w:ascii="Calibri" w:eastAsia="Times New Roman" w:hAnsi="Calibri" w:cs="Calibri"/>
                <w:color w:val="000000"/>
                <w:rPrChange w:id="19119" w:author="Stefanie Lane" w:date="2022-06-23T15:12:00Z">
                  <w:rPr>
                    <w:ins w:id="19120" w:author="Stefanie Lane" w:date="2022-06-23T15:12:00Z"/>
                    <w:del w:id="19121" w:author="Lane, Stefanie" w:date="2023-04-28T12:07:00Z"/>
                  </w:rPr>
                </w:rPrChange>
              </w:rPr>
              <w:pPrChange w:id="19122" w:author="Stefanie Lane" w:date="2022-06-23T15:12:00Z">
                <w:pPr>
                  <w:jc w:val="center"/>
                </w:pPr>
              </w:pPrChange>
            </w:pPr>
            <w:ins w:id="19123" w:author="Stefanie Lane" w:date="2022-06-23T15:12:00Z">
              <w:del w:id="19124" w:author="Lane, Stefanie" w:date="2023-04-28T12:07:00Z">
                <w:r w:rsidRPr="00EB4CE1" w:rsidDel="00402FFE">
                  <w:rPr>
                    <w:rFonts w:ascii="Calibri" w:eastAsia="Times New Roman" w:hAnsi="Calibri" w:cs="Calibri"/>
                    <w:color w:val="000000"/>
                    <w:rPrChange w:id="19125"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19126" w:author="Stefanie Lane" w:date="2022-06-23T15:14:00Z">
              <w:tcPr>
                <w:tcW w:w="960" w:type="dxa"/>
                <w:tcBorders>
                  <w:top w:val="nil"/>
                  <w:left w:val="nil"/>
                  <w:bottom w:val="nil"/>
                  <w:right w:val="nil"/>
                </w:tcBorders>
                <w:shd w:val="clear" w:color="auto" w:fill="auto"/>
                <w:noWrap/>
                <w:vAlign w:val="bottom"/>
                <w:hideMark/>
              </w:tcPr>
            </w:tcPrChange>
          </w:tcPr>
          <w:p w14:paraId="0D92BB61" w14:textId="77777777" w:rsidR="00EB4CE1" w:rsidRPr="00EB4CE1" w:rsidDel="00402FFE" w:rsidRDefault="00EB4CE1">
            <w:pPr>
              <w:spacing w:after="0" w:line="240" w:lineRule="auto"/>
              <w:jc w:val="center"/>
              <w:rPr>
                <w:ins w:id="19127" w:author="Stefanie Lane" w:date="2022-06-23T15:12:00Z"/>
                <w:del w:id="19128" w:author="Lane, Stefanie" w:date="2023-04-28T12:07:00Z"/>
                <w:rFonts w:ascii="Calibri" w:eastAsia="Times New Roman" w:hAnsi="Calibri" w:cs="Calibri"/>
                <w:color w:val="000000"/>
                <w:rPrChange w:id="19129" w:author="Stefanie Lane" w:date="2022-06-23T15:12:00Z">
                  <w:rPr>
                    <w:ins w:id="19130" w:author="Stefanie Lane" w:date="2022-06-23T15:12:00Z"/>
                    <w:del w:id="19131" w:author="Lane, Stefanie" w:date="2023-04-28T12:07:00Z"/>
                  </w:rPr>
                </w:rPrChange>
              </w:rPr>
              <w:pPrChange w:id="19132" w:author="Stefanie Lane" w:date="2022-06-23T15:12:00Z">
                <w:pPr>
                  <w:jc w:val="center"/>
                </w:pPr>
              </w:pPrChange>
            </w:pPr>
            <w:ins w:id="19133" w:author="Stefanie Lane" w:date="2022-06-23T15:12:00Z">
              <w:del w:id="19134" w:author="Lane, Stefanie" w:date="2023-04-28T12:07:00Z">
                <w:r w:rsidRPr="00EB4CE1" w:rsidDel="00402FFE">
                  <w:rPr>
                    <w:rFonts w:ascii="Calibri" w:eastAsia="Times New Roman" w:hAnsi="Calibri" w:cs="Calibri"/>
                    <w:color w:val="000000"/>
                    <w:rPrChange w:id="19135" w:author="Stefanie Lane" w:date="2022-06-23T15:12:00Z">
                      <w:rPr/>
                    </w:rPrChange>
                  </w:rPr>
                  <w:delText>0.03</w:delText>
                </w:r>
              </w:del>
            </w:ins>
          </w:p>
        </w:tc>
        <w:tc>
          <w:tcPr>
            <w:tcW w:w="810" w:type="dxa"/>
            <w:tcBorders>
              <w:top w:val="nil"/>
              <w:left w:val="nil"/>
              <w:bottom w:val="nil"/>
              <w:right w:val="nil"/>
            </w:tcBorders>
            <w:shd w:val="clear" w:color="auto" w:fill="auto"/>
            <w:noWrap/>
            <w:vAlign w:val="bottom"/>
            <w:hideMark/>
            <w:tcPrChange w:id="19136" w:author="Stefanie Lane" w:date="2022-06-23T15:14:00Z">
              <w:tcPr>
                <w:tcW w:w="960" w:type="dxa"/>
                <w:tcBorders>
                  <w:top w:val="nil"/>
                  <w:left w:val="nil"/>
                  <w:bottom w:val="nil"/>
                  <w:right w:val="nil"/>
                </w:tcBorders>
                <w:shd w:val="clear" w:color="auto" w:fill="auto"/>
                <w:noWrap/>
                <w:vAlign w:val="bottom"/>
                <w:hideMark/>
              </w:tcPr>
            </w:tcPrChange>
          </w:tcPr>
          <w:p w14:paraId="512B2C76" w14:textId="77777777" w:rsidR="00EB4CE1" w:rsidRPr="00EB4CE1" w:rsidDel="00402FFE" w:rsidRDefault="00EB4CE1">
            <w:pPr>
              <w:spacing w:after="0" w:line="240" w:lineRule="auto"/>
              <w:jc w:val="center"/>
              <w:rPr>
                <w:ins w:id="19137" w:author="Stefanie Lane" w:date="2022-06-23T15:12:00Z"/>
                <w:del w:id="19138" w:author="Lane, Stefanie" w:date="2023-04-28T12:07:00Z"/>
                <w:rFonts w:ascii="Calibri" w:eastAsia="Times New Roman" w:hAnsi="Calibri" w:cs="Calibri"/>
                <w:color w:val="000000"/>
                <w:rPrChange w:id="19139" w:author="Stefanie Lane" w:date="2022-06-23T15:12:00Z">
                  <w:rPr>
                    <w:ins w:id="19140" w:author="Stefanie Lane" w:date="2022-06-23T15:12:00Z"/>
                    <w:del w:id="19141" w:author="Lane, Stefanie" w:date="2023-04-28T12:07:00Z"/>
                  </w:rPr>
                </w:rPrChange>
              </w:rPr>
              <w:pPrChange w:id="19142" w:author="Stefanie Lane" w:date="2022-06-23T15:12:00Z">
                <w:pPr>
                  <w:jc w:val="center"/>
                </w:pPr>
              </w:pPrChange>
            </w:pPr>
            <w:ins w:id="19143" w:author="Stefanie Lane" w:date="2022-06-23T15:12:00Z">
              <w:del w:id="19144" w:author="Lane, Stefanie" w:date="2023-04-28T12:07:00Z">
                <w:r w:rsidRPr="00EB4CE1" w:rsidDel="00402FFE">
                  <w:rPr>
                    <w:rFonts w:ascii="Calibri" w:eastAsia="Times New Roman" w:hAnsi="Calibri" w:cs="Calibri"/>
                    <w:color w:val="000000"/>
                    <w:rPrChange w:id="19145"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914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0559BDD" w14:textId="77777777" w:rsidR="00EB4CE1" w:rsidRPr="00EB4CE1" w:rsidDel="00402FFE" w:rsidRDefault="00EB4CE1">
            <w:pPr>
              <w:spacing w:after="0" w:line="240" w:lineRule="auto"/>
              <w:jc w:val="center"/>
              <w:rPr>
                <w:ins w:id="19147" w:author="Stefanie Lane" w:date="2022-06-23T15:12:00Z"/>
                <w:del w:id="19148" w:author="Lane, Stefanie" w:date="2023-04-28T12:07:00Z"/>
                <w:rFonts w:ascii="Calibri" w:eastAsia="Times New Roman" w:hAnsi="Calibri" w:cs="Calibri"/>
                <w:color w:val="000000"/>
                <w:rPrChange w:id="19149" w:author="Stefanie Lane" w:date="2022-06-23T15:12:00Z">
                  <w:rPr>
                    <w:ins w:id="19150" w:author="Stefanie Lane" w:date="2022-06-23T15:12:00Z"/>
                    <w:del w:id="19151" w:author="Lane, Stefanie" w:date="2023-04-28T12:07:00Z"/>
                  </w:rPr>
                </w:rPrChange>
              </w:rPr>
              <w:pPrChange w:id="19152" w:author="Stefanie Lane" w:date="2022-06-23T15:12:00Z">
                <w:pPr>
                  <w:jc w:val="center"/>
                </w:pPr>
              </w:pPrChange>
            </w:pPr>
            <w:ins w:id="19153" w:author="Stefanie Lane" w:date="2022-06-23T15:12:00Z">
              <w:del w:id="19154" w:author="Lane, Stefanie" w:date="2023-04-28T12:07:00Z">
                <w:r w:rsidRPr="00EB4CE1" w:rsidDel="00402FFE">
                  <w:rPr>
                    <w:rFonts w:ascii="Calibri" w:eastAsia="Times New Roman" w:hAnsi="Calibri" w:cs="Calibri"/>
                    <w:color w:val="000000"/>
                    <w:rPrChange w:id="19155" w:author="Stefanie Lane" w:date="2022-06-23T15:12:00Z">
                      <w:rPr/>
                    </w:rPrChange>
                  </w:rPr>
                  <w:delText>NA</w:delText>
                </w:r>
              </w:del>
            </w:ins>
          </w:p>
        </w:tc>
      </w:tr>
      <w:tr w:rsidR="00EB4CE1" w:rsidRPr="00EB4CE1" w:rsidDel="00402FFE" w14:paraId="3F10859D" w14:textId="77777777" w:rsidTr="006F10B7">
        <w:trPr>
          <w:trHeight w:val="290"/>
          <w:ins w:id="19156" w:author="Stefanie Lane" w:date="2022-06-23T15:12:00Z"/>
          <w:del w:id="19157" w:author="Lane, Stefanie" w:date="2023-04-28T12:07:00Z"/>
          <w:trPrChange w:id="1915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915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2FC3034" w14:textId="77777777" w:rsidR="00EB4CE1" w:rsidRPr="00EB4CE1" w:rsidDel="00402FFE" w:rsidRDefault="00EB4CE1">
            <w:pPr>
              <w:spacing w:after="0" w:line="240" w:lineRule="auto"/>
              <w:rPr>
                <w:ins w:id="19160" w:author="Stefanie Lane" w:date="2022-06-23T15:12:00Z"/>
                <w:del w:id="19161" w:author="Lane, Stefanie" w:date="2023-04-28T12:07:00Z"/>
                <w:rFonts w:ascii="Calibri" w:eastAsia="Times New Roman" w:hAnsi="Calibri" w:cs="Calibri"/>
                <w:color w:val="000000"/>
                <w:rPrChange w:id="19162" w:author="Stefanie Lane" w:date="2022-06-23T15:12:00Z">
                  <w:rPr>
                    <w:ins w:id="19163" w:author="Stefanie Lane" w:date="2022-06-23T15:12:00Z"/>
                    <w:del w:id="19164" w:author="Lane, Stefanie" w:date="2023-04-28T12:07:00Z"/>
                  </w:rPr>
                </w:rPrChange>
              </w:rPr>
              <w:pPrChange w:id="1916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916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FD2182C" w14:textId="77777777" w:rsidR="00EB4CE1" w:rsidRPr="00EB4CE1" w:rsidDel="00402FFE" w:rsidRDefault="00EB4CE1">
            <w:pPr>
              <w:spacing w:after="0" w:line="240" w:lineRule="auto"/>
              <w:rPr>
                <w:ins w:id="19167" w:author="Stefanie Lane" w:date="2022-06-23T15:12:00Z"/>
                <w:del w:id="19168" w:author="Lane, Stefanie" w:date="2023-04-28T12:07:00Z"/>
                <w:rFonts w:ascii="Calibri" w:eastAsia="Times New Roman" w:hAnsi="Calibri" w:cs="Calibri"/>
                <w:color w:val="000000"/>
                <w:rPrChange w:id="19169" w:author="Stefanie Lane" w:date="2022-06-23T15:12:00Z">
                  <w:rPr>
                    <w:ins w:id="19170" w:author="Stefanie Lane" w:date="2022-06-23T15:12:00Z"/>
                    <w:del w:id="19171" w:author="Lane, Stefanie" w:date="2023-04-28T12:07:00Z"/>
                  </w:rPr>
                </w:rPrChange>
              </w:rPr>
              <w:pPrChange w:id="1917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917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9F655A8" w14:textId="77777777" w:rsidR="00EB4CE1" w:rsidRPr="00EB4CE1" w:rsidDel="00402FFE" w:rsidRDefault="00EB4CE1">
            <w:pPr>
              <w:spacing w:after="0" w:line="240" w:lineRule="auto"/>
              <w:rPr>
                <w:ins w:id="19174" w:author="Stefanie Lane" w:date="2022-06-23T15:12:00Z"/>
                <w:del w:id="19175" w:author="Lane, Stefanie" w:date="2023-04-28T12:07:00Z"/>
                <w:rFonts w:ascii="Calibri" w:eastAsia="Times New Roman" w:hAnsi="Calibri" w:cs="Calibri"/>
                <w:i/>
                <w:iCs/>
                <w:color w:val="000000"/>
                <w:rPrChange w:id="19176" w:author="Stefanie Lane" w:date="2022-06-23T15:12:00Z">
                  <w:rPr>
                    <w:ins w:id="19177" w:author="Stefanie Lane" w:date="2022-06-23T15:12:00Z"/>
                    <w:del w:id="19178" w:author="Lane, Stefanie" w:date="2023-04-28T12:07:00Z"/>
                  </w:rPr>
                </w:rPrChange>
              </w:rPr>
              <w:pPrChange w:id="19179" w:author="Stefanie Lane" w:date="2022-06-23T15:12:00Z">
                <w:pPr/>
              </w:pPrChange>
            </w:pPr>
            <w:ins w:id="19180" w:author="Stefanie Lane" w:date="2022-06-23T15:12:00Z">
              <w:del w:id="19181" w:author="Lane, Stefanie" w:date="2023-04-28T12:07:00Z">
                <w:r w:rsidRPr="00EB4CE1" w:rsidDel="00402FFE">
                  <w:rPr>
                    <w:rFonts w:ascii="Calibri" w:eastAsia="Times New Roman" w:hAnsi="Calibri" w:cs="Calibri"/>
                    <w:i/>
                    <w:iCs/>
                    <w:color w:val="000000"/>
                    <w:rPrChange w:id="19182" w:author="Stefanie Lane" w:date="2022-06-23T15:12:00Z">
                      <w:rPr/>
                    </w:rPrChange>
                  </w:rPr>
                  <w:delText>Juncus oxymeris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918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A40E9AB" w14:textId="77777777" w:rsidR="00EB4CE1" w:rsidRPr="00EB4CE1" w:rsidDel="00402FFE" w:rsidRDefault="00EB4CE1">
            <w:pPr>
              <w:spacing w:after="0" w:line="240" w:lineRule="auto"/>
              <w:jc w:val="center"/>
              <w:rPr>
                <w:ins w:id="19184" w:author="Stefanie Lane" w:date="2022-06-23T15:12:00Z"/>
                <w:del w:id="19185" w:author="Lane, Stefanie" w:date="2023-04-28T12:07:00Z"/>
                <w:rFonts w:ascii="Calibri" w:eastAsia="Times New Roman" w:hAnsi="Calibri" w:cs="Calibri"/>
                <w:color w:val="000000"/>
                <w:rPrChange w:id="19186" w:author="Stefanie Lane" w:date="2022-06-23T15:12:00Z">
                  <w:rPr>
                    <w:ins w:id="19187" w:author="Stefanie Lane" w:date="2022-06-23T15:12:00Z"/>
                    <w:del w:id="19188" w:author="Lane, Stefanie" w:date="2023-04-28T12:07:00Z"/>
                  </w:rPr>
                </w:rPrChange>
              </w:rPr>
              <w:pPrChange w:id="19189" w:author="Stefanie Lane" w:date="2022-06-23T15:12:00Z">
                <w:pPr>
                  <w:jc w:val="center"/>
                </w:pPr>
              </w:pPrChange>
            </w:pPr>
            <w:ins w:id="19190" w:author="Stefanie Lane" w:date="2022-06-23T15:12:00Z">
              <w:del w:id="19191" w:author="Lane, Stefanie" w:date="2023-04-28T12:07:00Z">
                <w:r w:rsidRPr="00EB4CE1" w:rsidDel="00402FFE">
                  <w:rPr>
                    <w:rFonts w:ascii="Calibri" w:eastAsia="Times New Roman" w:hAnsi="Calibri" w:cs="Calibri"/>
                    <w:color w:val="000000"/>
                    <w:rPrChange w:id="19192"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919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7512494" w14:textId="77777777" w:rsidR="00EB4CE1" w:rsidRPr="00EB4CE1" w:rsidDel="00402FFE" w:rsidRDefault="00EB4CE1">
            <w:pPr>
              <w:spacing w:after="0" w:line="240" w:lineRule="auto"/>
              <w:jc w:val="center"/>
              <w:rPr>
                <w:ins w:id="19194" w:author="Stefanie Lane" w:date="2022-06-23T15:12:00Z"/>
                <w:del w:id="19195" w:author="Lane, Stefanie" w:date="2023-04-28T12:07:00Z"/>
                <w:rFonts w:ascii="Calibri" w:eastAsia="Times New Roman" w:hAnsi="Calibri" w:cs="Calibri"/>
                <w:color w:val="000000"/>
                <w:rPrChange w:id="19196" w:author="Stefanie Lane" w:date="2022-06-23T15:12:00Z">
                  <w:rPr>
                    <w:ins w:id="19197" w:author="Stefanie Lane" w:date="2022-06-23T15:12:00Z"/>
                    <w:del w:id="19198" w:author="Lane, Stefanie" w:date="2023-04-28T12:07:00Z"/>
                  </w:rPr>
                </w:rPrChange>
              </w:rPr>
              <w:pPrChange w:id="19199" w:author="Stefanie Lane" w:date="2022-06-23T15:12:00Z">
                <w:pPr>
                  <w:jc w:val="center"/>
                </w:pPr>
              </w:pPrChange>
            </w:pPr>
            <w:ins w:id="19200" w:author="Stefanie Lane" w:date="2022-06-23T15:12:00Z">
              <w:del w:id="19201" w:author="Lane, Stefanie" w:date="2023-04-28T12:07:00Z">
                <w:r w:rsidRPr="00EB4CE1" w:rsidDel="00402FFE">
                  <w:rPr>
                    <w:rFonts w:ascii="Calibri" w:eastAsia="Times New Roman" w:hAnsi="Calibri" w:cs="Calibri"/>
                    <w:color w:val="000000"/>
                    <w:rPrChange w:id="19202" w:author="Stefanie Lane" w:date="2022-06-23T15:12:00Z">
                      <w:rPr/>
                    </w:rPrChange>
                  </w:rPr>
                  <w:delText>0.09</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920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EF52B57" w14:textId="77777777" w:rsidR="00EB4CE1" w:rsidRPr="00EB4CE1" w:rsidDel="00402FFE" w:rsidRDefault="00EB4CE1">
            <w:pPr>
              <w:spacing w:after="0" w:line="240" w:lineRule="auto"/>
              <w:jc w:val="center"/>
              <w:rPr>
                <w:ins w:id="19204" w:author="Stefanie Lane" w:date="2022-06-23T15:12:00Z"/>
                <w:del w:id="19205" w:author="Lane, Stefanie" w:date="2023-04-28T12:07:00Z"/>
                <w:rFonts w:ascii="Calibri" w:eastAsia="Times New Roman" w:hAnsi="Calibri" w:cs="Calibri"/>
                <w:color w:val="000000"/>
                <w:rPrChange w:id="19206" w:author="Stefanie Lane" w:date="2022-06-23T15:12:00Z">
                  <w:rPr>
                    <w:ins w:id="19207" w:author="Stefanie Lane" w:date="2022-06-23T15:12:00Z"/>
                    <w:del w:id="19208" w:author="Lane, Stefanie" w:date="2023-04-28T12:07:00Z"/>
                  </w:rPr>
                </w:rPrChange>
              </w:rPr>
              <w:pPrChange w:id="19209" w:author="Stefanie Lane" w:date="2022-06-23T15:12:00Z">
                <w:pPr>
                  <w:jc w:val="center"/>
                </w:pPr>
              </w:pPrChange>
            </w:pPr>
            <w:ins w:id="19210" w:author="Stefanie Lane" w:date="2022-06-23T15:12:00Z">
              <w:del w:id="19211" w:author="Lane, Stefanie" w:date="2023-04-28T12:07:00Z">
                <w:r w:rsidRPr="00EB4CE1" w:rsidDel="00402FFE">
                  <w:rPr>
                    <w:rFonts w:ascii="Calibri" w:eastAsia="Times New Roman" w:hAnsi="Calibri" w:cs="Calibri"/>
                    <w:color w:val="000000"/>
                    <w:rPrChange w:id="19212"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921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E8C7FD3" w14:textId="77777777" w:rsidR="00EB4CE1" w:rsidRPr="00EB4CE1" w:rsidDel="00402FFE" w:rsidRDefault="00EB4CE1">
            <w:pPr>
              <w:spacing w:after="0" w:line="240" w:lineRule="auto"/>
              <w:jc w:val="center"/>
              <w:rPr>
                <w:ins w:id="19214" w:author="Stefanie Lane" w:date="2022-06-23T15:12:00Z"/>
                <w:del w:id="19215" w:author="Lane, Stefanie" w:date="2023-04-28T12:07:00Z"/>
                <w:rFonts w:ascii="Calibri" w:eastAsia="Times New Roman" w:hAnsi="Calibri" w:cs="Calibri"/>
                <w:color w:val="000000"/>
                <w:rPrChange w:id="19216" w:author="Stefanie Lane" w:date="2022-06-23T15:12:00Z">
                  <w:rPr>
                    <w:ins w:id="19217" w:author="Stefanie Lane" w:date="2022-06-23T15:12:00Z"/>
                    <w:del w:id="19218" w:author="Lane, Stefanie" w:date="2023-04-28T12:07:00Z"/>
                  </w:rPr>
                </w:rPrChange>
              </w:rPr>
              <w:pPrChange w:id="19219" w:author="Stefanie Lane" w:date="2022-06-23T15:12:00Z">
                <w:pPr>
                  <w:jc w:val="center"/>
                </w:pPr>
              </w:pPrChange>
            </w:pPr>
            <w:ins w:id="19220" w:author="Stefanie Lane" w:date="2022-06-23T15:12:00Z">
              <w:del w:id="19221" w:author="Lane, Stefanie" w:date="2023-04-28T12:07:00Z">
                <w:r w:rsidRPr="00EB4CE1" w:rsidDel="00402FFE">
                  <w:rPr>
                    <w:rFonts w:ascii="Calibri" w:eastAsia="Times New Roman" w:hAnsi="Calibri" w:cs="Calibri"/>
                    <w:color w:val="000000"/>
                    <w:rPrChange w:id="19222" w:author="Stefanie Lane" w:date="2022-06-23T15:12:00Z">
                      <w:rPr/>
                    </w:rPrChange>
                  </w:rPr>
                  <w:delText>NA</w:delText>
                </w:r>
              </w:del>
            </w:ins>
          </w:p>
        </w:tc>
      </w:tr>
      <w:tr w:rsidR="00EB4CE1" w:rsidRPr="00EB4CE1" w:rsidDel="00402FFE" w14:paraId="69F2C459" w14:textId="77777777" w:rsidTr="006F10B7">
        <w:trPr>
          <w:trHeight w:val="300"/>
          <w:ins w:id="19223" w:author="Stefanie Lane" w:date="2022-06-23T15:12:00Z"/>
          <w:del w:id="19224" w:author="Lane, Stefanie" w:date="2023-04-28T12:07:00Z"/>
          <w:trPrChange w:id="19225"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1922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7E2A835" w14:textId="77777777" w:rsidR="00EB4CE1" w:rsidRPr="00EB4CE1" w:rsidDel="00402FFE" w:rsidRDefault="00EB4CE1">
            <w:pPr>
              <w:spacing w:after="0" w:line="240" w:lineRule="auto"/>
              <w:rPr>
                <w:ins w:id="19227" w:author="Stefanie Lane" w:date="2022-06-23T15:12:00Z"/>
                <w:del w:id="19228" w:author="Lane, Stefanie" w:date="2023-04-28T12:07:00Z"/>
                <w:rFonts w:ascii="Calibri" w:eastAsia="Times New Roman" w:hAnsi="Calibri" w:cs="Calibri"/>
                <w:color w:val="000000"/>
                <w:rPrChange w:id="19229" w:author="Stefanie Lane" w:date="2022-06-23T15:12:00Z">
                  <w:rPr>
                    <w:ins w:id="19230" w:author="Stefanie Lane" w:date="2022-06-23T15:12:00Z"/>
                    <w:del w:id="19231" w:author="Lane, Stefanie" w:date="2023-04-28T12:07:00Z"/>
                  </w:rPr>
                </w:rPrChange>
              </w:rPr>
              <w:pPrChange w:id="1923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923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D5BE0BB" w14:textId="77777777" w:rsidR="00EB4CE1" w:rsidRPr="00EB4CE1" w:rsidDel="00402FFE" w:rsidRDefault="00EB4CE1">
            <w:pPr>
              <w:spacing w:after="0" w:line="240" w:lineRule="auto"/>
              <w:rPr>
                <w:ins w:id="19234" w:author="Stefanie Lane" w:date="2022-06-23T15:12:00Z"/>
                <w:del w:id="19235" w:author="Lane, Stefanie" w:date="2023-04-28T12:07:00Z"/>
                <w:rFonts w:ascii="Calibri" w:eastAsia="Times New Roman" w:hAnsi="Calibri" w:cs="Calibri"/>
                <w:color w:val="000000"/>
                <w:rPrChange w:id="19236" w:author="Stefanie Lane" w:date="2022-06-23T15:12:00Z">
                  <w:rPr>
                    <w:ins w:id="19237" w:author="Stefanie Lane" w:date="2022-06-23T15:12:00Z"/>
                    <w:del w:id="19238" w:author="Lane, Stefanie" w:date="2023-04-28T12:07:00Z"/>
                  </w:rPr>
                </w:rPrChange>
              </w:rPr>
              <w:pPrChange w:id="19239"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19240"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58C939ED" w14:textId="77777777" w:rsidR="00EB4CE1" w:rsidRPr="00EB4CE1" w:rsidDel="00402FFE" w:rsidRDefault="00EB4CE1">
            <w:pPr>
              <w:spacing w:after="0" w:line="240" w:lineRule="auto"/>
              <w:rPr>
                <w:ins w:id="19241" w:author="Stefanie Lane" w:date="2022-06-23T15:12:00Z"/>
                <w:del w:id="19242" w:author="Lane, Stefanie" w:date="2023-04-28T12:07:00Z"/>
                <w:rFonts w:ascii="Calibri" w:eastAsia="Times New Roman" w:hAnsi="Calibri" w:cs="Calibri"/>
                <w:i/>
                <w:iCs/>
                <w:color w:val="000000"/>
                <w:rPrChange w:id="19243" w:author="Stefanie Lane" w:date="2022-06-23T15:12:00Z">
                  <w:rPr>
                    <w:ins w:id="19244" w:author="Stefanie Lane" w:date="2022-06-23T15:12:00Z"/>
                    <w:del w:id="19245" w:author="Lane, Stefanie" w:date="2023-04-28T12:07:00Z"/>
                  </w:rPr>
                </w:rPrChange>
              </w:rPr>
              <w:pPrChange w:id="19246" w:author="Stefanie Lane" w:date="2022-06-23T15:12:00Z">
                <w:pPr/>
              </w:pPrChange>
            </w:pPr>
            <w:ins w:id="19247" w:author="Stefanie Lane" w:date="2022-06-23T15:12:00Z">
              <w:del w:id="19248" w:author="Lane, Stefanie" w:date="2023-04-28T12:07:00Z">
                <w:r w:rsidRPr="00EB4CE1" w:rsidDel="00402FFE">
                  <w:rPr>
                    <w:rFonts w:ascii="Calibri" w:eastAsia="Times New Roman" w:hAnsi="Calibri" w:cs="Calibri"/>
                    <w:i/>
                    <w:iCs/>
                    <w:color w:val="000000"/>
                    <w:rPrChange w:id="19249" w:author="Stefanie Lane" w:date="2022-06-23T15:12:00Z">
                      <w:rPr/>
                    </w:rPrChange>
                  </w:rPr>
                  <w:delText>Salix sitchensis</w:delText>
                </w:r>
              </w:del>
            </w:ins>
          </w:p>
        </w:tc>
        <w:tc>
          <w:tcPr>
            <w:tcW w:w="869" w:type="dxa"/>
            <w:tcBorders>
              <w:top w:val="nil"/>
              <w:left w:val="nil"/>
              <w:bottom w:val="single" w:sz="8" w:space="0" w:color="auto"/>
              <w:right w:val="nil"/>
            </w:tcBorders>
            <w:shd w:val="clear" w:color="auto" w:fill="auto"/>
            <w:noWrap/>
            <w:vAlign w:val="bottom"/>
            <w:hideMark/>
            <w:tcPrChange w:id="19250"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AC02AB1" w14:textId="77777777" w:rsidR="00EB4CE1" w:rsidRPr="00EB4CE1" w:rsidDel="00402FFE" w:rsidRDefault="00EB4CE1">
            <w:pPr>
              <w:spacing w:after="0" w:line="240" w:lineRule="auto"/>
              <w:jc w:val="center"/>
              <w:rPr>
                <w:ins w:id="19251" w:author="Stefanie Lane" w:date="2022-06-23T15:12:00Z"/>
                <w:del w:id="19252" w:author="Lane, Stefanie" w:date="2023-04-28T12:07:00Z"/>
                <w:rFonts w:ascii="Calibri" w:eastAsia="Times New Roman" w:hAnsi="Calibri" w:cs="Calibri"/>
                <w:color w:val="000000"/>
                <w:rPrChange w:id="19253" w:author="Stefanie Lane" w:date="2022-06-23T15:12:00Z">
                  <w:rPr>
                    <w:ins w:id="19254" w:author="Stefanie Lane" w:date="2022-06-23T15:12:00Z"/>
                    <w:del w:id="19255" w:author="Lane, Stefanie" w:date="2023-04-28T12:07:00Z"/>
                  </w:rPr>
                </w:rPrChange>
              </w:rPr>
              <w:pPrChange w:id="19256" w:author="Stefanie Lane" w:date="2022-06-23T15:12:00Z">
                <w:pPr>
                  <w:jc w:val="center"/>
                </w:pPr>
              </w:pPrChange>
            </w:pPr>
            <w:ins w:id="19257" w:author="Stefanie Lane" w:date="2022-06-23T15:12:00Z">
              <w:del w:id="19258" w:author="Lane, Stefanie" w:date="2023-04-28T12:07:00Z">
                <w:r w:rsidRPr="00EB4CE1" w:rsidDel="00402FFE">
                  <w:rPr>
                    <w:rFonts w:ascii="Calibri" w:eastAsia="Times New Roman" w:hAnsi="Calibri" w:cs="Calibri"/>
                    <w:color w:val="000000"/>
                    <w:rPrChange w:id="19259" w:author="Stefanie Lane" w:date="2022-06-23T15:12:00Z">
                      <w:rPr/>
                    </w:rPrChange>
                  </w:rPr>
                  <w:delText>0.00</w:delText>
                </w:r>
              </w:del>
            </w:ins>
          </w:p>
        </w:tc>
        <w:tc>
          <w:tcPr>
            <w:tcW w:w="990" w:type="dxa"/>
            <w:tcBorders>
              <w:top w:val="nil"/>
              <w:left w:val="nil"/>
              <w:bottom w:val="single" w:sz="8" w:space="0" w:color="auto"/>
              <w:right w:val="nil"/>
            </w:tcBorders>
            <w:shd w:val="clear" w:color="auto" w:fill="auto"/>
            <w:noWrap/>
            <w:vAlign w:val="bottom"/>
            <w:hideMark/>
            <w:tcPrChange w:id="19260"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793289DC" w14:textId="77777777" w:rsidR="00EB4CE1" w:rsidRPr="00EB4CE1" w:rsidDel="00402FFE" w:rsidRDefault="00EB4CE1">
            <w:pPr>
              <w:spacing w:after="0" w:line="240" w:lineRule="auto"/>
              <w:jc w:val="center"/>
              <w:rPr>
                <w:ins w:id="19261" w:author="Stefanie Lane" w:date="2022-06-23T15:12:00Z"/>
                <w:del w:id="19262" w:author="Lane, Stefanie" w:date="2023-04-28T12:07:00Z"/>
                <w:rFonts w:ascii="Calibri" w:eastAsia="Times New Roman" w:hAnsi="Calibri" w:cs="Calibri"/>
                <w:color w:val="000000"/>
                <w:rPrChange w:id="19263" w:author="Stefanie Lane" w:date="2022-06-23T15:12:00Z">
                  <w:rPr>
                    <w:ins w:id="19264" w:author="Stefanie Lane" w:date="2022-06-23T15:12:00Z"/>
                    <w:del w:id="19265" w:author="Lane, Stefanie" w:date="2023-04-28T12:07:00Z"/>
                  </w:rPr>
                </w:rPrChange>
              </w:rPr>
              <w:pPrChange w:id="19266" w:author="Stefanie Lane" w:date="2022-06-23T15:12:00Z">
                <w:pPr>
                  <w:jc w:val="center"/>
                </w:pPr>
              </w:pPrChange>
            </w:pPr>
            <w:ins w:id="19267" w:author="Stefanie Lane" w:date="2022-06-23T15:12:00Z">
              <w:del w:id="19268" w:author="Lane, Stefanie" w:date="2023-04-28T12:07:00Z">
                <w:r w:rsidRPr="00EB4CE1" w:rsidDel="00402FFE">
                  <w:rPr>
                    <w:rFonts w:ascii="Calibri" w:eastAsia="Times New Roman" w:hAnsi="Calibri" w:cs="Calibri"/>
                    <w:color w:val="000000"/>
                    <w:rPrChange w:id="19269" w:author="Stefanie Lane" w:date="2022-06-23T15:12:00Z">
                      <w:rPr/>
                    </w:rPrChange>
                  </w:rPr>
                  <w:delText>0.03</w:delText>
                </w:r>
              </w:del>
            </w:ins>
          </w:p>
        </w:tc>
        <w:tc>
          <w:tcPr>
            <w:tcW w:w="810" w:type="dxa"/>
            <w:tcBorders>
              <w:top w:val="nil"/>
              <w:left w:val="nil"/>
              <w:bottom w:val="single" w:sz="8" w:space="0" w:color="auto"/>
              <w:right w:val="nil"/>
            </w:tcBorders>
            <w:shd w:val="clear" w:color="auto" w:fill="auto"/>
            <w:noWrap/>
            <w:vAlign w:val="bottom"/>
            <w:hideMark/>
            <w:tcPrChange w:id="19270"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22DFBAA7" w14:textId="77777777" w:rsidR="00EB4CE1" w:rsidRPr="00EB4CE1" w:rsidDel="00402FFE" w:rsidRDefault="00EB4CE1">
            <w:pPr>
              <w:spacing w:after="0" w:line="240" w:lineRule="auto"/>
              <w:jc w:val="center"/>
              <w:rPr>
                <w:ins w:id="19271" w:author="Stefanie Lane" w:date="2022-06-23T15:12:00Z"/>
                <w:del w:id="19272" w:author="Lane, Stefanie" w:date="2023-04-28T12:07:00Z"/>
                <w:rFonts w:ascii="Calibri" w:eastAsia="Times New Roman" w:hAnsi="Calibri" w:cs="Calibri"/>
                <w:color w:val="000000"/>
                <w:rPrChange w:id="19273" w:author="Stefanie Lane" w:date="2022-06-23T15:12:00Z">
                  <w:rPr>
                    <w:ins w:id="19274" w:author="Stefanie Lane" w:date="2022-06-23T15:12:00Z"/>
                    <w:del w:id="19275" w:author="Lane, Stefanie" w:date="2023-04-28T12:07:00Z"/>
                  </w:rPr>
                </w:rPrChange>
              </w:rPr>
              <w:pPrChange w:id="19276" w:author="Stefanie Lane" w:date="2022-06-23T15:12:00Z">
                <w:pPr>
                  <w:jc w:val="center"/>
                </w:pPr>
              </w:pPrChange>
            </w:pPr>
            <w:ins w:id="19277" w:author="Stefanie Lane" w:date="2022-06-23T15:12:00Z">
              <w:del w:id="19278" w:author="Lane, Stefanie" w:date="2023-04-28T12:07:00Z">
                <w:r w:rsidRPr="00EB4CE1" w:rsidDel="00402FFE">
                  <w:rPr>
                    <w:rFonts w:ascii="Calibri" w:eastAsia="Times New Roman" w:hAnsi="Calibri" w:cs="Calibri"/>
                    <w:color w:val="000000"/>
                    <w:rPrChange w:id="19279" w:author="Stefanie Lane" w:date="2022-06-23T15:12:00Z">
                      <w:rPr/>
                    </w:rPrChange>
                  </w:rPr>
                  <w:delText>0.00</w:delText>
                </w:r>
              </w:del>
            </w:ins>
          </w:p>
        </w:tc>
        <w:tc>
          <w:tcPr>
            <w:tcW w:w="1710" w:type="dxa"/>
            <w:tcBorders>
              <w:top w:val="nil"/>
              <w:left w:val="nil"/>
              <w:bottom w:val="single" w:sz="8" w:space="0" w:color="auto"/>
              <w:right w:val="single" w:sz="8" w:space="0" w:color="auto"/>
            </w:tcBorders>
            <w:shd w:val="clear" w:color="auto" w:fill="auto"/>
            <w:noWrap/>
            <w:vAlign w:val="bottom"/>
            <w:hideMark/>
            <w:tcPrChange w:id="19280"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7C086AB6" w14:textId="77777777" w:rsidR="00EB4CE1" w:rsidRPr="00EB4CE1" w:rsidDel="00402FFE" w:rsidRDefault="00EB4CE1">
            <w:pPr>
              <w:spacing w:after="0" w:line="240" w:lineRule="auto"/>
              <w:jc w:val="center"/>
              <w:rPr>
                <w:ins w:id="19281" w:author="Stefanie Lane" w:date="2022-06-23T15:12:00Z"/>
                <w:del w:id="19282" w:author="Lane, Stefanie" w:date="2023-04-28T12:07:00Z"/>
                <w:rFonts w:ascii="Calibri" w:eastAsia="Times New Roman" w:hAnsi="Calibri" w:cs="Calibri"/>
                <w:color w:val="000000"/>
                <w:rPrChange w:id="19283" w:author="Stefanie Lane" w:date="2022-06-23T15:12:00Z">
                  <w:rPr>
                    <w:ins w:id="19284" w:author="Stefanie Lane" w:date="2022-06-23T15:12:00Z"/>
                    <w:del w:id="19285" w:author="Lane, Stefanie" w:date="2023-04-28T12:07:00Z"/>
                  </w:rPr>
                </w:rPrChange>
              </w:rPr>
              <w:pPrChange w:id="19286" w:author="Stefanie Lane" w:date="2022-06-23T15:12:00Z">
                <w:pPr>
                  <w:jc w:val="center"/>
                </w:pPr>
              </w:pPrChange>
            </w:pPr>
            <w:ins w:id="19287" w:author="Stefanie Lane" w:date="2022-06-23T15:12:00Z">
              <w:del w:id="19288" w:author="Lane, Stefanie" w:date="2023-04-28T12:07:00Z">
                <w:r w:rsidRPr="00EB4CE1" w:rsidDel="00402FFE">
                  <w:rPr>
                    <w:rFonts w:ascii="Calibri" w:eastAsia="Times New Roman" w:hAnsi="Calibri" w:cs="Calibri"/>
                    <w:color w:val="000000"/>
                    <w:rPrChange w:id="19289" w:author="Stefanie Lane" w:date="2022-06-23T15:12:00Z">
                      <w:rPr/>
                    </w:rPrChange>
                  </w:rPr>
                  <w:delText>NA</w:delText>
                </w:r>
              </w:del>
            </w:ins>
          </w:p>
        </w:tc>
      </w:tr>
      <w:tr w:rsidR="00EB4CE1" w:rsidRPr="00EB4CE1" w:rsidDel="00402FFE" w14:paraId="0CC68DEE" w14:textId="77777777" w:rsidTr="006F10B7">
        <w:trPr>
          <w:trHeight w:val="290"/>
          <w:ins w:id="19290" w:author="Stefanie Lane" w:date="2022-06-23T15:12:00Z"/>
          <w:del w:id="19291" w:author="Lane, Stefanie" w:date="2023-04-28T12:07:00Z"/>
          <w:trPrChange w:id="19292" w:author="Stefanie Lane" w:date="2022-06-23T15:14:00Z">
            <w:trPr>
              <w:trHeight w:val="290"/>
            </w:trPr>
          </w:trPrChange>
        </w:trPr>
        <w:tc>
          <w:tcPr>
            <w:tcW w:w="1311" w:type="dxa"/>
            <w:tcBorders>
              <w:top w:val="nil"/>
              <w:left w:val="nil"/>
              <w:bottom w:val="nil"/>
              <w:right w:val="nil"/>
            </w:tcBorders>
            <w:shd w:val="clear" w:color="auto" w:fill="auto"/>
            <w:noWrap/>
            <w:vAlign w:val="center"/>
            <w:hideMark/>
            <w:tcPrChange w:id="19293" w:author="Stefanie Lane" w:date="2022-06-23T15:14:00Z">
              <w:tcPr>
                <w:tcW w:w="1240" w:type="dxa"/>
                <w:tcBorders>
                  <w:top w:val="nil"/>
                  <w:left w:val="nil"/>
                  <w:bottom w:val="nil"/>
                  <w:right w:val="nil"/>
                </w:tcBorders>
                <w:shd w:val="clear" w:color="auto" w:fill="auto"/>
                <w:noWrap/>
                <w:vAlign w:val="center"/>
                <w:hideMark/>
              </w:tcPr>
            </w:tcPrChange>
          </w:tcPr>
          <w:p w14:paraId="21636A78" w14:textId="77777777" w:rsidR="00EB4CE1" w:rsidRPr="00EB4CE1" w:rsidDel="00402FFE" w:rsidRDefault="00EB4CE1">
            <w:pPr>
              <w:spacing w:after="0" w:line="240" w:lineRule="auto"/>
              <w:jc w:val="center"/>
              <w:rPr>
                <w:ins w:id="19294" w:author="Stefanie Lane" w:date="2022-06-23T15:12:00Z"/>
                <w:del w:id="19295" w:author="Lane, Stefanie" w:date="2023-04-28T12:07:00Z"/>
                <w:rFonts w:ascii="Calibri" w:eastAsia="Times New Roman" w:hAnsi="Calibri" w:cs="Calibri"/>
                <w:color w:val="000000"/>
                <w:rPrChange w:id="19296" w:author="Stefanie Lane" w:date="2022-06-23T15:12:00Z">
                  <w:rPr>
                    <w:ins w:id="19297" w:author="Stefanie Lane" w:date="2022-06-23T15:12:00Z"/>
                    <w:del w:id="19298" w:author="Lane, Stefanie" w:date="2023-04-28T12:07:00Z"/>
                  </w:rPr>
                </w:rPrChange>
              </w:rPr>
              <w:pPrChange w:id="19299" w:author="Stefanie Lane" w:date="2022-06-23T15:12:00Z">
                <w:pPr>
                  <w:jc w:val="center"/>
                </w:pPr>
              </w:pPrChange>
            </w:pPr>
          </w:p>
        </w:tc>
        <w:tc>
          <w:tcPr>
            <w:tcW w:w="1160" w:type="dxa"/>
            <w:tcBorders>
              <w:top w:val="nil"/>
              <w:left w:val="nil"/>
              <w:bottom w:val="nil"/>
              <w:right w:val="nil"/>
            </w:tcBorders>
            <w:shd w:val="clear" w:color="auto" w:fill="auto"/>
            <w:noWrap/>
            <w:vAlign w:val="center"/>
            <w:hideMark/>
            <w:tcPrChange w:id="19300" w:author="Stefanie Lane" w:date="2022-06-23T15:14:00Z">
              <w:tcPr>
                <w:tcW w:w="1160" w:type="dxa"/>
                <w:tcBorders>
                  <w:top w:val="nil"/>
                  <w:left w:val="nil"/>
                  <w:bottom w:val="nil"/>
                  <w:right w:val="nil"/>
                </w:tcBorders>
                <w:shd w:val="clear" w:color="auto" w:fill="auto"/>
                <w:noWrap/>
                <w:vAlign w:val="center"/>
                <w:hideMark/>
              </w:tcPr>
            </w:tcPrChange>
          </w:tcPr>
          <w:p w14:paraId="7DF832CA" w14:textId="77777777" w:rsidR="00EB4CE1" w:rsidRPr="00EB4CE1" w:rsidDel="00402FFE" w:rsidRDefault="00EB4CE1">
            <w:pPr>
              <w:spacing w:after="0" w:line="240" w:lineRule="auto"/>
              <w:jc w:val="center"/>
              <w:rPr>
                <w:ins w:id="19301" w:author="Stefanie Lane" w:date="2022-06-23T15:12:00Z"/>
                <w:del w:id="19302" w:author="Lane, Stefanie" w:date="2023-04-28T12:07:00Z"/>
                <w:rFonts w:ascii="Times New Roman" w:eastAsia="Times New Roman" w:hAnsi="Times New Roman" w:cs="Times New Roman"/>
                <w:sz w:val="20"/>
                <w:szCs w:val="20"/>
                <w:rPrChange w:id="19303" w:author="Stefanie Lane" w:date="2022-06-23T15:12:00Z">
                  <w:rPr>
                    <w:ins w:id="19304" w:author="Stefanie Lane" w:date="2022-06-23T15:12:00Z"/>
                    <w:del w:id="19305" w:author="Lane, Stefanie" w:date="2023-04-28T12:07:00Z"/>
                  </w:rPr>
                </w:rPrChange>
              </w:rPr>
              <w:pPrChange w:id="19306" w:author="Stefanie Lane" w:date="2022-06-23T15:12:00Z">
                <w:pPr>
                  <w:jc w:val="center"/>
                </w:pPr>
              </w:pPrChange>
            </w:pPr>
          </w:p>
        </w:tc>
        <w:tc>
          <w:tcPr>
            <w:tcW w:w="3320" w:type="dxa"/>
            <w:tcBorders>
              <w:top w:val="nil"/>
              <w:left w:val="nil"/>
              <w:bottom w:val="nil"/>
              <w:right w:val="nil"/>
            </w:tcBorders>
            <w:shd w:val="clear" w:color="auto" w:fill="auto"/>
            <w:noWrap/>
            <w:vAlign w:val="bottom"/>
            <w:hideMark/>
            <w:tcPrChange w:id="19307" w:author="Stefanie Lane" w:date="2022-06-23T15:14:00Z">
              <w:tcPr>
                <w:tcW w:w="3320" w:type="dxa"/>
                <w:tcBorders>
                  <w:top w:val="nil"/>
                  <w:left w:val="nil"/>
                  <w:bottom w:val="nil"/>
                  <w:right w:val="nil"/>
                </w:tcBorders>
                <w:shd w:val="clear" w:color="auto" w:fill="auto"/>
                <w:noWrap/>
                <w:vAlign w:val="bottom"/>
                <w:hideMark/>
              </w:tcPr>
            </w:tcPrChange>
          </w:tcPr>
          <w:p w14:paraId="35C16E3D" w14:textId="77777777" w:rsidR="00EB4CE1" w:rsidRPr="00EB4CE1" w:rsidDel="00402FFE" w:rsidRDefault="00EB4CE1">
            <w:pPr>
              <w:spacing w:after="0" w:line="240" w:lineRule="auto"/>
              <w:jc w:val="center"/>
              <w:rPr>
                <w:ins w:id="19308" w:author="Stefanie Lane" w:date="2022-06-23T15:12:00Z"/>
                <w:del w:id="19309" w:author="Lane, Stefanie" w:date="2023-04-28T12:07:00Z"/>
                <w:rFonts w:ascii="Times New Roman" w:eastAsia="Times New Roman" w:hAnsi="Times New Roman" w:cs="Times New Roman"/>
                <w:sz w:val="20"/>
                <w:szCs w:val="20"/>
                <w:rPrChange w:id="19310" w:author="Stefanie Lane" w:date="2022-06-23T15:12:00Z">
                  <w:rPr>
                    <w:ins w:id="19311" w:author="Stefanie Lane" w:date="2022-06-23T15:12:00Z"/>
                    <w:del w:id="19312" w:author="Lane, Stefanie" w:date="2023-04-28T12:07:00Z"/>
                  </w:rPr>
                </w:rPrChange>
              </w:rPr>
              <w:pPrChange w:id="19313" w:author="Stefanie Lane" w:date="2022-06-23T15:12:00Z">
                <w:pPr>
                  <w:jc w:val="center"/>
                </w:pPr>
              </w:pPrChange>
            </w:pPr>
          </w:p>
        </w:tc>
        <w:tc>
          <w:tcPr>
            <w:tcW w:w="869" w:type="dxa"/>
            <w:tcBorders>
              <w:top w:val="nil"/>
              <w:left w:val="nil"/>
              <w:bottom w:val="nil"/>
              <w:right w:val="nil"/>
            </w:tcBorders>
            <w:shd w:val="clear" w:color="auto" w:fill="auto"/>
            <w:noWrap/>
            <w:vAlign w:val="bottom"/>
            <w:hideMark/>
            <w:tcPrChange w:id="19314" w:author="Stefanie Lane" w:date="2022-06-23T15:14:00Z">
              <w:tcPr>
                <w:tcW w:w="960" w:type="dxa"/>
                <w:tcBorders>
                  <w:top w:val="nil"/>
                  <w:left w:val="nil"/>
                  <w:bottom w:val="nil"/>
                  <w:right w:val="nil"/>
                </w:tcBorders>
                <w:shd w:val="clear" w:color="auto" w:fill="auto"/>
                <w:noWrap/>
                <w:vAlign w:val="bottom"/>
                <w:hideMark/>
              </w:tcPr>
            </w:tcPrChange>
          </w:tcPr>
          <w:p w14:paraId="58AEE191" w14:textId="77777777" w:rsidR="00EB4CE1" w:rsidRPr="00EB4CE1" w:rsidDel="00402FFE" w:rsidRDefault="00EB4CE1">
            <w:pPr>
              <w:spacing w:after="0" w:line="240" w:lineRule="auto"/>
              <w:rPr>
                <w:ins w:id="19315" w:author="Stefanie Lane" w:date="2022-06-23T15:12:00Z"/>
                <w:del w:id="19316" w:author="Lane, Stefanie" w:date="2023-04-28T12:07:00Z"/>
                <w:rFonts w:ascii="Times New Roman" w:eastAsia="Times New Roman" w:hAnsi="Times New Roman" w:cs="Times New Roman"/>
                <w:sz w:val="20"/>
                <w:szCs w:val="20"/>
                <w:rPrChange w:id="19317" w:author="Stefanie Lane" w:date="2022-06-23T15:12:00Z">
                  <w:rPr>
                    <w:ins w:id="19318" w:author="Stefanie Lane" w:date="2022-06-23T15:12:00Z"/>
                    <w:del w:id="19319" w:author="Lane, Stefanie" w:date="2023-04-28T12:07:00Z"/>
                  </w:rPr>
                </w:rPrChange>
              </w:rPr>
              <w:pPrChange w:id="19320" w:author="Stefanie Lane" w:date="2022-06-23T15:12:00Z">
                <w:pPr/>
              </w:pPrChange>
            </w:pPr>
          </w:p>
        </w:tc>
        <w:tc>
          <w:tcPr>
            <w:tcW w:w="990" w:type="dxa"/>
            <w:tcBorders>
              <w:top w:val="nil"/>
              <w:left w:val="nil"/>
              <w:bottom w:val="nil"/>
              <w:right w:val="nil"/>
            </w:tcBorders>
            <w:shd w:val="clear" w:color="auto" w:fill="auto"/>
            <w:noWrap/>
            <w:vAlign w:val="bottom"/>
            <w:hideMark/>
            <w:tcPrChange w:id="19321" w:author="Stefanie Lane" w:date="2022-06-23T15:14:00Z">
              <w:tcPr>
                <w:tcW w:w="960" w:type="dxa"/>
                <w:tcBorders>
                  <w:top w:val="nil"/>
                  <w:left w:val="nil"/>
                  <w:bottom w:val="nil"/>
                  <w:right w:val="nil"/>
                </w:tcBorders>
                <w:shd w:val="clear" w:color="auto" w:fill="auto"/>
                <w:noWrap/>
                <w:vAlign w:val="bottom"/>
                <w:hideMark/>
              </w:tcPr>
            </w:tcPrChange>
          </w:tcPr>
          <w:p w14:paraId="4810557C" w14:textId="77777777" w:rsidR="00EB4CE1" w:rsidRPr="00EB4CE1" w:rsidDel="00402FFE" w:rsidRDefault="00EB4CE1">
            <w:pPr>
              <w:spacing w:after="0" w:line="240" w:lineRule="auto"/>
              <w:jc w:val="center"/>
              <w:rPr>
                <w:ins w:id="19322" w:author="Stefanie Lane" w:date="2022-06-23T15:12:00Z"/>
                <w:del w:id="19323" w:author="Lane, Stefanie" w:date="2023-04-28T12:07:00Z"/>
                <w:rFonts w:ascii="Times New Roman" w:eastAsia="Times New Roman" w:hAnsi="Times New Roman" w:cs="Times New Roman"/>
                <w:sz w:val="20"/>
                <w:szCs w:val="20"/>
                <w:rPrChange w:id="19324" w:author="Stefanie Lane" w:date="2022-06-23T15:12:00Z">
                  <w:rPr>
                    <w:ins w:id="19325" w:author="Stefanie Lane" w:date="2022-06-23T15:12:00Z"/>
                    <w:del w:id="19326" w:author="Lane, Stefanie" w:date="2023-04-28T12:07:00Z"/>
                  </w:rPr>
                </w:rPrChange>
              </w:rPr>
              <w:pPrChange w:id="19327" w:author="Stefanie Lane" w:date="2022-06-23T15:12:00Z">
                <w:pPr>
                  <w:jc w:val="center"/>
                </w:pPr>
              </w:pPrChange>
            </w:pPr>
          </w:p>
        </w:tc>
        <w:tc>
          <w:tcPr>
            <w:tcW w:w="810" w:type="dxa"/>
            <w:tcBorders>
              <w:top w:val="nil"/>
              <w:left w:val="nil"/>
              <w:bottom w:val="nil"/>
              <w:right w:val="nil"/>
            </w:tcBorders>
            <w:shd w:val="clear" w:color="auto" w:fill="auto"/>
            <w:noWrap/>
            <w:vAlign w:val="bottom"/>
            <w:hideMark/>
            <w:tcPrChange w:id="19328" w:author="Stefanie Lane" w:date="2022-06-23T15:14:00Z">
              <w:tcPr>
                <w:tcW w:w="960" w:type="dxa"/>
                <w:tcBorders>
                  <w:top w:val="nil"/>
                  <w:left w:val="nil"/>
                  <w:bottom w:val="nil"/>
                  <w:right w:val="nil"/>
                </w:tcBorders>
                <w:shd w:val="clear" w:color="auto" w:fill="auto"/>
                <w:noWrap/>
                <w:vAlign w:val="bottom"/>
                <w:hideMark/>
              </w:tcPr>
            </w:tcPrChange>
          </w:tcPr>
          <w:p w14:paraId="35AC5FC6" w14:textId="77777777" w:rsidR="00EB4CE1" w:rsidRPr="00EB4CE1" w:rsidDel="00402FFE" w:rsidRDefault="00EB4CE1">
            <w:pPr>
              <w:spacing w:after="0" w:line="240" w:lineRule="auto"/>
              <w:jc w:val="center"/>
              <w:rPr>
                <w:ins w:id="19329" w:author="Stefanie Lane" w:date="2022-06-23T15:12:00Z"/>
                <w:del w:id="19330" w:author="Lane, Stefanie" w:date="2023-04-28T12:07:00Z"/>
                <w:rFonts w:ascii="Times New Roman" w:eastAsia="Times New Roman" w:hAnsi="Times New Roman" w:cs="Times New Roman"/>
                <w:sz w:val="20"/>
                <w:szCs w:val="20"/>
                <w:rPrChange w:id="19331" w:author="Stefanie Lane" w:date="2022-06-23T15:12:00Z">
                  <w:rPr>
                    <w:ins w:id="19332" w:author="Stefanie Lane" w:date="2022-06-23T15:12:00Z"/>
                    <w:del w:id="19333" w:author="Lane, Stefanie" w:date="2023-04-28T12:07:00Z"/>
                  </w:rPr>
                </w:rPrChange>
              </w:rPr>
              <w:pPrChange w:id="19334" w:author="Stefanie Lane" w:date="2022-06-23T15:12:00Z">
                <w:pPr>
                  <w:jc w:val="center"/>
                </w:pPr>
              </w:pPrChange>
            </w:pPr>
          </w:p>
        </w:tc>
        <w:tc>
          <w:tcPr>
            <w:tcW w:w="1710" w:type="dxa"/>
            <w:tcBorders>
              <w:top w:val="nil"/>
              <w:left w:val="nil"/>
              <w:bottom w:val="nil"/>
              <w:right w:val="nil"/>
            </w:tcBorders>
            <w:shd w:val="clear" w:color="auto" w:fill="auto"/>
            <w:noWrap/>
            <w:vAlign w:val="bottom"/>
            <w:hideMark/>
            <w:tcPrChange w:id="19335" w:author="Stefanie Lane" w:date="2022-06-23T15:14:00Z">
              <w:tcPr>
                <w:tcW w:w="1560" w:type="dxa"/>
                <w:tcBorders>
                  <w:top w:val="nil"/>
                  <w:left w:val="nil"/>
                  <w:bottom w:val="nil"/>
                  <w:right w:val="nil"/>
                </w:tcBorders>
                <w:shd w:val="clear" w:color="auto" w:fill="auto"/>
                <w:noWrap/>
                <w:vAlign w:val="bottom"/>
                <w:hideMark/>
              </w:tcPr>
            </w:tcPrChange>
          </w:tcPr>
          <w:p w14:paraId="30E2EDB9" w14:textId="77777777" w:rsidR="00EB4CE1" w:rsidRPr="00EB4CE1" w:rsidDel="00402FFE" w:rsidRDefault="00EB4CE1">
            <w:pPr>
              <w:spacing w:after="0" w:line="240" w:lineRule="auto"/>
              <w:jc w:val="center"/>
              <w:rPr>
                <w:ins w:id="19336" w:author="Stefanie Lane" w:date="2022-06-23T15:12:00Z"/>
                <w:del w:id="19337" w:author="Lane, Stefanie" w:date="2023-04-28T12:07:00Z"/>
                <w:rFonts w:ascii="Times New Roman" w:eastAsia="Times New Roman" w:hAnsi="Times New Roman" w:cs="Times New Roman"/>
                <w:sz w:val="20"/>
                <w:szCs w:val="20"/>
                <w:rPrChange w:id="19338" w:author="Stefanie Lane" w:date="2022-06-23T15:12:00Z">
                  <w:rPr>
                    <w:ins w:id="19339" w:author="Stefanie Lane" w:date="2022-06-23T15:12:00Z"/>
                    <w:del w:id="19340" w:author="Lane, Stefanie" w:date="2023-04-28T12:07:00Z"/>
                  </w:rPr>
                </w:rPrChange>
              </w:rPr>
              <w:pPrChange w:id="19341" w:author="Stefanie Lane" w:date="2022-06-23T15:12:00Z">
                <w:pPr>
                  <w:jc w:val="center"/>
                </w:pPr>
              </w:pPrChange>
            </w:pPr>
          </w:p>
        </w:tc>
      </w:tr>
      <w:tr w:rsidR="00EB4CE1" w:rsidRPr="00EB4CE1" w:rsidDel="00402FFE" w14:paraId="2B003C30" w14:textId="77777777" w:rsidTr="006F10B7">
        <w:trPr>
          <w:trHeight w:val="590"/>
          <w:ins w:id="19342" w:author="Stefanie Lane" w:date="2022-06-23T15:12:00Z"/>
          <w:del w:id="19343" w:author="Lane, Stefanie" w:date="2023-04-28T12:07:00Z"/>
          <w:trPrChange w:id="19344" w:author="Stefanie Lane" w:date="2022-06-23T15:14:00Z">
            <w:trPr>
              <w:trHeight w:val="590"/>
            </w:trPr>
          </w:trPrChange>
        </w:trPr>
        <w:tc>
          <w:tcPr>
            <w:tcW w:w="1311" w:type="dxa"/>
            <w:tcBorders>
              <w:top w:val="single" w:sz="4" w:space="0" w:color="auto"/>
              <w:left w:val="nil"/>
              <w:bottom w:val="single" w:sz="8" w:space="0" w:color="auto"/>
              <w:right w:val="nil"/>
            </w:tcBorders>
            <w:shd w:val="clear" w:color="auto" w:fill="auto"/>
            <w:noWrap/>
            <w:vAlign w:val="center"/>
            <w:hideMark/>
            <w:tcPrChange w:id="19345" w:author="Stefanie Lane" w:date="2022-06-23T15:14:00Z">
              <w:tcPr>
                <w:tcW w:w="1240" w:type="dxa"/>
                <w:tcBorders>
                  <w:top w:val="single" w:sz="4" w:space="0" w:color="auto"/>
                  <w:left w:val="nil"/>
                  <w:bottom w:val="single" w:sz="8" w:space="0" w:color="auto"/>
                  <w:right w:val="nil"/>
                </w:tcBorders>
                <w:shd w:val="clear" w:color="auto" w:fill="auto"/>
                <w:noWrap/>
                <w:vAlign w:val="center"/>
                <w:hideMark/>
              </w:tcPr>
            </w:tcPrChange>
          </w:tcPr>
          <w:p w14:paraId="383F8E05" w14:textId="77777777" w:rsidR="00EB4CE1" w:rsidRPr="00EB4CE1" w:rsidDel="00402FFE" w:rsidRDefault="00EB4CE1">
            <w:pPr>
              <w:spacing w:after="0" w:line="240" w:lineRule="auto"/>
              <w:jc w:val="center"/>
              <w:rPr>
                <w:ins w:id="19346" w:author="Stefanie Lane" w:date="2022-06-23T15:12:00Z"/>
                <w:del w:id="19347" w:author="Lane, Stefanie" w:date="2023-04-28T12:07:00Z"/>
                <w:rFonts w:ascii="Calibri" w:eastAsia="Times New Roman" w:hAnsi="Calibri" w:cs="Calibri"/>
                <w:b/>
                <w:bCs/>
                <w:color w:val="000000"/>
                <w:rPrChange w:id="19348" w:author="Stefanie Lane" w:date="2022-06-23T15:12:00Z">
                  <w:rPr>
                    <w:ins w:id="19349" w:author="Stefanie Lane" w:date="2022-06-23T15:12:00Z"/>
                    <w:del w:id="19350" w:author="Lane, Stefanie" w:date="2023-04-28T12:07:00Z"/>
                  </w:rPr>
                </w:rPrChange>
              </w:rPr>
              <w:pPrChange w:id="19351" w:author="Stefanie Lane" w:date="2022-06-23T15:12:00Z">
                <w:pPr>
                  <w:jc w:val="center"/>
                </w:pPr>
              </w:pPrChange>
            </w:pPr>
            <w:ins w:id="19352" w:author="Stefanie Lane" w:date="2022-06-23T15:12:00Z">
              <w:del w:id="19353" w:author="Lane, Stefanie" w:date="2023-04-28T12:07:00Z">
                <w:r w:rsidRPr="00EB4CE1" w:rsidDel="00402FFE">
                  <w:rPr>
                    <w:rFonts w:ascii="Calibri" w:eastAsia="Times New Roman" w:hAnsi="Calibri" w:cs="Calibri"/>
                    <w:b/>
                    <w:bCs/>
                    <w:color w:val="000000"/>
                    <w:rPrChange w:id="19354" w:author="Stefanie Lane" w:date="2022-06-23T15:12:00Z">
                      <w:rPr/>
                    </w:rPrChange>
                  </w:rPr>
                  <w:delText>Assemblage</w:delText>
                </w:r>
              </w:del>
            </w:ins>
          </w:p>
        </w:tc>
        <w:tc>
          <w:tcPr>
            <w:tcW w:w="1160" w:type="dxa"/>
            <w:tcBorders>
              <w:top w:val="single" w:sz="4" w:space="0" w:color="auto"/>
              <w:left w:val="nil"/>
              <w:bottom w:val="single" w:sz="8" w:space="0" w:color="auto"/>
              <w:right w:val="nil"/>
            </w:tcBorders>
            <w:shd w:val="clear" w:color="auto" w:fill="auto"/>
            <w:noWrap/>
            <w:vAlign w:val="center"/>
            <w:hideMark/>
            <w:tcPrChange w:id="19355" w:author="Stefanie Lane" w:date="2022-06-23T15:14:00Z">
              <w:tcPr>
                <w:tcW w:w="1160" w:type="dxa"/>
                <w:tcBorders>
                  <w:top w:val="single" w:sz="4" w:space="0" w:color="auto"/>
                  <w:left w:val="nil"/>
                  <w:bottom w:val="single" w:sz="8" w:space="0" w:color="auto"/>
                  <w:right w:val="nil"/>
                </w:tcBorders>
                <w:shd w:val="clear" w:color="auto" w:fill="auto"/>
                <w:noWrap/>
                <w:vAlign w:val="center"/>
                <w:hideMark/>
              </w:tcPr>
            </w:tcPrChange>
          </w:tcPr>
          <w:p w14:paraId="7938363F" w14:textId="77777777" w:rsidR="00EB4CE1" w:rsidRPr="00EB4CE1" w:rsidDel="00402FFE" w:rsidRDefault="00EB4CE1">
            <w:pPr>
              <w:spacing w:after="0" w:line="240" w:lineRule="auto"/>
              <w:jc w:val="center"/>
              <w:rPr>
                <w:ins w:id="19356" w:author="Stefanie Lane" w:date="2022-06-23T15:12:00Z"/>
                <w:del w:id="19357" w:author="Lane, Stefanie" w:date="2023-04-28T12:07:00Z"/>
                <w:rFonts w:ascii="Calibri" w:eastAsia="Times New Roman" w:hAnsi="Calibri" w:cs="Calibri"/>
                <w:b/>
                <w:bCs/>
                <w:color w:val="000000"/>
                <w:rPrChange w:id="19358" w:author="Stefanie Lane" w:date="2022-06-23T15:12:00Z">
                  <w:rPr>
                    <w:ins w:id="19359" w:author="Stefanie Lane" w:date="2022-06-23T15:12:00Z"/>
                    <w:del w:id="19360" w:author="Lane, Stefanie" w:date="2023-04-28T12:07:00Z"/>
                  </w:rPr>
                </w:rPrChange>
              </w:rPr>
              <w:pPrChange w:id="19361" w:author="Stefanie Lane" w:date="2022-06-23T15:12:00Z">
                <w:pPr>
                  <w:jc w:val="center"/>
                </w:pPr>
              </w:pPrChange>
            </w:pPr>
            <w:ins w:id="19362" w:author="Stefanie Lane" w:date="2022-06-23T15:12:00Z">
              <w:del w:id="19363" w:author="Lane, Stefanie" w:date="2023-04-28T12:07:00Z">
                <w:r w:rsidRPr="00EB4CE1" w:rsidDel="00402FFE">
                  <w:rPr>
                    <w:rFonts w:ascii="Calibri" w:eastAsia="Times New Roman" w:hAnsi="Calibri" w:cs="Calibri"/>
                    <w:b/>
                    <w:bCs/>
                    <w:color w:val="000000"/>
                    <w:rPrChange w:id="19364" w:author="Stefanie Lane" w:date="2022-06-23T15:12:00Z">
                      <w:rPr/>
                    </w:rPrChange>
                  </w:rPr>
                  <w:delText>Status</w:delText>
                </w:r>
              </w:del>
            </w:ins>
          </w:p>
        </w:tc>
        <w:tc>
          <w:tcPr>
            <w:tcW w:w="3320" w:type="dxa"/>
            <w:tcBorders>
              <w:top w:val="single" w:sz="4" w:space="0" w:color="auto"/>
              <w:left w:val="nil"/>
              <w:bottom w:val="single" w:sz="8" w:space="0" w:color="auto"/>
              <w:right w:val="nil"/>
            </w:tcBorders>
            <w:shd w:val="clear" w:color="auto" w:fill="auto"/>
            <w:noWrap/>
            <w:vAlign w:val="center"/>
            <w:hideMark/>
            <w:tcPrChange w:id="19365" w:author="Stefanie Lane" w:date="2022-06-23T15:14:00Z">
              <w:tcPr>
                <w:tcW w:w="3320" w:type="dxa"/>
                <w:tcBorders>
                  <w:top w:val="single" w:sz="4" w:space="0" w:color="auto"/>
                  <w:left w:val="nil"/>
                  <w:bottom w:val="single" w:sz="8" w:space="0" w:color="auto"/>
                  <w:right w:val="nil"/>
                </w:tcBorders>
                <w:shd w:val="clear" w:color="auto" w:fill="auto"/>
                <w:noWrap/>
                <w:vAlign w:val="center"/>
                <w:hideMark/>
              </w:tcPr>
            </w:tcPrChange>
          </w:tcPr>
          <w:p w14:paraId="7C860652" w14:textId="77777777" w:rsidR="00EB4CE1" w:rsidRPr="00EB4CE1" w:rsidDel="00402FFE" w:rsidRDefault="00EB4CE1">
            <w:pPr>
              <w:spacing w:after="0" w:line="240" w:lineRule="auto"/>
              <w:jc w:val="center"/>
              <w:rPr>
                <w:ins w:id="19366" w:author="Stefanie Lane" w:date="2022-06-23T15:12:00Z"/>
                <w:del w:id="19367" w:author="Lane, Stefanie" w:date="2023-04-28T12:07:00Z"/>
                <w:rFonts w:ascii="Calibri" w:eastAsia="Times New Roman" w:hAnsi="Calibri" w:cs="Calibri"/>
                <w:b/>
                <w:bCs/>
                <w:color w:val="000000"/>
                <w:rPrChange w:id="19368" w:author="Stefanie Lane" w:date="2022-06-23T15:12:00Z">
                  <w:rPr>
                    <w:ins w:id="19369" w:author="Stefanie Lane" w:date="2022-06-23T15:12:00Z"/>
                    <w:del w:id="19370" w:author="Lane, Stefanie" w:date="2023-04-28T12:07:00Z"/>
                  </w:rPr>
                </w:rPrChange>
              </w:rPr>
              <w:pPrChange w:id="19371" w:author="Stefanie Lane" w:date="2022-06-23T15:12:00Z">
                <w:pPr>
                  <w:jc w:val="center"/>
                </w:pPr>
              </w:pPrChange>
            </w:pPr>
            <w:ins w:id="19372" w:author="Stefanie Lane" w:date="2022-06-23T15:12:00Z">
              <w:del w:id="19373" w:author="Lane, Stefanie" w:date="2023-04-28T12:07:00Z">
                <w:r w:rsidRPr="00EB4CE1" w:rsidDel="00402FFE">
                  <w:rPr>
                    <w:rFonts w:ascii="Calibri" w:eastAsia="Times New Roman" w:hAnsi="Calibri" w:cs="Calibri"/>
                    <w:b/>
                    <w:bCs/>
                    <w:color w:val="000000"/>
                    <w:rPrChange w:id="19374" w:author="Stefanie Lane" w:date="2022-06-23T15:12:00Z">
                      <w:rPr/>
                    </w:rPrChange>
                  </w:rPr>
                  <w:delText>Species</w:delText>
                </w:r>
              </w:del>
            </w:ins>
          </w:p>
        </w:tc>
        <w:tc>
          <w:tcPr>
            <w:tcW w:w="869" w:type="dxa"/>
            <w:tcBorders>
              <w:top w:val="single" w:sz="4" w:space="0" w:color="auto"/>
              <w:left w:val="nil"/>
              <w:bottom w:val="single" w:sz="8" w:space="0" w:color="auto"/>
              <w:right w:val="nil"/>
            </w:tcBorders>
            <w:shd w:val="clear" w:color="auto" w:fill="auto"/>
            <w:noWrap/>
            <w:vAlign w:val="center"/>
            <w:hideMark/>
            <w:tcPrChange w:id="19375"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3CAD664F" w14:textId="77777777" w:rsidR="00EB4CE1" w:rsidRPr="00EB4CE1" w:rsidDel="00402FFE" w:rsidRDefault="00EB4CE1">
            <w:pPr>
              <w:spacing w:after="0" w:line="240" w:lineRule="auto"/>
              <w:jc w:val="center"/>
              <w:rPr>
                <w:ins w:id="19376" w:author="Stefanie Lane" w:date="2022-06-23T15:12:00Z"/>
                <w:del w:id="19377" w:author="Lane, Stefanie" w:date="2023-04-28T12:07:00Z"/>
                <w:rFonts w:ascii="Calibri" w:eastAsia="Times New Roman" w:hAnsi="Calibri" w:cs="Calibri"/>
                <w:b/>
                <w:bCs/>
                <w:color w:val="000000"/>
                <w:rPrChange w:id="19378" w:author="Stefanie Lane" w:date="2022-06-23T15:12:00Z">
                  <w:rPr>
                    <w:ins w:id="19379" w:author="Stefanie Lane" w:date="2022-06-23T15:12:00Z"/>
                    <w:del w:id="19380" w:author="Lane, Stefanie" w:date="2023-04-28T12:07:00Z"/>
                  </w:rPr>
                </w:rPrChange>
              </w:rPr>
              <w:pPrChange w:id="19381" w:author="Stefanie Lane" w:date="2022-06-23T15:12:00Z">
                <w:pPr>
                  <w:jc w:val="center"/>
                </w:pPr>
              </w:pPrChange>
            </w:pPr>
            <w:ins w:id="19382" w:author="Stefanie Lane" w:date="2022-06-23T15:12:00Z">
              <w:del w:id="19383" w:author="Lane, Stefanie" w:date="2023-04-28T12:07:00Z">
                <w:r w:rsidRPr="00EB4CE1" w:rsidDel="00402FFE">
                  <w:rPr>
                    <w:rFonts w:ascii="Calibri" w:eastAsia="Times New Roman" w:hAnsi="Calibri" w:cs="Calibri"/>
                    <w:b/>
                    <w:bCs/>
                    <w:color w:val="000000"/>
                    <w:rPrChange w:id="19384" w:author="Stefanie Lane" w:date="2022-06-23T15:12:00Z">
                      <w:rPr/>
                    </w:rPrChange>
                  </w:rPr>
                  <w:delText>1979</w:delText>
                </w:r>
              </w:del>
            </w:ins>
          </w:p>
        </w:tc>
        <w:tc>
          <w:tcPr>
            <w:tcW w:w="990" w:type="dxa"/>
            <w:tcBorders>
              <w:top w:val="single" w:sz="4" w:space="0" w:color="auto"/>
              <w:left w:val="nil"/>
              <w:bottom w:val="single" w:sz="8" w:space="0" w:color="auto"/>
              <w:right w:val="nil"/>
            </w:tcBorders>
            <w:shd w:val="clear" w:color="auto" w:fill="auto"/>
            <w:noWrap/>
            <w:vAlign w:val="center"/>
            <w:hideMark/>
            <w:tcPrChange w:id="19385"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633ABB8A" w14:textId="77777777" w:rsidR="00EB4CE1" w:rsidRPr="00EB4CE1" w:rsidDel="00402FFE" w:rsidRDefault="00EB4CE1">
            <w:pPr>
              <w:spacing w:after="0" w:line="240" w:lineRule="auto"/>
              <w:jc w:val="center"/>
              <w:rPr>
                <w:ins w:id="19386" w:author="Stefanie Lane" w:date="2022-06-23T15:12:00Z"/>
                <w:del w:id="19387" w:author="Lane, Stefanie" w:date="2023-04-28T12:07:00Z"/>
                <w:rFonts w:ascii="Calibri" w:eastAsia="Times New Roman" w:hAnsi="Calibri" w:cs="Calibri"/>
                <w:b/>
                <w:bCs/>
                <w:color w:val="000000"/>
                <w:rPrChange w:id="19388" w:author="Stefanie Lane" w:date="2022-06-23T15:12:00Z">
                  <w:rPr>
                    <w:ins w:id="19389" w:author="Stefanie Lane" w:date="2022-06-23T15:12:00Z"/>
                    <w:del w:id="19390" w:author="Lane, Stefanie" w:date="2023-04-28T12:07:00Z"/>
                  </w:rPr>
                </w:rPrChange>
              </w:rPr>
              <w:pPrChange w:id="19391" w:author="Stefanie Lane" w:date="2022-06-23T15:12:00Z">
                <w:pPr>
                  <w:jc w:val="center"/>
                </w:pPr>
              </w:pPrChange>
            </w:pPr>
            <w:ins w:id="19392" w:author="Stefanie Lane" w:date="2022-06-23T15:12:00Z">
              <w:del w:id="19393" w:author="Lane, Stefanie" w:date="2023-04-28T12:07:00Z">
                <w:r w:rsidRPr="00EB4CE1" w:rsidDel="00402FFE">
                  <w:rPr>
                    <w:rFonts w:ascii="Calibri" w:eastAsia="Times New Roman" w:hAnsi="Calibri" w:cs="Calibri"/>
                    <w:b/>
                    <w:bCs/>
                    <w:color w:val="000000"/>
                    <w:rPrChange w:id="19394" w:author="Stefanie Lane" w:date="2022-06-23T15:12:00Z">
                      <w:rPr/>
                    </w:rPrChange>
                  </w:rPr>
                  <w:delText>1999</w:delText>
                </w:r>
              </w:del>
            </w:ins>
          </w:p>
        </w:tc>
        <w:tc>
          <w:tcPr>
            <w:tcW w:w="810" w:type="dxa"/>
            <w:tcBorders>
              <w:top w:val="single" w:sz="4" w:space="0" w:color="auto"/>
              <w:left w:val="nil"/>
              <w:bottom w:val="single" w:sz="8" w:space="0" w:color="auto"/>
              <w:right w:val="nil"/>
            </w:tcBorders>
            <w:shd w:val="clear" w:color="auto" w:fill="auto"/>
            <w:noWrap/>
            <w:vAlign w:val="center"/>
            <w:hideMark/>
            <w:tcPrChange w:id="19395"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5F398AFA" w14:textId="77777777" w:rsidR="00EB4CE1" w:rsidRPr="00EB4CE1" w:rsidDel="00402FFE" w:rsidRDefault="00EB4CE1">
            <w:pPr>
              <w:spacing w:after="0" w:line="240" w:lineRule="auto"/>
              <w:jc w:val="center"/>
              <w:rPr>
                <w:ins w:id="19396" w:author="Stefanie Lane" w:date="2022-06-23T15:12:00Z"/>
                <w:del w:id="19397" w:author="Lane, Stefanie" w:date="2023-04-28T12:07:00Z"/>
                <w:rFonts w:ascii="Calibri" w:eastAsia="Times New Roman" w:hAnsi="Calibri" w:cs="Calibri"/>
                <w:b/>
                <w:bCs/>
                <w:color w:val="000000"/>
                <w:rPrChange w:id="19398" w:author="Stefanie Lane" w:date="2022-06-23T15:12:00Z">
                  <w:rPr>
                    <w:ins w:id="19399" w:author="Stefanie Lane" w:date="2022-06-23T15:12:00Z"/>
                    <w:del w:id="19400" w:author="Lane, Stefanie" w:date="2023-04-28T12:07:00Z"/>
                  </w:rPr>
                </w:rPrChange>
              </w:rPr>
              <w:pPrChange w:id="19401" w:author="Stefanie Lane" w:date="2022-06-23T15:12:00Z">
                <w:pPr>
                  <w:jc w:val="center"/>
                </w:pPr>
              </w:pPrChange>
            </w:pPr>
            <w:ins w:id="19402" w:author="Stefanie Lane" w:date="2022-06-23T15:12:00Z">
              <w:del w:id="19403" w:author="Lane, Stefanie" w:date="2023-04-28T12:07:00Z">
                <w:r w:rsidRPr="00EB4CE1" w:rsidDel="00402FFE">
                  <w:rPr>
                    <w:rFonts w:ascii="Calibri" w:eastAsia="Times New Roman" w:hAnsi="Calibri" w:cs="Calibri"/>
                    <w:b/>
                    <w:bCs/>
                    <w:color w:val="000000"/>
                    <w:rPrChange w:id="19404" w:author="Stefanie Lane" w:date="2022-06-23T15:12:00Z">
                      <w:rPr/>
                    </w:rPrChange>
                  </w:rPr>
                  <w:delText>2019</w:delText>
                </w:r>
              </w:del>
            </w:ins>
          </w:p>
        </w:tc>
        <w:tc>
          <w:tcPr>
            <w:tcW w:w="1710" w:type="dxa"/>
            <w:tcBorders>
              <w:top w:val="single" w:sz="4" w:space="0" w:color="auto"/>
              <w:left w:val="nil"/>
              <w:bottom w:val="single" w:sz="8" w:space="0" w:color="auto"/>
              <w:right w:val="nil"/>
            </w:tcBorders>
            <w:shd w:val="clear" w:color="auto" w:fill="auto"/>
            <w:vAlign w:val="center"/>
            <w:hideMark/>
            <w:tcPrChange w:id="19405" w:author="Stefanie Lane" w:date="2022-06-23T15:14:00Z">
              <w:tcPr>
                <w:tcW w:w="1560" w:type="dxa"/>
                <w:tcBorders>
                  <w:top w:val="single" w:sz="4" w:space="0" w:color="auto"/>
                  <w:left w:val="nil"/>
                  <w:bottom w:val="single" w:sz="8" w:space="0" w:color="auto"/>
                  <w:right w:val="nil"/>
                </w:tcBorders>
                <w:shd w:val="clear" w:color="auto" w:fill="auto"/>
                <w:vAlign w:val="center"/>
                <w:hideMark/>
              </w:tcPr>
            </w:tcPrChange>
          </w:tcPr>
          <w:p w14:paraId="3D957D99" w14:textId="77777777" w:rsidR="00EB4CE1" w:rsidRPr="00EB4CE1" w:rsidDel="00402FFE" w:rsidRDefault="00EB4CE1">
            <w:pPr>
              <w:spacing w:after="0" w:line="240" w:lineRule="auto"/>
              <w:jc w:val="center"/>
              <w:rPr>
                <w:ins w:id="19406" w:author="Stefanie Lane" w:date="2022-06-23T15:12:00Z"/>
                <w:del w:id="19407" w:author="Lane, Stefanie" w:date="2023-04-28T12:07:00Z"/>
                <w:rFonts w:ascii="Calibri" w:eastAsia="Times New Roman" w:hAnsi="Calibri" w:cs="Calibri"/>
                <w:b/>
                <w:bCs/>
                <w:color w:val="000000"/>
                <w:rPrChange w:id="19408" w:author="Stefanie Lane" w:date="2022-06-23T15:12:00Z">
                  <w:rPr>
                    <w:ins w:id="19409" w:author="Stefanie Lane" w:date="2022-06-23T15:12:00Z"/>
                    <w:del w:id="19410" w:author="Lane, Stefanie" w:date="2023-04-28T12:07:00Z"/>
                  </w:rPr>
                </w:rPrChange>
              </w:rPr>
              <w:pPrChange w:id="19411" w:author="Stefanie Lane" w:date="2022-06-23T15:12:00Z">
                <w:pPr>
                  <w:jc w:val="center"/>
                </w:pPr>
              </w:pPrChange>
            </w:pPr>
            <w:ins w:id="19412" w:author="Stefanie Lane" w:date="2022-06-23T15:12:00Z">
              <w:del w:id="19413" w:author="Lane, Stefanie" w:date="2023-04-28T12:07:00Z">
                <w:r w:rsidRPr="00EB4CE1" w:rsidDel="00402FFE">
                  <w:rPr>
                    <w:rFonts w:ascii="Calibri" w:eastAsia="Times New Roman" w:hAnsi="Calibri" w:cs="Calibri"/>
                    <w:b/>
                    <w:bCs/>
                    <w:color w:val="000000"/>
                    <w:rPrChange w:id="19414" w:author="Stefanie Lane" w:date="2022-06-23T15:12:00Z">
                      <w:rPr/>
                    </w:rPrChange>
                  </w:rPr>
                  <w:delText>Percent Change (1979-2019)</w:delText>
                </w:r>
              </w:del>
            </w:ins>
          </w:p>
        </w:tc>
      </w:tr>
      <w:tr w:rsidR="00EB4CE1" w:rsidRPr="00EB4CE1" w:rsidDel="00402FFE" w14:paraId="7C89469A" w14:textId="77777777" w:rsidTr="006F10B7">
        <w:trPr>
          <w:trHeight w:val="300"/>
          <w:ins w:id="19415" w:author="Stefanie Lane" w:date="2022-06-23T15:12:00Z"/>
          <w:del w:id="19416" w:author="Lane, Stefanie" w:date="2023-04-28T12:07:00Z"/>
          <w:trPrChange w:id="19417" w:author="Stefanie Lane" w:date="2022-06-23T15:14:00Z">
            <w:trPr>
              <w:trHeight w:val="300"/>
            </w:trPr>
          </w:trPrChange>
        </w:trPr>
        <w:tc>
          <w:tcPr>
            <w:tcW w:w="1311" w:type="dxa"/>
            <w:vMerge w:val="restart"/>
            <w:tcBorders>
              <w:top w:val="nil"/>
              <w:left w:val="single" w:sz="8" w:space="0" w:color="auto"/>
              <w:bottom w:val="single" w:sz="8" w:space="0" w:color="000000"/>
              <w:right w:val="nil"/>
            </w:tcBorders>
            <w:shd w:val="clear" w:color="auto" w:fill="auto"/>
            <w:noWrap/>
            <w:vAlign w:val="center"/>
            <w:hideMark/>
            <w:tcPrChange w:id="19418" w:author="Stefanie Lane" w:date="2022-06-23T15:14:00Z">
              <w:tcPr>
                <w:tcW w:w="1240" w:type="dxa"/>
                <w:vMerge w:val="restart"/>
                <w:tcBorders>
                  <w:top w:val="nil"/>
                  <w:left w:val="single" w:sz="8" w:space="0" w:color="auto"/>
                  <w:bottom w:val="single" w:sz="8" w:space="0" w:color="000000"/>
                  <w:right w:val="nil"/>
                </w:tcBorders>
                <w:shd w:val="clear" w:color="auto" w:fill="auto"/>
                <w:noWrap/>
                <w:vAlign w:val="center"/>
                <w:hideMark/>
              </w:tcPr>
            </w:tcPrChange>
          </w:tcPr>
          <w:p w14:paraId="4311BC9A" w14:textId="77777777" w:rsidR="00EB4CE1" w:rsidRPr="00EB4CE1" w:rsidDel="00402FFE" w:rsidRDefault="00EB4CE1">
            <w:pPr>
              <w:spacing w:after="0" w:line="240" w:lineRule="auto"/>
              <w:jc w:val="center"/>
              <w:rPr>
                <w:ins w:id="19419" w:author="Stefanie Lane" w:date="2022-06-23T15:12:00Z"/>
                <w:del w:id="19420" w:author="Lane, Stefanie" w:date="2023-04-28T12:07:00Z"/>
                <w:rFonts w:ascii="Calibri" w:eastAsia="Times New Roman" w:hAnsi="Calibri" w:cs="Calibri"/>
                <w:color w:val="000000"/>
                <w:rPrChange w:id="19421" w:author="Stefanie Lane" w:date="2022-06-23T15:12:00Z">
                  <w:rPr>
                    <w:ins w:id="19422" w:author="Stefanie Lane" w:date="2022-06-23T15:12:00Z"/>
                    <w:del w:id="19423" w:author="Lane, Stefanie" w:date="2023-04-28T12:07:00Z"/>
                  </w:rPr>
                </w:rPrChange>
              </w:rPr>
              <w:pPrChange w:id="19424" w:author="Stefanie Lane" w:date="2022-06-23T15:12:00Z">
                <w:pPr>
                  <w:jc w:val="center"/>
                </w:pPr>
              </w:pPrChange>
            </w:pPr>
            <w:ins w:id="19425" w:author="Stefanie Lane" w:date="2022-06-23T15:12:00Z">
              <w:del w:id="19426" w:author="Lane, Stefanie" w:date="2023-04-28T12:07:00Z">
                <w:r w:rsidRPr="00EB4CE1" w:rsidDel="00402FFE">
                  <w:rPr>
                    <w:rFonts w:ascii="Calibri" w:eastAsia="Times New Roman" w:hAnsi="Calibri" w:cs="Calibri"/>
                    <w:color w:val="000000"/>
                    <w:rPrChange w:id="19427" w:author="Stefanie Lane" w:date="2022-06-23T15:12:00Z">
                      <w:rPr/>
                    </w:rPrChange>
                  </w:rPr>
                  <w:delText>Sedge</w:delText>
                </w:r>
              </w:del>
            </w:ins>
          </w:p>
        </w:tc>
        <w:tc>
          <w:tcPr>
            <w:tcW w:w="1160" w:type="dxa"/>
            <w:tcBorders>
              <w:top w:val="nil"/>
              <w:left w:val="single" w:sz="8" w:space="0" w:color="auto"/>
              <w:bottom w:val="single" w:sz="8" w:space="0" w:color="auto"/>
              <w:right w:val="nil"/>
            </w:tcBorders>
            <w:shd w:val="clear" w:color="auto" w:fill="auto"/>
            <w:noWrap/>
            <w:vAlign w:val="bottom"/>
            <w:hideMark/>
            <w:tcPrChange w:id="19428" w:author="Stefanie Lane" w:date="2022-06-23T15:14:00Z">
              <w:tcPr>
                <w:tcW w:w="1160" w:type="dxa"/>
                <w:tcBorders>
                  <w:top w:val="nil"/>
                  <w:left w:val="single" w:sz="8" w:space="0" w:color="auto"/>
                  <w:bottom w:val="single" w:sz="8" w:space="0" w:color="auto"/>
                  <w:right w:val="nil"/>
                </w:tcBorders>
                <w:shd w:val="clear" w:color="auto" w:fill="auto"/>
                <w:noWrap/>
                <w:vAlign w:val="bottom"/>
                <w:hideMark/>
              </w:tcPr>
            </w:tcPrChange>
          </w:tcPr>
          <w:p w14:paraId="1A7D3E82" w14:textId="77777777" w:rsidR="00EB4CE1" w:rsidRPr="00EB4CE1" w:rsidDel="00402FFE" w:rsidRDefault="00EB4CE1">
            <w:pPr>
              <w:spacing w:after="0" w:line="240" w:lineRule="auto"/>
              <w:rPr>
                <w:ins w:id="19429" w:author="Stefanie Lane" w:date="2022-06-23T15:12:00Z"/>
                <w:del w:id="19430" w:author="Lane, Stefanie" w:date="2023-04-28T12:07:00Z"/>
                <w:rFonts w:ascii="Calibri" w:eastAsia="Times New Roman" w:hAnsi="Calibri" w:cs="Calibri"/>
                <w:color w:val="000000"/>
                <w:rPrChange w:id="19431" w:author="Stefanie Lane" w:date="2022-06-23T15:12:00Z">
                  <w:rPr>
                    <w:ins w:id="19432" w:author="Stefanie Lane" w:date="2022-06-23T15:12:00Z"/>
                    <w:del w:id="19433" w:author="Lane, Stefanie" w:date="2023-04-28T12:07:00Z"/>
                  </w:rPr>
                </w:rPrChange>
              </w:rPr>
              <w:pPrChange w:id="19434" w:author="Stefanie Lane" w:date="2022-06-23T15:12:00Z">
                <w:pPr/>
              </w:pPrChange>
            </w:pPr>
            <w:ins w:id="19435" w:author="Stefanie Lane" w:date="2022-06-23T15:12:00Z">
              <w:del w:id="19436" w:author="Lane, Stefanie" w:date="2023-04-28T12:07:00Z">
                <w:r w:rsidRPr="00EB4CE1" w:rsidDel="00402FFE">
                  <w:rPr>
                    <w:rFonts w:ascii="Calibri" w:eastAsia="Times New Roman" w:hAnsi="Calibri" w:cs="Calibri"/>
                    <w:color w:val="000000"/>
                    <w:rPrChange w:id="19437" w:author="Stefanie Lane" w:date="2022-06-23T15:12:00Z">
                      <w:rPr/>
                    </w:rPrChange>
                  </w:rPr>
                  <w:delText>Unknown</w:delText>
                </w:r>
              </w:del>
            </w:ins>
          </w:p>
        </w:tc>
        <w:tc>
          <w:tcPr>
            <w:tcW w:w="3320" w:type="dxa"/>
            <w:tcBorders>
              <w:top w:val="nil"/>
              <w:left w:val="nil"/>
              <w:bottom w:val="single" w:sz="8" w:space="0" w:color="auto"/>
              <w:right w:val="nil"/>
            </w:tcBorders>
            <w:shd w:val="clear" w:color="auto" w:fill="auto"/>
            <w:noWrap/>
            <w:vAlign w:val="bottom"/>
            <w:hideMark/>
            <w:tcPrChange w:id="19438"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51D3BD8B" w14:textId="77777777" w:rsidR="00EB4CE1" w:rsidRPr="00EB4CE1" w:rsidDel="00402FFE" w:rsidRDefault="00EB4CE1">
            <w:pPr>
              <w:spacing w:after="0" w:line="240" w:lineRule="auto"/>
              <w:rPr>
                <w:ins w:id="19439" w:author="Stefanie Lane" w:date="2022-06-23T15:12:00Z"/>
                <w:del w:id="19440" w:author="Lane, Stefanie" w:date="2023-04-28T12:07:00Z"/>
                <w:rFonts w:ascii="Calibri" w:eastAsia="Times New Roman" w:hAnsi="Calibri" w:cs="Calibri"/>
                <w:i/>
                <w:iCs/>
                <w:color w:val="000000"/>
                <w:rPrChange w:id="19441" w:author="Stefanie Lane" w:date="2022-06-23T15:12:00Z">
                  <w:rPr>
                    <w:ins w:id="19442" w:author="Stefanie Lane" w:date="2022-06-23T15:12:00Z"/>
                    <w:del w:id="19443" w:author="Lane, Stefanie" w:date="2023-04-28T12:07:00Z"/>
                  </w:rPr>
                </w:rPrChange>
              </w:rPr>
              <w:pPrChange w:id="19444" w:author="Stefanie Lane" w:date="2022-06-23T15:12:00Z">
                <w:pPr/>
              </w:pPrChange>
            </w:pPr>
            <w:ins w:id="19445" w:author="Stefanie Lane" w:date="2022-06-23T15:12:00Z">
              <w:del w:id="19446" w:author="Lane, Stefanie" w:date="2023-04-28T12:07:00Z">
                <w:r w:rsidRPr="00EB4CE1" w:rsidDel="00402FFE">
                  <w:rPr>
                    <w:rFonts w:ascii="Calibri" w:eastAsia="Times New Roman" w:hAnsi="Calibri" w:cs="Calibri"/>
                    <w:i/>
                    <w:iCs/>
                    <w:color w:val="000000"/>
                    <w:rPrChange w:id="19447" w:author="Stefanie Lane" w:date="2022-06-23T15:12:00Z">
                      <w:rPr/>
                    </w:rPrChange>
                  </w:rPr>
                  <w:delText>Galium sp.</w:delText>
                </w:r>
              </w:del>
            </w:ins>
          </w:p>
        </w:tc>
        <w:tc>
          <w:tcPr>
            <w:tcW w:w="869" w:type="dxa"/>
            <w:tcBorders>
              <w:top w:val="nil"/>
              <w:left w:val="nil"/>
              <w:bottom w:val="single" w:sz="8" w:space="0" w:color="auto"/>
              <w:right w:val="nil"/>
            </w:tcBorders>
            <w:shd w:val="clear" w:color="auto" w:fill="auto"/>
            <w:noWrap/>
            <w:vAlign w:val="bottom"/>
            <w:hideMark/>
            <w:tcPrChange w:id="19448"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431B5FCD" w14:textId="77777777" w:rsidR="00EB4CE1" w:rsidRPr="00EB4CE1" w:rsidDel="00402FFE" w:rsidRDefault="00EB4CE1">
            <w:pPr>
              <w:spacing w:after="0" w:line="240" w:lineRule="auto"/>
              <w:jc w:val="center"/>
              <w:rPr>
                <w:ins w:id="19449" w:author="Stefanie Lane" w:date="2022-06-23T15:12:00Z"/>
                <w:del w:id="19450" w:author="Lane, Stefanie" w:date="2023-04-28T12:07:00Z"/>
                <w:rFonts w:ascii="Calibri" w:eastAsia="Times New Roman" w:hAnsi="Calibri" w:cs="Calibri"/>
                <w:color w:val="000000"/>
                <w:rPrChange w:id="19451" w:author="Stefanie Lane" w:date="2022-06-23T15:12:00Z">
                  <w:rPr>
                    <w:ins w:id="19452" w:author="Stefanie Lane" w:date="2022-06-23T15:12:00Z"/>
                    <w:del w:id="19453" w:author="Lane, Stefanie" w:date="2023-04-28T12:07:00Z"/>
                  </w:rPr>
                </w:rPrChange>
              </w:rPr>
              <w:pPrChange w:id="19454" w:author="Stefanie Lane" w:date="2022-06-23T15:12:00Z">
                <w:pPr>
                  <w:jc w:val="center"/>
                </w:pPr>
              </w:pPrChange>
            </w:pPr>
            <w:ins w:id="19455" w:author="Stefanie Lane" w:date="2022-06-23T15:12:00Z">
              <w:del w:id="19456" w:author="Lane, Stefanie" w:date="2023-04-28T12:07:00Z">
                <w:r w:rsidRPr="00EB4CE1" w:rsidDel="00402FFE">
                  <w:rPr>
                    <w:rFonts w:ascii="Calibri" w:eastAsia="Times New Roman" w:hAnsi="Calibri" w:cs="Calibri"/>
                    <w:color w:val="000000"/>
                    <w:rPrChange w:id="19457" w:author="Stefanie Lane" w:date="2022-06-23T15:12:00Z">
                      <w:rPr/>
                    </w:rPrChange>
                  </w:rPr>
                  <w:delText>0.00</w:delText>
                </w:r>
              </w:del>
            </w:ins>
          </w:p>
        </w:tc>
        <w:tc>
          <w:tcPr>
            <w:tcW w:w="990" w:type="dxa"/>
            <w:tcBorders>
              <w:top w:val="nil"/>
              <w:left w:val="nil"/>
              <w:bottom w:val="single" w:sz="8" w:space="0" w:color="auto"/>
              <w:right w:val="nil"/>
            </w:tcBorders>
            <w:shd w:val="clear" w:color="auto" w:fill="auto"/>
            <w:noWrap/>
            <w:vAlign w:val="bottom"/>
            <w:hideMark/>
            <w:tcPrChange w:id="19458"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0C37214E" w14:textId="77777777" w:rsidR="00EB4CE1" w:rsidRPr="00EB4CE1" w:rsidDel="00402FFE" w:rsidRDefault="00EB4CE1">
            <w:pPr>
              <w:spacing w:after="0" w:line="240" w:lineRule="auto"/>
              <w:jc w:val="center"/>
              <w:rPr>
                <w:ins w:id="19459" w:author="Stefanie Lane" w:date="2022-06-23T15:12:00Z"/>
                <w:del w:id="19460" w:author="Lane, Stefanie" w:date="2023-04-28T12:07:00Z"/>
                <w:rFonts w:ascii="Calibri" w:eastAsia="Times New Roman" w:hAnsi="Calibri" w:cs="Calibri"/>
                <w:color w:val="000000"/>
                <w:rPrChange w:id="19461" w:author="Stefanie Lane" w:date="2022-06-23T15:12:00Z">
                  <w:rPr>
                    <w:ins w:id="19462" w:author="Stefanie Lane" w:date="2022-06-23T15:12:00Z"/>
                    <w:del w:id="19463" w:author="Lane, Stefanie" w:date="2023-04-28T12:07:00Z"/>
                  </w:rPr>
                </w:rPrChange>
              </w:rPr>
              <w:pPrChange w:id="19464" w:author="Stefanie Lane" w:date="2022-06-23T15:12:00Z">
                <w:pPr>
                  <w:jc w:val="center"/>
                </w:pPr>
              </w:pPrChange>
            </w:pPr>
            <w:ins w:id="19465" w:author="Stefanie Lane" w:date="2022-06-23T15:12:00Z">
              <w:del w:id="19466" w:author="Lane, Stefanie" w:date="2023-04-28T12:07:00Z">
                <w:r w:rsidRPr="00EB4CE1" w:rsidDel="00402FFE">
                  <w:rPr>
                    <w:rFonts w:ascii="Calibri" w:eastAsia="Times New Roman" w:hAnsi="Calibri" w:cs="Calibri"/>
                    <w:color w:val="000000"/>
                    <w:rPrChange w:id="19467" w:author="Stefanie Lane" w:date="2022-06-23T15:12:00Z">
                      <w:rPr/>
                    </w:rPrChange>
                  </w:rPr>
                  <w:delText>0.03</w:delText>
                </w:r>
              </w:del>
            </w:ins>
          </w:p>
        </w:tc>
        <w:tc>
          <w:tcPr>
            <w:tcW w:w="810" w:type="dxa"/>
            <w:tcBorders>
              <w:top w:val="nil"/>
              <w:left w:val="nil"/>
              <w:bottom w:val="single" w:sz="8" w:space="0" w:color="auto"/>
              <w:right w:val="nil"/>
            </w:tcBorders>
            <w:shd w:val="clear" w:color="auto" w:fill="auto"/>
            <w:noWrap/>
            <w:vAlign w:val="bottom"/>
            <w:hideMark/>
            <w:tcPrChange w:id="19468"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A055B0B" w14:textId="77777777" w:rsidR="00EB4CE1" w:rsidRPr="00EB4CE1" w:rsidDel="00402FFE" w:rsidRDefault="00EB4CE1">
            <w:pPr>
              <w:spacing w:after="0" w:line="240" w:lineRule="auto"/>
              <w:jc w:val="center"/>
              <w:rPr>
                <w:ins w:id="19469" w:author="Stefanie Lane" w:date="2022-06-23T15:12:00Z"/>
                <w:del w:id="19470" w:author="Lane, Stefanie" w:date="2023-04-28T12:07:00Z"/>
                <w:rFonts w:ascii="Calibri" w:eastAsia="Times New Roman" w:hAnsi="Calibri" w:cs="Calibri"/>
                <w:color w:val="000000"/>
                <w:rPrChange w:id="19471" w:author="Stefanie Lane" w:date="2022-06-23T15:12:00Z">
                  <w:rPr>
                    <w:ins w:id="19472" w:author="Stefanie Lane" w:date="2022-06-23T15:12:00Z"/>
                    <w:del w:id="19473" w:author="Lane, Stefanie" w:date="2023-04-28T12:07:00Z"/>
                  </w:rPr>
                </w:rPrChange>
              </w:rPr>
              <w:pPrChange w:id="19474" w:author="Stefanie Lane" w:date="2022-06-23T15:12:00Z">
                <w:pPr>
                  <w:jc w:val="center"/>
                </w:pPr>
              </w:pPrChange>
            </w:pPr>
            <w:ins w:id="19475" w:author="Stefanie Lane" w:date="2022-06-23T15:12:00Z">
              <w:del w:id="19476" w:author="Lane, Stefanie" w:date="2023-04-28T12:07:00Z">
                <w:r w:rsidRPr="00EB4CE1" w:rsidDel="00402FFE">
                  <w:rPr>
                    <w:rFonts w:ascii="Calibri" w:eastAsia="Times New Roman" w:hAnsi="Calibri" w:cs="Calibri"/>
                    <w:color w:val="000000"/>
                    <w:rPrChange w:id="19477" w:author="Stefanie Lane" w:date="2022-06-23T15:12:00Z">
                      <w:rPr/>
                    </w:rPrChange>
                  </w:rPr>
                  <w:delText>0.00</w:delText>
                </w:r>
              </w:del>
            </w:ins>
          </w:p>
        </w:tc>
        <w:tc>
          <w:tcPr>
            <w:tcW w:w="1710" w:type="dxa"/>
            <w:tcBorders>
              <w:top w:val="nil"/>
              <w:left w:val="nil"/>
              <w:bottom w:val="single" w:sz="8" w:space="0" w:color="auto"/>
              <w:right w:val="single" w:sz="8" w:space="0" w:color="auto"/>
            </w:tcBorders>
            <w:shd w:val="clear" w:color="auto" w:fill="auto"/>
            <w:noWrap/>
            <w:vAlign w:val="bottom"/>
            <w:hideMark/>
            <w:tcPrChange w:id="19478"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7A828730" w14:textId="77777777" w:rsidR="00EB4CE1" w:rsidRPr="00EB4CE1" w:rsidDel="00402FFE" w:rsidRDefault="00EB4CE1">
            <w:pPr>
              <w:spacing w:after="0" w:line="240" w:lineRule="auto"/>
              <w:jc w:val="center"/>
              <w:rPr>
                <w:ins w:id="19479" w:author="Stefanie Lane" w:date="2022-06-23T15:12:00Z"/>
                <w:del w:id="19480" w:author="Lane, Stefanie" w:date="2023-04-28T12:07:00Z"/>
                <w:rFonts w:ascii="Calibri" w:eastAsia="Times New Roman" w:hAnsi="Calibri" w:cs="Calibri"/>
                <w:color w:val="000000"/>
                <w:rPrChange w:id="19481" w:author="Stefanie Lane" w:date="2022-06-23T15:12:00Z">
                  <w:rPr>
                    <w:ins w:id="19482" w:author="Stefanie Lane" w:date="2022-06-23T15:12:00Z"/>
                    <w:del w:id="19483" w:author="Lane, Stefanie" w:date="2023-04-28T12:07:00Z"/>
                  </w:rPr>
                </w:rPrChange>
              </w:rPr>
              <w:pPrChange w:id="19484" w:author="Stefanie Lane" w:date="2022-06-23T15:12:00Z">
                <w:pPr>
                  <w:jc w:val="center"/>
                </w:pPr>
              </w:pPrChange>
            </w:pPr>
            <w:ins w:id="19485" w:author="Stefanie Lane" w:date="2022-06-23T15:12:00Z">
              <w:del w:id="19486" w:author="Lane, Stefanie" w:date="2023-04-28T12:07:00Z">
                <w:r w:rsidRPr="00EB4CE1" w:rsidDel="00402FFE">
                  <w:rPr>
                    <w:rFonts w:ascii="Calibri" w:eastAsia="Times New Roman" w:hAnsi="Calibri" w:cs="Calibri"/>
                    <w:color w:val="000000"/>
                    <w:rPrChange w:id="19487" w:author="Stefanie Lane" w:date="2022-06-23T15:12:00Z">
                      <w:rPr/>
                    </w:rPrChange>
                  </w:rPr>
                  <w:delText>NA</w:delText>
                </w:r>
              </w:del>
            </w:ins>
          </w:p>
        </w:tc>
      </w:tr>
      <w:tr w:rsidR="00EB4CE1" w:rsidRPr="00EB4CE1" w:rsidDel="00402FFE" w14:paraId="1FE34AB4" w14:textId="77777777" w:rsidTr="006F10B7">
        <w:trPr>
          <w:trHeight w:val="290"/>
          <w:ins w:id="19488" w:author="Stefanie Lane" w:date="2022-06-23T15:12:00Z"/>
          <w:del w:id="19489" w:author="Lane, Stefanie" w:date="2023-04-28T12:07:00Z"/>
          <w:trPrChange w:id="1949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949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966800D" w14:textId="77777777" w:rsidR="00EB4CE1" w:rsidRPr="00EB4CE1" w:rsidDel="00402FFE" w:rsidRDefault="00EB4CE1">
            <w:pPr>
              <w:spacing w:after="0" w:line="240" w:lineRule="auto"/>
              <w:rPr>
                <w:ins w:id="19492" w:author="Stefanie Lane" w:date="2022-06-23T15:12:00Z"/>
                <w:del w:id="19493" w:author="Lane, Stefanie" w:date="2023-04-28T12:07:00Z"/>
                <w:rFonts w:ascii="Calibri" w:eastAsia="Times New Roman" w:hAnsi="Calibri" w:cs="Calibri"/>
                <w:color w:val="000000"/>
                <w:rPrChange w:id="19494" w:author="Stefanie Lane" w:date="2022-06-23T15:12:00Z">
                  <w:rPr>
                    <w:ins w:id="19495" w:author="Stefanie Lane" w:date="2022-06-23T15:12:00Z"/>
                    <w:del w:id="19496" w:author="Lane, Stefanie" w:date="2023-04-28T12:07:00Z"/>
                  </w:rPr>
                </w:rPrChange>
              </w:rPr>
              <w:pPrChange w:id="19497" w:author="Stefanie Lane" w:date="2022-06-23T15:12: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19498"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2C4B412D" w14:textId="77777777" w:rsidR="00EB4CE1" w:rsidRPr="00EB4CE1" w:rsidDel="00402FFE" w:rsidRDefault="00EB4CE1">
            <w:pPr>
              <w:spacing w:after="0" w:line="240" w:lineRule="auto"/>
              <w:jc w:val="center"/>
              <w:rPr>
                <w:ins w:id="19499" w:author="Stefanie Lane" w:date="2022-06-23T15:12:00Z"/>
                <w:del w:id="19500" w:author="Lane, Stefanie" w:date="2023-04-28T12:07:00Z"/>
                <w:rFonts w:ascii="Calibri" w:eastAsia="Times New Roman" w:hAnsi="Calibri" w:cs="Calibri"/>
                <w:color w:val="000000"/>
                <w:rPrChange w:id="19501" w:author="Stefanie Lane" w:date="2022-06-23T15:12:00Z">
                  <w:rPr>
                    <w:ins w:id="19502" w:author="Stefanie Lane" w:date="2022-06-23T15:12:00Z"/>
                    <w:del w:id="19503" w:author="Lane, Stefanie" w:date="2023-04-28T12:07:00Z"/>
                  </w:rPr>
                </w:rPrChange>
              </w:rPr>
              <w:pPrChange w:id="19504" w:author="Stefanie Lane" w:date="2022-06-23T15:12:00Z">
                <w:pPr>
                  <w:jc w:val="center"/>
                </w:pPr>
              </w:pPrChange>
            </w:pPr>
            <w:ins w:id="19505" w:author="Stefanie Lane" w:date="2022-06-23T15:12:00Z">
              <w:del w:id="19506" w:author="Lane, Stefanie" w:date="2023-04-28T12:07:00Z">
                <w:r w:rsidRPr="00EB4CE1" w:rsidDel="00402FFE">
                  <w:rPr>
                    <w:rFonts w:ascii="Calibri" w:eastAsia="Times New Roman" w:hAnsi="Calibri" w:cs="Calibri"/>
                    <w:color w:val="000000"/>
                    <w:rPrChange w:id="19507" w:author="Stefanie Lane" w:date="2022-06-23T15:12:00Z">
                      <w:rPr/>
                    </w:rPrChange>
                  </w:rPr>
                  <w:delText>Non-native</w:delText>
                </w:r>
              </w:del>
            </w:ins>
          </w:p>
        </w:tc>
        <w:tc>
          <w:tcPr>
            <w:tcW w:w="3320" w:type="dxa"/>
            <w:tcBorders>
              <w:top w:val="nil"/>
              <w:left w:val="nil"/>
              <w:bottom w:val="nil"/>
              <w:right w:val="nil"/>
            </w:tcBorders>
            <w:shd w:val="clear" w:color="auto" w:fill="auto"/>
            <w:noWrap/>
            <w:vAlign w:val="bottom"/>
            <w:hideMark/>
            <w:tcPrChange w:id="19508" w:author="Stefanie Lane" w:date="2022-06-23T15:14:00Z">
              <w:tcPr>
                <w:tcW w:w="3320" w:type="dxa"/>
                <w:tcBorders>
                  <w:top w:val="nil"/>
                  <w:left w:val="nil"/>
                  <w:bottom w:val="nil"/>
                  <w:right w:val="nil"/>
                </w:tcBorders>
                <w:shd w:val="clear" w:color="auto" w:fill="auto"/>
                <w:noWrap/>
                <w:vAlign w:val="bottom"/>
                <w:hideMark/>
              </w:tcPr>
            </w:tcPrChange>
          </w:tcPr>
          <w:p w14:paraId="5E1015A4" w14:textId="77777777" w:rsidR="00EB4CE1" w:rsidRPr="00EB4CE1" w:rsidDel="00402FFE" w:rsidRDefault="00EB4CE1">
            <w:pPr>
              <w:spacing w:after="0" w:line="240" w:lineRule="auto"/>
              <w:rPr>
                <w:ins w:id="19509" w:author="Stefanie Lane" w:date="2022-06-23T15:12:00Z"/>
                <w:del w:id="19510" w:author="Lane, Stefanie" w:date="2023-04-28T12:07:00Z"/>
                <w:rFonts w:ascii="Calibri" w:eastAsia="Times New Roman" w:hAnsi="Calibri" w:cs="Calibri"/>
                <w:i/>
                <w:iCs/>
                <w:color w:val="000000"/>
                <w:rPrChange w:id="19511" w:author="Stefanie Lane" w:date="2022-06-23T15:12:00Z">
                  <w:rPr>
                    <w:ins w:id="19512" w:author="Stefanie Lane" w:date="2022-06-23T15:12:00Z"/>
                    <w:del w:id="19513" w:author="Lane, Stefanie" w:date="2023-04-28T12:07:00Z"/>
                  </w:rPr>
                </w:rPrChange>
              </w:rPr>
              <w:pPrChange w:id="19514" w:author="Stefanie Lane" w:date="2022-06-23T15:12:00Z">
                <w:pPr/>
              </w:pPrChange>
            </w:pPr>
            <w:ins w:id="19515" w:author="Stefanie Lane" w:date="2022-06-23T15:12:00Z">
              <w:del w:id="19516" w:author="Lane, Stefanie" w:date="2023-04-28T12:07:00Z">
                <w:r w:rsidRPr="00EB4CE1" w:rsidDel="00402FFE">
                  <w:rPr>
                    <w:rFonts w:ascii="Calibri" w:eastAsia="Times New Roman" w:hAnsi="Calibri" w:cs="Calibri"/>
                    <w:i/>
                    <w:iCs/>
                    <w:color w:val="000000"/>
                    <w:rPrChange w:id="19517" w:author="Stefanie Lane" w:date="2022-06-23T15:12:00Z">
                      <w:rPr/>
                    </w:rPrChange>
                  </w:rPr>
                  <w:delText>Myosotis scorpiodes</w:delText>
                </w:r>
              </w:del>
            </w:ins>
          </w:p>
        </w:tc>
        <w:tc>
          <w:tcPr>
            <w:tcW w:w="869" w:type="dxa"/>
            <w:tcBorders>
              <w:top w:val="nil"/>
              <w:left w:val="nil"/>
              <w:bottom w:val="nil"/>
              <w:right w:val="nil"/>
            </w:tcBorders>
            <w:shd w:val="clear" w:color="auto" w:fill="auto"/>
            <w:noWrap/>
            <w:vAlign w:val="bottom"/>
            <w:hideMark/>
            <w:tcPrChange w:id="19518" w:author="Stefanie Lane" w:date="2022-06-23T15:14:00Z">
              <w:tcPr>
                <w:tcW w:w="960" w:type="dxa"/>
                <w:tcBorders>
                  <w:top w:val="nil"/>
                  <w:left w:val="nil"/>
                  <w:bottom w:val="nil"/>
                  <w:right w:val="nil"/>
                </w:tcBorders>
                <w:shd w:val="clear" w:color="auto" w:fill="auto"/>
                <w:noWrap/>
                <w:vAlign w:val="bottom"/>
                <w:hideMark/>
              </w:tcPr>
            </w:tcPrChange>
          </w:tcPr>
          <w:p w14:paraId="2A1B1A8F" w14:textId="77777777" w:rsidR="00EB4CE1" w:rsidRPr="00EB4CE1" w:rsidDel="00402FFE" w:rsidRDefault="00EB4CE1">
            <w:pPr>
              <w:spacing w:after="0" w:line="240" w:lineRule="auto"/>
              <w:jc w:val="center"/>
              <w:rPr>
                <w:ins w:id="19519" w:author="Stefanie Lane" w:date="2022-06-23T15:12:00Z"/>
                <w:del w:id="19520" w:author="Lane, Stefanie" w:date="2023-04-28T12:07:00Z"/>
                <w:rFonts w:ascii="Calibri" w:eastAsia="Times New Roman" w:hAnsi="Calibri" w:cs="Calibri"/>
                <w:color w:val="000000"/>
                <w:rPrChange w:id="19521" w:author="Stefanie Lane" w:date="2022-06-23T15:12:00Z">
                  <w:rPr>
                    <w:ins w:id="19522" w:author="Stefanie Lane" w:date="2022-06-23T15:12:00Z"/>
                    <w:del w:id="19523" w:author="Lane, Stefanie" w:date="2023-04-28T12:07:00Z"/>
                  </w:rPr>
                </w:rPrChange>
              </w:rPr>
              <w:pPrChange w:id="19524" w:author="Stefanie Lane" w:date="2022-06-23T15:12:00Z">
                <w:pPr>
                  <w:jc w:val="center"/>
                </w:pPr>
              </w:pPrChange>
            </w:pPr>
            <w:ins w:id="19525" w:author="Stefanie Lane" w:date="2022-06-23T15:12:00Z">
              <w:del w:id="19526" w:author="Lane, Stefanie" w:date="2023-04-28T12:07:00Z">
                <w:r w:rsidRPr="00EB4CE1" w:rsidDel="00402FFE">
                  <w:rPr>
                    <w:rFonts w:ascii="Calibri" w:eastAsia="Times New Roman" w:hAnsi="Calibri" w:cs="Calibri"/>
                    <w:color w:val="000000"/>
                    <w:rPrChange w:id="19527" w:author="Stefanie Lane" w:date="2022-06-23T15:12:00Z">
                      <w:rPr/>
                    </w:rPrChange>
                  </w:rPr>
                  <w:delText>0.03</w:delText>
                </w:r>
              </w:del>
            </w:ins>
          </w:p>
        </w:tc>
        <w:tc>
          <w:tcPr>
            <w:tcW w:w="990" w:type="dxa"/>
            <w:tcBorders>
              <w:top w:val="nil"/>
              <w:left w:val="nil"/>
              <w:bottom w:val="nil"/>
              <w:right w:val="nil"/>
            </w:tcBorders>
            <w:shd w:val="clear" w:color="auto" w:fill="auto"/>
            <w:noWrap/>
            <w:vAlign w:val="bottom"/>
            <w:hideMark/>
            <w:tcPrChange w:id="19528" w:author="Stefanie Lane" w:date="2022-06-23T15:14:00Z">
              <w:tcPr>
                <w:tcW w:w="960" w:type="dxa"/>
                <w:tcBorders>
                  <w:top w:val="nil"/>
                  <w:left w:val="nil"/>
                  <w:bottom w:val="nil"/>
                  <w:right w:val="nil"/>
                </w:tcBorders>
                <w:shd w:val="clear" w:color="auto" w:fill="auto"/>
                <w:noWrap/>
                <w:vAlign w:val="bottom"/>
                <w:hideMark/>
              </w:tcPr>
            </w:tcPrChange>
          </w:tcPr>
          <w:p w14:paraId="6CD69B97" w14:textId="77777777" w:rsidR="00EB4CE1" w:rsidRPr="00EB4CE1" w:rsidDel="00402FFE" w:rsidRDefault="00EB4CE1">
            <w:pPr>
              <w:spacing w:after="0" w:line="240" w:lineRule="auto"/>
              <w:jc w:val="center"/>
              <w:rPr>
                <w:ins w:id="19529" w:author="Stefanie Lane" w:date="2022-06-23T15:12:00Z"/>
                <w:del w:id="19530" w:author="Lane, Stefanie" w:date="2023-04-28T12:07:00Z"/>
                <w:rFonts w:ascii="Calibri" w:eastAsia="Times New Roman" w:hAnsi="Calibri" w:cs="Calibri"/>
                <w:color w:val="000000"/>
                <w:rPrChange w:id="19531" w:author="Stefanie Lane" w:date="2022-06-23T15:12:00Z">
                  <w:rPr>
                    <w:ins w:id="19532" w:author="Stefanie Lane" w:date="2022-06-23T15:12:00Z"/>
                    <w:del w:id="19533" w:author="Lane, Stefanie" w:date="2023-04-28T12:07:00Z"/>
                  </w:rPr>
                </w:rPrChange>
              </w:rPr>
              <w:pPrChange w:id="19534" w:author="Stefanie Lane" w:date="2022-06-23T15:12:00Z">
                <w:pPr>
                  <w:jc w:val="center"/>
                </w:pPr>
              </w:pPrChange>
            </w:pPr>
            <w:ins w:id="19535" w:author="Stefanie Lane" w:date="2022-06-23T15:12:00Z">
              <w:del w:id="19536" w:author="Lane, Stefanie" w:date="2023-04-28T12:07:00Z">
                <w:r w:rsidRPr="00EB4CE1" w:rsidDel="00402FFE">
                  <w:rPr>
                    <w:rFonts w:ascii="Calibri" w:eastAsia="Times New Roman" w:hAnsi="Calibri" w:cs="Calibri"/>
                    <w:color w:val="000000"/>
                    <w:rPrChange w:id="19537"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19538" w:author="Stefanie Lane" w:date="2022-06-23T15:14:00Z">
              <w:tcPr>
                <w:tcW w:w="960" w:type="dxa"/>
                <w:tcBorders>
                  <w:top w:val="nil"/>
                  <w:left w:val="nil"/>
                  <w:bottom w:val="nil"/>
                  <w:right w:val="nil"/>
                </w:tcBorders>
                <w:shd w:val="clear" w:color="auto" w:fill="auto"/>
                <w:noWrap/>
                <w:vAlign w:val="bottom"/>
                <w:hideMark/>
              </w:tcPr>
            </w:tcPrChange>
          </w:tcPr>
          <w:p w14:paraId="001BE02D" w14:textId="77777777" w:rsidR="00EB4CE1" w:rsidRPr="00EB4CE1" w:rsidDel="00402FFE" w:rsidRDefault="00EB4CE1">
            <w:pPr>
              <w:spacing w:after="0" w:line="240" w:lineRule="auto"/>
              <w:jc w:val="center"/>
              <w:rPr>
                <w:ins w:id="19539" w:author="Stefanie Lane" w:date="2022-06-23T15:12:00Z"/>
                <w:del w:id="19540" w:author="Lane, Stefanie" w:date="2023-04-28T12:07:00Z"/>
                <w:rFonts w:ascii="Calibri" w:eastAsia="Times New Roman" w:hAnsi="Calibri" w:cs="Calibri"/>
                <w:color w:val="000000"/>
                <w:rPrChange w:id="19541" w:author="Stefanie Lane" w:date="2022-06-23T15:12:00Z">
                  <w:rPr>
                    <w:ins w:id="19542" w:author="Stefanie Lane" w:date="2022-06-23T15:12:00Z"/>
                    <w:del w:id="19543" w:author="Lane, Stefanie" w:date="2023-04-28T12:07:00Z"/>
                  </w:rPr>
                </w:rPrChange>
              </w:rPr>
              <w:pPrChange w:id="19544" w:author="Stefanie Lane" w:date="2022-06-23T15:12:00Z">
                <w:pPr>
                  <w:jc w:val="center"/>
                </w:pPr>
              </w:pPrChange>
            </w:pPr>
            <w:ins w:id="19545" w:author="Stefanie Lane" w:date="2022-06-23T15:12:00Z">
              <w:del w:id="19546" w:author="Lane, Stefanie" w:date="2023-04-28T12:07:00Z">
                <w:r w:rsidRPr="00EB4CE1" w:rsidDel="00402FFE">
                  <w:rPr>
                    <w:rFonts w:ascii="Calibri" w:eastAsia="Times New Roman" w:hAnsi="Calibri" w:cs="Calibri"/>
                    <w:color w:val="000000"/>
                    <w:rPrChange w:id="19547"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1954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873DC9D" w14:textId="77777777" w:rsidR="00EB4CE1" w:rsidRPr="00EB4CE1" w:rsidDel="00402FFE" w:rsidRDefault="00EB4CE1">
            <w:pPr>
              <w:spacing w:after="0" w:line="240" w:lineRule="auto"/>
              <w:jc w:val="center"/>
              <w:rPr>
                <w:ins w:id="19549" w:author="Stefanie Lane" w:date="2022-06-23T15:12:00Z"/>
                <w:del w:id="19550" w:author="Lane, Stefanie" w:date="2023-04-28T12:07:00Z"/>
                <w:rFonts w:ascii="Calibri" w:eastAsia="Times New Roman" w:hAnsi="Calibri" w:cs="Calibri"/>
                <w:color w:val="000000"/>
                <w:rPrChange w:id="19551" w:author="Stefanie Lane" w:date="2022-06-23T15:12:00Z">
                  <w:rPr>
                    <w:ins w:id="19552" w:author="Stefanie Lane" w:date="2022-06-23T15:12:00Z"/>
                    <w:del w:id="19553" w:author="Lane, Stefanie" w:date="2023-04-28T12:07:00Z"/>
                  </w:rPr>
                </w:rPrChange>
              </w:rPr>
              <w:pPrChange w:id="19554" w:author="Stefanie Lane" w:date="2022-06-23T15:12:00Z">
                <w:pPr>
                  <w:jc w:val="center"/>
                </w:pPr>
              </w:pPrChange>
            </w:pPr>
            <w:ins w:id="19555" w:author="Stefanie Lane" w:date="2022-06-23T15:12:00Z">
              <w:del w:id="19556" w:author="Lane, Stefanie" w:date="2023-04-28T12:07:00Z">
                <w:r w:rsidRPr="00EB4CE1" w:rsidDel="00402FFE">
                  <w:rPr>
                    <w:rFonts w:ascii="Calibri" w:eastAsia="Times New Roman" w:hAnsi="Calibri" w:cs="Calibri"/>
                    <w:color w:val="000000"/>
                    <w:rPrChange w:id="19557" w:author="Stefanie Lane" w:date="2022-06-23T15:12:00Z">
                      <w:rPr/>
                    </w:rPrChange>
                  </w:rPr>
                  <w:delText>-100.0</w:delText>
                </w:r>
              </w:del>
            </w:ins>
          </w:p>
        </w:tc>
      </w:tr>
      <w:tr w:rsidR="00EB4CE1" w:rsidRPr="00EB4CE1" w:rsidDel="00402FFE" w14:paraId="2E979DC5" w14:textId="77777777" w:rsidTr="006F10B7">
        <w:trPr>
          <w:trHeight w:val="290"/>
          <w:ins w:id="19558" w:author="Stefanie Lane" w:date="2022-06-23T15:12:00Z"/>
          <w:del w:id="19559" w:author="Lane, Stefanie" w:date="2023-04-28T12:07:00Z"/>
          <w:trPrChange w:id="1956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956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DB5B12E" w14:textId="77777777" w:rsidR="00EB4CE1" w:rsidRPr="00EB4CE1" w:rsidDel="00402FFE" w:rsidRDefault="00EB4CE1">
            <w:pPr>
              <w:spacing w:after="0" w:line="240" w:lineRule="auto"/>
              <w:rPr>
                <w:ins w:id="19562" w:author="Stefanie Lane" w:date="2022-06-23T15:12:00Z"/>
                <w:del w:id="19563" w:author="Lane, Stefanie" w:date="2023-04-28T12:07:00Z"/>
                <w:rFonts w:ascii="Calibri" w:eastAsia="Times New Roman" w:hAnsi="Calibri" w:cs="Calibri"/>
                <w:color w:val="000000"/>
                <w:rPrChange w:id="19564" w:author="Stefanie Lane" w:date="2022-06-23T15:12:00Z">
                  <w:rPr>
                    <w:ins w:id="19565" w:author="Stefanie Lane" w:date="2022-06-23T15:12:00Z"/>
                    <w:del w:id="19566" w:author="Lane, Stefanie" w:date="2023-04-28T12:07:00Z"/>
                  </w:rPr>
                </w:rPrChange>
              </w:rPr>
              <w:pPrChange w:id="1956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956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E5B3116" w14:textId="77777777" w:rsidR="00EB4CE1" w:rsidRPr="00EB4CE1" w:rsidDel="00402FFE" w:rsidRDefault="00EB4CE1">
            <w:pPr>
              <w:spacing w:after="0" w:line="240" w:lineRule="auto"/>
              <w:rPr>
                <w:ins w:id="19569" w:author="Stefanie Lane" w:date="2022-06-23T15:12:00Z"/>
                <w:del w:id="19570" w:author="Lane, Stefanie" w:date="2023-04-28T12:07:00Z"/>
                <w:rFonts w:ascii="Calibri" w:eastAsia="Times New Roman" w:hAnsi="Calibri" w:cs="Calibri"/>
                <w:color w:val="000000"/>
                <w:rPrChange w:id="19571" w:author="Stefanie Lane" w:date="2022-06-23T15:12:00Z">
                  <w:rPr>
                    <w:ins w:id="19572" w:author="Stefanie Lane" w:date="2022-06-23T15:12:00Z"/>
                    <w:del w:id="19573" w:author="Lane, Stefanie" w:date="2023-04-28T12:07:00Z"/>
                  </w:rPr>
                </w:rPrChange>
              </w:rPr>
              <w:pPrChange w:id="1957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957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B77111A" w14:textId="77777777" w:rsidR="00EB4CE1" w:rsidRPr="00EB4CE1" w:rsidDel="00402FFE" w:rsidRDefault="00EB4CE1">
            <w:pPr>
              <w:spacing w:after="0" w:line="240" w:lineRule="auto"/>
              <w:rPr>
                <w:ins w:id="19576" w:author="Stefanie Lane" w:date="2022-06-23T15:12:00Z"/>
                <w:del w:id="19577" w:author="Lane, Stefanie" w:date="2023-04-28T12:07:00Z"/>
                <w:rFonts w:ascii="Calibri" w:eastAsia="Times New Roman" w:hAnsi="Calibri" w:cs="Calibri"/>
                <w:i/>
                <w:iCs/>
                <w:color w:val="000000"/>
                <w:rPrChange w:id="19578" w:author="Stefanie Lane" w:date="2022-06-23T15:12:00Z">
                  <w:rPr>
                    <w:ins w:id="19579" w:author="Stefanie Lane" w:date="2022-06-23T15:12:00Z"/>
                    <w:del w:id="19580" w:author="Lane, Stefanie" w:date="2023-04-28T12:07:00Z"/>
                  </w:rPr>
                </w:rPrChange>
              </w:rPr>
              <w:pPrChange w:id="19581" w:author="Stefanie Lane" w:date="2022-06-23T15:12:00Z">
                <w:pPr/>
              </w:pPrChange>
            </w:pPr>
            <w:ins w:id="19582" w:author="Stefanie Lane" w:date="2022-06-23T15:12:00Z">
              <w:del w:id="19583" w:author="Lane, Stefanie" w:date="2023-04-28T12:07:00Z">
                <w:r w:rsidRPr="00EB4CE1" w:rsidDel="00402FFE">
                  <w:rPr>
                    <w:rFonts w:ascii="Calibri" w:eastAsia="Times New Roman" w:hAnsi="Calibri" w:cs="Calibri"/>
                    <w:i/>
                    <w:iCs/>
                    <w:color w:val="000000"/>
                    <w:rPrChange w:id="19584" w:author="Stefanie Lane" w:date="2022-06-23T15:12:00Z">
                      <w:rPr/>
                    </w:rPrChange>
                  </w:rPr>
                  <w:delText>Mentha arvensis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958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1D7F2E0" w14:textId="77777777" w:rsidR="00EB4CE1" w:rsidRPr="00EB4CE1" w:rsidDel="00402FFE" w:rsidRDefault="00EB4CE1">
            <w:pPr>
              <w:spacing w:after="0" w:line="240" w:lineRule="auto"/>
              <w:jc w:val="center"/>
              <w:rPr>
                <w:ins w:id="19586" w:author="Stefanie Lane" w:date="2022-06-23T15:12:00Z"/>
                <w:del w:id="19587" w:author="Lane, Stefanie" w:date="2023-04-28T12:07:00Z"/>
                <w:rFonts w:ascii="Calibri" w:eastAsia="Times New Roman" w:hAnsi="Calibri" w:cs="Calibri"/>
                <w:color w:val="000000"/>
                <w:rPrChange w:id="19588" w:author="Stefanie Lane" w:date="2022-06-23T15:12:00Z">
                  <w:rPr>
                    <w:ins w:id="19589" w:author="Stefanie Lane" w:date="2022-06-23T15:12:00Z"/>
                    <w:del w:id="19590" w:author="Lane, Stefanie" w:date="2023-04-28T12:07:00Z"/>
                  </w:rPr>
                </w:rPrChange>
              </w:rPr>
              <w:pPrChange w:id="19591" w:author="Stefanie Lane" w:date="2022-06-23T15:12:00Z">
                <w:pPr>
                  <w:jc w:val="center"/>
                </w:pPr>
              </w:pPrChange>
            </w:pPr>
            <w:ins w:id="19592" w:author="Stefanie Lane" w:date="2022-06-23T15:12:00Z">
              <w:del w:id="19593" w:author="Lane, Stefanie" w:date="2023-04-28T12:07:00Z">
                <w:r w:rsidRPr="00EB4CE1" w:rsidDel="00402FFE">
                  <w:rPr>
                    <w:rFonts w:ascii="Calibri" w:eastAsia="Times New Roman" w:hAnsi="Calibri" w:cs="Calibri"/>
                    <w:color w:val="000000"/>
                    <w:rPrChange w:id="19594" w:author="Stefanie Lane" w:date="2022-06-23T15:12:00Z">
                      <w:rPr/>
                    </w:rPrChange>
                  </w:rPr>
                  <w:delText>0.29</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959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48D72D0" w14:textId="77777777" w:rsidR="00EB4CE1" w:rsidRPr="00EB4CE1" w:rsidDel="00402FFE" w:rsidRDefault="00EB4CE1">
            <w:pPr>
              <w:spacing w:after="0" w:line="240" w:lineRule="auto"/>
              <w:jc w:val="center"/>
              <w:rPr>
                <w:ins w:id="19596" w:author="Stefanie Lane" w:date="2022-06-23T15:12:00Z"/>
                <w:del w:id="19597" w:author="Lane, Stefanie" w:date="2023-04-28T12:07:00Z"/>
                <w:rFonts w:ascii="Calibri" w:eastAsia="Times New Roman" w:hAnsi="Calibri" w:cs="Calibri"/>
                <w:color w:val="000000"/>
                <w:rPrChange w:id="19598" w:author="Stefanie Lane" w:date="2022-06-23T15:12:00Z">
                  <w:rPr>
                    <w:ins w:id="19599" w:author="Stefanie Lane" w:date="2022-06-23T15:12:00Z"/>
                    <w:del w:id="19600" w:author="Lane, Stefanie" w:date="2023-04-28T12:07:00Z"/>
                  </w:rPr>
                </w:rPrChange>
              </w:rPr>
              <w:pPrChange w:id="19601" w:author="Stefanie Lane" w:date="2022-06-23T15:12:00Z">
                <w:pPr>
                  <w:jc w:val="center"/>
                </w:pPr>
              </w:pPrChange>
            </w:pPr>
            <w:ins w:id="19602" w:author="Stefanie Lane" w:date="2022-06-23T15:12:00Z">
              <w:del w:id="19603" w:author="Lane, Stefanie" w:date="2023-04-28T12:07:00Z">
                <w:r w:rsidRPr="00EB4CE1" w:rsidDel="00402FFE">
                  <w:rPr>
                    <w:rFonts w:ascii="Calibri" w:eastAsia="Times New Roman" w:hAnsi="Calibri" w:cs="Calibri"/>
                    <w:color w:val="000000"/>
                    <w:rPrChange w:id="19604" w:author="Stefanie Lane" w:date="2022-06-23T15:12:00Z">
                      <w:rPr/>
                    </w:rPrChange>
                  </w:rPr>
                  <w:delText>0.16</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960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17A5D92" w14:textId="77777777" w:rsidR="00EB4CE1" w:rsidRPr="00EB4CE1" w:rsidDel="00402FFE" w:rsidRDefault="00EB4CE1">
            <w:pPr>
              <w:spacing w:after="0" w:line="240" w:lineRule="auto"/>
              <w:jc w:val="center"/>
              <w:rPr>
                <w:ins w:id="19606" w:author="Stefanie Lane" w:date="2022-06-23T15:12:00Z"/>
                <w:del w:id="19607" w:author="Lane, Stefanie" w:date="2023-04-28T12:07:00Z"/>
                <w:rFonts w:ascii="Calibri" w:eastAsia="Times New Roman" w:hAnsi="Calibri" w:cs="Calibri"/>
                <w:color w:val="000000"/>
                <w:rPrChange w:id="19608" w:author="Stefanie Lane" w:date="2022-06-23T15:12:00Z">
                  <w:rPr>
                    <w:ins w:id="19609" w:author="Stefanie Lane" w:date="2022-06-23T15:12:00Z"/>
                    <w:del w:id="19610" w:author="Lane, Stefanie" w:date="2023-04-28T12:07:00Z"/>
                  </w:rPr>
                </w:rPrChange>
              </w:rPr>
              <w:pPrChange w:id="19611" w:author="Stefanie Lane" w:date="2022-06-23T15:12:00Z">
                <w:pPr>
                  <w:jc w:val="center"/>
                </w:pPr>
              </w:pPrChange>
            </w:pPr>
            <w:ins w:id="19612" w:author="Stefanie Lane" w:date="2022-06-23T15:12:00Z">
              <w:del w:id="19613" w:author="Lane, Stefanie" w:date="2023-04-28T12:07:00Z">
                <w:r w:rsidRPr="00EB4CE1" w:rsidDel="00402FFE">
                  <w:rPr>
                    <w:rFonts w:ascii="Calibri" w:eastAsia="Times New Roman" w:hAnsi="Calibri" w:cs="Calibri"/>
                    <w:color w:val="000000"/>
                    <w:rPrChange w:id="19614" w:author="Stefanie Lane" w:date="2022-06-23T15:12:00Z">
                      <w:rPr/>
                    </w:rPrChange>
                  </w:rPr>
                  <w:delText>0.04</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961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E6472DF" w14:textId="77777777" w:rsidR="00EB4CE1" w:rsidRPr="00EB4CE1" w:rsidDel="00402FFE" w:rsidRDefault="00EB4CE1">
            <w:pPr>
              <w:spacing w:after="0" w:line="240" w:lineRule="auto"/>
              <w:jc w:val="center"/>
              <w:rPr>
                <w:ins w:id="19616" w:author="Stefanie Lane" w:date="2022-06-23T15:12:00Z"/>
                <w:del w:id="19617" w:author="Lane, Stefanie" w:date="2023-04-28T12:07:00Z"/>
                <w:rFonts w:ascii="Calibri" w:eastAsia="Times New Roman" w:hAnsi="Calibri" w:cs="Calibri"/>
                <w:color w:val="000000"/>
                <w:rPrChange w:id="19618" w:author="Stefanie Lane" w:date="2022-06-23T15:12:00Z">
                  <w:rPr>
                    <w:ins w:id="19619" w:author="Stefanie Lane" w:date="2022-06-23T15:12:00Z"/>
                    <w:del w:id="19620" w:author="Lane, Stefanie" w:date="2023-04-28T12:07:00Z"/>
                  </w:rPr>
                </w:rPrChange>
              </w:rPr>
              <w:pPrChange w:id="19621" w:author="Stefanie Lane" w:date="2022-06-23T15:12:00Z">
                <w:pPr>
                  <w:jc w:val="center"/>
                </w:pPr>
              </w:pPrChange>
            </w:pPr>
            <w:ins w:id="19622" w:author="Stefanie Lane" w:date="2022-06-23T15:12:00Z">
              <w:del w:id="19623" w:author="Lane, Stefanie" w:date="2023-04-28T12:07:00Z">
                <w:r w:rsidRPr="00EB4CE1" w:rsidDel="00402FFE">
                  <w:rPr>
                    <w:rFonts w:ascii="Calibri" w:eastAsia="Times New Roman" w:hAnsi="Calibri" w:cs="Calibri"/>
                    <w:color w:val="000000"/>
                    <w:rPrChange w:id="19624" w:author="Stefanie Lane" w:date="2022-06-23T15:12:00Z">
                      <w:rPr/>
                    </w:rPrChange>
                  </w:rPr>
                  <w:delText>-87.9</w:delText>
                </w:r>
              </w:del>
            </w:ins>
          </w:p>
        </w:tc>
      </w:tr>
      <w:tr w:rsidR="00EB4CE1" w:rsidRPr="00EB4CE1" w:rsidDel="00402FFE" w14:paraId="377779EB" w14:textId="77777777" w:rsidTr="006F10B7">
        <w:trPr>
          <w:trHeight w:val="290"/>
          <w:ins w:id="19625" w:author="Stefanie Lane" w:date="2022-06-23T15:12:00Z"/>
          <w:del w:id="19626" w:author="Lane, Stefanie" w:date="2023-04-28T12:07:00Z"/>
          <w:trPrChange w:id="1962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962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98C505B" w14:textId="77777777" w:rsidR="00EB4CE1" w:rsidRPr="00EB4CE1" w:rsidDel="00402FFE" w:rsidRDefault="00EB4CE1">
            <w:pPr>
              <w:spacing w:after="0" w:line="240" w:lineRule="auto"/>
              <w:rPr>
                <w:ins w:id="19629" w:author="Stefanie Lane" w:date="2022-06-23T15:12:00Z"/>
                <w:del w:id="19630" w:author="Lane, Stefanie" w:date="2023-04-28T12:07:00Z"/>
                <w:rFonts w:ascii="Calibri" w:eastAsia="Times New Roman" w:hAnsi="Calibri" w:cs="Calibri"/>
                <w:color w:val="000000"/>
                <w:rPrChange w:id="19631" w:author="Stefanie Lane" w:date="2022-06-23T15:12:00Z">
                  <w:rPr>
                    <w:ins w:id="19632" w:author="Stefanie Lane" w:date="2022-06-23T15:12:00Z"/>
                    <w:del w:id="19633" w:author="Lane, Stefanie" w:date="2023-04-28T12:07:00Z"/>
                  </w:rPr>
                </w:rPrChange>
              </w:rPr>
              <w:pPrChange w:id="1963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963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6F378F7" w14:textId="77777777" w:rsidR="00EB4CE1" w:rsidRPr="00EB4CE1" w:rsidDel="00402FFE" w:rsidRDefault="00EB4CE1">
            <w:pPr>
              <w:spacing w:after="0" w:line="240" w:lineRule="auto"/>
              <w:rPr>
                <w:ins w:id="19636" w:author="Stefanie Lane" w:date="2022-06-23T15:12:00Z"/>
                <w:del w:id="19637" w:author="Lane, Stefanie" w:date="2023-04-28T12:07:00Z"/>
                <w:rFonts w:ascii="Calibri" w:eastAsia="Times New Roman" w:hAnsi="Calibri" w:cs="Calibri"/>
                <w:color w:val="000000"/>
                <w:rPrChange w:id="19638" w:author="Stefanie Lane" w:date="2022-06-23T15:12:00Z">
                  <w:rPr>
                    <w:ins w:id="19639" w:author="Stefanie Lane" w:date="2022-06-23T15:12:00Z"/>
                    <w:del w:id="19640" w:author="Lane, Stefanie" w:date="2023-04-28T12:07:00Z"/>
                  </w:rPr>
                </w:rPrChange>
              </w:rPr>
              <w:pPrChange w:id="19641" w:author="Stefanie Lane" w:date="2022-06-23T15:12:00Z">
                <w:pPr/>
              </w:pPrChange>
            </w:pPr>
          </w:p>
        </w:tc>
        <w:tc>
          <w:tcPr>
            <w:tcW w:w="3320" w:type="dxa"/>
            <w:tcBorders>
              <w:top w:val="nil"/>
              <w:left w:val="nil"/>
              <w:bottom w:val="nil"/>
              <w:right w:val="nil"/>
            </w:tcBorders>
            <w:shd w:val="clear" w:color="auto" w:fill="auto"/>
            <w:noWrap/>
            <w:vAlign w:val="bottom"/>
            <w:hideMark/>
            <w:tcPrChange w:id="19642" w:author="Stefanie Lane" w:date="2022-06-23T15:14:00Z">
              <w:tcPr>
                <w:tcW w:w="3320" w:type="dxa"/>
                <w:tcBorders>
                  <w:top w:val="nil"/>
                  <w:left w:val="nil"/>
                  <w:bottom w:val="nil"/>
                  <w:right w:val="nil"/>
                </w:tcBorders>
                <w:shd w:val="clear" w:color="auto" w:fill="auto"/>
                <w:noWrap/>
                <w:vAlign w:val="bottom"/>
                <w:hideMark/>
              </w:tcPr>
            </w:tcPrChange>
          </w:tcPr>
          <w:p w14:paraId="257487A1" w14:textId="77777777" w:rsidR="00EB4CE1" w:rsidRPr="00EB4CE1" w:rsidDel="00402FFE" w:rsidRDefault="00EB4CE1">
            <w:pPr>
              <w:spacing w:after="0" w:line="240" w:lineRule="auto"/>
              <w:rPr>
                <w:ins w:id="19643" w:author="Stefanie Lane" w:date="2022-06-23T15:12:00Z"/>
                <w:del w:id="19644" w:author="Lane, Stefanie" w:date="2023-04-28T12:07:00Z"/>
                <w:rFonts w:ascii="Calibri" w:eastAsia="Times New Roman" w:hAnsi="Calibri" w:cs="Calibri"/>
                <w:i/>
                <w:iCs/>
                <w:color w:val="000000"/>
                <w:rPrChange w:id="19645" w:author="Stefanie Lane" w:date="2022-06-23T15:12:00Z">
                  <w:rPr>
                    <w:ins w:id="19646" w:author="Stefanie Lane" w:date="2022-06-23T15:12:00Z"/>
                    <w:del w:id="19647" w:author="Lane, Stefanie" w:date="2023-04-28T12:07:00Z"/>
                  </w:rPr>
                </w:rPrChange>
              </w:rPr>
              <w:pPrChange w:id="19648" w:author="Stefanie Lane" w:date="2022-06-23T15:12:00Z">
                <w:pPr/>
              </w:pPrChange>
            </w:pPr>
            <w:ins w:id="19649" w:author="Stefanie Lane" w:date="2022-06-23T15:12:00Z">
              <w:del w:id="19650" w:author="Lane, Stefanie" w:date="2023-04-28T12:07:00Z">
                <w:r w:rsidRPr="00EB4CE1" w:rsidDel="00402FFE">
                  <w:rPr>
                    <w:rFonts w:ascii="Calibri" w:eastAsia="Times New Roman" w:hAnsi="Calibri" w:cs="Calibri"/>
                    <w:i/>
                    <w:iCs/>
                    <w:color w:val="000000"/>
                    <w:rPrChange w:id="19651" w:author="Stefanie Lane" w:date="2022-06-23T15:12:00Z">
                      <w:rPr/>
                    </w:rPrChange>
                  </w:rPr>
                  <w:delText>Agrostis stolonifera</w:delText>
                </w:r>
              </w:del>
            </w:ins>
          </w:p>
        </w:tc>
        <w:tc>
          <w:tcPr>
            <w:tcW w:w="869" w:type="dxa"/>
            <w:tcBorders>
              <w:top w:val="nil"/>
              <w:left w:val="nil"/>
              <w:bottom w:val="nil"/>
              <w:right w:val="nil"/>
            </w:tcBorders>
            <w:shd w:val="clear" w:color="auto" w:fill="auto"/>
            <w:noWrap/>
            <w:vAlign w:val="bottom"/>
            <w:hideMark/>
            <w:tcPrChange w:id="19652" w:author="Stefanie Lane" w:date="2022-06-23T15:14:00Z">
              <w:tcPr>
                <w:tcW w:w="960" w:type="dxa"/>
                <w:tcBorders>
                  <w:top w:val="nil"/>
                  <w:left w:val="nil"/>
                  <w:bottom w:val="nil"/>
                  <w:right w:val="nil"/>
                </w:tcBorders>
                <w:shd w:val="clear" w:color="auto" w:fill="auto"/>
                <w:noWrap/>
                <w:vAlign w:val="bottom"/>
                <w:hideMark/>
              </w:tcPr>
            </w:tcPrChange>
          </w:tcPr>
          <w:p w14:paraId="0283F48C" w14:textId="77777777" w:rsidR="00EB4CE1" w:rsidRPr="00EB4CE1" w:rsidDel="00402FFE" w:rsidRDefault="00EB4CE1">
            <w:pPr>
              <w:spacing w:after="0" w:line="240" w:lineRule="auto"/>
              <w:jc w:val="center"/>
              <w:rPr>
                <w:ins w:id="19653" w:author="Stefanie Lane" w:date="2022-06-23T15:12:00Z"/>
                <w:del w:id="19654" w:author="Lane, Stefanie" w:date="2023-04-28T12:07:00Z"/>
                <w:rFonts w:ascii="Calibri" w:eastAsia="Times New Roman" w:hAnsi="Calibri" w:cs="Calibri"/>
                <w:color w:val="000000"/>
                <w:rPrChange w:id="19655" w:author="Stefanie Lane" w:date="2022-06-23T15:12:00Z">
                  <w:rPr>
                    <w:ins w:id="19656" w:author="Stefanie Lane" w:date="2022-06-23T15:12:00Z"/>
                    <w:del w:id="19657" w:author="Lane, Stefanie" w:date="2023-04-28T12:07:00Z"/>
                  </w:rPr>
                </w:rPrChange>
              </w:rPr>
              <w:pPrChange w:id="19658" w:author="Stefanie Lane" w:date="2022-06-23T15:12:00Z">
                <w:pPr>
                  <w:jc w:val="center"/>
                </w:pPr>
              </w:pPrChange>
            </w:pPr>
            <w:ins w:id="19659" w:author="Stefanie Lane" w:date="2022-06-23T15:12:00Z">
              <w:del w:id="19660" w:author="Lane, Stefanie" w:date="2023-04-28T12:07:00Z">
                <w:r w:rsidRPr="00EB4CE1" w:rsidDel="00402FFE">
                  <w:rPr>
                    <w:rFonts w:ascii="Calibri" w:eastAsia="Times New Roman" w:hAnsi="Calibri" w:cs="Calibri"/>
                    <w:color w:val="000000"/>
                    <w:rPrChange w:id="19661" w:author="Stefanie Lane" w:date="2022-06-23T15:12:00Z">
                      <w:rPr/>
                    </w:rPrChange>
                  </w:rPr>
                  <w:delText>1.85</w:delText>
                </w:r>
              </w:del>
            </w:ins>
          </w:p>
        </w:tc>
        <w:tc>
          <w:tcPr>
            <w:tcW w:w="990" w:type="dxa"/>
            <w:tcBorders>
              <w:top w:val="nil"/>
              <w:left w:val="nil"/>
              <w:bottom w:val="nil"/>
              <w:right w:val="nil"/>
            </w:tcBorders>
            <w:shd w:val="clear" w:color="auto" w:fill="auto"/>
            <w:noWrap/>
            <w:vAlign w:val="bottom"/>
            <w:hideMark/>
            <w:tcPrChange w:id="19662" w:author="Stefanie Lane" w:date="2022-06-23T15:14:00Z">
              <w:tcPr>
                <w:tcW w:w="960" w:type="dxa"/>
                <w:tcBorders>
                  <w:top w:val="nil"/>
                  <w:left w:val="nil"/>
                  <w:bottom w:val="nil"/>
                  <w:right w:val="nil"/>
                </w:tcBorders>
                <w:shd w:val="clear" w:color="auto" w:fill="auto"/>
                <w:noWrap/>
                <w:vAlign w:val="bottom"/>
                <w:hideMark/>
              </w:tcPr>
            </w:tcPrChange>
          </w:tcPr>
          <w:p w14:paraId="1B495629" w14:textId="77777777" w:rsidR="00EB4CE1" w:rsidRPr="00EB4CE1" w:rsidDel="00402FFE" w:rsidRDefault="00EB4CE1">
            <w:pPr>
              <w:spacing w:after="0" w:line="240" w:lineRule="auto"/>
              <w:jc w:val="center"/>
              <w:rPr>
                <w:ins w:id="19663" w:author="Stefanie Lane" w:date="2022-06-23T15:12:00Z"/>
                <w:del w:id="19664" w:author="Lane, Stefanie" w:date="2023-04-28T12:07:00Z"/>
                <w:rFonts w:ascii="Calibri" w:eastAsia="Times New Roman" w:hAnsi="Calibri" w:cs="Calibri"/>
                <w:color w:val="000000"/>
                <w:rPrChange w:id="19665" w:author="Stefanie Lane" w:date="2022-06-23T15:12:00Z">
                  <w:rPr>
                    <w:ins w:id="19666" w:author="Stefanie Lane" w:date="2022-06-23T15:12:00Z"/>
                    <w:del w:id="19667" w:author="Lane, Stefanie" w:date="2023-04-28T12:07:00Z"/>
                  </w:rPr>
                </w:rPrChange>
              </w:rPr>
              <w:pPrChange w:id="19668" w:author="Stefanie Lane" w:date="2022-06-23T15:12:00Z">
                <w:pPr>
                  <w:jc w:val="center"/>
                </w:pPr>
              </w:pPrChange>
            </w:pPr>
            <w:ins w:id="19669" w:author="Stefanie Lane" w:date="2022-06-23T15:12:00Z">
              <w:del w:id="19670" w:author="Lane, Stefanie" w:date="2023-04-28T12:07:00Z">
                <w:r w:rsidRPr="00EB4CE1" w:rsidDel="00402FFE">
                  <w:rPr>
                    <w:rFonts w:ascii="Calibri" w:eastAsia="Times New Roman" w:hAnsi="Calibri" w:cs="Calibri"/>
                    <w:color w:val="000000"/>
                    <w:rPrChange w:id="19671" w:author="Stefanie Lane" w:date="2022-06-23T15:12:00Z">
                      <w:rPr/>
                    </w:rPrChange>
                  </w:rPr>
                  <w:delText>2.32</w:delText>
                </w:r>
              </w:del>
            </w:ins>
          </w:p>
        </w:tc>
        <w:tc>
          <w:tcPr>
            <w:tcW w:w="810" w:type="dxa"/>
            <w:tcBorders>
              <w:top w:val="nil"/>
              <w:left w:val="nil"/>
              <w:bottom w:val="nil"/>
              <w:right w:val="nil"/>
            </w:tcBorders>
            <w:shd w:val="clear" w:color="auto" w:fill="auto"/>
            <w:noWrap/>
            <w:vAlign w:val="bottom"/>
            <w:hideMark/>
            <w:tcPrChange w:id="19672" w:author="Stefanie Lane" w:date="2022-06-23T15:14:00Z">
              <w:tcPr>
                <w:tcW w:w="960" w:type="dxa"/>
                <w:tcBorders>
                  <w:top w:val="nil"/>
                  <w:left w:val="nil"/>
                  <w:bottom w:val="nil"/>
                  <w:right w:val="nil"/>
                </w:tcBorders>
                <w:shd w:val="clear" w:color="auto" w:fill="auto"/>
                <w:noWrap/>
                <w:vAlign w:val="bottom"/>
                <w:hideMark/>
              </w:tcPr>
            </w:tcPrChange>
          </w:tcPr>
          <w:p w14:paraId="677B1852" w14:textId="77777777" w:rsidR="00EB4CE1" w:rsidRPr="00EB4CE1" w:rsidDel="00402FFE" w:rsidRDefault="00EB4CE1">
            <w:pPr>
              <w:spacing w:after="0" w:line="240" w:lineRule="auto"/>
              <w:jc w:val="center"/>
              <w:rPr>
                <w:ins w:id="19673" w:author="Stefanie Lane" w:date="2022-06-23T15:12:00Z"/>
                <w:del w:id="19674" w:author="Lane, Stefanie" w:date="2023-04-28T12:07:00Z"/>
                <w:rFonts w:ascii="Calibri" w:eastAsia="Times New Roman" w:hAnsi="Calibri" w:cs="Calibri"/>
                <w:color w:val="000000"/>
                <w:rPrChange w:id="19675" w:author="Stefanie Lane" w:date="2022-06-23T15:12:00Z">
                  <w:rPr>
                    <w:ins w:id="19676" w:author="Stefanie Lane" w:date="2022-06-23T15:12:00Z"/>
                    <w:del w:id="19677" w:author="Lane, Stefanie" w:date="2023-04-28T12:07:00Z"/>
                  </w:rPr>
                </w:rPrChange>
              </w:rPr>
              <w:pPrChange w:id="19678" w:author="Stefanie Lane" w:date="2022-06-23T15:12:00Z">
                <w:pPr>
                  <w:jc w:val="center"/>
                </w:pPr>
              </w:pPrChange>
            </w:pPr>
            <w:ins w:id="19679" w:author="Stefanie Lane" w:date="2022-06-23T15:12:00Z">
              <w:del w:id="19680" w:author="Lane, Stefanie" w:date="2023-04-28T12:07:00Z">
                <w:r w:rsidRPr="00EB4CE1" w:rsidDel="00402FFE">
                  <w:rPr>
                    <w:rFonts w:ascii="Calibri" w:eastAsia="Times New Roman" w:hAnsi="Calibri" w:cs="Calibri"/>
                    <w:color w:val="000000"/>
                    <w:rPrChange w:id="19681" w:author="Stefanie Lane" w:date="2022-06-23T15:12:00Z">
                      <w:rPr/>
                    </w:rPrChange>
                  </w:rPr>
                  <w:delText>1.25</w:delText>
                </w:r>
              </w:del>
            </w:ins>
          </w:p>
        </w:tc>
        <w:tc>
          <w:tcPr>
            <w:tcW w:w="1710" w:type="dxa"/>
            <w:tcBorders>
              <w:top w:val="nil"/>
              <w:left w:val="nil"/>
              <w:bottom w:val="nil"/>
              <w:right w:val="single" w:sz="8" w:space="0" w:color="auto"/>
            </w:tcBorders>
            <w:shd w:val="clear" w:color="auto" w:fill="auto"/>
            <w:noWrap/>
            <w:vAlign w:val="bottom"/>
            <w:hideMark/>
            <w:tcPrChange w:id="1968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860DFD2" w14:textId="77777777" w:rsidR="00EB4CE1" w:rsidRPr="00EB4CE1" w:rsidDel="00402FFE" w:rsidRDefault="00EB4CE1">
            <w:pPr>
              <w:spacing w:after="0" w:line="240" w:lineRule="auto"/>
              <w:jc w:val="center"/>
              <w:rPr>
                <w:ins w:id="19683" w:author="Stefanie Lane" w:date="2022-06-23T15:12:00Z"/>
                <w:del w:id="19684" w:author="Lane, Stefanie" w:date="2023-04-28T12:07:00Z"/>
                <w:rFonts w:ascii="Calibri" w:eastAsia="Times New Roman" w:hAnsi="Calibri" w:cs="Calibri"/>
                <w:color w:val="000000"/>
                <w:rPrChange w:id="19685" w:author="Stefanie Lane" w:date="2022-06-23T15:12:00Z">
                  <w:rPr>
                    <w:ins w:id="19686" w:author="Stefanie Lane" w:date="2022-06-23T15:12:00Z"/>
                    <w:del w:id="19687" w:author="Lane, Stefanie" w:date="2023-04-28T12:07:00Z"/>
                  </w:rPr>
                </w:rPrChange>
              </w:rPr>
              <w:pPrChange w:id="19688" w:author="Stefanie Lane" w:date="2022-06-23T15:12:00Z">
                <w:pPr>
                  <w:jc w:val="center"/>
                </w:pPr>
              </w:pPrChange>
            </w:pPr>
            <w:ins w:id="19689" w:author="Stefanie Lane" w:date="2022-06-23T15:12:00Z">
              <w:del w:id="19690" w:author="Lane, Stefanie" w:date="2023-04-28T12:07:00Z">
                <w:r w:rsidRPr="00EB4CE1" w:rsidDel="00402FFE">
                  <w:rPr>
                    <w:rFonts w:ascii="Calibri" w:eastAsia="Times New Roman" w:hAnsi="Calibri" w:cs="Calibri"/>
                    <w:color w:val="000000"/>
                    <w:rPrChange w:id="19691" w:author="Stefanie Lane" w:date="2022-06-23T15:12:00Z">
                      <w:rPr/>
                    </w:rPrChange>
                  </w:rPr>
                  <w:delText>-32.5</w:delText>
                </w:r>
              </w:del>
            </w:ins>
          </w:p>
        </w:tc>
      </w:tr>
      <w:tr w:rsidR="00EB4CE1" w:rsidRPr="00EB4CE1" w:rsidDel="00402FFE" w14:paraId="66C32E76" w14:textId="77777777" w:rsidTr="006F10B7">
        <w:trPr>
          <w:trHeight w:val="290"/>
          <w:ins w:id="19692" w:author="Stefanie Lane" w:date="2022-06-23T15:12:00Z"/>
          <w:del w:id="19693" w:author="Lane, Stefanie" w:date="2023-04-28T12:07:00Z"/>
          <w:trPrChange w:id="1969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969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D8D054F" w14:textId="77777777" w:rsidR="00EB4CE1" w:rsidRPr="00EB4CE1" w:rsidDel="00402FFE" w:rsidRDefault="00EB4CE1">
            <w:pPr>
              <w:spacing w:after="0" w:line="240" w:lineRule="auto"/>
              <w:rPr>
                <w:ins w:id="19696" w:author="Stefanie Lane" w:date="2022-06-23T15:12:00Z"/>
                <w:del w:id="19697" w:author="Lane, Stefanie" w:date="2023-04-28T12:07:00Z"/>
                <w:rFonts w:ascii="Calibri" w:eastAsia="Times New Roman" w:hAnsi="Calibri" w:cs="Calibri"/>
                <w:color w:val="000000"/>
                <w:rPrChange w:id="19698" w:author="Stefanie Lane" w:date="2022-06-23T15:12:00Z">
                  <w:rPr>
                    <w:ins w:id="19699" w:author="Stefanie Lane" w:date="2022-06-23T15:12:00Z"/>
                    <w:del w:id="19700" w:author="Lane, Stefanie" w:date="2023-04-28T12:07:00Z"/>
                  </w:rPr>
                </w:rPrChange>
              </w:rPr>
              <w:pPrChange w:id="1970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970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61198D8" w14:textId="77777777" w:rsidR="00EB4CE1" w:rsidRPr="00EB4CE1" w:rsidDel="00402FFE" w:rsidRDefault="00EB4CE1">
            <w:pPr>
              <w:spacing w:after="0" w:line="240" w:lineRule="auto"/>
              <w:rPr>
                <w:ins w:id="19703" w:author="Stefanie Lane" w:date="2022-06-23T15:12:00Z"/>
                <w:del w:id="19704" w:author="Lane, Stefanie" w:date="2023-04-28T12:07:00Z"/>
                <w:rFonts w:ascii="Calibri" w:eastAsia="Times New Roman" w:hAnsi="Calibri" w:cs="Calibri"/>
                <w:color w:val="000000"/>
                <w:rPrChange w:id="19705" w:author="Stefanie Lane" w:date="2022-06-23T15:12:00Z">
                  <w:rPr>
                    <w:ins w:id="19706" w:author="Stefanie Lane" w:date="2022-06-23T15:12:00Z"/>
                    <w:del w:id="19707" w:author="Lane, Stefanie" w:date="2023-04-28T12:07:00Z"/>
                  </w:rPr>
                </w:rPrChange>
              </w:rPr>
              <w:pPrChange w:id="1970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970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C2154BD" w14:textId="77777777" w:rsidR="00EB4CE1" w:rsidRPr="00EB4CE1" w:rsidDel="00402FFE" w:rsidRDefault="00EB4CE1">
            <w:pPr>
              <w:spacing w:after="0" w:line="240" w:lineRule="auto"/>
              <w:rPr>
                <w:ins w:id="19710" w:author="Stefanie Lane" w:date="2022-06-23T15:12:00Z"/>
                <w:del w:id="19711" w:author="Lane, Stefanie" w:date="2023-04-28T12:07:00Z"/>
                <w:rFonts w:ascii="Calibri" w:eastAsia="Times New Roman" w:hAnsi="Calibri" w:cs="Calibri"/>
                <w:i/>
                <w:iCs/>
                <w:color w:val="000000"/>
                <w:rPrChange w:id="19712" w:author="Stefanie Lane" w:date="2022-06-23T15:12:00Z">
                  <w:rPr>
                    <w:ins w:id="19713" w:author="Stefanie Lane" w:date="2022-06-23T15:12:00Z"/>
                    <w:del w:id="19714" w:author="Lane, Stefanie" w:date="2023-04-28T12:07:00Z"/>
                  </w:rPr>
                </w:rPrChange>
              </w:rPr>
              <w:pPrChange w:id="19715" w:author="Stefanie Lane" w:date="2022-06-23T15:12:00Z">
                <w:pPr/>
              </w:pPrChange>
            </w:pPr>
            <w:ins w:id="19716" w:author="Stefanie Lane" w:date="2022-06-23T15:12:00Z">
              <w:del w:id="19717" w:author="Lane, Stefanie" w:date="2023-04-28T12:07:00Z">
                <w:r w:rsidRPr="00EB4CE1" w:rsidDel="00402FFE">
                  <w:rPr>
                    <w:rFonts w:ascii="Calibri" w:eastAsia="Times New Roman" w:hAnsi="Calibri" w:cs="Calibri"/>
                    <w:i/>
                    <w:iCs/>
                    <w:color w:val="000000"/>
                    <w:rPrChange w:id="19718" w:author="Stefanie Lane" w:date="2022-06-23T15:12:00Z">
                      <w:rPr/>
                    </w:rPrChange>
                  </w:rPr>
                  <w:delText>Lythrum salicaria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971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5BC87F6" w14:textId="77777777" w:rsidR="00EB4CE1" w:rsidRPr="00EB4CE1" w:rsidDel="00402FFE" w:rsidRDefault="00EB4CE1">
            <w:pPr>
              <w:spacing w:after="0" w:line="240" w:lineRule="auto"/>
              <w:jc w:val="center"/>
              <w:rPr>
                <w:ins w:id="19720" w:author="Stefanie Lane" w:date="2022-06-23T15:12:00Z"/>
                <w:del w:id="19721" w:author="Lane, Stefanie" w:date="2023-04-28T12:07:00Z"/>
                <w:rFonts w:ascii="Calibri" w:eastAsia="Times New Roman" w:hAnsi="Calibri" w:cs="Calibri"/>
                <w:color w:val="000000"/>
                <w:rPrChange w:id="19722" w:author="Stefanie Lane" w:date="2022-06-23T15:12:00Z">
                  <w:rPr>
                    <w:ins w:id="19723" w:author="Stefanie Lane" w:date="2022-06-23T15:12:00Z"/>
                    <w:del w:id="19724" w:author="Lane, Stefanie" w:date="2023-04-28T12:07:00Z"/>
                  </w:rPr>
                </w:rPrChange>
              </w:rPr>
              <w:pPrChange w:id="19725" w:author="Stefanie Lane" w:date="2022-06-23T15:12:00Z">
                <w:pPr>
                  <w:jc w:val="center"/>
                </w:pPr>
              </w:pPrChange>
            </w:pPr>
            <w:ins w:id="19726" w:author="Stefanie Lane" w:date="2022-06-23T15:12:00Z">
              <w:del w:id="19727" w:author="Lane, Stefanie" w:date="2023-04-28T12:07:00Z">
                <w:r w:rsidRPr="00EB4CE1" w:rsidDel="00402FFE">
                  <w:rPr>
                    <w:rFonts w:ascii="Calibri" w:eastAsia="Times New Roman" w:hAnsi="Calibri" w:cs="Calibri"/>
                    <w:color w:val="000000"/>
                    <w:rPrChange w:id="19728" w:author="Stefanie Lane" w:date="2022-06-23T15:12:00Z">
                      <w:rPr/>
                    </w:rPrChange>
                  </w:rPr>
                  <w:delText>0.26</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972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CB8D623" w14:textId="77777777" w:rsidR="00EB4CE1" w:rsidRPr="00EB4CE1" w:rsidDel="00402FFE" w:rsidRDefault="00EB4CE1">
            <w:pPr>
              <w:spacing w:after="0" w:line="240" w:lineRule="auto"/>
              <w:jc w:val="center"/>
              <w:rPr>
                <w:ins w:id="19730" w:author="Stefanie Lane" w:date="2022-06-23T15:12:00Z"/>
                <w:del w:id="19731" w:author="Lane, Stefanie" w:date="2023-04-28T12:07:00Z"/>
                <w:rFonts w:ascii="Calibri" w:eastAsia="Times New Roman" w:hAnsi="Calibri" w:cs="Calibri"/>
                <w:color w:val="000000"/>
                <w:rPrChange w:id="19732" w:author="Stefanie Lane" w:date="2022-06-23T15:12:00Z">
                  <w:rPr>
                    <w:ins w:id="19733" w:author="Stefanie Lane" w:date="2022-06-23T15:12:00Z"/>
                    <w:del w:id="19734" w:author="Lane, Stefanie" w:date="2023-04-28T12:07:00Z"/>
                  </w:rPr>
                </w:rPrChange>
              </w:rPr>
              <w:pPrChange w:id="19735" w:author="Stefanie Lane" w:date="2022-06-23T15:12:00Z">
                <w:pPr>
                  <w:jc w:val="center"/>
                </w:pPr>
              </w:pPrChange>
            </w:pPr>
            <w:ins w:id="19736" w:author="Stefanie Lane" w:date="2022-06-23T15:12:00Z">
              <w:del w:id="19737" w:author="Lane, Stefanie" w:date="2023-04-28T12:07:00Z">
                <w:r w:rsidRPr="00EB4CE1" w:rsidDel="00402FFE">
                  <w:rPr>
                    <w:rFonts w:ascii="Calibri" w:eastAsia="Times New Roman" w:hAnsi="Calibri" w:cs="Calibri"/>
                    <w:color w:val="000000"/>
                    <w:rPrChange w:id="19738" w:author="Stefanie Lane" w:date="2022-06-23T15:12:00Z">
                      <w:rPr/>
                    </w:rPrChange>
                  </w:rPr>
                  <w:delText>0.26</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973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9FBDA9A" w14:textId="77777777" w:rsidR="00EB4CE1" w:rsidRPr="00EB4CE1" w:rsidDel="00402FFE" w:rsidRDefault="00EB4CE1">
            <w:pPr>
              <w:spacing w:after="0" w:line="240" w:lineRule="auto"/>
              <w:jc w:val="center"/>
              <w:rPr>
                <w:ins w:id="19740" w:author="Stefanie Lane" w:date="2022-06-23T15:12:00Z"/>
                <w:del w:id="19741" w:author="Lane, Stefanie" w:date="2023-04-28T12:07:00Z"/>
                <w:rFonts w:ascii="Calibri" w:eastAsia="Times New Roman" w:hAnsi="Calibri" w:cs="Calibri"/>
                <w:color w:val="000000"/>
                <w:rPrChange w:id="19742" w:author="Stefanie Lane" w:date="2022-06-23T15:12:00Z">
                  <w:rPr>
                    <w:ins w:id="19743" w:author="Stefanie Lane" w:date="2022-06-23T15:12:00Z"/>
                    <w:del w:id="19744" w:author="Lane, Stefanie" w:date="2023-04-28T12:07:00Z"/>
                  </w:rPr>
                </w:rPrChange>
              </w:rPr>
              <w:pPrChange w:id="19745" w:author="Stefanie Lane" w:date="2022-06-23T15:12:00Z">
                <w:pPr>
                  <w:jc w:val="center"/>
                </w:pPr>
              </w:pPrChange>
            </w:pPr>
            <w:ins w:id="19746" w:author="Stefanie Lane" w:date="2022-06-23T15:12:00Z">
              <w:del w:id="19747" w:author="Lane, Stefanie" w:date="2023-04-28T12:07:00Z">
                <w:r w:rsidRPr="00EB4CE1" w:rsidDel="00402FFE">
                  <w:rPr>
                    <w:rFonts w:ascii="Calibri" w:eastAsia="Times New Roman" w:hAnsi="Calibri" w:cs="Calibri"/>
                    <w:color w:val="000000"/>
                    <w:rPrChange w:id="19748" w:author="Stefanie Lane" w:date="2022-06-23T15:12:00Z">
                      <w:rPr/>
                    </w:rPrChange>
                  </w:rPr>
                  <w:delText>0.39</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974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DFE1047" w14:textId="77777777" w:rsidR="00EB4CE1" w:rsidRPr="00EB4CE1" w:rsidDel="00402FFE" w:rsidRDefault="00EB4CE1">
            <w:pPr>
              <w:spacing w:after="0" w:line="240" w:lineRule="auto"/>
              <w:jc w:val="center"/>
              <w:rPr>
                <w:ins w:id="19750" w:author="Stefanie Lane" w:date="2022-06-23T15:12:00Z"/>
                <w:del w:id="19751" w:author="Lane, Stefanie" w:date="2023-04-28T12:07:00Z"/>
                <w:rFonts w:ascii="Calibri" w:eastAsia="Times New Roman" w:hAnsi="Calibri" w:cs="Calibri"/>
                <w:color w:val="000000"/>
                <w:rPrChange w:id="19752" w:author="Stefanie Lane" w:date="2022-06-23T15:12:00Z">
                  <w:rPr>
                    <w:ins w:id="19753" w:author="Stefanie Lane" w:date="2022-06-23T15:12:00Z"/>
                    <w:del w:id="19754" w:author="Lane, Stefanie" w:date="2023-04-28T12:07:00Z"/>
                  </w:rPr>
                </w:rPrChange>
              </w:rPr>
              <w:pPrChange w:id="19755" w:author="Stefanie Lane" w:date="2022-06-23T15:12:00Z">
                <w:pPr>
                  <w:jc w:val="center"/>
                </w:pPr>
              </w:pPrChange>
            </w:pPr>
            <w:ins w:id="19756" w:author="Stefanie Lane" w:date="2022-06-23T15:12:00Z">
              <w:del w:id="19757" w:author="Lane, Stefanie" w:date="2023-04-28T12:07:00Z">
                <w:r w:rsidRPr="00EB4CE1" w:rsidDel="00402FFE">
                  <w:rPr>
                    <w:rFonts w:ascii="Calibri" w:eastAsia="Times New Roman" w:hAnsi="Calibri" w:cs="Calibri"/>
                    <w:color w:val="000000"/>
                    <w:rPrChange w:id="19758" w:author="Stefanie Lane" w:date="2022-06-23T15:12:00Z">
                      <w:rPr/>
                    </w:rPrChange>
                  </w:rPr>
                  <w:delText>48.4</w:delText>
                </w:r>
              </w:del>
            </w:ins>
          </w:p>
        </w:tc>
      </w:tr>
      <w:tr w:rsidR="00EB4CE1" w:rsidRPr="00EB4CE1" w:rsidDel="00402FFE" w14:paraId="5CBBDB69" w14:textId="77777777" w:rsidTr="006F10B7">
        <w:trPr>
          <w:trHeight w:val="290"/>
          <w:ins w:id="19759" w:author="Stefanie Lane" w:date="2022-06-23T15:12:00Z"/>
          <w:del w:id="19760" w:author="Lane, Stefanie" w:date="2023-04-28T12:07:00Z"/>
          <w:trPrChange w:id="1976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976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8DA4752" w14:textId="77777777" w:rsidR="00EB4CE1" w:rsidRPr="00EB4CE1" w:rsidDel="00402FFE" w:rsidRDefault="00EB4CE1">
            <w:pPr>
              <w:spacing w:after="0" w:line="240" w:lineRule="auto"/>
              <w:rPr>
                <w:ins w:id="19763" w:author="Stefanie Lane" w:date="2022-06-23T15:12:00Z"/>
                <w:del w:id="19764" w:author="Lane, Stefanie" w:date="2023-04-28T12:07:00Z"/>
                <w:rFonts w:ascii="Calibri" w:eastAsia="Times New Roman" w:hAnsi="Calibri" w:cs="Calibri"/>
                <w:color w:val="000000"/>
                <w:rPrChange w:id="19765" w:author="Stefanie Lane" w:date="2022-06-23T15:12:00Z">
                  <w:rPr>
                    <w:ins w:id="19766" w:author="Stefanie Lane" w:date="2022-06-23T15:12:00Z"/>
                    <w:del w:id="19767" w:author="Lane, Stefanie" w:date="2023-04-28T12:07:00Z"/>
                  </w:rPr>
                </w:rPrChange>
              </w:rPr>
              <w:pPrChange w:id="1976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976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8EF088E" w14:textId="77777777" w:rsidR="00EB4CE1" w:rsidRPr="00EB4CE1" w:rsidDel="00402FFE" w:rsidRDefault="00EB4CE1">
            <w:pPr>
              <w:spacing w:after="0" w:line="240" w:lineRule="auto"/>
              <w:rPr>
                <w:ins w:id="19770" w:author="Stefanie Lane" w:date="2022-06-23T15:12:00Z"/>
                <w:del w:id="19771" w:author="Lane, Stefanie" w:date="2023-04-28T12:07:00Z"/>
                <w:rFonts w:ascii="Calibri" w:eastAsia="Times New Roman" w:hAnsi="Calibri" w:cs="Calibri"/>
                <w:color w:val="000000"/>
                <w:rPrChange w:id="19772" w:author="Stefanie Lane" w:date="2022-06-23T15:12:00Z">
                  <w:rPr>
                    <w:ins w:id="19773" w:author="Stefanie Lane" w:date="2022-06-23T15:12:00Z"/>
                    <w:del w:id="19774" w:author="Lane, Stefanie" w:date="2023-04-28T12:07:00Z"/>
                  </w:rPr>
                </w:rPrChange>
              </w:rPr>
              <w:pPrChange w:id="19775" w:author="Stefanie Lane" w:date="2022-06-23T15:12:00Z">
                <w:pPr/>
              </w:pPrChange>
            </w:pPr>
          </w:p>
        </w:tc>
        <w:tc>
          <w:tcPr>
            <w:tcW w:w="3320" w:type="dxa"/>
            <w:tcBorders>
              <w:top w:val="nil"/>
              <w:left w:val="nil"/>
              <w:bottom w:val="nil"/>
              <w:right w:val="nil"/>
            </w:tcBorders>
            <w:shd w:val="clear" w:color="auto" w:fill="auto"/>
            <w:noWrap/>
            <w:vAlign w:val="bottom"/>
            <w:hideMark/>
            <w:tcPrChange w:id="19776" w:author="Stefanie Lane" w:date="2022-06-23T15:14:00Z">
              <w:tcPr>
                <w:tcW w:w="3320" w:type="dxa"/>
                <w:tcBorders>
                  <w:top w:val="nil"/>
                  <w:left w:val="nil"/>
                  <w:bottom w:val="nil"/>
                  <w:right w:val="nil"/>
                </w:tcBorders>
                <w:shd w:val="clear" w:color="auto" w:fill="auto"/>
                <w:noWrap/>
                <w:vAlign w:val="bottom"/>
                <w:hideMark/>
              </w:tcPr>
            </w:tcPrChange>
          </w:tcPr>
          <w:p w14:paraId="2527FB6A" w14:textId="77777777" w:rsidR="00EB4CE1" w:rsidRPr="00EB4CE1" w:rsidDel="00402FFE" w:rsidRDefault="00EB4CE1">
            <w:pPr>
              <w:spacing w:after="0" w:line="240" w:lineRule="auto"/>
              <w:rPr>
                <w:ins w:id="19777" w:author="Stefanie Lane" w:date="2022-06-23T15:12:00Z"/>
                <w:del w:id="19778" w:author="Lane, Stefanie" w:date="2023-04-28T12:07:00Z"/>
                <w:rFonts w:ascii="Calibri" w:eastAsia="Times New Roman" w:hAnsi="Calibri" w:cs="Calibri"/>
                <w:i/>
                <w:iCs/>
                <w:color w:val="000000"/>
                <w:rPrChange w:id="19779" w:author="Stefanie Lane" w:date="2022-06-23T15:12:00Z">
                  <w:rPr>
                    <w:ins w:id="19780" w:author="Stefanie Lane" w:date="2022-06-23T15:12:00Z"/>
                    <w:del w:id="19781" w:author="Lane, Stefanie" w:date="2023-04-28T12:07:00Z"/>
                  </w:rPr>
                </w:rPrChange>
              </w:rPr>
              <w:pPrChange w:id="19782" w:author="Stefanie Lane" w:date="2022-06-23T15:12:00Z">
                <w:pPr/>
              </w:pPrChange>
            </w:pPr>
            <w:ins w:id="19783" w:author="Stefanie Lane" w:date="2022-06-23T15:12:00Z">
              <w:del w:id="19784" w:author="Lane, Stefanie" w:date="2023-04-28T12:07:00Z">
                <w:r w:rsidRPr="00EB4CE1" w:rsidDel="00402FFE">
                  <w:rPr>
                    <w:rFonts w:ascii="Calibri" w:eastAsia="Times New Roman" w:hAnsi="Calibri" w:cs="Calibri"/>
                    <w:i/>
                    <w:iCs/>
                    <w:color w:val="000000"/>
                    <w:rPrChange w:id="19785" w:author="Stefanie Lane" w:date="2022-06-23T15:12:00Z">
                      <w:rPr/>
                    </w:rPrChange>
                  </w:rPr>
                  <w:delText>Festuca arundinacea</w:delText>
                </w:r>
              </w:del>
            </w:ins>
          </w:p>
        </w:tc>
        <w:tc>
          <w:tcPr>
            <w:tcW w:w="869" w:type="dxa"/>
            <w:tcBorders>
              <w:top w:val="nil"/>
              <w:left w:val="nil"/>
              <w:bottom w:val="nil"/>
              <w:right w:val="nil"/>
            </w:tcBorders>
            <w:shd w:val="clear" w:color="auto" w:fill="auto"/>
            <w:noWrap/>
            <w:vAlign w:val="bottom"/>
            <w:hideMark/>
            <w:tcPrChange w:id="19786" w:author="Stefanie Lane" w:date="2022-06-23T15:14:00Z">
              <w:tcPr>
                <w:tcW w:w="960" w:type="dxa"/>
                <w:tcBorders>
                  <w:top w:val="nil"/>
                  <w:left w:val="nil"/>
                  <w:bottom w:val="nil"/>
                  <w:right w:val="nil"/>
                </w:tcBorders>
                <w:shd w:val="clear" w:color="auto" w:fill="auto"/>
                <w:noWrap/>
                <w:vAlign w:val="bottom"/>
                <w:hideMark/>
              </w:tcPr>
            </w:tcPrChange>
          </w:tcPr>
          <w:p w14:paraId="09E4E475" w14:textId="77777777" w:rsidR="00EB4CE1" w:rsidRPr="00EB4CE1" w:rsidDel="00402FFE" w:rsidRDefault="00EB4CE1">
            <w:pPr>
              <w:spacing w:after="0" w:line="240" w:lineRule="auto"/>
              <w:jc w:val="center"/>
              <w:rPr>
                <w:ins w:id="19787" w:author="Stefanie Lane" w:date="2022-06-23T15:12:00Z"/>
                <w:del w:id="19788" w:author="Lane, Stefanie" w:date="2023-04-28T12:07:00Z"/>
                <w:rFonts w:ascii="Calibri" w:eastAsia="Times New Roman" w:hAnsi="Calibri" w:cs="Calibri"/>
                <w:color w:val="000000"/>
                <w:rPrChange w:id="19789" w:author="Stefanie Lane" w:date="2022-06-23T15:12:00Z">
                  <w:rPr>
                    <w:ins w:id="19790" w:author="Stefanie Lane" w:date="2022-06-23T15:12:00Z"/>
                    <w:del w:id="19791" w:author="Lane, Stefanie" w:date="2023-04-28T12:07:00Z"/>
                  </w:rPr>
                </w:rPrChange>
              </w:rPr>
              <w:pPrChange w:id="19792" w:author="Stefanie Lane" w:date="2022-06-23T15:12:00Z">
                <w:pPr>
                  <w:jc w:val="center"/>
                </w:pPr>
              </w:pPrChange>
            </w:pPr>
            <w:ins w:id="19793" w:author="Stefanie Lane" w:date="2022-06-23T15:12:00Z">
              <w:del w:id="19794" w:author="Lane, Stefanie" w:date="2023-04-28T12:07:00Z">
                <w:r w:rsidRPr="00EB4CE1" w:rsidDel="00402FFE">
                  <w:rPr>
                    <w:rFonts w:ascii="Calibri" w:eastAsia="Times New Roman" w:hAnsi="Calibri" w:cs="Calibri"/>
                    <w:color w:val="000000"/>
                    <w:rPrChange w:id="19795" w:author="Stefanie Lane" w:date="2022-06-23T15:12:00Z">
                      <w:rPr/>
                    </w:rPrChange>
                  </w:rPr>
                  <w:delText>0.09</w:delText>
                </w:r>
              </w:del>
            </w:ins>
          </w:p>
        </w:tc>
        <w:tc>
          <w:tcPr>
            <w:tcW w:w="990" w:type="dxa"/>
            <w:tcBorders>
              <w:top w:val="nil"/>
              <w:left w:val="nil"/>
              <w:bottom w:val="nil"/>
              <w:right w:val="nil"/>
            </w:tcBorders>
            <w:shd w:val="clear" w:color="auto" w:fill="auto"/>
            <w:noWrap/>
            <w:vAlign w:val="bottom"/>
            <w:hideMark/>
            <w:tcPrChange w:id="19796" w:author="Stefanie Lane" w:date="2022-06-23T15:14:00Z">
              <w:tcPr>
                <w:tcW w:w="960" w:type="dxa"/>
                <w:tcBorders>
                  <w:top w:val="nil"/>
                  <w:left w:val="nil"/>
                  <w:bottom w:val="nil"/>
                  <w:right w:val="nil"/>
                </w:tcBorders>
                <w:shd w:val="clear" w:color="auto" w:fill="auto"/>
                <w:noWrap/>
                <w:vAlign w:val="bottom"/>
                <w:hideMark/>
              </w:tcPr>
            </w:tcPrChange>
          </w:tcPr>
          <w:p w14:paraId="2D1D12E7" w14:textId="77777777" w:rsidR="00EB4CE1" w:rsidRPr="00EB4CE1" w:rsidDel="00402FFE" w:rsidRDefault="00EB4CE1">
            <w:pPr>
              <w:spacing w:after="0" w:line="240" w:lineRule="auto"/>
              <w:jc w:val="center"/>
              <w:rPr>
                <w:ins w:id="19797" w:author="Stefanie Lane" w:date="2022-06-23T15:12:00Z"/>
                <w:del w:id="19798" w:author="Lane, Stefanie" w:date="2023-04-28T12:07:00Z"/>
                <w:rFonts w:ascii="Calibri" w:eastAsia="Times New Roman" w:hAnsi="Calibri" w:cs="Calibri"/>
                <w:color w:val="000000"/>
                <w:rPrChange w:id="19799" w:author="Stefanie Lane" w:date="2022-06-23T15:12:00Z">
                  <w:rPr>
                    <w:ins w:id="19800" w:author="Stefanie Lane" w:date="2022-06-23T15:12:00Z"/>
                    <w:del w:id="19801" w:author="Lane, Stefanie" w:date="2023-04-28T12:07:00Z"/>
                  </w:rPr>
                </w:rPrChange>
              </w:rPr>
              <w:pPrChange w:id="19802" w:author="Stefanie Lane" w:date="2022-06-23T15:12:00Z">
                <w:pPr>
                  <w:jc w:val="center"/>
                </w:pPr>
              </w:pPrChange>
            </w:pPr>
            <w:ins w:id="19803" w:author="Stefanie Lane" w:date="2022-06-23T15:12:00Z">
              <w:del w:id="19804" w:author="Lane, Stefanie" w:date="2023-04-28T12:07:00Z">
                <w:r w:rsidRPr="00EB4CE1" w:rsidDel="00402FFE">
                  <w:rPr>
                    <w:rFonts w:ascii="Calibri" w:eastAsia="Times New Roman" w:hAnsi="Calibri" w:cs="Calibri"/>
                    <w:color w:val="000000"/>
                    <w:rPrChange w:id="19805" w:author="Stefanie Lane" w:date="2022-06-23T15:12:00Z">
                      <w:rPr/>
                    </w:rPrChange>
                  </w:rPr>
                  <w:delText>0.10</w:delText>
                </w:r>
              </w:del>
            </w:ins>
          </w:p>
        </w:tc>
        <w:tc>
          <w:tcPr>
            <w:tcW w:w="810" w:type="dxa"/>
            <w:tcBorders>
              <w:top w:val="nil"/>
              <w:left w:val="nil"/>
              <w:bottom w:val="nil"/>
              <w:right w:val="nil"/>
            </w:tcBorders>
            <w:shd w:val="clear" w:color="auto" w:fill="auto"/>
            <w:noWrap/>
            <w:vAlign w:val="bottom"/>
            <w:hideMark/>
            <w:tcPrChange w:id="19806" w:author="Stefanie Lane" w:date="2022-06-23T15:14:00Z">
              <w:tcPr>
                <w:tcW w:w="960" w:type="dxa"/>
                <w:tcBorders>
                  <w:top w:val="nil"/>
                  <w:left w:val="nil"/>
                  <w:bottom w:val="nil"/>
                  <w:right w:val="nil"/>
                </w:tcBorders>
                <w:shd w:val="clear" w:color="auto" w:fill="auto"/>
                <w:noWrap/>
                <w:vAlign w:val="bottom"/>
                <w:hideMark/>
              </w:tcPr>
            </w:tcPrChange>
          </w:tcPr>
          <w:p w14:paraId="4F6AFCD0" w14:textId="77777777" w:rsidR="00EB4CE1" w:rsidRPr="00EB4CE1" w:rsidDel="00402FFE" w:rsidRDefault="00EB4CE1">
            <w:pPr>
              <w:spacing w:after="0" w:line="240" w:lineRule="auto"/>
              <w:jc w:val="center"/>
              <w:rPr>
                <w:ins w:id="19807" w:author="Stefanie Lane" w:date="2022-06-23T15:12:00Z"/>
                <w:del w:id="19808" w:author="Lane, Stefanie" w:date="2023-04-28T12:07:00Z"/>
                <w:rFonts w:ascii="Calibri" w:eastAsia="Times New Roman" w:hAnsi="Calibri" w:cs="Calibri"/>
                <w:color w:val="000000"/>
                <w:rPrChange w:id="19809" w:author="Stefanie Lane" w:date="2022-06-23T15:12:00Z">
                  <w:rPr>
                    <w:ins w:id="19810" w:author="Stefanie Lane" w:date="2022-06-23T15:12:00Z"/>
                    <w:del w:id="19811" w:author="Lane, Stefanie" w:date="2023-04-28T12:07:00Z"/>
                  </w:rPr>
                </w:rPrChange>
              </w:rPr>
              <w:pPrChange w:id="19812" w:author="Stefanie Lane" w:date="2022-06-23T15:12:00Z">
                <w:pPr>
                  <w:jc w:val="center"/>
                </w:pPr>
              </w:pPrChange>
            </w:pPr>
            <w:ins w:id="19813" w:author="Stefanie Lane" w:date="2022-06-23T15:12:00Z">
              <w:del w:id="19814" w:author="Lane, Stefanie" w:date="2023-04-28T12:07:00Z">
                <w:r w:rsidRPr="00EB4CE1" w:rsidDel="00402FFE">
                  <w:rPr>
                    <w:rFonts w:ascii="Calibri" w:eastAsia="Times New Roman" w:hAnsi="Calibri" w:cs="Calibri"/>
                    <w:color w:val="000000"/>
                    <w:rPrChange w:id="19815" w:author="Stefanie Lane" w:date="2022-06-23T15:12:00Z">
                      <w:rPr/>
                    </w:rPrChange>
                  </w:rPr>
                  <w:delText>0.18</w:delText>
                </w:r>
              </w:del>
            </w:ins>
          </w:p>
        </w:tc>
        <w:tc>
          <w:tcPr>
            <w:tcW w:w="1710" w:type="dxa"/>
            <w:tcBorders>
              <w:top w:val="nil"/>
              <w:left w:val="nil"/>
              <w:bottom w:val="nil"/>
              <w:right w:val="single" w:sz="8" w:space="0" w:color="auto"/>
            </w:tcBorders>
            <w:shd w:val="clear" w:color="auto" w:fill="auto"/>
            <w:noWrap/>
            <w:vAlign w:val="bottom"/>
            <w:hideMark/>
            <w:tcPrChange w:id="1981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67189AF" w14:textId="77777777" w:rsidR="00EB4CE1" w:rsidRPr="00EB4CE1" w:rsidDel="00402FFE" w:rsidRDefault="00EB4CE1">
            <w:pPr>
              <w:spacing w:after="0" w:line="240" w:lineRule="auto"/>
              <w:jc w:val="center"/>
              <w:rPr>
                <w:ins w:id="19817" w:author="Stefanie Lane" w:date="2022-06-23T15:12:00Z"/>
                <w:del w:id="19818" w:author="Lane, Stefanie" w:date="2023-04-28T12:07:00Z"/>
                <w:rFonts w:ascii="Calibri" w:eastAsia="Times New Roman" w:hAnsi="Calibri" w:cs="Calibri"/>
                <w:color w:val="000000"/>
                <w:rPrChange w:id="19819" w:author="Stefanie Lane" w:date="2022-06-23T15:12:00Z">
                  <w:rPr>
                    <w:ins w:id="19820" w:author="Stefanie Lane" w:date="2022-06-23T15:12:00Z"/>
                    <w:del w:id="19821" w:author="Lane, Stefanie" w:date="2023-04-28T12:07:00Z"/>
                  </w:rPr>
                </w:rPrChange>
              </w:rPr>
              <w:pPrChange w:id="19822" w:author="Stefanie Lane" w:date="2022-06-23T15:12:00Z">
                <w:pPr>
                  <w:jc w:val="center"/>
                </w:pPr>
              </w:pPrChange>
            </w:pPr>
            <w:ins w:id="19823" w:author="Stefanie Lane" w:date="2022-06-23T15:12:00Z">
              <w:del w:id="19824" w:author="Lane, Stefanie" w:date="2023-04-28T12:07:00Z">
                <w:r w:rsidRPr="00EB4CE1" w:rsidDel="00402FFE">
                  <w:rPr>
                    <w:rFonts w:ascii="Calibri" w:eastAsia="Times New Roman" w:hAnsi="Calibri" w:cs="Calibri"/>
                    <w:color w:val="000000"/>
                    <w:rPrChange w:id="19825" w:author="Stefanie Lane" w:date="2022-06-23T15:12:00Z">
                      <w:rPr/>
                    </w:rPrChange>
                  </w:rPr>
                  <w:delText>102.4</w:delText>
                </w:r>
              </w:del>
            </w:ins>
          </w:p>
        </w:tc>
      </w:tr>
      <w:tr w:rsidR="00EB4CE1" w:rsidRPr="00EB4CE1" w:rsidDel="00402FFE" w14:paraId="202816F3" w14:textId="77777777" w:rsidTr="006F10B7">
        <w:trPr>
          <w:trHeight w:val="290"/>
          <w:ins w:id="19826" w:author="Stefanie Lane" w:date="2022-06-23T15:12:00Z"/>
          <w:del w:id="19827" w:author="Lane, Stefanie" w:date="2023-04-28T12:07:00Z"/>
          <w:trPrChange w:id="1982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982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DDD2702" w14:textId="77777777" w:rsidR="00EB4CE1" w:rsidRPr="00EB4CE1" w:rsidDel="00402FFE" w:rsidRDefault="00EB4CE1">
            <w:pPr>
              <w:spacing w:after="0" w:line="240" w:lineRule="auto"/>
              <w:rPr>
                <w:ins w:id="19830" w:author="Stefanie Lane" w:date="2022-06-23T15:12:00Z"/>
                <w:del w:id="19831" w:author="Lane, Stefanie" w:date="2023-04-28T12:07:00Z"/>
                <w:rFonts w:ascii="Calibri" w:eastAsia="Times New Roman" w:hAnsi="Calibri" w:cs="Calibri"/>
                <w:color w:val="000000"/>
                <w:rPrChange w:id="19832" w:author="Stefanie Lane" w:date="2022-06-23T15:12:00Z">
                  <w:rPr>
                    <w:ins w:id="19833" w:author="Stefanie Lane" w:date="2022-06-23T15:12:00Z"/>
                    <w:del w:id="19834" w:author="Lane, Stefanie" w:date="2023-04-28T12:07:00Z"/>
                  </w:rPr>
                </w:rPrChange>
              </w:rPr>
              <w:pPrChange w:id="1983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983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82E45BB" w14:textId="77777777" w:rsidR="00EB4CE1" w:rsidRPr="00EB4CE1" w:rsidDel="00402FFE" w:rsidRDefault="00EB4CE1">
            <w:pPr>
              <w:spacing w:after="0" w:line="240" w:lineRule="auto"/>
              <w:rPr>
                <w:ins w:id="19837" w:author="Stefanie Lane" w:date="2022-06-23T15:12:00Z"/>
                <w:del w:id="19838" w:author="Lane, Stefanie" w:date="2023-04-28T12:07:00Z"/>
                <w:rFonts w:ascii="Calibri" w:eastAsia="Times New Roman" w:hAnsi="Calibri" w:cs="Calibri"/>
                <w:color w:val="000000"/>
                <w:rPrChange w:id="19839" w:author="Stefanie Lane" w:date="2022-06-23T15:12:00Z">
                  <w:rPr>
                    <w:ins w:id="19840" w:author="Stefanie Lane" w:date="2022-06-23T15:12:00Z"/>
                    <w:del w:id="19841" w:author="Lane, Stefanie" w:date="2023-04-28T12:07:00Z"/>
                  </w:rPr>
                </w:rPrChange>
              </w:rPr>
              <w:pPrChange w:id="1984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984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235CDC8" w14:textId="77777777" w:rsidR="00EB4CE1" w:rsidRPr="00EB4CE1" w:rsidDel="00402FFE" w:rsidRDefault="00EB4CE1">
            <w:pPr>
              <w:spacing w:after="0" w:line="240" w:lineRule="auto"/>
              <w:rPr>
                <w:ins w:id="19844" w:author="Stefanie Lane" w:date="2022-06-23T15:12:00Z"/>
                <w:del w:id="19845" w:author="Lane, Stefanie" w:date="2023-04-28T12:07:00Z"/>
                <w:rFonts w:ascii="Calibri" w:eastAsia="Times New Roman" w:hAnsi="Calibri" w:cs="Calibri"/>
                <w:i/>
                <w:iCs/>
                <w:color w:val="000000"/>
                <w:rPrChange w:id="19846" w:author="Stefanie Lane" w:date="2022-06-23T15:12:00Z">
                  <w:rPr>
                    <w:ins w:id="19847" w:author="Stefanie Lane" w:date="2022-06-23T15:12:00Z"/>
                    <w:del w:id="19848" w:author="Lane, Stefanie" w:date="2023-04-28T12:07:00Z"/>
                  </w:rPr>
                </w:rPrChange>
              </w:rPr>
              <w:pPrChange w:id="19849" w:author="Stefanie Lane" w:date="2022-06-23T15:12:00Z">
                <w:pPr/>
              </w:pPrChange>
            </w:pPr>
            <w:ins w:id="19850" w:author="Stefanie Lane" w:date="2022-06-23T15:12:00Z">
              <w:del w:id="19851" w:author="Lane, Stefanie" w:date="2023-04-28T12:07:00Z">
                <w:r w:rsidRPr="00EB4CE1" w:rsidDel="00402FFE">
                  <w:rPr>
                    <w:rFonts w:ascii="Calibri" w:eastAsia="Times New Roman" w:hAnsi="Calibri" w:cs="Calibri"/>
                    <w:i/>
                    <w:iCs/>
                    <w:color w:val="000000"/>
                    <w:rPrChange w:id="19852" w:author="Stefanie Lane" w:date="2022-06-23T15:12:00Z">
                      <w:rPr/>
                    </w:rPrChange>
                  </w:rPr>
                  <w:delText>Iris pseudocorus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985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5244A00" w14:textId="77777777" w:rsidR="00EB4CE1" w:rsidRPr="00EB4CE1" w:rsidDel="00402FFE" w:rsidRDefault="00EB4CE1">
            <w:pPr>
              <w:spacing w:after="0" w:line="240" w:lineRule="auto"/>
              <w:jc w:val="center"/>
              <w:rPr>
                <w:ins w:id="19854" w:author="Stefanie Lane" w:date="2022-06-23T15:12:00Z"/>
                <w:del w:id="19855" w:author="Lane, Stefanie" w:date="2023-04-28T12:07:00Z"/>
                <w:rFonts w:ascii="Calibri" w:eastAsia="Times New Roman" w:hAnsi="Calibri" w:cs="Calibri"/>
                <w:color w:val="000000"/>
                <w:rPrChange w:id="19856" w:author="Stefanie Lane" w:date="2022-06-23T15:12:00Z">
                  <w:rPr>
                    <w:ins w:id="19857" w:author="Stefanie Lane" w:date="2022-06-23T15:12:00Z"/>
                    <w:del w:id="19858" w:author="Lane, Stefanie" w:date="2023-04-28T12:07:00Z"/>
                  </w:rPr>
                </w:rPrChange>
              </w:rPr>
              <w:pPrChange w:id="19859" w:author="Stefanie Lane" w:date="2022-06-23T15:12:00Z">
                <w:pPr>
                  <w:jc w:val="center"/>
                </w:pPr>
              </w:pPrChange>
            </w:pPr>
            <w:ins w:id="19860" w:author="Stefanie Lane" w:date="2022-06-23T15:12:00Z">
              <w:del w:id="19861" w:author="Lane, Stefanie" w:date="2023-04-28T12:07:00Z">
                <w:r w:rsidRPr="00EB4CE1" w:rsidDel="00402FFE">
                  <w:rPr>
                    <w:rFonts w:ascii="Calibri" w:eastAsia="Times New Roman" w:hAnsi="Calibri" w:cs="Calibri"/>
                    <w:color w:val="000000"/>
                    <w:rPrChange w:id="19862"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986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C379B64" w14:textId="77777777" w:rsidR="00EB4CE1" w:rsidRPr="00EB4CE1" w:rsidDel="00402FFE" w:rsidRDefault="00EB4CE1">
            <w:pPr>
              <w:spacing w:after="0" w:line="240" w:lineRule="auto"/>
              <w:jc w:val="center"/>
              <w:rPr>
                <w:ins w:id="19864" w:author="Stefanie Lane" w:date="2022-06-23T15:12:00Z"/>
                <w:del w:id="19865" w:author="Lane, Stefanie" w:date="2023-04-28T12:07:00Z"/>
                <w:rFonts w:ascii="Calibri" w:eastAsia="Times New Roman" w:hAnsi="Calibri" w:cs="Calibri"/>
                <w:color w:val="000000"/>
                <w:rPrChange w:id="19866" w:author="Stefanie Lane" w:date="2022-06-23T15:12:00Z">
                  <w:rPr>
                    <w:ins w:id="19867" w:author="Stefanie Lane" w:date="2022-06-23T15:12:00Z"/>
                    <w:del w:id="19868" w:author="Lane, Stefanie" w:date="2023-04-28T12:07:00Z"/>
                  </w:rPr>
                </w:rPrChange>
              </w:rPr>
              <w:pPrChange w:id="19869" w:author="Stefanie Lane" w:date="2022-06-23T15:12:00Z">
                <w:pPr>
                  <w:jc w:val="center"/>
                </w:pPr>
              </w:pPrChange>
            </w:pPr>
            <w:ins w:id="19870" w:author="Stefanie Lane" w:date="2022-06-23T15:12:00Z">
              <w:del w:id="19871" w:author="Lane, Stefanie" w:date="2023-04-28T12:07:00Z">
                <w:r w:rsidRPr="00EB4CE1" w:rsidDel="00402FFE">
                  <w:rPr>
                    <w:rFonts w:ascii="Calibri" w:eastAsia="Times New Roman" w:hAnsi="Calibri" w:cs="Calibri"/>
                    <w:color w:val="000000"/>
                    <w:rPrChange w:id="19872" w:author="Stefanie Lane" w:date="2022-06-23T15:12:00Z">
                      <w:rPr/>
                    </w:rPrChange>
                  </w:rPr>
                  <w:delText>0.13</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1987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C5150C6" w14:textId="77777777" w:rsidR="00EB4CE1" w:rsidRPr="00EB4CE1" w:rsidDel="00402FFE" w:rsidRDefault="00EB4CE1">
            <w:pPr>
              <w:spacing w:after="0" w:line="240" w:lineRule="auto"/>
              <w:jc w:val="center"/>
              <w:rPr>
                <w:ins w:id="19874" w:author="Stefanie Lane" w:date="2022-06-23T15:12:00Z"/>
                <w:del w:id="19875" w:author="Lane, Stefanie" w:date="2023-04-28T12:07:00Z"/>
                <w:rFonts w:ascii="Calibri" w:eastAsia="Times New Roman" w:hAnsi="Calibri" w:cs="Calibri"/>
                <w:color w:val="000000"/>
                <w:rPrChange w:id="19876" w:author="Stefanie Lane" w:date="2022-06-23T15:12:00Z">
                  <w:rPr>
                    <w:ins w:id="19877" w:author="Stefanie Lane" w:date="2022-06-23T15:12:00Z"/>
                    <w:del w:id="19878" w:author="Lane, Stefanie" w:date="2023-04-28T12:07:00Z"/>
                  </w:rPr>
                </w:rPrChange>
              </w:rPr>
              <w:pPrChange w:id="19879" w:author="Stefanie Lane" w:date="2022-06-23T15:12:00Z">
                <w:pPr>
                  <w:jc w:val="center"/>
                </w:pPr>
              </w:pPrChange>
            </w:pPr>
            <w:ins w:id="19880" w:author="Stefanie Lane" w:date="2022-06-23T15:12:00Z">
              <w:del w:id="19881" w:author="Lane, Stefanie" w:date="2023-04-28T12:07:00Z">
                <w:r w:rsidRPr="00EB4CE1" w:rsidDel="00402FFE">
                  <w:rPr>
                    <w:rFonts w:ascii="Calibri" w:eastAsia="Times New Roman" w:hAnsi="Calibri" w:cs="Calibri"/>
                    <w:color w:val="000000"/>
                    <w:rPrChange w:id="19882" w:author="Stefanie Lane" w:date="2022-06-23T15:12:00Z">
                      <w:rPr/>
                    </w:rPrChange>
                  </w:rPr>
                  <w:delText>0.25</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988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694A919" w14:textId="77777777" w:rsidR="00EB4CE1" w:rsidRPr="00EB4CE1" w:rsidDel="00402FFE" w:rsidRDefault="00EB4CE1">
            <w:pPr>
              <w:spacing w:after="0" w:line="240" w:lineRule="auto"/>
              <w:jc w:val="center"/>
              <w:rPr>
                <w:ins w:id="19884" w:author="Stefanie Lane" w:date="2022-06-23T15:12:00Z"/>
                <w:del w:id="19885" w:author="Lane, Stefanie" w:date="2023-04-28T12:07:00Z"/>
                <w:rFonts w:ascii="Calibri" w:eastAsia="Times New Roman" w:hAnsi="Calibri" w:cs="Calibri"/>
                <w:color w:val="000000"/>
                <w:rPrChange w:id="19886" w:author="Stefanie Lane" w:date="2022-06-23T15:12:00Z">
                  <w:rPr>
                    <w:ins w:id="19887" w:author="Stefanie Lane" w:date="2022-06-23T15:12:00Z"/>
                    <w:del w:id="19888" w:author="Lane, Stefanie" w:date="2023-04-28T12:07:00Z"/>
                  </w:rPr>
                </w:rPrChange>
              </w:rPr>
              <w:pPrChange w:id="19889" w:author="Stefanie Lane" w:date="2022-06-23T15:12:00Z">
                <w:pPr>
                  <w:jc w:val="center"/>
                </w:pPr>
              </w:pPrChange>
            </w:pPr>
            <w:ins w:id="19890" w:author="Stefanie Lane" w:date="2022-06-23T15:12:00Z">
              <w:del w:id="19891" w:author="Lane, Stefanie" w:date="2023-04-28T12:07:00Z">
                <w:r w:rsidRPr="00EB4CE1" w:rsidDel="00402FFE">
                  <w:rPr>
                    <w:rFonts w:ascii="Calibri" w:eastAsia="Times New Roman" w:hAnsi="Calibri" w:cs="Calibri"/>
                    <w:color w:val="000000"/>
                    <w:rPrChange w:id="19892" w:author="Stefanie Lane" w:date="2022-06-23T15:12:00Z">
                      <w:rPr/>
                    </w:rPrChange>
                  </w:rPr>
                  <w:delText>+</w:delText>
                </w:r>
              </w:del>
            </w:ins>
          </w:p>
        </w:tc>
      </w:tr>
      <w:tr w:rsidR="00EB4CE1" w:rsidRPr="00EB4CE1" w:rsidDel="00402FFE" w14:paraId="09B34632" w14:textId="77777777" w:rsidTr="006F10B7">
        <w:trPr>
          <w:trHeight w:val="290"/>
          <w:ins w:id="19893" w:author="Stefanie Lane" w:date="2022-06-23T15:12:00Z"/>
          <w:del w:id="19894" w:author="Lane, Stefanie" w:date="2023-04-28T12:07:00Z"/>
          <w:trPrChange w:id="1989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989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D052D36" w14:textId="77777777" w:rsidR="00EB4CE1" w:rsidRPr="00EB4CE1" w:rsidDel="00402FFE" w:rsidRDefault="00EB4CE1">
            <w:pPr>
              <w:spacing w:after="0" w:line="240" w:lineRule="auto"/>
              <w:rPr>
                <w:ins w:id="19897" w:author="Stefanie Lane" w:date="2022-06-23T15:12:00Z"/>
                <w:del w:id="19898" w:author="Lane, Stefanie" w:date="2023-04-28T12:07:00Z"/>
                <w:rFonts w:ascii="Calibri" w:eastAsia="Times New Roman" w:hAnsi="Calibri" w:cs="Calibri"/>
                <w:color w:val="000000"/>
                <w:rPrChange w:id="19899" w:author="Stefanie Lane" w:date="2022-06-23T15:12:00Z">
                  <w:rPr>
                    <w:ins w:id="19900" w:author="Stefanie Lane" w:date="2022-06-23T15:12:00Z"/>
                    <w:del w:id="19901" w:author="Lane, Stefanie" w:date="2023-04-28T12:07:00Z"/>
                  </w:rPr>
                </w:rPrChange>
              </w:rPr>
              <w:pPrChange w:id="1990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990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AA44EA8" w14:textId="77777777" w:rsidR="00EB4CE1" w:rsidRPr="00EB4CE1" w:rsidDel="00402FFE" w:rsidRDefault="00EB4CE1">
            <w:pPr>
              <w:spacing w:after="0" w:line="240" w:lineRule="auto"/>
              <w:rPr>
                <w:ins w:id="19904" w:author="Stefanie Lane" w:date="2022-06-23T15:12:00Z"/>
                <w:del w:id="19905" w:author="Lane, Stefanie" w:date="2023-04-28T12:07:00Z"/>
                <w:rFonts w:ascii="Calibri" w:eastAsia="Times New Roman" w:hAnsi="Calibri" w:cs="Calibri"/>
                <w:color w:val="000000"/>
                <w:rPrChange w:id="19906" w:author="Stefanie Lane" w:date="2022-06-23T15:12:00Z">
                  <w:rPr>
                    <w:ins w:id="19907" w:author="Stefanie Lane" w:date="2022-06-23T15:12:00Z"/>
                    <w:del w:id="19908" w:author="Lane, Stefanie" w:date="2023-04-28T12:07:00Z"/>
                  </w:rPr>
                </w:rPrChange>
              </w:rPr>
              <w:pPrChange w:id="19909" w:author="Stefanie Lane" w:date="2022-06-23T15:12:00Z">
                <w:pPr/>
              </w:pPrChange>
            </w:pPr>
          </w:p>
        </w:tc>
        <w:tc>
          <w:tcPr>
            <w:tcW w:w="3320" w:type="dxa"/>
            <w:tcBorders>
              <w:top w:val="nil"/>
              <w:left w:val="nil"/>
              <w:bottom w:val="nil"/>
              <w:right w:val="nil"/>
            </w:tcBorders>
            <w:shd w:val="clear" w:color="auto" w:fill="auto"/>
            <w:noWrap/>
            <w:vAlign w:val="bottom"/>
            <w:hideMark/>
            <w:tcPrChange w:id="19910" w:author="Stefanie Lane" w:date="2022-06-23T15:14:00Z">
              <w:tcPr>
                <w:tcW w:w="3320" w:type="dxa"/>
                <w:tcBorders>
                  <w:top w:val="nil"/>
                  <w:left w:val="nil"/>
                  <w:bottom w:val="nil"/>
                  <w:right w:val="nil"/>
                </w:tcBorders>
                <w:shd w:val="clear" w:color="auto" w:fill="auto"/>
                <w:noWrap/>
                <w:vAlign w:val="bottom"/>
                <w:hideMark/>
              </w:tcPr>
            </w:tcPrChange>
          </w:tcPr>
          <w:p w14:paraId="5C6A34EF" w14:textId="77777777" w:rsidR="00EB4CE1" w:rsidRPr="00EB4CE1" w:rsidDel="00402FFE" w:rsidRDefault="00EB4CE1">
            <w:pPr>
              <w:spacing w:after="0" w:line="240" w:lineRule="auto"/>
              <w:rPr>
                <w:ins w:id="19911" w:author="Stefanie Lane" w:date="2022-06-23T15:12:00Z"/>
                <w:del w:id="19912" w:author="Lane, Stefanie" w:date="2023-04-28T12:07:00Z"/>
                <w:rFonts w:ascii="Calibri" w:eastAsia="Times New Roman" w:hAnsi="Calibri" w:cs="Calibri"/>
                <w:i/>
                <w:iCs/>
                <w:color w:val="000000"/>
                <w:rPrChange w:id="19913" w:author="Stefanie Lane" w:date="2022-06-23T15:12:00Z">
                  <w:rPr>
                    <w:ins w:id="19914" w:author="Stefanie Lane" w:date="2022-06-23T15:12:00Z"/>
                    <w:del w:id="19915" w:author="Lane, Stefanie" w:date="2023-04-28T12:07:00Z"/>
                  </w:rPr>
                </w:rPrChange>
              </w:rPr>
              <w:pPrChange w:id="19916" w:author="Stefanie Lane" w:date="2022-06-23T15:12:00Z">
                <w:pPr/>
              </w:pPrChange>
            </w:pPr>
            <w:ins w:id="19917" w:author="Stefanie Lane" w:date="2022-06-23T15:12:00Z">
              <w:del w:id="19918" w:author="Lane, Stefanie" w:date="2023-04-28T12:07:00Z">
                <w:r w:rsidRPr="00EB4CE1" w:rsidDel="00402FFE">
                  <w:rPr>
                    <w:rFonts w:ascii="Calibri" w:eastAsia="Times New Roman" w:hAnsi="Calibri" w:cs="Calibri"/>
                    <w:i/>
                    <w:iCs/>
                    <w:color w:val="000000"/>
                    <w:rPrChange w:id="19919" w:author="Stefanie Lane" w:date="2022-06-23T15:12:00Z">
                      <w:rPr/>
                    </w:rPrChange>
                  </w:rPr>
                  <w:delText>Lycopus europaeus</w:delText>
                </w:r>
              </w:del>
            </w:ins>
          </w:p>
        </w:tc>
        <w:tc>
          <w:tcPr>
            <w:tcW w:w="869" w:type="dxa"/>
            <w:tcBorders>
              <w:top w:val="nil"/>
              <w:left w:val="nil"/>
              <w:bottom w:val="nil"/>
              <w:right w:val="nil"/>
            </w:tcBorders>
            <w:shd w:val="clear" w:color="auto" w:fill="auto"/>
            <w:noWrap/>
            <w:vAlign w:val="bottom"/>
            <w:hideMark/>
            <w:tcPrChange w:id="19920" w:author="Stefanie Lane" w:date="2022-06-23T15:14:00Z">
              <w:tcPr>
                <w:tcW w:w="960" w:type="dxa"/>
                <w:tcBorders>
                  <w:top w:val="nil"/>
                  <w:left w:val="nil"/>
                  <w:bottom w:val="nil"/>
                  <w:right w:val="nil"/>
                </w:tcBorders>
                <w:shd w:val="clear" w:color="auto" w:fill="auto"/>
                <w:noWrap/>
                <w:vAlign w:val="bottom"/>
                <w:hideMark/>
              </w:tcPr>
            </w:tcPrChange>
          </w:tcPr>
          <w:p w14:paraId="717D8D9D" w14:textId="77777777" w:rsidR="00EB4CE1" w:rsidRPr="00EB4CE1" w:rsidDel="00402FFE" w:rsidRDefault="00EB4CE1">
            <w:pPr>
              <w:spacing w:after="0" w:line="240" w:lineRule="auto"/>
              <w:jc w:val="center"/>
              <w:rPr>
                <w:ins w:id="19921" w:author="Stefanie Lane" w:date="2022-06-23T15:12:00Z"/>
                <w:del w:id="19922" w:author="Lane, Stefanie" w:date="2023-04-28T12:07:00Z"/>
                <w:rFonts w:ascii="Calibri" w:eastAsia="Times New Roman" w:hAnsi="Calibri" w:cs="Calibri"/>
                <w:color w:val="000000"/>
                <w:rPrChange w:id="19923" w:author="Stefanie Lane" w:date="2022-06-23T15:12:00Z">
                  <w:rPr>
                    <w:ins w:id="19924" w:author="Stefanie Lane" w:date="2022-06-23T15:12:00Z"/>
                    <w:del w:id="19925" w:author="Lane, Stefanie" w:date="2023-04-28T12:07:00Z"/>
                  </w:rPr>
                </w:rPrChange>
              </w:rPr>
              <w:pPrChange w:id="19926" w:author="Stefanie Lane" w:date="2022-06-23T15:12:00Z">
                <w:pPr>
                  <w:jc w:val="center"/>
                </w:pPr>
              </w:pPrChange>
            </w:pPr>
            <w:ins w:id="19927" w:author="Stefanie Lane" w:date="2022-06-23T15:12:00Z">
              <w:del w:id="19928" w:author="Lane, Stefanie" w:date="2023-04-28T12:07:00Z">
                <w:r w:rsidRPr="00EB4CE1" w:rsidDel="00402FFE">
                  <w:rPr>
                    <w:rFonts w:ascii="Calibri" w:eastAsia="Times New Roman" w:hAnsi="Calibri" w:cs="Calibri"/>
                    <w:color w:val="000000"/>
                    <w:rPrChange w:id="19929"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19930" w:author="Stefanie Lane" w:date="2022-06-23T15:14:00Z">
              <w:tcPr>
                <w:tcW w:w="960" w:type="dxa"/>
                <w:tcBorders>
                  <w:top w:val="nil"/>
                  <w:left w:val="nil"/>
                  <w:bottom w:val="nil"/>
                  <w:right w:val="nil"/>
                </w:tcBorders>
                <w:shd w:val="clear" w:color="auto" w:fill="auto"/>
                <w:noWrap/>
                <w:vAlign w:val="bottom"/>
                <w:hideMark/>
              </w:tcPr>
            </w:tcPrChange>
          </w:tcPr>
          <w:p w14:paraId="78AEA33D" w14:textId="77777777" w:rsidR="00EB4CE1" w:rsidRPr="00EB4CE1" w:rsidDel="00402FFE" w:rsidRDefault="00EB4CE1">
            <w:pPr>
              <w:spacing w:after="0" w:line="240" w:lineRule="auto"/>
              <w:jc w:val="center"/>
              <w:rPr>
                <w:ins w:id="19931" w:author="Stefanie Lane" w:date="2022-06-23T15:12:00Z"/>
                <w:del w:id="19932" w:author="Lane, Stefanie" w:date="2023-04-28T12:07:00Z"/>
                <w:rFonts w:ascii="Calibri" w:eastAsia="Times New Roman" w:hAnsi="Calibri" w:cs="Calibri"/>
                <w:color w:val="000000"/>
                <w:rPrChange w:id="19933" w:author="Stefanie Lane" w:date="2022-06-23T15:12:00Z">
                  <w:rPr>
                    <w:ins w:id="19934" w:author="Stefanie Lane" w:date="2022-06-23T15:12:00Z"/>
                    <w:del w:id="19935" w:author="Lane, Stefanie" w:date="2023-04-28T12:07:00Z"/>
                  </w:rPr>
                </w:rPrChange>
              </w:rPr>
              <w:pPrChange w:id="19936" w:author="Stefanie Lane" w:date="2022-06-23T15:12:00Z">
                <w:pPr>
                  <w:jc w:val="center"/>
                </w:pPr>
              </w:pPrChange>
            </w:pPr>
            <w:ins w:id="19937" w:author="Stefanie Lane" w:date="2022-06-23T15:12:00Z">
              <w:del w:id="19938" w:author="Lane, Stefanie" w:date="2023-04-28T12:07:00Z">
                <w:r w:rsidRPr="00EB4CE1" w:rsidDel="00402FFE">
                  <w:rPr>
                    <w:rFonts w:ascii="Calibri" w:eastAsia="Times New Roman" w:hAnsi="Calibri" w:cs="Calibri"/>
                    <w:color w:val="000000"/>
                    <w:rPrChange w:id="19939"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19940" w:author="Stefanie Lane" w:date="2022-06-23T15:14:00Z">
              <w:tcPr>
                <w:tcW w:w="960" w:type="dxa"/>
                <w:tcBorders>
                  <w:top w:val="nil"/>
                  <w:left w:val="nil"/>
                  <w:bottom w:val="nil"/>
                  <w:right w:val="nil"/>
                </w:tcBorders>
                <w:shd w:val="clear" w:color="auto" w:fill="auto"/>
                <w:noWrap/>
                <w:vAlign w:val="bottom"/>
                <w:hideMark/>
              </w:tcPr>
            </w:tcPrChange>
          </w:tcPr>
          <w:p w14:paraId="5EB947E1" w14:textId="77777777" w:rsidR="00EB4CE1" w:rsidRPr="00EB4CE1" w:rsidDel="00402FFE" w:rsidRDefault="00EB4CE1">
            <w:pPr>
              <w:spacing w:after="0" w:line="240" w:lineRule="auto"/>
              <w:jc w:val="center"/>
              <w:rPr>
                <w:ins w:id="19941" w:author="Stefanie Lane" w:date="2022-06-23T15:12:00Z"/>
                <w:del w:id="19942" w:author="Lane, Stefanie" w:date="2023-04-28T12:07:00Z"/>
                <w:rFonts w:ascii="Calibri" w:eastAsia="Times New Roman" w:hAnsi="Calibri" w:cs="Calibri"/>
                <w:color w:val="000000"/>
                <w:rPrChange w:id="19943" w:author="Stefanie Lane" w:date="2022-06-23T15:12:00Z">
                  <w:rPr>
                    <w:ins w:id="19944" w:author="Stefanie Lane" w:date="2022-06-23T15:12:00Z"/>
                    <w:del w:id="19945" w:author="Lane, Stefanie" w:date="2023-04-28T12:07:00Z"/>
                  </w:rPr>
                </w:rPrChange>
              </w:rPr>
              <w:pPrChange w:id="19946" w:author="Stefanie Lane" w:date="2022-06-23T15:12:00Z">
                <w:pPr>
                  <w:jc w:val="center"/>
                </w:pPr>
              </w:pPrChange>
            </w:pPr>
            <w:ins w:id="19947" w:author="Stefanie Lane" w:date="2022-06-23T15:12:00Z">
              <w:del w:id="19948" w:author="Lane, Stefanie" w:date="2023-04-28T12:07:00Z">
                <w:r w:rsidRPr="00EB4CE1" w:rsidDel="00402FFE">
                  <w:rPr>
                    <w:rFonts w:ascii="Calibri" w:eastAsia="Times New Roman" w:hAnsi="Calibri" w:cs="Calibri"/>
                    <w:color w:val="000000"/>
                    <w:rPrChange w:id="19949" w:author="Stefanie Lane" w:date="2022-06-23T15:12:00Z">
                      <w:rPr/>
                    </w:rPrChange>
                  </w:rPr>
                  <w:delText>0.11</w:delText>
                </w:r>
              </w:del>
            </w:ins>
          </w:p>
        </w:tc>
        <w:tc>
          <w:tcPr>
            <w:tcW w:w="1710" w:type="dxa"/>
            <w:tcBorders>
              <w:top w:val="nil"/>
              <w:left w:val="nil"/>
              <w:bottom w:val="nil"/>
              <w:right w:val="single" w:sz="8" w:space="0" w:color="auto"/>
            </w:tcBorders>
            <w:shd w:val="clear" w:color="auto" w:fill="auto"/>
            <w:noWrap/>
            <w:vAlign w:val="bottom"/>
            <w:hideMark/>
            <w:tcPrChange w:id="1995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5077229" w14:textId="77777777" w:rsidR="00EB4CE1" w:rsidRPr="00EB4CE1" w:rsidDel="00402FFE" w:rsidRDefault="00EB4CE1">
            <w:pPr>
              <w:spacing w:after="0" w:line="240" w:lineRule="auto"/>
              <w:jc w:val="center"/>
              <w:rPr>
                <w:ins w:id="19951" w:author="Stefanie Lane" w:date="2022-06-23T15:12:00Z"/>
                <w:del w:id="19952" w:author="Lane, Stefanie" w:date="2023-04-28T12:07:00Z"/>
                <w:rFonts w:ascii="Calibri" w:eastAsia="Times New Roman" w:hAnsi="Calibri" w:cs="Calibri"/>
                <w:color w:val="000000"/>
                <w:rPrChange w:id="19953" w:author="Stefanie Lane" w:date="2022-06-23T15:12:00Z">
                  <w:rPr>
                    <w:ins w:id="19954" w:author="Stefanie Lane" w:date="2022-06-23T15:12:00Z"/>
                    <w:del w:id="19955" w:author="Lane, Stefanie" w:date="2023-04-28T12:07:00Z"/>
                  </w:rPr>
                </w:rPrChange>
              </w:rPr>
              <w:pPrChange w:id="19956" w:author="Stefanie Lane" w:date="2022-06-23T15:12:00Z">
                <w:pPr>
                  <w:jc w:val="center"/>
                </w:pPr>
              </w:pPrChange>
            </w:pPr>
            <w:ins w:id="19957" w:author="Stefanie Lane" w:date="2022-06-23T15:12:00Z">
              <w:del w:id="19958" w:author="Lane, Stefanie" w:date="2023-04-28T12:07:00Z">
                <w:r w:rsidRPr="00EB4CE1" w:rsidDel="00402FFE">
                  <w:rPr>
                    <w:rFonts w:ascii="Calibri" w:eastAsia="Times New Roman" w:hAnsi="Calibri" w:cs="Calibri"/>
                    <w:color w:val="000000"/>
                    <w:rPrChange w:id="19959" w:author="Stefanie Lane" w:date="2022-06-23T15:12:00Z">
                      <w:rPr/>
                    </w:rPrChange>
                  </w:rPr>
                  <w:delText>+</w:delText>
                </w:r>
              </w:del>
            </w:ins>
          </w:p>
        </w:tc>
      </w:tr>
      <w:tr w:rsidR="00EB4CE1" w:rsidRPr="00EB4CE1" w:rsidDel="00402FFE" w14:paraId="365071EF" w14:textId="77777777" w:rsidTr="006F10B7">
        <w:trPr>
          <w:trHeight w:val="290"/>
          <w:ins w:id="19960" w:author="Stefanie Lane" w:date="2022-06-23T15:12:00Z"/>
          <w:del w:id="19961" w:author="Lane, Stefanie" w:date="2023-04-28T12:07:00Z"/>
          <w:trPrChange w:id="1996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996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D98A197" w14:textId="77777777" w:rsidR="00EB4CE1" w:rsidRPr="00EB4CE1" w:rsidDel="00402FFE" w:rsidRDefault="00EB4CE1">
            <w:pPr>
              <w:spacing w:after="0" w:line="240" w:lineRule="auto"/>
              <w:rPr>
                <w:ins w:id="19964" w:author="Stefanie Lane" w:date="2022-06-23T15:12:00Z"/>
                <w:del w:id="19965" w:author="Lane, Stefanie" w:date="2023-04-28T12:07:00Z"/>
                <w:rFonts w:ascii="Calibri" w:eastAsia="Times New Roman" w:hAnsi="Calibri" w:cs="Calibri"/>
                <w:color w:val="000000"/>
                <w:rPrChange w:id="19966" w:author="Stefanie Lane" w:date="2022-06-23T15:12:00Z">
                  <w:rPr>
                    <w:ins w:id="19967" w:author="Stefanie Lane" w:date="2022-06-23T15:12:00Z"/>
                    <w:del w:id="19968" w:author="Lane, Stefanie" w:date="2023-04-28T12:07:00Z"/>
                  </w:rPr>
                </w:rPrChange>
              </w:rPr>
              <w:pPrChange w:id="1996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997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37BE4E4" w14:textId="77777777" w:rsidR="00EB4CE1" w:rsidRPr="00EB4CE1" w:rsidDel="00402FFE" w:rsidRDefault="00EB4CE1">
            <w:pPr>
              <w:spacing w:after="0" w:line="240" w:lineRule="auto"/>
              <w:rPr>
                <w:ins w:id="19971" w:author="Stefanie Lane" w:date="2022-06-23T15:12:00Z"/>
                <w:del w:id="19972" w:author="Lane, Stefanie" w:date="2023-04-28T12:07:00Z"/>
                <w:rFonts w:ascii="Calibri" w:eastAsia="Times New Roman" w:hAnsi="Calibri" w:cs="Calibri"/>
                <w:color w:val="000000"/>
                <w:rPrChange w:id="19973" w:author="Stefanie Lane" w:date="2022-06-23T15:12:00Z">
                  <w:rPr>
                    <w:ins w:id="19974" w:author="Stefanie Lane" w:date="2022-06-23T15:12:00Z"/>
                    <w:del w:id="19975" w:author="Lane, Stefanie" w:date="2023-04-28T12:07:00Z"/>
                  </w:rPr>
                </w:rPrChange>
              </w:rPr>
              <w:pPrChange w:id="1997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997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308B9CB" w14:textId="77777777" w:rsidR="00EB4CE1" w:rsidRPr="00EB4CE1" w:rsidDel="00402FFE" w:rsidRDefault="00EB4CE1">
            <w:pPr>
              <w:spacing w:after="0" w:line="240" w:lineRule="auto"/>
              <w:rPr>
                <w:ins w:id="19978" w:author="Stefanie Lane" w:date="2022-06-23T15:12:00Z"/>
                <w:del w:id="19979" w:author="Lane, Stefanie" w:date="2023-04-28T12:07:00Z"/>
                <w:rFonts w:ascii="Calibri" w:eastAsia="Times New Roman" w:hAnsi="Calibri" w:cs="Calibri"/>
                <w:i/>
                <w:iCs/>
                <w:color w:val="000000"/>
                <w:rPrChange w:id="19980" w:author="Stefanie Lane" w:date="2022-06-23T15:12:00Z">
                  <w:rPr>
                    <w:ins w:id="19981" w:author="Stefanie Lane" w:date="2022-06-23T15:12:00Z"/>
                    <w:del w:id="19982" w:author="Lane, Stefanie" w:date="2023-04-28T12:07:00Z"/>
                  </w:rPr>
                </w:rPrChange>
              </w:rPr>
              <w:pPrChange w:id="19983" w:author="Stefanie Lane" w:date="2022-06-23T15:12:00Z">
                <w:pPr/>
              </w:pPrChange>
            </w:pPr>
            <w:ins w:id="19984" w:author="Stefanie Lane" w:date="2022-06-23T15:12:00Z">
              <w:del w:id="19985" w:author="Lane, Stefanie" w:date="2023-04-28T12:07:00Z">
                <w:r w:rsidRPr="00EB4CE1" w:rsidDel="00402FFE">
                  <w:rPr>
                    <w:rFonts w:ascii="Calibri" w:eastAsia="Times New Roman" w:hAnsi="Calibri" w:cs="Calibri"/>
                    <w:i/>
                    <w:iCs/>
                    <w:color w:val="000000"/>
                    <w:rPrChange w:id="19986" w:author="Stefanie Lane" w:date="2022-06-23T15:12:00Z">
                      <w:rPr/>
                    </w:rPrChange>
                  </w:rPr>
                  <w:delText>Mentha aquatica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1998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0CC9F13" w14:textId="77777777" w:rsidR="00EB4CE1" w:rsidRPr="00EB4CE1" w:rsidDel="00402FFE" w:rsidRDefault="00EB4CE1">
            <w:pPr>
              <w:spacing w:after="0" w:line="240" w:lineRule="auto"/>
              <w:jc w:val="center"/>
              <w:rPr>
                <w:ins w:id="19988" w:author="Stefanie Lane" w:date="2022-06-23T15:12:00Z"/>
                <w:del w:id="19989" w:author="Lane, Stefanie" w:date="2023-04-28T12:07:00Z"/>
                <w:rFonts w:ascii="Calibri" w:eastAsia="Times New Roman" w:hAnsi="Calibri" w:cs="Calibri"/>
                <w:color w:val="000000"/>
                <w:rPrChange w:id="19990" w:author="Stefanie Lane" w:date="2022-06-23T15:12:00Z">
                  <w:rPr>
                    <w:ins w:id="19991" w:author="Stefanie Lane" w:date="2022-06-23T15:12:00Z"/>
                    <w:del w:id="19992" w:author="Lane, Stefanie" w:date="2023-04-28T12:07:00Z"/>
                  </w:rPr>
                </w:rPrChange>
              </w:rPr>
              <w:pPrChange w:id="19993" w:author="Stefanie Lane" w:date="2022-06-23T15:12:00Z">
                <w:pPr>
                  <w:jc w:val="center"/>
                </w:pPr>
              </w:pPrChange>
            </w:pPr>
            <w:ins w:id="19994" w:author="Stefanie Lane" w:date="2022-06-23T15:12:00Z">
              <w:del w:id="19995" w:author="Lane, Stefanie" w:date="2023-04-28T12:07:00Z">
                <w:r w:rsidRPr="00EB4CE1" w:rsidDel="00402FFE">
                  <w:rPr>
                    <w:rFonts w:ascii="Calibri" w:eastAsia="Times New Roman" w:hAnsi="Calibri" w:cs="Calibri"/>
                    <w:color w:val="000000"/>
                    <w:rPrChange w:id="19996"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1999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4FF7F2F" w14:textId="77777777" w:rsidR="00EB4CE1" w:rsidRPr="00EB4CE1" w:rsidDel="00402FFE" w:rsidRDefault="00EB4CE1">
            <w:pPr>
              <w:spacing w:after="0" w:line="240" w:lineRule="auto"/>
              <w:jc w:val="center"/>
              <w:rPr>
                <w:ins w:id="19998" w:author="Stefanie Lane" w:date="2022-06-23T15:12:00Z"/>
                <w:del w:id="19999" w:author="Lane, Stefanie" w:date="2023-04-28T12:07:00Z"/>
                <w:rFonts w:ascii="Calibri" w:eastAsia="Times New Roman" w:hAnsi="Calibri" w:cs="Calibri"/>
                <w:color w:val="000000"/>
                <w:rPrChange w:id="20000" w:author="Stefanie Lane" w:date="2022-06-23T15:12:00Z">
                  <w:rPr>
                    <w:ins w:id="20001" w:author="Stefanie Lane" w:date="2022-06-23T15:12:00Z"/>
                    <w:del w:id="20002" w:author="Lane, Stefanie" w:date="2023-04-28T12:07:00Z"/>
                  </w:rPr>
                </w:rPrChange>
              </w:rPr>
              <w:pPrChange w:id="20003" w:author="Stefanie Lane" w:date="2022-06-23T15:12:00Z">
                <w:pPr>
                  <w:jc w:val="center"/>
                </w:pPr>
              </w:pPrChange>
            </w:pPr>
            <w:ins w:id="20004" w:author="Stefanie Lane" w:date="2022-06-23T15:12:00Z">
              <w:del w:id="20005" w:author="Lane, Stefanie" w:date="2023-04-28T12:07:00Z">
                <w:r w:rsidRPr="00EB4CE1" w:rsidDel="00402FFE">
                  <w:rPr>
                    <w:rFonts w:ascii="Calibri" w:eastAsia="Times New Roman" w:hAnsi="Calibri" w:cs="Calibri"/>
                    <w:color w:val="000000"/>
                    <w:rPrChange w:id="20006" w:author="Stefanie Lane" w:date="2022-06-23T15:12:00Z">
                      <w:rPr/>
                    </w:rPrChange>
                  </w:rPr>
                  <w:delText>0.16</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000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8BEFB66" w14:textId="77777777" w:rsidR="00EB4CE1" w:rsidRPr="00EB4CE1" w:rsidDel="00402FFE" w:rsidRDefault="00EB4CE1">
            <w:pPr>
              <w:spacing w:after="0" w:line="240" w:lineRule="auto"/>
              <w:jc w:val="center"/>
              <w:rPr>
                <w:ins w:id="20008" w:author="Stefanie Lane" w:date="2022-06-23T15:12:00Z"/>
                <w:del w:id="20009" w:author="Lane, Stefanie" w:date="2023-04-28T12:07:00Z"/>
                <w:rFonts w:ascii="Calibri" w:eastAsia="Times New Roman" w:hAnsi="Calibri" w:cs="Calibri"/>
                <w:color w:val="000000"/>
                <w:rPrChange w:id="20010" w:author="Stefanie Lane" w:date="2022-06-23T15:12:00Z">
                  <w:rPr>
                    <w:ins w:id="20011" w:author="Stefanie Lane" w:date="2022-06-23T15:12:00Z"/>
                    <w:del w:id="20012" w:author="Lane, Stefanie" w:date="2023-04-28T12:07:00Z"/>
                  </w:rPr>
                </w:rPrChange>
              </w:rPr>
              <w:pPrChange w:id="20013" w:author="Stefanie Lane" w:date="2022-06-23T15:12:00Z">
                <w:pPr>
                  <w:jc w:val="center"/>
                </w:pPr>
              </w:pPrChange>
            </w:pPr>
            <w:ins w:id="20014" w:author="Stefanie Lane" w:date="2022-06-23T15:12:00Z">
              <w:del w:id="20015" w:author="Lane, Stefanie" w:date="2023-04-28T12:07:00Z">
                <w:r w:rsidRPr="00EB4CE1" w:rsidDel="00402FFE">
                  <w:rPr>
                    <w:rFonts w:ascii="Calibri" w:eastAsia="Times New Roman" w:hAnsi="Calibri" w:cs="Calibri"/>
                    <w:color w:val="000000"/>
                    <w:rPrChange w:id="20016" w:author="Stefanie Lane" w:date="2022-06-23T15:12:00Z">
                      <w:rPr/>
                    </w:rPrChange>
                  </w:rPr>
                  <w:delText>0.54</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001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1BF6347" w14:textId="77777777" w:rsidR="00EB4CE1" w:rsidRPr="00EB4CE1" w:rsidDel="00402FFE" w:rsidRDefault="00EB4CE1">
            <w:pPr>
              <w:spacing w:after="0" w:line="240" w:lineRule="auto"/>
              <w:jc w:val="center"/>
              <w:rPr>
                <w:ins w:id="20018" w:author="Stefanie Lane" w:date="2022-06-23T15:12:00Z"/>
                <w:del w:id="20019" w:author="Lane, Stefanie" w:date="2023-04-28T12:07:00Z"/>
                <w:rFonts w:ascii="Calibri" w:eastAsia="Times New Roman" w:hAnsi="Calibri" w:cs="Calibri"/>
                <w:color w:val="000000"/>
                <w:rPrChange w:id="20020" w:author="Stefanie Lane" w:date="2022-06-23T15:12:00Z">
                  <w:rPr>
                    <w:ins w:id="20021" w:author="Stefanie Lane" w:date="2022-06-23T15:12:00Z"/>
                    <w:del w:id="20022" w:author="Lane, Stefanie" w:date="2023-04-28T12:07:00Z"/>
                  </w:rPr>
                </w:rPrChange>
              </w:rPr>
              <w:pPrChange w:id="20023" w:author="Stefanie Lane" w:date="2022-06-23T15:12:00Z">
                <w:pPr>
                  <w:jc w:val="center"/>
                </w:pPr>
              </w:pPrChange>
            </w:pPr>
            <w:ins w:id="20024" w:author="Stefanie Lane" w:date="2022-06-23T15:12:00Z">
              <w:del w:id="20025" w:author="Lane, Stefanie" w:date="2023-04-28T12:07:00Z">
                <w:r w:rsidRPr="00EB4CE1" w:rsidDel="00402FFE">
                  <w:rPr>
                    <w:rFonts w:ascii="Calibri" w:eastAsia="Times New Roman" w:hAnsi="Calibri" w:cs="Calibri"/>
                    <w:color w:val="000000"/>
                    <w:rPrChange w:id="20026" w:author="Stefanie Lane" w:date="2022-06-23T15:12:00Z">
                      <w:rPr/>
                    </w:rPrChange>
                  </w:rPr>
                  <w:delText>+</w:delText>
                </w:r>
              </w:del>
            </w:ins>
          </w:p>
        </w:tc>
      </w:tr>
      <w:tr w:rsidR="00EB4CE1" w:rsidRPr="00EB4CE1" w:rsidDel="00402FFE" w14:paraId="12DE313E" w14:textId="77777777" w:rsidTr="006F10B7">
        <w:trPr>
          <w:trHeight w:val="290"/>
          <w:ins w:id="20027" w:author="Stefanie Lane" w:date="2022-06-23T15:12:00Z"/>
          <w:del w:id="20028" w:author="Lane, Stefanie" w:date="2023-04-28T12:07:00Z"/>
          <w:trPrChange w:id="2002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003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72FC12E" w14:textId="77777777" w:rsidR="00EB4CE1" w:rsidRPr="00EB4CE1" w:rsidDel="00402FFE" w:rsidRDefault="00EB4CE1">
            <w:pPr>
              <w:spacing w:after="0" w:line="240" w:lineRule="auto"/>
              <w:rPr>
                <w:ins w:id="20031" w:author="Stefanie Lane" w:date="2022-06-23T15:12:00Z"/>
                <w:del w:id="20032" w:author="Lane, Stefanie" w:date="2023-04-28T12:07:00Z"/>
                <w:rFonts w:ascii="Calibri" w:eastAsia="Times New Roman" w:hAnsi="Calibri" w:cs="Calibri"/>
                <w:color w:val="000000"/>
                <w:rPrChange w:id="20033" w:author="Stefanie Lane" w:date="2022-06-23T15:12:00Z">
                  <w:rPr>
                    <w:ins w:id="20034" w:author="Stefanie Lane" w:date="2022-06-23T15:12:00Z"/>
                    <w:del w:id="20035" w:author="Lane, Stefanie" w:date="2023-04-28T12:07:00Z"/>
                  </w:rPr>
                </w:rPrChange>
              </w:rPr>
              <w:pPrChange w:id="2003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003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E12D602" w14:textId="77777777" w:rsidR="00EB4CE1" w:rsidRPr="00EB4CE1" w:rsidDel="00402FFE" w:rsidRDefault="00EB4CE1">
            <w:pPr>
              <w:spacing w:after="0" w:line="240" w:lineRule="auto"/>
              <w:rPr>
                <w:ins w:id="20038" w:author="Stefanie Lane" w:date="2022-06-23T15:12:00Z"/>
                <w:del w:id="20039" w:author="Lane, Stefanie" w:date="2023-04-28T12:07:00Z"/>
                <w:rFonts w:ascii="Calibri" w:eastAsia="Times New Roman" w:hAnsi="Calibri" w:cs="Calibri"/>
                <w:color w:val="000000"/>
                <w:rPrChange w:id="20040" w:author="Stefanie Lane" w:date="2022-06-23T15:12:00Z">
                  <w:rPr>
                    <w:ins w:id="20041" w:author="Stefanie Lane" w:date="2022-06-23T15:12:00Z"/>
                    <w:del w:id="20042" w:author="Lane, Stefanie" w:date="2023-04-28T12:07:00Z"/>
                  </w:rPr>
                </w:rPrChange>
              </w:rPr>
              <w:pPrChange w:id="20043" w:author="Stefanie Lane" w:date="2022-06-23T15:12:00Z">
                <w:pPr/>
              </w:pPrChange>
            </w:pPr>
          </w:p>
        </w:tc>
        <w:tc>
          <w:tcPr>
            <w:tcW w:w="3320" w:type="dxa"/>
            <w:tcBorders>
              <w:top w:val="nil"/>
              <w:left w:val="nil"/>
              <w:bottom w:val="single" w:sz="4" w:space="0" w:color="auto"/>
              <w:right w:val="nil"/>
            </w:tcBorders>
            <w:shd w:val="clear" w:color="auto" w:fill="auto"/>
            <w:noWrap/>
            <w:vAlign w:val="bottom"/>
            <w:hideMark/>
            <w:tcPrChange w:id="20044" w:author="Stefanie Lane" w:date="2022-06-23T15:14:00Z">
              <w:tcPr>
                <w:tcW w:w="3320" w:type="dxa"/>
                <w:tcBorders>
                  <w:top w:val="nil"/>
                  <w:left w:val="nil"/>
                  <w:bottom w:val="single" w:sz="4" w:space="0" w:color="auto"/>
                  <w:right w:val="nil"/>
                </w:tcBorders>
                <w:shd w:val="clear" w:color="auto" w:fill="auto"/>
                <w:noWrap/>
                <w:vAlign w:val="bottom"/>
                <w:hideMark/>
              </w:tcPr>
            </w:tcPrChange>
          </w:tcPr>
          <w:p w14:paraId="03A8CB78" w14:textId="77777777" w:rsidR="00EB4CE1" w:rsidRPr="00EB4CE1" w:rsidDel="00402FFE" w:rsidRDefault="00EB4CE1">
            <w:pPr>
              <w:spacing w:after="0" w:line="240" w:lineRule="auto"/>
              <w:rPr>
                <w:ins w:id="20045" w:author="Stefanie Lane" w:date="2022-06-23T15:12:00Z"/>
                <w:del w:id="20046" w:author="Lane, Stefanie" w:date="2023-04-28T12:07:00Z"/>
                <w:rFonts w:ascii="Calibri" w:eastAsia="Times New Roman" w:hAnsi="Calibri" w:cs="Calibri"/>
                <w:i/>
                <w:iCs/>
                <w:color w:val="000000"/>
                <w:rPrChange w:id="20047" w:author="Stefanie Lane" w:date="2022-06-23T15:12:00Z">
                  <w:rPr>
                    <w:ins w:id="20048" w:author="Stefanie Lane" w:date="2022-06-23T15:12:00Z"/>
                    <w:del w:id="20049" w:author="Lane, Stefanie" w:date="2023-04-28T12:07:00Z"/>
                  </w:rPr>
                </w:rPrChange>
              </w:rPr>
              <w:pPrChange w:id="20050" w:author="Stefanie Lane" w:date="2022-06-23T15:12:00Z">
                <w:pPr/>
              </w:pPrChange>
            </w:pPr>
            <w:ins w:id="20051" w:author="Stefanie Lane" w:date="2022-06-23T15:12:00Z">
              <w:del w:id="20052" w:author="Lane, Stefanie" w:date="2023-04-28T12:07:00Z">
                <w:r w:rsidRPr="00EB4CE1" w:rsidDel="00402FFE">
                  <w:rPr>
                    <w:rFonts w:ascii="Calibri" w:eastAsia="Times New Roman" w:hAnsi="Calibri" w:cs="Calibri"/>
                    <w:i/>
                    <w:iCs/>
                    <w:color w:val="000000"/>
                    <w:rPrChange w:id="20053" w:author="Stefanie Lane" w:date="2022-06-23T15:12:00Z">
                      <w:rPr/>
                    </w:rPrChange>
                  </w:rPr>
                  <w:delText>Phalaris arundinacea</w:delText>
                </w:r>
              </w:del>
            </w:ins>
          </w:p>
        </w:tc>
        <w:tc>
          <w:tcPr>
            <w:tcW w:w="869" w:type="dxa"/>
            <w:tcBorders>
              <w:top w:val="nil"/>
              <w:left w:val="nil"/>
              <w:bottom w:val="single" w:sz="4" w:space="0" w:color="auto"/>
              <w:right w:val="nil"/>
            </w:tcBorders>
            <w:shd w:val="clear" w:color="auto" w:fill="auto"/>
            <w:noWrap/>
            <w:vAlign w:val="bottom"/>
            <w:hideMark/>
            <w:tcPrChange w:id="20054"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7D926BAB" w14:textId="77777777" w:rsidR="00EB4CE1" w:rsidRPr="00EB4CE1" w:rsidDel="00402FFE" w:rsidRDefault="00EB4CE1">
            <w:pPr>
              <w:spacing w:after="0" w:line="240" w:lineRule="auto"/>
              <w:jc w:val="center"/>
              <w:rPr>
                <w:ins w:id="20055" w:author="Stefanie Lane" w:date="2022-06-23T15:12:00Z"/>
                <w:del w:id="20056" w:author="Lane, Stefanie" w:date="2023-04-28T12:07:00Z"/>
                <w:rFonts w:ascii="Calibri" w:eastAsia="Times New Roman" w:hAnsi="Calibri" w:cs="Calibri"/>
                <w:color w:val="000000"/>
                <w:rPrChange w:id="20057" w:author="Stefanie Lane" w:date="2022-06-23T15:12:00Z">
                  <w:rPr>
                    <w:ins w:id="20058" w:author="Stefanie Lane" w:date="2022-06-23T15:12:00Z"/>
                    <w:del w:id="20059" w:author="Lane, Stefanie" w:date="2023-04-28T12:07:00Z"/>
                  </w:rPr>
                </w:rPrChange>
              </w:rPr>
              <w:pPrChange w:id="20060" w:author="Stefanie Lane" w:date="2022-06-23T15:12:00Z">
                <w:pPr>
                  <w:jc w:val="center"/>
                </w:pPr>
              </w:pPrChange>
            </w:pPr>
            <w:ins w:id="20061" w:author="Stefanie Lane" w:date="2022-06-23T15:12:00Z">
              <w:del w:id="20062" w:author="Lane, Stefanie" w:date="2023-04-28T12:07:00Z">
                <w:r w:rsidRPr="00EB4CE1" w:rsidDel="00402FFE">
                  <w:rPr>
                    <w:rFonts w:ascii="Calibri" w:eastAsia="Times New Roman" w:hAnsi="Calibri" w:cs="Calibri"/>
                    <w:color w:val="000000"/>
                    <w:rPrChange w:id="20063" w:author="Stefanie Lane" w:date="2022-06-23T15:12:00Z">
                      <w:rPr/>
                    </w:rPrChange>
                  </w:rPr>
                  <w:delText>0.00</w:delText>
                </w:r>
              </w:del>
            </w:ins>
          </w:p>
        </w:tc>
        <w:tc>
          <w:tcPr>
            <w:tcW w:w="990" w:type="dxa"/>
            <w:tcBorders>
              <w:top w:val="nil"/>
              <w:left w:val="nil"/>
              <w:bottom w:val="single" w:sz="4" w:space="0" w:color="auto"/>
              <w:right w:val="nil"/>
            </w:tcBorders>
            <w:shd w:val="clear" w:color="auto" w:fill="auto"/>
            <w:noWrap/>
            <w:vAlign w:val="bottom"/>
            <w:hideMark/>
            <w:tcPrChange w:id="20064"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75397E59" w14:textId="77777777" w:rsidR="00EB4CE1" w:rsidRPr="00EB4CE1" w:rsidDel="00402FFE" w:rsidRDefault="00EB4CE1">
            <w:pPr>
              <w:spacing w:after="0" w:line="240" w:lineRule="auto"/>
              <w:jc w:val="center"/>
              <w:rPr>
                <w:ins w:id="20065" w:author="Stefanie Lane" w:date="2022-06-23T15:12:00Z"/>
                <w:del w:id="20066" w:author="Lane, Stefanie" w:date="2023-04-28T12:07:00Z"/>
                <w:rFonts w:ascii="Calibri" w:eastAsia="Times New Roman" w:hAnsi="Calibri" w:cs="Calibri"/>
                <w:color w:val="000000"/>
                <w:rPrChange w:id="20067" w:author="Stefanie Lane" w:date="2022-06-23T15:12:00Z">
                  <w:rPr>
                    <w:ins w:id="20068" w:author="Stefanie Lane" w:date="2022-06-23T15:12:00Z"/>
                    <w:del w:id="20069" w:author="Lane, Stefanie" w:date="2023-04-28T12:07:00Z"/>
                  </w:rPr>
                </w:rPrChange>
              </w:rPr>
              <w:pPrChange w:id="20070" w:author="Stefanie Lane" w:date="2022-06-23T15:12:00Z">
                <w:pPr>
                  <w:jc w:val="center"/>
                </w:pPr>
              </w:pPrChange>
            </w:pPr>
            <w:ins w:id="20071" w:author="Stefanie Lane" w:date="2022-06-23T15:12:00Z">
              <w:del w:id="20072" w:author="Lane, Stefanie" w:date="2023-04-28T12:07:00Z">
                <w:r w:rsidRPr="00EB4CE1" w:rsidDel="00402FFE">
                  <w:rPr>
                    <w:rFonts w:ascii="Calibri" w:eastAsia="Times New Roman" w:hAnsi="Calibri" w:cs="Calibri"/>
                    <w:color w:val="000000"/>
                    <w:rPrChange w:id="20073" w:author="Stefanie Lane" w:date="2022-06-23T15:12:00Z">
                      <w:rPr/>
                    </w:rPrChange>
                  </w:rPr>
                  <w:delText>0.00</w:delText>
                </w:r>
              </w:del>
            </w:ins>
          </w:p>
        </w:tc>
        <w:tc>
          <w:tcPr>
            <w:tcW w:w="810" w:type="dxa"/>
            <w:tcBorders>
              <w:top w:val="nil"/>
              <w:left w:val="nil"/>
              <w:bottom w:val="single" w:sz="4" w:space="0" w:color="auto"/>
              <w:right w:val="nil"/>
            </w:tcBorders>
            <w:shd w:val="clear" w:color="auto" w:fill="auto"/>
            <w:noWrap/>
            <w:vAlign w:val="bottom"/>
            <w:hideMark/>
            <w:tcPrChange w:id="20074"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39B106A8" w14:textId="77777777" w:rsidR="00EB4CE1" w:rsidRPr="00EB4CE1" w:rsidDel="00402FFE" w:rsidRDefault="00EB4CE1">
            <w:pPr>
              <w:spacing w:after="0" w:line="240" w:lineRule="auto"/>
              <w:jc w:val="center"/>
              <w:rPr>
                <w:ins w:id="20075" w:author="Stefanie Lane" w:date="2022-06-23T15:12:00Z"/>
                <w:del w:id="20076" w:author="Lane, Stefanie" w:date="2023-04-28T12:07:00Z"/>
                <w:rFonts w:ascii="Calibri" w:eastAsia="Times New Roman" w:hAnsi="Calibri" w:cs="Calibri"/>
                <w:color w:val="000000"/>
                <w:rPrChange w:id="20077" w:author="Stefanie Lane" w:date="2022-06-23T15:12:00Z">
                  <w:rPr>
                    <w:ins w:id="20078" w:author="Stefanie Lane" w:date="2022-06-23T15:12:00Z"/>
                    <w:del w:id="20079" w:author="Lane, Stefanie" w:date="2023-04-28T12:07:00Z"/>
                  </w:rPr>
                </w:rPrChange>
              </w:rPr>
              <w:pPrChange w:id="20080" w:author="Stefanie Lane" w:date="2022-06-23T15:12:00Z">
                <w:pPr>
                  <w:jc w:val="center"/>
                </w:pPr>
              </w:pPrChange>
            </w:pPr>
            <w:ins w:id="20081" w:author="Stefanie Lane" w:date="2022-06-23T15:12:00Z">
              <w:del w:id="20082" w:author="Lane, Stefanie" w:date="2023-04-28T12:07:00Z">
                <w:r w:rsidRPr="00EB4CE1" w:rsidDel="00402FFE">
                  <w:rPr>
                    <w:rFonts w:ascii="Calibri" w:eastAsia="Times New Roman" w:hAnsi="Calibri" w:cs="Calibri"/>
                    <w:color w:val="000000"/>
                    <w:rPrChange w:id="20083" w:author="Stefanie Lane" w:date="2022-06-23T15:12:00Z">
                      <w:rPr/>
                    </w:rPrChange>
                  </w:rPr>
                  <w:delText>0.07</w:delText>
                </w:r>
              </w:del>
            </w:ins>
          </w:p>
        </w:tc>
        <w:tc>
          <w:tcPr>
            <w:tcW w:w="1710" w:type="dxa"/>
            <w:tcBorders>
              <w:top w:val="nil"/>
              <w:left w:val="nil"/>
              <w:bottom w:val="single" w:sz="4" w:space="0" w:color="auto"/>
              <w:right w:val="single" w:sz="8" w:space="0" w:color="auto"/>
            </w:tcBorders>
            <w:shd w:val="clear" w:color="auto" w:fill="auto"/>
            <w:noWrap/>
            <w:vAlign w:val="bottom"/>
            <w:hideMark/>
            <w:tcPrChange w:id="20084" w:author="Stefanie Lane" w:date="2022-06-23T15:14:00Z">
              <w:tcPr>
                <w:tcW w:w="1560" w:type="dxa"/>
                <w:tcBorders>
                  <w:top w:val="nil"/>
                  <w:left w:val="nil"/>
                  <w:bottom w:val="single" w:sz="4" w:space="0" w:color="auto"/>
                  <w:right w:val="single" w:sz="8" w:space="0" w:color="auto"/>
                </w:tcBorders>
                <w:shd w:val="clear" w:color="auto" w:fill="auto"/>
                <w:noWrap/>
                <w:vAlign w:val="bottom"/>
                <w:hideMark/>
              </w:tcPr>
            </w:tcPrChange>
          </w:tcPr>
          <w:p w14:paraId="57592B47" w14:textId="77777777" w:rsidR="00EB4CE1" w:rsidRPr="00EB4CE1" w:rsidDel="00402FFE" w:rsidRDefault="00EB4CE1">
            <w:pPr>
              <w:spacing w:after="0" w:line="240" w:lineRule="auto"/>
              <w:jc w:val="center"/>
              <w:rPr>
                <w:ins w:id="20085" w:author="Stefanie Lane" w:date="2022-06-23T15:12:00Z"/>
                <w:del w:id="20086" w:author="Lane, Stefanie" w:date="2023-04-28T12:07:00Z"/>
                <w:rFonts w:ascii="Calibri" w:eastAsia="Times New Roman" w:hAnsi="Calibri" w:cs="Calibri"/>
                <w:color w:val="000000"/>
                <w:rPrChange w:id="20087" w:author="Stefanie Lane" w:date="2022-06-23T15:12:00Z">
                  <w:rPr>
                    <w:ins w:id="20088" w:author="Stefanie Lane" w:date="2022-06-23T15:12:00Z"/>
                    <w:del w:id="20089" w:author="Lane, Stefanie" w:date="2023-04-28T12:07:00Z"/>
                  </w:rPr>
                </w:rPrChange>
              </w:rPr>
              <w:pPrChange w:id="20090" w:author="Stefanie Lane" w:date="2022-06-23T15:12:00Z">
                <w:pPr>
                  <w:jc w:val="center"/>
                </w:pPr>
              </w:pPrChange>
            </w:pPr>
            <w:ins w:id="20091" w:author="Stefanie Lane" w:date="2022-06-23T15:12:00Z">
              <w:del w:id="20092" w:author="Lane, Stefanie" w:date="2023-04-28T12:07:00Z">
                <w:r w:rsidRPr="00EB4CE1" w:rsidDel="00402FFE">
                  <w:rPr>
                    <w:rFonts w:ascii="Calibri" w:eastAsia="Times New Roman" w:hAnsi="Calibri" w:cs="Calibri"/>
                    <w:color w:val="000000"/>
                    <w:rPrChange w:id="20093" w:author="Stefanie Lane" w:date="2022-06-23T15:12:00Z">
                      <w:rPr/>
                    </w:rPrChange>
                  </w:rPr>
                  <w:delText>+</w:delText>
                </w:r>
              </w:del>
            </w:ins>
          </w:p>
        </w:tc>
      </w:tr>
      <w:tr w:rsidR="00EB4CE1" w:rsidRPr="00EB4CE1" w:rsidDel="00402FFE" w14:paraId="7898F11D" w14:textId="77777777" w:rsidTr="006F10B7">
        <w:trPr>
          <w:trHeight w:val="300"/>
          <w:ins w:id="20094" w:author="Stefanie Lane" w:date="2022-06-23T15:12:00Z"/>
          <w:del w:id="20095" w:author="Lane, Stefanie" w:date="2023-04-28T12:07:00Z"/>
          <w:trPrChange w:id="20096"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2009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113C0F5" w14:textId="77777777" w:rsidR="00EB4CE1" w:rsidRPr="00EB4CE1" w:rsidDel="00402FFE" w:rsidRDefault="00EB4CE1">
            <w:pPr>
              <w:spacing w:after="0" w:line="240" w:lineRule="auto"/>
              <w:rPr>
                <w:ins w:id="20098" w:author="Stefanie Lane" w:date="2022-06-23T15:12:00Z"/>
                <w:del w:id="20099" w:author="Lane, Stefanie" w:date="2023-04-28T12:07:00Z"/>
                <w:rFonts w:ascii="Calibri" w:eastAsia="Times New Roman" w:hAnsi="Calibri" w:cs="Calibri"/>
                <w:color w:val="000000"/>
                <w:rPrChange w:id="20100" w:author="Stefanie Lane" w:date="2022-06-23T15:12:00Z">
                  <w:rPr>
                    <w:ins w:id="20101" w:author="Stefanie Lane" w:date="2022-06-23T15:12:00Z"/>
                    <w:del w:id="20102" w:author="Lane, Stefanie" w:date="2023-04-28T12:07:00Z"/>
                  </w:rPr>
                </w:rPrChange>
              </w:rPr>
              <w:pPrChange w:id="2010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010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DDE6201" w14:textId="77777777" w:rsidR="00EB4CE1" w:rsidRPr="00EB4CE1" w:rsidDel="00402FFE" w:rsidRDefault="00EB4CE1">
            <w:pPr>
              <w:spacing w:after="0" w:line="240" w:lineRule="auto"/>
              <w:rPr>
                <w:ins w:id="20105" w:author="Stefanie Lane" w:date="2022-06-23T15:12:00Z"/>
                <w:del w:id="20106" w:author="Lane, Stefanie" w:date="2023-04-28T12:07:00Z"/>
                <w:rFonts w:ascii="Calibri" w:eastAsia="Times New Roman" w:hAnsi="Calibri" w:cs="Calibri"/>
                <w:color w:val="000000"/>
                <w:rPrChange w:id="20107" w:author="Stefanie Lane" w:date="2022-06-23T15:12:00Z">
                  <w:rPr>
                    <w:ins w:id="20108" w:author="Stefanie Lane" w:date="2022-06-23T15:12:00Z"/>
                    <w:del w:id="20109" w:author="Lane, Stefanie" w:date="2023-04-28T12:07:00Z"/>
                  </w:rPr>
                </w:rPrChange>
              </w:rPr>
              <w:pPrChange w:id="20110"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20111"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77628286" w14:textId="77777777" w:rsidR="00EB4CE1" w:rsidRPr="00EB4CE1" w:rsidDel="00402FFE" w:rsidRDefault="00EB4CE1">
            <w:pPr>
              <w:spacing w:after="0" w:line="240" w:lineRule="auto"/>
              <w:rPr>
                <w:ins w:id="20112" w:author="Stefanie Lane" w:date="2022-06-23T15:12:00Z"/>
                <w:del w:id="20113" w:author="Lane, Stefanie" w:date="2023-04-28T12:07:00Z"/>
                <w:rFonts w:ascii="Calibri" w:eastAsia="Times New Roman" w:hAnsi="Calibri" w:cs="Calibri"/>
                <w:i/>
                <w:iCs/>
                <w:color w:val="000000"/>
                <w:rPrChange w:id="20114" w:author="Stefanie Lane" w:date="2022-06-23T15:12:00Z">
                  <w:rPr>
                    <w:ins w:id="20115" w:author="Stefanie Lane" w:date="2022-06-23T15:12:00Z"/>
                    <w:del w:id="20116" w:author="Lane, Stefanie" w:date="2023-04-28T12:07:00Z"/>
                  </w:rPr>
                </w:rPrChange>
              </w:rPr>
              <w:pPrChange w:id="20117" w:author="Stefanie Lane" w:date="2022-06-23T15:12:00Z">
                <w:pPr/>
              </w:pPrChange>
            </w:pPr>
            <w:ins w:id="20118" w:author="Stefanie Lane" w:date="2022-06-23T15:12:00Z">
              <w:del w:id="20119" w:author="Lane, Stefanie" w:date="2023-04-28T12:07:00Z">
                <w:r w:rsidRPr="00EB4CE1" w:rsidDel="00402FFE">
                  <w:rPr>
                    <w:rFonts w:ascii="Calibri" w:eastAsia="Times New Roman" w:hAnsi="Calibri" w:cs="Calibri"/>
                    <w:i/>
                    <w:iCs/>
                    <w:color w:val="000000"/>
                    <w:rPrChange w:id="20120" w:author="Stefanie Lane" w:date="2022-06-23T15:12:00Z">
                      <w:rPr/>
                    </w:rPrChange>
                  </w:rPr>
                  <w:delText>Cirsium arvense</w:delText>
                </w:r>
              </w:del>
            </w:ins>
          </w:p>
        </w:tc>
        <w:tc>
          <w:tcPr>
            <w:tcW w:w="869" w:type="dxa"/>
            <w:tcBorders>
              <w:top w:val="nil"/>
              <w:left w:val="nil"/>
              <w:bottom w:val="single" w:sz="8" w:space="0" w:color="auto"/>
              <w:right w:val="nil"/>
            </w:tcBorders>
            <w:shd w:val="clear" w:color="auto" w:fill="auto"/>
            <w:noWrap/>
            <w:vAlign w:val="bottom"/>
            <w:hideMark/>
            <w:tcPrChange w:id="20121"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1936376F" w14:textId="77777777" w:rsidR="00EB4CE1" w:rsidRPr="00EB4CE1" w:rsidDel="00402FFE" w:rsidRDefault="00EB4CE1">
            <w:pPr>
              <w:spacing w:after="0" w:line="240" w:lineRule="auto"/>
              <w:jc w:val="center"/>
              <w:rPr>
                <w:ins w:id="20122" w:author="Stefanie Lane" w:date="2022-06-23T15:12:00Z"/>
                <w:del w:id="20123" w:author="Lane, Stefanie" w:date="2023-04-28T12:07:00Z"/>
                <w:rFonts w:ascii="Calibri" w:eastAsia="Times New Roman" w:hAnsi="Calibri" w:cs="Calibri"/>
                <w:color w:val="000000"/>
                <w:rPrChange w:id="20124" w:author="Stefanie Lane" w:date="2022-06-23T15:12:00Z">
                  <w:rPr>
                    <w:ins w:id="20125" w:author="Stefanie Lane" w:date="2022-06-23T15:12:00Z"/>
                    <w:del w:id="20126" w:author="Lane, Stefanie" w:date="2023-04-28T12:07:00Z"/>
                  </w:rPr>
                </w:rPrChange>
              </w:rPr>
              <w:pPrChange w:id="20127" w:author="Stefanie Lane" w:date="2022-06-23T15:12:00Z">
                <w:pPr>
                  <w:jc w:val="center"/>
                </w:pPr>
              </w:pPrChange>
            </w:pPr>
            <w:ins w:id="20128" w:author="Stefanie Lane" w:date="2022-06-23T15:12:00Z">
              <w:del w:id="20129" w:author="Lane, Stefanie" w:date="2023-04-28T12:07:00Z">
                <w:r w:rsidRPr="00EB4CE1" w:rsidDel="00402FFE">
                  <w:rPr>
                    <w:rFonts w:ascii="Calibri" w:eastAsia="Times New Roman" w:hAnsi="Calibri" w:cs="Calibri"/>
                    <w:color w:val="000000"/>
                    <w:rPrChange w:id="20130" w:author="Stefanie Lane" w:date="2022-06-23T15:12:00Z">
                      <w:rPr/>
                    </w:rPrChange>
                  </w:rPr>
                  <w:delText>0.00</w:delText>
                </w:r>
              </w:del>
            </w:ins>
          </w:p>
        </w:tc>
        <w:tc>
          <w:tcPr>
            <w:tcW w:w="990" w:type="dxa"/>
            <w:tcBorders>
              <w:top w:val="nil"/>
              <w:left w:val="nil"/>
              <w:bottom w:val="single" w:sz="8" w:space="0" w:color="auto"/>
              <w:right w:val="nil"/>
            </w:tcBorders>
            <w:shd w:val="clear" w:color="auto" w:fill="auto"/>
            <w:noWrap/>
            <w:vAlign w:val="bottom"/>
            <w:hideMark/>
            <w:tcPrChange w:id="20131"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4FF94E67" w14:textId="77777777" w:rsidR="00EB4CE1" w:rsidRPr="00EB4CE1" w:rsidDel="00402FFE" w:rsidRDefault="00EB4CE1">
            <w:pPr>
              <w:spacing w:after="0" w:line="240" w:lineRule="auto"/>
              <w:jc w:val="center"/>
              <w:rPr>
                <w:ins w:id="20132" w:author="Stefanie Lane" w:date="2022-06-23T15:12:00Z"/>
                <w:del w:id="20133" w:author="Lane, Stefanie" w:date="2023-04-28T12:07:00Z"/>
                <w:rFonts w:ascii="Calibri" w:eastAsia="Times New Roman" w:hAnsi="Calibri" w:cs="Calibri"/>
                <w:color w:val="000000"/>
                <w:rPrChange w:id="20134" w:author="Stefanie Lane" w:date="2022-06-23T15:12:00Z">
                  <w:rPr>
                    <w:ins w:id="20135" w:author="Stefanie Lane" w:date="2022-06-23T15:12:00Z"/>
                    <w:del w:id="20136" w:author="Lane, Stefanie" w:date="2023-04-28T12:07:00Z"/>
                  </w:rPr>
                </w:rPrChange>
              </w:rPr>
              <w:pPrChange w:id="20137" w:author="Stefanie Lane" w:date="2022-06-23T15:12:00Z">
                <w:pPr>
                  <w:jc w:val="center"/>
                </w:pPr>
              </w:pPrChange>
            </w:pPr>
            <w:ins w:id="20138" w:author="Stefanie Lane" w:date="2022-06-23T15:12:00Z">
              <w:del w:id="20139" w:author="Lane, Stefanie" w:date="2023-04-28T12:07:00Z">
                <w:r w:rsidRPr="00EB4CE1" w:rsidDel="00402FFE">
                  <w:rPr>
                    <w:rFonts w:ascii="Calibri" w:eastAsia="Times New Roman" w:hAnsi="Calibri" w:cs="Calibri"/>
                    <w:color w:val="000000"/>
                    <w:rPrChange w:id="20140" w:author="Stefanie Lane" w:date="2022-06-23T15:12:00Z">
                      <w:rPr/>
                    </w:rPrChange>
                  </w:rPr>
                  <w:delText>0.03</w:delText>
                </w:r>
              </w:del>
            </w:ins>
          </w:p>
        </w:tc>
        <w:tc>
          <w:tcPr>
            <w:tcW w:w="810" w:type="dxa"/>
            <w:tcBorders>
              <w:top w:val="nil"/>
              <w:left w:val="nil"/>
              <w:bottom w:val="single" w:sz="8" w:space="0" w:color="auto"/>
              <w:right w:val="nil"/>
            </w:tcBorders>
            <w:shd w:val="clear" w:color="auto" w:fill="auto"/>
            <w:noWrap/>
            <w:vAlign w:val="bottom"/>
            <w:hideMark/>
            <w:tcPrChange w:id="20141"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2A419E49" w14:textId="77777777" w:rsidR="00EB4CE1" w:rsidRPr="00EB4CE1" w:rsidDel="00402FFE" w:rsidRDefault="00EB4CE1">
            <w:pPr>
              <w:spacing w:after="0" w:line="240" w:lineRule="auto"/>
              <w:jc w:val="center"/>
              <w:rPr>
                <w:ins w:id="20142" w:author="Stefanie Lane" w:date="2022-06-23T15:12:00Z"/>
                <w:del w:id="20143" w:author="Lane, Stefanie" w:date="2023-04-28T12:07:00Z"/>
                <w:rFonts w:ascii="Calibri" w:eastAsia="Times New Roman" w:hAnsi="Calibri" w:cs="Calibri"/>
                <w:color w:val="000000"/>
                <w:rPrChange w:id="20144" w:author="Stefanie Lane" w:date="2022-06-23T15:12:00Z">
                  <w:rPr>
                    <w:ins w:id="20145" w:author="Stefanie Lane" w:date="2022-06-23T15:12:00Z"/>
                    <w:del w:id="20146" w:author="Lane, Stefanie" w:date="2023-04-28T12:07:00Z"/>
                  </w:rPr>
                </w:rPrChange>
              </w:rPr>
              <w:pPrChange w:id="20147" w:author="Stefanie Lane" w:date="2022-06-23T15:12:00Z">
                <w:pPr>
                  <w:jc w:val="center"/>
                </w:pPr>
              </w:pPrChange>
            </w:pPr>
            <w:ins w:id="20148" w:author="Stefanie Lane" w:date="2022-06-23T15:12:00Z">
              <w:del w:id="20149" w:author="Lane, Stefanie" w:date="2023-04-28T12:07:00Z">
                <w:r w:rsidRPr="00EB4CE1" w:rsidDel="00402FFE">
                  <w:rPr>
                    <w:rFonts w:ascii="Calibri" w:eastAsia="Times New Roman" w:hAnsi="Calibri" w:cs="Calibri"/>
                    <w:color w:val="000000"/>
                    <w:rPrChange w:id="20150" w:author="Stefanie Lane" w:date="2022-06-23T15:12:00Z">
                      <w:rPr/>
                    </w:rPrChange>
                  </w:rPr>
                  <w:delText>0.00</w:delText>
                </w:r>
              </w:del>
            </w:ins>
          </w:p>
        </w:tc>
        <w:tc>
          <w:tcPr>
            <w:tcW w:w="1710" w:type="dxa"/>
            <w:tcBorders>
              <w:top w:val="nil"/>
              <w:left w:val="nil"/>
              <w:bottom w:val="single" w:sz="8" w:space="0" w:color="auto"/>
              <w:right w:val="single" w:sz="8" w:space="0" w:color="auto"/>
            </w:tcBorders>
            <w:shd w:val="clear" w:color="auto" w:fill="auto"/>
            <w:noWrap/>
            <w:vAlign w:val="bottom"/>
            <w:hideMark/>
            <w:tcPrChange w:id="20151"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32621A55" w14:textId="77777777" w:rsidR="00EB4CE1" w:rsidRPr="00EB4CE1" w:rsidDel="00402FFE" w:rsidRDefault="00EB4CE1">
            <w:pPr>
              <w:spacing w:after="0" w:line="240" w:lineRule="auto"/>
              <w:jc w:val="center"/>
              <w:rPr>
                <w:ins w:id="20152" w:author="Stefanie Lane" w:date="2022-06-23T15:12:00Z"/>
                <w:del w:id="20153" w:author="Lane, Stefanie" w:date="2023-04-28T12:07:00Z"/>
                <w:rFonts w:ascii="Calibri" w:eastAsia="Times New Roman" w:hAnsi="Calibri" w:cs="Calibri"/>
                <w:color w:val="000000"/>
                <w:rPrChange w:id="20154" w:author="Stefanie Lane" w:date="2022-06-23T15:12:00Z">
                  <w:rPr>
                    <w:ins w:id="20155" w:author="Stefanie Lane" w:date="2022-06-23T15:12:00Z"/>
                    <w:del w:id="20156" w:author="Lane, Stefanie" w:date="2023-04-28T12:07:00Z"/>
                  </w:rPr>
                </w:rPrChange>
              </w:rPr>
              <w:pPrChange w:id="20157" w:author="Stefanie Lane" w:date="2022-06-23T15:12:00Z">
                <w:pPr>
                  <w:jc w:val="center"/>
                </w:pPr>
              </w:pPrChange>
            </w:pPr>
            <w:ins w:id="20158" w:author="Stefanie Lane" w:date="2022-06-23T15:12:00Z">
              <w:del w:id="20159" w:author="Lane, Stefanie" w:date="2023-04-28T12:07:00Z">
                <w:r w:rsidRPr="00EB4CE1" w:rsidDel="00402FFE">
                  <w:rPr>
                    <w:rFonts w:ascii="Calibri" w:eastAsia="Times New Roman" w:hAnsi="Calibri" w:cs="Calibri"/>
                    <w:color w:val="000000"/>
                    <w:rPrChange w:id="20160" w:author="Stefanie Lane" w:date="2022-06-23T15:12:00Z">
                      <w:rPr/>
                    </w:rPrChange>
                  </w:rPr>
                  <w:delText>NA</w:delText>
                </w:r>
              </w:del>
            </w:ins>
          </w:p>
        </w:tc>
      </w:tr>
      <w:tr w:rsidR="00EB4CE1" w:rsidRPr="00EB4CE1" w:rsidDel="00402FFE" w14:paraId="559F4C01" w14:textId="77777777" w:rsidTr="006F10B7">
        <w:trPr>
          <w:trHeight w:val="290"/>
          <w:ins w:id="20161" w:author="Stefanie Lane" w:date="2022-06-23T15:12:00Z"/>
          <w:del w:id="20162" w:author="Lane, Stefanie" w:date="2023-04-28T12:07:00Z"/>
          <w:trPrChange w:id="2016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016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E66D541" w14:textId="77777777" w:rsidR="00EB4CE1" w:rsidRPr="00EB4CE1" w:rsidDel="00402FFE" w:rsidRDefault="00EB4CE1">
            <w:pPr>
              <w:spacing w:after="0" w:line="240" w:lineRule="auto"/>
              <w:rPr>
                <w:ins w:id="20165" w:author="Stefanie Lane" w:date="2022-06-23T15:12:00Z"/>
                <w:del w:id="20166" w:author="Lane, Stefanie" w:date="2023-04-28T12:07:00Z"/>
                <w:rFonts w:ascii="Calibri" w:eastAsia="Times New Roman" w:hAnsi="Calibri" w:cs="Calibri"/>
                <w:color w:val="000000"/>
                <w:rPrChange w:id="20167" w:author="Stefanie Lane" w:date="2022-06-23T15:12:00Z">
                  <w:rPr>
                    <w:ins w:id="20168" w:author="Stefanie Lane" w:date="2022-06-23T15:12:00Z"/>
                    <w:del w:id="20169" w:author="Lane, Stefanie" w:date="2023-04-28T12:07:00Z"/>
                  </w:rPr>
                </w:rPrChange>
              </w:rPr>
              <w:pPrChange w:id="20170" w:author="Stefanie Lane" w:date="2022-06-23T15:12: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20171"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6A0FF1DB" w14:textId="77777777" w:rsidR="00EB4CE1" w:rsidRPr="00EB4CE1" w:rsidDel="00402FFE" w:rsidRDefault="00EB4CE1">
            <w:pPr>
              <w:spacing w:after="0" w:line="240" w:lineRule="auto"/>
              <w:jc w:val="center"/>
              <w:rPr>
                <w:ins w:id="20172" w:author="Stefanie Lane" w:date="2022-06-23T15:12:00Z"/>
                <w:del w:id="20173" w:author="Lane, Stefanie" w:date="2023-04-28T12:07:00Z"/>
                <w:rFonts w:ascii="Calibri" w:eastAsia="Times New Roman" w:hAnsi="Calibri" w:cs="Calibri"/>
                <w:color w:val="000000"/>
                <w:rPrChange w:id="20174" w:author="Stefanie Lane" w:date="2022-06-23T15:12:00Z">
                  <w:rPr>
                    <w:ins w:id="20175" w:author="Stefanie Lane" w:date="2022-06-23T15:12:00Z"/>
                    <w:del w:id="20176" w:author="Lane, Stefanie" w:date="2023-04-28T12:07:00Z"/>
                  </w:rPr>
                </w:rPrChange>
              </w:rPr>
              <w:pPrChange w:id="20177" w:author="Stefanie Lane" w:date="2022-06-23T15:12:00Z">
                <w:pPr>
                  <w:jc w:val="center"/>
                </w:pPr>
              </w:pPrChange>
            </w:pPr>
            <w:ins w:id="20178" w:author="Stefanie Lane" w:date="2022-06-23T15:12:00Z">
              <w:del w:id="20179" w:author="Lane, Stefanie" w:date="2023-04-28T12:07:00Z">
                <w:r w:rsidRPr="00EB4CE1" w:rsidDel="00402FFE">
                  <w:rPr>
                    <w:rFonts w:ascii="Calibri" w:eastAsia="Times New Roman" w:hAnsi="Calibri" w:cs="Calibri"/>
                    <w:color w:val="000000"/>
                    <w:rPrChange w:id="20180" w:author="Stefanie Lane" w:date="2022-06-23T15:12:00Z">
                      <w:rPr/>
                    </w:rPrChange>
                  </w:rPr>
                  <w:delText>Native</w:delText>
                </w:r>
              </w:del>
            </w:ins>
          </w:p>
        </w:tc>
        <w:tc>
          <w:tcPr>
            <w:tcW w:w="3320" w:type="dxa"/>
            <w:tcBorders>
              <w:top w:val="nil"/>
              <w:left w:val="nil"/>
              <w:bottom w:val="nil"/>
              <w:right w:val="nil"/>
            </w:tcBorders>
            <w:shd w:val="clear" w:color="auto" w:fill="auto"/>
            <w:noWrap/>
            <w:vAlign w:val="bottom"/>
            <w:hideMark/>
            <w:tcPrChange w:id="20181" w:author="Stefanie Lane" w:date="2022-06-23T15:14:00Z">
              <w:tcPr>
                <w:tcW w:w="3320" w:type="dxa"/>
                <w:tcBorders>
                  <w:top w:val="nil"/>
                  <w:left w:val="nil"/>
                  <w:bottom w:val="nil"/>
                  <w:right w:val="nil"/>
                </w:tcBorders>
                <w:shd w:val="clear" w:color="auto" w:fill="auto"/>
                <w:noWrap/>
                <w:vAlign w:val="bottom"/>
                <w:hideMark/>
              </w:tcPr>
            </w:tcPrChange>
          </w:tcPr>
          <w:p w14:paraId="00BE5733" w14:textId="77777777" w:rsidR="00EB4CE1" w:rsidRPr="00EB4CE1" w:rsidDel="00402FFE" w:rsidRDefault="00EB4CE1">
            <w:pPr>
              <w:spacing w:after="0" w:line="240" w:lineRule="auto"/>
              <w:rPr>
                <w:ins w:id="20182" w:author="Stefanie Lane" w:date="2022-06-23T15:12:00Z"/>
                <w:del w:id="20183" w:author="Lane, Stefanie" w:date="2023-04-28T12:07:00Z"/>
                <w:rFonts w:ascii="Calibri" w:eastAsia="Times New Roman" w:hAnsi="Calibri" w:cs="Calibri"/>
                <w:i/>
                <w:iCs/>
                <w:color w:val="000000"/>
                <w:rPrChange w:id="20184" w:author="Stefanie Lane" w:date="2022-06-23T15:12:00Z">
                  <w:rPr>
                    <w:ins w:id="20185" w:author="Stefanie Lane" w:date="2022-06-23T15:12:00Z"/>
                    <w:del w:id="20186" w:author="Lane, Stefanie" w:date="2023-04-28T12:07:00Z"/>
                  </w:rPr>
                </w:rPrChange>
              </w:rPr>
              <w:pPrChange w:id="20187" w:author="Stefanie Lane" w:date="2022-06-23T15:12:00Z">
                <w:pPr/>
              </w:pPrChange>
            </w:pPr>
            <w:ins w:id="20188" w:author="Stefanie Lane" w:date="2022-06-23T15:12:00Z">
              <w:del w:id="20189" w:author="Lane, Stefanie" w:date="2023-04-28T12:07:00Z">
                <w:r w:rsidRPr="00EB4CE1" w:rsidDel="00402FFE">
                  <w:rPr>
                    <w:rFonts w:ascii="Calibri" w:eastAsia="Times New Roman" w:hAnsi="Calibri" w:cs="Calibri"/>
                    <w:i/>
                    <w:iCs/>
                    <w:color w:val="000000"/>
                    <w:rPrChange w:id="20190" w:author="Stefanie Lane" w:date="2022-06-23T15:12:00Z">
                      <w:rPr/>
                    </w:rPrChange>
                  </w:rPr>
                  <w:delText>Alisma plantago aquatica</w:delText>
                </w:r>
              </w:del>
            </w:ins>
          </w:p>
        </w:tc>
        <w:tc>
          <w:tcPr>
            <w:tcW w:w="869" w:type="dxa"/>
            <w:tcBorders>
              <w:top w:val="nil"/>
              <w:left w:val="nil"/>
              <w:bottom w:val="nil"/>
              <w:right w:val="nil"/>
            </w:tcBorders>
            <w:shd w:val="clear" w:color="auto" w:fill="auto"/>
            <w:noWrap/>
            <w:vAlign w:val="bottom"/>
            <w:hideMark/>
            <w:tcPrChange w:id="20191" w:author="Stefanie Lane" w:date="2022-06-23T15:14:00Z">
              <w:tcPr>
                <w:tcW w:w="960" w:type="dxa"/>
                <w:tcBorders>
                  <w:top w:val="nil"/>
                  <w:left w:val="nil"/>
                  <w:bottom w:val="nil"/>
                  <w:right w:val="nil"/>
                </w:tcBorders>
                <w:shd w:val="clear" w:color="auto" w:fill="auto"/>
                <w:noWrap/>
                <w:vAlign w:val="bottom"/>
                <w:hideMark/>
              </w:tcPr>
            </w:tcPrChange>
          </w:tcPr>
          <w:p w14:paraId="2123DD93" w14:textId="77777777" w:rsidR="00EB4CE1" w:rsidRPr="00EB4CE1" w:rsidDel="00402FFE" w:rsidRDefault="00EB4CE1">
            <w:pPr>
              <w:spacing w:after="0" w:line="240" w:lineRule="auto"/>
              <w:jc w:val="center"/>
              <w:rPr>
                <w:ins w:id="20192" w:author="Stefanie Lane" w:date="2022-06-23T15:12:00Z"/>
                <w:del w:id="20193" w:author="Lane, Stefanie" w:date="2023-04-28T12:07:00Z"/>
                <w:rFonts w:ascii="Calibri" w:eastAsia="Times New Roman" w:hAnsi="Calibri" w:cs="Calibri"/>
                <w:color w:val="000000"/>
                <w:rPrChange w:id="20194" w:author="Stefanie Lane" w:date="2022-06-23T15:12:00Z">
                  <w:rPr>
                    <w:ins w:id="20195" w:author="Stefanie Lane" w:date="2022-06-23T15:12:00Z"/>
                    <w:del w:id="20196" w:author="Lane, Stefanie" w:date="2023-04-28T12:07:00Z"/>
                  </w:rPr>
                </w:rPrChange>
              </w:rPr>
              <w:pPrChange w:id="20197" w:author="Stefanie Lane" w:date="2022-06-23T15:12:00Z">
                <w:pPr>
                  <w:jc w:val="center"/>
                </w:pPr>
              </w:pPrChange>
            </w:pPr>
            <w:ins w:id="20198" w:author="Stefanie Lane" w:date="2022-06-23T15:12:00Z">
              <w:del w:id="20199" w:author="Lane, Stefanie" w:date="2023-04-28T12:07:00Z">
                <w:r w:rsidRPr="00EB4CE1" w:rsidDel="00402FFE">
                  <w:rPr>
                    <w:rFonts w:ascii="Calibri" w:eastAsia="Times New Roman" w:hAnsi="Calibri" w:cs="Calibri"/>
                    <w:color w:val="000000"/>
                    <w:rPrChange w:id="20200" w:author="Stefanie Lane" w:date="2022-06-23T15:12:00Z">
                      <w:rPr/>
                    </w:rPrChange>
                  </w:rPr>
                  <w:delText>0.35</w:delText>
                </w:r>
              </w:del>
            </w:ins>
          </w:p>
        </w:tc>
        <w:tc>
          <w:tcPr>
            <w:tcW w:w="990" w:type="dxa"/>
            <w:tcBorders>
              <w:top w:val="nil"/>
              <w:left w:val="nil"/>
              <w:bottom w:val="nil"/>
              <w:right w:val="nil"/>
            </w:tcBorders>
            <w:shd w:val="clear" w:color="auto" w:fill="auto"/>
            <w:noWrap/>
            <w:vAlign w:val="bottom"/>
            <w:hideMark/>
            <w:tcPrChange w:id="20201" w:author="Stefanie Lane" w:date="2022-06-23T15:14:00Z">
              <w:tcPr>
                <w:tcW w:w="960" w:type="dxa"/>
                <w:tcBorders>
                  <w:top w:val="nil"/>
                  <w:left w:val="nil"/>
                  <w:bottom w:val="nil"/>
                  <w:right w:val="nil"/>
                </w:tcBorders>
                <w:shd w:val="clear" w:color="auto" w:fill="auto"/>
                <w:noWrap/>
                <w:vAlign w:val="bottom"/>
                <w:hideMark/>
              </w:tcPr>
            </w:tcPrChange>
          </w:tcPr>
          <w:p w14:paraId="77F82405" w14:textId="77777777" w:rsidR="00EB4CE1" w:rsidRPr="00EB4CE1" w:rsidDel="00402FFE" w:rsidRDefault="00EB4CE1">
            <w:pPr>
              <w:spacing w:after="0" w:line="240" w:lineRule="auto"/>
              <w:jc w:val="center"/>
              <w:rPr>
                <w:ins w:id="20202" w:author="Stefanie Lane" w:date="2022-06-23T15:12:00Z"/>
                <w:del w:id="20203" w:author="Lane, Stefanie" w:date="2023-04-28T12:07:00Z"/>
                <w:rFonts w:ascii="Calibri" w:eastAsia="Times New Roman" w:hAnsi="Calibri" w:cs="Calibri"/>
                <w:color w:val="000000"/>
                <w:rPrChange w:id="20204" w:author="Stefanie Lane" w:date="2022-06-23T15:12:00Z">
                  <w:rPr>
                    <w:ins w:id="20205" w:author="Stefanie Lane" w:date="2022-06-23T15:12:00Z"/>
                    <w:del w:id="20206" w:author="Lane, Stefanie" w:date="2023-04-28T12:07:00Z"/>
                  </w:rPr>
                </w:rPrChange>
              </w:rPr>
              <w:pPrChange w:id="20207" w:author="Stefanie Lane" w:date="2022-06-23T15:12:00Z">
                <w:pPr>
                  <w:jc w:val="center"/>
                </w:pPr>
              </w:pPrChange>
            </w:pPr>
            <w:ins w:id="20208" w:author="Stefanie Lane" w:date="2022-06-23T15:12:00Z">
              <w:del w:id="20209" w:author="Lane, Stefanie" w:date="2023-04-28T12:07:00Z">
                <w:r w:rsidRPr="00EB4CE1" w:rsidDel="00402FFE">
                  <w:rPr>
                    <w:rFonts w:ascii="Calibri" w:eastAsia="Times New Roman" w:hAnsi="Calibri" w:cs="Calibri"/>
                    <w:color w:val="000000"/>
                    <w:rPrChange w:id="20210" w:author="Stefanie Lane" w:date="2022-06-23T15:12:00Z">
                      <w:rPr/>
                    </w:rPrChange>
                  </w:rPr>
                  <w:delText>0.06</w:delText>
                </w:r>
              </w:del>
            </w:ins>
          </w:p>
        </w:tc>
        <w:tc>
          <w:tcPr>
            <w:tcW w:w="810" w:type="dxa"/>
            <w:tcBorders>
              <w:top w:val="nil"/>
              <w:left w:val="nil"/>
              <w:bottom w:val="nil"/>
              <w:right w:val="nil"/>
            </w:tcBorders>
            <w:shd w:val="clear" w:color="auto" w:fill="auto"/>
            <w:noWrap/>
            <w:vAlign w:val="bottom"/>
            <w:hideMark/>
            <w:tcPrChange w:id="20211" w:author="Stefanie Lane" w:date="2022-06-23T15:14:00Z">
              <w:tcPr>
                <w:tcW w:w="960" w:type="dxa"/>
                <w:tcBorders>
                  <w:top w:val="nil"/>
                  <w:left w:val="nil"/>
                  <w:bottom w:val="nil"/>
                  <w:right w:val="nil"/>
                </w:tcBorders>
                <w:shd w:val="clear" w:color="auto" w:fill="auto"/>
                <w:noWrap/>
                <w:vAlign w:val="bottom"/>
                <w:hideMark/>
              </w:tcPr>
            </w:tcPrChange>
          </w:tcPr>
          <w:p w14:paraId="058AD46F" w14:textId="77777777" w:rsidR="00EB4CE1" w:rsidRPr="00EB4CE1" w:rsidDel="00402FFE" w:rsidRDefault="00EB4CE1">
            <w:pPr>
              <w:spacing w:after="0" w:line="240" w:lineRule="auto"/>
              <w:jc w:val="center"/>
              <w:rPr>
                <w:ins w:id="20212" w:author="Stefanie Lane" w:date="2022-06-23T15:12:00Z"/>
                <w:del w:id="20213" w:author="Lane, Stefanie" w:date="2023-04-28T12:07:00Z"/>
                <w:rFonts w:ascii="Calibri" w:eastAsia="Times New Roman" w:hAnsi="Calibri" w:cs="Calibri"/>
                <w:color w:val="000000"/>
                <w:rPrChange w:id="20214" w:author="Stefanie Lane" w:date="2022-06-23T15:12:00Z">
                  <w:rPr>
                    <w:ins w:id="20215" w:author="Stefanie Lane" w:date="2022-06-23T15:12:00Z"/>
                    <w:del w:id="20216" w:author="Lane, Stefanie" w:date="2023-04-28T12:07:00Z"/>
                  </w:rPr>
                </w:rPrChange>
              </w:rPr>
              <w:pPrChange w:id="20217" w:author="Stefanie Lane" w:date="2022-06-23T15:12:00Z">
                <w:pPr>
                  <w:jc w:val="center"/>
                </w:pPr>
              </w:pPrChange>
            </w:pPr>
            <w:ins w:id="20218" w:author="Stefanie Lane" w:date="2022-06-23T15:12:00Z">
              <w:del w:id="20219" w:author="Lane, Stefanie" w:date="2023-04-28T12:07:00Z">
                <w:r w:rsidRPr="00EB4CE1" w:rsidDel="00402FFE">
                  <w:rPr>
                    <w:rFonts w:ascii="Calibri" w:eastAsia="Times New Roman" w:hAnsi="Calibri" w:cs="Calibri"/>
                    <w:color w:val="000000"/>
                    <w:rPrChange w:id="20220"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2022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A0464E4" w14:textId="77777777" w:rsidR="00EB4CE1" w:rsidRPr="00EB4CE1" w:rsidDel="00402FFE" w:rsidRDefault="00EB4CE1">
            <w:pPr>
              <w:spacing w:after="0" w:line="240" w:lineRule="auto"/>
              <w:jc w:val="center"/>
              <w:rPr>
                <w:ins w:id="20222" w:author="Stefanie Lane" w:date="2022-06-23T15:12:00Z"/>
                <w:del w:id="20223" w:author="Lane, Stefanie" w:date="2023-04-28T12:07:00Z"/>
                <w:rFonts w:ascii="Calibri" w:eastAsia="Times New Roman" w:hAnsi="Calibri" w:cs="Calibri"/>
                <w:color w:val="000000"/>
                <w:rPrChange w:id="20224" w:author="Stefanie Lane" w:date="2022-06-23T15:12:00Z">
                  <w:rPr>
                    <w:ins w:id="20225" w:author="Stefanie Lane" w:date="2022-06-23T15:12:00Z"/>
                    <w:del w:id="20226" w:author="Lane, Stefanie" w:date="2023-04-28T12:07:00Z"/>
                  </w:rPr>
                </w:rPrChange>
              </w:rPr>
              <w:pPrChange w:id="20227" w:author="Stefanie Lane" w:date="2022-06-23T15:12:00Z">
                <w:pPr>
                  <w:jc w:val="center"/>
                </w:pPr>
              </w:pPrChange>
            </w:pPr>
            <w:ins w:id="20228" w:author="Stefanie Lane" w:date="2022-06-23T15:12:00Z">
              <w:del w:id="20229" w:author="Lane, Stefanie" w:date="2023-04-28T12:07:00Z">
                <w:r w:rsidRPr="00EB4CE1" w:rsidDel="00402FFE">
                  <w:rPr>
                    <w:rFonts w:ascii="Calibri" w:eastAsia="Times New Roman" w:hAnsi="Calibri" w:cs="Calibri"/>
                    <w:color w:val="000000"/>
                    <w:rPrChange w:id="20230" w:author="Stefanie Lane" w:date="2022-06-23T15:12:00Z">
                      <w:rPr/>
                    </w:rPrChange>
                  </w:rPr>
                  <w:delText>-100.0</w:delText>
                </w:r>
              </w:del>
            </w:ins>
          </w:p>
        </w:tc>
      </w:tr>
      <w:tr w:rsidR="00EB4CE1" w:rsidRPr="00EB4CE1" w:rsidDel="00402FFE" w14:paraId="33C9BC8A" w14:textId="77777777" w:rsidTr="006F10B7">
        <w:trPr>
          <w:trHeight w:val="290"/>
          <w:ins w:id="20231" w:author="Stefanie Lane" w:date="2022-06-23T15:12:00Z"/>
          <w:del w:id="20232" w:author="Lane, Stefanie" w:date="2023-04-28T12:07:00Z"/>
          <w:trPrChange w:id="2023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023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B339FA6" w14:textId="77777777" w:rsidR="00EB4CE1" w:rsidRPr="00EB4CE1" w:rsidDel="00402FFE" w:rsidRDefault="00EB4CE1">
            <w:pPr>
              <w:spacing w:after="0" w:line="240" w:lineRule="auto"/>
              <w:rPr>
                <w:ins w:id="20235" w:author="Stefanie Lane" w:date="2022-06-23T15:12:00Z"/>
                <w:del w:id="20236" w:author="Lane, Stefanie" w:date="2023-04-28T12:07:00Z"/>
                <w:rFonts w:ascii="Calibri" w:eastAsia="Times New Roman" w:hAnsi="Calibri" w:cs="Calibri"/>
                <w:color w:val="000000"/>
                <w:rPrChange w:id="20237" w:author="Stefanie Lane" w:date="2022-06-23T15:12:00Z">
                  <w:rPr>
                    <w:ins w:id="20238" w:author="Stefanie Lane" w:date="2022-06-23T15:12:00Z"/>
                    <w:del w:id="20239" w:author="Lane, Stefanie" w:date="2023-04-28T12:07:00Z"/>
                  </w:rPr>
                </w:rPrChange>
              </w:rPr>
              <w:pPrChange w:id="2024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024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680829D" w14:textId="77777777" w:rsidR="00EB4CE1" w:rsidRPr="00EB4CE1" w:rsidDel="00402FFE" w:rsidRDefault="00EB4CE1">
            <w:pPr>
              <w:spacing w:after="0" w:line="240" w:lineRule="auto"/>
              <w:rPr>
                <w:ins w:id="20242" w:author="Stefanie Lane" w:date="2022-06-23T15:12:00Z"/>
                <w:del w:id="20243" w:author="Lane, Stefanie" w:date="2023-04-28T12:07:00Z"/>
                <w:rFonts w:ascii="Calibri" w:eastAsia="Times New Roman" w:hAnsi="Calibri" w:cs="Calibri"/>
                <w:color w:val="000000"/>
                <w:rPrChange w:id="20244" w:author="Stefanie Lane" w:date="2022-06-23T15:12:00Z">
                  <w:rPr>
                    <w:ins w:id="20245" w:author="Stefanie Lane" w:date="2022-06-23T15:12:00Z"/>
                    <w:del w:id="20246" w:author="Lane, Stefanie" w:date="2023-04-28T12:07:00Z"/>
                  </w:rPr>
                </w:rPrChange>
              </w:rPr>
              <w:pPrChange w:id="20247"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0248"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B1F9CAC" w14:textId="77777777" w:rsidR="00EB4CE1" w:rsidRPr="00EB4CE1" w:rsidDel="00402FFE" w:rsidRDefault="00EB4CE1">
            <w:pPr>
              <w:spacing w:after="0" w:line="240" w:lineRule="auto"/>
              <w:rPr>
                <w:ins w:id="20249" w:author="Stefanie Lane" w:date="2022-06-23T15:12:00Z"/>
                <w:del w:id="20250" w:author="Lane, Stefanie" w:date="2023-04-28T12:07:00Z"/>
                <w:rFonts w:ascii="Calibri" w:eastAsia="Times New Roman" w:hAnsi="Calibri" w:cs="Calibri"/>
                <w:i/>
                <w:iCs/>
                <w:color w:val="000000"/>
                <w:rPrChange w:id="20251" w:author="Stefanie Lane" w:date="2022-06-23T15:12:00Z">
                  <w:rPr>
                    <w:ins w:id="20252" w:author="Stefanie Lane" w:date="2022-06-23T15:12:00Z"/>
                    <w:del w:id="20253" w:author="Lane, Stefanie" w:date="2023-04-28T12:07:00Z"/>
                  </w:rPr>
                </w:rPrChange>
              </w:rPr>
              <w:pPrChange w:id="20254" w:author="Stefanie Lane" w:date="2022-06-23T15:12:00Z">
                <w:pPr/>
              </w:pPrChange>
            </w:pPr>
            <w:ins w:id="20255" w:author="Stefanie Lane" w:date="2022-06-23T15:12:00Z">
              <w:del w:id="20256" w:author="Lane, Stefanie" w:date="2023-04-28T12:07:00Z">
                <w:r w:rsidRPr="00EB4CE1" w:rsidDel="00402FFE">
                  <w:rPr>
                    <w:rFonts w:ascii="Calibri" w:eastAsia="Times New Roman" w:hAnsi="Calibri" w:cs="Calibri"/>
                    <w:i/>
                    <w:iCs/>
                    <w:color w:val="000000"/>
                    <w:rPrChange w:id="20257" w:author="Stefanie Lane" w:date="2022-06-23T15:12:00Z">
                      <w:rPr/>
                    </w:rPrChange>
                  </w:rPr>
                  <w:delText>Deschampsia caespitosa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025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6CA51F2" w14:textId="77777777" w:rsidR="00EB4CE1" w:rsidRPr="00EB4CE1" w:rsidDel="00402FFE" w:rsidRDefault="00EB4CE1">
            <w:pPr>
              <w:spacing w:after="0" w:line="240" w:lineRule="auto"/>
              <w:jc w:val="center"/>
              <w:rPr>
                <w:ins w:id="20259" w:author="Stefanie Lane" w:date="2022-06-23T15:12:00Z"/>
                <w:del w:id="20260" w:author="Lane, Stefanie" w:date="2023-04-28T12:07:00Z"/>
                <w:rFonts w:ascii="Calibri" w:eastAsia="Times New Roman" w:hAnsi="Calibri" w:cs="Calibri"/>
                <w:color w:val="000000"/>
                <w:rPrChange w:id="20261" w:author="Stefanie Lane" w:date="2022-06-23T15:12:00Z">
                  <w:rPr>
                    <w:ins w:id="20262" w:author="Stefanie Lane" w:date="2022-06-23T15:12:00Z"/>
                    <w:del w:id="20263" w:author="Lane, Stefanie" w:date="2023-04-28T12:07:00Z"/>
                  </w:rPr>
                </w:rPrChange>
              </w:rPr>
              <w:pPrChange w:id="20264" w:author="Stefanie Lane" w:date="2022-06-23T15:12:00Z">
                <w:pPr>
                  <w:jc w:val="center"/>
                </w:pPr>
              </w:pPrChange>
            </w:pPr>
            <w:ins w:id="20265" w:author="Stefanie Lane" w:date="2022-06-23T15:12:00Z">
              <w:del w:id="20266" w:author="Lane, Stefanie" w:date="2023-04-28T12:07:00Z">
                <w:r w:rsidRPr="00EB4CE1" w:rsidDel="00402FFE">
                  <w:rPr>
                    <w:rFonts w:ascii="Calibri" w:eastAsia="Times New Roman" w:hAnsi="Calibri" w:cs="Calibri"/>
                    <w:color w:val="000000"/>
                    <w:rPrChange w:id="20267" w:author="Stefanie Lane" w:date="2022-06-23T15:12:00Z">
                      <w:rPr/>
                    </w:rPrChange>
                  </w:rPr>
                  <w:delText>0.21</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026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AB67447" w14:textId="77777777" w:rsidR="00EB4CE1" w:rsidRPr="00EB4CE1" w:rsidDel="00402FFE" w:rsidRDefault="00EB4CE1">
            <w:pPr>
              <w:spacing w:after="0" w:line="240" w:lineRule="auto"/>
              <w:jc w:val="center"/>
              <w:rPr>
                <w:ins w:id="20269" w:author="Stefanie Lane" w:date="2022-06-23T15:12:00Z"/>
                <w:del w:id="20270" w:author="Lane, Stefanie" w:date="2023-04-28T12:07:00Z"/>
                <w:rFonts w:ascii="Calibri" w:eastAsia="Times New Roman" w:hAnsi="Calibri" w:cs="Calibri"/>
                <w:color w:val="000000"/>
                <w:rPrChange w:id="20271" w:author="Stefanie Lane" w:date="2022-06-23T15:12:00Z">
                  <w:rPr>
                    <w:ins w:id="20272" w:author="Stefanie Lane" w:date="2022-06-23T15:12:00Z"/>
                    <w:del w:id="20273" w:author="Lane, Stefanie" w:date="2023-04-28T12:07:00Z"/>
                  </w:rPr>
                </w:rPrChange>
              </w:rPr>
              <w:pPrChange w:id="20274" w:author="Stefanie Lane" w:date="2022-06-23T15:12:00Z">
                <w:pPr>
                  <w:jc w:val="center"/>
                </w:pPr>
              </w:pPrChange>
            </w:pPr>
            <w:ins w:id="20275" w:author="Stefanie Lane" w:date="2022-06-23T15:12:00Z">
              <w:del w:id="20276" w:author="Lane, Stefanie" w:date="2023-04-28T12:07:00Z">
                <w:r w:rsidRPr="00EB4CE1" w:rsidDel="00402FFE">
                  <w:rPr>
                    <w:rFonts w:ascii="Calibri" w:eastAsia="Times New Roman" w:hAnsi="Calibri" w:cs="Calibri"/>
                    <w:color w:val="000000"/>
                    <w:rPrChange w:id="20277"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027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4978696" w14:textId="77777777" w:rsidR="00EB4CE1" w:rsidRPr="00EB4CE1" w:rsidDel="00402FFE" w:rsidRDefault="00EB4CE1">
            <w:pPr>
              <w:spacing w:after="0" w:line="240" w:lineRule="auto"/>
              <w:jc w:val="center"/>
              <w:rPr>
                <w:ins w:id="20279" w:author="Stefanie Lane" w:date="2022-06-23T15:12:00Z"/>
                <w:del w:id="20280" w:author="Lane, Stefanie" w:date="2023-04-28T12:07:00Z"/>
                <w:rFonts w:ascii="Calibri" w:eastAsia="Times New Roman" w:hAnsi="Calibri" w:cs="Calibri"/>
                <w:color w:val="000000"/>
                <w:rPrChange w:id="20281" w:author="Stefanie Lane" w:date="2022-06-23T15:12:00Z">
                  <w:rPr>
                    <w:ins w:id="20282" w:author="Stefanie Lane" w:date="2022-06-23T15:12:00Z"/>
                    <w:del w:id="20283" w:author="Lane, Stefanie" w:date="2023-04-28T12:07:00Z"/>
                  </w:rPr>
                </w:rPrChange>
              </w:rPr>
              <w:pPrChange w:id="20284" w:author="Stefanie Lane" w:date="2022-06-23T15:12:00Z">
                <w:pPr>
                  <w:jc w:val="center"/>
                </w:pPr>
              </w:pPrChange>
            </w:pPr>
            <w:ins w:id="20285" w:author="Stefanie Lane" w:date="2022-06-23T15:12:00Z">
              <w:del w:id="20286" w:author="Lane, Stefanie" w:date="2023-04-28T12:07:00Z">
                <w:r w:rsidRPr="00EB4CE1" w:rsidDel="00402FFE">
                  <w:rPr>
                    <w:rFonts w:ascii="Calibri" w:eastAsia="Times New Roman" w:hAnsi="Calibri" w:cs="Calibri"/>
                    <w:color w:val="000000"/>
                    <w:rPrChange w:id="20287"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0288"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412E437" w14:textId="77777777" w:rsidR="00EB4CE1" w:rsidRPr="00EB4CE1" w:rsidDel="00402FFE" w:rsidRDefault="00EB4CE1">
            <w:pPr>
              <w:spacing w:after="0" w:line="240" w:lineRule="auto"/>
              <w:jc w:val="center"/>
              <w:rPr>
                <w:ins w:id="20289" w:author="Stefanie Lane" w:date="2022-06-23T15:12:00Z"/>
                <w:del w:id="20290" w:author="Lane, Stefanie" w:date="2023-04-28T12:07:00Z"/>
                <w:rFonts w:ascii="Calibri" w:eastAsia="Times New Roman" w:hAnsi="Calibri" w:cs="Calibri"/>
                <w:color w:val="000000"/>
                <w:rPrChange w:id="20291" w:author="Stefanie Lane" w:date="2022-06-23T15:12:00Z">
                  <w:rPr>
                    <w:ins w:id="20292" w:author="Stefanie Lane" w:date="2022-06-23T15:12:00Z"/>
                    <w:del w:id="20293" w:author="Lane, Stefanie" w:date="2023-04-28T12:07:00Z"/>
                  </w:rPr>
                </w:rPrChange>
              </w:rPr>
              <w:pPrChange w:id="20294" w:author="Stefanie Lane" w:date="2022-06-23T15:12:00Z">
                <w:pPr>
                  <w:jc w:val="center"/>
                </w:pPr>
              </w:pPrChange>
            </w:pPr>
            <w:ins w:id="20295" w:author="Stefanie Lane" w:date="2022-06-23T15:12:00Z">
              <w:del w:id="20296" w:author="Lane, Stefanie" w:date="2023-04-28T12:07:00Z">
                <w:r w:rsidRPr="00EB4CE1" w:rsidDel="00402FFE">
                  <w:rPr>
                    <w:rFonts w:ascii="Calibri" w:eastAsia="Times New Roman" w:hAnsi="Calibri" w:cs="Calibri"/>
                    <w:color w:val="000000"/>
                    <w:rPrChange w:id="20297" w:author="Stefanie Lane" w:date="2022-06-23T15:12:00Z">
                      <w:rPr/>
                    </w:rPrChange>
                  </w:rPr>
                  <w:delText>-100.0</w:delText>
                </w:r>
              </w:del>
            </w:ins>
          </w:p>
        </w:tc>
      </w:tr>
      <w:tr w:rsidR="00EB4CE1" w:rsidRPr="00EB4CE1" w:rsidDel="00402FFE" w14:paraId="3C08D911" w14:textId="77777777" w:rsidTr="006F10B7">
        <w:trPr>
          <w:trHeight w:val="290"/>
          <w:ins w:id="20298" w:author="Stefanie Lane" w:date="2022-06-23T15:12:00Z"/>
          <w:del w:id="20299" w:author="Lane, Stefanie" w:date="2023-04-28T12:07:00Z"/>
          <w:trPrChange w:id="2030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030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D52DA90" w14:textId="77777777" w:rsidR="00EB4CE1" w:rsidRPr="00EB4CE1" w:rsidDel="00402FFE" w:rsidRDefault="00EB4CE1">
            <w:pPr>
              <w:spacing w:after="0" w:line="240" w:lineRule="auto"/>
              <w:rPr>
                <w:ins w:id="20302" w:author="Stefanie Lane" w:date="2022-06-23T15:12:00Z"/>
                <w:del w:id="20303" w:author="Lane, Stefanie" w:date="2023-04-28T12:07:00Z"/>
                <w:rFonts w:ascii="Calibri" w:eastAsia="Times New Roman" w:hAnsi="Calibri" w:cs="Calibri"/>
                <w:color w:val="000000"/>
                <w:rPrChange w:id="20304" w:author="Stefanie Lane" w:date="2022-06-23T15:12:00Z">
                  <w:rPr>
                    <w:ins w:id="20305" w:author="Stefanie Lane" w:date="2022-06-23T15:12:00Z"/>
                    <w:del w:id="20306" w:author="Lane, Stefanie" w:date="2023-04-28T12:07:00Z"/>
                  </w:rPr>
                </w:rPrChange>
              </w:rPr>
              <w:pPrChange w:id="2030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030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E97BDBF" w14:textId="77777777" w:rsidR="00EB4CE1" w:rsidRPr="00EB4CE1" w:rsidDel="00402FFE" w:rsidRDefault="00EB4CE1">
            <w:pPr>
              <w:spacing w:after="0" w:line="240" w:lineRule="auto"/>
              <w:rPr>
                <w:ins w:id="20309" w:author="Stefanie Lane" w:date="2022-06-23T15:12:00Z"/>
                <w:del w:id="20310" w:author="Lane, Stefanie" w:date="2023-04-28T12:07:00Z"/>
                <w:rFonts w:ascii="Calibri" w:eastAsia="Times New Roman" w:hAnsi="Calibri" w:cs="Calibri"/>
                <w:color w:val="000000"/>
                <w:rPrChange w:id="20311" w:author="Stefanie Lane" w:date="2022-06-23T15:12:00Z">
                  <w:rPr>
                    <w:ins w:id="20312" w:author="Stefanie Lane" w:date="2022-06-23T15:12:00Z"/>
                    <w:del w:id="20313" w:author="Lane, Stefanie" w:date="2023-04-28T12:07:00Z"/>
                  </w:rPr>
                </w:rPrChange>
              </w:rPr>
              <w:pPrChange w:id="20314" w:author="Stefanie Lane" w:date="2022-06-23T15:12:00Z">
                <w:pPr/>
              </w:pPrChange>
            </w:pPr>
          </w:p>
        </w:tc>
        <w:tc>
          <w:tcPr>
            <w:tcW w:w="3320" w:type="dxa"/>
            <w:tcBorders>
              <w:top w:val="nil"/>
              <w:left w:val="nil"/>
              <w:bottom w:val="nil"/>
              <w:right w:val="nil"/>
            </w:tcBorders>
            <w:shd w:val="clear" w:color="auto" w:fill="auto"/>
            <w:noWrap/>
            <w:vAlign w:val="bottom"/>
            <w:hideMark/>
            <w:tcPrChange w:id="20315" w:author="Stefanie Lane" w:date="2022-06-23T15:14:00Z">
              <w:tcPr>
                <w:tcW w:w="3320" w:type="dxa"/>
                <w:tcBorders>
                  <w:top w:val="nil"/>
                  <w:left w:val="nil"/>
                  <w:bottom w:val="nil"/>
                  <w:right w:val="nil"/>
                </w:tcBorders>
                <w:shd w:val="clear" w:color="auto" w:fill="auto"/>
                <w:noWrap/>
                <w:vAlign w:val="bottom"/>
                <w:hideMark/>
              </w:tcPr>
            </w:tcPrChange>
          </w:tcPr>
          <w:p w14:paraId="2E5736C2" w14:textId="77777777" w:rsidR="00EB4CE1" w:rsidRPr="00EB4CE1" w:rsidDel="00402FFE" w:rsidRDefault="00EB4CE1">
            <w:pPr>
              <w:spacing w:after="0" w:line="240" w:lineRule="auto"/>
              <w:rPr>
                <w:ins w:id="20316" w:author="Stefanie Lane" w:date="2022-06-23T15:12:00Z"/>
                <w:del w:id="20317" w:author="Lane, Stefanie" w:date="2023-04-28T12:07:00Z"/>
                <w:rFonts w:ascii="Calibri" w:eastAsia="Times New Roman" w:hAnsi="Calibri" w:cs="Calibri"/>
                <w:i/>
                <w:iCs/>
                <w:color w:val="000000"/>
                <w:rPrChange w:id="20318" w:author="Stefanie Lane" w:date="2022-06-23T15:12:00Z">
                  <w:rPr>
                    <w:ins w:id="20319" w:author="Stefanie Lane" w:date="2022-06-23T15:12:00Z"/>
                    <w:del w:id="20320" w:author="Lane, Stefanie" w:date="2023-04-28T12:07:00Z"/>
                  </w:rPr>
                </w:rPrChange>
              </w:rPr>
              <w:pPrChange w:id="20321" w:author="Stefanie Lane" w:date="2022-06-23T15:12:00Z">
                <w:pPr/>
              </w:pPrChange>
            </w:pPr>
            <w:ins w:id="20322" w:author="Stefanie Lane" w:date="2022-06-23T15:12:00Z">
              <w:del w:id="20323" w:author="Lane, Stefanie" w:date="2023-04-28T12:07:00Z">
                <w:r w:rsidRPr="00EB4CE1" w:rsidDel="00402FFE">
                  <w:rPr>
                    <w:rFonts w:ascii="Calibri" w:eastAsia="Times New Roman" w:hAnsi="Calibri" w:cs="Calibri"/>
                    <w:i/>
                    <w:iCs/>
                    <w:color w:val="000000"/>
                    <w:rPrChange w:id="20324" w:author="Stefanie Lane" w:date="2022-06-23T15:12:00Z">
                      <w:rPr/>
                    </w:rPrChange>
                  </w:rPr>
                  <w:delText>Leersia oryzoides</w:delText>
                </w:r>
              </w:del>
            </w:ins>
          </w:p>
        </w:tc>
        <w:tc>
          <w:tcPr>
            <w:tcW w:w="869" w:type="dxa"/>
            <w:tcBorders>
              <w:top w:val="nil"/>
              <w:left w:val="nil"/>
              <w:bottom w:val="nil"/>
              <w:right w:val="nil"/>
            </w:tcBorders>
            <w:shd w:val="clear" w:color="auto" w:fill="auto"/>
            <w:noWrap/>
            <w:vAlign w:val="bottom"/>
            <w:hideMark/>
            <w:tcPrChange w:id="20325" w:author="Stefanie Lane" w:date="2022-06-23T15:14:00Z">
              <w:tcPr>
                <w:tcW w:w="960" w:type="dxa"/>
                <w:tcBorders>
                  <w:top w:val="nil"/>
                  <w:left w:val="nil"/>
                  <w:bottom w:val="nil"/>
                  <w:right w:val="nil"/>
                </w:tcBorders>
                <w:shd w:val="clear" w:color="auto" w:fill="auto"/>
                <w:noWrap/>
                <w:vAlign w:val="bottom"/>
                <w:hideMark/>
              </w:tcPr>
            </w:tcPrChange>
          </w:tcPr>
          <w:p w14:paraId="62DC794E" w14:textId="77777777" w:rsidR="00EB4CE1" w:rsidRPr="00EB4CE1" w:rsidDel="00402FFE" w:rsidRDefault="00EB4CE1">
            <w:pPr>
              <w:spacing w:after="0" w:line="240" w:lineRule="auto"/>
              <w:jc w:val="center"/>
              <w:rPr>
                <w:ins w:id="20326" w:author="Stefanie Lane" w:date="2022-06-23T15:12:00Z"/>
                <w:del w:id="20327" w:author="Lane, Stefanie" w:date="2023-04-28T12:07:00Z"/>
                <w:rFonts w:ascii="Calibri" w:eastAsia="Times New Roman" w:hAnsi="Calibri" w:cs="Calibri"/>
                <w:color w:val="000000"/>
                <w:rPrChange w:id="20328" w:author="Stefanie Lane" w:date="2022-06-23T15:12:00Z">
                  <w:rPr>
                    <w:ins w:id="20329" w:author="Stefanie Lane" w:date="2022-06-23T15:12:00Z"/>
                    <w:del w:id="20330" w:author="Lane, Stefanie" w:date="2023-04-28T12:07:00Z"/>
                  </w:rPr>
                </w:rPrChange>
              </w:rPr>
              <w:pPrChange w:id="20331" w:author="Stefanie Lane" w:date="2022-06-23T15:12:00Z">
                <w:pPr>
                  <w:jc w:val="center"/>
                </w:pPr>
              </w:pPrChange>
            </w:pPr>
            <w:ins w:id="20332" w:author="Stefanie Lane" w:date="2022-06-23T15:12:00Z">
              <w:del w:id="20333" w:author="Lane, Stefanie" w:date="2023-04-28T12:07:00Z">
                <w:r w:rsidRPr="00EB4CE1" w:rsidDel="00402FFE">
                  <w:rPr>
                    <w:rFonts w:ascii="Calibri" w:eastAsia="Times New Roman" w:hAnsi="Calibri" w:cs="Calibri"/>
                    <w:color w:val="000000"/>
                    <w:rPrChange w:id="20334" w:author="Stefanie Lane" w:date="2022-06-23T15:12:00Z">
                      <w:rPr/>
                    </w:rPrChange>
                  </w:rPr>
                  <w:delText>0.18</w:delText>
                </w:r>
              </w:del>
            </w:ins>
          </w:p>
        </w:tc>
        <w:tc>
          <w:tcPr>
            <w:tcW w:w="990" w:type="dxa"/>
            <w:tcBorders>
              <w:top w:val="nil"/>
              <w:left w:val="nil"/>
              <w:bottom w:val="nil"/>
              <w:right w:val="nil"/>
            </w:tcBorders>
            <w:shd w:val="clear" w:color="auto" w:fill="auto"/>
            <w:noWrap/>
            <w:vAlign w:val="bottom"/>
            <w:hideMark/>
            <w:tcPrChange w:id="20335" w:author="Stefanie Lane" w:date="2022-06-23T15:14:00Z">
              <w:tcPr>
                <w:tcW w:w="960" w:type="dxa"/>
                <w:tcBorders>
                  <w:top w:val="nil"/>
                  <w:left w:val="nil"/>
                  <w:bottom w:val="nil"/>
                  <w:right w:val="nil"/>
                </w:tcBorders>
                <w:shd w:val="clear" w:color="auto" w:fill="auto"/>
                <w:noWrap/>
                <w:vAlign w:val="bottom"/>
                <w:hideMark/>
              </w:tcPr>
            </w:tcPrChange>
          </w:tcPr>
          <w:p w14:paraId="3F269474" w14:textId="77777777" w:rsidR="00EB4CE1" w:rsidRPr="00EB4CE1" w:rsidDel="00402FFE" w:rsidRDefault="00EB4CE1">
            <w:pPr>
              <w:spacing w:after="0" w:line="240" w:lineRule="auto"/>
              <w:jc w:val="center"/>
              <w:rPr>
                <w:ins w:id="20336" w:author="Stefanie Lane" w:date="2022-06-23T15:12:00Z"/>
                <w:del w:id="20337" w:author="Lane, Stefanie" w:date="2023-04-28T12:07:00Z"/>
                <w:rFonts w:ascii="Calibri" w:eastAsia="Times New Roman" w:hAnsi="Calibri" w:cs="Calibri"/>
                <w:color w:val="000000"/>
                <w:rPrChange w:id="20338" w:author="Stefanie Lane" w:date="2022-06-23T15:12:00Z">
                  <w:rPr>
                    <w:ins w:id="20339" w:author="Stefanie Lane" w:date="2022-06-23T15:12:00Z"/>
                    <w:del w:id="20340" w:author="Lane, Stefanie" w:date="2023-04-28T12:07:00Z"/>
                  </w:rPr>
                </w:rPrChange>
              </w:rPr>
              <w:pPrChange w:id="20341" w:author="Stefanie Lane" w:date="2022-06-23T15:12:00Z">
                <w:pPr>
                  <w:jc w:val="center"/>
                </w:pPr>
              </w:pPrChange>
            </w:pPr>
            <w:ins w:id="20342" w:author="Stefanie Lane" w:date="2022-06-23T15:12:00Z">
              <w:del w:id="20343" w:author="Lane, Stefanie" w:date="2023-04-28T12:07:00Z">
                <w:r w:rsidRPr="00EB4CE1" w:rsidDel="00402FFE">
                  <w:rPr>
                    <w:rFonts w:ascii="Calibri" w:eastAsia="Times New Roman" w:hAnsi="Calibri" w:cs="Calibri"/>
                    <w:color w:val="000000"/>
                    <w:rPrChange w:id="20344" w:author="Stefanie Lane" w:date="2022-06-23T15:12:00Z">
                      <w:rPr/>
                    </w:rPrChange>
                  </w:rPr>
                  <w:delText>0.19</w:delText>
                </w:r>
              </w:del>
            </w:ins>
          </w:p>
        </w:tc>
        <w:tc>
          <w:tcPr>
            <w:tcW w:w="810" w:type="dxa"/>
            <w:tcBorders>
              <w:top w:val="nil"/>
              <w:left w:val="nil"/>
              <w:bottom w:val="nil"/>
              <w:right w:val="nil"/>
            </w:tcBorders>
            <w:shd w:val="clear" w:color="auto" w:fill="auto"/>
            <w:noWrap/>
            <w:vAlign w:val="bottom"/>
            <w:hideMark/>
            <w:tcPrChange w:id="20345" w:author="Stefanie Lane" w:date="2022-06-23T15:14:00Z">
              <w:tcPr>
                <w:tcW w:w="960" w:type="dxa"/>
                <w:tcBorders>
                  <w:top w:val="nil"/>
                  <w:left w:val="nil"/>
                  <w:bottom w:val="nil"/>
                  <w:right w:val="nil"/>
                </w:tcBorders>
                <w:shd w:val="clear" w:color="auto" w:fill="auto"/>
                <w:noWrap/>
                <w:vAlign w:val="bottom"/>
                <w:hideMark/>
              </w:tcPr>
            </w:tcPrChange>
          </w:tcPr>
          <w:p w14:paraId="461A0E4A" w14:textId="77777777" w:rsidR="00EB4CE1" w:rsidRPr="00EB4CE1" w:rsidDel="00402FFE" w:rsidRDefault="00EB4CE1">
            <w:pPr>
              <w:spacing w:after="0" w:line="240" w:lineRule="auto"/>
              <w:jc w:val="center"/>
              <w:rPr>
                <w:ins w:id="20346" w:author="Stefanie Lane" w:date="2022-06-23T15:12:00Z"/>
                <w:del w:id="20347" w:author="Lane, Stefanie" w:date="2023-04-28T12:07:00Z"/>
                <w:rFonts w:ascii="Calibri" w:eastAsia="Times New Roman" w:hAnsi="Calibri" w:cs="Calibri"/>
                <w:color w:val="000000"/>
                <w:rPrChange w:id="20348" w:author="Stefanie Lane" w:date="2022-06-23T15:12:00Z">
                  <w:rPr>
                    <w:ins w:id="20349" w:author="Stefanie Lane" w:date="2022-06-23T15:12:00Z"/>
                    <w:del w:id="20350" w:author="Lane, Stefanie" w:date="2023-04-28T12:07:00Z"/>
                  </w:rPr>
                </w:rPrChange>
              </w:rPr>
              <w:pPrChange w:id="20351" w:author="Stefanie Lane" w:date="2022-06-23T15:12:00Z">
                <w:pPr>
                  <w:jc w:val="center"/>
                </w:pPr>
              </w:pPrChange>
            </w:pPr>
            <w:ins w:id="20352" w:author="Stefanie Lane" w:date="2022-06-23T15:12:00Z">
              <w:del w:id="20353" w:author="Lane, Stefanie" w:date="2023-04-28T12:07:00Z">
                <w:r w:rsidRPr="00EB4CE1" w:rsidDel="00402FFE">
                  <w:rPr>
                    <w:rFonts w:ascii="Calibri" w:eastAsia="Times New Roman" w:hAnsi="Calibri" w:cs="Calibri"/>
                    <w:color w:val="000000"/>
                    <w:rPrChange w:id="20354"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20355"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0A31927" w14:textId="77777777" w:rsidR="00EB4CE1" w:rsidRPr="00EB4CE1" w:rsidDel="00402FFE" w:rsidRDefault="00EB4CE1">
            <w:pPr>
              <w:spacing w:after="0" w:line="240" w:lineRule="auto"/>
              <w:jc w:val="center"/>
              <w:rPr>
                <w:ins w:id="20356" w:author="Stefanie Lane" w:date="2022-06-23T15:12:00Z"/>
                <w:del w:id="20357" w:author="Lane, Stefanie" w:date="2023-04-28T12:07:00Z"/>
                <w:rFonts w:ascii="Calibri" w:eastAsia="Times New Roman" w:hAnsi="Calibri" w:cs="Calibri"/>
                <w:color w:val="000000"/>
                <w:rPrChange w:id="20358" w:author="Stefanie Lane" w:date="2022-06-23T15:12:00Z">
                  <w:rPr>
                    <w:ins w:id="20359" w:author="Stefanie Lane" w:date="2022-06-23T15:12:00Z"/>
                    <w:del w:id="20360" w:author="Lane, Stefanie" w:date="2023-04-28T12:07:00Z"/>
                  </w:rPr>
                </w:rPrChange>
              </w:rPr>
              <w:pPrChange w:id="20361" w:author="Stefanie Lane" w:date="2022-06-23T15:12:00Z">
                <w:pPr>
                  <w:jc w:val="center"/>
                </w:pPr>
              </w:pPrChange>
            </w:pPr>
            <w:ins w:id="20362" w:author="Stefanie Lane" w:date="2022-06-23T15:12:00Z">
              <w:del w:id="20363" w:author="Lane, Stefanie" w:date="2023-04-28T12:07:00Z">
                <w:r w:rsidRPr="00EB4CE1" w:rsidDel="00402FFE">
                  <w:rPr>
                    <w:rFonts w:ascii="Calibri" w:eastAsia="Times New Roman" w:hAnsi="Calibri" w:cs="Calibri"/>
                    <w:color w:val="000000"/>
                    <w:rPrChange w:id="20364" w:author="Stefanie Lane" w:date="2022-06-23T15:12:00Z">
                      <w:rPr/>
                    </w:rPrChange>
                  </w:rPr>
                  <w:delText>-100.0</w:delText>
                </w:r>
              </w:del>
            </w:ins>
          </w:p>
        </w:tc>
      </w:tr>
      <w:tr w:rsidR="00EB4CE1" w:rsidRPr="00EB4CE1" w:rsidDel="00402FFE" w14:paraId="62E65BD9" w14:textId="77777777" w:rsidTr="006F10B7">
        <w:trPr>
          <w:trHeight w:val="290"/>
          <w:ins w:id="20365" w:author="Stefanie Lane" w:date="2022-06-23T15:12:00Z"/>
          <w:del w:id="20366" w:author="Lane, Stefanie" w:date="2023-04-28T12:07:00Z"/>
          <w:trPrChange w:id="2036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036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A7C2A3B" w14:textId="77777777" w:rsidR="00EB4CE1" w:rsidRPr="00EB4CE1" w:rsidDel="00402FFE" w:rsidRDefault="00EB4CE1">
            <w:pPr>
              <w:spacing w:after="0" w:line="240" w:lineRule="auto"/>
              <w:rPr>
                <w:ins w:id="20369" w:author="Stefanie Lane" w:date="2022-06-23T15:12:00Z"/>
                <w:del w:id="20370" w:author="Lane, Stefanie" w:date="2023-04-28T12:07:00Z"/>
                <w:rFonts w:ascii="Calibri" w:eastAsia="Times New Roman" w:hAnsi="Calibri" w:cs="Calibri"/>
                <w:color w:val="000000"/>
                <w:rPrChange w:id="20371" w:author="Stefanie Lane" w:date="2022-06-23T15:12:00Z">
                  <w:rPr>
                    <w:ins w:id="20372" w:author="Stefanie Lane" w:date="2022-06-23T15:12:00Z"/>
                    <w:del w:id="20373" w:author="Lane, Stefanie" w:date="2023-04-28T12:07:00Z"/>
                  </w:rPr>
                </w:rPrChange>
              </w:rPr>
              <w:pPrChange w:id="2037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037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86CF718" w14:textId="77777777" w:rsidR="00EB4CE1" w:rsidRPr="00EB4CE1" w:rsidDel="00402FFE" w:rsidRDefault="00EB4CE1">
            <w:pPr>
              <w:spacing w:after="0" w:line="240" w:lineRule="auto"/>
              <w:rPr>
                <w:ins w:id="20376" w:author="Stefanie Lane" w:date="2022-06-23T15:12:00Z"/>
                <w:del w:id="20377" w:author="Lane, Stefanie" w:date="2023-04-28T12:07:00Z"/>
                <w:rFonts w:ascii="Calibri" w:eastAsia="Times New Roman" w:hAnsi="Calibri" w:cs="Calibri"/>
                <w:color w:val="000000"/>
                <w:rPrChange w:id="20378" w:author="Stefanie Lane" w:date="2022-06-23T15:12:00Z">
                  <w:rPr>
                    <w:ins w:id="20379" w:author="Stefanie Lane" w:date="2022-06-23T15:12:00Z"/>
                    <w:del w:id="20380" w:author="Lane, Stefanie" w:date="2023-04-28T12:07:00Z"/>
                  </w:rPr>
                </w:rPrChange>
              </w:rPr>
              <w:pPrChange w:id="20381"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0382"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17502F82" w14:textId="77777777" w:rsidR="00EB4CE1" w:rsidRPr="00EB4CE1" w:rsidDel="00402FFE" w:rsidRDefault="00EB4CE1">
            <w:pPr>
              <w:spacing w:after="0" w:line="240" w:lineRule="auto"/>
              <w:rPr>
                <w:ins w:id="20383" w:author="Stefanie Lane" w:date="2022-06-23T15:12:00Z"/>
                <w:del w:id="20384" w:author="Lane, Stefanie" w:date="2023-04-28T12:07:00Z"/>
                <w:rFonts w:ascii="Calibri" w:eastAsia="Times New Roman" w:hAnsi="Calibri" w:cs="Calibri"/>
                <w:i/>
                <w:iCs/>
                <w:color w:val="000000"/>
                <w:rPrChange w:id="20385" w:author="Stefanie Lane" w:date="2022-06-23T15:12:00Z">
                  <w:rPr>
                    <w:ins w:id="20386" w:author="Stefanie Lane" w:date="2022-06-23T15:12:00Z"/>
                    <w:del w:id="20387" w:author="Lane, Stefanie" w:date="2023-04-28T12:07:00Z"/>
                  </w:rPr>
                </w:rPrChange>
              </w:rPr>
              <w:pPrChange w:id="20388" w:author="Stefanie Lane" w:date="2022-06-23T15:12:00Z">
                <w:pPr/>
              </w:pPrChange>
            </w:pPr>
            <w:ins w:id="20389" w:author="Stefanie Lane" w:date="2022-06-23T15:12:00Z">
              <w:del w:id="20390" w:author="Lane, Stefanie" w:date="2023-04-28T12:07:00Z">
                <w:r w:rsidRPr="00EB4CE1" w:rsidDel="00402FFE">
                  <w:rPr>
                    <w:rFonts w:ascii="Calibri" w:eastAsia="Times New Roman" w:hAnsi="Calibri" w:cs="Calibri"/>
                    <w:i/>
                    <w:iCs/>
                    <w:color w:val="000000"/>
                    <w:rPrChange w:id="20391" w:author="Stefanie Lane" w:date="2022-06-23T15:12:00Z">
                      <w:rPr/>
                    </w:rPrChange>
                  </w:rPr>
                  <w:delText>Lilaeopsis occidentalis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039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A3B5541" w14:textId="77777777" w:rsidR="00EB4CE1" w:rsidRPr="00EB4CE1" w:rsidDel="00402FFE" w:rsidRDefault="00EB4CE1">
            <w:pPr>
              <w:spacing w:after="0" w:line="240" w:lineRule="auto"/>
              <w:jc w:val="center"/>
              <w:rPr>
                <w:ins w:id="20393" w:author="Stefanie Lane" w:date="2022-06-23T15:12:00Z"/>
                <w:del w:id="20394" w:author="Lane, Stefanie" w:date="2023-04-28T12:07:00Z"/>
                <w:rFonts w:ascii="Calibri" w:eastAsia="Times New Roman" w:hAnsi="Calibri" w:cs="Calibri"/>
                <w:color w:val="000000"/>
                <w:rPrChange w:id="20395" w:author="Stefanie Lane" w:date="2022-06-23T15:12:00Z">
                  <w:rPr>
                    <w:ins w:id="20396" w:author="Stefanie Lane" w:date="2022-06-23T15:12:00Z"/>
                    <w:del w:id="20397" w:author="Lane, Stefanie" w:date="2023-04-28T12:07:00Z"/>
                  </w:rPr>
                </w:rPrChange>
              </w:rPr>
              <w:pPrChange w:id="20398" w:author="Stefanie Lane" w:date="2022-06-23T15:12:00Z">
                <w:pPr>
                  <w:jc w:val="center"/>
                </w:pPr>
              </w:pPrChange>
            </w:pPr>
            <w:ins w:id="20399" w:author="Stefanie Lane" w:date="2022-06-23T15:12:00Z">
              <w:del w:id="20400" w:author="Lane, Stefanie" w:date="2023-04-28T12:07:00Z">
                <w:r w:rsidRPr="00EB4CE1" w:rsidDel="00402FFE">
                  <w:rPr>
                    <w:rFonts w:ascii="Calibri" w:eastAsia="Times New Roman" w:hAnsi="Calibri" w:cs="Calibri"/>
                    <w:color w:val="000000"/>
                    <w:rPrChange w:id="20401" w:author="Stefanie Lane" w:date="2022-06-23T15:12:00Z">
                      <w:rPr/>
                    </w:rPrChange>
                  </w:rPr>
                  <w:delText>0.06</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040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142A64F" w14:textId="77777777" w:rsidR="00EB4CE1" w:rsidRPr="00EB4CE1" w:rsidDel="00402FFE" w:rsidRDefault="00EB4CE1">
            <w:pPr>
              <w:spacing w:after="0" w:line="240" w:lineRule="auto"/>
              <w:jc w:val="center"/>
              <w:rPr>
                <w:ins w:id="20403" w:author="Stefanie Lane" w:date="2022-06-23T15:12:00Z"/>
                <w:del w:id="20404" w:author="Lane, Stefanie" w:date="2023-04-28T12:07:00Z"/>
                <w:rFonts w:ascii="Calibri" w:eastAsia="Times New Roman" w:hAnsi="Calibri" w:cs="Calibri"/>
                <w:color w:val="000000"/>
                <w:rPrChange w:id="20405" w:author="Stefanie Lane" w:date="2022-06-23T15:12:00Z">
                  <w:rPr>
                    <w:ins w:id="20406" w:author="Stefanie Lane" w:date="2022-06-23T15:12:00Z"/>
                    <w:del w:id="20407" w:author="Lane, Stefanie" w:date="2023-04-28T12:07:00Z"/>
                  </w:rPr>
                </w:rPrChange>
              </w:rPr>
              <w:pPrChange w:id="20408" w:author="Stefanie Lane" w:date="2022-06-23T15:12:00Z">
                <w:pPr>
                  <w:jc w:val="center"/>
                </w:pPr>
              </w:pPrChange>
            </w:pPr>
            <w:ins w:id="20409" w:author="Stefanie Lane" w:date="2022-06-23T15:12:00Z">
              <w:del w:id="20410" w:author="Lane, Stefanie" w:date="2023-04-28T12:07:00Z">
                <w:r w:rsidRPr="00EB4CE1" w:rsidDel="00402FFE">
                  <w:rPr>
                    <w:rFonts w:ascii="Calibri" w:eastAsia="Times New Roman" w:hAnsi="Calibri" w:cs="Calibri"/>
                    <w:color w:val="000000"/>
                    <w:rPrChange w:id="20411" w:author="Stefanie Lane" w:date="2022-06-23T15:12:00Z">
                      <w:rPr/>
                    </w:rPrChange>
                  </w:rPr>
                  <w:delText>0.10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041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4F2FCBE" w14:textId="77777777" w:rsidR="00EB4CE1" w:rsidRPr="00EB4CE1" w:rsidDel="00402FFE" w:rsidRDefault="00EB4CE1">
            <w:pPr>
              <w:spacing w:after="0" w:line="240" w:lineRule="auto"/>
              <w:jc w:val="center"/>
              <w:rPr>
                <w:ins w:id="20413" w:author="Stefanie Lane" w:date="2022-06-23T15:12:00Z"/>
                <w:del w:id="20414" w:author="Lane, Stefanie" w:date="2023-04-28T12:07:00Z"/>
                <w:rFonts w:ascii="Calibri" w:eastAsia="Times New Roman" w:hAnsi="Calibri" w:cs="Calibri"/>
                <w:color w:val="000000"/>
                <w:rPrChange w:id="20415" w:author="Stefanie Lane" w:date="2022-06-23T15:12:00Z">
                  <w:rPr>
                    <w:ins w:id="20416" w:author="Stefanie Lane" w:date="2022-06-23T15:12:00Z"/>
                    <w:del w:id="20417" w:author="Lane, Stefanie" w:date="2023-04-28T12:07:00Z"/>
                  </w:rPr>
                </w:rPrChange>
              </w:rPr>
              <w:pPrChange w:id="20418" w:author="Stefanie Lane" w:date="2022-06-23T15:12:00Z">
                <w:pPr>
                  <w:jc w:val="center"/>
                </w:pPr>
              </w:pPrChange>
            </w:pPr>
            <w:ins w:id="20419" w:author="Stefanie Lane" w:date="2022-06-23T15:12:00Z">
              <w:del w:id="20420" w:author="Lane, Stefanie" w:date="2023-04-28T12:07:00Z">
                <w:r w:rsidRPr="00EB4CE1" w:rsidDel="00402FFE">
                  <w:rPr>
                    <w:rFonts w:ascii="Calibri" w:eastAsia="Times New Roman" w:hAnsi="Calibri" w:cs="Calibri"/>
                    <w:color w:val="000000"/>
                    <w:rPrChange w:id="20421"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0422"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8D6C8E8" w14:textId="77777777" w:rsidR="00EB4CE1" w:rsidRPr="00EB4CE1" w:rsidDel="00402FFE" w:rsidRDefault="00EB4CE1">
            <w:pPr>
              <w:spacing w:after="0" w:line="240" w:lineRule="auto"/>
              <w:jc w:val="center"/>
              <w:rPr>
                <w:ins w:id="20423" w:author="Stefanie Lane" w:date="2022-06-23T15:12:00Z"/>
                <w:del w:id="20424" w:author="Lane, Stefanie" w:date="2023-04-28T12:07:00Z"/>
                <w:rFonts w:ascii="Calibri" w:eastAsia="Times New Roman" w:hAnsi="Calibri" w:cs="Calibri"/>
                <w:color w:val="000000"/>
                <w:rPrChange w:id="20425" w:author="Stefanie Lane" w:date="2022-06-23T15:12:00Z">
                  <w:rPr>
                    <w:ins w:id="20426" w:author="Stefanie Lane" w:date="2022-06-23T15:12:00Z"/>
                    <w:del w:id="20427" w:author="Lane, Stefanie" w:date="2023-04-28T12:07:00Z"/>
                  </w:rPr>
                </w:rPrChange>
              </w:rPr>
              <w:pPrChange w:id="20428" w:author="Stefanie Lane" w:date="2022-06-23T15:12:00Z">
                <w:pPr>
                  <w:jc w:val="center"/>
                </w:pPr>
              </w:pPrChange>
            </w:pPr>
            <w:ins w:id="20429" w:author="Stefanie Lane" w:date="2022-06-23T15:12:00Z">
              <w:del w:id="20430" w:author="Lane, Stefanie" w:date="2023-04-28T12:07:00Z">
                <w:r w:rsidRPr="00EB4CE1" w:rsidDel="00402FFE">
                  <w:rPr>
                    <w:rFonts w:ascii="Calibri" w:eastAsia="Times New Roman" w:hAnsi="Calibri" w:cs="Calibri"/>
                    <w:color w:val="000000"/>
                    <w:rPrChange w:id="20431" w:author="Stefanie Lane" w:date="2022-06-23T15:12:00Z">
                      <w:rPr/>
                    </w:rPrChange>
                  </w:rPr>
                  <w:delText>-100.0</w:delText>
                </w:r>
              </w:del>
            </w:ins>
          </w:p>
        </w:tc>
      </w:tr>
      <w:tr w:rsidR="00EB4CE1" w:rsidRPr="00EB4CE1" w:rsidDel="00402FFE" w14:paraId="721A0436" w14:textId="77777777" w:rsidTr="006F10B7">
        <w:trPr>
          <w:trHeight w:val="290"/>
          <w:ins w:id="20432" w:author="Stefanie Lane" w:date="2022-06-23T15:12:00Z"/>
          <w:del w:id="20433" w:author="Lane, Stefanie" w:date="2023-04-28T12:07:00Z"/>
          <w:trPrChange w:id="2043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043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A5E7F81" w14:textId="77777777" w:rsidR="00EB4CE1" w:rsidRPr="00EB4CE1" w:rsidDel="00402FFE" w:rsidRDefault="00EB4CE1">
            <w:pPr>
              <w:spacing w:after="0" w:line="240" w:lineRule="auto"/>
              <w:rPr>
                <w:ins w:id="20436" w:author="Stefanie Lane" w:date="2022-06-23T15:12:00Z"/>
                <w:del w:id="20437" w:author="Lane, Stefanie" w:date="2023-04-28T12:07:00Z"/>
                <w:rFonts w:ascii="Calibri" w:eastAsia="Times New Roman" w:hAnsi="Calibri" w:cs="Calibri"/>
                <w:color w:val="000000"/>
                <w:rPrChange w:id="20438" w:author="Stefanie Lane" w:date="2022-06-23T15:12:00Z">
                  <w:rPr>
                    <w:ins w:id="20439" w:author="Stefanie Lane" w:date="2022-06-23T15:12:00Z"/>
                    <w:del w:id="20440" w:author="Lane, Stefanie" w:date="2023-04-28T12:07:00Z"/>
                  </w:rPr>
                </w:rPrChange>
              </w:rPr>
              <w:pPrChange w:id="2044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044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64E5260" w14:textId="77777777" w:rsidR="00EB4CE1" w:rsidRPr="00EB4CE1" w:rsidDel="00402FFE" w:rsidRDefault="00EB4CE1">
            <w:pPr>
              <w:spacing w:after="0" w:line="240" w:lineRule="auto"/>
              <w:rPr>
                <w:ins w:id="20443" w:author="Stefanie Lane" w:date="2022-06-23T15:12:00Z"/>
                <w:del w:id="20444" w:author="Lane, Stefanie" w:date="2023-04-28T12:07:00Z"/>
                <w:rFonts w:ascii="Calibri" w:eastAsia="Times New Roman" w:hAnsi="Calibri" w:cs="Calibri"/>
                <w:color w:val="000000"/>
                <w:rPrChange w:id="20445" w:author="Stefanie Lane" w:date="2022-06-23T15:12:00Z">
                  <w:rPr>
                    <w:ins w:id="20446" w:author="Stefanie Lane" w:date="2022-06-23T15:12:00Z"/>
                    <w:del w:id="20447" w:author="Lane, Stefanie" w:date="2023-04-28T12:07:00Z"/>
                  </w:rPr>
                </w:rPrChange>
              </w:rPr>
              <w:pPrChange w:id="20448" w:author="Stefanie Lane" w:date="2022-06-23T15:12:00Z">
                <w:pPr/>
              </w:pPrChange>
            </w:pPr>
          </w:p>
        </w:tc>
        <w:tc>
          <w:tcPr>
            <w:tcW w:w="3320" w:type="dxa"/>
            <w:tcBorders>
              <w:top w:val="nil"/>
              <w:left w:val="nil"/>
              <w:bottom w:val="nil"/>
              <w:right w:val="nil"/>
            </w:tcBorders>
            <w:shd w:val="clear" w:color="auto" w:fill="auto"/>
            <w:noWrap/>
            <w:vAlign w:val="bottom"/>
            <w:hideMark/>
            <w:tcPrChange w:id="20449" w:author="Stefanie Lane" w:date="2022-06-23T15:14:00Z">
              <w:tcPr>
                <w:tcW w:w="3320" w:type="dxa"/>
                <w:tcBorders>
                  <w:top w:val="nil"/>
                  <w:left w:val="nil"/>
                  <w:bottom w:val="nil"/>
                  <w:right w:val="nil"/>
                </w:tcBorders>
                <w:shd w:val="clear" w:color="auto" w:fill="auto"/>
                <w:noWrap/>
                <w:vAlign w:val="bottom"/>
                <w:hideMark/>
              </w:tcPr>
            </w:tcPrChange>
          </w:tcPr>
          <w:p w14:paraId="15BB16E7" w14:textId="77777777" w:rsidR="00EB4CE1" w:rsidRPr="00EB4CE1" w:rsidDel="00402FFE" w:rsidRDefault="00EB4CE1">
            <w:pPr>
              <w:spacing w:after="0" w:line="240" w:lineRule="auto"/>
              <w:rPr>
                <w:ins w:id="20450" w:author="Stefanie Lane" w:date="2022-06-23T15:12:00Z"/>
                <w:del w:id="20451" w:author="Lane, Stefanie" w:date="2023-04-28T12:07:00Z"/>
                <w:rFonts w:ascii="Calibri" w:eastAsia="Times New Roman" w:hAnsi="Calibri" w:cs="Calibri"/>
                <w:i/>
                <w:iCs/>
                <w:color w:val="000000"/>
                <w:rPrChange w:id="20452" w:author="Stefanie Lane" w:date="2022-06-23T15:12:00Z">
                  <w:rPr>
                    <w:ins w:id="20453" w:author="Stefanie Lane" w:date="2022-06-23T15:12:00Z"/>
                    <w:del w:id="20454" w:author="Lane, Stefanie" w:date="2023-04-28T12:07:00Z"/>
                  </w:rPr>
                </w:rPrChange>
              </w:rPr>
              <w:pPrChange w:id="20455" w:author="Stefanie Lane" w:date="2022-06-23T15:12:00Z">
                <w:pPr/>
              </w:pPrChange>
            </w:pPr>
            <w:ins w:id="20456" w:author="Stefanie Lane" w:date="2022-06-23T15:12:00Z">
              <w:del w:id="20457" w:author="Lane, Stefanie" w:date="2023-04-28T12:07:00Z">
                <w:r w:rsidRPr="00EB4CE1" w:rsidDel="00402FFE">
                  <w:rPr>
                    <w:rFonts w:ascii="Calibri" w:eastAsia="Times New Roman" w:hAnsi="Calibri" w:cs="Calibri"/>
                    <w:i/>
                    <w:iCs/>
                    <w:color w:val="000000"/>
                    <w:rPrChange w:id="20458" w:author="Stefanie Lane" w:date="2022-06-23T15:12:00Z">
                      <w:rPr/>
                    </w:rPrChange>
                  </w:rPr>
                  <w:delText>Mimulus guttatus</w:delText>
                </w:r>
              </w:del>
            </w:ins>
          </w:p>
        </w:tc>
        <w:tc>
          <w:tcPr>
            <w:tcW w:w="869" w:type="dxa"/>
            <w:tcBorders>
              <w:top w:val="nil"/>
              <w:left w:val="nil"/>
              <w:bottom w:val="nil"/>
              <w:right w:val="nil"/>
            </w:tcBorders>
            <w:shd w:val="clear" w:color="auto" w:fill="auto"/>
            <w:noWrap/>
            <w:vAlign w:val="bottom"/>
            <w:hideMark/>
            <w:tcPrChange w:id="20459" w:author="Stefanie Lane" w:date="2022-06-23T15:14:00Z">
              <w:tcPr>
                <w:tcW w:w="960" w:type="dxa"/>
                <w:tcBorders>
                  <w:top w:val="nil"/>
                  <w:left w:val="nil"/>
                  <w:bottom w:val="nil"/>
                  <w:right w:val="nil"/>
                </w:tcBorders>
                <w:shd w:val="clear" w:color="auto" w:fill="auto"/>
                <w:noWrap/>
                <w:vAlign w:val="bottom"/>
                <w:hideMark/>
              </w:tcPr>
            </w:tcPrChange>
          </w:tcPr>
          <w:p w14:paraId="456A5038" w14:textId="77777777" w:rsidR="00EB4CE1" w:rsidRPr="00EB4CE1" w:rsidDel="00402FFE" w:rsidRDefault="00EB4CE1">
            <w:pPr>
              <w:spacing w:after="0" w:line="240" w:lineRule="auto"/>
              <w:jc w:val="center"/>
              <w:rPr>
                <w:ins w:id="20460" w:author="Stefanie Lane" w:date="2022-06-23T15:12:00Z"/>
                <w:del w:id="20461" w:author="Lane, Stefanie" w:date="2023-04-28T12:07:00Z"/>
                <w:rFonts w:ascii="Calibri" w:eastAsia="Times New Roman" w:hAnsi="Calibri" w:cs="Calibri"/>
                <w:color w:val="000000"/>
                <w:rPrChange w:id="20462" w:author="Stefanie Lane" w:date="2022-06-23T15:12:00Z">
                  <w:rPr>
                    <w:ins w:id="20463" w:author="Stefanie Lane" w:date="2022-06-23T15:12:00Z"/>
                    <w:del w:id="20464" w:author="Lane, Stefanie" w:date="2023-04-28T12:07:00Z"/>
                  </w:rPr>
                </w:rPrChange>
              </w:rPr>
              <w:pPrChange w:id="20465" w:author="Stefanie Lane" w:date="2022-06-23T15:12:00Z">
                <w:pPr>
                  <w:jc w:val="center"/>
                </w:pPr>
              </w:pPrChange>
            </w:pPr>
            <w:ins w:id="20466" w:author="Stefanie Lane" w:date="2022-06-23T15:12:00Z">
              <w:del w:id="20467" w:author="Lane, Stefanie" w:date="2023-04-28T12:07:00Z">
                <w:r w:rsidRPr="00EB4CE1" w:rsidDel="00402FFE">
                  <w:rPr>
                    <w:rFonts w:ascii="Calibri" w:eastAsia="Times New Roman" w:hAnsi="Calibri" w:cs="Calibri"/>
                    <w:color w:val="000000"/>
                    <w:rPrChange w:id="20468" w:author="Stefanie Lane" w:date="2022-06-23T15:12:00Z">
                      <w:rPr/>
                    </w:rPrChange>
                  </w:rPr>
                  <w:delText>0.09</w:delText>
                </w:r>
              </w:del>
            </w:ins>
          </w:p>
        </w:tc>
        <w:tc>
          <w:tcPr>
            <w:tcW w:w="990" w:type="dxa"/>
            <w:tcBorders>
              <w:top w:val="nil"/>
              <w:left w:val="nil"/>
              <w:bottom w:val="nil"/>
              <w:right w:val="nil"/>
            </w:tcBorders>
            <w:shd w:val="clear" w:color="auto" w:fill="auto"/>
            <w:noWrap/>
            <w:vAlign w:val="bottom"/>
            <w:hideMark/>
            <w:tcPrChange w:id="20469" w:author="Stefanie Lane" w:date="2022-06-23T15:14:00Z">
              <w:tcPr>
                <w:tcW w:w="960" w:type="dxa"/>
                <w:tcBorders>
                  <w:top w:val="nil"/>
                  <w:left w:val="nil"/>
                  <w:bottom w:val="nil"/>
                  <w:right w:val="nil"/>
                </w:tcBorders>
                <w:shd w:val="clear" w:color="auto" w:fill="auto"/>
                <w:noWrap/>
                <w:vAlign w:val="bottom"/>
                <w:hideMark/>
              </w:tcPr>
            </w:tcPrChange>
          </w:tcPr>
          <w:p w14:paraId="1A9445F1" w14:textId="77777777" w:rsidR="00EB4CE1" w:rsidRPr="00EB4CE1" w:rsidDel="00402FFE" w:rsidRDefault="00EB4CE1">
            <w:pPr>
              <w:spacing w:after="0" w:line="240" w:lineRule="auto"/>
              <w:jc w:val="center"/>
              <w:rPr>
                <w:ins w:id="20470" w:author="Stefanie Lane" w:date="2022-06-23T15:12:00Z"/>
                <w:del w:id="20471" w:author="Lane, Stefanie" w:date="2023-04-28T12:07:00Z"/>
                <w:rFonts w:ascii="Calibri" w:eastAsia="Times New Roman" w:hAnsi="Calibri" w:cs="Calibri"/>
                <w:color w:val="000000"/>
                <w:rPrChange w:id="20472" w:author="Stefanie Lane" w:date="2022-06-23T15:12:00Z">
                  <w:rPr>
                    <w:ins w:id="20473" w:author="Stefanie Lane" w:date="2022-06-23T15:12:00Z"/>
                    <w:del w:id="20474" w:author="Lane, Stefanie" w:date="2023-04-28T12:07:00Z"/>
                  </w:rPr>
                </w:rPrChange>
              </w:rPr>
              <w:pPrChange w:id="20475" w:author="Stefanie Lane" w:date="2022-06-23T15:12:00Z">
                <w:pPr>
                  <w:jc w:val="center"/>
                </w:pPr>
              </w:pPrChange>
            </w:pPr>
            <w:ins w:id="20476" w:author="Stefanie Lane" w:date="2022-06-23T15:12:00Z">
              <w:del w:id="20477" w:author="Lane, Stefanie" w:date="2023-04-28T12:07:00Z">
                <w:r w:rsidRPr="00EB4CE1" w:rsidDel="00402FFE">
                  <w:rPr>
                    <w:rFonts w:ascii="Calibri" w:eastAsia="Times New Roman" w:hAnsi="Calibri" w:cs="Calibri"/>
                    <w:color w:val="000000"/>
                    <w:rPrChange w:id="20478"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20479" w:author="Stefanie Lane" w:date="2022-06-23T15:14:00Z">
              <w:tcPr>
                <w:tcW w:w="960" w:type="dxa"/>
                <w:tcBorders>
                  <w:top w:val="nil"/>
                  <w:left w:val="nil"/>
                  <w:bottom w:val="nil"/>
                  <w:right w:val="nil"/>
                </w:tcBorders>
                <w:shd w:val="clear" w:color="auto" w:fill="auto"/>
                <w:noWrap/>
                <w:vAlign w:val="bottom"/>
                <w:hideMark/>
              </w:tcPr>
            </w:tcPrChange>
          </w:tcPr>
          <w:p w14:paraId="454C00F9" w14:textId="77777777" w:rsidR="00EB4CE1" w:rsidRPr="00EB4CE1" w:rsidDel="00402FFE" w:rsidRDefault="00EB4CE1">
            <w:pPr>
              <w:spacing w:after="0" w:line="240" w:lineRule="auto"/>
              <w:jc w:val="center"/>
              <w:rPr>
                <w:ins w:id="20480" w:author="Stefanie Lane" w:date="2022-06-23T15:12:00Z"/>
                <w:del w:id="20481" w:author="Lane, Stefanie" w:date="2023-04-28T12:07:00Z"/>
                <w:rFonts w:ascii="Calibri" w:eastAsia="Times New Roman" w:hAnsi="Calibri" w:cs="Calibri"/>
                <w:color w:val="000000"/>
                <w:rPrChange w:id="20482" w:author="Stefanie Lane" w:date="2022-06-23T15:12:00Z">
                  <w:rPr>
                    <w:ins w:id="20483" w:author="Stefanie Lane" w:date="2022-06-23T15:12:00Z"/>
                    <w:del w:id="20484" w:author="Lane, Stefanie" w:date="2023-04-28T12:07:00Z"/>
                  </w:rPr>
                </w:rPrChange>
              </w:rPr>
              <w:pPrChange w:id="20485" w:author="Stefanie Lane" w:date="2022-06-23T15:12:00Z">
                <w:pPr>
                  <w:jc w:val="center"/>
                </w:pPr>
              </w:pPrChange>
            </w:pPr>
            <w:ins w:id="20486" w:author="Stefanie Lane" w:date="2022-06-23T15:12:00Z">
              <w:del w:id="20487" w:author="Lane, Stefanie" w:date="2023-04-28T12:07:00Z">
                <w:r w:rsidRPr="00EB4CE1" w:rsidDel="00402FFE">
                  <w:rPr>
                    <w:rFonts w:ascii="Calibri" w:eastAsia="Times New Roman" w:hAnsi="Calibri" w:cs="Calibri"/>
                    <w:color w:val="000000"/>
                    <w:rPrChange w:id="20488"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20489"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FCE22CE" w14:textId="77777777" w:rsidR="00EB4CE1" w:rsidRPr="00EB4CE1" w:rsidDel="00402FFE" w:rsidRDefault="00EB4CE1">
            <w:pPr>
              <w:spacing w:after="0" w:line="240" w:lineRule="auto"/>
              <w:jc w:val="center"/>
              <w:rPr>
                <w:ins w:id="20490" w:author="Stefanie Lane" w:date="2022-06-23T15:12:00Z"/>
                <w:del w:id="20491" w:author="Lane, Stefanie" w:date="2023-04-28T12:07:00Z"/>
                <w:rFonts w:ascii="Calibri" w:eastAsia="Times New Roman" w:hAnsi="Calibri" w:cs="Calibri"/>
                <w:color w:val="000000"/>
                <w:rPrChange w:id="20492" w:author="Stefanie Lane" w:date="2022-06-23T15:12:00Z">
                  <w:rPr>
                    <w:ins w:id="20493" w:author="Stefanie Lane" w:date="2022-06-23T15:12:00Z"/>
                    <w:del w:id="20494" w:author="Lane, Stefanie" w:date="2023-04-28T12:07:00Z"/>
                  </w:rPr>
                </w:rPrChange>
              </w:rPr>
              <w:pPrChange w:id="20495" w:author="Stefanie Lane" w:date="2022-06-23T15:12:00Z">
                <w:pPr>
                  <w:jc w:val="center"/>
                </w:pPr>
              </w:pPrChange>
            </w:pPr>
            <w:ins w:id="20496" w:author="Stefanie Lane" w:date="2022-06-23T15:12:00Z">
              <w:del w:id="20497" w:author="Lane, Stefanie" w:date="2023-04-28T12:07:00Z">
                <w:r w:rsidRPr="00EB4CE1" w:rsidDel="00402FFE">
                  <w:rPr>
                    <w:rFonts w:ascii="Calibri" w:eastAsia="Times New Roman" w:hAnsi="Calibri" w:cs="Calibri"/>
                    <w:color w:val="000000"/>
                    <w:rPrChange w:id="20498" w:author="Stefanie Lane" w:date="2022-06-23T15:12:00Z">
                      <w:rPr/>
                    </w:rPrChange>
                  </w:rPr>
                  <w:delText>-100.0</w:delText>
                </w:r>
              </w:del>
            </w:ins>
          </w:p>
        </w:tc>
      </w:tr>
      <w:tr w:rsidR="00EB4CE1" w:rsidRPr="00EB4CE1" w:rsidDel="00402FFE" w14:paraId="06C93F4F" w14:textId="77777777" w:rsidTr="006F10B7">
        <w:trPr>
          <w:trHeight w:val="290"/>
          <w:ins w:id="20499" w:author="Stefanie Lane" w:date="2022-06-23T15:12:00Z"/>
          <w:del w:id="20500" w:author="Lane, Stefanie" w:date="2023-04-28T12:07:00Z"/>
          <w:trPrChange w:id="2050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050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B20817A" w14:textId="77777777" w:rsidR="00EB4CE1" w:rsidRPr="00EB4CE1" w:rsidDel="00402FFE" w:rsidRDefault="00EB4CE1">
            <w:pPr>
              <w:spacing w:after="0" w:line="240" w:lineRule="auto"/>
              <w:rPr>
                <w:ins w:id="20503" w:author="Stefanie Lane" w:date="2022-06-23T15:12:00Z"/>
                <w:del w:id="20504" w:author="Lane, Stefanie" w:date="2023-04-28T12:07:00Z"/>
                <w:rFonts w:ascii="Calibri" w:eastAsia="Times New Roman" w:hAnsi="Calibri" w:cs="Calibri"/>
                <w:color w:val="000000"/>
                <w:rPrChange w:id="20505" w:author="Stefanie Lane" w:date="2022-06-23T15:12:00Z">
                  <w:rPr>
                    <w:ins w:id="20506" w:author="Stefanie Lane" w:date="2022-06-23T15:12:00Z"/>
                    <w:del w:id="20507" w:author="Lane, Stefanie" w:date="2023-04-28T12:07:00Z"/>
                  </w:rPr>
                </w:rPrChange>
              </w:rPr>
              <w:pPrChange w:id="2050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050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9141AE2" w14:textId="77777777" w:rsidR="00EB4CE1" w:rsidRPr="00EB4CE1" w:rsidDel="00402FFE" w:rsidRDefault="00EB4CE1">
            <w:pPr>
              <w:spacing w:after="0" w:line="240" w:lineRule="auto"/>
              <w:rPr>
                <w:ins w:id="20510" w:author="Stefanie Lane" w:date="2022-06-23T15:12:00Z"/>
                <w:del w:id="20511" w:author="Lane, Stefanie" w:date="2023-04-28T12:07:00Z"/>
                <w:rFonts w:ascii="Calibri" w:eastAsia="Times New Roman" w:hAnsi="Calibri" w:cs="Calibri"/>
                <w:color w:val="000000"/>
                <w:rPrChange w:id="20512" w:author="Stefanie Lane" w:date="2022-06-23T15:12:00Z">
                  <w:rPr>
                    <w:ins w:id="20513" w:author="Stefanie Lane" w:date="2022-06-23T15:12:00Z"/>
                    <w:del w:id="20514" w:author="Lane, Stefanie" w:date="2023-04-28T12:07:00Z"/>
                  </w:rPr>
                </w:rPrChange>
              </w:rPr>
              <w:pPrChange w:id="20515"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0516"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35829CA" w14:textId="77777777" w:rsidR="00EB4CE1" w:rsidRPr="00EB4CE1" w:rsidDel="00402FFE" w:rsidRDefault="00EB4CE1">
            <w:pPr>
              <w:spacing w:after="0" w:line="240" w:lineRule="auto"/>
              <w:rPr>
                <w:ins w:id="20517" w:author="Stefanie Lane" w:date="2022-06-23T15:12:00Z"/>
                <w:del w:id="20518" w:author="Lane, Stefanie" w:date="2023-04-28T12:07:00Z"/>
                <w:rFonts w:ascii="Calibri" w:eastAsia="Times New Roman" w:hAnsi="Calibri" w:cs="Calibri"/>
                <w:i/>
                <w:iCs/>
                <w:color w:val="000000"/>
                <w:rPrChange w:id="20519" w:author="Stefanie Lane" w:date="2022-06-23T15:12:00Z">
                  <w:rPr>
                    <w:ins w:id="20520" w:author="Stefanie Lane" w:date="2022-06-23T15:12:00Z"/>
                    <w:del w:id="20521" w:author="Lane, Stefanie" w:date="2023-04-28T12:07:00Z"/>
                  </w:rPr>
                </w:rPrChange>
              </w:rPr>
              <w:pPrChange w:id="20522" w:author="Stefanie Lane" w:date="2022-06-23T15:12:00Z">
                <w:pPr/>
              </w:pPrChange>
            </w:pPr>
            <w:ins w:id="20523" w:author="Stefanie Lane" w:date="2022-06-23T15:12:00Z">
              <w:del w:id="20524" w:author="Lane, Stefanie" w:date="2023-04-28T12:07:00Z">
                <w:r w:rsidRPr="00EB4CE1" w:rsidDel="00402FFE">
                  <w:rPr>
                    <w:rFonts w:ascii="Calibri" w:eastAsia="Times New Roman" w:hAnsi="Calibri" w:cs="Calibri"/>
                    <w:i/>
                    <w:iCs/>
                    <w:color w:val="000000"/>
                    <w:rPrChange w:id="20525" w:author="Stefanie Lane" w:date="2022-06-23T15:12:00Z">
                      <w:rPr/>
                    </w:rPrChange>
                  </w:rPr>
                  <w:delText>Oenanthe sarmentosa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052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848147C" w14:textId="77777777" w:rsidR="00EB4CE1" w:rsidRPr="00EB4CE1" w:rsidDel="00402FFE" w:rsidRDefault="00EB4CE1">
            <w:pPr>
              <w:spacing w:after="0" w:line="240" w:lineRule="auto"/>
              <w:jc w:val="center"/>
              <w:rPr>
                <w:ins w:id="20527" w:author="Stefanie Lane" w:date="2022-06-23T15:12:00Z"/>
                <w:del w:id="20528" w:author="Lane, Stefanie" w:date="2023-04-28T12:07:00Z"/>
                <w:rFonts w:ascii="Calibri" w:eastAsia="Times New Roman" w:hAnsi="Calibri" w:cs="Calibri"/>
                <w:color w:val="000000"/>
                <w:rPrChange w:id="20529" w:author="Stefanie Lane" w:date="2022-06-23T15:12:00Z">
                  <w:rPr>
                    <w:ins w:id="20530" w:author="Stefanie Lane" w:date="2022-06-23T15:12:00Z"/>
                    <w:del w:id="20531" w:author="Lane, Stefanie" w:date="2023-04-28T12:07:00Z"/>
                  </w:rPr>
                </w:rPrChange>
              </w:rPr>
              <w:pPrChange w:id="20532" w:author="Stefanie Lane" w:date="2022-06-23T15:12:00Z">
                <w:pPr>
                  <w:jc w:val="center"/>
                </w:pPr>
              </w:pPrChange>
            </w:pPr>
            <w:ins w:id="20533" w:author="Stefanie Lane" w:date="2022-06-23T15:12:00Z">
              <w:del w:id="20534" w:author="Lane, Stefanie" w:date="2023-04-28T12:07:00Z">
                <w:r w:rsidRPr="00EB4CE1" w:rsidDel="00402FFE">
                  <w:rPr>
                    <w:rFonts w:ascii="Calibri" w:eastAsia="Times New Roman" w:hAnsi="Calibri" w:cs="Calibri"/>
                    <w:color w:val="000000"/>
                    <w:rPrChange w:id="20535" w:author="Stefanie Lane" w:date="2022-06-23T15:12:00Z">
                      <w:rPr/>
                    </w:rPrChange>
                  </w:rPr>
                  <w:delText>0.71</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053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0469451" w14:textId="77777777" w:rsidR="00EB4CE1" w:rsidRPr="00EB4CE1" w:rsidDel="00402FFE" w:rsidRDefault="00EB4CE1">
            <w:pPr>
              <w:spacing w:after="0" w:line="240" w:lineRule="auto"/>
              <w:jc w:val="center"/>
              <w:rPr>
                <w:ins w:id="20537" w:author="Stefanie Lane" w:date="2022-06-23T15:12:00Z"/>
                <w:del w:id="20538" w:author="Lane, Stefanie" w:date="2023-04-28T12:07:00Z"/>
                <w:rFonts w:ascii="Calibri" w:eastAsia="Times New Roman" w:hAnsi="Calibri" w:cs="Calibri"/>
                <w:color w:val="000000"/>
                <w:rPrChange w:id="20539" w:author="Stefanie Lane" w:date="2022-06-23T15:12:00Z">
                  <w:rPr>
                    <w:ins w:id="20540" w:author="Stefanie Lane" w:date="2022-06-23T15:12:00Z"/>
                    <w:del w:id="20541" w:author="Lane, Stefanie" w:date="2023-04-28T12:07:00Z"/>
                  </w:rPr>
                </w:rPrChange>
              </w:rPr>
              <w:pPrChange w:id="20542" w:author="Stefanie Lane" w:date="2022-06-23T15:12:00Z">
                <w:pPr>
                  <w:jc w:val="center"/>
                </w:pPr>
              </w:pPrChange>
            </w:pPr>
            <w:ins w:id="20543" w:author="Stefanie Lane" w:date="2022-06-23T15:12:00Z">
              <w:del w:id="20544" w:author="Lane, Stefanie" w:date="2023-04-28T12:07:00Z">
                <w:r w:rsidRPr="00EB4CE1" w:rsidDel="00402FFE">
                  <w:rPr>
                    <w:rFonts w:ascii="Calibri" w:eastAsia="Times New Roman" w:hAnsi="Calibri" w:cs="Calibri"/>
                    <w:color w:val="000000"/>
                    <w:rPrChange w:id="20545" w:author="Stefanie Lane" w:date="2022-06-23T15:12:00Z">
                      <w:rPr/>
                    </w:rPrChange>
                  </w:rPr>
                  <w:delText>0.39</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054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EB4B4E7" w14:textId="77777777" w:rsidR="00EB4CE1" w:rsidRPr="00EB4CE1" w:rsidDel="00402FFE" w:rsidRDefault="00EB4CE1">
            <w:pPr>
              <w:spacing w:after="0" w:line="240" w:lineRule="auto"/>
              <w:jc w:val="center"/>
              <w:rPr>
                <w:ins w:id="20547" w:author="Stefanie Lane" w:date="2022-06-23T15:12:00Z"/>
                <w:del w:id="20548" w:author="Lane, Stefanie" w:date="2023-04-28T12:07:00Z"/>
                <w:rFonts w:ascii="Calibri" w:eastAsia="Times New Roman" w:hAnsi="Calibri" w:cs="Calibri"/>
                <w:color w:val="000000"/>
                <w:rPrChange w:id="20549" w:author="Stefanie Lane" w:date="2022-06-23T15:12:00Z">
                  <w:rPr>
                    <w:ins w:id="20550" w:author="Stefanie Lane" w:date="2022-06-23T15:12:00Z"/>
                    <w:del w:id="20551" w:author="Lane, Stefanie" w:date="2023-04-28T12:07:00Z"/>
                  </w:rPr>
                </w:rPrChange>
              </w:rPr>
              <w:pPrChange w:id="20552" w:author="Stefanie Lane" w:date="2022-06-23T15:12:00Z">
                <w:pPr>
                  <w:jc w:val="center"/>
                </w:pPr>
              </w:pPrChange>
            </w:pPr>
            <w:ins w:id="20553" w:author="Stefanie Lane" w:date="2022-06-23T15:12:00Z">
              <w:del w:id="20554" w:author="Lane, Stefanie" w:date="2023-04-28T12:07:00Z">
                <w:r w:rsidRPr="00EB4CE1" w:rsidDel="00402FFE">
                  <w:rPr>
                    <w:rFonts w:ascii="Calibri" w:eastAsia="Times New Roman" w:hAnsi="Calibri" w:cs="Calibri"/>
                    <w:color w:val="000000"/>
                    <w:rPrChange w:id="20555"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055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58CD4B8" w14:textId="77777777" w:rsidR="00EB4CE1" w:rsidRPr="00EB4CE1" w:rsidDel="00402FFE" w:rsidRDefault="00EB4CE1">
            <w:pPr>
              <w:spacing w:after="0" w:line="240" w:lineRule="auto"/>
              <w:jc w:val="center"/>
              <w:rPr>
                <w:ins w:id="20557" w:author="Stefanie Lane" w:date="2022-06-23T15:12:00Z"/>
                <w:del w:id="20558" w:author="Lane, Stefanie" w:date="2023-04-28T12:07:00Z"/>
                <w:rFonts w:ascii="Calibri" w:eastAsia="Times New Roman" w:hAnsi="Calibri" w:cs="Calibri"/>
                <w:color w:val="000000"/>
                <w:rPrChange w:id="20559" w:author="Stefanie Lane" w:date="2022-06-23T15:12:00Z">
                  <w:rPr>
                    <w:ins w:id="20560" w:author="Stefanie Lane" w:date="2022-06-23T15:12:00Z"/>
                    <w:del w:id="20561" w:author="Lane, Stefanie" w:date="2023-04-28T12:07:00Z"/>
                  </w:rPr>
                </w:rPrChange>
              </w:rPr>
              <w:pPrChange w:id="20562" w:author="Stefanie Lane" w:date="2022-06-23T15:12:00Z">
                <w:pPr>
                  <w:jc w:val="center"/>
                </w:pPr>
              </w:pPrChange>
            </w:pPr>
            <w:ins w:id="20563" w:author="Stefanie Lane" w:date="2022-06-23T15:12:00Z">
              <w:del w:id="20564" w:author="Lane, Stefanie" w:date="2023-04-28T12:07:00Z">
                <w:r w:rsidRPr="00EB4CE1" w:rsidDel="00402FFE">
                  <w:rPr>
                    <w:rFonts w:ascii="Calibri" w:eastAsia="Times New Roman" w:hAnsi="Calibri" w:cs="Calibri"/>
                    <w:color w:val="000000"/>
                    <w:rPrChange w:id="20565" w:author="Stefanie Lane" w:date="2022-06-23T15:12:00Z">
                      <w:rPr/>
                    </w:rPrChange>
                  </w:rPr>
                  <w:delText>-100.0</w:delText>
                </w:r>
              </w:del>
            </w:ins>
          </w:p>
        </w:tc>
      </w:tr>
      <w:tr w:rsidR="00EB4CE1" w:rsidRPr="00EB4CE1" w:rsidDel="00402FFE" w14:paraId="4B7CECA5" w14:textId="77777777" w:rsidTr="006F10B7">
        <w:trPr>
          <w:trHeight w:val="290"/>
          <w:ins w:id="20566" w:author="Stefanie Lane" w:date="2022-06-23T15:12:00Z"/>
          <w:del w:id="20567" w:author="Lane, Stefanie" w:date="2023-04-28T12:07:00Z"/>
          <w:trPrChange w:id="2056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056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18E7078" w14:textId="77777777" w:rsidR="00EB4CE1" w:rsidRPr="00EB4CE1" w:rsidDel="00402FFE" w:rsidRDefault="00EB4CE1">
            <w:pPr>
              <w:spacing w:after="0" w:line="240" w:lineRule="auto"/>
              <w:rPr>
                <w:ins w:id="20570" w:author="Stefanie Lane" w:date="2022-06-23T15:12:00Z"/>
                <w:del w:id="20571" w:author="Lane, Stefanie" w:date="2023-04-28T12:07:00Z"/>
                <w:rFonts w:ascii="Calibri" w:eastAsia="Times New Roman" w:hAnsi="Calibri" w:cs="Calibri"/>
                <w:color w:val="000000"/>
                <w:rPrChange w:id="20572" w:author="Stefanie Lane" w:date="2022-06-23T15:12:00Z">
                  <w:rPr>
                    <w:ins w:id="20573" w:author="Stefanie Lane" w:date="2022-06-23T15:12:00Z"/>
                    <w:del w:id="20574" w:author="Lane, Stefanie" w:date="2023-04-28T12:07:00Z"/>
                  </w:rPr>
                </w:rPrChange>
              </w:rPr>
              <w:pPrChange w:id="2057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057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07DA355" w14:textId="77777777" w:rsidR="00EB4CE1" w:rsidRPr="00EB4CE1" w:rsidDel="00402FFE" w:rsidRDefault="00EB4CE1">
            <w:pPr>
              <w:spacing w:after="0" w:line="240" w:lineRule="auto"/>
              <w:rPr>
                <w:ins w:id="20577" w:author="Stefanie Lane" w:date="2022-06-23T15:12:00Z"/>
                <w:del w:id="20578" w:author="Lane, Stefanie" w:date="2023-04-28T12:07:00Z"/>
                <w:rFonts w:ascii="Calibri" w:eastAsia="Times New Roman" w:hAnsi="Calibri" w:cs="Calibri"/>
                <w:color w:val="000000"/>
                <w:rPrChange w:id="20579" w:author="Stefanie Lane" w:date="2022-06-23T15:12:00Z">
                  <w:rPr>
                    <w:ins w:id="20580" w:author="Stefanie Lane" w:date="2022-06-23T15:12:00Z"/>
                    <w:del w:id="20581" w:author="Lane, Stefanie" w:date="2023-04-28T12:07:00Z"/>
                  </w:rPr>
                </w:rPrChange>
              </w:rPr>
              <w:pPrChange w:id="20582" w:author="Stefanie Lane" w:date="2022-06-23T15:12:00Z">
                <w:pPr/>
              </w:pPrChange>
            </w:pPr>
          </w:p>
        </w:tc>
        <w:tc>
          <w:tcPr>
            <w:tcW w:w="3320" w:type="dxa"/>
            <w:tcBorders>
              <w:top w:val="nil"/>
              <w:left w:val="nil"/>
              <w:bottom w:val="nil"/>
              <w:right w:val="nil"/>
            </w:tcBorders>
            <w:shd w:val="clear" w:color="auto" w:fill="auto"/>
            <w:noWrap/>
            <w:vAlign w:val="bottom"/>
            <w:hideMark/>
            <w:tcPrChange w:id="20583" w:author="Stefanie Lane" w:date="2022-06-23T15:14:00Z">
              <w:tcPr>
                <w:tcW w:w="3320" w:type="dxa"/>
                <w:tcBorders>
                  <w:top w:val="nil"/>
                  <w:left w:val="nil"/>
                  <w:bottom w:val="nil"/>
                  <w:right w:val="nil"/>
                </w:tcBorders>
                <w:shd w:val="clear" w:color="auto" w:fill="auto"/>
                <w:noWrap/>
                <w:vAlign w:val="bottom"/>
                <w:hideMark/>
              </w:tcPr>
            </w:tcPrChange>
          </w:tcPr>
          <w:p w14:paraId="6EEFB18B" w14:textId="77777777" w:rsidR="00EB4CE1" w:rsidRPr="00EB4CE1" w:rsidDel="00402FFE" w:rsidRDefault="00EB4CE1">
            <w:pPr>
              <w:spacing w:after="0" w:line="240" w:lineRule="auto"/>
              <w:rPr>
                <w:ins w:id="20584" w:author="Stefanie Lane" w:date="2022-06-23T15:12:00Z"/>
                <w:del w:id="20585" w:author="Lane, Stefanie" w:date="2023-04-28T12:07:00Z"/>
                <w:rFonts w:ascii="Calibri" w:eastAsia="Times New Roman" w:hAnsi="Calibri" w:cs="Calibri"/>
                <w:i/>
                <w:iCs/>
                <w:color w:val="000000"/>
                <w:rPrChange w:id="20586" w:author="Stefanie Lane" w:date="2022-06-23T15:12:00Z">
                  <w:rPr>
                    <w:ins w:id="20587" w:author="Stefanie Lane" w:date="2022-06-23T15:12:00Z"/>
                    <w:del w:id="20588" w:author="Lane, Stefanie" w:date="2023-04-28T12:07:00Z"/>
                  </w:rPr>
                </w:rPrChange>
              </w:rPr>
              <w:pPrChange w:id="20589" w:author="Stefanie Lane" w:date="2022-06-23T15:12:00Z">
                <w:pPr/>
              </w:pPrChange>
            </w:pPr>
            <w:ins w:id="20590" w:author="Stefanie Lane" w:date="2022-06-23T15:12:00Z">
              <w:del w:id="20591" w:author="Lane, Stefanie" w:date="2023-04-28T12:07:00Z">
                <w:r w:rsidRPr="00EB4CE1" w:rsidDel="00402FFE">
                  <w:rPr>
                    <w:rFonts w:ascii="Calibri" w:eastAsia="Times New Roman" w:hAnsi="Calibri" w:cs="Calibri"/>
                    <w:i/>
                    <w:iCs/>
                    <w:color w:val="000000"/>
                    <w:rPrChange w:id="20592" w:author="Stefanie Lane" w:date="2022-06-23T15:12:00Z">
                      <w:rPr/>
                    </w:rPrChange>
                  </w:rPr>
                  <w:delText>Platanthera dilatata</w:delText>
                </w:r>
              </w:del>
            </w:ins>
          </w:p>
        </w:tc>
        <w:tc>
          <w:tcPr>
            <w:tcW w:w="869" w:type="dxa"/>
            <w:tcBorders>
              <w:top w:val="nil"/>
              <w:left w:val="nil"/>
              <w:bottom w:val="nil"/>
              <w:right w:val="nil"/>
            </w:tcBorders>
            <w:shd w:val="clear" w:color="auto" w:fill="auto"/>
            <w:noWrap/>
            <w:vAlign w:val="bottom"/>
            <w:hideMark/>
            <w:tcPrChange w:id="20593" w:author="Stefanie Lane" w:date="2022-06-23T15:14:00Z">
              <w:tcPr>
                <w:tcW w:w="960" w:type="dxa"/>
                <w:tcBorders>
                  <w:top w:val="nil"/>
                  <w:left w:val="nil"/>
                  <w:bottom w:val="nil"/>
                  <w:right w:val="nil"/>
                </w:tcBorders>
                <w:shd w:val="clear" w:color="auto" w:fill="auto"/>
                <w:noWrap/>
                <w:vAlign w:val="bottom"/>
                <w:hideMark/>
              </w:tcPr>
            </w:tcPrChange>
          </w:tcPr>
          <w:p w14:paraId="7C7B0E24" w14:textId="77777777" w:rsidR="00EB4CE1" w:rsidRPr="00EB4CE1" w:rsidDel="00402FFE" w:rsidRDefault="00EB4CE1">
            <w:pPr>
              <w:spacing w:after="0" w:line="240" w:lineRule="auto"/>
              <w:jc w:val="center"/>
              <w:rPr>
                <w:ins w:id="20594" w:author="Stefanie Lane" w:date="2022-06-23T15:12:00Z"/>
                <w:del w:id="20595" w:author="Lane, Stefanie" w:date="2023-04-28T12:07:00Z"/>
                <w:rFonts w:ascii="Calibri" w:eastAsia="Times New Roman" w:hAnsi="Calibri" w:cs="Calibri"/>
                <w:color w:val="000000"/>
                <w:rPrChange w:id="20596" w:author="Stefanie Lane" w:date="2022-06-23T15:12:00Z">
                  <w:rPr>
                    <w:ins w:id="20597" w:author="Stefanie Lane" w:date="2022-06-23T15:12:00Z"/>
                    <w:del w:id="20598" w:author="Lane, Stefanie" w:date="2023-04-28T12:07:00Z"/>
                  </w:rPr>
                </w:rPrChange>
              </w:rPr>
              <w:pPrChange w:id="20599" w:author="Stefanie Lane" w:date="2022-06-23T15:12:00Z">
                <w:pPr>
                  <w:jc w:val="center"/>
                </w:pPr>
              </w:pPrChange>
            </w:pPr>
            <w:ins w:id="20600" w:author="Stefanie Lane" w:date="2022-06-23T15:12:00Z">
              <w:del w:id="20601" w:author="Lane, Stefanie" w:date="2023-04-28T12:07:00Z">
                <w:r w:rsidRPr="00EB4CE1" w:rsidDel="00402FFE">
                  <w:rPr>
                    <w:rFonts w:ascii="Calibri" w:eastAsia="Times New Roman" w:hAnsi="Calibri" w:cs="Calibri"/>
                    <w:color w:val="000000"/>
                    <w:rPrChange w:id="20602" w:author="Stefanie Lane" w:date="2022-06-23T15:12:00Z">
                      <w:rPr/>
                    </w:rPrChange>
                  </w:rPr>
                  <w:delText>0.09</w:delText>
                </w:r>
              </w:del>
            </w:ins>
          </w:p>
        </w:tc>
        <w:tc>
          <w:tcPr>
            <w:tcW w:w="990" w:type="dxa"/>
            <w:tcBorders>
              <w:top w:val="nil"/>
              <w:left w:val="nil"/>
              <w:bottom w:val="nil"/>
              <w:right w:val="nil"/>
            </w:tcBorders>
            <w:shd w:val="clear" w:color="auto" w:fill="auto"/>
            <w:noWrap/>
            <w:vAlign w:val="bottom"/>
            <w:hideMark/>
            <w:tcPrChange w:id="20603" w:author="Stefanie Lane" w:date="2022-06-23T15:14:00Z">
              <w:tcPr>
                <w:tcW w:w="960" w:type="dxa"/>
                <w:tcBorders>
                  <w:top w:val="nil"/>
                  <w:left w:val="nil"/>
                  <w:bottom w:val="nil"/>
                  <w:right w:val="nil"/>
                </w:tcBorders>
                <w:shd w:val="clear" w:color="auto" w:fill="auto"/>
                <w:noWrap/>
                <w:vAlign w:val="bottom"/>
                <w:hideMark/>
              </w:tcPr>
            </w:tcPrChange>
          </w:tcPr>
          <w:p w14:paraId="17DA6EFF" w14:textId="77777777" w:rsidR="00EB4CE1" w:rsidRPr="00EB4CE1" w:rsidDel="00402FFE" w:rsidRDefault="00EB4CE1">
            <w:pPr>
              <w:spacing w:after="0" w:line="240" w:lineRule="auto"/>
              <w:jc w:val="center"/>
              <w:rPr>
                <w:ins w:id="20604" w:author="Stefanie Lane" w:date="2022-06-23T15:12:00Z"/>
                <w:del w:id="20605" w:author="Lane, Stefanie" w:date="2023-04-28T12:07:00Z"/>
                <w:rFonts w:ascii="Calibri" w:eastAsia="Times New Roman" w:hAnsi="Calibri" w:cs="Calibri"/>
                <w:color w:val="000000"/>
                <w:rPrChange w:id="20606" w:author="Stefanie Lane" w:date="2022-06-23T15:12:00Z">
                  <w:rPr>
                    <w:ins w:id="20607" w:author="Stefanie Lane" w:date="2022-06-23T15:12:00Z"/>
                    <w:del w:id="20608" w:author="Lane, Stefanie" w:date="2023-04-28T12:07:00Z"/>
                  </w:rPr>
                </w:rPrChange>
              </w:rPr>
              <w:pPrChange w:id="20609" w:author="Stefanie Lane" w:date="2022-06-23T15:12:00Z">
                <w:pPr>
                  <w:jc w:val="center"/>
                </w:pPr>
              </w:pPrChange>
            </w:pPr>
            <w:ins w:id="20610" w:author="Stefanie Lane" w:date="2022-06-23T15:12:00Z">
              <w:del w:id="20611" w:author="Lane, Stefanie" w:date="2023-04-28T12:07:00Z">
                <w:r w:rsidRPr="00EB4CE1" w:rsidDel="00402FFE">
                  <w:rPr>
                    <w:rFonts w:ascii="Calibri" w:eastAsia="Times New Roman" w:hAnsi="Calibri" w:cs="Calibri"/>
                    <w:color w:val="000000"/>
                    <w:rPrChange w:id="20612" w:author="Stefanie Lane" w:date="2022-06-23T15:12:00Z">
                      <w:rPr/>
                    </w:rPrChange>
                  </w:rPr>
                  <w:delText>0.03</w:delText>
                </w:r>
              </w:del>
            </w:ins>
          </w:p>
        </w:tc>
        <w:tc>
          <w:tcPr>
            <w:tcW w:w="810" w:type="dxa"/>
            <w:tcBorders>
              <w:top w:val="nil"/>
              <w:left w:val="nil"/>
              <w:bottom w:val="nil"/>
              <w:right w:val="nil"/>
            </w:tcBorders>
            <w:shd w:val="clear" w:color="auto" w:fill="auto"/>
            <w:noWrap/>
            <w:vAlign w:val="bottom"/>
            <w:hideMark/>
            <w:tcPrChange w:id="20613" w:author="Stefanie Lane" w:date="2022-06-23T15:14:00Z">
              <w:tcPr>
                <w:tcW w:w="960" w:type="dxa"/>
                <w:tcBorders>
                  <w:top w:val="nil"/>
                  <w:left w:val="nil"/>
                  <w:bottom w:val="nil"/>
                  <w:right w:val="nil"/>
                </w:tcBorders>
                <w:shd w:val="clear" w:color="auto" w:fill="auto"/>
                <w:noWrap/>
                <w:vAlign w:val="bottom"/>
                <w:hideMark/>
              </w:tcPr>
            </w:tcPrChange>
          </w:tcPr>
          <w:p w14:paraId="31E0E01D" w14:textId="77777777" w:rsidR="00EB4CE1" w:rsidRPr="00EB4CE1" w:rsidDel="00402FFE" w:rsidRDefault="00EB4CE1">
            <w:pPr>
              <w:spacing w:after="0" w:line="240" w:lineRule="auto"/>
              <w:jc w:val="center"/>
              <w:rPr>
                <w:ins w:id="20614" w:author="Stefanie Lane" w:date="2022-06-23T15:12:00Z"/>
                <w:del w:id="20615" w:author="Lane, Stefanie" w:date="2023-04-28T12:07:00Z"/>
                <w:rFonts w:ascii="Calibri" w:eastAsia="Times New Roman" w:hAnsi="Calibri" w:cs="Calibri"/>
                <w:color w:val="000000"/>
                <w:rPrChange w:id="20616" w:author="Stefanie Lane" w:date="2022-06-23T15:12:00Z">
                  <w:rPr>
                    <w:ins w:id="20617" w:author="Stefanie Lane" w:date="2022-06-23T15:12:00Z"/>
                    <w:del w:id="20618" w:author="Lane, Stefanie" w:date="2023-04-28T12:07:00Z"/>
                  </w:rPr>
                </w:rPrChange>
              </w:rPr>
              <w:pPrChange w:id="20619" w:author="Stefanie Lane" w:date="2022-06-23T15:12:00Z">
                <w:pPr>
                  <w:jc w:val="center"/>
                </w:pPr>
              </w:pPrChange>
            </w:pPr>
            <w:ins w:id="20620" w:author="Stefanie Lane" w:date="2022-06-23T15:12:00Z">
              <w:del w:id="20621" w:author="Lane, Stefanie" w:date="2023-04-28T12:07:00Z">
                <w:r w:rsidRPr="00EB4CE1" w:rsidDel="00402FFE">
                  <w:rPr>
                    <w:rFonts w:ascii="Calibri" w:eastAsia="Times New Roman" w:hAnsi="Calibri" w:cs="Calibri"/>
                    <w:color w:val="000000"/>
                    <w:rPrChange w:id="20622"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20623"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B028A36" w14:textId="77777777" w:rsidR="00EB4CE1" w:rsidRPr="00EB4CE1" w:rsidDel="00402FFE" w:rsidRDefault="00EB4CE1">
            <w:pPr>
              <w:spacing w:after="0" w:line="240" w:lineRule="auto"/>
              <w:jc w:val="center"/>
              <w:rPr>
                <w:ins w:id="20624" w:author="Stefanie Lane" w:date="2022-06-23T15:12:00Z"/>
                <w:del w:id="20625" w:author="Lane, Stefanie" w:date="2023-04-28T12:07:00Z"/>
                <w:rFonts w:ascii="Calibri" w:eastAsia="Times New Roman" w:hAnsi="Calibri" w:cs="Calibri"/>
                <w:color w:val="000000"/>
                <w:rPrChange w:id="20626" w:author="Stefanie Lane" w:date="2022-06-23T15:12:00Z">
                  <w:rPr>
                    <w:ins w:id="20627" w:author="Stefanie Lane" w:date="2022-06-23T15:12:00Z"/>
                    <w:del w:id="20628" w:author="Lane, Stefanie" w:date="2023-04-28T12:07:00Z"/>
                  </w:rPr>
                </w:rPrChange>
              </w:rPr>
              <w:pPrChange w:id="20629" w:author="Stefanie Lane" w:date="2022-06-23T15:12:00Z">
                <w:pPr>
                  <w:jc w:val="center"/>
                </w:pPr>
              </w:pPrChange>
            </w:pPr>
            <w:ins w:id="20630" w:author="Stefanie Lane" w:date="2022-06-23T15:12:00Z">
              <w:del w:id="20631" w:author="Lane, Stefanie" w:date="2023-04-28T12:07:00Z">
                <w:r w:rsidRPr="00EB4CE1" w:rsidDel="00402FFE">
                  <w:rPr>
                    <w:rFonts w:ascii="Calibri" w:eastAsia="Times New Roman" w:hAnsi="Calibri" w:cs="Calibri"/>
                    <w:color w:val="000000"/>
                    <w:rPrChange w:id="20632" w:author="Stefanie Lane" w:date="2022-06-23T15:12:00Z">
                      <w:rPr/>
                    </w:rPrChange>
                  </w:rPr>
                  <w:delText>-100.0</w:delText>
                </w:r>
              </w:del>
            </w:ins>
          </w:p>
        </w:tc>
      </w:tr>
      <w:tr w:rsidR="00EB4CE1" w:rsidRPr="00EB4CE1" w:rsidDel="00402FFE" w14:paraId="12D2BDE2" w14:textId="77777777" w:rsidTr="006F10B7">
        <w:trPr>
          <w:trHeight w:val="290"/>
          <w:ins w:id="20633" w:author="Stefanie Lane" w:date="2022-06-23T15:12:00Z"/>
          <w:del w:id="20634" w:author="Lane, Stefanie" w:date="2023-04-28T12:07:00Z"/>
          <w:trPrChange w:id="2063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063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28F442B" w14:textId="77777777" w:rsidR="00EB4CE1" w:rsidRPr="00EB4CE1" w:rsidDel="00402FFE" w:rsidRDefault="00EB4CE1">
            <w:pPr>
              <w:spacing w:after="0" w:line="240" w:lineRule="auto"/>
              <w:rPr>
                <w:ins w:id="20637" w:author="Stefanie Lane" w:date="2022-06-23T15:12:00Z"/>
                <w:del w:id="20638" w:author="Lane, Stefanie" w:date="2023-04-28T12:07:00Z"/>
                <w:rFonts w:ascii="Calibri" w:eastAsia="Times New Roman" w:hAnsi="Calibri" w:cs="Calibri"/>
                <w:color w:val="000000"/>
                <w:rPrChange w:id="20639" w:author="Stefanie Lane" w:date="2022-06-23T15:12:00Z">
                  <w:rPr>
                    <w:ins w:id="20640" w:author="Stefanie Lane" w:date="2022-06-23T15:12:00Z"/>
                    <w:del w:id="20641" w:author="Lane, Stefanie" w:date="2023-04-28T12:07:00Z"/>
                  </w:rPr>
                </w:rPrChange>
              </w:rPr>
              <w:pPrChange w:id="2064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064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D36F160" w14:textId="77777777" w:rsidR="00EB4CE1" w:rsidRPr="00EB4CE1" w:rsidDel="00402FFE" w:rsidRDefault="00EB4CE1">
            <w:pPr>
              <w:spacing w:after="0" w:line="240" w:lineRule="auto"/>
              <w:rPr>
                <w:ins w:id="20644" w:author="Stefanie Lane" w:date="2022-06-23T15:12:00Z"/>
                <w:del w:id="20645" w:author="Lane, Stefanie" w:date="2023-04-28T12:07:00Z"/>
                <w:rFonts w:ascii="Calibri" w:eastAsia="Times New Roman" w:hAnsi="Calibri" w:cs="Calibri"/>
                <w:color w:val="000000"/>
                <w:rPrChange w:id="20646" w:author="Stefanie Lane" w:date="2022-06-23T15:12:00Z">
                  <w:rPr>
                    <w:ins w:id="20647" w:author="Stefanie Lane" w:date="2022-06-23T15:12:00Z"/>
                    <w:del w:id="20648" w:author="Lane, Stefanie" w:date="2023-04-28T12:07:00Z"/>
                  </w:rPr>
                </w:rPrChange>
              </w:rPr>
              <w:pPrChange w:id="2064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065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FD6BBDA" w14:textId="77777777" w:rsidR="00EB4CE1" w:rsidRPr="00EB4CE1" w:rsidDel="00402FFE" w:rsidRDefault="00EB4CE1">
            <w:pPr>
              <w:spacing w:after="0" w:line="240" w:lineRule="auto"/>
              <w:rPr>
                <w:ins w:id="20651" w:author="Stefanie Lane" w:date="2022-06-23T15:12:00Z"/>
                <w:del w:id="20652" w:author="Lane, Stefanie" w:date="2023-04-28T12:07:00Z"/>
                <w:rFonts w:ascii="Calibri" w:eastAsia="Times New Roman" w:hAnsi="Calibri" w:cs="Calibri"/>
                <w:i/>
                <w:iCs/>
                <w:color w:val="000000"/>
                <w:rPrChange w:id="20653" w:author="Stefanie Lane" w:date="2022-06-23T15:12:00Z">
                  <w:rPr>
                    <w:ins w:id="20654" w:author="Stefanie Lane" w:date="2022-06-23T15:12:00Z"/>
                    <w:del w:id="20655" w:author="Lane, Stefanie" w:date="2023-04-28T12:07:00Z"/>
                  </w:rPr>
                </w:rPrChange>
              </w:rPr>
              <w:pPrChange w:id="20656" w:author="Stefanie Lane" w:date="2022-06-23T15:12:00Z">
                <w:pPr/>
              </w:pPrChange>
            </w:pPr>
            <w:ins w:id="20657" w:author="Stefanie Lane" w:date="2022-06-23T15:12:00Z">
              <w:del w:id="20658" w:author="Lane, Stefanie" w:date="2023-04-28T12:07:00Z">
                <w:r w:rsidRPr="00EB4CE1" w:rsidDel="00402FFE">
                  <w:rPr>
                    <w:rFonts w:ascii="Calibri" w:eastAsia="Times New Roman" w:hAnsi="Calibri" w:cs="Calibri"/>
                    <w:i/>
                    <w:iCs/>
                    <w:color w:val="000000"/>
                    <w:rPrChange w:id="20659" w:author="Stefanie Lane" w:date="2022-06-23T15:12:00Z">
                      <w:rPr/>
                    </w:rPrChange>
                  </w:rPr>
                  <w:delText>Poa palustris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066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BF17B14" w14:textId="77777777" w:rsidR="00EB4CE1" w:rsidRPr="00EB4CE1" w:rsidDel="00402FFE" w:rsidRDefault="00EB4CE1">
            <w:pPr>
              <w:spacing w:after="0" w:line="240" w:lineRule="auto"/>
              <w:jc w:val="center"/>
              <w:rPr>
                <w:ins w:id="20661" w:author="Stefanie Lane" w:date="2022-06-23T15:12:00Z"/>
                <w:del w:id="20662" w:author="Lane, Stefanie" w:date="2023-04-28T12:07:00Z"/>
                <w:rFonts w:ascii="Calibri" w:eastAsia="Times New Roman" w:hAnsi="Calibri" w:cs="Calibri"/>
                <w:color w:val="000000"/>
                <w:rPrChange w:id="20663" w:author="Stefanie Lane" w:date="2022-06-23T15:12:00Z">
                  <w:rPr>
                    <w:ins w:id="20664" w:author="Stefanie Lane" w:date="2022-06-23T15:12:00Z"/>
                    <w:del w:id="20665" w:author="Lane, Stefanie" w:date="2023-04-28T12:07:00Z"/>
                  </w:rPr>
                </w:rPrChange>
              </w:rPr>
              <w:pPrChange w:id="20666" w:author="Stefanie Lane" w:date="2022-06-23T15:12:00Z">
                <w:pPr>
                  <w:jc w:val="center"/>
                </w:pPr>
              </w:pPrChange>
            </w:pPr>
            <w:ins w:id="20667" w:author="Stefanie Lane" w:date="2022-06-23T15:12:00Z">
              <w:del w:id="20668" w:author="Lane, Stefanie" w:date="2023-04-28T12:07:00Z">
                <w:r w:rsidRPr="00EB4CE1" w:rsidDel="00402FFE">
                  <w:rPr>
                    <w:rFonts w:ascii="Calibri" w:eastAsia="Times New Roman" w:hAnsi="Calibri" w:cs="Calibri"/>
                    <w:color w:val="000000"/>
                    <w:rPrChange w:id="20669" w:author="Stefanie Lane" w:date="2022-06-23T15:12:00Z">
                      <w:rPr/>
                    </w:rPrChange>
                  </w:rPr>
                  <w:delText>1.00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067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A0B82CA" w14:textId="77777777" w:rsidR="00EB4CE1" w:rsidRPr="00EB4CE1" w:rsidDel="00402FFE" w:rsidRDefault="00EB4CE1">
            <w:pPr>
              <w:spacing w:after="0" w:line="240" w:lineRule="auto"/>
              <w:jc w:val="center"/>
              <w:rPr>
                <w:ins w:id="20671" w:author="Stefanie Lane" w:date="2022-06-23T15:12:00Z"/>
                <w:del w:id="20672" w:author="Lane, Stefanie" w:date="2023-04-28T12:07:00Z"/>
                <w:rFonts w:ascii="Calibri" w:eastAsia="Times New Roman" w:hAnsi="Calibri" w:cs="Calibri"/>
                <w:color w:val="000000"/>
                <w:rPrChange w:id="20673" w:author="Stefanie Lane" w:date="2022-06-23T15:12:00Z">
                  <w:rPr>
                    <w:ins w:id="20674" w:author="Stefanie Lane" w:date="2022-06-23T15:12:00Z"/>
                    <w:del w:id="20675" w:author="Lane, Stefanie" w:date="2023-04-28T12:07:00Z"/>
                  </w:rPr>
                </w:rPrChange>
              </w:rPr>
              <w:pPrChange w:id="20676" w:author="Stefanie Lane" w:date="2022-06-23T15:12:00Z">
                <w:pPr>
                  <w:jc w:val="center"/>
                </w:pPr>
              </w:pPrChange>
            </w:pPr>
            <w:ins w:id="20677" w:author="Stefanie Lane" w:date="2022-06-23T15:12:00Z">
              <w:del w:id="20678" w:author="Lane, Stefanie" w:date="2023-04-28T12:07:00Z">
                <w:r w:rsidRPr="00EB4CE1" w:rsidDel="00402FFE">
                  <w:rPr>
                    <w:rFonts w:ascii="Calibri" w:eastAsia="Times New Roman" w:hAnsi="Calibri" w:cs="Calibri"/>
                    <w:color w:val="000000"/>
                    <w:rPrChange w:id="20679" w:author="Stefanie Lane" w:date="2022-06-23T15:12:00Z">
                      <w:rPr/>
                    </w:rPrChange>
                  </w:rPr>
                  <w:delText>0.23</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068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6A52EA9" w14:textId="77777777" w:rsidR="00EB4CE1" w:rsidRPr="00EB4CE1" w:rsidDel="00402FFE" w:rsidRDefault="00EB4CE1">
            <w:pPr>
              <w:spacing w:after="0" w:line="240" w:lineRule="auto"/>
              <w:jc w:val="center"/>
              <w:rPr>
                <w:ins w:id="20681" w:author="Stefanie Lane" w:date="2022-06-23T15:12:00Z"/>
                <w:del w:id="20682" w:author="Lane, Stefanie" w:date="2023-04-28T12:07:00Z"/>
                <w:rFonts w:ascii="Calibri" w:eastAsia="Times New Roman" w:hAnsi="Calibri" w:cs="Calibri"/>
                <w:color w:val="000000"/>
                <w:rPrChange w:id="20683" w:author="Stefanie Lane" w:date="2022-06-23T15:12:00Z">
                  <w:rPr>
                    <w:ins w:id="20684" w:author="Stefanie Lane" w:date="2022-06-23T15:12:00Z"/>
                    <w:del w:id="20685" w:author="Lane, Stefanie" w:date="2023-04-28T12:07:00Z"/>
                  </w:rPr>
                </w:rPrChange>
              </w:rPr>
              <w:pPrChange w:id="20686" w:author="Stefanie Lane" w:date="2022-06-23T15:12:00Z">
                <w:pPr>
                  <w:jc w:val="center"/>
                </w:pPr>
              </w:pPrChange>
            </w:pPr>
            <w:ins w:id="20687" w:author="Stefanie Lane" w:date="2022-06-23T15:12:00Z">
              <w:del w:id="20688" w:author="Lane, Stefanie" w:date="2023-04-28T12:07:00Z">
                <w:r w:rsidRPr="00EB4CE1" w:rsidDel="00402FFE">
                  <w:rPr>
                    <w:rFonts w:ascii="Calibri" w:eastAsia="Times New Roman" w:hAnsi="Calibri" w:cs="Calibri"/>
                    <w:color w:val="000000"/>
                    <w:rPrChange w:id="20689"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069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9FBFAD6" w14:textId="77777777" w:rsidR="00EB4CE1" w:rsidRPr="00EB4CE1" w:rsidDel="00402FFE" w:rsidRDefault="00EB4CE1">
            <w:pPr>
              <w:spacing w:after="0" w:line="240" w:lineRule="auto"/>
              <w:jc w:val="center"/>
              <w:rPr>
                <w:ins w:id="20691" w:author="Stefanie Lane" w:date="2022-06-23T15:12:00Z"/>
                <w:del w:id="20692" w:author="Lane, Stefanie" w:date="2023-04-28T12:07:00Z"/>
                <w:rFonts w:ascii="Calibri" w:eastAsia="Times New Roman" w:hAnsi="Calibri" w:cs="Calibri"/>
                <w:color w:val="000000"/>
                <w:rPrChange w:id="20693" w:author="Stefanie Lane" w:date="2022-06-23T15:12:00Z">
                  <w:rPr>
                    <w:ins w:id="20694" w:author="Stefanie Lane" w:date="2022-06-23T15:12:00Z"/>
                    <w:del w:id="20695" w:author="Lane, Stefanie" w:date="2023-04-28T12:07:00Z"/>
                  </w:rPr>
                </w:rPrChange>
              </w:rPr>
              <w:pPrChange w:id="20696" w:author="Stefanie Lane" w:date="2022-06-23T15:12:00Z">
                <w:pPr>
                  <w:jc w:val="center"/>
                </w:pPr>
              </w:pPrChange>
            </w:pPr>
            <w:ins w:id="20697" w:author="Stefanie Lane" w:date="2022-06-23T15:12:00Z">
              <w:del w:id="20698" w:author="Lane, Stefanie" w:date="2023-04-28T12:07:00Z">
                <w:r w:rsidRPr="00EB4CE1" w:rsidDel="00402FFE">
                  <w:rPr>
                    <w:rFonts w:ascii="Calibri" w:eastAsia="Times New Roman" w:hAnsi="Calibri" w:cs="Calibri"/>
                    <w:color w:val="000000"/>
                    <w:rPrChange w:id="20699" w:author="Stefanie Lane" w:date="2022-06-23T15:12:00Z">
                      <w:rPr/>
                    </w:rPrChange>
                  </w:rPr>
                  <w:delText>-100.0</w:delText>
                </w:r>
              </w:del>
            </w:ins>
          </w:p>
        </w:tc>
      </w:tr>
      <w:tr w:rsidR="00EB4CE1" w:rsidRPr="00EB4CE1" w:rsidDel="00402FFE" w14:paraId="69CA4E52" w14:textId="77777777" w:rsidTr="006F10B7">
        <w:trPr>
          <w:trHeight w:val="290"/>
          <w:ins w:id="20700" w:author="Stefanie Lane" w:date="2022-06-23T15:12:00Z"/>
          <w:del w:id="20701" w:author="Lane, Stefanie" w:date="2023-04-28T12:07:00Z"/>
          <w:trPrChange w:id="2070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070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9CB4E49" w14:textId="77777777" w:rsidR="00EB4CE1" w:rsidRPr="00EB4CE1" w:rsidDel="00402FFE" w:rsidRDefault="00EB4CE1">
            <w:pPr>
              <w:spacing w:after="0" w:line="240" w:lineRule="auto"/>
              <w:rPr>
                <w:ins w:id="20704" w:author="Stefanie Lane" w:date="2022-06-23T15:12:00Z"/>
                <w:del w:id="20705" w:author="Lane, Stefanie" w:date="2023-04-28T12:07:00Z"/>
                <w:rFonts w:ascii="Calibri" w:eastAsia="Times New Roman" w:hAnsi="Calibri" w:cs="Calibri"/>
                <w:color w:val="000000"/>
                <w:rPrChange w:id="20706" w:author="Stefanie Lane" w:date="2022-06-23T15:12:00Z">
                  <w:rPr>
                    <w:ins w:id="20707" w:author="Stefanie Lane" w:date="2022-06-23T15:12:00Z"/>
                    <w:del w:id="20708" w:author="Lane, Stefanie" w:date="2023-04-28T12:07:00Z"/>
                  </w:rPr>
                </w:rPrChange>
              </w:rPr>
              <w:pPrChange w:id="2070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071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7870F6D" w14:textId="77777777" w:rsidR="00EB4CE1" w:rsidRPr="00EB4CE1" w:rsidDel="00402FFE" w:rsidRDefault="00EB4CE1">
            <w:pPr>
              <w:spacing w:after="0" w:line="240" w:lineRule="auto"/>
              <w:rPr>
                <w:ins w:id="20711" w:author="Stefanie Lane" w:date="2022-06-23T15:12:00Z"/>
                <w:del w:id="20712" w:author="Lane, Stefanie" w:date="2023-04-28T12:07:00Z"/>
                <w:rFonts w:ascii="Calibri" w:eastAsia="Times New Roman" w:hAnsi="Calibri" w:cs="Calibri"/>
                <w:color w:val="000000"/>
                <w:rPrChange w:id="20713" w:author="Stefanie Lane" w:date="2022-06-23T15:12:00Z">
                  <w:rPr>
                    <w:ins w:id="20714" w:author="Stefanie Lane" w:date="2022-06-23T15:12:00Z"/>
                    <w:del w:id="20715" w:author="Lane, Stefanie" w:date="2023-04-28T12:07:00Z"/>
                  </w:rPr>
                </w:rPrChange>
              </w:rPr>
              <w:pPrChange w:id="20716" w:author="Stefanie Lane" w:date="2022-06-23T15:12:00Z">
                <w:pPr/>
              </w:pPrChange>
            </w:pPr>
          </w:p>
        </w:tc>
        <w:tc>
          <w:tcPr>
            <w:tcW w:w="3320" w:type="dxa"/>
            <w:tcBorders>
              <w:top w:val="nil"/>
              <w:left w:val="nil"/>
              <w:bottom w:val="nil"/>
              <w:right w:val="nil"/>
            </w:tcBorders>
            <w:shd w:val="clear" w:color="auto" w:fill="auto"/>
            <w:noWrap/>
            <w:vAlign w:val="bottom"/>
            <w:hideMark/>
            <w:tcPrChange w:id="20717" w:author="Stefanie Lane" w:date="2022-06-23T15:14:00Z">
              <w:tcPr>
                <w:tcW w:w="3320" w:type="dxa"/>
                <w:tcBorders>
                  <w:top w:val="nil"/>
                  <w:left w:val="nil"/>
                  <w:bottom w:val="nil"/>
                  <w:right w:val="nil"/>
                </w:tcBorders>
                <w:shd w:val="clear" w:color="auto" w:fill="auto"/>
                <w:noWrap/>
                <w:vAlign w:val="bottom"/>
                <w:hideMark/>
              </w:tcPr>
            </w:tcPrChange>
          </w:tcPr>
          <w:p w14:paraId="23679853" w14:textId="77777777" w:rsidR="00EB4CE1" w:rsidRPr="00EB4CE1" w:rsidDel="00402FFE" w:rsidRDefault="00EB4CE1">
            <w:pPr>
              <w:spacing w:after="0" w:line="240" w:lineRule="auto"/>
              <w:rPr>
                <w:ins w:id="20718" w:author="Stefanie Lane" w:date="2022-06-23T15:12:00Z"/>
                <w:del w:id="20719" w:author="Lane, Stefanie" w:date="2023-04-28T12:07:00Z"/>
                <w:rFonts w:ascii="Calibri" w:eastAsia="Times New Roman" w:hAnsi="Calibri" w:cs="Calibri"/>
                <w:i/>
                <w:iCs/>
                <w:color w:val="000000"/>
                <w:rPrChange w:id="20720" w:author="Stefanie Lane" w:date="2022-06-23T15:12:00Z">
                  <w:rPr>
                    <w:ins w:id="20721" w:author="Stefanie Lane" w:date="2022-06-23T15:12:00Z"/>
                    <w:del w:id="20722" w:author="Lane, Stefanie" w:date="2023-04-28T12:07:00Z"/>
                  </w:rPr>
                </w:rPrChange>
              </w:rPr>
              <w:pPrChange w:id="20723" w:author="Stefanie Lane" w:date="2022-06-23T15:12:00Z">
                <w:pPr/>
              </w:pPrChange>
            </w:pPr>
            <w:ins w:id="20724" w:author="Stefanie Lane" w:date="2022-06-23T15:12:00Z">
              <w:del w:id="20725" w:author="Lane, Stefanie" w:date="2023-04-28T12:07:00Z">
                <w:r w:rsidRPr="00EB4CE1" w:rsidDel="00402FFE">
                  <w:rPr>
                    <w:rFonts w:ascii="Calibri" w:eastAsia="Times New Roman" w:hAnsi="Calibri" w:cs="Calibri"/>
                    <w:i/>
                    <w:iCs/>
                    <w:color w:val="000000"/>
                    <w:rPrChange w:id="20726" w:author="Stefanie Lane" w:date="2022-06-23T15:12:00Z">
                      <w:rPr/>
                    </w:rPrChange>
                  </w:rPr>
                  <w:delText>Puccinella pauciflora</w:delText>
                </w:r>
              </w:del>
            </w:ins>
          </w:p>
        </w:tc>
        <w:tc>
          <w:tcPr>
            <w:tcW w:w="869" w:type="dxa"/>
            <w:tcBorders>
              <w:top w:val="nil"/>
              <w:left w:val="nil"/>
              <w:bottom w:val="nil"/>
              <w:right w:val="nil"/>
            </w:tcBorders>
            <w:shd w:val="clear" w:color="auto" w:fill="auto"/>
            <w:noWrap/>
            <w:vAlign w:val="bottom"/>
            <w:hideMark/>
            <w:tcPrChange w:id="20727" w:author="Stefanie Lane" w:date="2022-06-23T15:14:00Z">
              <w:tcPr>
                <w:tcW w:w="960" w:type="dxa"/>
                <w:tcBorders>
                  <w:top w:val="nil"/>
                  <w:left w:val="nil"/>
                  <w:bottom w:val="nil"/>
                  <w:right w:val="nil"/>
                </w:tcBorders>
                <w:shd w:val="clear" w:color="auto" w:fill="auto"/>
                <w:noWrap/>
                <w:vAlign w:val="bottom"/>
                <w:hideMark/>
              </w:tcPr>
            </w:tcPrChange>
          </w:tcPr>
          <w:p w14:paraId="584B65D1" w14:textId="77777777" w:rsidR="00EB4CE1" w:rsidRPr="00EB4CE1" w:rsidDel="00402FFE" w:rsidRDefault="00EB4CE1">
            <w:pPr>
              <w:spacing w:after="0" w:line="240" w:lineRule="auto"/>
              <w:jc w:val="center"/>
              <w:rPr>
                <w:ins w:id="20728" w:author="Stefanie Lane" w:date="2022-06-23T15:12:00Z"/>
                <w:del w:id="20729" w:author="Lane, Stefanie" w:date="2023-04-28T12:07:00Z"/>
                <w:rFonts w:ascii="Calibri" w:eastAsia="Times New Roman" w:hAnsi="Calibri" w:cs="Calibri"/>
                <w:color w:val="000000"/>
                <w:rPrChange w:id="20730" w:author="Stefanie Lane" w:date="2022-06-23T15:12:00Z">
                  <w:rPr>
                    <w:ins w:id="20731" w:author="Stefanie Lane" w:date="2022-06-23T15:12:00Z"/>
                    <w:del w:id="20732" w:author="Lane, Stefanie" w:date="2023-04-28T12:07:00Z"/>
                  </w:rPr>
                </w:rPrChange>
              </w:rPr>
              <w:pPrChange w:id="20733" w:author="Stefanie Lane" w:date="2022-06-23T15:12:00Z">
                <w:pPr>
                  <w:jc w:val="center"/>
                </w:pPr>
              </w:pPrChange>
            </w:pPr>
            <w:ins w:id="20734" w:author="Stefanie Lane" w:date="2022-06-23T15:12:00Z">
              <w:del w:id="20735" w:author="Lane, Stefanie" w:date="2023-04-28T12:07:00Z">
                <w:r w:rsidRPr="00EB4CE1" w:rsidDel="00402FFE">
                  <w:rPr>
                    <w:rFonts w:ascii="Calibri" w:eastAsia="Times New Roman" w:hAnsi="Calibri" w:cs="Calibri"/>
                    <w:color w:val="000000"/>
                    <w:rPrChange w:id="20736" w:author="Stefanie Lane" w:date="2022-06-23T15:12:00Z">
                      <w:rPr/>
                    </w:rPrChange>
                  </w:rPr>
                  <w:delText>0.03</w:delText>
                </w:r>
              </w:del>
            </w:ins>
          </w:p>
        </w:tc>
        <w:tc>
          <w:tcPr>
            <w:tcW w:w="990" w:type="dxa"/>
            <w:tcBorders>
              <w:top w:val="nil"/>
              <w:left w:val="nil"/>
              <w:bottom w:val="nil"/>
              <w:right w:val="nil"/>
            </w:tcBorders>
            <w:shd w:val="clear" w:color="auto" w:fill="auto"/>
            <w:noWrap/>
            <w:vAlign w:val="bottom"/>
            <w:hideMark/>
            <w:tcPrChange w:id="20737" w:author="Stefanie Lane" w:date="2022-06-23T15:14:00Z">
              <w:tcPr>
                <w:tcW w:w="960" w:type="dxa"/>
                <w:tcBorders>
                  <w:top w:val="nil"/>
                  <w:left w:val="nil"/>
                  <w:bottom w:val="nil"/>
                  <w:right w:val="nil"/>
                </w:tcBorders>
                <w:shd w:val="clear" w:color="auto" w:fill="auto"/>
                <w:noWrap/>
                <w:vAlign w:val="bottom"/>
                <w:hideMark/>
              </w:tcPr>
            </w:tcPrChange>
          </w:tcPr>
          <w:p w14:paraId="5F8DEF92" w14:textId="77777777" w:rsidR="00EB4CE1" w:rsidRPr="00EB4CE1" w:rsidDel="00402FFE" w:rsidRDefault="00EB4CE1">
            <w:pPr>
              <w:spacing w:after="0" w:line="240" w:lineRule="auto"/>
              <w:jc w:val="center"/>
              <w:rPr>
                <w:ins w:id="20738" w:author="Stefanie Lane" w:date="2022-06-23T15:12:00Z"/>
                <w:del w:id="20739" w:author="Lane, Stefanie" w:date="2023-04-28T12:07:00Z"/>
                <w:rFonts w:ascii="Calibri" w:eastAsia="Times New Roman" w:hAnsi="Calibri" w:cs="Calibri"/>
                <w:color w:val="000000"/>
                <w:rPrChange w:id="20740" w:author="Stefanie Lane" w:date="2022-06-23T15:12:00Z">
                  <w:rPr>
                    <w:ins w:id="20741" w:author="Stefanie Lane" w:date="2022-06-23T15:12:00Z"/>
                    <w:del w:id="20742" w:author="Lane, Stefanie" w:date="2023-04-28T12:07:00Z"/>
                  </w:rPr>
                </w:rPrChange>
              </w:rPr>
              <w:pPrChange w:id="20743" w:author="Stefanie Lane" w:date="2022-06-23T15:12:00Z">
                <w:pPr>
                  <w:jc w:val="center"/>
                </w:pPr>
              </w:pPrChange>
            </w:pPr>
            <w:ins w:id="20744" w:author="Stefanie Lane" w:date="2022-06-23T15:12:00Z">
              <w:del w:id="20745" w:author="Lane, Stefanie" w:date="2023-04-28T12:07:00Z">
                <w:r w:rsidRPr="00EB4CE1" w:rsidDel="00402FFE">
                  <w:rPr>
                    <w:rFonts w:ascii="Calibri" w:eastAsia="Times New Roman" w:hAnsi="Calibri" w:cs="Calibri"/>
                    <w:color w:val="000000"/>
                    <w:rPrChange w:id="20746"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20747" w:author="Stefanie Lane" w:date="2022-06-23T15:14:00Z">
              <w:tcPr>
                <w:tcW w:w="960" w:type="dxa"/>
                <w:tcBorders>
                  <w:top w:val="nil"/>
                  <w:left w:val="nil"/>
                  <w:bottom w:val="nil"/>
                  <w:right w:val="nil"/>
                </w:tcBorders>
                <w:shd w:val="clear" w:color="auto" w:fill="auto"/>
                <w:noWrap/>
                <w:vAlign w:val="bottom"/>
                <w:hideMark/>
              </w:tcPr>
            </w:tcPrChange>
          </w:tcPr>
          <w:p w14:paraId="632C9C6A" w14:textId="77777777" w:rsidR="00EB4CE1" w:rsidRPr="00EB4CE1" w:rsidDel="00402FFE" w:rsidRDefault="00EB4CE1">
            <w:pPr>
              <w:spacing w:after="0" w:line="240" w:lineRule="auto"/>
              <w:jc w:val="center"/>
              <w:rPr>
                <w:ins w:id="20748" w:author="Stefanie Lane" w:date="2022-06-23T15:12:00Z"/>
                <w:del w:id="20749" w:author="Lane, Stefanie" w:date="2023-04-28T12:07:00Z"/>
                <w:rFonts w:ascii="Calibri" w:eastAsia="Times New Roman" w:hAnsi="Calibri" w:cs="Calibri"/>
                <w:color w:val="000000"/>
                <w:rPrChange w:id="20750" w:author="Stefanie Lane" w:date="2022-06-23T15:12:00Z">
                  <w:rPr>
                    <w:ins w:id="20751" w:author="Stefanie Lane" w:date="2022-06-23T15:12:00Z"/>
                    <w:del w:id="20752" w:author="Lane, Stefanie" w:date="2023-04-28T12:07:00Z"/>
                  </w:rPr>
                </w:rPrChange>
              </w:rPr>
              <w:pPrChange w:id="20753" w:author="Stefanie Lane" w:date="2022-06-23T15:12:00Z">
                <w:pPr>
                  <w:jc w:val="center"/>
                </w:pPr>
              </w:pPrChange>
            </w:pPr>
            <w:ins w:id="20754" w:author="Stefanie Lane" w:date="2022-06-23T15:12:00Z">
              <w:del w:id="20755" w:author="Lane, Stefanie" w:date="2023-04-28T12:07:00Z">
                <w:r w:rsidRPr="00EB4CE1" w:rsidDel="00402FFE">
                  <w:rPr>
                    <w:rFonts w:ascii="Calibri" w:eastAsia="Times New Roman" w:hAnsi="Calibri" w:cs="Calibri"/>
                    <w:color w:val="000000"/>
                    <w:rPrChange w:id="20756"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2075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1796952" w14:textId="77777777" w:rsidR="00EB4CE1" w:rsidRPr="00EB4CE1" w:rsidDel="00402FFE" w:rsidRDefault="00EB4CE1">
            <w:pPr>
              <w:spacing w:after="0" w:line="240" w:lineRule="auto"/>
              <w:jc w:val="center"/>
              <w:rPr>
                <w:ins w:id="20758" w:author="Stefanie Lane" w:date="2022-06-23T15:12:00Z"/>
                <w:del w:id="20759" w:author="Lane, Stefanie" w:date="2023-04-28T12:07:00Z"/>
                <w:rFonts w:ascii="Calibri" w:eastAsia="Times New Roman" w:hAnsi="Calibri" w:cs="Calibri"/>
                <w:color w:val="000000"/>
                <w:rPrChange w:id="20760" w:author="Stefanie Lane" w:date="2022-06-23T15:12:00Z">
                  <w:rPr>
                    <w:ins w:id="20761" w:author="Stefanie Lane" w:date="2022-06-23T15:12:00Z"/>
                    <w:del w:id="20762" w:author="Lane, Stefanie" w:date="2023-04-28T12:07:00Z"/>
                  </w:rPr>
                </w:rPrChange>
              </w:rPr>
              <w:pPrChange w:id="20763" w:author="Stefanie Lane" w:date="2022-06-23T15:12:00Z">
                <w:pPr>
                  <w:jc w:val="center"/>
                </w:pPr>
              </w:pPrChange>
            </w:pPr>
            <w:ins w:id="20764" w:author="Stefanie Lane" w:date="2022-06-23T15:12:00Z">
              <w:del w:id="20765" w:author="Lane, Stefanie" w:date="2023-04-28T12:07:00Z">
                <w:r w:rsidRPr="00EB4CE1" w:rsidDel="00402FFE">
                  <w:rPr>
                    <w:rFonts w:ascii="Calibri" w:eastAsia="Times New Roman" w:hAnsi="Calibri" w:cs="Calibri"/>
                    <w:color w:val="000000"/>
                    <w:rPrChange w:id="20766" w:author="Stefanie Lane" w:date="2022-06-23T15:12:00Z">
                      <w:rPr/>
                    </w:rPrChange>
                  </w:rPr>
                  <w:delText>-100.0</w:delText>
                </w:r>
              </w:del>
            </w:ins>
          </w:p>
        </w:tc>
      </w:tr>
      <w:tr w:rsidR="00EB4CE1" w:rsidRPr="00EB4CE1" w:rsidDel="00402FFE" w14:paraId="1E178251" w14:textId="77777777" w:rsidTr="006F10B7">
        <w:trPr>
          <w:trHeight w:val="290"/>
          <w:ins w:id="20767" w:author="Stefanie Lane" w:date="2022-06-23T15:12:00Z"/>
          <w:del w:id="20768" w:author="Lane, Stefanie" w:date="2023-04-28T12:07:00Z"/>
          <w:trPrChange w:id="2076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077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12B9056" w14:textId="77777777" w:rsidR="00EB4CE1" w:rsidRPr="00EB4CE1" w:rsidDel="00402FFE" w:rsidRDefault="00EB4CE1">
            <w:pPr>
              <w:spacing w:after="0" w:line="240" w:lineRule="auto"/>
              <w:rPr>
                <w:ins w:id="20771" w:author="Stefanie Lane" w:date="2022-06-23T15:12:00Z"/>
                <w:del w:id="20772" w:author="Lane, Stefanie" w:date="2023-04-28T12:07:00Z"/>
                <w:rFonts w:ascii="Calibri" w:eastAsia="Times New Roman" w:hAnsi="Calibri" w:cs="Calibri"/>
                <w:color w:val="000000"/>
                <w:rPrChange w:id="20773" w:author="Stefanie Lane" w:date="2022-06-23T15:12:00Z">
                  <w:rPr>
                    <w:ins w:id="20774" w:author="Stefanie Lane" w:date="2022-06-23T15:12:00Z"/>
                    <w:del w:id="20775" w:author="Lane, Stefanie" w:date="2023-04-28T12:07:00Z"/>
                  </w:rPr>
                </w:rPrChange>
              </w:rPr>
              <w:pPrChange w:id="2077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077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F4CDFF9" w14:textId="77777777" w:rsidR="00EB4CE1" w:rsidRPr="00EB4CE1" w:rsidDel="00402FFE" w:rsidRDefault="00EB4CE1">
            <w:pPr>
              <w:spacing w:after="0" w:line="240" w:lineRule="auto"/>
              <w:rPr>
                <w:ins w:id="20778" w:author="Stefanie Lane" w:date="2022-06-23T15:12:00Z"/>
                <w:del w:id="20779" w:author="Lane, Stefanie" w:date="2023-04-28T12:07:00Z"/>
                <w:rFonts w:ascii="Calibri" w:eastAsia="Times New Roman" w:hAnsi="Calibri" w:cs="Calibri"/>
                <w:color w:val="000000"/>
                <w:rPrChange w:id="20780" w:author="Stefanie Lane" w:date="2022-06-23T15:12:00Z">
                  <w:rPr>
                    <w:ins w:id="20781" w:author="Stefanie Lane" w:date="2022-06-23T15:12:00Z"/>
                    <w:del w:id="20782" w:author="Lane, Stefanie" w:date="2023-04-28T12:07:00Z"/>
                  </w:rPr>
                </w:rPrChange>
              </w:rPr>
              <w:pPrChange w:id="20783"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0784"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3393E27" w14:textId="77777777" w:rsidR="00EB4CE1" w:rsidRPr="00EB4CE1" w:rsidDel="00402FFE" w:rsidRDefault="00EB4CE1">
            <w:pPr>
              <w:spacing w:after="0" w:line="240" w:lineRule="auto"/>
              <w:rPr>
                <w:ins w:id="20785" w:author="Stefanie Lane" w:date="2022-06-23T15:12:00Z"/>
                <w:del w:id="20786" w:author="Lane, Stefanie" w:date="2023-04-28T12:07:00Z"/>
                <w:rFonts w:ascii="Calibri" w:eastAsia="Times New Roman" w:hAnsi="Calibri" w:cs="Calibri"/>
                <w:i/>
                <w:iCs/>
                <w:color w:val="000000"/>
                <w:rPrChange w:id="20787" w:author="Stefanie Lane" w:date="2022-06-23T15:12:00Z">
                  <w:rPr>
                    <w:ins w:id="20788" w:author="Stefanie Lane" w:date="2022-06-23T15:12:00Z"/>
                    <w:del w:id="20789" w:author="Lane, Stefanie" w:date="2023-04-28T12:07:00Z"/>
                  </w:rPr>
                </w:rPrChange>
              </w:rPr>
              <w:pPrChange w:id="20790" w:author="Stefanie Lane" w:date="2022-06-23T15:12:00Z">
                <w:pPr/>
              </w:pPrChange>
            </w:pPr>
            <w:ins w:id="20791" w:author="Stefanie Lane" w:date="2022-06-23T15:12:00Z">
              <w:del w:id="20792" w:author="Lane, Stefanie" w:date="2023-04-28T12:07:00Z">
                <w:r w:rsidRPr="00EB4CE1" w:rsidDel="00402FFE">
                  <w:rPr>
                    <w:rFonts w:ascii="Calibri" w:eastAsia="Times New Roman" w:hAnsi="Calibri" w:cs="Calibri"/>
                    <w:i/>
                    <w:iCs/>
                    <w:color w:val="000000"/>
                    <w:rPrChange w:id="20793" w:author="Stefanie Lane" w:date="2022-06-23T15:12:00Z">
                      <w:rPr/>
                    </w:rPrChange>
                  </w:rPr>
                  <w:delText>Sium suave</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079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612512F" w14:textId="77777777" w:rsidR="00EB4CE1" w:rsidRPr="00EB4CE1" w:rsidDel="00402FFE" w:rsidRDefault="00EB4CE1">
            <w:pPr>
              <w:spacing w:after="0" w:line="240" w:lineRule="auto"/>
              <w:jc w:val="center"/>
              <w:rPr>
                <w:ins w:id="20795" w:author="Stefanie Lane" w:date="2022-06-23T15:12:00Z"/>
                <w:del w:id="20796" w:author="Lane, Stefanie" w:date="2023-04-28T12:07:00Z"/>
                <w:rFonts w:ascii="Calibri" w:eastAsia="Times New Roman" w:hAnsi="Calibri" w:cs="Calibri"/>
                <w:color w:val="000000"/>
                <w:rPrChange w:id="20797" w:author="Stefanie Lane" w:date="2022-06-23T15:12:00Z">
                  <w:rPr>
                    <w:ins w:id="20798" w:author="Stefanie Lane" w:date="2022-06-23T15:12:00Z"/>
                    <w:del w:id="20799" w:author="Lane, Stefanie" w:date="2023-04-28T12:07:00Z"/>
                  </w:rPr>
                </w:rPrChange>
              </w:rPr>
              <w:pPrChange w:id="20800" w:author="Stefanie Lane" w:date="2022-06-23T15:12:00Z">
                <w:pPr>
                  <w:jc w:val="center"/>
                </w:pPr>
              </w:pPrChange>
            </w:pPr>
            <w:ins w:id="20801" w:author="Stefanie Lane" w:date="2022-06-23T15:12:00Z">
              <w:del w:id="20802" w:author="Lane, Stefanie" w:date="2023-04-28T12:07:00Z">
                <w:r w:rsidRPr="00EB4CE1" w:rsidDel="00402FFE">
                  <w:rPr>
                    <w:rFonts w:ascii="Calibri" w:eastAsia="Times New Roman" w:hAnsi="Calibri" w:cs="Calibri"/>
                    <w:color w:val="000000"/>
                    <w:rPrChange w:id="20803" w:author="Stefanie Lane" w:date="2022-06-23T15:12:00Z">
                      <w:rPr/>
                    </w:rPrChange>
                  </w:rPr>
                  <w:delText>0.59</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080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7C14AF3" w14:textId="77777777" w:rsidR="00EB4CE1" w:rsidRPr="00EB4CE1" w:rsidDel="00402FFE" w:rsidRDefault="00EB4CE1">
            <w:pPr>
              <w:spacing w:after="0" w:line="240" w:lineRule="auto"/>
              <w:jc w:val="center"/>
              <w:rPr>
                <w:ins w:id="20805" w:author="Stefanie Lane" w:date="2022-06-23T15:12:00Z"/>
                <w:del w:id="20806" w:author="Lane, Stefanie" w:date="2023-04-28T12:07:00Z"/>
                <w:rFonts w:ascii="Calibri" w:eastAsia="Times New Roman" w:hAnsi="Calibri" w:cs="Calibri"/>
                <w:color w:val="000000"/>
                <w:rPrChange w:id="20807" w:author="Stefanie Lane" w:date="2022-06-23T15:12:00Z">
                  <w:rPr>
                    <w:ins w:id="20808" w:author="Stefanie Lane" w:date="2022-06-23T15:12:00Z"/>
                    <w:del w:id="20809" w:author="Lane, Stefanie" w:date="2023-04-28T12:07:00Z"/>
                  </w:rPr>
                </w:rPrChange>
              </w:rPr>
              <w:pPrChange w:id="20810" w:author="Stefanie Lane" w:date="2022-06-23T15:12:00Z">
                <w:pPr>
                  <w:jc w:val="center"/>
                </w:pPr>
              </w:pPrChange>
            </w:pPr>
            <w:ins w:id="20811" w:author="Stefanie Lane" w:date="2022-06-23T15:12:00Z">
              <w:del w:id="20812" w:author="Lane, Stefanie" w:date="2023-04-28T12:07:00Z">
                <w:r w:rsidRPr="00EB4CE1" w:rsidDel="00402FFE">
                  <w:rPr>
                    <w:rFonts w:ascii="Calibri" w:eastAsia="Times New Roman" w:hAnsi="Calibri" w:cs="Calibri"/>
                    <w:color w:val="000000"/>
                    <w:rPrChange w:id="20813" w:author="Stefanie Lane" w:date="2022-06-23T15:12:00Z">
                      <w:rPr/>
                    </w:rPrChange>
                  </w:rPr>
                  <w:delText>0.19</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081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D64FBB4" w14:textId="77777777" w:rsidR="00EB4CE1" w:rsidRPr="00EB4CE1" w:rsidDel="00402FFE" w:rsidRDefault="00EB4CE1">
            <w:pPr>
              <w:spacing w:after="0" w:line="240" w:lineRule="auto"/>
              <w:jc w:val="center"/>
              <w:rPr>
                <w:ins w:id="20815" w:author="Stefanie Lane" w:date="2022-06-23T15:12:00Z"/>
                <w:del w:id="20816" w:author="Lane, Stefanie" w:date="2023-04-28T12:07:00Z"/>
                <w:rFonts w:ascii="Calibri" w:eastAsia="Times New Roman" w:hAnsi="Calibri" w:cs="Calibri"/>
                <w:color w:val="000000"/>
                <w:rPrChange w:id="20817" w:author="Stefanie Lane" w:date="2022-06-23T15:12:00Z">
                  <w:rPr>
                    <w:ins w:id="20818" w:author="Stefanie Lane" w:date="2022-06-23T15:12:00Z"/>
                    <w:del w:id="20819" w:author="Lane, Stefanie" w:date="2023-04-28T12:07:00Z"/>
                  </w:rPr>
                </w:rPrChange>
              </w:rPr>
              <w:pPrChange w:id="20820" w:author="Stefanie Lane" w:date="2022-06-23T15:12:00Z">
                <w:pPr>
                  <w:jc w:val="center"/>
                </w:pPr>
              </w:pPrChange>
            </w:pPr>
            <w:ins w:id="20821" w:author="Stefanie Lane" w:date="2022-06-23T15:12:00Z">
              <w:del w:id="20822" w:author="Lane, Stefanie" w:date="2023-04-28T12:07:00Z">
                <w:r w:rsidRPr="00EB4CE1" w:rsidDel="00402FFE">
                  <w:rPr>
                    <w:rFonts w:ascii="Calibri" w:eastAsia="Times New Roman" w:hAnsi="Calibri" w:cs="Calibri"/>
                    <w:color w:val="000000"/>
                    <w:rPrChange w:id="20823"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082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61927C5" w14:textId="77777777" w:rsidR="00EB4CE1" w:rsidRPr="00EB4CE1" w:rsidDel="00402FFE" w:rsidRDefault="00EB4CE1">
            <w:pPr>
              <w:spacing w:after="0" w:line="240" w:lineRule="auto"/>
              <w:jc w:val="center"/>
              <w:rPr>
                <w:ins w:id="20825" w:author="Stefanie Lane" w:date="2022-06-23T15:12:00Z"/>
                <w:del w:id="20826" w:author="Lane, Stefanie" w:date="2023-04-28T12:07:00Z"/>
                <w:rFonts w:ascii="Calibri" w:eastAsia="Times New Roman" w:hAnsi="Calibri" w:cs="Calibri"/>
                <w:color w:val="000000"/>
                <w:rPrChange w:id="20827" w:author="Stefanie Lane" w:date="2022-06-23T15:12:00Z">
                  <w:rPr>
                    <w:ins w:id="20828" w:author="Stefanie Lane" w:date="2022-06-23T15:12:00Z"/>
                    <w:del w:id="20829" w:author="Lane, Stefanie" w:date="2023-04-28T12:07:00Z"/>
                  </w:rPr>
                </w:rPrChange>
              </w:rPr>
              <w:pPrChange w:id="20830" w:author="Stefanie Lane" w:date="2022-06-23T15:12:00Z">
                <w:pPr>
                  <w:jc w:val="center"/>
                </w:pPr>
              </w:pPrChange>
            </w:pPr>
            <w:ins w:id="20831" w:author="Stefanie Lane" w:date="2022-06-23T15:12:00Z">
              <w:del w:id="20832" w:author="Lane, Stefanie" w:date="2023-04-28T12:07:00Z">
                <w:r w:rsidRPr="00EB4CE1" w:rsidDel="00402FFE">
                  <w:rPr>
                    <w:rFonts w:ascii="Calibri" w:eastAsia="Times New Roman" w:hAnsi="Calibri" w:cs="Calibri"/>
                    <w:color w:val="000000"/>
                    <w:rPrChange w:id="20833" w:author="Stefanie Lane" w:date="2022-06-23T15:12:00Z">
                      <w:rPr/>
                    </w:rPrChange>
                  </w:rPr>
                  <w:delText>-100.0</w:delText>
                </w:r>
              </w:del>
            </w:ins>
          </w:p>
        </w:tc>
      </w:tr>
      <w:tr w:rsidR="00EB4CE1" w:rsidRPr="00EB4CE1" w:rsidDel="00402FFE" w14:paraId="269A7D8A" w14:textId="77777777" w:rsidTr="006F10B7">
        <w:trPr>
          <w:trHeight w:val="290"/>
          <w:ins w:id="20834" w:author="Stefanie Lane" w:date="2022-06-23T15:12:00Z"/>
          <w:del w:id="20835" w:author="Lane, Stefanie" w:date="2023-04-28T12:07:00Z"/>
          <w:trPrChange w:id="2083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083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6EF176D" w14:textId="77777777" w:rsidR="00EB4CE1" w:rsidRPr="00EB4CE1" w:rsidDel="00402FFE" w:rsidRDefault="00EB4CE1">
            <w:pPr>
              <w:spacing w:after="0" w:line="240" w:lineRule="auto"/>
              <w:rPr>
                <w:ins w:id="20838" w:author="Stefanie Lane" w:date="2022-06-23T15:12:00Z"/>
                <w:del w:id="20839" w:author="Lane, Stefanie" w:date="2023-04-28T12:07:00Z"/>
                <w:rFonts w:ascii="Calibri" w:eastAsia="Times New Roman" w:hAnsi="Calibri" w:cs="Calibri"/>
                <w:color w:val="000000"/>
                <w:rPrChange w:id="20840" w:author="Stefanie Lane" w:date="2022-06-23T15:12:00Z">
                  <w:rPr>
                    <w:ins w:id="20841" w:author="Stefanie Lane" w:date="2022-06-23T15:12:00Z"/>
                    <w:del w:id="20842" w:author="Lane, Stefanie" w:date="2023-04-28T12:07:00Z"/>
                  </w:rPr>
                </w:rPrChange>
              </w:rPr>
              <w:pPrChange w:id="2084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084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D625457" w14:textId="77777777" w:rsidR="00EB4CE1" w:rsidRPr="00EB4CE1" w:rsidDel="00402FFE" w:rsidRDefault="00EB4CE1">
            <w:pPr>
              <w:spacing w:after="0" w:line="240" w:lineRule="auto"/>
              <w:rPr>
                <w:ins w:id="20845" w:author="Stefanie Lane" w:date="2022-06-23T15:12:00Z"/>
                <w:del w:id="20846" w:author="Lane, Stefanie" w:date="2023-04-28T12:07:00Z"/>
                <w:rFonts w:ascii="Calibri" w:eastAsia="Times New Roman" w:hAnsi="Calibri" w:cs="Calibri"/>
                <w:color w:val="000000"/>
                <w:rPrChange w:id="20847" w:author="Stefanie Lane" w:date="2022-06-23T15:12:00Z">
                  <w:rPr>
                    <w:ins w:id="20848" w:author="Stefanie Lane" w:date="2022-06-23T15:12:00Z"/>
                    <w:del w:id="20849" w:author="Lane, Stefanie" w:date="2023-04-28T12:07:00Z"/>
                  </w:rPr>
                </w:rPrChange>
              </w:rPr>
              <w:pPrChange w:id="20850" w:author="Stefanie Lane" w:date="2022-06-23T15:12:00Z">
                <w:pPr/>
              </w:pPrChange>
            </w:pPr>
          </w:p>
        </w:tc>
        <w:tc>
          <w:tcPr>
            <w:tcW w:w="3320" w:type="dxa"/>
            <w:tcBorders>
              <w:top w:val="nil"/>
              <w:left w:val="nil"/>
              <w:bottom w:val="nil"/>
              <w:right w:val="nil"/>
            </w:tcBorders>
            <w:shd w:val="clear" w:color="auto" w:fill="auto"/>
            <w:noWrap/>
            <w:vAlign w:val="bottom"/>
            <w:hideMark/>
            <w:tcPrChange w:id="20851" w:author="Stefanie Lane" w:date="2022-06-23T15:14:00Z">
              <w:tcPr>
                <w:tcW w:w="3320" w:type="dxa"/>
                <w:tcBorders>
                  <w:top w:val="nil"/>
                  <w:left w:val="nil"/>
                  <w:bottom w:val="nil"/>
                  <w:right w:val="nil"/>
                </w:tcBorders>
                <w:shd w:val="clear" w:color="auto" w:fill="auto"/>
                <w:noWrap/>
                <w:vAlign w:val="bottom"/>
                <w:hideMark/>
              </w:tcPr>
            </w:tcPrChange>
          </w:tcPr>
          <w:p w14:paraId="604A59BB" w14:textId="77777777" w:rsidR="00EB4CE1" w:rsidRPr="00EB4CE1" w:rsidDel="00402FFE" w:rsidRDefault="00EB4CE1">
            <w:pPr>
              <w:spacing w:after="0" w:line="240" w:lineRule="auto"/>
              <w:rPr>
                <w:ins w:id="20852" w:author="Stefanie Lane" w:date="2022-06-23T15:12:00Z"/>
                <w:del w:id="20853" w:author="Lane, Stefanie" w:date="2023-04-28T12:07:00Z"/>
                <w:rFonts w:ascii="Calibri" w:eastAsia="Times New Roman" w:hAnsi="Calibri" w:cs="Calibri"/>
                <w:i/>
                <w:iCs/>
                <w:color w:val="000000"/>
                <w:rPrChange w:id="20854" w:author="Stefanie Lane" w:date="2022-06-23T15:12:00Z">
                  <w:rPr>
                    <w:ins w:id="20855" w:author="Stefanie Lane" w:date="2022-06-23T15:12:00Z"/>
                    <w:del w:id="20856" w:author="Lane, Stefanie" w:date="2023-04-28T12:07:00Z"/>
                  </w:rPr>
                </w:rPrChange>
              </w:rPr>
              <w:pPrChange w:id="20857" w:author="Stefanie Lane" w:date="2022-06-23T15:12:00Z">
                <w:pPr/>
              </w:pPrChange>
            </w:pPr>
            <w:ins w:id="20858" w:author="Stefanie Lane" w:date="2022-06-23T15:12:00Z">
              <w:del w:id="20859" w:author="Lane, Stefanie" w:date="2023-04-28T12:07:00Z">
                <w:r w:rsidRPr="00EB4CE1" w:rsidDel="00402FFE">
                  <w:rPr>
                    <w:rFonts w:ascii="Calibri" w:eastAsia="Times New Roman" w:hAnsi="Calibri" w:cs="Calibri"/>
                    <w:i/>
                    <w:iCs/>
                    <w:color w:val="000000"/>
                    <w:rPrChange w:id="20860" w:author="Stefanie Lane" w:date="2022-06-23T15:12:00Z">
                      <w:rPr/>
                    </w:rPrChange>
                  </w:rPr>
                  <w:delText>Caltha palustris</w:delText>
                </w:r>
              </w:del>
            </w:ins>
          </w:p>
        </w:tc>
        <w:tc>
          <w:tcPr>
            <w:tcW w:w="869" w:type="dxa"/>
            <w:tcBorders>
              <w:top w:val="nil"/>
              <w:left w:val="nil"/>
              <w:bottom w:val="nil"/>
              <w:right w:val="nil"/>
            </w:tcBorders>
            <w:shd w:val="clear" w:color="auto" w:fill="auto"/>
            <w:noWrap/>
            <w:vAlign w:val="bottom"/>
            <w:hideMark/>
            <w:tcPrChange w:id="20861" w:author="Stefanie Lane" w:date="2022-06-23T15:14:00Z">
              <w:tcPr>
                <w:tcW w:w="960" w:type="dxa"/>
                <w:tcBorders>
                  <w:top w:val="nil"/>
                  <w:left w:val="nil"/>
                  <w:bottom w:val="nil"/>
                  <w:right w:val="nil"/>
                </w:tcBorders>
                <w:shd w:val="clear" w:color="auto" w:fill="auto"/>
                <w:noWrap/>
                <w:vAlign w:val="bottom"/>
                <w:hideMark/>
              </w:tcPr>
            </w:tcPrChange>
          </w:tcPr>
          <w:p w14:paraId="1F6149C1" w14:textId="77777777" w:rsidR="00EB4CE1" w:rsidRPr="00EB4CE1" w:rsidDel="00402FFE" w:rsidRDefault="00EB4CE1">
            <w:pPr>
              <w:spacing w:after="0" w:line="240" w:lineRule="auto"/>
              <w:jc w:val="center"/>
              <w:rPr>
                <w:ins w:id="20862" w:author="Stefanie Lane" w:date="2022-06-23T15:12:00Z"/>
                <w:del w:id="20863" w:author="Lane, Stefanie" w:date="2023-04-28T12:07:00Z"/>
                <w:rFonts w:ascii="Calibri" w:eastAsia="Times New Roman" w:hAnsi="Calibri" w:cs="Calibri"/>
                <w:color w:val="000000"/>
                <w:rPrChange w:id="20864" w:author="Stefanie Lane" w:date="2022-06-23T15:12:00Z">
                  <w:rPr>
                    <w:ins w:id="20865" w:author="Stefanie Lane" w:date="2022-06-23T15:12:00Z"/>
                    <w:del w:id="20866" w:author="Lane, Stefanie" w:date="2023-04-28T12:07:00Z"/>
                  </w:rPr>
                </w:rPrChange>
              </w:rPr>
              <w:pPrChange w:id="20867" w:author="Stefanie Lane" w:date="2022-06-23T15:12:00Z">
                <w:pPr>
                  <w:jc w:val="center"/>
                </w:pPr>
              </w:pPrChange>
            </w:pPr>
            <w:ins w:id="20868" w:author="Stefanie Lane" w:date="2022-06-23T15:12:00Z">
              <w:del w:id="20869" w:author="Lane, Stefanie" w:date="2023-04-28T12:07:00Z">
                <w:r w:rsidRPr="00EB4CE1" w:rsidDel="00402FFE">
                  <w:rPr>
                    <w:rFonts w:ascii="Calibri" w:eastAsia="Times New Roman" w:hAnsi="Calibri" w:cs="Calibri"/>
                    <w:color w:val="000000"/>
                    <w:rPrChange w:id="20870" w:author="Stefanie Lane" w:date="2022-06-23T15:12:00Z">
                      <w:rPr/>
                    </w:rPrChange>
                  </w:rPr>
                  <w:delText>1.09</w:delText>
                </w:r>
              </w:del>
            </w:ins>
          </w:p>
        </w:tc>
        <w:tc>
          <w:tcPr>
            <w:tcW w:w="990" w:type="dxa"/>
            <w:tcBorders>
              <w:top w:val="nil"/>
              <w:left w:val="nil"/>
              <w:bottom w:val="nil"/>
              <w:right w:val="nil"/>
            </w:tcBorders>
            <w:shd w:val="clear" w:color="auto" w:fill="auto"/>
            <w:noWrap/>
            <w:vAlign w:val="bottom"/>
            <w:hideMark/>
            <w:tcPrChange w:id="20871" w:author="Stefanie Lane" w:date="2022-06-23T15:14:00Z">
              <w:tcPr>
                <w:tcW w:w="960" w:type="dxa"/>
                <w:tcBorders>
                  <w:top w:val="nil"/>
                  <w:left w:val="nil"/>
                  <w:bottom w:val="nil"/>
                  <w:right w:val="nil"/>
                </w:tcBorders>
                <w:shd w:val="clear" w:color="auto" w:fill="auto"/>
                <w:noWrap/>
                <w:vAlign w:val="bottom"/>
                <w:hideMark/>
              </w:tcPr>
            </w:tcPrChange>
          </w:tcPr>
          <w:p w14:paraId="72573D63" w14:textId="77777777" w:rsidR="00EB4CE1" w:rsidRPr="00EB4CE1" w:rsidDel="00402FFE" w:rsidRDefault="00EB4CE1">
            <w:pPr>
              <w:spacing w:after="0" w:line="240" w:lineRule="auto"/>
              <w:jc w:val="center"/>
              <w:rPr>
                <w:ins w:id="20872" w:author="Stefanie Lane" w:date="2022-06-23T15:12:00Z"/>
                <w:del w:id="20873" w:author="Lane, Stefanie" w:date="2023-04-28T12:07:00Z"/>
                <w:rFonts w:ascii="Calibri" w:eastAsia="Times New Roman" w:hAnsi="Calibri" w:cs="Calibri"/>
                <w:color w:val="000000"/>
                <w:rPrChange w:id="20874" w:author="Stefanie Lane" w:date="2022-06-23T15:12:00Z">
                  <w:rPr>
                    <w:ins w:id="20875" w:author="Stefanie Lane" w:date="2022-06-23T15:12:00Z"/>
                    <w:del w:id="20876" w:author="Lane, Stefanie" w:date="2023-04-28T12:07:00Z"/>
                  </w:rPr>
                </w:rPrChange>
              </w:rPr>
              <w:pPrChange w:id="20877" w:author="Stefanie Lane" w:date="2022-06-23T15:12:00Z">
                <w:pPr>
                  <w:jc w:val="center"/>
                </w:pPr>
              </w:pPrChange>
            </w:pPr>
            <w:ins w:id="20878" w:author="Stefanie Lane" w:date="2022-06-23T15:12:00Z">
              <w:del w:id="20879" w:author="Lane, Stefanie" w:date="2023-04-28T12:07:00Z">
                <w:r w:rsidRPr="00EB4CE1" w:rsidDel="00402FFE">
                  <w:rPr>
                    <w:rFonts w:ascii="Calibri" w:eastAsia="Times New Roman" w:hAnsi="Calibri" w:cs="Calibri"/>
                    <w:color w:val="000000"/>
                    <w:rPrChange w:id="20880" w:author="Stefanie Lane" w:date="2022-06-23T15:12:00Z">
                      <w:rPr/>
                    </w:rPrChange>
                  </w:rPr>
                  <w:delText>0.48</w:delText>
                </w:r>
              </w:del>
            </w:ins>
          </w:p>
        </w:tc>
        <w:tc>
          <w:tcPr>
            <w:tcW w:w="810" w:type="dxa"/>
            <w:tcBorders>
              <w:top w:val="nil"/>
              <w:left w:val="nil"/>
              <w:bottom w:val="nil"/>
              <w:right w:val="nil"/>
            </w:tcBorders>
            <w:shd w:val="clear" w:color="auto" w:fill="auto"/>
            <w:noWrap/>
            <w:vAlign w:val="bottom"/>
            <w:hideMark/>
            <w:tcPrChange w:id="20881" w:author="Stefanie Lane" w:date="2022-06-23T15:14:00Z">
              <w:tcPr>
                <w:tcW w:w="960" w:type="dxa"/>
                <w:tcBorders>
                  <w:top w:val="nil"/>
                  <w:left w:val="nil"/>
                  <w:bottom w:val="nil"/>
                  <w:right w:val="nil"/>
                </w:tcBorders>
                <w:shd w:val="clear" w:color="auto" w:fill="auto"/>
                <w:noWrap/>
                <w:vAlign w:val="bottom"/>
                <w:hideMark/>
              </w:tcPr>
            </w:tcPrChange>
          </w:tcPr>
          <w:p w14:paraId="17DAFBB9" w14:textId="77777777" w:rsidR="00EB4CE1" w:rsidRPr="00EB4CE1" w:rsidDel="00402FFE" w:rsidRDefault="00EB4CE1">
            <w:pPr>
              <w:spacing w:after="0" w:line="240" w:lineRule="auto"/>
              <w:jc w:val="center"/>
              <w:rPr>
                <w:ins w:id="20882" w:author="Stefanie Lane" w:date="2022-06-23T15:12:00Z"/>
                <w:del w:id="20883" w:author="Lane, Stefanie" w:date="2023-04-28T12:07:00Z"/>
                <w:rFonts w:ascii="Calibri" w:eastAsia="Times New Roman" w:hAnsi="Calibri" w:cs="Calibri"/>
                <w:color w:val="000000"/>
                <w:rPrChange w:id="20884" w:author="Stefanie Lane" w:date="2022-06-23T15:12:00Z">
                  <w:rPr>
                    <w:ins w:id="20885" w:author="Stefanie Lane" w:date="2022-06-23T15:12:00Z"/>
                    <w:del w:id="20886" w:author="Lane, Stefanie" w:date="2023-04-28T12:07:00Z"/>
                  </w:rPr>
                </w:rPrChange>
              </w:rPr>
              <w:pPrChange w:id="20887" w:author="Stefanie Lane" w:date="2022-06-23T15:12:00Z">
                <w:pPr>
                  <w:jc w:val="center"/>
                </w:pPr>
              </w:pPrChange>
            </w:pPr>
            <w:ins w:id="20888" w:author="Stefanie Lane" w:date="2022-06-23T15:12:00Z">
              <w:del w:id="20889" w:author="Lane, Stefanie" w:date="2023-04-28T12:07:00Z">
                <w:r w:rsidRPr="00EB4CE1" w:rsidDel="00402FFE">
                  <w:rPr>
                    <w:rFonts w:ascii="Calibri" w:eastAsia="Times New Roman" w:hAnsi="Calibri" w:cs="Calibri"/>
                    <w:color w:val="000000"/>
                    <w:rPrChange w:id="20890" w:author="Stefanie Lane" w:date="2022-06-23T15:12:00Z">
                      <w:rPr/>
                    </w:rPrChange>
                  </w:rPr>
                  <w:delText>0.04</w:delText>
                </w:r>
              </w:del>
            </w:ins>
          </w:p>
        </w:tc>
        <w:tc>
          <w:tcPr>
            <w:tcW w:w="1710" w:type="dxa"/>
            <w:tcBorders>
              <w:top w:val="nil"/>
              <w:left w:val="nil"/>
              <w:bottom w:val="nil"/>
              <w:right w:val="single" w:sz="8" w:space="0" w:color="auto"/>
            </w:tcBorders>
            <w:shd w:val="clear" w:color="auto" w:fill="auto"/>
            <w:noWrap/>
            <w:vAlign w:val="bottom"/>
            <w:hideMark/>
            <w:tcPrChange w:id="2089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6F7AC51" w14:textId="77777777" w:rsidR="00EB4CE1" w:rsidRPr="00EB4CE1" w:rsidDel="00402FFE" w:rsidRDefault="00EB4CE1">
            <w:pPr>
              <w:spacing w:after="0" w:line="240" w:lineRule="auto"/>
              <w:jc w:val="center"/>
              <w:rPr>
                <w:ins w:id="20892" w:author="Stefanie Lane" w:date="2022-06-23T15:12:00Z"/>
                <w:del w:id="20893" w:author="Lane, Stefanie" w:date="2023-04-28T12:07:00Z"/>
                <w:rFonts w:ascii="Calibri" w:eastAsia="Times New Roman" w:hAnsi="Calibri" w:cs="Calibri"/>
                <w:color w:val="000000"/>
                <w:rPrChange w:id="20894" w:author="Stefanie Lane" w:date="2022-06-23T15:12:00Z">
                  <w:rPr>
                    <w:ins w:id="20895" w:author="Stefanie Lane" w:date="2022-06-23T15:12:00Z"/>
                    <w:del w:id="20896" w:author="Lane, Stefanie" w:date="2023-04-28T12:07:00Z"/>
                  </w:rPr>
                </w:rPrChange>
              </w:rPr>
              <w:pPrChange w:id="20897" w:author="Stefanie Lane" w:date="2022-06-23T15:12:00Z">
                <w:pPr>
                  <w:jc w:val="center"/>
                </w:pPr>
              </w:pPrChange>
            </w:pPr>
            <w:ins w:id="20898" w:author="Stefanie Lane" w:date="2022-06-23T15:12:00Z">
              <w:del w:id="20899" w:author="Lane, Stefanie" w:date="2023-04-28T12:07:00Z">
                <w:r w:rsidRPr="00EB4CE1" w:rsidDel="00402FFE">
                  <w:rPr>
                    <w:rFonts w:ascii="Calibri" w:eastAsia="Times New Roman" w:hAnsi="Calibri" w:cs="Calibri"/>
                    <w:color w:val="000000"/>
                    <w:rPrChange w:id="20900" w:author="Stefanie Lane" w:date="2022-06-23T15:12:00Z">
                      <w:rPr/>
                    </w:rPrChange>
                  </w:rPr>
                  <w:delText>-96.7</w:delText>
                </w:r>
              </w:del>
            </w:ins>
          </w:p>
        </w:tc>
      </w:tr>
      <w:tr w:rsidR="00EB4CE1" w:rsidRPr="00EB4CE1" w:rsidDel="00402FFE" w14:paraId="4B1BFC8E" w14:textId="77777777" w:rsidTr="006F10B7">
        <w:trPr>
          <w:trHeight w:val="290"/>
          <w:ins w:id="20901" w:author="Stefanie Lane" w:date="2022-06-23T15:12:00Z"/>
          <w:del w:id="20902" w:author="Lane, Stefanie" w:date="2023-04-28T12:07:00Z"/>
          <w:trPrChange w:id="2090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090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FCED002" w14:textId="77777777" w:rsidR="00EB4CE1" w:rsidRPr="00EB4CE1" w:rsidDel="00402FFE" w:rsidRDefault="00EB4CE1">
            <w:pPr>
              <w:spacing w:after="0" w:line="240" w:lineRule="auto"/>
              <w:rPr>
                <w:ins w:id="20905" w:author="Stefanie Lane" w:date="2022-06-23T15:12:00Z"/>
                <w:del w:id="20906" w:author="Lane, Stefanie" w:date="2023-04-28T12:07:00Z"/>
                <w:rFonts w:ascii="Calibri" w:eastAsia="Times New Roman" w:hAnsi="Calibri" w:cs="Calibri"/>
                <w:color w:val="000000"/>
                <w:rPrChange w:id="20907" w:author="Stefanie Lane" w:date="2022-06-23T15:12:00Z">
                  <w:rPr>
                    <w:ins w:id="20908" w:author="Stefanie Lane" w:date="2022-06-23T15:12:00Z"/>
                    <w:del w:id="20909" w:author="Lane, Stefanie" w:date="2023-04-28T12:07:00Z"/>
                  </w:rPr>
                </w:rPrChange>
              </w:rPr>
              <w:pPrChange w:id="2091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091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C0E8B09" w14:textId="77777777" w:rsidR="00EB4CE1" w:rsidRPr="00EB4CE1" w:rsidDel="00402FFE" w:rsidRDefault="00EB4CE1">
            <w:pPr>
              <w:spacing w:after="0" w:line="240" w:lineRule="auto"/>
              <w:rPr>
                <w:ins w:id="20912" w:author="Stefanie Lane" w:date="2022-06-23T15:12:00Z"/>
                <w:del w:id="20913" w:author="Lane, Stefanie" w:date="2023-04-28T12:07:00Z"/>
                <w:rFonts w:ascii="Calibri" w:eastAsia="Times New Roman" w:hAnsi="Calibri" w:cs="Calibri"/>
                <w:color w:val="000000"/>
                <w:rPrChange w:id="20914" w:author="Stefanie Lane" w:date="2022-06-23T15:12:00Z">
                  <w:rPr>
                    <w:ins w:id="20915" w:author="Stefanie Lane" w:date="2022-06-23T15:12:00Z"/>
                    <w:del w:id="20916" w:author="Lane, Stefanie" w:date="2023-04-28T12:07:00Z"/>
                  </w:rPr>
                </w:rPrChange>
              </w:rPr>
              <w:pPrChange w:id="20917"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0918"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4F8957D" w14:textId="77777777" w:rsidR="00EB4CE1" w:rsidRPr="00EB4CE1" w:rsidDel="00402FFE" w:rsidRDefault="00EB4CE1">
            <w:pPr>
              <w:spacing w:after="0" w:line="240" w:lineRule="auto"/>
              <w:rPr>
                <w:ins w:id="20919" w:author="Stefanie Lane" w:date="2022-06-23T15:12:00Z"/>
                <w:del w:id="20920" w:author="Lane, Stefanie" w:date="2023-04-28T12:07:00Z"/>
                <w:rFonts w:ascii="Calibri" w:eastAsia="Times New Roman" w:hAnsi="Calibri" w:cs="Calibri"/>
                <w:i/>
                <w:iCs/>
                <w:color w:val="000000"/>
                <w:rPrChange w:id="20921" w:author="Stefanie Lane" w:date="2022-06-23T15:12:00Z">
                  <w:rPr>
                    <w:ins w:id="20922" w:author="Stefanie Lane" w:date="2022-06-23T15:12:00Z"/>
                    <w:del w:id="20923" w:author="Lane, Stefanie" w:date="2023-04-28T12:07:00Z"/>
                  </w:rPr>
                </w:rPrChange>
              </w:rPr>
              <w:pPrChange w:id="20924" w:author="Stefanie Lane" w:date="2022-06-23T15:12:00Z">
                <w:pPr/>
              </w:pPrChange>
            </w:pPr>
            <w:ins w:id="20925" w:author="Stefanie Lane" w:date="2022-06-23T15:12:00Z">
              <w:del w:id="20926" w:author="Lane, Stefanie" w:date="2023-04-28T12:07:00Z">
                <w:r w:rsidRPr="00EB4CE1" w:rsidDel="00402FFE">
                  <w:rPr>
                    <w:rFonts w:ascii="Calibri" w:eastAsia="Times New Roman" w:hAnsi="Calibri" w:cs="Calibri"/>
                    <w:i/>
                    <w:iCs/>
                    <w:color w:val="000000"/>
                    <w:rPrChange w:id="20927" w:author="Stefanie Lane" w:date="2022-06-23T15:12:00Z">
                      <w:rPr/>
                    </w:rPrChange>
                  </w:rPr>
                  <w:delText>Equisetum fluviatile</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092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F8B9F3E" w14:textId="77777777" w:rsidR="00EB4CE1" w:rsidRPr="00EB4CE1" w:rsidDel="00402FFE" w:rsidRDefault="00EB4CE1">
            <w:pPr>
              <w:spacing w:after="0" w:line="240" w:lineRule="auto"/>
              <w:jc w:val="center"/>
              <w:rPr>
                <w:ins w:id="20929" w:author="Stefanie Lane" w:date="2022-06-23T15:12:00Z"/>
                <w:del w:id="20930" w:author="Lane, Stefanie" w:date="2023-04-28T12:07:00Z"/>
                <w:rFonts w:ascii="Calibri" w:eastAsia="Times New Roman" w:hAnsi="Calibri" w:cs="Calibri"/>
                <w:color w:val="000000"/>
                <w:rPrChange w:id="20931" w:author="Stefanie Lane" w:date="2022-06-23T15:12:00Z">
                  <w:rPr>
                    <w:ins w:id="20932" w:author="Stefanie Lane" w:date="2022-06-23T15:12:00Z"/>
                    <w:del w:id="20933" w:author="Lane, Stefanie" w:date="2023-04-28T12:07:00Z"/>
                  </w:rPr>
                </w:rPrChange>
              </w:rPr>
              <w:pPrChange w:id="20934" w:author="Stefanie Lane" w:date="2022-06-23T15:12:00Z">
                <w:pPr>
                  <w:jc w:val="center"/>
                </w:pPr>
              </w:pPrChange>
            </w:pPr>
            <w:ins w:id="20935" w:author="Stefanie Lane" w:date="2022-06-23T15:12:00Z">
              <w:del w:id="20936" w:author="Lane, Stefanie" w:date="2023-04-28T12:07:00Z">
                <w:r w:rsidRPr="00EB4CE1" w:rsidDel="00402FFE">
                  <w:rPr>
                    <w:rFonts w:ascii="Calibri" w:eastAsia="Times New Roman" w:hAnsi="Calibri" w:cs="Calibri"/>
                    <w:color w:val="000000"/>
                    <w:rPrChange w:id="20937" w:author="Stefanie Lane" w:date="2022-06-23T15:12:00Z">
                      <w:rPr/>
                    </w:rPrChange>
                  </w:rPr>
                  <w:delText>0.88</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093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A690EA0" w14:textId="77777777" w:rsidR="00EB4CE1" w:rsidRPr="00EB4CE1" w:rsidDel="00402FFE" w:rsidRDefault="00EB4CE1">
            <w:pPr>
              <w:spacing w:after="0" w:line="240" w:lineRule="auto"/>
              <w:jc w:val="center"/>
              <w:rPr>
                <w:ins w:id="20939" w:author="Stefanie Lane" w:date="2022-06-23T15:12:00Z"/>
                <w:del w:id="20940" w:author="Lane, Stefanie" w:date="2023-04-28T12:07:00Z"/>
                <w:rFonts w:ascii="Calibri" w:eastAsia="Times New Roman" w:hAnsi="Calibri" w:cs="Calibri"/>
                <w:color w:val="000000"/>
                <w:rPrChange w:id="20941" w:author="Stefanie Lane" w:date="2022-06-23T15:12:00Z">
                  <w:rPr>
                    <w:ins w:id="20942" w:author="Stefanie Lane" w:date="2022-06-23T15:12:00Z"/>
                    <w:del w:id="20943" w:author="Lane, Stefanie" w:date="2023-04-28T12:07:00Z"/>
                  </w:rPr>
                </w:rPrChange>
              </w:rPr>
              <w:pPrChange w:id="20944" w:author="Stefanie Lane" w:date="2022-06-23T15:12:00Z">
                <w:pPr>
                  <w:jc w:val="center"/>
                </w:pPr>
              </w:pPrChange>
            </w:pPr>
            <w:ins w:id="20945" w:author="Stefanie Lane" w:date="2022-06-23T15:12:00Z">
              <w:del w:id="20946" w:author="Lane, Stefanie" w:date="2023-04-28T12:07:00Z">
                <w:r w:rsidRPr="00EB4CE1" w:rsidDel="00402FFE">
                  <w:rPr>
                    <w:rFonts w:ascii="Calibri" w:eastAsia="Times New Roman" w:hAnsi="Calibri" w:cs="Calibri"/>
                    <w:color w:val="000000"/>
                    <w:rPrChange w:id="20947" w:author="Stefanie Lane" w:date="2022-06-23T15:12:00Z">
                      <w:rPr/>
                    </w:rPrChange>
                  </w:rPr>
                  <w:delText>0.58</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094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B62E8C5" w14:textId="77777777" w:rsidR="00EB4CE1" w:rsidRPr="00EB4CE1" w:rsidDel="00402FFE" w:rsidRDefault="00EB4CE1">
            <w:pPr>
              <w:spacing w:after="0" w:line="240" w:lineRule="auto"/>
              <w:jc w:val="center"/>
              <w:rPr>
                <w:ins w:id="20949" w:author="Stefanie Lane" w:date="2022-06-23T15:12:00Z"/>
                <w:del w:id="20950" w:author="Lane, Stefanie" w:date="2023-04-28T12:07:00Z"/>
                <w:rFonts w:ascii="Calibri" w:eastAsia="Times New Roman" w:hAnsi="Calibri" w:cs="Calibri"/>
                <w:color w:val="000000"/>
                <w:rPrChange w:id="20951" w:author="Stefanie Lane" w:date="2022-06-23T15:12:00Z">
                  <w:rPr>
                    <w:ins w:id="20952" w:author="Stefanie Lane" w:date="2022-06-23T15:12:00Z"/>
                    <w:del w:id="20953" w:author="Lane, Stefanie" w:date="2023-04-28T12:07:00Z"/>
                  </w:rPr>
                </w:rPrChange>
              </w:rPr>
              <w:pPrChange w:id="20954" w:author="Stefanie Lane" w:date="2022-06-23T15:12:00Z">
                <w:pPr>
                  <w:jc w:val="center"/>
                </w:pPr>
              </w:pPrChange>
            </w:pPr>
            <w:ins w:id="20955" w:author="Stefanie Lane" w:date="2022-06-23T15:12:00Z">
              <w:del w:id="20956" w:author="Lane, Stefanie" w:date="2023-04-28T12:07:00Z">
                <w:r w:rsidRPr="00EB4CE1" w:rsidDel="00402FFE">
                  <w:rPr>
                    <w:rFonts w:ascii="Calibri" w:eastAsia="Times New Roman" w:hAnsi="Calibri" w:cs="Calibri"/>
                    <w:color w:val="000000"/>
                    <w:rPrChange w:id="20957" w:author="Stefanie Lane" w:date="2022-06-23T15:12:00Z">
                      <w:rPr/>
                    </w:rPrChange>
                  </w:rPr>
                  <w:delText>0.04</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0958"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C887C78" w14:textId="77777777" w:rsidR="00EB4CE1" w:rsidRPr="00EB4CE1" w:rsidDel="00402FFE" w:rsidRDefault="00EB4CE1">
            <w:pPr>
              <w:spacing w:after="0" w:line="240" w:lineRule="auto"/>
              <w:jc w:val="center"/>
              <w:rPr>
                <w:ins w:id="20959" w:author="Stefanie Lane" w:date="2022-06-23T15:12:00Z"/>
                <w:del w:id="20960" w:author="Lane, Stefanie" w:date="2023-04-28T12:07:00Z"/>
                <w:rFonts w:ascii="Calibri" w:eastAsia="Times New Roman" w:hAnsi="Calibri" w:cs="Calibri"/>
                <w:color w:val="000000"/>
                <w:rPrChange w:id="20961" w:author="Stefanie Lane" w:date="2022-06-23T15:12:00Z">
                  <w:rPr>
                    <w:ins w:id="20962" w:author="Stefanie Lane" w:date="2022-06-23T15:12:00Z"/>
                    <w:del w:id="20963" w:author="Lane, Stefanie" w:date="2023-04-28T12:07:00Z"/>
                  </w:rPr>
                </w:rPrChange>
              </w:rPr>
              <w:pPrChange w:id="20964" w:author="Stefanie Lane" w:date="2022-06-23T15:12:00Z">
                <w:pPr>
                  <w:jc w:val="center"/>
                </w:pPr>
              </w:pPrChange>
            </w:pPr>
            <w:ins w:id="20965" w:author="Stefanie Lane" w:date="2022-06-23T15:12:00Z">
              <w:del w:id="20966" w:author="Lane, Stefanie" w:date="2023-04-28T12:07:00Z">
                <w:r w:rsidRPr="00EB4CE1" w:rsidDel="00402FFE">
                  <w:rPr>
                    <w:rFonts w:ascii="Calibri" w:eastAsia="Times New Roman" w:hAnsi="Calibri" w:cs="Calibri"/>
                    <w:color w:val="000000"/>
                    <w:rPrChange w:id="20967" w:author="Stefanie Lane" w:date="2022-06-23T15:12:00Z">
                      <w:rPr/>
                    </w:rPrChange>
                  </w:rPr>
                  <w:delText>-96.0</w:delText>
                </w:r>
              </w:del>
            </w:ins>
          </w:p>
        </w:tc>
      </w:tr>
      <w:tr w:rsidR="00EB4CE1" w:rsidRPr="00EB4CE1" w:rsidDel="00402FFE" w14:paraId="3FCCD2F8" w14:textId="77777777" w:rsidTr="006F10B7">
        <w:trPr>
          <w:trHeight w:val="290"/>
          <w:ins w:id="20968" w:author="Stefanie Lane" w:date="2022-06-23T15:12:00Z"/>
          <w:del w:id="20969" w:author="Lane, Stefanie" w:date="2023-04-28T12:07:00Z"/>
          <w:trPrChange w:id="2097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097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BB4C242" w14:textId="77777777" w:rsidR="00EB4CE1" w:rsidRPr="00EB4CE1" w:rsidDel="00402FFE" w:rsidRDefault="00EB4CE1">
            <w:pPr>
              <w:spacing w:after="0" w:line="240" w:lineRule="auto"/>
              <w:rPr>
                <w:ins w:id="20972" w:author="Stefanie Lane" w:date="2022-06-23T15:12:00Z"/>
                <w:del w:id="20973" w:author="Lane, Stefanie" w:date="2023-04-28T12:07:00Z"/>
                <w:rFonts w:ascii="Calibri" w:eastAsia="Times New Roman" w:hAnsi="Calibri" w:cs="Calibri"/>
                <w:color w:val="000000"/>
                <w:rPrChange w:id="20974" w:author="Stefanie Lane" w:date="2022-06-23T15:12:00Z">
                  <w:rPr>
                    <w:ins w:id="20975" w:author="Stefanie Lane" w:date="2022-06-23T15:12:00Z"/>
                    <w:del w:id="20976" w:author="Lane, Stefanie" w:date="2023-04-28T12:07:00Z"/>
                  </w:rPr>
                </w:rPrChange>
              </w:rPr>
              <w:pPrChange w:id="2097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097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08D1C51" w14:textId="77777777" w:rsidR="00EB4CE1" w:rsidRPr="00EB4CE1" w:rsidDel="00402FFE" w:rsidRDefault="00EB4CE1">
            <w:pPr>
              <w:spacing w:after="0" w:line="240" w:lineRule="auto"/>
              <w:rPr>
                <w:ins w:id="20979" w:author="Stefanie Lane" w:date="2022-06-23T15:12:00Z"/>
                <w:del w:id="20980" w:author="Lane, Stefanie" w:date="2023-04-28T12:07:00Z"/>
                <w:rFonts w:ascii="Calibri" w:eastAsia="Times New Roman" w:hAnsi="Calibri" w:cs="Calibri"/>
                <w:color w:val="000000"/>
                <w:rPrChange w:id="20981" w:author="Stefanie Lane" w:date="2022-06-23T15:12:00Z">
                  <w:rPr>
                    <w:ins w:id="20982" w:author="Stefanie Lane" w:date="2022-06-23T15:12:00Z"/>
                    <w:del w:id="20983" w:author="Lane, Stefanie" w:date="2023-04-28T12:07:00Z"/>
                  </w:rPr>
                </w:rPrChange>
              </w:rPr>
              <w:pPrChange w:id="20984" w:author="Stefanie Lane" w:date="2022-06-23T15:12:00Z">
                <w:pPr/>
              </w:pPrChange>
            </w:pPr>
          </w:p>
        </w:tc>
        <w:tc>
          <w:tcPr>
            <w:tcW w:w="3320" w:type="dxa"/>
            <w:tcBorders>
              <w:top w:val="nil"/>
              <w:left w:val="nil"/>
              <w:bottom w:val="nil"/>
              <w:right w:val="nil"/>
            </w:tcBorders>
            <w:shd w:val="clear" w:color="auto" w:fill="auto"/>
            <w:noWrap/>
            <w:vAlign w:val="bottom"/>
            <w:hideMark/>
            <w:tcPrChange w:id="20985" w:author="Stefanie Lane" w:date="2022-06-23T15:14:00Z">
              <w:tcPr>
                <w:tcW w:w="3320" w:type="dxa"/>
                <w:tcBorders>
                  <w:top w:val="nil"/>
                  <w:left w:val="nil"/>
                  <w:bottom w:val="nil"/>
                  <w:right w:val="nil"/>
                </w:tcBorders>
                <w:shd w:val="clear" w:color="auto" w:fill="auto"/>
                <w:noWrap/>
                <w:vAlign w:val="bottom"/>
                <w:hideMark/>
              </w:tcPr>
            </w:tcPrChange>
          </w:tcPr>
          <w:p w14:paraId="30842E10" w14:textId="77777777" w:rsidR="00EB4CE1" w:rsidRPr="00EB4CE1" w:rsidDel="00402FFE" w:rsidRDefault="00EB4CE1">
            <w:pPr>
              <w:spacing w:after="0" w:line="240" w:lineRule="auto"/>
              <w:rPr>
                <w:ins w:id="20986" w:author="Stefanie Lane" w:date="2022-06-23T15:12:00Z"/>
                <w:del w:id="20987" w:author="Lane, Stefanie" w:date="2023-04-28T12:07:00Z"/>
                <w:rFonts w:ascii="Calibri" w:eastAsia="Times New Roman" w:hAnsi="Calibri" w:cs="Calibri"/>
                <w:i/>
                <w:iCs/>
                <w:color w:val="000000"/>
                <w:rPrChange w:id="20988" w:author="Stefanie Lane" w:date="2022-06-23T15:12:00Z">
                  <w:rPr>
                    <w:ins w:id="20989" w:author="Stefanie Lane" w:date="2022-06-23T15:12:00Z"/>
                    <w:del w:id="20990" w:author="Lane, Stefanie" w:date="2023-04-28T12:07:00Z"/>
                  </w:rPr>
                </w:rPrChange>
              </w:rPr>
              <w:pPrChange w:id="20991" w:author="Stefanie Lane" w:date="2022-06-23T15:12:00Z">
                <w:pPr/>
              </w:pPrChange>
            </w:pPr>
            <w:ins w:id="20992" w:author="Stefanie Lane" w:date="2022-06-23T15:12:00Z">
              <w:del w:id="20993" w:author="Lane, Stefanie" w:date="2023-04-28T12:07:00Z">
                <w:r w:rsidRPr="00EB4CE1" w:rsidDel="00402FFE">
                  <w:rPr>
                    <w:rFonts w:ascii="Calibri" w:eastAsia="Times New Roman" w:hAnsi="Calibri" w:cs="Calibri"/>
                    <w:i/>
                    <w:iCs/>
                    <w:color w:val="000000"/>
                    <w:rPrChange w:id="20994" w:author="Stefanie Lane" w:date="2022-06-23T15:12:00Z">
                      <w:rPr/>
                    </w:rPrChange>
                  </w:rPr>
                  <w:delText>Schoenoplectus tabernaemontani</w:delText>
                </w:r>
              </w:del>
            </w:ins>
          </w:p>
        </w:tc>
        <w:tc>
          <w:tcPr>
            <w:tcW w:w="869" w:type="dxa"/>
            <w:tcBorders>
              <w:top w:val="nil"/>
              <w:left w:val="nil"/>
              <w:bottom w:val="nil"/>
              <w:right w:val="nil"/>
            </w:tcBorders>
            <w:shd w:val="clear" w:color="auto" w:fill="auto"/>
            <w:noWrap/>
            <w:vAlign w:val="bottom"/>
            <w:hideMark/>
            <w:tcPrChange w:id="20995" w:author="Stefanie Lane" w:date="2022-06-23T15:14:00Z">
              <w:tcPr>
                <w:tcW w:w="960" w:type="dxa"/>
                <w:tcBorders>
                  <w:top w:val="nil"/>
                  <w:left w:val="nil"/>
                  <w:bottom w:val="nil"/>
                  <w:right w:val="nil"/>
                </w:tcBorders>
                <w:shd w:val="clear" w:color="auto" w:fill="auto"/>
                <w:noWrap/>
                <w:vAlign w:val="bottom"/>
                <w:hideMark/>
              </w:tcPr>
            </w:tcPrChange>
          </w:tcPr>
          <w:p w14:paraId="59E7DF19" w14:textId="77777777" w:rsidR="00EB4CE1" w:rsidRPr="00EB4CE1" w:rsidDel="00402FFE" w:rsidRDefault="00EB4CE1">
            <w:pPr>
              <w:spacing w:after="0" w:line="240" w:lineRule="auto"/>
              <w:jc w:val="center"/>
              <w:rPr>
                <w:ins w:id="20996" w:author="Stefanie Lane" w:date="2022-06-23T15:12:00Z"/>
                <w:del w:id="20997" w:author="Lane, Stefanie" w:date="2023-04-28T12:07:00Z"/>
                <w:rFonts w:ascii="Calibri" w:eastAsia="Times New Roman" w:hAnsi="Calibri" w:cs="Calibri"/>
                <w:color w:val="000000"/>
                <w:rPrChange w:id="20998" w:author="Stefanie Lane" w:date="2022-06-23T15:12:00Z">
                  <w:rPr>
                    <w:ins w:id="20999" w:author="Stefanie Lane" w:date="2022-06-23T15:12:00Z"/>
                    <w:del w:id="21000" w:author="Lane, Stefanie" w:date="2023-04-28T12:07:00Z"/>
                  </w:rPr>
                </w:rPrChange>
              </w:rPr>
              <w:pPrChange w:id="21001" w:author="Stefanie Lane" w:date="2022-06-23T15:12:00Z">
                <w:pPr>
                  <w:jc w:val="center"/>
                </w:pPr>
              </w:pPrChange>
            </w:pPr>
            <w:ins w:id="21002" w:author="Stefanie Lane" w:date="2022-06-23T15:12:00Z">
              <w:del w:id="21003" w:author="Lane, Stefanie" w:date="2023-04-28T12:07:00Z">
                <w:r w:rsidRPr="00EB4CE1" w:rsidDel="00402FFE">
                  <w:rPr>
                    <w:rFonts w:ascii="Calibri" w:eastAsia="Times New Roman" w:hAnsi="Calibri" w:cs="Calibri"/>
                    <w:color w:val="000000"/>
                    <w:rPrChange w:id="21004" w:author="Stefanie Lane" w:date="2022-06-23T15:12:00Z">
                      <w:rPr/>
                    </w:rPrChange>
                  </w:rPr>
                  <w:delText>0.71</w:delText>
                </w:r>
              </w:del>
            </w:ins>
          </w:p>
        </w:tc>
        <w:tc>
          <w:tcPr>
            <w:tcW w:w="990" w:type="dxa"/>
            <w:tcBorders>
              <w:top w:val="nil"/>
              <w:left w:val="nil"/>
              <w:bottom w:val="nil"/>
              <w:right w:val="nil"/>
            </w:tcBorders>
            <w:shd w:val="clear" w:color="auto" w:fill="auto"/>
            <w:noWrap/>
            <w:vAlign w:val="bottom"/>
            <w:hideMark/>
            <w:tcPrChange w:id="21005" w:author="Stefanie Lane" w:date="2022-06-23T15:14:00Z">
              <w:tcPr>
                <w:tcW w:w="960" w:type="dxa"/>
                <w:tcBorders>
                  <w:top w:val="nil"/>
                  <w:left w:val="nil"/>
                  <w:bottom w:val="nil"/>
                  <w:right w:val="nil"/>
                </w:tcBorders>
                <w:shd w:val="clear" w:color="auto" w:fill="auto"/>
                <w:noWrap/>
                <w:vAlign w:val="bottom"/>
                <w:hideMark/>
              </w:tcPr>
            </w:tcPrChange>
          </w:tcPr>
          <w:p w14:paraId="2F66A045" w14:textId="77777777" w:rsidR="00EB4CE1" w:rsidRPr="00EB4CE1" w:rsidDel="00402FFE" w:rsidRDefault="00EB4CE1">
            <w:pPr>
              <w:spacing w:after="0" w:line="240" w:lineRule="auto"/>
              <w:jc w:val="center"/>
              <w:rPr>
                <w:ins w:id="21006" w:author="Stefanie Lane" w:date="2022-06-23T15:12:00Z"/>
                <w:del w:id="21007" w:author="Lane, Stefanie" w:date="2023-04-28T12:07:00Z"/>
                <w:rFonts w:ascii="Calibri" w:eastAsia="Times New Roman" w:hAnsi="Calibri" w:cs="Calibri"/>
                <w:color w:val="000000"/>
                <w:rPrChange w:id="21008" w:author="Stefanie Lane" w:date="2022-06-23T15:12:00Z">
                  <w:rPr>
                    <w:ins w:id="21009" w:author="Stefanie Lane" w:date="2022-06-23T15:12:00Z"/>
                    <w:del w:id="21010" w:author="Lane, Stefanie" w:date="2023-04-28T12:07:00Z"/>
                  </w:rPr>
                </w:rPrChange>
              </w:rPr>
              <w:pPrChange w:id="21011" w:author="Stefanie Lane" w:date="2022-06-23T15:12:00Z">
                <w:pPr>
                  <w:jc w:val="center"/>
                </w:pPr>
              </w:pPrChange>
            </w:pPr>
            <w:ins w:id="21012" w:author="Stefanie Lane" w:date="2022-06-23T15:12:00Z">
              <w:del w:id="21013" w:author="Lane, Stefanie" w:date="2023-04-28T12:07:00Z">
                <w:r w:rsidRPr="00EB4CE1" w:rsidDel="00402FFE">
                  <w:rPr>
                    <w:rFonts w:ascii="Calibri" w:eastAsia="Times New Roman" w:hAnsi="Calibri" w:cs="Calibri"/>
                    <w:color w:val="000000"/>
                    <w:rPrChange w:id="21014" w:author="Stefanie Lane" w:date="2022-06-23T15:12:00Z">
                      <w:rPr/>
                    </w:rPrChange>
                  </w:rPr>
                  <w:delText>0.10</w:delText>
                </w:r>
              </w:del>
            </w:ins>
          </w:p>
        </w:tc>
        <w:tc>
          <w:tcPr>
            <w:tcW w:w="810" w:type="dxa"/>
            <w:tcBorders>
              <w:top w:val="nil"/>
              <w:left w:val="nil"/>
              <w:bottom w:val="nil"/>
              <w:right w:val="nil"/>
            </w:tcBorders>
            <w:shd w:val="clear" w:color="auto" w:fill="auto"/>
            <w:noWrap/>
            <w:vAlign w:val="bottom"/>
            <w:hideMark/>
            <w:tcPrChange w:id="21015" w:author="Stefanie Lane" w:date="2022-06-23T15:14:00Z">
              <w:tcPr>
                <w:tcW w:w="960" w:type="dxa"/>
                <w:tcBorders>
                  <w:top w:val="nil"/>
                  <w:left w:val="nil"/>
                  <w:bottom w:val="nil"/>
                  <w:right w:val="nil"/>
                </w:tcBorders>
                <w:shd w:val="clear" w:color="auto" w:fill="auto"/>
                <w:noWrap/>
                <w:vAlign w:val="bottom"/>
                <w:hideMark/>
              </w:tcPr>
            </w:tcPrChange>
          </w:tcPr>
          <w:p w14:paraId="0F1F36E9" w14:textId="77777777" w:rsidR="00EB4CE1" w:rsidRPr="00EB4CE1" w:rsidDel="00402FFE" w:rsidRDefault="00EB4CE1">
            <w:pPr>
              <w:spacing w:after="0" w:line="240" w:lineRule="auto"/>
              <w:jc w:val="center"/>
              <w:rPr>
                <w:ins w:id="21016" w:author="Stefanie Lane" w:date="2022-06-23T15:12:00Z"/>
                <w:del w:id="21017" w:author="Lane, Stefanie" w:date="2023-04-28T12:07:00Z"/>
                <w:rFonts w:ascii="Calibri" w:eastAsia="Times New Roman" w:hAnsi="Calibri" w:cs="Calibri"/>
                <w:color w:val="000000"/>
                <w:rPrChange w:id="21018" w:author="Stefanie Lane" w:date="2022-06-23T15:12:00Z">
                  <w:rPr>
                    <w:ins w:id="21019" w:author="Stefanie Lane" w:date="2022-06-23T15:12:00Z"/>
                    <w:del w:id="21020" w:author="Lane, Stefanie" w:date="2023-04-28T12:07:00Z"/>
                  </w:rPr>
                </w:rPrChange>
              </w:rPr>
              <w:pPrChange w:id="21021" w:author="Stefanie Lane" w:date="2022-06-23T15:12:00Z">
                <w:pPr>
                  <w:jc w:val="center"/>
                </w:pPr>
              </w:pPrChange>
            </w:pPr>
            <w:ins w:id="21022" w:author="Stefanie Lane" w:date="2022-06-23T15:12:00Z">
              <w:del w:id="21023" w:author="Lane, Stefanie" w:date="2023-04-28T12:07:00Z">
                <w:r w:rsidRPr="00EB4CE1" w:rsidDel="00402FFE">
                  <w:rPr>
                    <w:rFonts w:ascii="Calibri" w:eastAsia="Times New Roman" w:hAnsi="Calibri" w:cs="Calibri"/>
                    <w:color w:val="000000"/>
                    <w:rPrChange w:id="21024" w:author="Stefanie Lane" w:date="2022-06-23T15:12:00Z">
                      <w:rPr/>
                    </w:rPrChange>
                  </w:rPr>
                  <w:delText>0.11</w:delText>
                </w:r>
              </w:del>
            </w:ins>
          </w:p>
        </w:tc>
        <w:tc>
          <w:tcPr>
            <w:tcW w:w="1710" w:type="dxa"/>
            <w:tcBorders>
              <w:top w:val="nil"/>
              <w:left w:val="nil"/>
              <w:bottom w:val="nil"/>
              <w:right w:val="single" w:sz="8" w:space="0" w:color="auto"/>
            </w:tcBorders>
            <w:shd w:val="clear" w:color="auto" w:fill="auto"/>
            <w:noWrap/>
            <w:vAlign w:val="bottom"/>
            <w:hideMark/>
            <w:tcPrChange w:id="21025"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B8A32D4" w14:textId="77777777" w:rsidR="00EB4CE1" w:rsidRPr="00EB4CE1" w:rsidDel="00402FFE" w:rsidRDefault="00EB4CE1">
            <w:pPr>
              <w:spacing w:after="0" w:line="240" w:lineRule="auto"/>
              <w:jc w:val="center"/>
              <w:rPr>
                <w:ins w:id="21026" w:author="Stefanie Lane" w:date="2022-06-23T15:12:00Z"/>
                <w:del w:id="21027" w:author="Lane, Stefanie" w:date="2023-04-28T12:07:00Z"/>
                <w:rFonts w:ascii="Calibri" w:eastAsia="Times New Roman" w:hAnsi="Calibri" w:cs="Calibri"/>
                <w:color w:val="000000"/>
                <w:rPrChange w:id="21028" w:author="Stefanie Lane" w:date="2022-06-23T15:12:00Z">
                  <w:rPr>
                    <w:ins w:id="21029" w:author="Stefanie Lane" w:date="2022-06-23T15:12:00Z"/>
                    <w:del w:id="21030" w:author="Lane, Stefanie" w:date="2023-04-28T12:07:00Z"/>
                  </w:rPr>
                </w:rPrChange>
              </w:rPr>
              <w:pPrChange w:id="21031" w:author="Stefanie Lane" w:date="2022-06-23T15:12:00Z">
                <w:pPr>
                  <w:jc w:val="center"/>
                </w:pPr>
              </w:pPrChange>
            </w:pPr>
            <w:ins w:id="21032" w:author="Stefanie Lane" w:date="2022-06-23T15:12:00Z">
              <w:del w:id="21033" w:author="Lane, Stefanie" w:date="2023-04-28T12:07:00Z">
                <w:r w:rsidRPr="00EB4CE1" w:rsidDel="00402FFE">
                  <w:rPr>
                    <w:rFonts w:ascii="Calibri" w:eastAsia="Times New Roman" w:hAnsi="Calibri" w:cs="Calibri"/>
                    <w:color w:val="000000"/>
                    <w:rPrChange w:id="21034" w:author="Stefanie Lane" w:date="2022-06-23T15:12:00Z">
                      <w:rPr/>
                    </w:rPrChange>
                  </w:rPr>
                  <w:delText>-84.8</w:delText>
                </w:r>
              </w:del>
            </w:ins>
          </w:p>
        </w:tc>
      </w:tr>
      <w:tr w:rsidR="00EB4CE1" w:rsidRPr="00EB4CE1" w:rsidDel="00402FFE" w14:paraId="096E0CDE" w14:textId="77777777" w:rsidTr="006F10B7">
        <w:trPr>
          <w:trHeight w:val="290"/>
          <w:ins w:id="21035" w:author="Stefanie Lane" w:date="2022-06-23T15:12:00Z"/>
          <w:del w:id="21036" w:author="Lane, Stefanie" w:date="2023-04-28T12:07:00Z"/>
          <w:trPrChange w:id="2103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103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FC659C6" w14:textId="77777777" w:rsidR="00EB4CE1" w:rsidRPr="00EB4CE1" w:rsidDel="00402FFE" w:rsidRDefault="00EB4CE1">
            <w:pPr>
              <w:spacing w:after="0" w:line="240" w:lineRule="auto"/>
              <w:rPr>
                <w:ins w:id="21039" w:author="Stefanie Lane" w:date="2022-06-23T15:12:00Z"/>
                <w:del w:id="21040" w:author="Lane, Stefanie" w:date="2023-04-28T12:07:00Z"/>
                <w:rFonts w:ascii="Calibri" w:eastAsia="Times New Roman" w:hAnsi="Calibri" w:cs="Calibri"/>
                <w:color w:val="000000"/>
                <w:rPrChange w:id="21041" w:author="Stefanie Lane" w:date="2022-06-23T15:12:00Z">
                  <w:rPr>
                    <w:ins w:id="21042" w:author="Stefanie Lane" w:date="2022-06-23T15:12:00Z"/>
                    <w:del w:id="21043" w:author="Lane, Stefanie" w:date="2023-04-28T12:07:00Z"/>
                  </w:rPr>
                </w:rPrChange>
              </w:rPr>
              <w:pPrChange w:id="2104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104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76EC70F" w14:textId="77777777" w:rsidR="00EB4CE1" w:rsidRPr="00EB4CE1" w:rsidDel="00402FFE" w:rsidRDefault="00EB4CE1">
            <w:pPr>
              <w:spacing w:after="0" w:line="240" w:lineRule="auto"/>
              <w:rPr>
                <w:ins w:id="21046" w:author="Stefanie Lane" w:date="2022-06-23T15:12:00Z"/>
                <w:del w:id="21047" w:author="Lane, Stefanie" w:date="2023-04-28T12:07:00Z"/>
                <w:rFonts w:ascii="Calibri" w:eastAsia="Times New Roman" w:hAnsi="Calibri" w:cs="Calibri"/>
                <w:color w:val="000000"/>
                <w:rPrChange w:id="21048" w:author="Stefanie Lane" w:date="2022-06-23T15:12:00Z">
                  <w:rPr>
                    <w:ins w:id="21049" w:author="Stefanie Lane" w:date="2022-06-23T15:12:00Z"/>
                    <w:del w:id="21050" w:author="Lane, Stefanie" w:date="2023-04-28T12:07:00Z"/>
                  </w:rPr>
                </w:rPrChange>
              </w:rPr>
              <w:pPrChange w:id="21051"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1052"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1FD78B41" w14:textId="77777777" w:rsidR="00EB4CE1" w:rsidRPr="00EB4CE1" w:rsidDel="00402FFE" w:rsidRDefault="00EB4CE1">
            <w:pPr>
              <w:spacing w:after="0" w:line="240" w:lineRule="auto"/>
              <w:rPr>
                <w:ins w:id="21053" w:author="Stefanie Lane" w:date="2022-06-23T15:12:00Z"/>
                <w:del w:id="21054" w:author="Lane, Stefanie" w:date="2023-04-28T12:07:00Z"/>
                <w:rFonts w:ascii="Calibri" w:eastAsia="Times New Roman" w:hAnsi="Calibri" w:cs="Calibri"/>
                <w:i/>
                <w:iCs/>
                <w:color w:val="000000"/>
                <w:rPrChange w:id="21055" w:author="Stefanie Lane" w:date="2022-06-23T15:12:00Z">
                  <w:rPr>
                    <w:ins w:id="21056" w:author="Stefanie Lane" w:date="2022-06-23T15:12:00Z"/>
                    <w:del w:id="21057" w:author="Lane, Stefanie" w:date="2023-04-28T12:07:00Z"/>
                  </w:rPr>
                </w:rPrChange>
              </w:rPr>
              <w:pPrChange w:id="21058" w:author="Stefanie Lane" w:date="2022-06-23T15:12:00Z">
                <w:pPr/>
              </w:pPrChange>
            </w:pPr>
            <w:ins w:id="21059" w:author="Stefanie Lane" w:date="2022-06-23T15:12:00Z">
              <w:del w:id="21060" w:author="Lane, Stefanie" w:date="2023-04-28T12:07:00Z">
                <w:r w:rsidRPr="00EB4CE1" w:rsidDel="00402FFE">
                  <w:rPr>
                    <w:rFonts w:ascii="Calibri" w:eastAsia="Times New Roman" w:hAnsi="Calibri" w:cs="Calibri"/>
                    <w:i/>
                    <w:iCs/>
                    <w:color w:val="000000"/>
                    <w:rPrChange w:id="21061" w:author="Stefanie Lane" w:date="2022-06-23T15:12:00Z">
                      <w:rPr/>
                    </w:rPrChange>
                  </w:rPr>
                  <w:delText>Trifolium wormskjoldii</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106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B05F94F" w14:textId="77777777" w:rsidR="00EB4CE1" w:rsidRPr="00EB4CE1" w:rsidDel="00402FFE" w:rsidRDefault="00EB4CE1">
            <w:pPr>
              <w:spacing w:after="0" w:line="240" w:lineRule="auto"/>
              <w:jc w:val="center"/>
              <w:rPr>
                <w:ins w:id="21063" w:author="Stefanie Lane" w:date="2022-06-23T15:12:00Z"/>
                <w:del w:id="21064" w:author="Lane, Stefanie" w:date="2023-04-28T12:07:00Z"/>
                <w:rFonts w:ascii="Calibri" w:eastAsia="Times New Roman" w:hAnsi="Calibri" w:cs="Calibri"/>
                <w:color w:val="000000"/>
                <w:rPrChange w:id="21065" w:author="Stefanie Lane" w:date="2022-06-23T15:12:00Z">
                  <w:rPr>
                    <w:ins w:id="21066" w:author="Stefanie Lane" w:date="2022-06-23T15:12:00Z"/>
                    <w:del w:id="21067" w:author="Lane, Stefanie" w:date="2023-04-28T12:07:00Z"/>
                  </w:rPr>
                </w:rPrChange>
              </w:rPr>
              <w:pPrChange w:id="21068" w:author="Stefanie Lane" w:date="2022-06-23T15:12:00Z">
                <w:pPr>
                  <w:jc w:val="center"/>
                </w:pPr>
              </w:pPrChange>
            </w:pPr>
            <w:ins w:id="21069" w:author="Stefanie Lane" w:date="2022-06-23T15:12:00Z">
              <w:del w:id="21070" w:author="Lane, Stefanie" w:date="2023-04-28T12:07:00Z">
                <w:r w:rsidRPr="00EB4CE1" w:rsidDel="00402FFE">
                  <w:rPr>
                    <w:rFonts w:ascii="Calibri" w:eastAsia="Times New Roman" w:hAnsi="Calibri" w:cs="Calibri"/>
                    <w:color w:val="000000"/>
                    <w:rPrChange w:id="21071" w:author="Stefanie Lane" w:date="2022-06-23T15:12:00Z">
                      <w:rPr/>
                    </w:rPrChange>
                  </w:rPr>
                  <w:delText>0.41</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107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F3A041F" w14:textId="77777777" w:rsidR="00EB4CE1" w:rsidRPr="00EB4CE1" w:rsidDel="00402FFE" w:rsidRDefault="00EB4CE1">
            <w:pPr>
              <w:spacing w:after="0" w:line="240" w:lineRule="auto"/>
              <w:jc w:val="center"/>
              <w:rPr>
                <w:ins w:id="21073" w:author="Stefanie Lane" w:date="2022-06-23T15:12:00Z"/>
                <w:del w:id="21074" w:author="Lane, Stefanie" w:date="2023-04-28T12:07:00Z"/>
                <w:rFonts w:ascii="Calibri" w:eastAsia="Times New Roman" w:hAnsi="Calibri" w:cs="Calibri"/>
                <w:color w:val="000000"/>
                <w:rPrChange w:id="21075" w:author="Stefanie Lane" w:date="2022-06-23T15:12:00Z">
                  <w:rPr>
                    <w:ins w:id="21076" w:author="Stefanie Lane" w:date="2022-06-23T15:12:00Z"/>
                    <w:del w:id="21077" w:author="Lane, Stefanie" w:date="2023-04-28T12:07:00Z"/>
                  </w:rPr>
                </w:rPrChange>
              </w:rPr>
              <w:pPrChange w:id="21078" w:author="Stefanie Lane" w:date="2022-06-23T15:12:00Z">
                <w:pPr>
                  <w:jc w:val="center"/>
                </w:pPr>
              </w:pPrChange>
            </w:pPr>
            <w:ins w:id="21079" w:author="Stefanie Lane" w:date="2022-06-23T15:12:00Z">
              <w:del w:id="21080" w:author="Lane, Stefanie" w:date="2023-04-28T12:07:00Z">
                <w:r w:rsidRPr="00EB4CE1" w:rsidDel="00402FFE">
                  <w:rPr>
                    <w:rFonts w:ascii="Calibri" w:eastAsia="Times New Roman" w:hAnsi="Calibri" w:cs="Calibri"/>
                    <w:color w:val="000000"/>
                    <w:rPrChange w:id="21081" w:author="Stefanie Lane" w:date="2022-06-23T15:12:00Z">
                      <w:rPr/>
                    </w:rPrChange>
                  </w:rPr>
                  <w:delText>0.13</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108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FBCEA7D" w14:textId="77777777" w:rsidR="00EB4CE1" w:rsidRPr="00EB4CE1" w:rsidDel="00402FFE" w:rsidRDefault="00EB4CE1">
            <w:pPr>
              <w:spacing w:after="0" w:line="240" w:lineRule="auto"/>
              <w:jc w:val="center"/>
              <w:rPr>
                <w:ins w:id="21083" w:author="Stefanie Lane" w:date="2022-06-23T15:12:00Z"/>
                <w:del w:id="21084" w:author="Lane, Stefanie" w:date="2023-04-28T12:07:00Z"/>
                <w:rFonts w:ascii="Calibri" w:eastAsia="Times New Roman" w:hAnsi="Calibri" w:cs="Calibri"/>
                <w:color w:val="000000"/>
                <w:rPrChange w:id="21085" w:author="Stefanie Lane" w:date="2022-06-23T15:12:00Z">
                  <w:rPr>
                    <w:ins w:id="21086" w:author="Stefanie Lane" w:date="2022-06-23T15:12:00Z"/>
                    <w:del w:id="21087" w:author="Lane, Stefanie" w:date="2023-04-28T12:07:00Z"/>
                  </w:rPr>
                </w:rPrChange>
              </w:rPr>
              <w:pPrChange w:id="21088" w:author="Stefanie Lane" w:date="2022-06-23T15:12:00Z">
                <w:pPr>
                  <w:jc w:val="center"/>
                </w:pPr>
              </w:pPrChange>
            </w:pPr>
            <w:ins w:id="21089" w:author="Stefanie Lane" w:date="2022-06-23T15:12:00Z">
              <w:del w:id="21090" w:author="Lane, Stefanie" w:date="2023-04-28T12:07:00Z">
                <w:r w:rsidRPr="00EB4CE1" w:rsidDel="00402FFE">
                  <w:rPr>
                    <w:rFonts w:ascii="Calibri" w:eastAsia="Times New Roman" w:hAnsi="Calibri" w:cs="Calibri"/>
                    <w:color w:val="000000"/>
                    <w:rPrChange w:id="21091" w:author="Stefanie Lane" w:date="2022-06-23T15:12:00Z">
                      <w:rPr/>
                    </w:rPrChange>
                  </w:rPr>
                  <w:delText>0.07</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1092"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D7C6CFD" w14:textId="77777777" w:rsidR="00EB4CE1" w:rsidRPr="00EB4CE1" w:rsidDel="00402FFE" w:rsidRDefault="00EB4CE1">
            <w:pPr>
              <w:spacing w:after="0" w:line="240" w:lineRule="auto"/>
              <w:jc w:val="center"/>
              <w:rPr>
                <w:ins w:id="21093" w:author="Stefanie Lane" w:date="2022-06-23T15:12:00Z"/>
                <w:del w:id="21094" w:author="Lane, Stefanie" w:date="2023-04-28T12:07:00Z"/>
                <w:rFonts w:ascii="Calibri" w:eastAsia="Times New Roman" w:hAnsi="Calibri" w:cs="Calibri"/>
                <w:color w:val="000000"/>
                <w:rPrChange w:id="21095" w:author="Stefanie Lane" w:date="2022-06-23T15:12:00Z">
                  <w:rPr>
                    <w:ins w:id="21096" w:author="Stefanie Lane" w:date="2022-06-23T15:12:00Z"/>
                    <w:del w:id="21097" w:author="Lane, Stefanie" w:date="2023-04-28T12:07:00Z"/>
                  </w:rPr>
                </w:rPrChange>
              </w:rPr>
              <w:pPrChange w:id="21098" w:author="Stefanie Lane" w:date="2022-06-23T15:12:00Z">
                <w:pPr>
                  <w:jc w:val="center"/>
                </w:pPr>
              </w:pPrChange>
            </w:pPr>
            <w:ins w:id="21099" w:author="Stefanie Lane" w:date="2022-06-23T15:12:00Z">
              <w:del w:id="21100" w:author="Lane, Stefanie" w:date="2023-04-28T12:07:00Z">
                <w:r w:rsidRPr="00EB4CE1" w:rsidDel="00402FFE">
                  <w:rPr>
                    <w:rFonts w:ascii="Calibri" w:eastAsia="Times New Roman" w:hAnsi="Calibri" w:cs="Calibri"/>
                    <w:color w:val="000000"/>
                    <w:rPrChange w:id="21101" w:author="Stefanie Lane" w:date="2022-06-23T15:12:00Z">
                      <w:rPr/>
                    </w:rPrChange>
                  </w:rPr>
                  <w:delText>-82.7</w:delText>
                </w:r>
              </w:del>
            </w:ins>
          </w:p>
        </w:tc>
      </w:tr>
      <w:tr w:rsidR="00EB4CE1" w:rsidRPr="00EB4CE1" w:rsidDel="00402FFE" w14:paraId="41E8AFCB" w14:textId="77777777" w:rsidTr="006F10B7">
        <w:trPr>
          <w:trHeight w:val="290"/>
          <w:ins w:id="21102" w:author="Stefanie Lane" w:date="2022-06-23T15:12:00Z"/>
          <w:del w:id="21103" w:author="Lane, Stefanie" w:date="2023-04-28T12:07:00Z"/>
          <w:trPrChange w:id="2110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110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DF043CA" w14:textId="77777777" w:rsidR="00EB4CE1" w:rsidRPr="00EB4CE1" w:rsidDel="00402FFE" w:rsidRDefault="00EB4CE1">
            <w:pPr>
              <w:spacing w:after="0" w:line="240" w:lineRule="auto"/>
              <w:rPr>
                <w:ins w:id="21106" w:author="Stefanie Lane" w:date="2022-06-23T15:12:00Z"/>
                <w:del w:id="21107" w:author="Lane, Stefanie" w:date="2023-04-28T12:07:00Z"/>
                <w:rFonts w:ascii="Calibri" w:eastAsia="Times New Roman" w:hAnsi="Calibri" w:cs="Calibri"/>
                <w:color w:val="000000"/>
                <w:rPrChange w:id="21108" w:author="Stefanie Lane" w:date="2022-06-23T15:12:00Z">
                  <w:rPr>
                    <w:ins w:id="21109" w:author="Stefanie Lane" w:date="2022-06-23T15:12:00Z"/>
                    <w:del w:id="21110" w:author="Lane, Stefanie" w:date="2023-04-28T12:07:00Z"/>
                  </w:rPr>
                </w:rPrChange>
              </w:rPr>
              <w:pPrChange w:id="2111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111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5657D7D" w14:textId="77777777" w:rsidR="00EB4CE1" w:rsidRPr="00EB4CE1" w:rsidDel="00402FFE" w:rsidRDefault="00EB4CE1">
            <w:pPr>
              <w:spacing w:after="0" w:line="240" w:lineRule="auto"/>
              <w:rPr>
                <w:ins w:id="21113" w:author="Stefanie Lane" w:date="2022-06-23T15:12:00Z"/>
                <w:del w:id="21114" w:author="Lane, Stefanie" w:date="2023-04-28T12:07:00Z"/>
                <w:rFonts w:ascii="Calibri" w:eastAsia="Times New Roman" w:hAnsi="Calibri" w:cs="Calibri"/>
                <w:color w:val="000000"/>
                <w:rPrChange w:id="21115" w:author="Stefanie Lane" w:date="2022-06-23T15:12:00Z">
                  <w:rPr>
                    <w:ins w:id="21116" w:author="Stefanie Lane" w:date="2022-06-23T15:12:00Z"/>
                    <w:del w:id="21117" w:author="Lane, Stefanie" w:date="2023-04-28T12:07:00Z"/>
                  </w:rPr>
                </w:rPrChange>
              </w:rPr>
              <w:pPrChange w:id="21118" w:author="Stefanie Lane" w:date="2022-06-23T15:12:00Z">
                <w:pPr/>
              </w:pPrChange>
            </w:pPr>
          </w:p>
        </w:tc>
        <w:tc>
          <w:tcPr>
            <w:tcW w:w="3320" w:type="dxa"/>
            <w:tcBorders>
              <w:top w:val="nil"/>
              <w:left w:val="nil"/>
              <w:bottom w:val="nil"/>
              <w:right w:val="nil"/>
            </w:tcBorders>
            <w:shd w:val="clear" w:color="auto" w:fill="auto"/>
            <w:noWrap/>
            <w:vAlign w:val="bottom"/>
            <w:hideMark/>
            <w:tcPrChange w:id="21119" w:author="Stefanie Lane" w:date="2022-06-23T15:14:00Z">
              <w:tcPr>
                <w:tcW w:w="3320" w:type="dxa"/>
                <w:tcBorders>
                  <w:top w:val="nil"/>
                  <w:left w:val="nil"/>
                  <w:bottom w:val="nil"/>
                  <w:right w:val="nil"/>
                </w:tcBorders>
                <w:shd w:val="clear" w:color="auto" w:fill="auto"/>
                <w:noWrap/>
                <w:vAlign w:val="bottom"/>
                <w:hideMark/>
              </w:tcPr>
            </w:tcPrChange>
          </w:tcPr>
          <w:p w14:paraId="018C0DD7" w14:textId="77777777" w:rsidR="00EB4CE1" w:rsidRPr="00EB4CE1" w:rsidDel="00402FFE" w:rsidRDefault="00EB4CE1">
            <w:pPr>
              <w:spacing w:after="0" w:line="240" w:lineRule="auto"/>
              <w:rPr>
                <w:ins w:id="21120" w:author="Stefanie Lane" w:date="2022-06-23T15:12:00Z"/>
                <w:del w:id="21121" w:author="Lane, Stefanie" w:date="2023-04-28T12:07:00Z"/>
                <w:rFonts w:ascii="Calibri" w:eastAsia="Times New Roman" w:hAnsi="Calibri" w:cs="Calibri"/>
                <w:i/>
                <w:iCs/>
                <w:color w:val="000000"/>
                <w:rPrChange w:id="21122" w:author="Stefanie Lane" w:date="2022-06-23T15:12:00Z">
                  <w:rPr>
                    <w:ins w:id="21123" w:author="Stefanie Lane" w:date="2022-06-23T15:12:00Z"/>
                    <w:del w:id="21124" w:author="Lane, Stefanie" w:date="2023-04-28T12:07:00Z"/>
                  </w:rPr>
                </w:rPrChange>
              </w:rPr>
              <w:pPrChange w:id="21125" w:author="Stefanie Lane" w:date="2022-06-23T15:12:00Z">
                <w:pPr/>
              </w:pPrChange>
            </w:pPr>
            <w:ins w:id="21126" w:author="Stefanie Lane" w:date="2022-06-23T15:12:00Z">
              <w:del w:id="21127" w:author="Lane, Stefanie" w:date="2023-04-28T12:07:00Z">
                <w:r w:rsidRPr="00EB4CE1" w:rsidDel="00402FFE">
                  <w:rPr>
                    <w:rFonts w:ascii="Calibri" w:eastAsia="Times New Roman" w:hAnsi="Calibri" w:cs="Calibri"/>
                    <w:i/>
                    <w:iCs/>
                    <w:color w:val="000000"/>
                    <w:rPrChange w:id="21128" w:author="Stefanie Lane" w:date="2022-06-23T15:12:00Z">
                      <w:rPr/>
                    </w:rPrChange>
                  </w:rPr>
                  <w:delText>Sagittaria latifolia</w:delText>
                </w:r>
              </w:del>
            </w:ins>
          </w:p>
        </w:tc>
        <w:tc>
          <w:tcPr>
            <w:tcW w:w="869" w:type="dxa"/>
            <w:tcBorders>
              <w:top w:val="nil"/>
              <w:left w:val="nil"/>
              <w:bottom w:val="nil"/>
              <w:right w:val="nil"/>
            </w:tcBorders>
            <w:shd w:val="clear" w:color="auto" w:fill="auto"/>
            <w:noWrap/>
            <w:vAlign w:val="bottom"/>
            <w:hideMark/>
            <w:tcPrChange w:id="21129" w:author="Stefanie Lane" w:date="2022-06-23T15:14:00Z">
              <w:tcPr>
                <w:tcW w:w="960" w:type="dxa"/>
                <w:tcBorders>
                  <w:top w:val="nil"/>
                  <w:left w:val="nil"/>
                  <w:bottom w:val="nil"/>
                  <w:right w:val="nil"/>
                </w:tcBorders>
                <w:shd w:val="clear" w:color="auto" w:fill="auto"/>
                <w:noWrap/>
                <w:vAlign w:val="bottom"/>
                <w:hideMark/>
              </w:tcPr>
            </w:tcPrChange>
          </w:tcPr>
          <w:p w14:paraId="74FB9405" w14:textId="77777777" w:rsidR="00EB4CE1" w:rsidRPr="00EB4CE1" w:rsidDel="00402FFE" w:rsidRDefault="00EB4CE1">
            <w:pPr>
              <w:spacing w:after="0" w:line="240" w:lineRule="auto"/>
              <w:jc w:val="center"/>
              <w:rPr>
                <w:ins w:id="21130" w:author="Stefanie Lane" w:date="2022-06-23T15:12:00Z"/>
                <w:del w:id="21131" w:author="Lane, Stefanie" w:date="2023-04-28T12:07:00Z"/>
                <w:rFonts w:ascii="Calibri" w:eastAsia="Times New Roman" w:hAnsi="Calibri" w:cs="Calibri"/>
                <w:color w:val="000000"/>
                <w:rPrChange w:id="21132" w:author="Stefanie Lane" w:date="2022-06-23T15:12:00Z">
                  <w:rPr>
                    <w:ins w:id="21133" w:author="Stefanie Lane" w:date="2022-06-23T15:12:00Z"/>
                    <w:del w:id="21134" w:author="Lane, Stefanie" w:date="2023-04-28T12:07:00Z"/>
                  </w:rPr>
                </w:rPrChange>
              </w:rPr>
              <w:pPrChange w:id="21135" w:author="Stefanie Lane" w:date="2022-06-23T15:12:00Z">
                <w:pPr>
                  <w:jc w:val="center"/>
                </w:pPr>
              </w:pPrChange>
            </w:pPr>
            <w:ins w:id="21136" w:author="Stefanie Lane" w:date="2022-06-23T15:12:00Z">
              <w:del w:id="21137" w:author="Lane, Stefanie" w:date="2023-04-28T12:07:00Z">
                <w:r w:rsidRPr="00EB4CE1" w:rsidDel="00402FFE">
                  <w:rPr>
                    <w:rFonts w:ascii="Calibri" w:eastAsia="Times New Roman" w:hAnsi="Calibri" w:cs="Calibri"/>
                    <w:color w:val="000000"/>
                    <w:rPrChange w:id="21138" w:author="Stefanie Lane" w:date="2022-06-23T15:12:00Z">
                      <w:rPr/>
                    </w:rPrChange>
                  </w:rPr>
                  <w:delText>0.41</w:delText>
                </w:r>
              </w:del>
            </w:ins>
          </w:p>
        </w:tc>
        <w:tc>
          <w:tcPr>
            <w:tcW w:w="990" w:type="dxa"/>
            <w:tcBorders>
              <w:top w:val="nil"/>
              <w:left w:val="nil"/>
              <w:bottom w:val="nil"/>
              <w:right w:val="nil"/>
            </w:tcBorders>
            <w:shd w:val="clear" w:color="auto" w:fill="auto"/>
            <w:noWrap/>
            <w:vAlign w:val="bottom"/>
            <w:hideMark/>
            <w:tcPrChange w:id="21139" w:author="Stefanie Lane" w:date="2022-06-23T15:14:00Z">
              <w:tcPr>
                <w:tcW w:w="960" w:type="dxa"/>
                <w:tcBorders>
                  <w:top w:val="nil"/>
                  <w:left w:val="nil"/>
                  <w:bottom w:val="nil"/>
                  <w:right w:val="nil"/>
                </w:tcBorders>
                <w:shd w:val="clear" w:color="auto" w:fill="auto"/>
                <w:noWrap/>
                <w:vAlign w:val="bottom"/>
                <w:hideMark/>
              </w:tcPr>
            </w:tcPrChange>
          </w:tcPr>
          <w:p w14:paraId="726A7661" w14:textId="77777777" w:rsidR="00EB4CE1" w:rsidRPr="00EB4CE1" w:rsidDel="00402FFE" w:rsidRDefault="00EB4CE1">
            <w:pPr>
              <w:spacing w:after="0" w:line="240" w:lineRule="auto"/>
              <w:jc w:val="center"/>
              <w:rPr>
                <w:ins w:id="21140" w:author="Stefanie Lane" w:date="2022-06-23T15:12:00Z"/>
                <w:del w:id="21141" w:author="Lane, Stefanie" w:date="2023-04-28T12:07:00Z"/>
                <w:rFonts w:ascii="Calibri" w:eastAsia="Times New Roman" w:hAnsi="Calibri" w:cs="Calibri"/>
                <w:color w:val="000000"/>
                <w:rPrChange w:id="21142" w:author="Stefanie Lane" w:date="2022-06-23T15:12:00Z">
                  <w:rPr>
                    <w:ins w:id="21143" w:author="Stefanie Lane" w:date="2022-06-23T15:12:00Z"/>
                    <w:del w:id="21144" w:author="Lane, Stefanie" w:date="2023-04-28T12:07:00Z"/>
                  </w:rPr>
                </w:rPrChange>
              </w:rPr>
              <w:pPrChange w:id="21145" w:author="Stefanie Lane" w:date="2022-06-23T15:12:00Z">
                <w:pPr>
                  <w:jc w:val="center"/>
                </w:pPr>
              </w:pPrChange>
            </w:pPr>
            <w:ins w:id="21146" w:author="Stefanie Lane" w:date="2022-06-23T15:12:00Z">
              <w:del w:id="21147" w:author="Lane, Stefanie" w:date="2023-04-28T12:07:00Z">
                <w:r w:rsidRPr="00EB4CE1" w:rsidDel="00402FFE">
                  <w:rPr>
                    <w:rFonts w:ascii="Calibri" w:eastAsia="Times New Roman" w:hAnsi="Calibri" w:cs="Calibri"/>
                    <w:color w:val="000000"/>
                    <w:rPrChange w:id="21148" w:author="Stefanie Lane" w:date="2022-06-23T15:12:00Z">
                      <w:rPr/>
                    </w:rPrChange>
                  </w:rPr>
                  <w:delText>0.10</w:delText>
                </w:r>
              </w:del>
            </w:ins>
          </w:p>
        </w:tc>
        <w:tc>
          <w:tcPr>
            <w:tcW w:w="810" w:type="dxa"/>
            <w:tcBorders>
              <w:top w:val="nil"/>
              <w:left w:val="nil"/>
              <w:bottom w:val="nil"/>
              <w:right w:val="nil"/>
            </w:tcBorders>
            <w:shd w:val="clear" w:color="auto" w:fill="auto"/>
            <w:noWrap/>
            <w:vAlign w:val="bottom"/>
            <w:hideMark/>
            <w:tcPrChange w:id="21149" w:author="Stefanie Lane" w:date="2022-06-23T15:14:00Z">
              <w:tcPr>
                <w:tcW w:w="960" w:type="dxa"/>
                <w:tcBorders>
                  <w:top w:val="nil"/>
                  <w:left w:val="nil"/>
                  <w:bottom w:val="nil"/>
                  <w:right w:val="nil"/>
                </w:tcBorders>
                <w:shd w:val="clear" w:color="auto" w:fill="auto"/>
                <w:noWrap/>
                <w:vAlign w:val="bottom"/>
                <w:hideMark/>
              </w:tcPr>
            </w:tcPrChange>
          </w:tcPr>
          <w:p w14:paraId="794C68A3" w14:textId="77777777" w:rsidR="00EB4CE1" w:rsidRPr="00EB4CE1" w:rsidDel="00402FFE" w:rsidRDefault="00EB4CE1">
            <w:pPr>
              <w:spacing w:after="0" w:line="240" w:lineRule="auto"/>
              <w:jc w:val="center"/>
              <w:rPr>
                <w:ins w:id="21150" w:author="Stefanie Lane" w:date="2022-06-23T15:12:00Z"/>
                <w:del w:id="21151" w:author="Lane, Stefanie" w:date="2023-04-28T12:07:00Z"/>
                <w:rFonts w:ascii="Calibri" w:eastAsia="Times New Roman" w:hAnsi="Calibri" w:cs="Calibri"/>
                <w:color w:val="000000"/>
                <w:rPrChange w:id="21152" w:author="Stefanie Lane" w:date="2022-06-23T15:12:00Z">
                  <w:rPr>
                    <w:ins w:id="21153" w:author="Stefanie Lane" w:date="2022-06-23T15:12:00Z"/>
                    <w:del w:id="21154" w:author="Lane, Stefanie" w:date="2023-04-28T12:07:00Z"/>
                  </w:rPr>
                </w:rPrChange>
              </w:rPr>
              <w:pPrChange w:id="21155" w:author="Stefanie Lane" w:date="2022-06-23T15:12:00Z">
                <w:pPr>
                  <w:jc w:val="center"/>
                </w:pPr>
              </w:pPrChange>
            </w:pPr>
            <w:ins w:id="21156" w:author="Stefanie Lane" w:date="2022-06-23T15:12:00Z">
              <w:del w:id="21157" w:author="Lane, Stefanie" w:date="2023-04-28T12:07:00Z">
                <w:r w:rsidRPr="00EB4CE1" w:rsidDel="00402FFE">
                  <w:rPr>
                    <w:rFonts w:ascii="Calibri" w:eastAsia="Times New Roman" w:hAnsi="Calibri" w:cs="Calibri"/>
                    <w:color w:val="000000"/>
                    <w:rPrChange w:id="21158" w:author="Stefanie Lane" w:date="2022-06-23T15:12:00Z">
                      <w:rPr/>
                    </w:rPrChange>
                  </w:rPr>
                  <w:delText>0.11</w:delText>
                </w:r>
              </w:del>
            </w:ins>
          </w:p>
        </w:tc>
        <w:tc>
          <w:tcPr>
            <w:tcW w:w="1710" w:type="dxa"/>
            <w:tcBorders>
              <w:top w:val="nil"/>
              <w:left w:val="nil"/>
              <w:bottom w:val="nil"/>
              <w:right w:val="single" w:sz="8" w:space="0" w:color="auto"/>
            </w:tcBorders>
            <w:shd w:val="clear" w:color="auto" w:fill="auto"/>
            <w:noWrap/>
            <w:vAlign w:val="bottom"/>
            <w:hideMark/>
            <w:tcPrChange w:id="21159"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35729BB" w14:textId="77777777" w:rsidR="00EB4CE1" w:rsidRPr="00EB4CE1" w:rsidDel="00402FFE" w:rsidRDefault="00EB4CE1">
            <w:pPr>
              <w:spacing w:after="0" w:line="240" w:lineRule="auto"/>
              <w:jc w:val="center"/>
              <w:rPr>
                <w:ins w:id="21160" w:author="Stefanie Lane" w:date="2022-06-23T15:12:00Z"/>
                <w:del w:id="21161" w:author="Lane, Stefanie" w:date="2023-04-28T12:07:00Z"/>
                <w:rFonts w:ascii="Calibri" w:eastAsia="Times New Roman" w:hAnsi="Calibri" w:cs="Calibri"/>
                <w:color w:val="000000"/>
                <w:rPrChange w:id="21162" w:author="Stefanie Lane" w:date="2022-06-23T15:12:00Z">
                  <w:rPr>
                    <w:ins w:id="21163" w:author="Stefanie Lane" w:date="2022-06-23T15:12:00Z"/>
                    <w:del w:id="21164" w:author="Lane, Stefanie" w:date="2023-04-28T12:07:00Z"/>
                  </w:rPr>
                </w:rPrChange>
              </w:rPr>
              <w:pPrChange w:id="21165" w:author="Stefanie Lane" w:date="2022-06-23T15:12:00Z">
                <w:pPr>
                  <w:jc w:val="center"/>
                </w:pPr>
              </w:pPrChange>
            </w:pPr>
            <w:ins w:id="21166" w:author="Stefanie Lane" w:date="2022-06-23T15:12:00Z">
              <w:del w:id="21167" w:author="Lane, Stefanie" w:date="2023-04-28T12:07:00Z">
                <w:r w:rsidRPr="00EB4CE1" w:rsidDel="00402FFE">
                  <w:rPr>
                    <w:rFonts w:ascii="Calibri" w:eastAsia="Times New Roman" w:hAnsi="Calibri" w:cs="Calibri"/>
                    <w:color w:val="000000"/>
                    <w:rPrChange w:id="21168" w:author="Stefanie Lane" w:date="2022-06-23T15:12:00Z">
                      <w:rPr/>
                    </w:rPrChange>
                  </w:rPr>
                  <w:delText>-74.0</w:delText>
                </w:r>
              </w:del>
            </w:ins>
          </w:p>
        </w:tc>
      </w:tr>
      <w:tr w:rsidR="00EB4CE1" w:rsidRPr="00EB4CE1" w:rsidDel="00402FFE" w14:paraId="04B03D8F" w14:textId="77777777" w:rsidTr="006F10B7">
        <w:trPr>
          <w:trHeight w:val="290"/>
          <w:ins w:id="21169" w:author="Stefanie Lane" w:date="2022-06-23T15:12:00Z"/>
          <w:del w:id="21170" w:author="Lane, Stefanie" w:date="2023-04-28T12:07:00Z"/>
          <w:trPrChange w:id="2117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117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6ACD5D1" w14:textId="77777777" w:rsidR="00EB4CE1" w:rsidRPr="00EB4CE1" w:rsidDel="00402FFE" w:rsidRDefault="00EB4CE1">
            <w:pPr>
              <w:spacing w:after="0" w:line="240" w:lineRule="auto"/>
              <w:rPr>
                <w:ins w:id="21173" w:author="Stefanie Lane" w:date="2022-06-23T15:12:00Z"/>
                <w:del w:id="21174" w:author="Lane, Stefanie" w:date="2023-04-28T12:07:00Z"/>
                <w:rFonts w:ascii="Calibri" w:eastAsia="Times New Roman" w:hAnsi="Calibri" w:cs="Calibri"/>
                <w:color w:val="000000"/>
                <w:rPrChange w:id="21175" w:author="Stefanie Lane" w:date="2022-06-23T15:12:00Z">
                  <w:rPr>
                    <w:ins w:id="21176" w:author="Stefanie Lane" w:date="2022-06-23T15:12:00Z"/>
                    <w:del w:id="21177" w:author="Lane, Stefanie" w:date="2023-04-28T12:07:00Z"/>
                  </w:rPr>
                </w:rPrChange>
              </w:rPr>
              <w:pPrChange w:id="2117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117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F9368F2" w14:textId="77777777" w:rsidR="00EB4CE1" w:rsidRPr="00EB4CE1" w:rsidDel="00402FFE" w:rsidRDefault="00EB4CE1">
            <w:pPr>
              <w:spacing w:after="0" w:line="240" w:lineRule="auto"/>
              <w:rPr>
                <w:ins w:id="21180" w:author="Stefanie Lane" w:date="2022-06-23T15:12:00Z"/>
                <w:del w:id="21181" w:author="Lane, Stefanie" w:date="2023-04-28T12:07:00Z"/>
                <w:rFonts w:ascii="Calibri" w:eastAsia="Times New Roman" w:hAnsi="Calibri" w:cs="Calibri"/>
                <w:color w:val="000000"/>
                <w:rPrChange w:id="21182" w:author="Stefanie Lane" w:date="2022-06-23T15:12:00Z">
                  <w:rPr>
                    <w:ins w:id="21183" w:author="Stefanie Lane" w:date="2022-06-23T15:12:00Z"/>
                    <w:del w:id="21184" w:author="Lane, Stefanie" w:date="2023-04-28T12:07:00Z"/>
                  </w:rPr>
                </w:rPrChange>
              </w:rPr>
              <w:pPrChange w:id="21185"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1186"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52E0AB1" w14:textId="77777777" w:rsidR="00EB4CE1" w:rsidRPr="00EB4CE1" w:rsidDel="00402FFE" w:rsidRDefault="00EB4CE1">
            <w:pPr>
              <w:spacing w:after="0" w:line="240" w:lineRule="auto"/>
              <w:rPr>
                <w:ins w:id="21187" w:author="Stefanie Lane" w:date="2022-06-23T15:12:00Z"/>
                <w:del w:id="21188" w:author="Lane, Stefanie" w:date="2023-04-28T12:07:00Z"/>
                <w:rFonts w:ascii="Calibri" w:eastAsia="Times New Roman" w:hAnsi="Calibri" w:cs="Calibri"/>
                <w:i/>
                <w:iCs/>
                <w:color w:val="000000"/>
                <w:rPrChange w:id="21189" w:author="Stefanie Lane" w:date="2022-06-23T15:12:00Z">
                  <w:rPr>
                    <w:ins w:id="21190" w:author="Stefanie Lane" w:date="2022-06-23T15:12:00Z"/>
                    <w:del w:id="21191" w:author="Lane, Stefanie" w:date="2023-04-28T12:07:00Z"/>
                  </w:rPr>
                </w:rPrChange>
              </w:rPr>
              <w:pPrChange w:id="21192" w:author="Stefanie Lane" w:date="2022-06-23T15:12:00Z">
                <w:pPr/>
              </w:pPrChange>
            </w:pPr>
            <w:ins w:id="21193" w:author="Stefanie Lane" w:date="2022-06-23T15:12:00Z">
              <w:del w:id="21194" w:author="Lane, Stefanie" w:date="2023-04-28T12:07:00Z">
                <w:r w:rsidRPr="00EB4CE1" w:rsidDel="00402FFE">
                  <w:rPr>
                    <w:rFonts w:ascii="Calibri" w:eastAsia="Times New Roman" w:hAnsi="Calibri" w:cs="Calibri"/>
                    <w:i/>
                    <w:iCs/>
                    <w:color w:val="000000"/>
                    <w:rPrChange w:id="21195" w:author="Stefanie Lane" w:date="2022-06-23T15:12:00Z">
                      <w:rPr/>
                    </w:rPrChange>
                  </w:rPr>
                  <w:delText>Bidens cernua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119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25D0F07" w14:textId="77777777" w:rsidR="00EB4CE1" w:rsidRPr="00EB4CE1" w:rsidDel="00402FFE" w:rsidRDefault="00EB4CE1">
            <w:pPr>
              <w:spacing w:after="0" w:line="240" w:lineRule="auto"/>
              <w:jc w:val="center"/>
              <w:rPr>
                <w:ins w:id="21197" w:author="Stefanie Lane" w:date="2022-06-23T15:12:00Z"/>
                <w:del w:id="21198" w:author="Lane, Stefanie" w:date="2023-04-28T12:07:00Z"/>
                <w:rFonts w:ascii="Calibri" w:eastAsia="Times New Roman" w:hAnsi="Calibri" w:cs="Calibri"/>
                <w:color w:val="000000"/>
                <w:rPrChange w:id="21199" w:author="Stefanie Lane" w:date="2022-06-23T15:12:00Z">
                  <w:rPr>
                    <w:ins w:id="21200" w:author="Stefanie Lane" w:date="2022-06-23T15:12:00Z"/>
                    <w:del w:id="21201" w:author="Lane, Stefanie" w:date="2023-04-28T12:07:00Z"/>
                  </w:rPr>
                </w:rPrChange>
              </w:rPr>
              <w:pPrChange w:id="21202" w:author="Stefanie Lane" w:date="2022-06-23T15:12:00Z">
                <w:pPr>
                  <w:jc w:val="center"/>
                </w:pPr>
              </w:pPrChange>
            </w:pPr>
            <w:ins w:id="21203" w:author="Stefanie Lane" w:date="2022-06-23T15:12:00Z">
              <w:del w:id="21204" w:author="Lane, Stefanie" w:date="2023-04-28T12:07:00Z">
                <w:r w:rsidRPr="00EB4CE1" w:rsidDel="00402FFE">
                  <w:rPr>
                    <w:rFonts w:ascii="Calibri" w:eastAsia="Times New Roman" w:hAnsi="Calibri" w:cs="Calibri"/>
                    <w:color w:val="000000"/>
                    <w:rPrChange w:id="21205" w:author="Stefanie Lane" w:date="2022-06-23T15:12:00Z">
                      <w:rPr/>
                    </w:rPrChange>
                  </w:rPr>
                  <w:delText>0.47</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120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7165A82" w14:textId="77777777" w:rsidR="00EB4CE1" w:rsidRPr="00EB4CE1" w:rsidDel="00402FFE" w:rsidRDefault="00EB4CE1">
            <w:pPr>
              <w:spacing w:after="0" w:line="240" w:lineRule="auto"/>
              <w:jc w:val="center"/>
              <w:rPr>
                <w:ins w:id="21207" w:author="Stefanie Lane" w:date="2022-06-23T15:12:00Z"/>
                <w:del w:id="21208" w:author="Lane, Stefanie" w:date="2023-04-28T12:07:00Z"/>
                <w:rFonts w:ascii="Calibri" w:eastAsia="Times New Roman" w:hAnsi="Calibri" w:cs="Calibri"/>
                <w:color w:val="000000"/>
                <w:rPrChange w:id="21209" w:author="Stefanie Lane" w:date="2022-06-23T15:12:00Z">
                  <w:rPr>
                    <w:ins w:id="21210" w:author="Stefanie Lane" w:date="2022-06-23T15:12:00Z"/>
                    <w:del w:id="21211" w:author="Lane, Stefanie" w:date="2023-04-28T12:07:00Z"/>
                  </w:rPr>
                </w:rPrChange>
              </w:rPr>
              <w:pPrChange w:id="21212" w:author="Stefanie Lane" w:date="2022-06-23T15:12:00Z">
                <w:pPr>
                  <w:jc w:val="center"/>
                </w:pPr>
              </w:pPrChange>
            </w:pPr>
            <w:ins w:id="21213" w:author="Stefanie Lane" w:date="2022-06-23T15:12:00Z">
              <w:del w:id="21214" w:author="Lane, Stefanie" w:date="2023-04-28T12:07:00Z">
                <w:r w:rsidRPr="00EB4CE1" w:rsidDel="00402FFE">
                  <w:rPr>
                    <w:rFonts w:ascii="Calibri" w:eastAsia="Times New Roman" w:hAnsi="Calibri" w:cs="Calibri"/>
                    <w:color w:val="000000"/>
                    <w:rPrChange w:id="21215" w:author="Stefanie Lane" w:date="2022-06-23T15:12:00Z">
                      <w:rPr/>
                    </w:rPrChange>
                  </w:rPr>
                  <w:delText>0.13</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121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F9AF456" w14:textId="77777777" w:rsidR="00EB4CE1" w:rsidRPr="00EB4CE1" w:rsidDel="00402FFE" w:rsidRDefault="00EB4CE1">
            <w:pPr>
              <w:spacing w:after="0" w:line="240" w:lineRule="auto"/>
              <w:jc w:val="center"/>
              <w:rPr>
                <w:ins w:id="21217" w:author="Stefanie Lane" w:date="2022-06-23T15:12:00Z"/>
                <w:del w:id="21218" w:author="Lane, Stefanie" w:date="2023-04-28T12:07:00Z"/>
                <w:rFonts w:ascii="Calibri" w:eastAsia="Times New Roman" w:hAnsi="Calibri" w:cs="Calibri"/>
                <w:color w:val="000000"/>
                <w:rPrChange w:id="21219" w:author="Stefanie Lane" w:date="2022-06-23T15:12:00Z">
                  <w:rPr>
                    <w:ins w:id="21220" w:author="Stefanie Lane" w:date="2022-06-23T15:12:00Z"/>
                    <w:del w:id="21221" w:author="Lane, Stefanie" w:date="2023-04-28T12:07:00Z"/>
                  </w:rPr>
                </w:rPrChange>
              </w:rPr>
              <w:pPrChange w:id="21222" w:author="Stefanie Lane" w:date="2022-06-23T15:12:00Z">
                <w:pPr>
                  <w:jc w:val="center"/>
                </w:pPr>
              </w:pPrChange>
            </w:pPr>
            <w:ins w:id="21223" w:author="Stefanie Lane" w:date="2022-06-23T15:12:00Z">
              <w:del w:id="21224" w:author="Lane, Stefanie" w:date="2023-04-28T12:07:00Z">
                <w:r w:rsidRPr="00EB4CE1" w:rsidDel="00402FFE">
                  <w:rPr>
                    <w:rFonts w:ascii="Calibri" w:eastAsia="Times New Roman" w:hAnsi="Calibri" w:cs="Calibri"/>
                    <w:color w:val="000000"/>
                    <w:rPrChange w:id="21225" w:author="Stefanie Lane" w:date="2022-06-23T15:12:00Z">
                      <w:rPr/>
                    </w:rPrChange>
                  </w:rPr>
                  <w:delText>0.21</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122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69C492F" w14:textId="77777777" w:rsidR="00EB4CE1" w:rsidRPr="00EB4CE1" w:rsidDel="00402FFE" w:rsidRDefault="00EB4CE1">
            <w:pPr>
              <w:spacing w:after="0" w:line="240" w:lineRule="auto"/>
              <w:jc w:val="center"/>
              <w:rPr>
                <w:ins w:id="21227" w:author="Stefanie Lane" w:date="2022-06-23T15:12:00Z"/>
                <w:del w:id="21228" w:author="Lane, Stefanie" w:date="2023-04-28T12:07:00Z"/>
                <w:rFonts w:ascii="Calibri" w:eastAsia="Times New Roman" w:hAnsi="Calibri" w:cs="Calibri"/>
                <w:color w:val="000000"/>
                <w:rPrChange w:id="21229" w:author="Stefanie Lane" w:date="2022-06-23T15:12:00Z">
                  <w:rPr>
                    <w:ins w:id="21230" w:author="Stefanie Lane" w:date="2022-06-23T15:12:00Z"/>
                    <w:del w:id="21231" w:author="Lane, Stefanie" w:date="2023-04-28T12:07:00Z"/>
                  </w:rPr>
                </w:rPrChange>
              </w:rPr>
              <w:pPrChange w:id="21232" w:author="Stefanie Lane" w:date="2022-06-23T15:12:00Z">
                <w:pPr>
                  <w:jc w:val="center"/>
                </w:pPr>
              </w:pPrChange>
            </w:pPr>
            <w:ins w:id="21233" w:author="Stefanie Lane" w:date="2022-06-23T15:12:00Z">
              <w:del w:id="21234" w:author="Lane, Stefanie" w:date="2023-04-28T12:07:00Z">
                <w:r w:rsidRPr="00EB4CE1" w:rsidDel="00402FFE">
                  <w:rPr>
                    <w:rFonts w:ascii="Calibri" w:eastAsia="Times New Roman" w:hAnsi="Calibri" w:cs="Calibri"/>
                    <w:color w:val="000000"/>
                    <w:rPrChange w:id="21235" w:author="Stefanie Lane" w:date="2022-06-23T15:12:00Z">
                      <w:rPr/>
                    </w:rPrChange>
                  </w:rPr>
                  <w:delText>-54.5</w:delText>
                </w:r>
              </w:del>
            </w:ins>
          </w:p>
        </w:tc>
      </w:tr>
      <w:tr w:rsidR="00EB4CE1" w:rsidRPr="00EB4CE1" w:rsidDel="00402FFE" w14:paraId="5447AB2E" w14:textId="77777777" w:rsidTr="006F10B7">
        <w:trPr>
          <w:trHeight w:val="290"/>
          <w:ins w:id="21236" w:author="Stefanie Lane" w:date="2022-06-23T15:12:00Z"/>
          <w:del w:id="21237" w:author="Lane, Stefanie" w:date="2023-04-28T12:07:00Z"/>
          <w:trPrChange w:id="2123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123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836543D" w14:textId="77777777" w:rsidR="00EB4CE1" w:rsidRPr="00EB4CE1" w:rsidDel="00402FFE" w:rsidRDefault="00EB4CE1">
            <w:pPr>
              <w:spacing w:after="0" w:line="240" w:lineRule="auto"/>
              <w:rPr>
                <w:ins w:id="21240" w:author="Stefanie Lane" w:date="2022-06-23T15:12:00Z"/>
                <w:del w:id="21241" w:author="Lane, Stefanie" w:date="2023-04-28T12:07:00Z"/>
                <w:rFonts w:ascii="Calibri" w:eastAsia="Times New Roman" w:hAnsi="Calibri" w:cs="Calibri"/>
                <w:color w:val="000000"/>
                <w:rPrChange w:id="21242" w:author="Stefanie Lane" w:date="2022-06-23T15:12:00Z">
                  <w:rPr>
                    <w:ins w:id="21243" w:author="Stefanie Lane" w:date="2022-06-23T15:12:00Z"/>
                    <w:del w:id="21244" w:author="Lane, Stefanie" w:date="2023-04-28T12:07:00Z"/>
                  </w:rPr>
                </w:rPrChange>
              </w:rPr>
              <w:pPrChange w:id="2124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124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74A9854" w14:textId="77777777" w:rsidR="00EB4CE1" w:rsidRPr="00EB4CE1" w:rsidDel="00402FFE" w:rsidRDefault="00EB4CE1">
            <w:pPr>
              <w:spacing w:after="0" w:line="240" w:lineRule="auto"/>
              <w:rPr>
                <w:ins w:id="21247" w:author="Stefanie Lane" w:date="2022-06-23T15:12:00Z"/>
                <w:del w:id="21248" w:author="Lane, Stefanie" w:date="2023-04-28T12:07:00Z"/>
                <w:rFonts w:ascii="Calibri" w:eastAsia="Times New Roman" w:hAnsi="Calibri" w:cs="Calibri"/>
                <w:color w:val="000000"/>
                <w:rPrChange w:id="21249" w:author="Stefanie Lane" w:date="2022-06-23T15:12:00Z">
                  <w:rPr>
                    <w:ins w:id="21250" w:author="Stefanie Lane" w:date="2022-06-23T15:12:00Z"/>
                    <w:del w:id="21251" w:author="Lane, Stefanie" w:date="2023-04-28T12:07:00Z"/>
                  </w:rPr>
                </w:rPrChange>
              </w:rPr>
              <w:pPrChange w:id="21252" w:author="Stefanie Lane" w:date="2022-06-23T15:12:00Z">
                <w:pPr/>
              </w:pPrChange>
            </w:pPr>
          </w:p>
        </w:tc>
        <w:tc>
          <w:tcPr>
            <w:tcW w:w="3320" w:type="dxa"/>
            <w:tcBorders>
              <w:top w:val="nil"/>
              <w:left w:val="nil"/>
              <w:bottom w:val="nil"/>
              <w:right w:val="nil"/>
            </w:tcBorders>
            <w:shd w:val="clear" w:color="auto" w:fill="auto"/>
            <w:noWrap/>
            <w:vAlign w:val="bottom"/>
            <w:hideMark/>
            <w:tcPrChange w:id="21253" w:author="Stefanie Lane" w:date="2022-06-23T15:14:00Z">
              <w:tcPr>
                <w:tcW w:w="3320" w:type="dxa"/>
                <w:tcBorders>
                  <w:top w:val="nil"/>
                  <w:left w:val="nil"/>
                  <w:bottom w:val="nil"/>
                  <w:right w:val="nil"/>
                </w:tcBorders>
                <w:shd w:val="clear" w:color="auto" w:fill="auto"/>
                <w:noWrap/>
                <w:vAlign w:val="bottom"/>
                <w:hideMark/>
              </w:tcPr>
            </w:tcPrChange>
          </w:tcPr>
          <w:p w14:paraId="63C2A535" w14:textId="77777777" w:rsidR="00EB4CE1" w:rsidRPr="00EB4CE1" w:rsidDel="00402FFE" w:rsidRDefault="00EB4CE1">
            <w:pPr>
              <w:spacing w:after="0" w:line="240" w:lineRule="auto"/>
              <w:rPr>
                <w:ins w:id="21254" w:author="Stefanie Lane" w:date="2022-06-23T15:12:00Z"/>
                <w:del w:id="21255" w:author="Lane, Stefanie" w:date="2023-04-28T12:07:00Z"/>
                <w:rFonts w:ascii="Calibri" w:eastAsia="Times New Roman" w:hAnsi="Calibri" w:cs="Calibri"/>
                <w:i/>
                <w:iCs/>
                <w:color w:val="000000"/>
                <w:rPrChange w:id="21256" w:author="Stefanie Lane" w:date="2022-06-23T15:12:00Z">
                  <w:rPr>
                    <w:ins w:id="21257" w:author="Stefanie Lane" w:date="2022-06-23T15:12:00Z"/>
                    <w:del w:id="21258" w:author="Lane, Stefanie" w:date="2023-04-28T12:07:00Z"/>
                  </w:rPr>
                </w:rPrChange>
              </w:rPr>
              <w:pPrChange w:id="21259" w:author="Stefanie Lane" w:date="2022-06-23T15:12:00Z">
                <w:pPr/>
              </w:pPrChange>
            </w:pPr>
            <w:ins w:id="21260" w:author="Stefanie Lane" w:date="2022-06-23T15:12:00Z">
              <w:del w:id="21261" w:author="Lane, Stefanie" w:date="2023-04-28T12:07:00Z">
                <w:r w:rsidRPr="00EB4CE1" w:rsidDel="00402FFE">
                  <w:rPr>
                    <w:rFonts w:ascii="Calibri" w:eastAsia="Times New Roman" w:hAnsi="Calibri" w:cs="Calibri"/>
                    <w:i/>
                    <w:iCs/>
                    <w:color w:val="000000"/>
                    <w:rPrChange w:id="21262" w:author="Stefanie Lane" w:date="2022-06-23T15:12:00Z">
                      <w:rPr/>
                    </w:rPrChange>
                  </w:rPr>
                  <w:delText>Eleocharis palustris</w:delText>
                </w:r>
              </w:del>
            </w:ins>
          </w:p>
        </w:tc>
        <w:tc>
          <w:tcPr>
            <w:tcW w:w="869" w:type="dxa"/>
            <w:tcBorders>
              <w:top w:val="nil"/>
              <w:left w:val="nil"/>
              <w:bottom w:val="nil"/>
              <w:right w:val="nil"/>
            </w:tcBorders>
            <w:shd w:val="clear" w:color="auto" w:fill="auto"/>
            <w:noWrap/>
            <w:vAlign w:val="bottom"/>
            <w:hideMark/>
            <w:tcPrChange w:id="21263" w:author="Stefanie Lane" w:date="2022-06-23T15:14:00Z">
              <w:tcPr>
                <w:tcW w:w="960" w:type="dxa"/>
                <w:tcBorders>
                  <w:top w:val="nil"/>
                  <w:left w:val="nil"/>
                  <w:bottom w:val="nil"/>
                  <w:right w:val="nil"/>
                </w:tcBorders>
                <w:shd w:val="clear" w:color="auto" w:fill="auto"/>
                <w:noWrap/>
                <w:vAlign w:val="bottom"/>
                <w:hideMark/>
              </w:tcPr>
            </w:tcPrChange>
          </w:tcPr>
          <w:p w14:paraId="3D48C22A" w14:textId="77777777" w:rsidR="00EB4CE1" w:rsidRPr="00EB4CE1" w:rsidDel="00402FFE" w:rsidRDefault="00EB4CE1">
            <w:pPr>
              <w:spacing w:after="0" w:line="240" w:lineRule="auto"/>
              <w:jc w:val="center"/>
              <w:rPr>
                <w:ins w:id="21264" w:author="Stefanie Lane" w:date="2022-06-23T15:12:00Z"/>
                <w:del w:id="21265" w:author="Lane, Stefanie" w:date="2023-04-28T12:07:00Z"/>
                <w:rFonts w:ascii="Calibri" w:eastAsia="Times New Roman" w:hAnsi="Calibri" w:cs="Calibri"/>
                <w:color w:val="000000"/>
                <w:rPrChange w:id="21266" w:author="Stefanie Lane" w:date="2022-06-23T15:12:00Z">
                  <w:rPr>
                    <w:ins w:id="21267" w:author="Stefanie Lane" w:date="2022-06-23T15:12:00Z"/>
                    <w:del w:id="21268" w:author="Lane, Stefanie" w:date="2023-04-28T12:07:00Z"/>
                  </w:rPr>
                </w:rPrChange>
              </w:rPr>
              <w:pPrChange w:id="21269" w:author="Stefanie Lane" w:date="2022-06-23T15:12:00Z">
                <w:pPr>
                  <w:jc w:val="center"/>
                </w:pPr>
              </w:pPrChange>
            </w:pPr>
            <w:ins w:id="21270" w:author="Stefanie Lane" w:date="2022-06-23T15:12:00Z">
              <w:del w:id="21271" w:author="Lane, Stefanie" w:date="2023-04-28T12:07:00Z">
                <w:r w:rsidRPr="00EB4CE1" w:rsidDel="00402FFE">
                  <w:rPr>
                    <w:rFonts w:ascii="Calibri" w:eastAsia="Times New Roman" w:hAnsi="Calibri" w:cs="Calibri"/>
                    <w:color w:val="000000"/>
                    <w:rPrChange w:id="21272" w:author="Stefanie Lane" w:date="2022-06-23T15:12:00Z">
                      <w:rPr/>
                    </w:rPrChange>
                  </w:rPr>
                  <w:delText>0.79</w:delText>
                </w:r>
              </w:del>
            </w:ins>
          </w:p>
        </w:tc>
        <w:tc>
          <w:tcPr>
            <w:tcW w:w="990" w:type="dxa"/>
            <w:tcBorders>
              <w:top w:val="nil"/>
              <w:left w:val="nil"/>
              <w:bottom w:val="nil"/>
              <w:right w:val="nil"/>
            </w:tcBorders>
            <w:shd w:val="clear" w:color="auto" w:fill="auto"/>
            <w:noWrap/>
            <w:vAlign w:val="bottom"/>
            <w:hideMark/>
            <w:tcPrChange w:id="21273" w:author="Stefanie Lane" w:date="2022-06-23T15:14:00Z">
              <w:tcPr>
                <w:tcW w:w="960" w:type="dxa"/>
                <w:tcBorders>
                  <w:top w:val="nil"/>
                  <w:left w:val="nil"/>
                  <w:bottom w:val="nil"/>
                  <w:right w:val="nil"/>
                </w:tcBorders>
                <w:shd w:val="clear" w:color="auto" w:fill="auto"/>
                <w:noWrap/>
                <w:vAlign w:val="bottom"/>
                <w:hideMark/>
              </w:tcPr>
            </w:tcPrChange>
          </w:tcPr>
          <w:p w14:paraId="2B4D8BEB" w14:textId="77777777" w:rsidR="00EB4CE1" w:rsidRPr="00EB4CE1" w:rsidDel="00402FFE" w:rsidRDefault="00EB4CE1">
            <w:pPr>
              <w:spacing w:after="0" w:line="240" w:lineRule="auto"/>
              <w:jc w:val="center"/>
              <w:rPr>
                <w:ins w:id="21274" w:author="Stefanie Lane" w:date="2022-06-23T15:12:00Z"/>
                <w:del w:id="21275" w:author="Lane, Stefanie" w:date="2023-04-28T12:07:00Z"/>
                <w:rFonts w:ascii="Calibri" w:eastAsia="Times New Roman" w:hAnsi="Calibri" w:cs="Calibri"/>
                <w:color w:val="000000"/>
                <w:rPrChange w:id="21276" w:author="Stefanie Lane" w:date="2022-06-23T15:12:00Z">
                  <w:rPr>
                    <w:ins w:id="21277" w:author="Stefanie Lane" w:date="2022-06-23T15:12:00Z"/>
                    <w:del w:id="21278" w:author="Lane, Stefanie" w:date="2023-04-28T12:07:00Z"/>
                  </w:rPr>
                </w:rPrChange>
              </w:rPr>
              <w:pPrChange w:id="21279" w:author="Stefanie Lane" w:date="2022-06-23T15:12:00Z">
                <w:pPr>
                  <w:jc w:val="center"/>
                </w:pPr>
              </w:pPrChange>
            </w:pPr>
            <w:ins w:id="21280" w:author="Stefanie Lane" w:date="2022-06-23T15:12:00Z">
              <w:del w:id="21281" w:author="Lane, Stefanie" w:date="2023-04-28T12:07:00Z">
                <w:r w:rsidRPr="00EB4CE1" w:rsidDel="00402FFE">
                  <w:rPr>
                    <w:rFonts w:ascii="Calibri" w:eastAsia="Times New Roman" w:hAnsi="Calibri" w:cs="Calibri"/>
                    <w:color w:val="000000"/>
                    <w:rPrChange w:id="21282" w:author="Stefanie Lane" w:date="2022-06-23T15:12:00Z">
                      <w:rPr/>
                    </w:rPrChange>
                  </w:rPr>
                  <w:delText>0.35</w:delText>
                </w:r>
              </w:del>
            </w:ins>
          </w:p>
        </w:tc>
        <w:tc>
          <w:tcPr>
            <w:tcW w:w="810" w:type="dxa"/>
            <w:tcBorders>
              <w:top w:val="nil"/>
              <w:left w:val="nil"/>
              <w:bottom w:val="nil"/>
              <w:right w:val="nil"/>
            </w:tcBorders>
            <w:shd w:val="clear" w:color="auto" w:fill="auto"/>
            <w:noWrap/>
            <w:vAlign w:val="bottom"/>
            <w:hideMark/>
            <w:tcPrChange w:id="21283" w:author="Stefanie Lane" w:date="2022-06-23T15:14:00Z">
              <w:tcPr>
                <w:tcW w:w="960" w:type="dxa"/>
                <w:tcBorders>
                  <w:top w:val="nil"/>
                  <w:left w:val="nil"/>
                  <w:bottom w:val="nil"/>
                  <w:right w:val="nil"/>
                </w:tcBorders>
                <w:shd w:val="clear" w:color="auto" w:fill="auto"/>
                <w:noWrap/>
                <w:vAlign w:val="bottom"/>
                <w:hideMark/>
              </w:tcPr>
            </w:tcPrChange>
          </w:tcPr>
          <w:p w14:paraId="58FD74DC" w14:textId="77777777" w:rsidR="00EB4CE1" w:rsidRPr="00EB4CE1" w:rsidDel="00402FFE" w:rsidRDefault="00EB4CE1">
            <w:pPr>
              <w:spacing w:after="0" w:line="240" w:lineRule="auto"/>
              <w:jc w:val="center"/>
              <w:rPr>
                <w:ins w:id="21284" w:author="Stefanie Lane" w:date="2022-06-23T15:12:00Z"/>
                <w:del w:id="21285" w:author="Lane, Stefanie" w:date="2023-04-28T12:07:00Z"/>
                <w:rFonts w:ascii="Calibri" w:eastAsia="Times New Roman" w:hAnsi="Calibri" w:cs="Calibri"/>
                <w:color w:val="000000"/>
                <w:rPrChange w:id="21286" w:author="Stefanie Lane" w:date="2022-06-23T15:12:00Z">
                  <w:rPr>
                    <w:ins w:id="21287" w:author="Stefanie Lane" w:date="2022-06-23T15:12:00Z"/>
                    <w:del w:id="21288" w:author="Lane, Stefanie" w:date="2023-04-28T12:07:00Z"/>
                  </w:rPr>
                </w:rPrChange>
              </w:rPr>
              <w:pPrChange w:id="21289" w:author="Stefanie Lane" w:date="2022-06-23T15:12:00Z">
                <w:pPr>
                  <w:jc w:val="center"/>
                </w:pPr>
              </w:pPrChange>
            </w:pPr>
            <w:ins w:id="21290" w:author="Stefanie Lane" w:date="2022-06-23T15:12:00Z">
              <w:del w:id="21291" w:author="Lane, Stefanie" w:date="2023-04-28T12:07:00Z">
                <w:r w:rsidRPr="00EB4CE1" w:rsidDel="00402FFE">
                  <w:rPr>
                    <w:rFonts w:ascii="Calibri" w:eastAsia="Times New Roman" w:hAnsi="Calibri" w:cs="Calibri"/>
                    <w:color w:val="000000"/>
                    <w:rPrChange w:id="21292" w:author="Stefanie Lane" w:date="2022-06-23T15:12:00Z">
                      <w:rPr/>
                    </w:rPrChange>
                  </w:rPr>
                  <w:delText>0.39</w:delText>
                </w:r>
              </w:del>
            </w:ins>
          </w:p>
        </w:tc>
        <w:tc>
          <w:tcPr>
            <w:tcW w:w="1710" w:type="dxa"/>
            <w:tcBorders>
              <w:top w:val="nil"/>
              <w:left w:val="nil"/>
              <w:bottom w:val="nil"/>
              <w:right w:val="single" w:sz="8" w:space="0" w:color="auto"/>
            </w:tcBorders>
            <w:shd w:val="clear" w:color="auto" w:fill="auto"/>
            <w:noWrap/>
            <w:vAlign w:val="bottom"/>
            <w:hideMark/>
            <w:tcPrChange w:id="21293"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E79087F" w14:textId="77777777" w:rsidR="00EB4CE1" w:rsidRPr="00EB4CE1" w:rsidDel="00402FFE" w:rsidRDefault="00EB4CE1">
            <w:pPr>
              <w:spacing w:after="0" w:line="240" w:lineRule="auto"/>
              <w:jc w:val="center"/>
              <w:rPr>
                <w:ins w:id="21294" w:author="Stefanie Lane" w:date="2022-06-23T15:12:00Z"/>
                <w:del w:id="21295" w:author="Lane, Stefanie" w:date="2023-04-28T12:07:00Z"/>
                <w:rFonts w:ascii="Calibri" w:eastAsia="Times New Roman" w:hAnsi="Calibri" w:cs="Calibri"/>
                <w:color w:val="000000"/>
                <w:rPrChange w:id="21296" w:author="Stefanie Lane" w:date="2022-06-23T15:12:00Z">
                  <w:rPr>
                    <w:ins w:id="21297" w:author="Stefanie Lane" w:date="2022-06-23T15:12:00Z"/>
                    <w:del w:id="21298" w:author="Lane, Stefanie" w:date="2023-04-28T12:07:00Z"/>
                  </w:rPr>
                </w:rPrChange>
              </w:rPr>
              <w:pPrChange w:id="21299" w:author="Stefanie Lane" w:date="2022-06-23T15:12:00Z">
                <w:pPr>
                  <w:jc w:val="center"/>
                </w:pPr>
              </w:pPrChange>
            </w:pPr>
            <w:ins w:id="21300" w:author="Stefanie Lane" w:date="2022-06-23T15:12:00Z">
              <w:del w:id="21301" w:author="Lane, Stefanie" w:date="2023-04-28T12:07:00Z">
                <w:r w:rsidRPr="00EB4CE1" w:rsidDel="00402FFE">
                  <w:rPr>
                    <w:rFonts w:ascii="Calibri" w:eastAsia="Times New Roman" w:hAnsi="Calibri" w:cs="Calibri"/>
                    <w:color w:val="000000"/>
                    <w:rPrChange w:id="21302" w:author="Stefanie Lane" w:date="2022-06-23T15:12:00Z">
                      <w:rPr/>
                    </w:rPrChange>
                  </w:rPr>
                  <w:delText>-50.5</w:delText>
                </w:r>
              </w:del>
            </w:ins>
          </w:p>
        </w:tc>
      </w:tr>
      <w:tr w:rsidR="00EB4CE1" w:rsidRPr="00EB4CE1" w:rsidDel="00402FFE" w14:paraId="6260CBBE" w14:textId="77777777" w:rsidTr="006F10B7">
        <w:trPr>
          <w:trHeight w:val="290"/>
          <w:ins w:id="21303" w:author="Stefanie Lane" w:date="2022-06-23T15:12:00Z"/>
          <w:del w:id="21304" w:author="Lane, Stefanie" w:date="2023-04-28T12:07:00Z"/>
          <w:trPrChange w:id="2130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130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C7EE2A5" w14:textId="77777777" w:rsidR="00EB4CE1" w:rsidRPr="00EB4CE1" w:rsidDel="00402FFE" w:rsidRDefault="00EB4CE1">
            <w:pPr>
              <w:spacing w:after="0" w:line="240" w:lineRule="auto"/>
              <w:rPr>
                <w:ins w:id="21307" w:author="Stefanie Lane" w:date="2022-06-23T15:12:00Z"/>
                <w:del w:id="21308" w:author="Lane, Stefanie" w:date="2023-04-28T12:07:00Z"/>
                <w:rFonts w:ascii="Calibri" w:eastAsia="Times New Roman" w:hAnsi="Calibri" w:cs="Calibri"/>
                <w:color w:val="000000"/>
                <w:rPrChange w:id="21309" w:author="Stefanie Lane" w:date="2022-06-23T15:12:00Z">
                  <w:rPr>
                    <w:ins w:id="21310" w:author="Stefanie Lane" w:date="2022-06-23T15:12:00Z"/>
                    <w:del w:id="21311" w:author="Lane, Stefanie" w:date="2023-04-28T12:07:00Z"/>
                  </w:rPr>
                </w:rPrChange>
              </w:rPr>
              <w:pPrChange w:id="2131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131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AC9B31B" w14:textId="77777777" w:rsidR="00EB4CE1" w:rsidRPr="00EB4CE1" w:rsidDel="00402FFE" w:rsidRDefault="00EB4CE1">
            <w:pPr>
              <w:spacing w:after="0" w:line="240" w:lineRule="auto"/>
              <w:rPr>
                <w:ins w:id="21314" w:author="Stefanie Lane" w:date="2022-06-23T15:12:00Z"/>
                <w:del w:id="21315" w:author="Lane, Stefanie" w:date="2023-04-28T12:07:00Z"/>
                <w:rFonts w:ascii="Calibri" w:eastAsia="Times New Roman" w:hAnsi="Calibri" w:cs="Calibri"/>
                <w:color w:val="000000"/>
                <w:rPrChange w:id="21316" w:author="Stefanie Lane" w:date="2022-06-23T15:12:00Z">
                  <w:rPr>
                    <w:ins w:id="21317" w:author="Stefanie Lane" w:date="2022-06-23T15:12:00Z"/>
                    <w:del w:id="21318" w:author="Lane, Stefanie" w:date="2023-04-28T12:07:00Z"/>
                  </w:rPr>
                </w:rPrChange>
              </w:rPr>
              <w:pPrChange w:id="2131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132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6E8BA25" w14:textId="77777777" w:rsidR="00EB4CE1" w:rsidRPr="00EB4CE1" w:rsidDel="00402FFE" w:rsidRDefault="00EB4CE1">
            <w:pPr>
              <w:spacing w:after="0" w:line="240" w:lineRule="auto"/>
              <w:rPr>
                <w:ins w:id="21321" w:author="Stefanie Lane" w:date="2022-06-23T15:12:00Z"/>
                <w:del w:id="21322" w:author="Lane, Stefanie" w:date="2023-04-28T12:07:00Z"/>
                <w:rFonts w:ascii="Calibri" w:eastAsia="Times New Roman" w:hAnsi="Calibri" w:cs="Calibri"/>
                <w:i/>
                <w:iCs/>
                <w:color w:val="000000"/>
                <w:rPrChange w:id="21323" w:author="Stefanie Lane" w:date="2022-06-23T15:12:00Z">
                  <w:rPr>
                    <w:ins w:id="21324" w:author="Stefanie Lane" w:date="2022-06-23T15:12:00Z"/>
                    <w:del w:id="21325" w:author="Lane, Stefanie" w:date="2023-04-28T12:07:00Z"/>
                  </w:rPr>
                </w:rPrChange>
              </w:rPr>
              <w:pPrChange w:id="21326" w:author="Stefanie Lane" w:date="2022-06-23T15:12:00Z">
                <w:pPr/>
              </w:pPrChange>
            </w:pPr>
            <w:ins w:id="21327" w:author="Stefanie Lane" w:date="2022-06-23T15:12:00Z">
              <w:del w:id="21328" w:author="Lane, Stefanie" w:date="2023-04-28T12:07:00Z">
                <w:r w:rsidRPr="00EB4CE1" w:rsidDel="00402FFE">
                  <w:rPr>
                    <w:rFonts w:ascii="Calibri" w:eastAsia="Times New Roman" w:hAnsi="Calibri" w:cs="Calibri"/>
                    <w:i/>
                    <w:iCs/>
                    <w:color w:val="000000"/>
                    <w:rPrChange w:id="21329" w:author="Stefanie Lane" w:date="2022-06-23T15:12:00Z">
                      <w:rPr/>
                    </w:rPrChange>
                  </w:rPr>
                  <w:delText>Menyanthes trifoliata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133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93A0524" w14:textId="77777777" w:rsidR="00EB4CE1" w:rsidRPr="00EB4CE1" w:rsidDel="00402FFE" w:rsidRDefault="00EB4CE1">
            <w:pPr>
              <w:spacing w:after="0" w:line="240" w:lineRule="auto"/>
              <w:jc w:val="center"/>
              <w:rPr>
                <w:ins w:id="21331" w:author="Stefanie Lane" w:date="2022-06-23T15:12:00Z"/>
                <w:del w:id="21332" w:author="Lane, Stefanie" w:date="2023-04-28T12:07:00Z"/>
                <w:rFonts w:ascii="Calibri" w:eastAsia="Times New Roman" w:hAnsi="Calibri" w:cs="Calibri"/>
                <w:color w:val="000000"/>
                <w:rPrChange w:id="21333" w:author="Stefanie Lane" w:date="2022-06-23T15:12:00Z">
                  <w:rPr>
                    <w:ins w:id="21334" w:author="Stefanie Lane" w:date="2022-06-23T15:12:00Z"/>
                    <w:del w:id="21335" w:author="Lane, Stefanie" w:date="2023-04-28T12:07:00Z"/>
                  </w:rPr>
                </w:rPrChange>
              </w:rPr>
              <w:pPrChange w:id="21336" w:author="Stefanie Lane" w:date="2022-06-23T15:12:00Z">
                <w:pPr>
                  <w:jc w:val="center"/>
                </w:pPr>
              </w:pPrChange>
            </w:pPr>
            <w:ins w:id="21337" w:author="Stefanie Lane" w:date="2022-06-23T15:12:00Z">
              <w:del w:id="21338" w:author="Lane, Stefanie" w:date="2023-04-28T12:07:00Z">
                <w:r w:rsidRPr="00EB4CE1" w:rsidDel="00402FFE">
                  <w:rPr>
                    <w:rFonts w:ascii="Calibri" w:eastAsia="Times New Roman" w:hAnsi="Calibri" w:cs="Calibri"/>
                    <w:color w:val="000000"/>
                    <w:rPrChange w:id="21339" w:author="Stefanie Lane" w:date="2022-06-23T15:12:00Z">
                      <w:rPr/>
                    </w:rPrChange>
                  </w:rPr>
                  <w:delText>0.32</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134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1E41EE8" w14:textId="77777777" w:rsidR="00EB4CE1" w:rsidRPr="00EB4CE1" w:rsidDel="00402FFE" w:rsidRDefault="00EB4CE1">
            <w:pPr>
              <w:spacing w:after="0" w:line="240" w:lineRule="auto"/>
              <w:jc w:val="center"/>
              <w:rPr>
                <w:ins w:id="21341" w:author="Stefanie Lane" w:date="2022-06-23T15:12:00Z"/>
                <w:del w:id="21342" w:author="Lane, Stefanie" w:date="2023-04-28T12:07:00Z"/>
                <w:rFonts w:ascii="Calibri" w:eastAsia="Times New Roman" w:hAnsi="Calibri" w:cs="Calibri"/>
                <w:color w:val="000000"/>
                <w:rPrChange w:id="21343" w:author="Stefanie Lane" w:date="2022-06-23T15:12:00Z">
                  <w:rPr>
                    <w:ins w:id="21344" w:author="Stefanie Lane" w:date="2022-06-23T15:12:00Z"/>
                    <w:del w:id="21345" w:author="Lane, Stefanie" w:date="2023-04-28T12:07:00Z"/>
                  </w:rPr>
                </w:rPrChange>
              </w:rPr>
              <w:pPrChange w:id="21346" w:author="Stefanie Lane" w:date="2022-06-23T15:12:00Z">
                <w:pPr>
                  <w:jc w:val="center"/>
                </w:pPr>
              </w:pPrChange>
            </w:pPr>
            <w:ins w:id="21347" w:author="Stefanie Lane" w:date="2022-06-23T15:12:00Z">
              <w:del w:id="21348" w:author="Lane, Stefanie" w:date="2023-04-28T12:07:00Z">
                <w:r w:rsidRPr="00EB4CE1" w:rsidDel="00402FFE">
                  <w:rPr>
                    <w:rFonts w:ascii="Calibri" w:eastAsia="Times New Roman" w:hAnsi="Calibri" w:cs="Calibri"/>
                    <w:color w:val="000000"/>
                    <w:rPrChange w:id="21349" w:author="Stefanie Lane" w:date="2022-06-23T15:12:00Z">
                      <w:rPr/>
                    </w:rPrChange>
                  </w:rPr>
                  <w:delText>0.68</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135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782622D" w14:textId="77777777" w:rsidR="00EB4CE1" w:rsidRPr="00EB4CE1" w:rsidDel="00402FFE" w:rsidRDefault="00EB4CE1">
            <w:pPr>
              <w:spacing w:after="0" w:line="240" w:lineRule="auto"/>
              <w:jc w:val="center"/>
              <w:rPr>
                <w:ins w:id="21351" w:author="Stefanie Lane" w:date="2022-06-23T15:12:00Z"/>
                <w:del w:id="21352" w:author="Lane, Stefanie" w:date="2023-04-28T12:07:00Z"/>
                <w:rFonts w:ascii="Calibri" w:eastAsia="Times New Roman" w:hAnsi="Calibri" w:cs="Calibri"/>
                <w:color w:val="000000"/>
                <w:rPrChange w:id="21353" w:author="Stefanie Lane" w:date="2022-06-23T15:12:00Z">
                  <w:rPr>
                    <w:ins w:id="21354" w:author="Stefanie Lane" w:date="2022-06-23T15:12:00Z"/>
                    <w:del w:id="21355" w:author="Lane, Stefanie" w:date="2023-04-28T12:07:00Z"/>
                  </w:rPr>
                </w:rPrChange>
              </w:rPr>
              <w:pPrChange w:id="21356" w:author="Stefanie Lane" w:date="2022-06-23T15:12:00Z">
                <w:pPr>
                  <w:jc w:val="center"/>
                </w:pPr>
              </w:pPrChange>
            </w:pPr>
            <w:ins w:id="21357" w:author="Stefanie Lane" w:date="2022-06-23T15:12:00Z">
              <w:del w:id="21358" w:author="Lane, Stefanie" w:date="2023-04-28T12:07:00Z">
                <w:r w:rsidRPr="00EB4CE1" w:rsidDel="00402FFE">
                  <w:rPr>
                    <w:rFonts w:ascii="Calibri" w:eastAsia="Times New Roman" w:hAnsi="Calibri" w:cs="Calibri"/>
                    <w:color w:val="000000"/>
                    <w:rPrChange w:id="21359" w:author="Stefanie Lane" w:date="2022-06-23T15:12:00Z">
                      <w:rPr/>
                    </w:rPrChange>
                  </w:rPr>
                  <w:delText>0.18</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136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FFD4584" w14:textId="77777777" w:rsidR="00EB4CE1" w:rsidRPr="00EB4CE1" w:rsidDel="00402FFE" w:rsidRDefault="00EB4CE1">
            <w:pPr>
              <w:spacing w:after="0" w:line="240" w:lineRule="auto"/>
              <w:jc w:val="center"/>
              <w:rPr>
                <w:ins w:id="21361" w:author="Stefanie Lane" w:date="2022-06-23T15:12:00Z"/>
                <w:del w:id="21362" w:author="Lane, Stefanie" w:date="2023-04-28T12:07:00Z"/>
                <w:rFonts w:ascii="Calibri" w:eastAsia="Times New Roman" w:hAnsi="Calibri" w:cs="Calibri"/>
                <w:color w:val="000000"/>
                <w:rPrChange w:id="21363" w:author="Stefanie Lane" w:date="2022-06-23T15:12:00Z">
                  <w:rPr>
                    <w:ins w:id="21364" w:author="Stefanie Lane" w:date="2022-06-23T15:12:00Z"/>
                    <w:del w:id="21365" w:author="Lane, Stefanie" w:date="2023-04-28T12:07:00Z"/>
                  </w:rPr>
                </w:rPrChange>
              </w:rPr>
              <w:pPrChange w:id="21366" w:author="Stefanie Lane" w:date="2022-06-23T15:12:00Z">
                <w:pPr>
                  <w:jc w:val="center"/>
                </w:pPr>
              </w:pPrChange>
            </w:pPr>
            <w:ins w:id="21367" w:author="Stefanie Lane" w:date="2022-06-23T15:12:00Z">
              <w:del w:id="21368" w:author="Lane, Stefanie" w:date="2023-04-28T12:07:00Z">
                <w:r w:rsidRPr="00EB4CE1" w:rsidDel="00402FFE">
                  <w:rPr>
                    <w:rFonts w:ascii="Calibri" w:eastAsia="Times New Roman" w:hAnsi="Calibri" w:cs="Calibri"/>
                    <w:color w:val="000000"/>
                    <w:rPrChange w:id="21369" w:author="Stefanie Lane" w:date="2022-06-23T15:12:00Z">
                      <w:rPr/>
                    </w:rPrChange>
                  </w:rPr>
                  <w:delText>-44.8</w:delText>
                </w:r>
              </w:del>
            </w:ins>
          </w:p>
        </w:tc>
      </w:tr>
      <w:tr w:rsidR="00EB4CE1" w:rsidRPr="00EB4CE1" w:rsidDel="00402FFE" w14:paraId="522068C5" w14:textId="77777777" w:rsidTr="006F10B7">
        <w:trPr>
          <w:trHeight w:val="290"/>
          <w:ins w:id="21370" w:author="Stefanie Lane" w:date="2022-06-23T15:12:00Z"/>
          <w:del w:id="21371" w:author="Lane, Stefanie" w:date="2023-04-28T12:07:00Z"/>
          <w:trPrChange w:id="2137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137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6751C5A" w14:textId="77777777" w:rsidR="00EB4CE1" w:rsidRPr="00EB4CE1" w:rsidDel="00402FFE" w:rsidRDefault="00EB4CE1">
            <w:pPr>
              <w:spacing w:after="0" w:line="240" w:lineRule="auto"/>
              <w:rPr>
                <w:ins w:id="21374" w:author="Stefanie Lane" w:date="2022-06-23T15:12:00Z"/>
                <w:del w:id="21375" w:author="Lane, Stefanie" w:date="2023-04-28T12:07:00Z"/>
                <w:rFonts w:ascii="Calibri" w:eastAsia="Times New Roman" w:hAnsi="Calibri" w:cs="Calibri"/>
                <w:color w:val="000000"/>
                <w:rPrChange w:id="21376" w:author="Stefanie Lane" w:date="2022-06-23T15:12:00Z">
                  <w:rPr>
                    <w:ins w:id="21377" w:author="Stefanie Lane" w:date="2022-06-23T15:12:00Z"/>
                    <w:del w:id="21378" w:author="Lane, Stefanie" w:date="2023-04-28T12:07:00Z"/>
                  </w:rPr>
                </w:rPrChange>
              </w:rPr>
              <w:pPrChange w:id="2137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138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5CD8ADA" w14:textId="77777777" w:rsidR="00EB4CE1" w:rsidRPr="00EB4CE1" w:rsidDel="00402FFE" w:rsidRDefault="00EB4CE1">
            <w:pPr>
              <w:spacing w:after="0" w:line="240" w:lineRule="auto"/>
              <w:rPr>
                <w:ins w:id="21381" w:author="Stefanie Lane" w:date="2022-06-23T15:12:00Z"/>
                <w:del w:id="21382" w:author="Lane, Stefanie" w:date="2023-04-28T12:07:00Z"/>
                <w:rFonts w:ascii="Calibri" w:eastAsia="Times New Roman" w:hAnsi="Calibri" w:cs="Calibri"/>
                <w:color w:val="000000"/>
                <w:rPrChange w:id="21383" w:author="Stefanie Lane" w:date="2022-06-23T15:12:00Z">
                  <w:rPr>
                    <w:ins w:id="21384" w:author="Stefanie Lane" w:date="2022-06-23T15:12:00Z"/>
                    <w:del w:id="21385" w:author="Lane, Stefanie" w:date="2023-04-28T12:07:00Z"/>
                  </w:rPr>
                </w:rPrChange>
              </w:rPr>
              <w:pPrChange w:id="21386" w:author="Stefanie Lane" w:date="2022-06-23T15:12:00Z">
                <w:pPr/>
              </w:pPrChange>
            </w:pPr>
          </w:p>
        </w:tc>
        <w:tc>
          <w:tcPr>
            <w:tcW w:w="3320" w:type="dxa"/>
            <w:tcBorders>
              <w:top w:val="nil"/>
              <w:left w:val="nil"/>
              <w:bottom w:val="nil"/>
              <w:right w:val="nil"/>
            </w:tcBorders>
            <w:shd w:val="clear" w:color="auto" w:fill="auto"/>
            <w:noWrap/>
            <w:vAlign w:val="bottom"/>
            <w:hideMark/>
            <w:tcPrChange w:id="21387" w:author="Stefanie Lane" w:date="2022-06-23T15:14:00Z">
              <w:tcPr>
                <w:tcW w:w="3320" w:type="dxa"/>
                <w:tcBorders>
                  <w:top w:val="nil"/>
                  <w:left w:val="nil"/>
                  <w:bottom w:val="nil"/>
                  <w:right w:val="nil"/>
                </w:tcBorders>
                <w:shd w:val="clear" w:color="auto" w:fill="auto"/>
                <w:noWrap/>
                <w:vAlign w:val="bottom"/>
                <w:hideMark/>
              </w:tcPr>
            </w:tcPrChange>
          </w:tcPr>
          <w:p w14:paraId="7954A515" w14:textId="77777777" w:rsidR="00EB4CE1" w:rsidRPr="00EB4CE1" w:rsidDel="00402FFE" w:rsidRDefault="00EB4CE1">
            <w:pPr>
              <w:spacing w:after="0" w:line="240" w:lineRule="auto"/>
              <w:rPr>
                <w:ins w:id="21388" w:author="Stefanie Lane" w:date="2022-06-23T15:12:00Z"/>
                <w:del w:id="21389" w:author="Lane, Stefanie" w:date="2023-04-28T12:07:00Z"/>
                <w:rFonts w:ascii="Calibri" w:eastAsia="Times New Roman" w:hAnsi="Calibri" w:cs="Calibri"/>
                <w:i/>
                <w:iCs/>
                <w:color w:val="000000"/>
                <w:rPrChange w:id="21390" w:author="Stefanie Lane" w:date="2022-06-23T15:12:00Z">
                  <w:rPr>
                    <w:ins w:id="21391" w:author="Stefanie Lane" w:date="2022-06-23T15:12:00Z"/>
                    <w:del w:id="21392" w:author="Lane, Stefanie" w:date="2023-04-28T12:07:00Z"/>
                  </w:rPr>
                </w:rPrChange>
              </w:rPr>
              <w:pPrChange w:id="21393" w:author="Stefanie Lane" w:date="2022-06-23T15:12:00Z">
                <w:pPr/>
              </w:pPrChange>
            </w:pPr>
            <w:ins w:id="21394" w:author="Stefanie Lane" w:date="2022-06-23T15:12:00Z">
              <w:del w:id="21395" w:author="Lane, Stefanie" w:date="2023-04-28T12:07:00Z">
                <w:r w:rsidRPr="00EB4CE1" w:rsidDel="00402FFE">
                  <w:rPr>
                    <w:rFonts w:ascii="Calibri" w:eastAsia="Times New Roman" w:hAnsi="Calibri" w:cs="Calibri"/>
                    <w:i/>
                    <w:iCs/>
                    <w:color w:val="000000"/>
                    <w:rPrChange w:id="21396" w:author="Stefanie Lane" w:date="2022-06-23T15:12:00Z">
                      <w:rPr/>
                    </w:rPrChange>
                  </w:rPr>
                  <w:delText>Carex lyngbyei</w:delText>
                </w:r>
              </w:del>
            </w:ins>
          </w:p>
        </w:tc>
        <w:tc>
          <w:tcPr>
            <w:tcW w:w="869" w:type="dxa"/>
            <w:tcBorders>
              <w:top w:val="nil"/>
              <w:left w:val="nil"/>
              <w:bottom w:val="nil"/>
              <w:right w:val="nil"/>
            </w:tcBorders>
            <w:shd w:val="clear" w:color="auto" w:fill="auto"/>
            <w:noWrap/>
            <w:vAlign w:val="bottom"/>
            <w:hideMark/>
            <w:tcPrChange w:id="21397" w:author="Stefanie Lane" w:date="2022-06-23T15:14:00Z">
              <w:tcPr>
                <w:tcW w:w="960" w:type="dxa"/>
                <w:tcBorders>
                  <w:top w:val="nil"/>
                  <w:left w:val="nil"/>
                  <w:bottom w:val="nil"/>
                  <w:right w:val="nil"/>
                </w:tcBorders>
                <w:shd w:val="clear" w:color="auto" w:fill="auto"/>
                <w:noWrap/>
                <w:vAlign w:val="bottom"/>
                <w:hideMark/>
              </w:tcPr>
            </w:tcPrChange>
          </w:tcPr>
          <w:p w14:paraId="3F4E194E" w14:textId="77777777" w:rsidR="00EB4CE1" w:rsidRPr="00EB4CE1" w:rsidDel="00402FFE" w:rsidRDefault="00EB4CE1">
            <w:pPr>
              <w:spacing w:after="0" w:line="240" w:lineRule="auto"/>
              <w:jc w:val="center"/>
              <w:rPr>
                <w:ins w:id="21398" w:author="Stefanie Lane" w:date="2022-06-23T15:12:00Z"/>
                <w:del w:id="21399" w:author="Lane, Stefanie" w:date="2023-04-28T12:07:00Z"/>
                <w:rFonts w:ascii="Calibri" w:eastAsia="Times New Roman" w:hAnsi="Calibri" w:cs="Calibri"/>
                <w:color w:val="000000"/>
                <w:rPrChange w:id="21400" w:author="Stefanie Lane" w:date="2022-06-23T15:12:00Z">
                  <w:rPr>
                    <w:ins w:id="21401" w:author="Stefanie Lane" w:date="2022-06-23T15:12:00Z"/>
                    <w:del w:id="21402" w:author="Lane, Stefanie" w:date="2023-04-28T12:07:00Z"/>
                  </w:rPr>
                </w:rPrChange>
              </w:rPr>
              <w:pPrChange w:id="21403" w:author="Stefanie Lane" w:date="2022-06-23T15:12:00Z">
                <w:pPr>
                  <w:jc w:val="center"/>
                </w:pPr>
              </w:pPrChange>
            </w:pPr>
            <w:ins w:id="21404" w:author="Stefanie Lane" w:date="2022-06-23T15:12:00Z">
              <w:del w:id="21405" w:author="Lane, Stefanie" w:date="2023-04-28T12:07:00Z">
                <w:r w:rsidRPr="00EB4CE1" w:rsidDel="00402FFE">
                  <w:rPr>
                    <w:rFonts w:ascii="Calibri" w:eastAsia="Times New Roman" w:hAnsi="Calibri" w:cs="Calibri"/>
                    <w:color w:val="000000"/>
                    <w:rPrChange w:id="21406" w:author="Stefanie Lane" w:date="2022-06-23T15:12:00Z">
                      <w:rPr/>
                    </w:rPrChange>
                  </w:rPr>
                  <w:delText>2.97</w:delText>
                </w:r>
              </w:del>
            </w:ins>
          </w:p>
        </w:tc>
        <w:tc>
          <w:tcPr>
            <w:tcW w:w="990" w:type="dxa"/>
            <w:tcBorders>
              <w:top w:val="nil"/>
              <w:left w:val="nil"/>
              <w:bottom w:val="nil"/>
              <w:right w:val="nil"/>
            </w:tcBorders>
            <w:shd w:val="clear" w:color="auto" w:fill="auto"/>
            <w:noWrap/>
            <w:vAlign w:val="bottom"/>
            <w:hideMark/>
            <w:tcPrChange w:id="21407" w:author="Stefanie Lane" w:date="2022-06-23T15:14:00Z">
              <w:tcPr>
                <w:tcW w:w="960" w:type="dxa"/>
                <w:tcBorders>
                  <w:top w:val="nil"/>
                  <w:left w:val="nil"/>
                  <w:bottom w:val="nil"/>
                  <w:right w:val="nil"/>
                </w:tcBorders>
                <w:shd w:val="clear" w:color="auto" w:fill="auto"/>
                <w:noWrap/>
                <w:vAlign w:val="bottom"/>
                <w:hideMark/>
              </w:tcPr>
            </w:tcPrChange>
          </w:tcPr>
          <w:p w14:paraId="322D96C9" w14:textId="77777777" w:rsidR="00EB4CE1" w:rsidRPr="00EB4CE1" w:rsidDel="00402FFE" w:rsidRDefault="00EB4CE1">
            <w:pPr>
              <w:spacing w:after="0" w:line="240" w:lineRule="auto"/>
              <w:jc w:val="center"/>
              <w:rPr>
                <w:ins w:id="21408" w:author="Stefanie Lane" w:date="2022-06-23T15:12:00Z"/>
                <w:del w:id="21409" w:author="Lane, Stefanie" w:date="2023-04-28T12:07:00Z"/>
                <w:rFonts w:ascii="Calibri" w:eastAsia="Times New Roman" w:hAnsi="Calibri" w:cs="Calibri"/>
                <w:color w:val="000000"/>
                <w:rPrChange w:id="21410" w:author="Stefanie Lane" w:date="2022-06-23T15:12:00Z">
                  <w:rPr>
                    <w:ins w:id="21411" w:author="Stefanie Lane" w:date="2022-06-23T15:12:00Z"/>
                    <w:del w:id="21412" w:author="Lane, Stefanie" w:date="2023-04-28T12:07:00Z"/>
                  </w:rPr>
                </w:rPrChange>
              </w:rPr>
              <w:pPrChange w:id="21413" w:author="Stefanie Lane" w:date="2022-06-23T15:12:00Z">
                <w:pPr>
                  <w:jc w:val="center"/>
                </w:pPr>
              </w:pPrChange>
            </w:pPr>
            <w:ins w:id="21414" w:author="Stefanie Lane" w:date="2022-06-23T15:12:00Z">
              <w:del w:id="21415" w:author="Lane, Stefanie" w:date="2023-04-28T12:07:00Z">
                <w:r w:rsidRPr="00EB4CE1" w:rsidDel="00402FFE">
                  <w:rPr>
                    <w:rFonts w:ascii="Calibri" w:eastAsia="Times New Roman" w:hAnsi="Calibri" w:cs="Calibri"/>
                    <w:color w:val="000000"/>
                    <w:rPrChange w:id="21416" w:author="Stefanie Lane" w:date="2022-06-23T15:12:00Z">
                      <w:rPr/>
                    </w:rPrChange>
                  </w:rPr>
                  <w:delText>3.03</w:delText>
                </w:r>
              </w:del>
            </w:ins>
          </w:p>
        </w:tc>
        <w:tc>
          <w:tcPr>
            <w:tcW w:w="810" w:type="dxa"/>
            <w:tcBorders>
              <w:top w:val="nil"/>
              <w:left w:val="nil"/>
              <w:bottom w:val="nil"/>
              <w:right w:val="nil"/>
            </w:tcBorders>
            <w:shd w:val="clear" w:color="auto" w:fill="auto"/>
            <w:noWrap/>
            <w:vAlign w:val="bottom"/>
            <w:hideMark/>
            <w:tcPrChange w:id="21417" w:author="Stefanie Lane" w:date="2022-06-23T15:14:00Z">
              <w:tcPr>
                <w:tcW w:w="960" w:type="dxa"/>
                <w:tcBorders>
                  <w:top w:val="nil"/>
                  <w:left w:val="nil"/>
                  <w:bottom w:val="nil"/>
                  <w:right w:val="nil"/>
                </w:tcBorders>
                <w:shd w:val="clear" w:color="auto" w:fill="auto"/>
                <w:noWrap/>
                <w:vAlign w:val="bottom"/>
                <w:hideMark/>
              </w:tcPr>
            </w:tcPrChange>
          </w:tcPr>
          <w:p w14:paraId="19FE6182" w14:textId="77777777" w:rsidR="00EB4CE1" w:rsidRPr="00EB4CE1" w:rsidDel="00402FFE" w:rsidRDefault="00EB4CE1">
            <w:pPr>
              <w:spacing w:after="0" w:line="240" w:lineRule="auto"/>
              <w:jc w:val="center"/>
              <w:rPr>
                <w:ins w:id="21418" w:author="Stefanie Lane" w:date="2022-06-23T15:12:00Z"/>
                <w:del w:id="21419" w:author="Lane, Stefanie" w:date="2023-04-28T12:07:00Z"/>
                <w:rFonts w:ascii="Calibri" w:eastAsia="Times New Roman" w:hAnsi="Calibri" w:cs="Calibri"/>
                <w:color w:val="000000"/>
                <w:rPrChange w:id="21420" w:author="Stefanie Lane" w:date="2022-06-23T15:12:00Z">
                  <w:rPr>
                    <w:ins w:id="21421" w:author="Stefanie Lane" w:date="2022-06-23T15:12:00Z"/>
                    <w:del w:id="21422" w:author="Lane, Stefanie" w:date="2023-04-28T12:07:00Z"/>
                  </w:rPr>
                </w:rPrChange>
              </w:rPr>
              <w:pPrChange w:id="21423" w:author="Stefanie Lane" w:date="2022-06-23T15:12:00Z">
                <w:pPr>
                  <w:jc w:val="center"/>
                </w:pPr>
              </w:pPrChange>
            </w:pPr>
            <w:ins w:id="21424" w:author="Stefanie Lane" w:date="2022-06-23T15:12:00Z">
              <w:del w:id="21425" w:author="Lane, Stefanie" w:date="2023-04-28T12:07:00Z">
                <w:r w:rsidRPr="00EB4CE1" w:rsidDel="00402FFE">
                  <w:rPr>
                    <w:rFonts w:ascii="Calibri" w:eastAsia="Times New Roman" w:hAnsi="Calibri" w:cs="Calibri"/>
                    <w:color w:val="000000"/>
                    <w:rPrChange w:id="21426" w:author="Stefanie Lane" w:date="2022-06-23T15:12:00Z">
                      <w:rPr/>
                    </w:rPrChange>
                  </w:rPr>
                  <w:delText>1.93</w:delText>
                </w:r>
              </w:del>
            </w:ins>
          </w:p>
        </w:tc>
        <w:tc>
          <w:tcPr>
            <w:tcW w:w="1710" w:type="dxa"/>
            <w:tcBorders>
              <w:top w:val="nil"/>
              <w:left w:val="nil"/>
              <w:bottom w:val="nil"/>
              <w:right w:val="single" w:sz="8" w:space="0" w:color="auto"/>
            </w:tcBorders>
            <w:shd w:val="clear" w:color="auto" w:fill="auto"/>
            <w:noWrap/>
            <w:vAlign w:val="bottom"/>
            <w:hideMark/>
            <w:tcPrChange w:id="2142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EEF6C73" w14:textId="77777777" w:rsidR="00EB4CE1" w:rsidRPr="00EB4CE1" w:rsidDel="00402FFE" w:rsidRDefault="00EB4CE1">
            <w:pPr>
              <w:spacing w:after="0" w:line="240" w:lineRule="auto"/>
              <w:jc w:val="center"/>
              <w:rPr>
                <w:ins w:id="21428" w:author="Stefanie Lane" w:date="2022-06-23T15:12:00Z"/>
                <w:del w:id="21429" w:author="Lane, Stefanie" w:date="2023-04-28T12:07:00Z"/>
                <w:rFonts w:ascii="Calibri" w:eastAsia="Times New Roman" w:hAnsi="Calibri" w:cs="Calibri"/>
                <w:color w:val="000000"/>
                <w:rPrChange w:id="21430" w:author="Stefanie Lane" w:date="2022-06-23T15:12:00Z">
                  <w:rPr>
                    <w:ins w:id="21431" w:author="Stefanie Lane" w:date="2022-06-23T15:12:00Z"/>
                    <w:del w:id="21432" w:author="Lane, Stefanie" w:date="2023-04-28T12:07:00Z"/>
                  </w:rPr>
                </w:rPrChange>
              </w:rPr>
              <w:pPrChange w:id="21433" w:author="Stefanie Lane" w:date="2022-06-23T15:12:00Z">
                <w:pPr>
                  <w:jc w:val="center"/>
                </w:pPr>
              </w:pPrChange>
            </w:pPr>
            <w:ins w:id="21434" w:author="Stefanie Lane" w:date="2022-06-23T15:12:00Z">
              <w:del w:id="21435" w:author="Lane, Stefanie" w:date="2023-04-28T12:07:00Z">
                <w:r w:rsidRPr="00EB4CE1" w:rsidDel="00402FFE">
                  <w:rPr>
                    <w:rFonts w:ascii="Calibri" w:eastAsia="Times New Roman" w:hAnsi="Calibri" w:cs="Calibri"/>
                    <w:color w:val="000000"/>
                    <w:rPrChange w:id="21436" w:author="Stefanie Lane" w:date="2022-06-23T15:12:00Z">
                      <w:rPr/>
                    </w:rPrChange>
                  </w:rPr>
                  <w:delText>-35.1</w:delText>
                </w:r>
              </w:del>
            </w:ins>
          </w:p>
        </w:tc>
      </w:tr>
      <w:tr w:rsidR="00EB4CE1" w:rsidRPr="00EB4CE1" w:rsidDel="00402FFE" w14:paraId="45040482" w14:textId="77777777" w:rsidTr="006F10B7">
        <w:trPr>
          <w:trHeight w:val="290"/>
          <w:ins w:id="21437" w:author="Stefanie Lane" w:date="2022-06-23T15:12:00Z"/>
          <w:del w:id="21438" w:author="Lane, Stefanie" w:date="2023-04-28T12:07:00Z"/>
          <w:trPrChange w:id="2143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144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060241C" w14:textId="77777777" w:rsidR="00EB4CE1" w:rsidRPr="00EB4CE1" w:rsidDel="00402FFE" w:rsidRDefault="00EB4CE1">
            <w:pPr>
              <w:spacing w:after="0" w:line="240" w:lineRule="auto"/>
              <w:rPr>
                <w:ins w:id="21441" w:author="Stefanie Lane" w:date="2022-06-23T15:12:00Z"/>
                <w:del w:id="21442" w:author="Lane, Stefanie" w:date="2023-04-28T12:07:00Z"/>
                <w:rFonts w:ascii="Calibri" w:eastAsia="Times New Roman" w:hAnsi="Calibri" w:cs="Calibri"/>
                <w:color w:val="000000"/>
                <w:rPrChange w:id="21443" w:author="Stefanie Lane" w:date="2022-06-23T15:12:00Z">
                  <w:rPr>
                    <w:ins w:id="21444" w:author="Stefanie Lane" w:date="2022-06-23T15:12:00Z"/>
                    <w:del w:id="21445" w:author="Lane, Stefanie" w:date="2023-04-28T12:07:00Z"/>
                  </w:rPr>
                </w:rPrChange>
              </w:rPr>
              <w:pPrChange w:id="2144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144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3561825" w14:textId="77777777" w:rsidR="00EB4CE1" w:rsidRPr="00EB4CE1" w:rsidDel="00402FFE" w:rsidRDefault="00EB4CE1">
            <w:pPr>
              <w:spacing w:after="0" w:line="240" w:lineRule="auto"/>
              <w:rPr>
                <w:ins w:id="21448" w:author="Stefanie Lane" w:date="2022-06-23T15:12:00Z"/>
                <w:del w:id="21449" w:author="Lane, Stefanie" w:date="2023-04-28T12:07:00Z"/>
                <w:rFonts w:ascii="Calibri" w:eastAsia="Times New Roman" w:hAnsi="Calibri" w:cs="Calibri"/>
                <w:color w:val="000000"/>
                <w:rPrChange w:id="21450" w:author="Stefanie Lane" w:date="2022-06-23T15:12:00Z">
                  <w:rPr>
                    <w:ins w:id="21451" w:author="Stefanie Lane" w:date="2022-06-23T15:12:00Z"/>
                    <w:del w:id="21452" w:author="Lane, Stefanie" w:date="2023-04-28T12:07:00Z"/>
                  </w:rPr>
                </w:rPrChange>
              </w:rPr>
              <w:pPrChange w:id="21453"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1454"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8E91257" w14:textId="77777777" w:rsidR="00EB4CE1" w:rsidRPr="00EB4CE1" w:rsidDel="00402FFE" w:rsidRDefault="00EB4CE1">
            <w:pPr>
              <w:spacing w:after="0" w:line="240" w:lineRule="auto"/>
              <w:rPr>
                <w:ins w:id="21455" w:author="Stefanie Lane" w:date="2022-06-23T15:12:00Z"/>
                <w:del w:id="21456" w:author="Lane, Stefanie" w:date="2023-04-28T12:07:00Z"/>
                <w:rFonts w:ascii="Calibri" w:eastAsia="Times New Roman" w:hAnsi="Calibri" w:cs="Calibri"/>
                <w:i/>
                <w:iCs/>
                <w:color w:val="000000"/>
                <w:rPrChange w:id="21457" w:author="Stefanie Lane" w:date="2022-06-23T15:12:00Z">
                  <w:rPr>
                    <w:ins w:id="21458" w:author="Stefanie Lane" w:date="2022-06-23T15:12:00Z"/>
                    <w:del w:id="21459" w:author="Lane, Stefanie" w:date="2023-04-28T12:07:00Z"/>
                  </w:rPr>
                </w:rPrChange>
              </w:rPr>
              <w:pPrChange w:id="21460" w:author="Stefanie Lane" w:date="2022-06-23T15:12:00Z">
                <w:pPr/>
              </w:pPrChange>
            </w:pPr>
            <w:ins w:id="21461" w:author="Stefanie Lane" w:date="2022-06-23T15:12:00Z">
              <w:del w:id="21462" w:author="Lane, Stefanie" w:date="2023-04-28T12:07:00Z">
                <w:r w:rsidRPr="00EB4CE1" w:rsidDel="00402FFE">
                  <w:rPr>
                    <w:rFonts w:ascii="Calibri" w:eastAsia="Times New Roman" w:hAnsi="Calibri" w:cs="Calibri"/>
                    <w:i/>
                    <w:iCs/>
                    <w:color w:val="000000"/>
                    <w:rPrChange w:id="21463" w:author="Stefanie Lane" w:date="2022-06-23T15:12:00Z">
                      <w:rPr/>
                    </w:rPrChange>
                  </w:rPr>
                  <w:delText>Typha latifolia</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146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07177B7" w14:textId="77777777" w:rsidR="00EB4CE1" w:rsidRPr="00EB4CE1" w:rsidDel="00402FFE" w:rsidRDefault="00EB4CE1">
            <w:pPr>
              <w:spacing w:after="0" w:line="240" w:lineRule="auto"/>
              <w:jc w:val="center"/>
              <w:rPr>
                <w:ins w:id="21465" w:author="Stefanie Lane" w:date="2022-06-23T15:12:00Z"/>
                <w:del w:id="21466" w:author="Lane, Stefanie" w:date="2023-04-28T12:07:00Z"/>
                <w:rFonts w:ascii="Calibri" w:eastAsia="Times New Roman" w:hAnsi="Calibri" w:cs="Calibri"/>
                <w:color w:val="000000"/>
                <w:rPrChange w:id="21467" w:author="Stefanie Lane" w:date="2022-06-23T15:12:00Z">
                  <w:rPr>
                    <w:ins w:id="21468" w:author="Stefanie Lane" w:date="2022-06-23T15:12:00Z"/>
                    <w:del w:id="21469" w:author="Lane, Stefanie" w:date="2023-04-28T12:07:00Z"/>
                  </w:rPr>
                </w:rPrChange>
              </w:rPr>
              <w:pPrChange w:id="21470" w:author="Stefanie Lane" w:date="2022-06-23T15:12:00Z">
                <w:pPr>
                  <w:jc w:val="center"/>
                </w:pPr>
              </w:pPrChange>
            </w:pPr>
            <w:ins w:id="21471" w:author="Stefanie Lane" w:date="2022-06-23T15:12:00Z">
              <w:del w:id="21472" w:author="Lane, Stefanie" w:date="2023-04-28T12:07:00Z">
                <w:r w:rsidRPr="00EB4CE1" w:rsidDel="00402FFE">
                  <w:rPr>
                    <w:rFonts w:ascii="Calibri" w:eastAsia="Times New Roman" w:hAnsi="Calibri" w:cs="Calibri"/>
                    <w:color w:val="000000"/>
                    <w:rPrChange w:id="21473" w:author="Stefanie Lane" w:date="2022-06-23T15:12:00Z">
                      <w:rPr/>
                    </w:rPrChange>
                  </w:rPr>
                  <w:delText>0.59</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147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C0A4E5F" w14:textId="77777777" w:rsidR="00EB4CE1" w:rsidRPr="00EB4CE1" w:rsidDel="00402FFE" w:rsidRDefault="00EB4CE1">
            <w:pPr>
              <w:spacing w:after="0" w:line="240" w:lineRule="auto"/>
              <w:jc w:val="center"/>
              <w:rPr>
                <w:ins w:id="21475" w:author="Stefanie Lane" w:date="2022-06-23T15:12:00Z"/>
                <w:del w:id="21476" w:author="Lane, Stefanie" w:date="2023-04-28T12:07:00Z"/>
                <w:rFonts w:ascii="Calibri" w:eastAsia="Times New Roman" w:hAnsi="Calibri" w:cs="Calibri"/>
                <w:color w:val="000000"/>
                <w:rPrChange w:id="21477" w:author="Stefanie Lane" w:date="2022-06-23T15:12:00Z">
                  <w:rPr>
                    <w:ins w:id="21478" w:author="Stefanie Lane" w:date="2022-06-23T15:12:00Z"/>
                    <w:del w:id="21479" w:author="Lane, Stefanie" w:date="2023-04-28T12:07:00Z"/>
                  </w:rPr>
                </w:rPrChange>
              </w:rPr>
              <w:pPrChange w:id="21480" w:author="Stefanie Lane" w:date="2022-06-23T15:12:00Z">
                <w:pPr>
                  <w:jc w:val="center"/>
                </w:pPr>
              </w:pPrChange>
            </w:pPr>
            <w:ins w:id="21481" w:author="Stefanie Lane" w:date="2022-06-23T15:12:00Z">
              <w:del w:id="21482" w:author="Lane, Stefanie" w:date="2023-04-28T12:07:00Z">
                <w:r w:rsidRPr="00EB4CE1" w:rsidDel="00402FFE">
                  <w:rPr>
                    <w:rFonts w:ascii="Calibri" w:eastAsia="Times New Roman" w:hAnsi="Calibri" w:cs="Calibri"/>
                    <w:color w:val="000000"/>
                    <w:rPrChange w:id="21483" w:author="Stefanie Lane" w:date="2022-06-23T15:12:00Z">
                      <w:rPr/>
                    </w:rPrChange>
                  </w:rPr>
                  <w:delText>0.35</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148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26D5067" w14:textId="77777777" w:rsidR="00EB4CE1" w:rsidRPr="00EB4CE1" w:rsidDel="00402FFE" w:rsidRDefault="00EB4CE1">
            <w:pPr>
              <w:spacing w:after="0" w:line="240" w:lineRule="auto"/>
              <w:jc w:val="center"/>
              <w:rPr>
                <w:ins w:id="21485" w:author="Stefanie Lane" w:date="2022-06-23T15:12:00Z"/>
                <w:del w:id="21486" w:author="Lane, Stefanie" w:date="2023-04-28T12:07:00Z"/>
                <w:rFonts w:ascii="Calibri" w:eastAsia="Times New Roman" w:hAnsi="Calibri" w:cs="Calibri"/>
                <w:color w:val="000000"/>
                <w:rPrChange w:id="21487" w:author="Stefanie Lane" w:date="2022-06-23T15:12:00Z">
                  <w:rPr>
                    <w:ins w:id="21488" w:author="Stefanie Lane" w:date="2022-06-23T15:12:00Z"/>
                    <w:del w:id="21489" w:author="Lane, Stefanie" w:date="2023-04-28T12:07:00Z"/>
                  </w:rPr>
                </w:rPrChange>
              </w:rPr>
              <w:pPrChange w:id="21490" w:author="Stefanie Lane" w:date="2022-06-23T15:12:00Z">
                <w:pPr>
                  <w:jc w:val="center"/>
                </w:pPr>
              </w:pPrChange>
            </w:pPr>
            <w:ins w:id="21491" w:author="Stefanie Lane" w:date="2022-06-23T15:12:00Z">
              <w:del w:id="21492" w:author="Lane, Stefanie" w:date="2023-04-28T12:07:00Z">
                <w:r w:rsidRPr="00EB4CE1" w:rsidDel="00402FFE">
                  <w:rPr>
                    <w:rFonts w:ascii="Calibri" w:eastAsia="Times New Roman" w:hAnsi="Calibri" w:cs="Calibri"/>
                    <w:color w:val="000000"/>
                    <w:rPrChange w:id="21493" w:author="Stefanie Lane" w:date="2022-06-23T15:12:00Z">
                      <w:rPr/>
                    </w:rPrChange>
                  </w:rPr>
                  <w:delText>0.43</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149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6B2661B" w14:textId="77777777" w:rsidR="00EB4CE1" w:rsidRPr="00EB4CE1" w:rsidDel="00402FFE" w:rsidRDefault="00EB4CE1">
            <w:pPr>
              <w:spacing w:after="0" w:line="240" w:lineRule="auto"/>
              <w:jc w:val="center"/>
              <w:rPr>
                <w:ins w:id="21495" w:author="Stefanie Lane" w:date="2022-06-23T15:12:00Z"/>
                <w:del w:id="21496" w:author="Lane, Stefanie" w:date="2023-04-28T12:07:00Z"/>
                <w:rFonts w:ascii="Calibri" w:eastAsia="Times New Roman" w:hAnsi="Calibri" w:cs="Calibri"/>
                <w:color w:val="000000"/>
                <w:rPrChange w:id="21497" w:author="Stefanie Lane" w:date="2022-06-23T15:12:00Z">
                  <w:rPr>
                    <w:ins w:id="21498" w:author="Stefanie Lane" w:date="2022-06-23T15:12:00Z"/>
                    <w:del w:id="21499" w:author="Lane, Stefanie" w:date="2023-04-28T12:07:00Z"/>
                  </w:rPr>
                </w:rPrChange>
              </w:rPr>
              <w:pPrChange w:id="21500" w:author="Stefanie Lane" w:date="2022-06-23T15:12:00Z">
                <w:pPr>
                  <w:jc w:val="center"/>
                </w:pPr>
              </w:pPrChange>
            </w:pPr>
            <w:ins w:id="21501" w:author="Stefanie Lane" w:date="2022-06-23T15:12:00Z">
              <w:del w:id="21502" w:author="Lane, Stefanie" w:date="2023-04-28T12:07:00Z">
                <w:r w:rsidRPr="00EB4CE1" w:rsidDel="00402FFE">
                  <w:rPr>
                    <w:rFonts w:ascii="Calibri" w:eastAsia="Times New Roman" w:hAnsi="Calibri" w:cs="Calibri"/>
                    <w:color w:val="000000"/>
                    <w:rPrChange w:id="21503" w:author="Stefanie Lane" w:date="2022-06-23T15:12:00Z">
                      <w:rPr/>
                    </w:rPrChange>
                  </w:rPr>
                  <w:delText>-27.1</w:delText>
                </w:r>
              </w:del>
            </w:ins>
          </w:p>
        </w:tc>
      </w:tr>
      <w:tr w:rsidR="00EB4CE1" w:rsidRPr="00EB4CE1" w:rsidDel="00402FFE" w14:paraId="63770855" w14:textId="77777777" w:rsidTr="006F10B7">
        <w:trPr>
          <w:trHeight w:val="290"/>
          <w:ins w:id="21504" w:author="Stefanie Lane" w:date="2022-06-23T15:12:00Z"/>
          <w:del w:id="21505" w:author="Lane, Stefanie" w:date="2023-04-28T12:07:00Z"/>
          <w:trPrChange w:id="2150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150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62DBBE1" w14:textId="77777777" w:rsidR="00EB4CE1" w:rsidRPr="00EB4CE1" w:rsidDel="00402FFE" w:rsidRDefault="00EB4CE1">
            <w:pPr>
              <w:spacing w:after="0" w:line="240" w:lineRule="auto"/>
              <w:rPr>
                <w:ins w:id="21508" w:author="Stefanie Lane" w:date="2022-06-23T15:12:00Z"/>
                <w:del w:id="21509" w:author="Lane, Stefanie" w:date="2023-04-28T12:07:00Z"/>
                <w:rFonts w:ascii="Calibri" w:eastAsia="Times New Roman" w:hAnsi="Calibri" w:cs="Calibri"/>
                <w:color w:val="000000"/>
                <w:rPrChange w:id="21510" w:author="Stefanie Lane" w:date="2022-06-23T15:12:00Z">
                  <w:rPr>
                    <w:ins w:id="21511" w:author="Stefanie Lane" w:date="2022-06-23T15:12:00Z"/>
                    <w:del w:id="21512" w:author="Lane, Stefanie" w:date="2023-04-28T12:07:00Z"/>
                  </w:rPr>
                </w:rPrChange>
              </w:rPr>
              <w:pPrChange w:id="2151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151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38D799B" w14:textId="77777777" w:rsidR="00EB4CE1" w:rsidRPr="00EB4CE1" w:rsidDel="00402FFE" w:rsidRDefault="00EB4CE1">
            <w:pPr>
              <w:spacing w:after="0" w:line="240" w:lineRule="auto"/>
              <w:rPr>
                <w:ins w:id="21515" w:author="Stefanie Lane" w:date="2022-06-23T15:12:00Z"/>
                <w:del w:id="21516" w:author="Lane, Stefanie" w:date="2023-04-28T12:07:00Z"/>
                <w:rFonts w:ascii="Calibri" w:eastAsia="Times New Roman" w:hAnsi="Calibri" w:cs="Calibri"/>
                <w:color w:val="000000"/>
                <w:rPrChange w:id="21517" w:author="Stefanie Lane" w:date="2022-06-23T15:12:00Z">
                  <w:rPr>
                    <w:ins w:id="21518" w:author="Stefanie Lane" w:date="2022-06-23T15:12:00Z"/>
                    <w:del w:id="21519" w:author="Lane, Stefanie" w:date="2023-04-28T12:07:00Z"/>
                  </w:rPr>
                </w:rPrChange>
              </w:rPr>
              <w:pPrChange w:id="21520" w:author="Stefanie Lane" w:date="2022-06-23T15:12:00Z">
                <w:pPr/>
              </w:pPrChange>
            </w:pPr>
          </w:p>
        </w:tc>
        <w:tc>
          <w:tcPr>
            <w:tcW w:w="3320" w:type="dxa"/>
            <w:tcBorders>
              <w:top w:val="nil"/>
              <w:left w:val="nil"/>
              <w:bottom w:val="nil"/>
              <w:right w:val="nil"/>
            </w:tcBorders>
            <w:shd w:val="clear" w:color="auto" w:fill="auto"/>
            <w:noWrap/>
            <w:vAlign w:val="bottom"/>
            <w:hideMark/>
            <w:tcPrChange w:id="21521" w:author="Stefanie Lane" w:date="2022-06-23T15:14:00Z">
              <w:tcPr>
                <w:tcW w:w="3320" w:type="dxa"/>
                <w:tcBorders>
                  <w:top w:val="nil"/>
                  <w:left w:val="nil"/>
                  <w:bottom w:val="nil"/>
                  <w:right w:val="nil"/>
                </w:tcBorders>
                <w:shd w:val="clear" w:color="auto" w:fill="auto"/>
                <w:noWrap/>
                <w:vAlign w:val="bottom"/>
                <w:hideMark/>
              </w:tcPr>
            </w:tcPrChange>
          </w:tcPr>
          <w:p w14:paraId="457F2B77" w14:textId="1F9AFB26" w:rsidR="00EB4CE1" w:rsidRPr="00EB4CE1" w:rsidDel="00402FFE" w:rsidRDefault="00D5247D">
            <w:pPr>
              <w:spacing w:after="0" w:line="240" w:lineRule="auto"/>
              <w:rPr>
                <w:ins w:id="21522" w:author="Stefanie Lane" w:date="2022-06-23T15:12:00Z"/>
                <w:del w:id="21523" w:author="Lane, Stefanie" w:date="2023-04-28T12:07:00Z"/>
                <w:rFonts w:ascii="Calibri" w:eastAsia="Times New Roman" w:hAnsi="Calibri" w:cs="Calibri"/>
                <w:i/>
                <w:iCs/>
                <w:color w:val="000000"/>
                <w:rPrChange w:id="21524" w:author="Stefanie Lane" w:date="2022-06-23T15:12:00Z">
                  <w:rPr>
                    <w:ins w:id="21525" w:author="Stefanie Lane" w:date="2022-06-23T15:12:00Z"/>
                    <w:del w:id="21526" w:author="Lane, Stefanie" w:date="2023-04-28T12:07:00Z"/>
                  </w:rPr>
                </w:rPrChange>
              </w:rPr>
              <w:pPrChange w:id="21527" w:author="Stefanie Lane" w:date="2022-06-23T15:12:00Z">
                <w:pPr/>
              </w:pPrChange>
            </w:pPr>
            <w:ins w:id="21528" w:author="Stefanie Lane" w:date="2022-06-23T15:19:00Z">
              <w:del w:id="21529" w:author="Lane, Stefanie" w:date="2023-04-28T12:07:00Z">
                <w:r w:rsidDel="00402FFE">
                  <w:rPr>
                    <w:rStyle w:val="Emphasis"/>
                  </w:rPr>
                  <w:delText xml:space="preserve">Symphyotrichum </w:delText>
                </w:r>
              </w:del>
            </w:ins>
            <w:ins w:id="21530" w:author="Stefanie Lane" w:date="2022-06-23T15:12:00Z">
              <w:del w:id="21531" w:author="Lane, Stefanie" w:date="2023-04-28T12:07:00Z">
                <w:r w:rsidR="00EB4CE1" w:rsidRPr="00EB4CE1" w:rsidDel="00402FFE">
                  <w:rPr>
                    <w:rFonts w:ascii="Calibri" w:eastAsia="Times New Roman" w:hAnsi="Calibri" w:cs="Calibri"/>
                    <w:i/>
                    <w:iCs/>
                    <w:color w:val="000000"/>
                    <w:rPrChange w:id="21532" w:author="Stefanie Lane" w:date="2022-06-23T15:12:00Z">
                      <w:rPr/>
                    </w:rPrChange>
                  </w:rPr>
                  <w:delText>subspicatum</w:delText>
                </w:r>
              </w:del>
            </w:ins>
          </w:p>
        </w:tc>
        <w:tc>
          <w:tcPr>
            <w:tcW w:w="869" w:type="dxa"/>
            <w:tcBorders>
              <w:top w:val="nil"/>
              <w:left w:val="nil"/>
              <w:bottom w:val="nil"/>
              <w:right w:val="nil"/>
            </w:tcBorders>
            <w:shd w:val="clear" w:color="auto" w:fill="auto"/>
            <w:noWrap/>
            <w:vAlign w:val="bottom"/>
            <w:hideMark/>
            <w:tcPrChange w:id="21533" w:author="Stefanie Lane" w:date="2022-06-23T15:14:00Z">
              <w:tcPr>
                <w:tcW w:w="960" w:type="dxa"/>
                <w:tcBorders>
                  <w:top w:val="nil"/>
                  <w:left w:val="nil"/>
                  <w:bottom w:val="nil"/>
                  <w:right w:val="nil"/>
                </w:tcBorders>
                <w:shd w:val="clear" w:color="auto" w:fill="auto"/>
                <w:noWrap/>
                <w:vAlign w:val="bottom"/>
                <w:hideMark/>
              </w:tcPr>
            </w:tcPrChange>
          </w:tcPr>
          <w:p w14:paraId="3AB34D3F" w14:textId="77777777" w:rsidR="00EB4CE1" w:rsidRPr="00EB4CE1" w:rsidDel="00402FFE" w:rsidRDefault="00EB4CE1">
            <w:pPr>
              <w:spacing w:after="0" w:line="240" w:lineRule="auto"/>
              <w:jc w:val="center"/>
              <w:rPr>
                <w:ins w:id="21534" w:author="Stefanie Lane" w:date="2022-06-23T15:12:00Z"/>
                <w:del w:id="21535" w:author="Lane, Stefanie" w:date="2023-04-28T12:07:00Z"/>
                <w:rFonts w:ascii="Calibri" w:eastAsia="Times New Roman" w:hAnsi="Calibri" w:cs="Calibri"/>
                <w:color w:val="000000"/>
                <w:rPrChange w:id="21536" w:author="Stefanie Lane" w:date="2022-06-23T15:12:00Z">
                  <w:rPr>
                    <w:ins w:id="21537" w:author="Stefanie Lane" w:date="2022-06-23T15:12:00Z"/>
                    <w:del w:id="21538" w:author="Lane, Stefanie" w:date="2023-04-28T12:07:00Z"/>
                  </w:rPr>
                </w:rPrChange>
              </w:rPr>
              <w:pPrChange w:id="21539" w:author="Stefanie Lane" w:date="2022-06-23T15:12:00Z">
                <w:pPr>
                  <w:jc w:val="center"/>
                </w:pPr>
              </w:pPrChange>
            </w:pPr>
            <w:ins w:id="21540" w:author="Stefanie Lane" w:date="2022-06-23T15:12:00Z">
              <w:del w:id="21541" w:author="Lane, Stefanie" w:date="2023-04-28T12:07:00Z">
                <w:r w:rsidRPr="00EB4CE1" w:rsidDel="00402FFE">
                  <w:rPr>
                    <w:rFonts w:ascii="Calibri" w:eastAsia="Times New Roman" w:hAnsi="Calibri" w:cs="Calibri"/>
                    <w:color w:val="000000"/>
                    <w:rPrChange w:id="21542" w:author="Stefanie Lane" w:date="2022-06-23T15:12:00Z">
                      <w:rPr/>
                    </w:rPrChange>
                  </w:rPr>
                  <w:delText>0.29</w:delText>
                </w:r>
              </w:del>
            </w:ins>
          </w:p>
        </w:tc>
        <w:tc>
          <w:tcPr>
            <w:tcW w:w="990" w:type="dxa"/>
            <w:tcBorders>
              <w:top w:val="nil"/>
              <w:left w:val="nil"/>
              <w:bottom w:val="nil"/>
              <w:right w:val="nil"/>
            </w:tcBorders>
            <w:shd w:val="clear" w:color="auto" w:fill="auto"/>
            <w:noWrap/>
            <w:vAlign w:val="bottom"/>
            <w:hideMark/>
            <w:tcPrChange w:id="21543" w:author="Stefanie Lane" w:date="2022-06-23T15:14:00Z">
              <w:tcPr>
                <w:tcW w:w="960" w:type="dxa"/>
                <w:tcBorders>
                  <w:top w:val="nil"/>
                  <w:left w:val="nil"/>
                  <w:bottom w:val="nil"/>
                  <w:right w:val="nil"/>
                </w:tcBorders>
                <w:shd w:val="clear" w:color="auto" w:fill="auto"/>
                <w:noWrap/>
                <w:vAlign w:val="bottom"/>
                <w:hideMark/>
              </w:tcPr>
            </w:tcPrChange>
          </w:tcPr>
          <w:p w14:paraId="0BA73BA3" w14:textId="77777777" w:rsidR="00EB4CE1" w:rsidRPr="00EB4CE1" w:rsidDel="00402FFE" w:rsidRDefault="00EB4CE1">
            <w:pPr>
              <w:spacing w:after="0" w:line="240" w:lineRule="auto"/>
              <w:jc w:val="center"/>
              <w:rPr>
                <w:ins w:id="21544" w:author="Stefanie Lane" w:date="2022-06-23T15:12:00Z"/>
                <w:del w:id="21545" w:author="Lane, Stefanie" w:date="2023-04-28T12:07:00Z"/>
                <w:rFonts w:ascii="Calibri" w:eastAsia="Times New Roman" w:hAnsi="Calibri" w:cs="Calibri"/>
                <w:color w:val="000000"/>
                <w:rPrChange w:id="21546" w:author="Stefanie Lane" w:date="2022-06-23T15:12:00Z">
                  <w:rPr>
                    <w:ins w:id="21547" w:author="Stefanie Lane" w:date="2022-06-23T15:12:00Z"/>
                    <w:del w:id="21548" w:author="Lane, Stefanie" w:date="2023-04-28T12:07:00Z"/>
                  </w:rPr>
                </w:rPrChange>
              </w:rPr>
              <w:pPrChange w:id="21549" w:author="Stefanie Lane" w:date="2022-06-23T15:12:00Z">
                <w:pPr>
                  <w:jc w:val="center"/>
                </w:pPr>
              </w:pPrChange>
            </w:pPr>
            <w:ins w:id="21550" w:author="Stefanie Lane" w:date="2022-06-23T15:12:00Z">
              <w:del w:id="21551" w:author="Lane, Stefanie" w:date="2023-04-28T12:07:00Z">
                <w:r w:rsidRPr="00EB4CE1" w:rsidDel="00402FFE">
                  <w:rPr>
                    <w:rFonts w:ascii="Calibri" w:eastAsia="Times New Roman" w:hAnsi="Calibri" w:cs="Calibri"/>
                    <w:color w:val="000000"/>
                    <w:rPrChange w:id="21552" w:author="Stefanie Lane" w:date="2022-06-23T15:12:00Z">
                      <w:rPr/>
                    </w:rPrChange>
                  </w:rPr>
                  <w:delText>0.13</w:delText>
                </w:r>
              </w:del>
            </w:ins>
          </w:p>
        </w:tc>
        <w:tc>
          <w:tcPr>
            <w:tcW w:w="810" w:type="dxa"/>
            <w:tcBorders>
              <w:top w:val="nil"/>
              <w:left w:val="nil"/>
              <w:bottom w:val="nil"/>
              <w:right w:val="nil"/>
            </w:tcBorders>
            <w:shd w:val="clear" w:color="auto" w:fill="auto"/>
            <w:noWrap/>
            <w:vAlign w:val="bottom"/>
            <w:hideMark/>
            <w:tcPrChange w:id="21553" w:author="Stefanie Lane" w:date="2022-06-23T15:14:00Z">
              <w:tcPr>
                <w:tcW w:w="960" w:type="dxa"/>
                <w:tcBorders>
                  <w:top w:val="nil"/>
                  <w:left w:val="nil"/>
                  <w:bottom w:val="nil"/>
                  <w:right w:val="nil"/>
                </w:tcBorders>
                <w:shd w:val="clear" w:color="auto" w:fill="auto"/>
                <w:noWrap/>
                <w:vAlign w:val="bottom"/>
                <w:hideMark/>
              </w:tcPr>
            </w:tcPrChange>
          </w:tcPr>
          <w:p w14:paraId="29A79636" w14:textId="77777777" w:rsidR="00EB4CE1" w:rsidRPr="00EB4CE1" w:rsidDel="00402FFE" w:rsidRDefault="00EB4CE1">
            <w:pPr>
              <w:spacing w:after="0" w:line="240" w:lineRule="auto"/>
              <w:jc w:val="center"/>
              <w:rPr>
                <w:ins w:id="21554" w:author="Stefanie Lane" w:date="2022-06-23T15:12:00Z"/>
                <w:del w:id="21555" w:author="Lane, Stefanie" w:date="2023-04-28T12:07:00Z"/>
                <w:rFonts w:ascii="Calibri" w:eastAsia="Times New Roman" w:hAnsi="Calibri" w:cs="Calibri"/>
                <w:color w:val="000000"/>
                <w:rPrChange w:id="21556" w:author="Stefanie Lane" w:date="2022-06-23T15:12:00Z">
                  <w:rPr>
                    <w:ins w:id="21557" w:author="Stefanie Lane" w:date="2022-06-23T15:12:00Z"/>
                    <w:del w:id="21558" w:author="Lane, Stefanie" w:date="2023-04-28T12:07:00Z"/>
                  </w:rPr>
                </w:rPrChange>
              </w:rPr>
              <w:pPrChange w:id="21559" w:author="Stefanie Lane" w:date="2022-06-23T15:12:00Z">
                <w:pPr>
                  <w:jc w:val="center"/>
                </w:pPr>
              </w:pPrChange>
            </w:pPr>
            <w:ins w:id="21560" w:author="Stefanie Lane" w:date="2022-06-23T15:12:00Z">
              <w:del w:id="21561" w:author="Lane, Stefanie" w:date="2023-04-28T12:07:00Z">
                <w:r w:rsidRPr="00EB4CE1" w:rsidDel="00402FFE">
                  <w:rPr>
                    <w:rFonts w:ascii="Calibri" w:eastAsia="Times New Roman" w:hAnsi="Calibri" w:cs="Calibri"/>
                    <w:color w:val="000000"/>
                    <w:rPrChange w:id="21562" w:author="Stefanie Lane" w:date="2022-06-23T15:12:00Z">
                      <w:rPr/>
                    </w:rPrChange>
                  </w:rPr>
                  <w:delText>0.25</w:delText>
                </w:r>
              </w:del>
            </w:ins>
          </w:p>
        </w:tc>
        <w:tc>
          <w:tcPr>
            <w:tcW w:w="1710" w:type="dxa"/>
            <w:tcBorders>
              <w:top w:val="nil"/>
              <w:left w:val="nil"/>
              <w:bottom w:val="nil"/>
              <w:right w:val="single" w:sz="8" w:space="0" w:color="auto"/>
            </w:tcBorders>
            <w:shd w:val="clear" w:color="auto" w:fill="auto"/>
            <w:noWrap/>
            <w:vAlign w:val="bottom"/>
            <w:hideMark/>
            <w:tcPrChange w:id="21563"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D3A5FB9" w14:textId="77777777" w:rsidR="00EB4CE1" w:rsidRPr="00EB4CE1" w:rsidDel="00402FFE" w:rsidRDefault="00EB4CE1">
            <w:pPr>
              <w:spacing w:after="0" w:line="240" w:lineRule="auto"/>
              <w:jc w:val="center"/>
              <w:rPr>
                <w:ins w:id="21564" w:author="Stefanie Lane" w:date="2022-06-23T15:12:00Z"/>
                <w:del w:id="21565" w:author="Lane, Stefanie" w:date="2023-04-28T12:07:00Z"/>
                <w:rFonts w:ascii="Calibri" w:eastAsia="Times New Roman" w:hAnsi="Calibri" w:cs="Calibri"/>
                <w:color w:val="000000"/>
                <w:rPrChange w:id="21566" w:author="Stefanie Lane" w:date="2022-06-23T15:12:00Z">
                  <w:rPr>
                    <w:ins w:id="21567" w:author="Stefanie Lane" w:date="2022-06-23T15:12:00Z"/>
                    <w:del w:id="21568" w:author="Lane, Stefanie" w:date="2023-04-28T12:07:00Z"/>
                  </w:rPr>
                </w:rPrChange>
              </w:rPr>
              <w:pPrChange w:id="21569" w:author="Stefanie Lane" w:date="2022-06-23T15:12:00Z">
                <w:pPr>
                  <w:jc w:val="center"/>
                </w:pPr>
              </w:pPrChange>
            </w:pPr>
            <w:ins w:id="21570" w:author="Stefanie Lane" w:date="2022-06-23T15:12:00Z">
              <w:del w:id="21571" w:author="Lane, Stefanie" w:date="2023-04-28T12:07:00Z">
                <w:r w:rsidRPr="00EB4CE1" w:rsidDel="00402FFE">
                  <w:rPr>
                    <w:rFonts w:ascii="Calibri" w:eastAsia="Times New Roman" w:hAnsi="Calibri" w:cs="Calibri"/>
                    <w:color w:val="000000"/>
                    <w:rPrChange w:id="21572" w:author="Stefanie Lane" w:date="2022-06-23T15:12:00Z">
                      <w:rPr/>
                    </w:rPrChange>
                  </w:rPr>
                  <w:delText>-15.0</w:delText>
                </w:r>
              </w:del>
            </w:ins>
          </w:p>
        </w:tc>
      </w:tr>
      <w:tr w:rsidR="00EB4CE1" w:rsidRPr="00EB4CE1" w:rsidDel="00402FFE" w14:paraId="2A4D7CF8" w14:textId="77777777" w:rsidTr="006F10B7">
        <w:trPr>
          <w:trHeight w:val="290"/>
          <w:ins w:id="21573" w:author="Stefanie Lane" w:date="2022-06-23T15:12:00Z"/>
          <w:del w:id="21574" w:author="Lane, Stefanie" w:date="2023-04-28T12:07:00Z"/>
          <w:trPrChange w:id="2157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157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88793B2" w14:textId="77777777" w:rsidR="00EB4CE1" w:rsidRPr="00EB4CE1" w:rsidDel="00402FFE" w:rsidRDefault="00EB4CE1">
            <w:pPr>
              <w:spacing w:after="0" w:line="240" w:lineRule="auto"/>
              <w:rPr>
                <w:ins w:id="21577" w:author="Stefanie Lane" w:date="2022-06-23T15:12:00Z"/>
                <w:del w:id="21578" w:author="Lane, Stefanie" w:date="2023-04-28T12:07:00Z"/>
                <w:rFonts w:ascii="Calibri" w:eastAsia="Times New Roman" w:hAnsi="Calibri" w:cs="Calibri"/>
                <w:color w:val="000000"/>
                <w:rPrChange w:id="21579" w:author="Stefanie Lane" w:date="2022-06-23T15:12:00Z">
                  <w:rPr>
                    <w:ins w:id="21580" w:author="Stefanie Lane" w:date="2022-06-23T15:12:00Z"/>
                    <w:del w:id="21581" w:author="Lane, Stefanie" w:date="2023-04-28T12:07:00Z"/>
                  </w:rPr>
                </w:rPrChange>
              </w:rPr>
              <w:pPrChange w:id="2158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158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43A064E" w14:textId="77777777" w:rsidR="00EB4CE1" w:rsidRPr="00EB4CE1" w:rsidDel="00402FFE" w:rsidRDefault="00EB4CE1">
            <w:pPr>
              <w:spacing w:after="0" w:line="240" w:lineRule="auto"/>
              <w:rPr>
                <w:ins w:id="21584" w:author="Stefanie Lane" w:date="2022-06-23T15:12:00Z"/>
                <w:del w:id="21585" w:author="Lane, Stefanie" w:date="2023-04-28T12:07:00Z"/>
                <w:rFonts w:ascii="Calibri" w:eastAsia="Times New Roman" w:hAnsi="Calibri" w:cs="Calibri"/>
                <w:color w:val="000000"/>
                <w:rPrChange w:id="21586" w:author="Stefanie Lane" w:date="2022-06-23T15:12:00Z">
                  <w:rPr>
                    <w:ins w:id="21587" w:author="Stefanie Lane" w:date="2022-06-23T15:12:00Z"/>
                    <w:del w:id="21588" w:author="Lane, Stefanie" w:date="2023-04-28T12:07:00Z"/>
                  </w:rPr>
                </w:rPrChange>
              </w:rPr>
              <w:pPrChange w:id="2158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159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110B4BB" w14:textId="77777777" w:rsidR="00EB4CE1" w:rsidRPr="00EB4CE1" w:rsidDel="00402FFE" w:rsidRDefault="00EB4CE1">
            <w:pPr>
              <w:spacing w:after="0" w:line="240" w:lineRule="auto"/>
              <w:rPr>
                <w:ins w:id="21591" w:author="Stefanie Lane" w:date="2022-06-23T15:12:00Z"/>
                <w:del w:id="21592" w:author="Lane, Stefanie" w:date="2023-04-28T12:07:00Z"/>
                <w:rFonts w:ascii="Calibri" w:eastAsia="Times New Roman" w:hAnsi="Calibri" w:cs="Calibri"/>
                <w:i/>
                <w:iCs/>
                <w:color w:val="000000"/>
                <w:rPrChange w:id="21593" w:author="Stefanie Lane" w:date="2022-06-23T15:12:00Z">
                  <w:rPr>
                    <w:ins w:id="21594" w:author="Stefanie Lane" w:date="2022-06-23T15:12:00Z"/>
                    <w:del w:id="21595" w:author="Lane, Stefanie" w:date="2023-04-28T12:07:00Z"/>
                  </w:rPr>
                </w:rPrChange>
              </w:rPr>
              <w:pPrChange w:id="21596" w:author="Stefanie Lane" w:date="2022-06-23T15:12:00Z">
                <w:pPr/>
              </w:pPrChange>
            </w:pPr>
            <w:ins w:id="21597" w:author="Stefanie Lane" w:date="2022-06-23T15:12:00Z">
              <w:del w:id="21598" w:author="Lane, Stefanie" w:date="2023-04-28T12:07:00Z">
                <w:r w:rsidRPr="00EB4CE1" w:rsidDel="00402FFE">
                  <w:rPr>
                    <w:rFonts w:ascii="Calibri" w:eastAsia="Times New Roman" w:hAnsi="Calibri" w:cs="Calibri"/>
                    <w:i/>
                    <w:iCs/>
                    <w:color w:val="000000"/>
                    <w:rPrChange w:id="21599" w:author="Stefanie Lane" w:date="2022-06-23T15:12:00Z">
                      <w:rPr/>
                    </w:rPrChange>
                  </w:rPr>
                  <w:delText>Rumex occidentalis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160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8F22DF7" w14:textId="77777777" w:rsidR="00EB4CE1" w:rsidRPr="00EB4CE1" w:rsidDel="00402FFE" w:rsidRDefault="00EB4CE1">
            <w:pPr>
              <w:spacing w:after="0" w:line="240" w:lineRule="auto"/>
              <w:jc w:val="center"/>
              <w:rPr>
                <w:ins w:id="21601" w:author="Stefanie Lane" w:date="2022-06-23T15:12:00Z"/>
                <w:del w:id="21602" w:author="Lane, Stefanie" w:date="2023-04-28T12:07:00Z"/>
                <w:rFonts w:ascii="Calibri" w:eastAsia="Times New Roman" w:hAnsi="Calibri" w:cs="Calibri"/>
                <w:color w:val="000000"/>
                <w:rPrChange w:id="21603" w:author="Stefanie Lane" w:date="2022-06-23T15:12:00Z">
                  <w:rPr>
                    <w:ins w:id="21604" w:author="Stefanie Lane" w:date="2022-06-23T15:12:00Z"/>
                    <w:del w:id="21605" w:author="Lane, Stefanie" w:date="2023-04-28T12:07:00Z"/>
                  </w:rPr>
                </w:rPrChange>
              </w:rPr>
              <w:pPrChange w:id="21606" w:author="Stefanie Lane" w:date="2022-06-23T15:12:00Z">
                <w:pPr>
                  <w:jc w:val="center"/>
                </w:pPr>
              </w:pPrChange>
            </w:pPr>
            <w:ins w:id="21607" w:author="Stefanie Lane" w:date="2022-06-23T15:12:00Z">
              <w:del w:id="21608" w:author="Lane, Stefanie" w:date="2023-04-28T12:07:00Z">
                <w:r w:rsidRPr="00EB4CE1" w:rsidDel="00402FFE">
                  <w:rPr>
                    <w:rFonts w:ascii="Calibri" w:eastAsia="Times New Roman" w:hAnsi="Calibri" w:cs="Calibri"/>
                    <w:color w:val="000000"/>
                    <w:rPrChange w:id="21609" w:author="Stefanie Lane" w:date="2022-06-23T15:12:00Z">
                      <w:rPr/>
                    </w:rPrChange>
                  </w:rPr>
                  <w:delText>0.12</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161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DDA5A3D" w14:textId="77777777" w:rsidR="00EB4CE1" w:rsidRPr="00EB4CE1" w:rsidDel="00402FFE" w:rsidRDefault="00EB4CE1">
            <w:pPr>
              <w:spacing w:after="0" w:line="240" w:lineRule="auto"/>
              <w:jc w:val="center"/>
              <w:rPr>
                <w:ins w:id="21611" w:author="Stefanie Lane" w:date="2022-06-23T15:12:00Z"/>
                <w:del w:id="21612" w:author="Lane, Stefanie" w:date="2023-04-28T12:07:00Z"/>
                <w:rFonts w:ascii="Calibri" w:eastAsia="Times New Roman" w:hAnsi="Calibri" w:cs="Calibri"/>
                <w:color w:val="000000"/>
                <w:rPrChange w:id="21613" w:author="Stefanie Lane" w:date="2022-06-23T15:12:00Z">
                  <w:rPr>
                    <w:ins w:id="21614" w:author="Stefanie Lane" w:date="2022-06-23T15:12:00Z"/>
                    <w:del w:id="21615" w:author="Lane, Stefanie" w:date="2023-04-28T12:07:00Z"/>
                  </w:rPr>
                </w:rPrChange>
              </w:rPr>
              <w:pPrChange w:id="21616" w:author="Stefanie Lane" w:date="2022-06-23T15:12:00Z">
                <w:pPr>
                  <w:jc w:val="center"/>
                </w:pPr>
              </w:pPrChange>
            </w:pPr>
            <w:ins w:id="21617" w:author="Stefanie Lane" w:date="2022-06-23T15:12:00Z">
              <w:del w:id="21618" w:author="Lane, Stefanie" w:date="2023-04-28T12:07:00Z">
                <w:r w:rsidRPr="00EB4CE1" w:rsidDel="00402FFE">
                  <w:rPr>
                    <w:rFonts w:ascii="Calibri" w:eastAsia="Times New Roman" w:hAnsi="Calibri" w:cs="Calibri"/>
                    <w:color w:val="000000"/>
                    <w:rPrChange w:id="21619" w:author="Stefanie Lane" w:date="2022-06-23T15:12:00Z">
                      <w:rPr/>
                    </w:rPrChange>
                  </w:rPr>
                  <w:delText>0.16</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162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CC49327" w14:textId="77777777" w:rsidR="00EB4CE1" w:rsidRPr="00EB4CE1" w:rsidDel="00402FFE" w:rsidRDefault="00EB4CE1">
            <w:pPr>
              <w:spacing w:after="0" w:line="240" w:lineRule="auto"/>
              <w:jc w:val="center"/>
              <w:rPr>
                <w:ins w:id="21621" w:author="Stefanie Lane" w:date="2022-06-23T15:12:00Z"/>
                <w:del w:id="21622" w:author="Lane, Stefanie" w:date="2023-04-28T12:07:00Z"/>
                <w:rFonts w:ascii="Calibri" w:eastAsia="Times New Roman" w:hAnsi="Calibri" w:cs="Calibri"/>
                <w:color w:val="000000"/>
                <w:rPrChange w:id="21623" w:author="Stefanie Lane" w:date="2022-06-23T15:12:00Z">
                  <w:rPr>
                    <w:ins w:id="21624" w:author="Stefanie Lane" w:date="2022-06-23T15:12:00Z"/>
                    <w:del w:id="21625" w:author="Lane, Stefanie" w:date="2023-04-28T12:07:00Z"/>
                  </w:rPr>
                </w:rPrChange>
              </w:rPr>
              <w:pPrChange w:id="21626" w:author="Stefanie Lane" w:date="2022-06-23T15:12:00Z">
                <w:pPr>
                  <w:jc w:val="center"/>
                </w:pPr>
              </w:pPrChange>
            </w:pPr>
            <w:ins w:id="21627" w:author="Stefanie Lane" w:date="2022-06-23T15:12:00Z">
              <w:del w:id="21628" w:author="Lane, Stefanie" w:date="2023-04-28T12:07:00Z">
                <w:r w:rsidRPr="00EB4CE1" w:rsidDel="00402FFE">
                  <w:rPr>
                    <w:rFonts w:ascii="Calibri" w:eastAsia="Times New Roman" w:hAnsi="Calibri" w:cs="Calibri"/>
                    <w:color w:val="000000"/>
                    <w:rPrChange w:id="21629" w:author="Stefanie Lane" w:date="2022-06-23T15:12:00Z">
                      <w:rPr/>
                    </w:rPrChange>
                  </w:rPr>
                  <w:delText>0.11</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163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C4E1377" w14:textId="77777777" w:rsidR="00EB4CE1" w:rsidRPr="00EB4CE1" w:rsidDel="00402FFE" w:rsidRDefault="00EB4CE1">
            <w:pPr>
              <w:spacing w:after="0" w:line="240" w:lineRule="auto"/>
              <w:jc w:val="center"/>
              <w:rPr>
                <w:ins w:id="21631" w:author="Stefanie Lane" w:date="2022-06-23T15:12:00Z"/>
                <w:del w:id="21632" w:author="Lane, Stefanie" w:date="2023-04-28T12:07:00Z"/>
                <w:rFonts w:ascii="Calibri" w:eastAsia="Times New Roman" w:hAnsi="Calibri" w:cs="Calibri"/>
                <w:color w:val="000000"/>
                <w:rPrChange w:id="21633" w:author="Stefanie Lane" w:date="2022-06-23T15:12:00Z">
                  <w:rPr>
                    <w:ins w:id="21634" w:author="Stefanie Lane" w:date="2022-06-23T15:12:00Z"/>
                    <w:del w:id="21635" w:author="Lane, Stefanie" w:date="2023-04-28T12:07:00Z"/>
                  </w:rPr>
                </w:rPrChange>
              </w:rPr>
              <w:pPrChange w:id="21636" w:author="Stefanie Lane" w:date="2022-06-23T15:12:00Z">
                <w:pPr>
                  <w:jc w:val="center"/>
                </w:pPr>
              </w:pPrChange>
            </w:pPr>
            <w:ins w:id="21637" w:author="Stefanie Lane" w:date="2022-06-23T15:12:00Z">
              <w:del w:id="21638" w:author="Lane, Stefanie" w:date="2023-04-28T12:07:00Z">
                <w:r w:rsidRPr="00EB4CE1" w:rsidDel="00402FFE">
                  <w:rPr>
                    <w:rFonts w:ascii="Calibri" w:eastAsia="Times New Roman" w:hAnsi="Calibri" w:cs="Calibri"/>
                    <w:color w:val="000000"/>
                    <w:rPrChange w:id="21639" w:author="Stefanie Lane" w:date="2022-06-23T15:12:00Z">
                      <w:rPr/>
                    </w:rPrChange>
                  </w:rPr>
                  <w:delText>-8.9</w:delText>
                </w:r>
              </w:del>
            </w:ins>
          </w:p>
        </w:tc>
      </w:tr>
      <w:tr w:rsidR="00EB4CE1" w:rsidRPr="00EB4CE1" w:rsidDel="00402FFE" w14:paraId="0F8BC5B2" w14:textId="77777777" w:rsidTr="006F10B7">
        <w:trPr>
          <w:trHeight w:val="290"/>
          <w:ins w:id="21640" w:author="Stefanie Lane" w:date="2022-06-23T15:12:00Z"/>
          <w:del w:id="21641" w:author="Lane, Stefanie" w:date="2023-04-28T12:07:00Z"/>
          <w:trPrChange w:id="2164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164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9C00D88" w14:textId="77777777" w:rsidR="00EB4CE1" w:rsidRPr="00EB4CE1" w:rsidDel="00402FFE" w:rsidRDefault="00EB4CE1">
            <w:pPr>
              <w:spacing w:after="0" w:line="240" w:lineRule="auto"/>
              <w:rPr>
                <w:ins w:id="21644" w:author="Stefanie Lane" w:date="2022-06-23T15:12:00Z"/>
                <w:del w:id="21645" w:author="Lane, Stefanie" w:date="2023-04-28T12:07:00Z"/>
                <w:rFonts w:ascii="Calibri" w:eastAsia="Times New Roman" w:hAnsi="Calibri" w:cs="Calibri"/>
                <w:color w:val="000000"/>
                <w:rPrChange w:id="21646" w:author="Stefanie Lane" w:date="2022-06-23T15:12:00Z">
                  <w:rPr>
                    <w:ins w:id="21647" w:author="Stefanie Lane" w:date="2022-06-23T15:12:00Z"/>
                    <w:del w:id="21648" w:author="Lane, Stefanie" w:date="2023-04-28T12:07:00Z"/>
                  </w:rPr>
                </w:rPrChange>
              </w:rPr>
              <w:pPrChange w:id="2164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165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7D419A2" w14:textId="77777777" w:rsidR="00EB4CE1" w:rsidRPr="00EB4CE1" w:rsidDel="00402FFE" w:rsidRDefault="00EB4CE1">
            <w:pPr>
              <w:spacing w:after="0" w:line="240" w:lineRule="auto"/>
              <w:rPr>
                <w:ins w:id="21651" w:author="Stefanie Lane" w:date="2022-06-23T15:12:00Z"/>
                <w:del w:id="21652" w:author="Lane, Stefanie" w:date="2023-04-28T12:07:00Z"/>
                <w:rFonts w:ascii="Calibri" w:eastAsia="Times New Roman" w:hAnsi="Calibri" w:cs="Calibri"/>
                <w:color w:val="000000"/>
                <w:rPrChange w:id="21653" w:author="Stefanie Lane" w:date="2022-06-23T15:12:00Z">
                  <w:rPr>
                    <w:ins w:id="21654" w:author="Stefanie Lane" w:date="2022-06-23T15:12:00Z"/>
                    <w:del w:id="21655" w:author="Lane, Stefanie" w:date="2023-04-28T12:07:00Z"/>
                  </w:rPr>
                </w:rPrChange>
              </w:rPr>
              <w:pPrChange w:id="21656" w:author="Stefanie Lane" w:date="2022-06-23T15:12:00Z">
                <w:pPr/>
              </w:pPrChange>
            </w:pPr>
          </w:p>
        </w:tc>
        <w:tc>
          <w:tcPr>
            <w:tcW w:w="3320" w:type="dxa"/>
            <w:tcBorders>
              <w:top w:val="nil"/>
              <w:left w:val="nil"/>
              <w:bottom w:val="nil"/>
              <w:right w:val="nil"/>
            </w:tcBorders>
            <w:shd w:val="clear" w:color="auto" w:fill="auto"/>
            <w:noWrap/>
            <w:vAlign w:val="bottom"/>
            <w:hideMark/>
            <w:tcPrChange w:id="21657" w:author="Stefanie Lane" w:date="2022-06-23T15:14:00Z">
              <w:tcPr>
                <w:tcW w:w="3320" w:type="dxa"/>
                <w:tcBorders>
                  <w:top w:val="nil"/>
                  <w:left w:val="nil"/>
                  <w:bottom w:val="nil"/>
                  <w:right w:val="nil"/>
                </w:tcBorders>
                <w:shd w:val="clear" w:color="auto" w:fill="auto"/>
                <w:noWrap/>
                <w:vAlign w:val="bottom"/>
                <w:hideMark/>
              </w:tcPr>
            </w:tcPrChange>
          </w:tcPr>
          <w:p w14:paraId="7EE8462C" w14:textId="77777777" w:rsidR="00EB4CE1" w:rsidRPr="00EB4CE1" w:rsidDel="00402FFE" w:rsidRDefault="00EB4CE1">
            <w:pPr>
              <w:spacing w:after="0" w:line="240" w:lineRule="auto"/>
              <w:rPr>
                <w:ins w:id="21658" w:author="Stefanie Lane" w:date="2022-06-23T15:12:00Z"/>
                <w:del w:id="21659" w:author="Lane, Stefanie" w:date="2023-04-28T12:07:00Z"/>
                <w:rFonts w:ascii="Calibri" w:eastAsia="Times New Roman" w:hAnsi="Calibri" w:cs="Calibri"/>
                <w:i/>
                <w:iCs/>
                <w:color w:val="000000"/>
                <w:rPrChange w:id="21660" w:author="Stefanie Lane" w:date="2022-06-23T15:12:00Z">
                  <w:rPr>
                    <w:ins w:id="21661" w:author="Stefanie Lane" w:date="2022-06-23T15:12:00Z"/>
                    <w:del w:id="21662" w:author="Lane, Stefanie" w:date="2023-04-28T12:07:00Z"/>
                  </w:rPr>
                </w:rPrChange>
              </w:rPr>
              <w:pPrChange w:id="21663" w:author="Stefanie Lane" w:date="2022-06-23T15:12:00Z">
                <w:pPr/>
              </w:pPrChange>
            </w:pPr>
            <w:ins w:id="21664" w:author="Stefanie Lane" w:date="2022-06-23T15:12:00Z">
              <w:del w:id="21665" w:author="Lane, Stefanie" w:date="2023-04-28T12:07:00Z">
                <w:r w:rsidRPr="00EB4CE1" w:rsidDel="00402FFE">
                  <w:rPr>
                    <w:rFonts w:ascii="Calibri" w:eastAsia="Times New Roman" w:hAnsi="Calibri" w:cs="Calibri"/>
                    <w:i/>
                    <w:iCs/>
                    <w:color w:val="000000"/>
                    <w:rPrChange w:id="21666" w:author="Stefanie Lane" w:date="2022-06-23T15:12:00Z">
                      <w:rPr/>
                    </w:rPrChange>
                  </w:rPr>
                  <w:delText>Lysimachia thyrsiflora</w:delText>
                </w:r>
              </w:del>
            </w:ins>
          </w:p>
        </w:tc>
        <w:tc>
          <w:tcPr>
            <w:tcW w:w="869" w:type="dxa"/>
            <w:tcBorders>
              <w:top w:val="nil"/>
              <w:left w:val="nil"/>
              <w:bottom w:val="nil"/>
              <w:right w:val="nil"/>
            </w:tcBorders>
            <w:shd w:val="clear" w:color="auto" w:fill="auto"/>
            <w:noWrap/>
            <w:vAlign w:val="bottom"/>
            <w:hideMark/>
            <w:tcPrChange w:id="21667" w:author="Stefanie Lane" w:date="2022-06-23T15:14:00Z">
              <w:tcPr>
                <w:tcW w:w="960" w:type="dxa"/>
                <w:tcBorders>
                  <w:top w:val="nil"/>
                  <w:left w:val="nil"/>
                  <w:bottom w:val="nil"/>
                  <w:right w:val="nil"/>
                </w:tcBorders>
                <w:shd w:val="clear" w:color="auto" w:fill="auto"/>
                <w:noWrap/>
                <w:vAlign w:val="bottom"/>
                <w:hideMark/>
              </w:tcPr>
            </w:tcPrChange>
          </w:tcPr>
          <w:p w14:paraId="2FD8FC86" w14:textId="77777777" w:rsidR="00EB4CE1" w:rsidRPr="00EB4CE1" w:rsidDel="00402FFE" w:rsidRDefault="00EB4CE1">
            <w:pPr>
              <w:spacing w:after="0" w:line="240" w:lineRule="auto"/>
              <w:jc w:val="center"/>
              <w:rPr>
                <w:ins w:id="21668" w:author="Stefanie Lane" w:date="2022-06-23T15:12:00Z"/>
                <w:del w:id="21669" w:author="Lane, Stefanie" w:date="2023-04-28T12:07:00Z"/>
                <w:rFonts w:ascii="Calibri" w:eastAsia="Times New Roman" w:hAnsi="Calibri" w:cs="Calibri"/>
                <w:color w:val="000000"/>
                <w:rPrChange w:id="21670" w:author="Stefanie Lane" w:date="2022-06-23T15:12:00Z">
                  <w:rPr>
                    <w:ins w:id="21671" w:author="Stefanie Lane" w:date="2022-06-23T15:12:00Z"/>
                    <w:del w:id="21672" w:author="Lane, Stefanie" w:date="2023-04-28T12:07:00Z"/>
                  </w:rPr>
                </w:rPrChange>
              </w:rPr>
              <w:pPrChange w:id="21673" w:author="Stefanie Lane" w:date="2022-06-23T15:12:00Z">
                <w:pPr>
                  <w:jc w:val="center"/>
                </w:pPr>
              </w:pPrChange>
            </w:pPr>
            <w:ins w:id="21674" w:author="Stefanie Lane" w:date="2022-06-23T15:12:00Z">
              <w:del w:id="21675" w:author="Lane, Stefanie" w:date="2023-04-28T12:07:00Z">
                <w:r w:rsidRPr="00EB4CE1" w:rsidDel="00402FFE">
                  <w:rPr>
                    <w:rFonts w:ascii="Calibri" w:eastAsia="Times New Roman" w:hAnsi="Calibri" w:cs="Calibri"/>
                    <w:color w:val="000000"/>
                    <w:rPrChange w:id="21676" w:author="Stefanie Lane" w:date="2022-06-23T15:12:00Z">
                      <w:rPr/>
                    </w:rPrChange>
                  </w:rPr>
                  <w:delText>0.09</w:delText>
                </w:r>
              </w:del>
            </w:ins>
          </w:p>
        </w:tc>
        <w:tc>
          <w:tcPr>
            <w:tcW w:w="990" w:type="dxa"/>
            <w:tcBorders>
              <w:top w:val="nil"/>
              <w:left w:val="nil"/>
              <w:bottom w:val="nil"/>
              <w:right w:val="nil"/>
            </w:tcBorders>
            <w:shd w:val="clear" w:color="auto" w:fill="auto"/>
            <w:noWrap/>
            <w:vAlign w:val="bottom"/>
            <w:hideMark/>
            <w:tcPrChange w:id="21677" w:author="Stefanie Lane" w:date="2022-06-23T15:14:00Z">
              <w:tcPr>
                <w:tcW w:w="960" w:type="dxa"/>
                <w:tcBorders>
                  <w:top w:val="nil"/>
                  <w:left w:val="nil"/>
                  <w:bottom w:val="nil"/>
                  <w:right w:val="nil"/>
                </w:tcBorders>
                <w:shd w:val="clear" w:color="auto" w:fill="auto"/>
                <w:noWrap/>
                <w:vAlign w:val="bottom"/>
                <w:hideMark/>
              </w:tcPr>
            </w:tcPrChange>
          </w:tcPr>
          <w:p w14:paraId="325C61F2" w14:textId="77777777" w:rsidR="00EB4CE1" w:rsidRPr="00EB4CE1" w:rsidDel="00402FFE" w:rsidRDefault="00EB4CE1">
            <w:pPr>
              <w:spacing w:after="0" w:line="240" w:lineRule="auto"/>
              <w:jc w:val="center"/>
              <w:rPr>
                <w:ins w:id="21678" w:author="Stefanie Lane" w:date="2022-06-23T15:12:00Z"/>
                <w:del w:id="21679" w:author="Lane, Stefanie" w:date="2023-04-28T12:07:00Z"/>
                <w:rFonts w:ascii="Calibri" w:eastAsia="Times New Roman" w:hAnsi="Calibri" w:cs="Calibri"/>
                <w:color w:val="000000"/>
                <w:rPrChange w:id="21680" w:author="Stefanie Lane" w:date="2022-06-23T15:12:00Z">
                  <w:rPr>
                    <w:ins w:id="21681" w:author="Stefanie Lane" w:date="2022-06-23T15:12:00Z"/>
                    <w:del w:id="21682" w:author="Lane, Stefanie" w:date="2023-04-28T12:07:00Z"/>
                  </w:rPr>
                </w:rPrChange>
              </w:rPr>
              <w:pPrChange w:id="21683" w:author="Stefanie Lane" w:date="2022-06-23T15:12:00Z">
                <w:pPr>
                  <w:jc w:val="center"/>
                </w:pPr>
              </w:pPrChange>
            </w:pPr>
            <w:ins w:id="21684" w:author="Stefanie Lane" w:date="2022-06-23T15:12:00Z">
              <w:del w:id="21685" w:author="Lane, Stefanie" w:date="2023-04-28T12:07:00Z">
                <w:r w:rsidRPr="00EB4CE1" w:rsidDel="00402FFE">
                  <w:rPr>
                    <w:rFonts w:ascii="Calibri" w:eastAsia="Times New Roman" w:hAnsi="Calibri" w:cs="Calibri"/>
                    <w:color w:val="000000"/>
                    <w:rPrChange w:id="21686"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21687" w:author="Stefanie Lane" w:date="2022-06-23T15:14:00Z">
              <w:tcPr>
                <w:tcW w:w="960" w:type="dxa"/>
                <w:tcBorders>
                  <w:top w:val="nil"/>
                  <w:left w:val="nil"/>
                  <w:bottom w:val="nil"/>
                  <w:right w:val="nil"/>
                </w:tcBorders>
                <w:shd w:val="clear" w:color="auto" w:fill="auto"/>
                <w:noWrap/>
                <w:vAlign w:val="bottom"/>
                <w:hideMark/>
              </w:tcPr>
            </w:tcPrChange>
          </w:tcPr>
          <w:p w14:paraId="1D263C69" w14:textId="77777777" w:rsidR="00EB4CE1" w:rsidRPr="00EB4CE1" w:rsidDel="00402FFE" w:rsidRDefault="00EB4CE1">
            <w:pPr>
              <w:spacing w:after="0" w:line="240" w:lineRule="auto"/>
              <w:jc w:val="center"/>
              <w:rPr>
                <w:ins w:id="21688" w:author="Stefanie Lane" w:date="2022-06-23T15:12:00Z"/>
                <w:del w:id="21689" w:author="Lane, Stefanie" w:date="2023-04-28T12:07:00Z"/>
                <w:rFonts w:ascii="Calibri" w:eastAsia="Times New Roman" w:hAnsi="Calibri" w:cs="Calibri"/>
                <w:color w:val="000000"/>
                <w:rPrChange w:id="21690" w:author="Stefanie Lane" w:date="2022-06-23T15:12:00Z">
                  <w:rPr>
                    <w:ins w:id="21691" w:author="Stefanie Lane" w:date="2022-06-23T15:12:00Z"/>
                    <w:del w:id="21692" w:author="Lane, Stefanie" w:date="2023-04-28T12:07:00Z"/>
                  </w:rPr>
                </w:rPrChange>
              </w:rPr>
              <w:pPrChange w:id="21693" w:author="Stefanie Lane" w:date="2022-06-23T15:12:00Z">
                <w:pPr>
                  <w:jc w:val="center"/>
                </w:pPr>
              </w:pPrChange>
            </w:pPr>
            <w:ins w:id="21694" w:author="Stefanie Lane" w:date="2022-06-23T15:12:00Z">
              <w:del w:id="21695" w:author="Lane, Stefanie" w:date="2023-04-28T12:07:00Z">
                <w:r w:rsidRPr="00EB4CE1" w:rsidDel="00402FFE">
                  <w:rPr>
                    <w:rFonts w:ascii="Calibri" w:eastAsia="Times New Roman" w:hAnsi="Calibri" w:cs="Calibri"/>
                    <w:color w:val="000000"/>
                    <w:rPrChange w:id="21696" w:author="Stefanie Lane" w:date="2022-06-23T15:12:00Z">
                      <w:rPr/>
                    </w:rPrChange>
                  </w:rPr>
                  <w:delText>0.11</w:delText>
                </w:r>
              </w:del>
            </w:ins>
          </w:p>
        </w:tc>
        <w:tc>
          <w:tcPr>
            <w:tcW w:w="1710" w:type="dxa"/>
            <w:tcBorders>
              <w:top w:val="nil"/>
              <w:left w:val="nil"/>
              <w:bottom w:val="nil"/>
              <w:right w:val="single" w:sz="8" w:space="0" w:color="auto"/>
            </w:tcBorders>
            <w:shd w:val="clear" w:color="auto" w:fill="auto"/>
            <w:noWrap/>
            <w:vAlign w:val="bottom"/>
            <w:hideMark/>
            <w:tcPrChange w:id="2169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EE84429" w14:textId="77777777" w:rsidR="00EB4CE1" w:rsidRPr="00EB4CE1" w:rsidDel="00402FFE" w:rsidRDefault="00EB4CE1">
            <w:pPr>
              <w:spacing w:after="0" w:line="240" w:lineRule="auto"/>
              <w:jc w:val="center"/>
              <w:rPr>
                <w:ins w:id="21698" w:author="Stefanie Lane" w:date="2022-06-23T15:12:00Z"/>
                <w:del w:id="21699" w:author="Lane, Stefanie" w:date="2023-04-28T12:07:00Z"/>
                <w:rFonts w:ascii="Calibri" w:eastAsia="Times New Roman" w:hAnsi="Calibri" w:cs="Calibri"/>
                <w:color w:val="000000"/>
                <w:rPrChange w:id="21700" w:author="Stefanie Lane" w:date="2022-06-23T15:12:00Z">
                  <w:rPr>
                    <w:ins w:id="21701" w:author="Stefanie Lane" w:date="2022-06-23T15:12:00Z"/>
                    <w:del w:id="21702" w:author="Lane, Stefanie" w:date="2023-04-28T12:07:00Z"/>
                  </w:rPr>
                </w:rPrChange>
              </w:rPr>
              <w:pPrChange w:id="21703" w:author="Stefanie Lane" w:date="2022-06-23T15:12:00Z">
                <w:pPr>
                  <w:jc w:val="center"/>
                </w:pPr>
              </w:pPrChange>
            </w:pPr>
            <w:ins w:id="21704" w:author="Stefanie Lane" w:date="2022-06-23T15:12:00Z">
              <w:del w:id="21705" w:author="Lane, Stefanie" w:date="2023-04-28T12:07:00Z">
                <w:r w:rsidRPr="00EB4CE1" w:rsidDel="00402FFE">
                  <w:rPr>
                    <w:rFonts w:ascii="Calibri" w:eastAsia="Times New Roman" w:hAnsi="Calibri" w:cs="Calibri"/>
                    <w:color w:val="000000"/>
                    <w:rPrChange w:id="21706" w:author="Stefanie Lane" w:date="2022-06-23T15:12:00Z">
                      <w:rPr/>
                    </w:rPrChange>
                  </w:rPr>
                  <w:delText>21.4</w:delText>
                </w:r>
              </w:del>
            </w:ins>
          </w:p>
        </w:tc>
      </w:tr>
      <w:tr w:rsidR="00EB4CE1" w:rsidRPr="00EB4CE1" w:rsidDel="00402FFE" w14:paraId="07816E5C" w14:textId="77777777" w:rsidTr="006F10B7">
        <w:trPr>
          <w:trHeight w:val="290"/>
          <w:ins w:id="21707" w:author="Stefanie Lane" w:date="2022-06-23T15:12:00Z"/>
          <w:del w:id="21708" w:author="Lane, Stefanie" w:date="2023-04-28T12:07:00Z"/>
          <w:trPrChange w:id="2170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171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02BE741" w14:textId="77777777" w:rsidR="00EB4CE1" w:rsidRPr="00EB4CE1" w:rsidDel="00402FFE" w:rsidRDefault="00EB4CE1">
            <w:pPr>
              <w:spacing w:after="0" w:line="240" w:lineRule="auto"/>
              <w:rPr>
                <w:ins w:id="21711" w:author="Stefanie Lane" w:date="2022-06-23T15:12:00Z"/>
                <w:del w:id="21712" w:author="Lane, Stefanie" w:date="2023-04-28T12:07:00Z"/>
                <w:rFonts w:ascii="Calibri" w:eastAsia="Times New Roman" w:hAnsi="Calibri" w:cs="Calibri"/>
                <w:color w:val="000000"/>
                <w:rPrChange w:id="21713" w:author="Stefanie Lane" w:date="2022-06-23T15:12:00Z">
                  <w:rPr>
                    <w:ins w:id="21714" w:author="Stefanie Lane" w:date="2022-06-23T15:12:00Z"/>
                    <w:del w:id="21715" w:author="Lane, Stefanie" w:date="2023-04-28T12:07:00Z"/>
                  </w:rPr>
                </w:rPrChange>
              </w:rPr>
              <w:pPrChange w:id="2171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171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F5354D3" w14:textId="77777777" w:rsidR="00EB4CE1" w:rsidRPr="00EB4CE1" w:rsidDel="00402FFE" w:rsidRDefault="00EB4CE1">
            <w:pPr>
              <w:spacing w:after="0" w:line="240" w:lineRule="auto"/>
              <w:rPr>
                <w:ins w:id="21718" w:author="Stefanie Lane" w:date="2022-06-23T15:12:00Z"/>
                <w:del w:id="21719" w:author="Lane, Stefanie" w:date="2023-04-28T12:07:00Z"/>
                <w:rFonts w:ascii="Calibri" w:eastAsia="Times New Roman" w:hAnsi="Calibri" w:cs="Calibri"/>
                <w:color w:val="000000"/>
                <w:rPrChange w:id="21720" w:author="Stefanie Lane" w:date="2022-06-23T15:12:00Z">
                  <w:rPr>
                    <w:ins w:id="21721" w:author="Stefanie Lane" w:date="2022-06-23T15:12:00Z"/>
                    <w:del w:id="21722" w:author="Lane, Stefanie" w:date="2023-04-28T12:07:00Z"/>
                  </w:rPr>
                </w:rPrChange>
              </w:rPr>
              <w:pPrChange w:id="21723"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1724"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AE9DC93" w14:textId="77777777" w:rsidR="00EB4CE1" w:rsidRPr="00EB4CE1" w:rsidDel="00402FFE" w:rsidRDefault="00EB4CE1">
            <w:pPr>
              <w:spacing w:after="0" w:line="240" w:lineRule="auto"/>
              <w:rPr>
                <w:ins w:id="21725" w:author="Stefanie Lane" w:date="2022-06-23T15:12:00Z"/>
                <w:del w:id="21726" w:author="Lane, Stefanie" w:date="2023-04-28T12:07:00Z"/>
                <w:rFonts w:ascii="Calibri" w:eastAsia="Times New Roman" w:hAnsi="Calibri" w:cs="Calibri"/>
                <w:i/>
                <w:iCs/>
                <w:color w:val="000000"/>
                <w:rPrChange w:id="21727" w:author="Stefanie Lane" w:date="2022-06-23T15:12:00Z">
                  <w:rPr>
                    <w:ins w:id="21728" w:author="Stefanie Lane" w:date="2022-06-23T15:12:00Z"/>
                    <w:del w:id="21729" w:author="Lane, Stefanie" w:date="2023-04-28T12:07:00Z"/>
                  </w:rPr>
                </w:rPrChange>
              </w:rPr>
              <w:pPrChange w:id="21730" w:author="Stefanie Lane" w:date="2022-06-23T15:12:00Z">
                <w:pPr/>
              </w:pPrChange>
            </w:pPr>
            <w:ins w:id="21731" w:author="Stefanie Lane" w:date="2022-06-23T15:12:00Z">
              <w:del w:id="21732" w:author="Lane, Stefanie" w:date="2023-04-28T12:07:00Z">
                <w:r w:rsidRPr="00EB4CE1" w:rsidDel="00402FFE">
                  <w:rPr>
                    <w:rFonts w:ascii="Calibri" w:eastAsia="Times New Roman" w:hAnsi="Calibri" w:cs="Calibri"/>
                    <w:i/>
                    <w:iCs/>
                    <w:color w:val="000000"/>
                    <w:rPrChange w:id="21733" w:author="Stefanie Lane" w:date="2022-06-23T15:12:00Z">
                      <w:rPr/>
                    </w:rPrChange>
                  </w:rPr>
                  <w:delText>Sidalcia hendersonii</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173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8BFC4EC" w14:textId="77777777" w:rsidR="00EB4CE1" w:rsidRPr="00EB4CE1" w:rsidDel="00402FFE" w:rsidRDefault="00EB4CE1">
            <w:pPr>
              <w:spacing w:after="0" w:line="240" w:lineRule="auto"/>
              <w:jc w:val="center"/>
              <w:rPr>
                <w:ins w:id="21735" w:author="Stefanie Lane" w:date="2022-06-23T15:12:00Z"/>
                <w:del w:id="21736" w:author="Lane, Stefanie" w:date="2023-04-28T12:07:00Z"/>
                <w:rFonts w:ascii="Calibri" w:eastAsia="Times New Roman" w:hAnsi="Calibri" w:cs="Calibri"/>
                <w:color w:val="000000"/>
                <w:rPrChange w:id="21737" w:author="Stefanie Lane" w:date="2022-06-23T15:12:00Z">
                  <w:rPr>
                    <w:ins w:id="21738" w:author="Stefanie Lane" w:date="2022-06-23T15:12:00Z"/>
                    <w:del w:id="21739" w:author="Lane, Stefanie" w:date="2023-04-28T12:07:00Z"/>
                  </w:rPr>
                </w:rPrChange>
              </w:rPr>
              <w:pPrChange w:id="21740" w:author="Stefanie Lane" w:date="2022-06-23T15:12:00Z">
                <w:pPr>
                  <w:jc w:val="center"/>
                </w:pPr>
              </w:pPrChange>
            </w:pPr>
            <w:ins w:id="21741" w:author="Stefanie Lane" w:date="2022-06-23T15:12:00Z">
              <w:del w:id="21742" w:author="Lane, Stefanie" w:date="2023-04-28T12:07:00Z">
                <w:r w:rsidRPr="00EB4CE1" w:rsidDel="00402FFE">
                  <w:rPr>
                    <w:rFonts w:ascii="Calibri" w:eastAsia="Times New Roman" w:hAnsi="Calibri" w:cs="Calibri"/>
                    <w:color w:val="000000"/>
                    <w:rPrChange w:id="21743" w:author="Stefanie Lane" w:date="2022-06-23T15:12:00Z">
                      <w:rPr/>
                    </w:rPrChange>
                  </w:rPr>
                  <w:delText>0.09</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174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FF2838D" w14:textId="77777777" w:rsidR="00EB4CE1" w:rsidRPr="00EB4CE1" w:rsidDel="00402FFE" w:rsidRDefault="00EB4CE1">
            <w:pPr>
              <w:spacing w:after="0" w:line="240" w:lineRule="auto"/>
              <w:jc w:val="center"/>
              <w:rPr>
                <w:ins w:id="21745" w:author="Stefanie Lane" w:date="2022-06-23T15:12:00Z"/>
                <w:del w:id="21746" w:author="Lane, Stefanie" w:date="2023-04-28T12:07:00Z"/>
                <w:rFonts w:ascii="Calibri" w:eastAsia="Times New Roman" w:hAnsi="Calibri" w:cs="Calibri"/>
                <w:color w:val="000000"/>
                <w:rPrChange w:id="21747" w:author="Stefanie Lane" w:date="2022-06-23T15:12:00Z">
                  <w:rPr>
                    <w:ins w:id="21748" w:author="Stefanie Lane" w:date="2022-06-23T15:12:00Z"/>
                    <w:del w:id="21749" w:author="Lane, Stefanie" w:date="2023-04-28T12:07:00Z"/>
                  </w:rPr>
                </w:rPrChange>
              </w:rPr>
              <w:pPrChange w:id="21750" w:author="Stefanie Lane" w:date="2022-06-23T15:12:00Z">
                <w:pPr>
                  <w:jc w:val="center"/>
                </w:pPr>
              </w:pPrChange>
            </w:pPr>
            <w:ins w:id="21751" w:author="Stefanie Lane" w:date="2022-06-23T15:12:00Z">
              <w:del w:id="21752" w:author="Lane, Stefanie" w:date="2023-04-28T12:07:00Z">
                <w:r w:rsidRPr="00EB4CE1" w:rsidDel="00402FFE">
                  <w:rPr>
                    <w:rFonts w:ascii="Calibri" w:eastAsia="Times New Roman" w:hAnsi="Calibri" w:cs="Calibri"/>
                    <w:color w:val="000000"/>
                    <w:rPrChange w:id="21753" w:author="Stefanie Lane" w:date="2022-06-23T15:12:00Z">
                      <w:rPr/>
                    </w:rPrChange>
                  </w:rPr>
                  <w:delText>0.10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175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AD8EB1" w14:textId="77777777" w:rsidR="00EB4CE1" w:rsidRPr="00EB4CE1" w:rsidDel="00402FFE" w:rsidRDefault="00EB4CE1">
            <w:pPr>
              <w:spacing w:after="0" w:line="240" w:lineRule="auto"/>
              <w:jc w:val="center"/>
              <w:rPr>
                <w:ins w:id="21755" w:author="Stefanie Lane" w:date="2022-06-23T15:12:00Z"/>
                <w:del w:id="21756" w:author="Lane, Stefanie" w:date="2023-04-28T12:07:00Z"/>
                <w:rFonts w:ascii="Calibri" w:eastAsia="Times New Roman" w:hAnsi="Calibri" w:cs="Calibri"/>
                <w:color w:val="000000"/>
                <w:rPrChange w:id="21757" w:author="Stefanie Lane" w:date="2022-06-23T15:12:00Z">
                  <w:rPr>
                    <w:ins w:id="21758" w:author="Stefanie Lane" w:date="2022-06-23T15:12:00Z"/>
                    <w:del w:id="21759" w:author="Lane, Stefanie" w:date="2023-04-28T12:07:00Z"/>
                  </w:rPr>
                </w:rPrChange>
              </w:rPr>
              <w:pPrChange w:id="21760" w:author="Stefanie Lane" w:date="2022-06-23T15:12:00Z">
                <w:pPr>
                  <w:jc w:val="center"/>
                </w:pPr>
              </w:pPrChange>
            </w:pPr>
            <w:ins w:id="21761" w:author="Stefanie Lane" w:date="2022-06-23T15:12:00Z">
              <w:del w:id="21762" w:author="Lane, Stefanie" w:date="2023-04-28T12:07:00Z">
                <w:r w:rsidRPr="00EB4CE1" w:rsidDel="00402FFE">
                  <w:rPr>
                    <w:rFonts w:ascii="Calibri" w:eastAsia="Times New Roman" w:hAnsi="Calibri" w:cs="Calibri"/>
                    <w:color w:val="000000"/>
                    <w:rPrChange w:id="21763" w:author="Stefanie Lane" w:date="2022-06-23T15:12:00Z">
                      <w:rPr/>
                    </w:rPrChange>
                  </w:rPr>
                  <w:delText>0.21</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176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E47E74D" w14:textId="77777777" w:rsidR="00EB4CE1" w:rsidRPr="00EB4CE1" w:rsidDel="00402FFE" w:rsidRDefault="00EB4CE1">
            <w:pPr>
              <w:spacing w:after="0" w:line="240" w:lineRule="auto"/>
              <w:jc w:val="center"/>
              <w:rPr>
                <w:ins w:id="21765" w:author="Stefanie Lane" w:date="2022-06-23T15:12:00Z"/>
                <w:del w:id="21766" w:author="Lane, Stefanie" w:date="2023-04-28T12:07:00Z"/>
                <w:rFonts w:ascii="Calibri" w:eastAsia="Times New Roman" w:hAnsi="Calibri" w:cs="Calibri"/>
                <w:color w:val="000000"/>
                <w:rPrChange w:id="21767" w:author="Stefanie Lane" w:date="2022-06-23T15:12:00Z">
                  <w:rPr>
                    <w:ins w:id="21768" w:author="Stefanie Lane" w:date="2022-06-23T15:12:00Z"/>
                    <w:del w:id="21769" w:author="Lane, Stefanie" w:date="2023-04-28T12:07:00Z"/>
                  </w:rPr>
                </w:rPrChange>
              </w:rPr>
              <w:pPrChange w:id="21770" w:author="Stefanie Lane" w:date="2022-06-23T15:12:00Z">
                <w:pPr>
                  <w:jc w:val="center"/>
                </w:pPr>
              </w:pPrChange>
            </w:pPr>
            <w:ins w:id="21771" w:author="Stefanie Lane" w:date="2022-06-23T15:12:00Z">
              <w:del w:id="21772" w:author="Lane, Stefanie" w:date="2023-04-28T12:07:00Z">
                <w:r w:rsidRPr="00EB4CE1" w:rsidDel="00402FFE">
                  <w:rPr>
                    <w:rFonts w:ascii="Calibri" w:eastAsia="Times New Roman" w:hAnsi="Calibri" w:cs="Calibri"/>
                    <w:color w:val="000000"/>
                    <w:rPrChange w:id="21773" w:author="Stefanie Lane" w:date="2022-06-23T15:12:00Z">
                      <w:rPr/>
                    </w:rPrChange>
                  </w:rPr>
                  <w:delText>142.9</w:delText>
                </w:r>
              </w:del>
            </w:ins>
          </w:p>
        </w:tc>
      </w:tr>
      <w:tr w:rsidR="00EB4CE1" w:rsidRPr="00EB4CE1" w:rsidDel="00402FFE" w14:paraId="56392803" w14:textId="77777777" w:rsidTr="006F10B7">
        <w:trPr>
          <w:trHeight w:val="290"/>
          <w:ins w:id="21774" w:author="Stefanie Lane" w:date="2022-06-23T15:12:00Z"/>
          <w:del w:id="21775" w:author="Lane, Stefanie" w:date="2023-04-28T12:07:00Z"/>
          <w:trPrChange w:id="2177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177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B737CCB" w14:textId="77777777" w:rsidR="00EB4CE1" w:rsidRPr="00EB4CE1" w:rsidDel="00402FFE" w:rsidRDefault="00EB4CE1">
            <w:pPr>
              <w:spacing w:after="0" w:line="240" w:lineRule="auto"/>
              <w:rPr>
                <w:ins w:id="21778" w:author="Stefanie Lane" w:date="2022-06-23T15:12:00Z"/>
                <w:del w:id="21779" w:author="Lane, Stefanie" w:date="2023-04-28T12:07:00Z"/>
                <w:rFonts w:ascii="Calibri" w:eastAsia="Times New Roman" w:hAnsi="Calibri" w:cs="Calibri"/>
                <w:color w:val="000000"/>
                <w:rPrChange w:id="21780" w:author="Stefanie Lane" w:date="2022-06-23T15:12:00Z">
                  <w:rPr>
                    <w:ins w:id="21781" w:author="Stefanie Lane" w:date="2022-06-23T15:12:00Z"/>
                    <w:del w:id="21782" w:author="Lane, Stefanie" w:date="2023-04-28T12:07:00Z"/>
                  </w:rPr>
                </w:rPrChange>
              </w:rPr>
              <w:pPrChange w:id="2178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178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8872227" w14:textId="77777777" w:rsidR="00EB4CE1" w:rsidRPr="00EB4CE1" w:rsidDel="00402FFE" w:rsidRDefault="00EB4CE1">
            <w:pPr>
              <w:spacing w:after="0" w:line="240" w:lineRule="auto"/>
              <w:rPr>
                <w:ins w:id="21785" w:author="Stefanie Lane" w:date="2022-06-23T15:12:00Z"/>
                <w:del w:id="21786" w:author="Lane, Stefanie" w:date="2023-04-28T12:07:00Z"/>
                <w:rFonts w:ascii="Calibri" w:eastAsia="Times New Roman" w:hAnsi="Calibri" w:cs="Calibri"/>
                <w:color w:val="000000"/>
                <w:rPrChange w:id="21787" w:author="Stefanie Lane" w:date="2022-06-23T15:12:00Z">
                  <w:rPr>
                    <w:ins w:id="21788" w:author="Stefanie Lane" w:date="2022-06-23T15:12:00Z"/>
                    <w:del w:id="21789" w:author="Lane, Stefanie" w:date="2023-04-28T12:07:00Z"/>
                  </w:rPr>
                </w:rPrChange>
              </w:rPr>
              <w:pPrChange w:id="21790" w:author="Stefanie Lane" w:date="2022-06-23T15:12:00Z">
                <w:pPr/>
              </w:pPrChange>
            </w:pPr>
          </w:p>
        </w:tc>
        <w:tc>
          <w:tcPr>
            <w:tcW w:w="3320" w:type="dxa"/>
            <w:tcBorders>
              <w:top w:val="nil"/>
              <w:left w:val="nil"/>
              <w:bottom w:val="nil"/>
              <w:right w:val="nil"/>
            </w:tcBorders>
            <w:shd w:val="clear" w:color="auto" w:fill="auto"/>
            <w:noWrap/>
            <w:vAlign w:val="bottom"/>
            <w:hideMark/>
            <w:tcPrChange w:id="21791" w:author="Stefanie Lane" w:date="2022-06-23T15:14:00Z">
              <w:tcPr>
                <w:tcW w:w="3320" w:type="dxa"/>
                <w:tcBorders>
                  <w:top w:val="nil"/>
                  <w:left w:val="nil"/>
                  <w:bottom w:val="nil"/>
                  <w:right w:val="nil"/>
                </w:tcBorders>
                <w:shd w:val="clear" w:color="auto" w:fill="auto"/>
                <w:noWrap/>
                <w:vAlign w:val="bottom"/>
                <w:hideMark/>
              </w:tcPr>
            </w:tcPrChange>
          </w:tcPr>
          <w:p w14:paraId="23362B08" w14:textId="77777777" w:rsidR="00EB4CE1" w:rsidRPr="00EB4CE1" w:rsidDel="00402FFE" w:rsidRDefault="00EB4CE1">
            <w:pPr>
              <w:spacing w:after="0" w:line="240" w:lineRule="auto"/>
              <w:rPr>
                <w:ins w:id="21792" w:author="Stefanie Lane" w:date="2022-06-23T15:12:00Z"/>
                <w:del w:id="21793" w:author="Lane, Stefanie" w:date="2023-04-28T12:07:00Z"/>
                <w:rFonts w:ascii="Calibri" w:eastAsia="Times New Roman" w:hAnsi="Calibri" w:cs="Calibri"/>
                <w:i/>
                <w:iCs/>
                <w:color w:val="000000"/>
                <w:rPrChange w:id="21794" w:author="Stefanie Lane" w:date="2022-06-23T15:12:00Z">
                  <w:rPr>
                    <w:ins w:id="21795" w:author="Stefanie Lane" w:date="2022-06-23T15:12:00Z"/>
                    <w:del w:id="21796" w:author="Lane, Stefanie" w:date="2023-04-28T12:07:00Z"/>
                  </w:rPr>
                </w:rPrChange>
              </w:rPr>
              <w:pPrChange w:id="21797" w:author="Stefanie Lane" w:date="2022-06-23T15:12:00Z">
                <w:pPr/>
              </w:pPrChange>
            </w:pPr>
            <w:ins w:id="21798" w:author="Stefanie Lane" w:date="2022-06-23T15:12:00Z">
              <w:del w:id="21799" w:author="Lane, Stefanie" w:date="2023-04-28T12:07:00Z">
                <w:r w:rsidRPr="00EB4CE1" w:rsidDel="00402FFE">
                  <w:rPr>
                    <w:rFonts w:ascii="Calibri" w:eastAsia="Times New Roman" w:hAnsi="Calibri" w:cs="Calibri"/>
                    <w:i/>
                    <w:iCs/>
                    <w:color w:val="000000"/>
                    <w:rPrChange w:id="21800" w:author="Stefanie Lane" w:date="2022-06-23T15:12:00Z">
                      <w:rPr/>
                    </w:rPrChange>
                  </w:rPr>
                  <w:delText>Potentilla anserina-pacifica</w:delText>
                </w:r>
              </w:del>
            </w:ins>
          </w:p>
        </w:tc>
        <w:tc>
          <w:tcPr>
            <w:tcW w:w="869" w:type="dxa"/>
            <w:tcBorders>
              <w:top w:val="nil"/>
              <w:left w:val="nil"/>
              <w:bottom w:val="nil"/>
              <w:right w:val="nil"/>
            </w:tcBorders>
            <w:shd w:val="clear" w:color="auto" w:fill="auto"/>
            <w:noWrap/>
            <w:vAlign w:val="bottom"/>
            <w:hideMark/>
            <w:tcPrChange w:id="21801" w:author="Stefanie Lane" w:date="2022-06-23T15:14:00Z">
              <w:tcPr>
                <w:tcW w:w="960" w:type="dxa"/>
                <w:tcBorders>
                  <w:top w:val="nil"/>
                  <w:left w:val="nil"/>
                  <w:bottom w:val="nil"/>
                  <w:right w:val="nil"/>
                </w:tcBorders>
                <w:shd w:val="clear" w:color="auto" w:fill="auto"/>
                <w:noWrap/>
                <w:vAlign w:val="bottom"/>
                <w:hideMark/>
              </w:tcPr>
            </w:tcPrChange>
          </w:tcPr>
          <w:p w14:paraId="701D84DB" w14:textId="77777777" w:rsidR="00EB4CE1" w:rsidRPr="00EB4CE1" w:rsidDel="00402FFE" w:rsidRDefault="00EB4CE1">
            <w:pPr>
              <w:spacing w:after="0" w:line="240" w:lineRule="auto"/>
              <w:jc w:val="center"/>
              <w:rPr>
                <w:ins w:id="21802" w:author="Stefanie Lane" w:date="2022-06-23T15:12:00Z"/>
                <w:del w:id="21803" w:author="Lane, Stefanie" w:date="2023-04-28T12:07:00Z"/>
                <w:rFonts w:ascii="Calibri" w:eastAsia="Times New Roman" w:hAnsi="Calibri" w:cs="Calibri"/>
                <w:color w:val="000000"/>
                <w:rPrChange w:id="21804" w:author="Stefanie Lane" w:date="2022-06-23T15:12:00Z">
                  <w:rPr>
                    <w:ins w:id="21805" w:author="Stefanie Lane" w:date="2022-06-23T15:12:00Z"/>
                    <w:del w:id="21806" w:author="Lane, Stefanie" w:date="2023-04-28T12:07:00Z"/>
                  </w:rPr>
                </w:rPrChange>
              </w:rPr>
              <w:pPrChange w:id="21807" w:author="Stefanie Lane" w:date="2022-06-23T15:12:00Z">
                <w:pPr>
                  <w:jc w:val="center"/>
                </w:pPr>
              </w:pPrChange>
            </w:pPr>
            <w:ins w:id="21808" w:author="Stefanie Lane" w:date="2022-06-23T15:12:00Z">
              <w:del w:id="21809" w:author="Lane, Stefanie" w:date="2023-04-28T12:07:00Z">
                <w:r w:rsidRPr="00EB4CE1" w:rsidDel="00402FFE">
                  <w:rPr>
                    <w:rFonts w:ascii="Calibri" w:eastAsia="Times New Roman" w:hAnsi="Calibri" w:cs="Calibri"/>
                    <w:color w:val="000000"/>
                    <w:rPrChange w:id="21810" w:author="Stefanie Lane" w:date="2022-06-23T15:12:00Z">
                      <w:rPr/>
                    </w:rPrChange>
                  </w:rPr>
                  <w:delText>0.29</w:delText>
                </w:r>
              </w:del>
            </w:ins>
          </w:p>
        </w:tc>
        <w:tc>
          <w:tcPr>
            <w:tcW w:w="990" w:type="dxa"/>
            <w:tcBorders>
              <w:top w:val="nil"/>
              <w:left w:val="nil"/>
              <w:bottom w:val="nil"/>
              <w:right w:val="nil"/>
            </w:tcBorders>
            <w:shd w:val="clear" w:color="auto" w:fill="auto"/>
            <w:noWrap/>
            <w:vAlign w:val="bottom"/>
            <w:hideMark/>
            <w:tcPrChange w:id="21811" w:author="Stefanie Lane" w:date="2022-06-23T15:14:00Z">
              <w:tcPr>
                <w:tcW w:w="960" w:type="dxa"/>
                <w:tcBorders>
                  <w:top w:val="nil"/>
                  <w:left w:val="nil"/>
                  <w:bottom w:val="nil"/>
                  <w:right w:val="nil"/>
                </w:tcBorders>
                <w:shd w:val="clear" w:color="auto" w:fill="auto"/>
                <w:noWrap/>
                <w:vAlign w:val="bottom"/>
                <w:hideMark/>
              </w:tcPr>
            </w:tcPrChange>
          </w:tcPr>
          <w:p w14:paraId="377EB32E" w14:textId="77777777" w:rsidR="00EB4CE1" w:rsidRPr="00EB4CE1" w:rsidDel="00402FFE" w:rsidRDefault="00EB4CE1">
            <w:pPr>
              <w:spacing w:after="0" w:line="240" w:lineRule="auto"/>
              <w:jc w:val="center"/>
              <w:rPr>
                <w:ins w:id="21812" w:author="Stefanie Lane" w:date="2022-06-23T15:12:00Z"/>
                <w:del w:id="21813" w:author="Lane, Stefanie" w:date="2023-04-28T12:07:00Z"/>
                <w:rFonts w:ascii="Calibri" w:eastAsia="Times New Roman" w:hAnsi="Calibri" w:cs="Calibri"/>
                <w:color w:val="000000"/>
                <w:rPrChange w:id="21814" w:author="Stefanie Lane" w:date="2022-06-23T15:12:00Z">
                  <w:rPr>
                    <w:ins w:id="21815" w:author="Stefanie Lane" w:date="2022-06-23T15:12:00Z"/>
                    <w:del w:id="21816" w:author="Lane, Stefanie" w:date="2023-04-28T12:07:00Z"/>
                  </w:rPr>
                </w:rPrChange>
              </w:rPr>
              <w:pPrChange w:id="21817" w:author="Stefanie Lane" w:date="2022-06-23T15:12:00Z">
                <w:pPr>
                  <w:jc w:val="center"/>
                </w:pPr>
              </w:pPrChange>
            </w:pPr>
            <w:ins w:id="21818" w:author="Stefanie Lane" w:date="2022-06-23T15:12:00Z">
              <w:del w:id="21819" w:author="Lane, Stefanie" w:date="2023-04-28T12:07:00Z">
                <w:r w:rsidRPr="00EB4CE1" w:rsidDel="00402FFE">
                  <w:rPr>
                    <w:rFonts w:ascii="Calibri" w:eastAsia="Times New Roman" w:hAnsi="Calibri" w:cs="Calibri"/>
                    <w:color w:val="000000"/>
                    <w:rPrChange w:id="21820" w:author="Stefanie Lane" w:date="2022-06-23T15:12:00Z">
                      <w:rPr/>
                    </w:rPrChange>
                  </w:rPr>
                  <w:delText>0.74</w:delText>
                </w:r>
              </w:del>
            </w:ins>
          </w:p>
        </w:tc>
        <w:tc>
          <w:tcPr>
            <w:tcW w:w="810" w:type="dxa"/>
            <w:tcBorders>
              <w:top w:val="nil"/>
              <w:left w:val="nil"/>
              <w:bottom w:val="nil"/>
              <w:right w:val="nil"/>
            </w:tcBorders>
            <w:shd w:val="clear" w:color="auto" w:fill="auto"/>
            <w:noWrap/>
            <w:vAlign w:val="bottom"/>
            <w:hideMark/>
            <w:tcPrChange w:id="21821" w:author="Stefanie Lane" w:date="2022-06-23T15:14:00Z">
              <w:tcPr>
                <w:tcW w:w="960" w:type="dxa"/>
                <w:tcBorders>
                  <w:top w:val="nil"/>
                  <w:left w:val="nil"/>
                  <w:bottom w:val="nil"/>
                  <w:right w:val="nil"/>
                </w:tcBorders>
                <w:shd w:val="clear" w:color="auto" w:fill="auto"/>
                <w:noWrap/>
                <w:vAlign w:val="bottom"/>
                <w:hideMark/>
              </w:tcPr>
            </w:tcPrChange>
          </w:tcPr>
          <w:p w14:paraId="12ACBBAA" w14:textId="77777777" w:rsidR="00EB4CE1" w:rsidRPr="00EB4CE1" w:rsidDel="00402FFE" w:rsidRDefault="00EB4CE1">
            <w:pPr>
              <w:spacing w:after="0" w:line="240" w:lineRule="auto"/>
              <w:jc w:val="center"/>
              <w:rPr>
                <w:ins w:id="21822" w:author="Stefanie Lane" w:date="2022-06-23T15:12:00Z"/>
                <w:del w:id="21823" w:author="Lane, Stefanie" w:date="2023-04-28T12:07:00Z"/>
                <w:rFonts w:ascii="Calibri" w:eastAsia="Times New Roman" w:hAnsi="Calibri" w:cs="Calibri"/>
                <w:color w:val="000000"/>
                <w:rPrChange w:id="21824" w:author="Stefanie Lane" w:date="2022-06-23T15:12:00Z">
                  <w:rPr>
                    <w:ins w:id="21825" w:author="Stefanie Lane" w:date="2022-06-23T15:12:00Z"/>
                    <w:del w:id="21826" w:author="Lane, Stefanie" w:date="2023-04-28T12:07:00Z"/>
                  </w:rPr>
                </w:rPrChange>
              </w:rPr>
              <w:pPrChange w:id="21827" w:author="Stefanie Lane" w:date="2022-06-23T15:12:00Z">
                <w:pPr>
                  <w:jc w:val="center"/>
                </w:pPr>
              </w:pPrChange>
            </w:pPr>
            <w:ins w:id="21828" w:author="Stefanie Lane" w:date="2022-06-23T15:12:00Z">
              <w:del w:id="21829" w:author="Lane, Stefanie" w:date="2023-04-28T12:07:00Z">
                <w:r w:rsidRPr="00EB4CE1" w:rsidDel="00402FFE">
                  <w:rPr>
                    <w:rFonts w:ascii="Calibri" w:eastAsia="Times New Roman" w:hAnsi="Calibri" w:cs="Calibri"/>
                    <w:color w:val="000000"/>
                    <w:rPrChange w:id="21830" w:author="Stefanie Lane" w:date="2022-06-23T15:12:00Z">
                      <w:rPr/>
                    </w:rPrChange>
                  </w:rPr>
                  <w:delText>0.79</w:delText>
                </w:r>
              </w:del>
            </w:ins>
          </w:p>
        </w:tc>
        <w:tc>
          <w:tcPr>
            <w:tcW w:w="1710" w:type="dxa"/>
            <w:tcBorders>
              <w:top w:val="nil"/>
              <w:left w:val="nil"/>
              <w:bottom w:val="nil"/>
              <w:right w:val="single" w:sz="8" w:space="0" w:color="auto"/>
            </w:tcBorders>
            <w:shd w:val="clear" w:color="auto" w:fill="auto"/>
            <w:noWrap/>
            <w:vAlign w:val="bottom"/>
            <w:hideMark/>
            <w:tcPrChange w:id="2183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7A814F8" w14:textId="77777777" w:rsidR="00EB4CE1" w:rsidRPr="00EB4CE1" w:rsidDel="00402FFE" w:rsidRDefault="00EB4CE1">
            <w:pPr>
              <w:spacing w:after="0" w:line="240" w:lineRule="auto"/>
              <w:jc w:val="center"/>
              <w:rPr>
                <w:ins w:id="21832" w:author="Stefanie Lane" w:date="2022-06-23T15:12:00Z"/>
                <w:del w:id="21833" w:author="Lane, Stefanie" w:date="2023-04-28T12:07:00Z"/>
                <w:rFonts w:ascii="Calibri" w:eastAsia="Times New Roman" w:hAnsi="Calibri" w:cs="Calibri"/>
                <w:color w:val="000000"/>
                <w:rPrChange w:id="21834" w:author="Stefanie Lane" w:date="2022-06-23T15:12:00Z">
                  <w:rPr>
                    <w:ins w:id="21835" w:author="Stefanie Lane" w:date="2022-06-23T15:12:00Z"/>
                    <w:del w:id="21836" w:author="Lane, Stefanie" w:date="2023-04-28T12:07:00Z"/>
                  </w:rPr>
                </w:rPrChange>
              </w:rPr>
              <w:pPrChange w:id="21837" w:author="Stefanie Lane" w:date="2022-06-23T15:12:00Z">
                <w:pPr>
                  <w:jc w:val="center"/>
                </w:pPr>
              </w:pPrChange>
            </w:pPr>
            <w:ins w:id="21838" w:author="Stefanie Lane" w:date="2022-06-23T15:12:00Z">
              <w:del w:id="21839" w:author="Lane, Stefanie" w:date="2023-04-28T12:07:00Z">
                <w:r w:rsidRPr="00EB4CE1" w:rsidDel="00402FFE">
                  <w:rPr>
                    <w:rFonts w:ascii="Calibri" w:eastAsia="Times New Roman" w:hAnsi="Calibri" w:cs="Calibri"/>
                    <w:color w:val="000000"/>
                    <w:rPrChange w:id="21840" w:author="Stefanie Lane" w:date="2022-06-23T15:12:00Z">
                      <w:rPr/>
                    </w:rPrChange>
                  </w:rPr>
                  <w:delText>167.1</w:delText>
                </w:r>
              </w:del>
            </w:ins>
          </w:p>
        </w:tc>
      </w:tr>
      <w:tr w:rsidR="00EB4CE1" w:rsidRPr="00EB4CE1" w:rsidDel="00402FFE" w14:paraId="654343DB" w14:textId="77777777" w:rsidTr="006F10B7">
        <w:trPr>
          <w:trHeight w:val="290"/>
          <w:ins w:id="21841" w:author="Stefanie Lane" w:date="2022-06-23T15:12:00Z"/>
          <w:del w:id="21842" w:author="Lane, Stefanie" w:date="2023-04-28T12:07:00Z"/>
          <w:trPrChange w:id="2184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184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9C0E496" w14:textId="77777777" w:rsidR="00EB4CE1" w:rsidRPr="00EB4CE1" w:rsidDel="00402FFE" w:rsidRDefault="00EB4CE1">
            <w:pPr>
              <w:spacing w:after="0" w:line="240" w:lineRule="auto"/>
              <w:rPr>
                <w:ins w:id="21845" w:author="Stefanie Lane" w:date="2022-06-23T15:12:00Z"/>
                <w:del w:id="21846" w:author="Lane, Stefanie" w:date="2023-04-28T12:07:00Z"/>
                <w:rFonts w:ascii="Calibri" w:eastAsia="Times New Roman" w:hAnsi="Calibri" w:cs="Calibri"/>
                <w:color w:val="000000"/>
                <w:rPrChange w:id="21847" w:author="Stefanie Lane" w:date="2022-06-23T15:12:00Z">
                  <w:rPr>
                    <w:ins w:id="21848" w:author="Stefanie Lane" w:date="2022-06-23T15:12:00Z"/>
                    <w:del w:id="21849" w:author="Lane, Stefanie" w:date="2023-04-28T12:07:00Z"/>
                  </w:rPr>
                </w:rPrChange>
              </w:rPr>
              <w:pPrChange w:id="2185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185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80E451B" w14:textId="77777777" w:rsidR="00EB4CE1" w:rsidRPr="00EB4CE1" w:rsidDel="00402FFE" w:rsidRDefault="00EB4CE1">
            <w:pPr>
              <w:spacing w:after="0" w:line="240" w:lineRule="auto"/>
              <w:rPr>
                <w:ins w:id="21852" w:author="Stefanie Lane" w:date="2022-06-23T15:12:00Z"/>
                <w:del w:id="21853" w:author="Lane, Stefanie" w:date="2023-04-28T12:07:00Z"/>
                <w:rFonts w:ascii="Calibri" w:eastAsia="Times New Roman" w:hAnsi="Calibri" w:cs="Calibri"/>
                <w:color w:val="000000"/>
                <w:rPrChange w:id="21854" w:author="Stefanie Lane" w:date="2022-06-23T15:12:00Z">
                  <w:rPr>
                    <w:ins w:id="21855" w:author="Stefanie Lane" w:date="2022-06-23T15:12:00Z"/>
                    <w:del w:id="21856" w:author="Lane, Stefanie" w:date="2023-04-28T12:07:00Z"/>
                  </w:rPr>
                </w:rPrChange>
              </w:rPr>
              <w:pPrChange w:id="21857"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1858"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67DE4E4" w14:textId="77777777" w:rsidR="00EB4CE1" w:rsidRPr="00EB4CE1" w:rsidDel="00402FFE" w:rsidRDefault="00EB4CE1">
            <w:pPr>
              <w:spacing w:after="0" w:line="240" w:lineRule="auto"/>
              <w:rPr>
                <w:ins w:id="21859" w:author="Stefanie Lane" w:date="2022-06-23T15:12:00Z"/>
                <w:del w:id="21860" w:author="Lane, Stefanie" w:date="2023-04-28T12:07:00Z"/>
                <w:rFonts w:ascii="Calibri" w:eastAsia="Times New Roman" w:hAnsi="Calibri" w:cs="Calibri"/>
                <w:i/>
                <w:iCs/>
                <w:color w:val="000000"/>
                <w:rPrChange w:id="21861" w:author="Stefanie Lane" w:date="2022-06-23T15:12:00Z">
                  <w:rPr>
                    <w:ins w:id="21862" w:author="Stefanie Lane" w:date="2022-06-23T15:12:00Z"/>
                    <w:del w:id="21863" w:author="Lane, Stefanie" w:date="2023-04-28T12:07:00Z"/>
                  </w:rPr>
                </w:rPrChange>
              </w:rPr>
              <w:pPrChange w:id="21864" w:author="Stefanie Lane" w:date="2022-06-23T15:12:00Z">
                <w:pPr/>
              </w:pPrChange>
            </w:pPr>
            <w:ins w:id="21865" w:author="Stefanie Lane" w:date="2022-06-23T15:12:00Z">
              <w:del w:id="21866" w:author="Lane, Stefanie" w:date="2023-04-28T12:07:00Z">
                <w:r w:rsidRPr="00EB4CE1" w:rsidDel="00402FFE">
                  <w:rPr>
                    <w:rFonts w:ascii="Calibri" w:eastAsia="Times New Roman" w:hAnsi="Calibri" w:cs="Calibri"/>
                    <w:i/>
                    <w:iCs/>
                    <w:color w:val="000000"/>
                    <w:rPrChange w:id="21867" w:author="Stefanie Lane" w:date="2022-06-23T15:12:00Z">
                      <w:rPr/>
                    </w:rPrChange>
                  </w:rPr>
                  <w:delText>Rumex_conglomeratus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186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6C2CEA0" w14:textId="77777777" w:rsidR="00EB4CE1" w:rsidRPr="00EB4CE1" w:rsidDel="00402FFE" w:rsidRDefault="00EB4CE1">
            <w:pPr>
              <w:spacing w:after="0" w:line="240" w:lineRule="auto"/>
              <w:jc w:val="center"/>
              <w:rPr>
                <w:ins w:id="21869" w:author="Stefanie Lane" w:date="2022-06-23T15:12:00Z"/>
                <w:del w:id="21870" w:author="Lane, Stefanie" w:date="2023-04-28T12:07:00Z"/>
                <w:rFonts w:ascii="Calibri" w:eastAsia="Times New Roman" w:hAnsi="Calibri" w:cs="Calibri"/>
                <w:color w:val="000000"/>
                <w:rPrChange w:id="21871" w:author="Stefanie Lane" w:date="2022-06-23T15:12:00Z">
                  <w:rPr>
                    <w:ins w:id="21872" w:author="Stefanie Lane" w:date="2022-06-23T15:12:00Z"/>
                    <w:del w:id="21873" w:author="Lane, Stefanie" w:date="2023-04-28T12:07:00Z"/>
                  </w:rPr>
                </w:rPrChange>
              </w:rPr>
              <w:pPrChange w:id="21874" w:author="Stefanie Lane" w:date="2022-06-23T15:12:00Z">
                <w:pPr>
                  <w:jc w:val="center"/>
                </w:pPr>
              </w:pPrChange>
            </w:pPr>
            <w:ins w:id="21875" w:author="Stefanie Lane" w:date="2022-06-23T15:12:00Z">
              <w:del w:id="21876" w:author="Lane, Stefanie" w:date="2023-04-28T12:07:00Z">
                <w:r w:rsidRPr="00EB4CE1" w:rsidDel="00402FFE">
                  <w:rPr>
                    <w:rFonts w:ascii="Calibri" w:eastAsia="Times New Roman" w:hAnsi="Calibri" w:cs="Calibri"/>
                    <w:color w:val="000000"/>
                    <w:rPrChange w:id="21877" w:author="Stefanie Lane" w:date="2022-06-23T15:12:00Z">
                      <w:rPr/>
                    </w:rPrChange>
                  </w:rPr>
                  <w:delText>0.03</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187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A7DBB1F" w14:textId="77777777" w:rsidR="00EB4CE1" w:rsidRPr="00EB4CE1" w:rsidDel="00402FFE" w:rsidRDefault="00EB4CE1">
            <w:pPr>
              <w:spacing w:after="0" w:line="240" w:lineRule="auto"/>
              <w:jc w:val="center"/>
              <w:rPr>
                <w:ins w:id="21879" w:author="Stefanie Lane" w:date="2022-06-23T15:12:00Z"/>
                <w:del w:id="21880" w:author="Lane, Stefanie" w:date="2023-04-28T12:07:00Z"/>
                <w:rFonts w:ascii="Calibri" w:eastAsia="Times New Roman" w:hAnsi="Calibri" w:cs="Calibri"/>
                <w:color w:val="000000"/>
                <w:rPrChange w:id="21881" w:author="Stefanie Lane" w:date="2022-06-23T15:12:00Z">
                  <w:rPr>
                    <w:ins w:id="21882" w:author="Stefanie Lane" w:date="2022-06-23T15:12:00Z"/>
                    <w:del w:id="21883" w:author="Lane, Stefanie" w:date="2023-04-28T12:07:00Z"/>
                  </w:rPr>
                </w:rPrChange>
              </w:rPr>
              <w:pPrChange w:id="21884" w:author="Stefanie Lane" w:date="2022-06-23T15:12:00Z">
                <w:pPr>
                  <w:jc w:val="center"/>
                </w:pPr>
              </w:pPrChange>
            </w:pPr>
            <w:ins w:id="21885" w:author="Stefanie Lane" w:date="2022-06-23T15:12:00Z">
              <w:del w:id="21886" w:author="Lane, Stefanie" w:date="2023-04-28T12:07:00Z">
                <w:r w:rsidRPr="00EB4CE1" w:rsidDel="00402FFE">
                  <w:rPr>
                    <w:rFonts w:ascii="Calibri" w:eastAsia="Times New Roman" w:hAnsi="Calibri" w:cs="Calibri"/>
                    <w:color w:val="000000"/>
                    <w:rPrChange w:id="21887"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188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4807CCA" w14:textId="77777777" w:rsidR="00EB4CE1" w:rsidRPr="00EB4CE1" w:rsidDel="00402FFE" w:rsidRDefault="00EB4CE1">
            <w:pPr>
              <w:spacing w:after="0" w:line="240" w:lineRule="auto"/>
              <w:jc w:val="center"/>
              <w:rPr>
                <w:ins w:id="21889" w:author="Stefanie Lane" w:date="2022-06-23T15:12:00Z"/>
                <w:del w:id="21890" w:author="Lane, Stefanie" w:date="2023-04-28T12:07:00Z"/>
                <w:rFonts w:ascii="Calibri" w:eastAsia="Times New Roman" w:hAnsi="Calibri" w:cs="Calibri"/>
                <w:color w:val="000000"/>
                <w:rPrChange w:id="21891" w:author="Stefanie Lane" w:date="2022-06-23T15:12:00Z">
                  <w:rPr>
                    <w:ins w:id="21892" w:author="Stefanie Lane" w:date="2022-06-23T15:12:00Z"/>
                    <w:del w:id="21893" w:author="Lane, Stefanie" w:date="2023-04-28T12:07:00Z"/>
                  </w:rPr>
                </w:rPrChange>
              </w:rPr>
              <w:pPrChange w:id="21894" w:author="Stefanie Lane" w:date="2022-06-23T15:12:00Z">
                <w:pPr>
                  <w:jc w:val="center"/>
                </w:pPr>
              </w:pPrChange>
            </w:pPr>
            <w:ins w:id="21895" w:author="Stefanie Lane" w:date="2022-06-23T15:12:00Z">
              <w:del w:id="21896" w:author="Lane, Stefanie" w:date="2023-04-28T12:07:00Z">
                <w:r w:rsidRPr="00EB4CE1" w:rsidDel="00402FFE">
                  <w:rPr>
                    <w:rFonts w:ascii="Calibri" w:eastAsia="Times New Roman" w:hAnsi="Calibri" w:cs="Calibri"/>
                    <w:color w:val="000000"/>
                    <w:rPrChange w:id="21897" w:author="Stefanie Lane" w:date="2022-06-23T15:12:00Z">
                      <w:rPr/>
                    </w:rPrChange>
                  </w:rPr>
                  <w:delText>0.11</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1898"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04013C4" w14:textId="77777777" w:rsidR="00EB4CE1" w:rsidRPr="00EB4CE1" w:rsidDel="00402FFE" w:rsidRDefault="00EB4CE1">
            <w:pPr>
              <w:spacing w:after="0" w:line="240" w:lineRule="auto"/>
              <w:jc w:val="center"/>
              <w:rPr>
                <w:ins w:id="21899" w:author="Stefanie Lane" w:date="2022-06-23T15:12:00Z"/>
                <w:del w:id="21900" w:author="Lane, Stefanie" w:date="2023-04-28T12:07:00Z"/>
                <w:rFonts w:ascii="Calibri" w:eastAsia="Times New Roman" w:hAnsi="Calibri" w:cs="Calibri"/>
                <w:color w:val="000000"/>
                <w:rPrChange w:id="21901" w:author="Stefanie Lane" w:date="2022-06-23T15:12:00Z">
                  <w:rPr>
                    <w:ins w:id="21902" w:author="Stefanie Lane" w:date="2022-06-23T15:12:00Z"/>
                    <w:del w:id="21903" w:author="Lane, Stefanie" w:date="2023-04-28T12:07:00Z"/>
                  </w:rPr>
                </w:rPrChange>
              </w:rPr>
              <w:pPrChange w:id="21904" w:author="Stefanie Lane" w:date="2022-06-23T15:12:00Z">
                <w:pPr>
                  <w:jc w:val="center"/>
                </w:pPr>
              </w:pPrChange>
            </w:pPr>
            <w:ins w:id="21905" w:author="Stefanie Lane" w:date="2022-06-23T15:12:00Z">
              <w:del w:id="21906" w:author="Lane, Stefanie" w:date="2023-04-28T12:07:00Z">
                <w:r w:rsidRPr="00EB4CE1" w:rsidDel="00402FFE">
                  <w:rPr>
                    <w:rFonts w:ascii="Calibri" w:eastAsia="Times New Roman" w:hAnsi="Calibri" w:cs="Calibri"/>
                    <w:color w:val="000000"/>
                    <w:rPrChange w:id="21907" w:author="Stefanie Lane" w:date="2022-06-23T15:12:00Z">
                      <w:rPr/>
                    </w:rPrChange>
                  </w:rPr>
                  <w:delText>264.3</w:delText>
                </w:r>
              </w:del>
            </w:ins>
          </w:p>
        </w:tc>
      </w:tr>
      <w:tr w:rsidR="00EB4CE1" w:rsidRPr="00EB4CE1" w:rsidDel="00402FFE" w14:paraId="0843CB00" w14:textId="77777777" w:rsidTr="006F10B7">
        <w:trPr>
          <w:trHeight w:val="290"/>
          <w:ins w:id="21908" w:author="Stefanie Lane" w:date="2022-06-23T15:12:00Z"/>
          <w:del w:id="21909" w:author="Lane, Stefanie" w:date="2023-04-28T12:07:00Z"/>
          <w:trPrChange w:id="2191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191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08F19EC" w14:textId="77777777" w:rsidR="00EB4CE1" w:rsidRPr="00EB4CE1" w:rsidDel="00402FFE" w:rsidRDefault="00EB4CE1">
            <w:pPr>
              <w:spacing w:after="0" w:line="240" w:lineRule="auto"/>
              <w:rPr>
                <w:ins w:id="21912" w:author="Stefanie Lane" w:date="2022-06-23T15:12:00Z"/>
                <w:del w:id="21913" w:author="Lane, Stefanie" w:date="2023-04-28T12:07:00Z"/>
                <w:rFonts w:ascii="Calibri" w:eastAsia="Times New Roman" w:hAnsi="Calibri" w:cs="Calibri"/>
                <w:color w:val="000000"/>
                <w:rPrChange w:id="21914" w:author="Stefanie Lane" w:date="2022-06-23T15:12:00Z">
                  <w:rPr>
                    <w:ins w:id="21915" w:author="Stefanie Lane" w:date="2022-06-23T15:12:00Z"/>
                    <w:del w:id="21916" w:author="Lane, Stefanie" w:date="2023-04-28T12:07:00Z"/>
                  </w:rPr>
                </w:rPrChange>
              </w:rPr>
              <w:pPrChange w:id="2191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191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CE26C1E" w14:textId="77777777" w:rsidR="00EB4CE1" w:rsidRPr="00EB4CE1" w:rsidDel="00402FFE" w:rsidRDefault="00EB4CE1">
            <w:pPr>
              <w:spacing w:after="0" w:line="240" w:lineRule="auto"/>
              <w:rPr>
                <w:ins w:id="21919" w:author="Stefanie Lane" w:date="2022-06-23T15:12:00Z"/>
                <w:del w:id="21920" w:author="Lane, Stefanie" w:date="2023-04-28T12:07:00Z"/>
                <w:rFonts w:ascii="Calibri" w:eastAsia="Times New Roman" w:hAnsi="Calibri" w:cs="Calibri"/>
                <w:color w:val="000000"/>
                <w:rPrChange w:id="21921" w:author="Stefanie Lane" w:date="2022-06-23T15:12:00Z">
                  <w:rPr>
                    <w:ins w:id="21922" w:author="Stefanie Lane" w:date="2022-06-23T15:12:00Z"/>
                    <w:del w:id="21923" w:author="Lane, Stefanie" w:date="2023-04-28T12:07:00Z"/>
                  </w:rPr>
                </w:rPrChange>
              </w:rPr>
              <w:pPrChange w:id="21924" w:author="Stefanie Lane" w:date="2022-06-23T15:12:00Z">
                <w:pPr/>
              </w:pPrChange>
            </w:pPr>
          </w:p>
        </w:tc>
        <w:tc>
          <w:tcPr>
            <w:tcW w:w="3320" w:type="dxa"/>
            <w:tcBorders>
              <w:top w:val="nil"/>
              <w:left w:val="nil"/>
              <w:bottom w:val="nil"/>
              <w:right w:val="nil"/>
            </w:tcBorders>
            <w:shd w:val="clear" w:color="auto" w:fill="auto"/>
            <w:noWrap/>
            <w:vAlign w:val="bottom"/>
            <w:hideMark/>
            <w:tcPrChange w:id="21925" w:author="Stefanie Lane" w:date="2022-06-23T15:14:00Z">
              <w:tcPr>
                <w:tcW w:w="3320" w:type="dxa"/>
                <w:tcBorders>
                  <w:top w:val="nil"/>
                  <w:left w:val="nil"/>
                  <w:bottom w:val="nil"/>
                  <w:right w:val="nil"/>
                </w:tcBorders>
                <w:shd w:val="clear" w:color="auto" w:fill="auto"/>
                <w:noWrap/>
                <w:vAlign w:val="bottom"/>
                <w:hideMark/>
              </w:tcPr>
            </w:tcPrChange>
          </w:tcPr>
          <w:p w14:paraId="455A9EA1" w14:textId="77777777" w:rsidR="00EB4CE1" w:rsidRPr="00EB4CE1" w:rsidDel="00402FFE" w:rsidRDefault="00EB4CE1">
            <w:pPr>
              <w:spacing w:after="0" w:line="240" w:lineRule="auto"/>
              <w:rPr>
                <w:ins w:id="21926" w:author="Stefanie Lane" w:date="2022-06-23T15:12:00Z"/>
                <w:del w:id="21927" w:author="Lane, Stefanie" w:date="2023-04-28T12:07:00Z"/>
                <w:rFonts w:ascii="Calibri" w:eastAsia="Times New Roman" w:hAnsi="Calibri" w:cs="Calibri"/>
                <w:i/>
                <w:iCs/>
                <w:color w:val="000000"/>
                <w:rPrChange w:id="21928" w:author="Stefanie Lane" w:date="2022-06-23T15:12:00Z">
                  <w:rPr>
                    <w:ins w:id="21929" w:author="Stefanie Lane" w:date="2022-06-23T15:12:00Z"/>
                    <w:del w:id="21930" w:author="Lane, Stefanie" w:date="2023-04-28T12:07:00Z"/>
                  </w:rPr>
                </w:rPrChange>
              </w:rPr>
              <w:pPrChange w:id="21931" w:author="Stefanie Lane" w:date="2022-06-23T15:12:00Z">
                <w:pPr/>
              </w:pPrChange>
            </w:pPr>
            <w:ins w:id="21932" w:author="Stefanie Lane" w:date="2022-06-23T15:12:00Z">
              <w:del w:id="21933" w:author="Lane, Stefanie" w:date="2023-04-28T12:07:00Z">
                <w:r w:rsidRPr="00EB4CE1" w:rsidDel="00402FFE">
                  <w:rPr>
                    <w:rFonts w:ascii="Calibri" w:eastAsia="Times New Roman" w:hAnsi="Calibri" w:cs="Calibri"/>
                    <w:i/>
                    <w:iCs/>
                    <w:color w:val="000000"/>
                    <w:rPrChange w:id="21934" w:author="Stefanie Lane" w:date="2022-06-23T15:12:00Z">
                      <w:rPr/>
                    </w:rPrChange>
                  </w:rPr>
                  <w:delText>Lathyrus palustris</w:delText>
                </w:r>
              </w:del>
            </w:ins>
          </w:p>
        </w:tc>
        <w:tc>
          <w:tcPr>
            <w:tcW w:w="869" w:type="dxa"/>
            <w:tcBorders>
              <w:top w:val="nil"/>
              <w:left w:val="nil"/>
              <w:bottom w:val="nil"/>
              <w:right w:val="nil"/>
            </w:tcBorders>
            <w:shd w:val="clear" w:color="auto" w:fill="auto"/>
            <w:noWrap/>
            <w:vAlign w:val="bottom"/>
            <w:hideMark/>
            <w:tcPrChange w:id="21935" w:author="Stefanie Lane" w:date="2022-06-23T15:14:00Z">
              <w:tcPr>
                <w:tcW w:w="960" w:type="dxa"/>
                <w:tcBorders>
                  <w:top w:val="nil"/>
                  <w:left w:val="nil"/>
                  <w:bottom w:val="nil"/>
                  <w:right w:val="nil"/>
                </w:tcBorders>
                <w:shd w:val="clear" w:color="auto" w:fill="auto"/>
                <w:noWrap/>
                <w:vAlign w:val="bottom"/>
                <w:hideMark/>
              </w:tcPr>
            </w:tcPrChange>
          </w:tcPr>
          <w:p w14:paraId="40845756" w14:textId="77777777" w:rsidR="00EB4CE1" w:rsidRPr="00EB4CE1" w:rsidDel="00402FFE" w:rsidRDefault="00EB4CE1">
            <w:pPr>
              <w:spacing w:after="0" w:line="240" w:lineRule="auto"/>
              <w:jc w:val="center"/>
              <w:rPr>
                <w:ins w:id="21936" w:author="Stefanie Lane" w:date="2022-06-23T15:12:00Z"/>
                <w:del w:id="21937" w:author="Lane, Stefanie" w:date="2023-04-28T12:07:00Z"/>
                <w:rFonts w:ascii="Calibri" w:eastAsia="Times New Roman" w:hAnsi="Calibri" w:cs="Calibri"/>
                <w:color w:val="000000"/>
                <w:rPrChange w:id="21938" w:author="Stefanie Lane" w:date="2022-06-23T15:12:00Z">
                  <w:rPr>
                    <w:ins w:id="21939" w:author="Stefanie Lane" w:date="2022-06-23T15:12:00Z"/>
                    <w:del w:id="21940" w:author="Lane, Stefanie" w:date="2023-04-28T12:07:00Z"/>
                  </w:rPr>
                </w:rPrChange>
              </w:rPr>
              <w:pPrChange w:id="21941" w:author="Stefanie Lane" w:date="2022-06-23T15:12:00Z">
                <w:pPr>
                  <w:jc w:val="center"/>
                </w:pPr>
              </w:pPrChange>
            </w:pPr>
            <w:ins w:id="21942" w:author="Stefanie Lane" w:date="2022-06-23T15:12:00Z">
              <w:del w:id="21943" w:author="Lane, Stefanie" w:date="2023-04-28T12:07:00Z">
                <w:r w:rsidRPr="00EB4CE1" w:rsidDel="00402FFE">
                  <w:rPr>
                    <w:rFonts w:ascii="Calibri" w:eastAsia="Times New Roman" w:hAnsi="Calibri" w:cs="Calibri"/>
                    <w:color w:val="000000"/>
                    <w:rPrChange w:id="21944" w:author="Stefanie Lane" w:date="2022-06-23T15:12:00Z">
                      <w:rPr/>
                    </w:rPrChange>
                  </w:rPr>
                  <w:delText>0.09</w:delText>
                </w:r>
              </w:del>
            </w:ins>
          </w:p>
        </w:tc>
        <w:tc>
          <w:tcPr>
            <w:tcW w:w="990" w:type="dxa"/>
            <w:tcBorders>
              <w:top w:val="nil"/>
              <w:left w:val="nil"/>
              <w:bottom w:val="nil"/>
              <w:right w:val="nil"/>
            </w:tcBorders>
            <w:shd w:val="clear" w:color="auto" w:fill="auto"/>
            <w:noWrap/>
            <w:vAlign w:val="bottom"/>
            <w:hideMark/>
            <w:tcPrChange w:id="21945" w:author="Stefanie Lane" w:date="2022-06-23T15:14:00Z">
              <w:tcPr>
                <w:tcW w:w="960" w:type="dxa"/>
                <w:tcBorders>
                  <w:top w:val="nil"/>
                  <w:left w:val="nil"/>
                  <w:bottom w:val="nil"/>
                  <w:right w:val="nil"/>
                </w:tcBorders>
                <w:shd w:val="clear" w:color="auto" w:fill="auto"/>
                <w:noWrap/>
                <w:vAlign w:val="bottom"/>
                <w:hideMark/>
              </w:tcPr>
            </w:tcPrChange>
          </w:tcPr>
          <w:p w14:paraId="301757B5" w14:textId="77777777" w:rsidR="00EB4CE1" w:rsidRPr="00EB4CE1" w:rsidDel="00402FFE" w:rsidRDefault="00EB4CE1">
            <w:pPr>
              <w:spacing w:after="0" w:line="240" w:lineRule="auto"/>
              <w:jc w:val="center"/>
              <w:rPr>
                <w:ins w:id="21946" w:author="Stefanie Lane" w:date="2022-06-23T15:12:00Z"/>
                <w:del w:id="21947" w:author="Lane, Stefanie" w:date="2023-04-28T12:07:00Z"/>
                <w:rFonts w:ascii="Calibri" w:eastAsia="Times New Roman" w:hAnsi="Calibri" w:cs="Calibri"/>
                <w:color w:val="000000"/>
                <w:rPrChange w:id="21948" w:author="Stefanie Lane" w:date="2022-06-23T15:12:00Z">
                  <w:rPr>
                    <w:ins w:id="21949" w:author="Stefanie Lane" w:date="2022-06-23T15:12:00Z"/>
                    <w:del w:id="21950" w:author="Lane, Stefanie" w:date="2023-04-28T12:07:00Z"/>
                  </w:rPr>
                </w:rPrChange>
              </w:rPr>
              <w:pPrChange w:id="21951" w:author="Stefanie Lane" w:date="2022-06-23T15:12:00Z">
                <w:pPr>
                  <w:jc w:val="center"/>
                </w:pPr>
              </w:pPrChange>
            </w:pPr>
            <w:ins w:id="21952" w:author="Stefanie Lane" w:date="2022-06-23T15:12:00Z">
              <w:del w:id="21953" w:author="Lane, Stefanie" w:date="2023-04-28T12:07:00Z">
                <w:r w:rsidRPr="00EB4CE1" w:rsidDel="00402FFE">
                  <w:rPr>
                    <w:rFonts w:ascii="Calibri" w:eastAsia="Times New Roman" w:hAnsi="Calibri" w:cs="Calibri"/>
                    <w:color w:val="000000"/>
                    <w:rPrChange w:id="21954" w:author="Stefanie Lane" w:date="2022-06-23T15:12:00Z">
                      <w:rPr/>
                    </w:rPrChange>
                  </w:rPr>
                  <w:delText>0.26</w:delText>
                </w:r>
              </w:del>
            </w:ins>
          </w:p>
        </w:tc>
        <w:tc>
          <w:tcPr>
            <w:tcW w:w="810" w:type="dxa"/>
            <w:tcBorders>
              <w:top w:val="nil"/>
              <w:left w:val="nil"/>
              <w:bottom w:val="nil"/>
              <w:right w:val="nil"/>
            </w:tcBorders>
            <w:shd w:val="clear" w:color="auto" w:fill="auto"/>
            <w:noWrap/>
            <w:vAlign w:val="bottom"/>
            <w:hideMark/>
            <w:tcPrChange w:id="21955" w:author="Stefanie Lane" w:date="2022-06-23T15:14:00Z">
              <w:tcPr>
                <w:tcW w:w="960" w:type="dxa"/>
                <w:tcBorders>
                  <w:top w:val="nil"/>
                  <w:left w:val="nil"/>
                  <w:bottom w:val="nil"/>
                  <w:right w:val="nil"/>
                </w:tcBorders>
                <w:shd w:val="clear" w:color="auto" w:fill="auto"/>
                <w:noWrap/>
                <w:vAlign w:val="bottom"/>
                <w:hideMark/>
              </w:tcPr>
            </w:tcPrChange>
          </w:tcPr>
          <w:p w14:paraId="0A8C8FF3" w14:textId="77777777" w:rsidR="00EB4CE1" w:rsidRPr="00EB4CE1" w:rsidDel="00402FFE" w:rsidRDefault="00EB4CE1">
            <w:pPr>
              <w:spacing w:after="0" w:line="240" w:lineRule="auto"/>
              <w:jc w:val="center"/>
              <w:rPr>
                <w:ins w:id="21956" w:author="Stefanie Lane" w:date="2022-06-23T15:12:00Z"/>
                <w:del w:id="21957" w:author="Lane, Stefanie" w:date="2023-04-28T12:07:00Z"/>
                <w:rFonts w:ascii="Calibri" w:eastAsia="Times New Roman" w:hAnsi="Calibri" w:cs="Calibri"/>
                <w:color w:val="000000"/>
                <w:rPrChange w:id="21958" w:author="Stefanie Lane" w:date="2022-06-23T15:12:00Z">
                  <w:rPr>
                    <w:ins w:id="21959" w:author="Stefanie Lane" w:date="2022-06-23T15:12:00Z"/>
                    <w:del w:id="21960" w:author="Lane, Stefanie" w:date="2023-04-28T12:07:00Z"/>
                  </w:rPr>
                </w:rPrChange>
              </w:rPr>
              <w:pPrChange w:id="21961" w:author="Stefanie Lane" w:date="2022-06-23T15:12:00Z">
                <w:pPr>
                  <w:jc w:val="center"/>
                </w:pPr>
              </w:pPrChange>
            </w:pPr>
            <w:ins w:id="21962" w:author="Stefanie Lane" w:date="2022-06-23T15:12:00Z">
              <w:del w:id="21963" w:author="Lane, Stefanie" w:date="2023-04-28T12:07:00Z">
                <w:r w:rsidRPr="00EB4CE1" w:rsidDel="00402FFE">
                  <w:rPr>
                    <w:rFonts w:ascii="Calibri" w:eastAsia="Times New Roman" w:hAnsi="Calibri" w:cs="Calibri"/>
                    <w:color w:val="000000"/>
                    <w:rPrChange w:id="21964" w:author="Stefanie Lane" w:date="2022-06-23T15:12:00Z">
                      <w:rPr/>
                    </w:rPrChange>
                  </w:rPr>
                  <w:delText>0.46</w:delText>
                </w:r>
              </w:del>
            </w:ins>
          </w:p>
        </w:tc>
        <w:tc>
          <w:tcPr>
            <w:tcW w:w="1710" w:type="dxa"/>
            <w:tcBorders>
              <w:top w:val="nil"/>
              <w:left w:val="nil"/>
              <w:bottom w:val="nil"/>
              <w:right w:val="single" w:sz="8" w:space="0" w:color="auto"/>
            </w:tcBorders>
            <w:shd w:val="clear" w:color="auto" w:fill="auto"/>
            <w:noWrap/>
            <w:vAlign w:val="bottom"/>
            <w:hideMark/>
            <w:tcPrChange w:id="21965"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D7B24E9" w14:textId="77777777" w:rsidR="00EB4CE1" w:rsidRPr="00EB4CE1" w:rsidDel="00402FFE" w:rsidRDefault="00EB4CE1">
            <w:pPr>
              <w:spacing w:after="0" w:line="240" w:lineRule="auto"/>
              <w:jc w:val="center"/>
              <w:rPr>
                <w:ins w:id="21966" w:author="Stefanie Lane" w:date="2022-06-23T15:12:00Z"/>
                <w:del w:id="21967" w:author="Lane, Stefanie" w:date="2023-04-28T12:07:00Z"/>
                <w:rFonts w:ascii="Calibri" w:eastAsia="Times New Roman" w:hAnsi="Calibri" w:cs="Calibri"/>
                <w:color w:val="000000"/>
                <w:rPrChange w:id="21968" w:author="Stefanie Lane" w:date="2022-06-23T15:12:00Z">
                  <w:rPr>
                    <w:ins w:id="21969" w:author="Stefanie Lane" w:date="2022-06-23T15:12:00Z"/>
                    <w:del w:id="21970" w:author="Lane, Stefanie" w:date="2023-04-28T12:07:00Z"/>
                  </w:rPr>
                </w:rPrChange>
              </w:rPr>
              <w:pPrChange w:id="21971" w:author="Stefanie Lane" w:date="2022-06-23T15:12:00Z">
                <w:pPr>
                  <w:jc w:val="center"/>
                </w:pPr>
              </w:pPrChange>
            </w:pPr>
            <w:ins w:id="21972" w:author="Stefanie Lane" w:date="2022-06-23T15:12:00Z">
              <w:del w:id="21973" w:author="Lane, Stefanie" w:date="2023-04-28T12:07:00Z">
                <w:r w:rsidRPr="00EB4CE1" w:rsidDel="00402FFE">
                  <w:rPr>
                    <w:rFonts w:ascii="Calibri" w:eastAsia="Times New Roman" w:hAnsi="Calibri" w:cs="Calibri"/>
                    <w:color w:val="000000"/>
                    <w:rPrChange w:id="21974" w:author="Stefanie Lane" w:date="2022-06-23T15:12:00Z">
                      <w:rPr/>
                    </w:rPrChange>
                  </w:rPr>
                  <w:delText>426.2</w:delText>
                </w:r>
              </w:del>
            </w:ins>
          </w:p>
        </w:tc>
      </w:tr>
      <w:tr w:rsidR="00EB4CE1" w:rsidRPr="00EB4CE1" w:rsidDel="00402FFE" w14:paraId="76BBB0E4" w14:textId="77777777" w:rsidTr="006F10B7">
        <w:trPr>
          <w:trHeight w:val="290"/>
          <w:ins w:id="21975" w:author="Stefanie Lane" w:date="2022-06-23T15:12:00Z"/>
          <w:del w:id="21976" w:author="Lane, Stefanie" w:date="2023-04-28T12:07:00Z"/>
          <w:trPrChange w:id="2197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197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BCF7600" w14:textId="77777777" w:rsidR="00EB4CE1" w:rsidRPr="00EB4CE1" w:rsidDel="00402FFE" w:rsidRDefault="00EB4CE1">
            <w:pPr>
              <w:spacing w:after="0" w:line="240" w:lineRule="auto"/>
              <w:rPr>
                <w:ins w:id="21979" w:author="Stefanie Lane" w:date="2022-06-23T15:12:00Z"/>
                <w:del w:id="21980" w:author="Lane, Stefanie" w:date="2023-04-28T12:07:00Z"/>
                <w:rFonts w:ascii="Calibri" w:eastAsia="Times New Roman" w:hAnsi="Calibri" w:cs="Calibri"/>
                <w:color w:val="000000"/>
                <w:rPrChange w:id="21981" w:author="Stefanie Lane" w:date="2022-06-23T15:12:00Z">
                  <w:rPr>
                    <w:ins w:id="21982" w:author="Stefanie Lane" w:date="2022-06-23T15:12:00Z"/>
                    <w:del w:id="21983" w:author="Lane, Stefanie" w:date="2023-04-28T12:07:00Z"/>
                  </w:rPr>
                </w:rPrChange>
              </w:rPr>
              <w:pPrChange w:id="2198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198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0EE9DEA" w14:textId="77777777" w:rsidR="00EB4CE1" w:rsidRPr="00EB4CE1" w:rsidDel="00402FFE" w:rsidRDefault="00EB4CE1">
            <w:pPr>
              <w:spacing w:after="0" w:line="240" w:lineRule="auto"/>
              <w:rPr>
                <w:ins w:id="21986" w:author="Stefanie Lane" w:date="2022-06-23T15:12:00Z"/>
                <w:del w:id="21987" w:author="Lane, Stefanie" w:date="2023-04-28T12:07:00Z"/>
                <w:rFonts w:ascii="Calibri" w:eastAsia="Times New Roman" w:hAnsi="Calibri" w:cs="Calibri"/>
                <w:color w:val="000000"/>
                <w:rPrChange w:id="21988" w:author="Stefanie Lane" w:date="2022-06-23T15:12:00Z">
                  <w:rPr>
                    <w:ins w:id="21989" w:author="Stefanie Lane" w:date="2022-06-23T15:12:00Z"/>
                    <w:del w:id="21990" w:author="Lane, Stefanie" w:date="2023-04-28T12:07:00Z"/>
                  </w:rPr>
                </w:rPrChange>
              </w:rPr>
              <w:pPrChange w:id="21991"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1992"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D2CF186" w14:textId="77777777" w:rsidR="00EB4CE1" w:rsidRPr="00EB4CE1" w:rsidDel="00402FFE" w:rsidRDefault="00EB4CE1">
            <w:pPr>
              <w:spacing w:after="0" w:line="240" w:lineRule="auto"/>
              <w:rPr>
                <w:ins w:id="21993" w:author="Stefanie Lane" w:date="2022-06-23T15:12:00Z"/>
                <w:del w:id="21994" w:author="Lane, Stefanie" w:date="2023-04-28T12:07:00Z"/>
                <w:rFonts w:ascii="Calibri" w:eastAsia="Times New Roman" w:hAnsi="Calibri" w:cs="Calibri"/>
                <w:i/>
                <w:iCs/>
                <w:color w:val="000000"/>
                <w:rPrChange w:id="21995" w:author="Stefanie Lane" w:date="2022-06-23T15:12:00Z">
                  <w:rPr>
                    <w:ins w:id="21996" w:author="Stefanie Lane" w:date="2022-06-23T15:12:00Z"/>
                    <w:del w:id="21997" w:author="Lane, Stefanie" w:date="2023-04-28T12:07:00Z"/>
                  </w:rPr>
                </w:rPrChange>
              </w:rPr>
              <w:pPrChange w:id="21998" w:author="Stefanie Lane" w:date="2022-06-23T15:12:00Z">
                <w:pPr/>
              </w:pPrChange>
            </w:pPr>
            <w:ins w:id="21999" w:author="Stefanie Lane" w:date="2022-06-23T15:12:00Z">
              <w:del w:id="22000" w:author="Lane, Stefanie" w:date="2023-04-28T12:07:00Z">
                <w:r w:rsidRPr="00EB4CE1" w:rsidDel="00402FFE">
                  <w:rPr>
                    <w:rFonts w:ascii="Calibri" w:eastAsia="Times New Roman" w:hAnsi="Calibri" w:cs="Calibri"/>
                    <w:i/>
                    <w:iCs/>
                    <w:color w:val="000000"/>
                    <w:rPrChange w:id="22001" w:author="Stefanie Lane" w:date="2022-06-23T15:12:00Z">
                      <w:rPr/>
                    </w:rPrChange>
                  </w:rPr>
                  <w:delText>Impatiens capensis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200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03A8183" w14:textId="77777777" w:rsidR="00EB4CE1" w:rsidRPr="00EB4CE1" w:rsidDel="00402FFE" w:rsidRDefault="00EB4CE1">
            <w:pPr>
              <w:spacing w:after="0" w:line="240" w:lineRule="auto"/>
              <w:jc w:val="center"/>
              <w:rPr>
                <w:ins w:id="22003" w:author="Stefanie Lane" w:date="2022-06-23T15:12:00Z"/>
                <w:del w:id="22004" w:author="Lane, Stefanie" w:date="2023-04-28T12:07:00Z"/>
                <w:rFonts w:ascii="Calibri" w:eastAsia="Times New Roman" w:hAnsi="Calibri" w:cs="Calibri"/>
                <w:color w:val="000000"/>
                <w:rPrChange w:id="22005" w:author="Stefanie Lane" w:date="2022-06-23T15:12:00Z">
                  <w:rPr>
                    <w:ins w:id="22006" w:author="Stefanie Lane" w:date="2022-06-23T15:12:00Z"/>
                    <w:del w:id="22007" w:author="Lane, Stefanie" w:date="2023-04-28T12:07:00Z"/>
                  </w:rPr>
                </w:rPrChange>
              </w:rPr>
              <w:pPrChange w:id="22008" w:author="Stefanie Lane" w:date="2022-06-23T15:12:00Z">
                <w:pPr>
                  <w:jc w:val="center"/>
                </w:pPr>
              </w:pPrChange>
            </w:pPr>
            <w:ins w:id="22009" w:author="Stefanie Lane" w:date="2022-06-23T15:12:00Z">
              <w:del w:id="22010" w:author="Lane, Stefanie" w:date="2023-04-28T12:07:00Z">
                <w:r w:rsidRPr="00EB4CE1" w:rsidDel="00402FFE">
                  <w:rPr>
                    <w:rFonts w:ascii="Calibri" w:eastAsia="Times New Roman" w:hAnsi="Calibri" w:cs="Calibri"/>
                    <w:color w:val="000000"/>
                    <w:rPrChange w:id="22011" w:author="Stefanie Lane" w:date="2022-06-23T15:12:00Z">
                      <w:rPr/>
                    </w:rPrChange>
                  </w:rPr>
                  <w:delText>0.15</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201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F8764B8" w14:textId="77777777" w:rsidR="00EB4CE1" w:rsidRPr="00EB4CE1" w:rsidDel="00402FFE" w:rsidRDefault="00EB4CE1">
            <w:pPr>
              <w:spacing w:after="0" w:line="240" w:lineRule="auto"/>
              <w:jc w:val="center"/>
              <w:rPr>
                <w:ins w:id="22013" w:author="Stefanie Lane" w:date="2022-06-23T15:12:00Z"/>
                <w:del w:id="22014" w:author="Lane, Stefanie" w:date="2023-04-28T12:07:00Z"/>
                <w:rFonts w:ascii="Calibri" w:eastAsia="Times New Roman" w:hAnsi="Calibri" w:cs="Calibri"/>
                <w:color w:val="000000"/>
                <w:rPrChange w:id="22015" w:author="Stefanie Lane" w:date="2022-06-23T15:12:00Z">
                  <w:rPr>
                    <w:ins w:id="22016" w:author="Stefanie Lane" w:date="2022-06-23T15:12:00Z"/>
                    <w:del w:id="22017" w:author="Lane, Stefanie" w:date="2023-04-28T12:07:00Z"/>
                  </w:rPr>
                </w:rPrChange>
              </w:rPr>
              <w:pPrChange w:id="22018" w:author="Stefanie Lane" w:date="2022-06-23T15:12:00Z">
                <w:pPr>
                  <w:jc w:val="center"/>
                </w:pPr>
              </w:pPrChange>
            </w:pPr>
            <w:ins w:id="22019" w:author="Stefanie Lane" w:date="2022-06-23T15:12:00Z">
              <w:del w:id="22020" w:author="Lane, Stefanie" w:date="2023-04-28T12:07:00Z">
                <w:r w:rsidRPr="00EB4CE1" w:rsidDel="00402FFE">
                  <w:rPr>
                    <w:rFonts w:ascii="Calibri" w:eastAsia="Times New Roman" w:hAnsi="Calibri" w:cs="Calibri"/>
                    <w:color w:val="000000"/>
                    <w:rPrChange w:id="22021" w:author="Stefanie Lane" w:date="2022-06-23T15:12:00Z">
                      <w:rPr/>
                    </w:rPrChange>
                  </w:rPr>
                  <w:delText>1.06</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202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82FB07F" w14:textId="77777777" w:rsidR="00EB4CE1" w:rsidRPr="00EB4CE1" w:rsidDel="00402FFE" w:rsidRDefault="00EB4CE1">
            <w:pPr>
              <w:spacing w:after="0" w:line="240" w:lineRule="auto"/>
              <w:jc w:val="center"/>
              <w:rPr>
                <w:ins w:id="22023" w:author="Stefanie Lane" w:date="2022-06-23T15:12:00Z"/>
                <w:del w:id="22024" w:author="Lane, Stefanie" w:date="2023-04-28T12:07:00Z"/>
                <w:rFonts w:ascii="Calibri" w:eastAsia="Times New Roman" w:hAnsi="Calibri" w:cs="Calibri"/>
                <w:color w:val="000000"/>
                <w:rPrChange w:id="22025" w:author="Stefanie Lane" w:date="2022-06-23T15:12:00Z">
                  <w:rPr>
                    <w:ins w:id="22026" w:author="Stefanie Lane" w:date="2022-06-23T15:12:00Z"/>
                    <w:del w:id="22027" w:author="Lane, Stefanie" w:date="2023-04-28T12:07:00Z"/>
                  </w:rPr>
                </w:rPrChange>
              </w:rPr>
              <w:pPrChange w:id="22028" w:author="Stefanie Lane" w:date="2022-06-23T15:12:00Z">
                <w:pPr>
                  <w:jc w:val="center"/>
                </w:pPr>
              </w:pPrChange>
            </w:pPr>
            <w:ins w:id="22029" w:author="Stefanie Lane" w:date="2022-06-23T15:12:00Z">
              <w:del w:id="22030" w:author="Lane, Stefanie" w:date="2023-04-28T12:07:00Z">
                <w:r w:rsidRPr="00EB4CE1" w:rsidDel="00402FFE">
                  <w:rPr>
                    <w:rFonts w:ascii="Calibri" w:eastAsia="Times New Roman" w:hAnsi="Calibri" w:cs="Calibri"/>
                    <w:color w:val="000000"/>
                    <w:rPrChange w:id="22031" w:author="Stefanie Lane" w:date="2022-06-23T15:12:00Z">
                      <w:rPr/>
                    </w:rPrChange>
                  </w:rPr>
                  <w:delText>0.86</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2032"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892E72E" w14:textId="77777777" w:rsidR="00EB4CE1" w:rsidRPr="00EB4CE1" w:rsidDel="00402FFE" w:rsidRDefault="00EB4CE1">
            <w:pPr>
              <w:spacing w:after="0" w:line="240" w:lineRule="auto"/>
              <w:jc w:val="center"/>
              <w:rPr>
                <w:ins w:id="22033" w:author="Stefanie Lane" w:date="2022-06-23T15:12:00Z"/>
                <w:del w:id="22034" w:author="Lane, Stefanie" w:date="2023-04-28T12:07:00Z"/>
                <w:rFonts w:ascii="Calibri" w:eastAsia="Times New Roman" w:hAnsi="Calibri" w:cs="Calibri"/>
                <w:color w:val="000000"/>
                <w:rPrChange w:id="22035" w:author="Stefanie Lane" w:date="2022-06-23T15:12:00Z">
                  <w:rPr>
                    <w:ins w:id="22036" w:author="Stefanie Lane" w:date="2022-06-23T15:12:00Z"/>
                    <w:del w:id="22037" w:author="Lane, Stefanie" w:date="2023-04-28T12:07:00Z"/>
                  </w:rPr>
                </w:rPrChange>
              </w:rPr>
              <w:pPrChange w:id="22038" w:author="Stefanie Lane" w:date="2022-06-23T15:12:00Z">
                <w:pPr>
                  <w:jc w:val="center"/>
                </w:pPr>
              </w:pPrChange>
            </w:pPr>
            <w:ins w:id="22039" w:author="Stefanie Lane" w:date="2022-06-23T15:12:00Z">
              <w:del w:id="22040" w:author="Lane, Stefanie" w:date="2023-04-28T12:07:00Z">
                <w:r w:rsidRPr="00EB4CE1" w:rsidDel="00402FFE">
                  <w:rPr>
                    <w:rFonts w:ascii="Calibri" w:eastAsia="Times New Roman" w:hAnsi="Calibri" w:cs="Calibri"/>
                    <w:color w:val="000000"/>
                    <w:rPrChange w:id="22041" w:author="Stefanie Lane" w:date="2022-06-23T15:12:00Z">
                      <w:rPr/>
                    </w:rPrChange>
                  </w:rPr>
                  <w:delText>482.9</w:delText>
                </w:r>
              </w:del>
            </w:ins>
          </w:p>
        </w:tc>
      </w:tr>
      <w:tr w:rsidR="00EB4CE1" w:rsidRPr="00EB4CE1" w:rsidDel="00402FFE" w14:paraId="49B45649" w14:textId="77777777" w:rsidTr="006F10B7">
        <w:trPr>
          <w:trHeight w:val="290"/>
          <w:ins w:id="22042" w:author="Stefanie Lane" w:date="2022-06-23T15:12:00Z"/>
          <w:del w:id="22043" w:author="Lane, Stefanie" w:date="2023-04-28T12:07:00Z"/>
          <w:trPrChange w:id="2204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204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97E0B39" w14:textId="77777777" w:rsidR="00EB4CE1" w:rsidRPr="00EB4CE1" w:rsidDel="00402FFE" w:rsidRDefault="00EB4CE1">
            <w:pPr>
              <w:spacing w:after="0" w:line="240" w:lineRule="auto"/>
              <w:rPr>
                <w:ins w:id="22046" w:author="Stefanie Lane" w:date="2022-06-23T15:12:00Z"/>
                <w:del w:id="22047" w:author="Lane, Stefanie" w:date="2023-04-28T12:07:00Z"/>
                <w:rFonts w:ascii="Calibri" w:eastAsia="Times New Roman" w:hAnsi="Calibri" w:cs="Calibri"/>
                <w:color w:val="000000"/>
                <w:rPrChange w:id="22048" w:author="Stefanie Lane" w:date="2022-06-23T15:12:00Z">
                  <w:rPr>
                    <w:ins w:id="22049" w:author="Stefanie Lane" w:date="2022-06-23T15:12:00Z"/>
                    <w:del w:id="22050" w:author="Lane, Stefanie" w:date="2023-04-28T12:07:00Z"/>
                  </w:rPr>
                </w:rPrChange>
              </w:rPr>
              <w:pPrChange w:id="2205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205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3814EDE" w14:textId="77777777" w:rsidR="00EB4CE1" w:rsidRPr="00EB4CE1" w:rsidDel="00402FFE" w:rsidRDefault="00EB4CE1">
            <w:pPr>
              <w:spacing w:after="0" w:line="240" w:lineRule="auto"/>
              <w:rPr>
                <w:ins w:id="22053" w:author="Stefanie Lane" w:date="2022-06-23T15:12:00Z"/>
                <w:del w:id="22054" w:author="Lane, Stefanie" w:date="2023-04-28T12:07:00Z"/>
                <w:rFonts w:ascii="Calibri" w:eastAsia="Times New Roman" w:hAnsi="Calibri" w:cs="Calibri"/>
                <w:color w:val="000000"/>
                <w:rPrChange w:id="22055" w:author="Stefanie Lane" w:date="2022-06-23T15:12:00Z">
                  <w:rPr>
                    <w:ins w:id="22056" w:author="Stefanie Lane" w:date="2022-06-23T15:12:00Z"/>
                    <w:del w:id="22057" w:author="Lane, Stefanie" w:date="2023-04-28T12:07:00Z"/>
                  </w:rPr>
                </w:rPrChange>
              </w:rPr>
              <w:pPrChange w:id="22058" w:author="Stefanie Lane" w:date="2022-06-23T15:12:00Z">
                <w:pPr/>
              </w:pPrChange>
            </w:pPr>
          </w:p>
        </w:tc>
        <w:tc>
          <w:tcPr>
            <w:tcW w:w="3320" w:type="dxa"/>
            <w:tcBorders>
              <w:top w:val="nil"/>
              <w:left w:val="nil"/>
              <w:bottom w:val="nil"/>
              <w:right w:val="nil"/>
            </w:tcBorders>
            <w:shd w:val="clear" w:color="auto" w:fill="auto"/>
            <w:noWrap/>
            <w:vAlign w:val="bottom"/>
            <w:hideMark/>
            <w:tcPrChange w:id="22059" w:author="Stefanie Lane" w:date="2022-06-23T15:14:00Z">
              <w:tcPr>
                <w:tcW w:w="3320" w:type="dxa"/>
                <w:tcBorders>
                  <w:top w:val="nil"/>
                  <w:left w:val="nil"/>
                  <w:bottom w:val="nil"/>
                  <w:right w:val="nil"/>
                </w:tcBorders>
                <w:shd w:val="clear" w:color="auto" w:fill="auto"/>
                <w:noWrap/>
                <w:vAlign w:val="bottom"/>
                <w:hideMark/>
              </w:tcPr>
            </w:tcPrChange>
          </w:tcPr>
          <w:p w14:paraId="62BB6739" w14:textId="77777777" w:rsidR="00EB4CE1" w:rsidRPr="00EB4CE1" w:rsidDel="00402FFE" w:rsidRDefault="00EB4CE1">
            <w:pPr>
              <w:spacing w:after="0" w:line="240" w:lineRule="auto"/>
              <w:rPr>
                <w:ins w:id="22060" w:author="Stefanie Lane" w:date="2022-06-23T15:12:00Z"/>
                <w:del w:id="22061" w:author="Lane, Stefanie" w:date="2023-04-28T12:07:00Z"/>
                <w:rFonts w:ascii="Calibri" w:eastAsia="Times New Roman" w:hAnsi="Calibri" w:cs="Calibri"/>
                <w:i/>
                <w:iCs/>
                <w:color w:val="000000"/>
                <w:rPrChange w:id="22062" w:author="Stefanie Lane" w:date="2022-06-23T15:12:00Z">
                  <w:rPr>
                    <w:ins w:id="22063" w:author="Stefanie Lane" w:date="2022-06-23T15:12:00Z"/>
                    <w:del w:id="22064" w:author="Lane, Stefanie" w:date="2023-04-28T12:07:00Z"/>
                  </w:rPr>
                </w:rPrChange>
              </w:rPr>
              <w:pPrChange w:id="22065" w:author="Stefanie Lane" w:date="2022-06-23T15:12:00Z">
                <w:pPr/>
              </w:pPrChange>
            </w:pPr>
            <w:ins w:id="22066" w:author="Stefanie Lane" w:date="2022-06-23T15:12:00Z">
              <w:del w:id="22067" w:author="Lane, Stefanie" w:date="2023-04-28T12:07:00Z">
                <w:r w:rsidRPr="00EB4CE1" w:rsidDel="00402FFE">
                  <w:rPr>
                    <w:rFonts w:ascii="Calibri" w:eastAsia="Times New Roman" w:hAnsi="Calibri" w:cs="Calibri"/>
                    <w:i/>
                    <w:iCs/>
                    <w:color w:val="000000"/>
                    <w:rPrChange w:id="22068" w:author="Stefanie Lane" w:date="2022-06-23T15:12:00Z">
                      <w:rPr/>
                    </w:rPrChange>
                  </w:rPr>
                  <w:delText>Salix lasiandra</w:delText>
                </w:r>
              </w:del>
            </w:ins>
          </w:p>
        </w:tc>
        <w:tc>
          <w:tcPr>
            <w:tcW w:w="869" w:type="dxa"/>
            <w:tcBorders>
              <w:top w:val="nil"/>
              <w:left w:val="nil"/>
              <w:bottom w:val="nil"/>
              <w:right w:val="nil"/>
            </w:tcBorders>
            <w:shd w:val="clear" w:color="auto" w:fill="auto"/>
            <w:noWrap/>
            <w:vAlign w:val="bottom"/>
            <w:hideMark/>
            <w:tcPrChange w:id="22069" w:author="Stefanie Lane" w:date="2022-06-23T15:14:00Z">
              <w:tcPr>
                <w:tcW w:w="960" w:type="dxa"/>
                <w:tcBorders>
                  <w:top w:val="nil"/>
                  <w:left w:val="nil"/>
                  <w:bottom w:val="nil"/>
                  <w:right w:val="nil"/>
                </w:tcBorders>
                <w:shd w:val="clear" w:color="auto" w:fill="auto"/>
                <w:noWrap/>
                <w:vAlign w:val="bottom"/>
                <w:hideMark/>
              </w:tcPr>
            </w:tcPrChange>
          </w:tcPr>
          <w:p w14:paraId="4A73E7F9" w14:textId="77777777" w:rsidR="00EB4CE1" w:rsidRPr="00EB4CE1" w:rsidDel="00402FFE" w:rsidRDefault="00EB4CE1">
            <w:pPr>
              <w:spacing w:after="0" w:line="240" w:lineRule="auto"/>
              <w:jc w:val="center"/>
              <w:rPr>
                <w:ins w:id="22070" w:author="Stefanie Lane" w:date="2022-06-23T15:12:00Z"/>
                <w:del w:id="22071" w:author="Lane, Stefanie" w:date="2023-04-28T12:07:00Z"/>
                <w:rFonts w:ascii="Calibri" w:eastAsia="Times New Roman" w:hAnsi="Calibri" w:cs="Calibri"/>
                <w:color w:val="000000"/>
                <w:rPrChange w:id="22072" w:author="Stefanie Lane" w:date="2022-06-23T15:12:00Z">
                  <w:rPr>
                    <w:ins w:id="22073" w:author="Stefanie Lane" w:date="2022-06-23T15:12:00Z"/>
                    <w:del w:id="22074" w:author="Lane, Stefanie" w:date="2023-04-28T12:07:00Z"/>
                  </w:rPr>
                </w:rPrChange>
              </w:rPr>
              <w:pPrChange w:id="22075" w:author="Stefanie Lane" w:date="2022-06-23T15:12:00Z">
                <w:pPr>
                  <w:jc w:val="center"/>
                </w:pPr>
              </w:pPrChange>
            </w:pPr>
            <w:ins w:id="22076" w:author="Stefanie Lane" w:date="2022-06-23T15:12:00Z">
              <w:del w:id="22077" w:author="Lane, Stefanie" w:date="2023-04-28T12:07:00Z">
                <w:r w:rsidRPr="00EB4CE1" w:rsidDel="00402FFE">
                  <w:rPr>
                    <w:rFonts w:ascii="Calibri" w:eastAsia="Times New Roman" w:hAnsi="Calibri" w:cs="Calibri"/>
                    <w:color w:val="000000"/>
                    <w:rPrChange w:id="22078" w:author="Stefanie Lane" w:date="2022-06-23T15:12:00Z">
                      <w:rPr/>
                    </w:rPrChange>
                  </w:rPr>
                  <w:delText>0.03</w:delText>
                </w:r>
              </w:del>
            </w:ins>
          </w:p>
        </w:tc>
        <w:tc>
          <w:tcPr>
            <w:tcW w:w="990" w:type="dxa"/>
            <w:tcBorders>
              <w:top w:val="nil"/>
              <w:left w:val="nil"/>
              <w:bottom w:val="nil"/>
              <w:right w:val="nil"/>
            </w:tcBorders>
            <w:shd w:val="clear" w:color="auto" w:fill="auto"/>
            <w:noWrap/>
            <w:vAlign w:val="bottom"/>
            <w:hideMark/>
            <w:tcPrChange w:id="22079" w:author="Stefanie Lane" w:date="2022-06-23T15:14:00Z">
              <w:tcPr>
                <w:tcW w:w="960" w:type="dxa"/>
                <w:tcBorders>
                  <w:top w:val="nil"/>
                  <w:left w:val="nil"/>
                  <w:bottom w:val="nil"/>
                  <w:right w:val="nil"/>
                </w:tcBorders>
                <w:shd w:val="clear" w:color="auto" w:fill="auto"/>
                <w:noWrap/>
                <w:vAlign w:val="bottom"/>
                <w:hideMark/>
              </w:tcPr>
            </w:tcPrChange>
          </w:tcPr>
          <w:p w14:paraId="5B97155F" w14:textId="77777777" w:rsidR="00EB4CE1" w:rsidRPr="00EB4CE1" w:rsidDel="00402FFE" w:rsidRDefault="00EB4CE1">
            <w:pPr>
              <w:spacing w:after="0" w:line="240" w:lineRule="auto"/>
              <w:jc w:val="center"/>
              <w:rPr>
                <w:ins w:id="22080" w:author="Stefanie Lane" w:date="2022-06-23T15:12:00Z"/>
                <w:del w:id="22081" w:author="Lane, Stefanie" w:date="2023-04-28T12:07:00Z"/>
                <w:rFonts w:ascii="Calibri" w:eastAsia="Times New Roman" w:hAnsi="Calibri" w:cs="Calibri"/>
                <w:color w:val="000000"/>
                <w:rPrChange w:id="22082" w:author="Stefanie Lane" w:date="2022-06-23T15:12:00Z">
                  <w:rPr>
                    <w:ins w:id="22083" w:author="Stefanie Lane" w:date="2022-06-23T15:12:00Z"/>
                    <w:del w:id="22084" w:author="Lane, Stefanie" w:date="2023-04-28T12:07:00Z"/>
                  </w:rPr>
                </w:rPrChange>
              </w:rPr>
              <w:pPrChange w:id="22085" w:author="Stefanie Lane" w:date="2022-06-23T15:12:00Z">
                <w:pPr>
                  <w:jc w:val="center"/>
                </w:pPr>
              </w:pPrChange>
            </w:pPr>
            <w:ins w:id="22086" w:author="Stefanie Lane" w:date="2022-06-23T15:12:00Z">
              <w:del w:id="22087" w:author="Lane, Stefanie" w:date="2023-04-28T12:07:00Z">
                <w:r w:rsidRPr="00EB4CE1" w:rsidDel="00402FFE">
                  <w:rPr>
                    <w:rFonts w:ascii="Calibri" w:eastAsia="Times New Roman" w:hAnsi="Calibri" w:cs="Calibri"/>
                    <w:color w:val="000000"/>
                    <w:rPrChange w:id="22088" w:author="Stefanie Lane" w:date="2022-06-23T15:12:00Z">
                      <w:rPr/>
                    </w:rPrChange>
                  </w:rPr>
                  <w:delText>0.03</w:delText>
                </w:r>
              </w:del>
            </w:ins>
          </w:p>
        </w:tc>
        <w:tc>
          <w:tcPr>
            <w:tcW w:w="810" w:type="dxa"/>
            <w:tcBorders>
              <w:top w:val="nil"/>
              <w:left w:val="nil"/>
              <w:bottom w:val="nil"/>
              <w:right w:val="nil"/>
            </w:tcBorders>
            <w:shd w:val="clear" w:color="auto" w:fill="auto"/>
            <w:noWrap/>
            <w:vAlign w:val="bottom"/>
            <w:hideMark/>
            <w:tcPrChange w:id="22089" w:author="Stefanie Lane" w:date="2022-06-23T15:14:00Z">
              <w:tcPr>
                <w:tcW w:w="960" w:type="dxa"/>
                <w:tcBorders>
                  <w:top w:val="nil"/>
                  <w:left w:val="nil"/>
                  <w:bottom w:val="nil"/>
                  <w:right w:val="nil"/>
                </w:tcBorders>
                <w:shd w:val="clear" w:color="auto" w:fill="auto"/>
                <w:noWrap/>
                <w:vAlign w:val="bottom"/>
                <w:hideMark/>
              </w:tcPr>
            </w:tcPrChange>
          </w:tcPr>
          <w:p w14:paraId="4E1BB627" w14:textId="77777777" w:rsidR="00EB4CE1" w:rsidRPr="00EB4CE1" w:rsidDel="00402FFE" w:rsidRDefault="00EB4CE1">
            <w:pPr>
              <w:spacing w:after="0" w:line="240" w:lineRule="auto"/>
              <w:jc w:val="center"/>
              <w:rPr>
                <w:ins w:id="22090" w:author="Stefanie Lane" w:date="2022-06-23T15:12:00Z"/>
                <w:del w:id="22091" w:author="Lane, Stefanie" w:date="2023-04-28T12:07:00Z"/>
                <w:rFonts w:ascii="Calibri" w:eastAsia="Times New Roman" w:hAnsi="Calibri" w:cs="Calibri"/>
                <w:color w:val="000000"/>
                <w:rPrChange w:id="22092" w:author="Stefanie Lane" w:date="2022-06-23T15:12:00Z">
                  <w:rPr>
                    <w:ins w:id="22093" w:author="Stefanie Lane" w:date="2022-06-23T15:12:00Z"/>
                    <w:del w:id="22094" w:author="Lane, Stefanie" w:date="2023-04-28T12:07:00Z"/>
                  </w:rPr>
                </w:rPrChange>
              </w:rPr>
              <w:pPrChange w:id="22095" w:author="Stefanie Lane" w:date="2022-06-23T15:12:00Z">
                <w:pPr>
                  <w:jc w:val="center"/>
                </w:pPr>
              </w:pPrChange>
            </w:pPr>
            <w:ins w:id="22096" w:author="Stefanie Lane" w:date="2022-06-23T15:12:00Z">
              <w:del w:id="22097" w:author="Lane, Stefanie" w:date="2023-04-28T12:07:00Z">
                <w:r w:rsidRPr="00EB4CE1" w:rsidDel="00402FFE">
                  <w:rPr>
                    <w:rFonts w:ascii="Calibri" w:eastAsia="Times New Roman" w:hAnsi="Calibri" w:cs="Calibri"/>
                    <w:color w:val="000000"/>
                    <w:rPrChange w:id="22098" w:author="Stefanie Lane" w:date="2022-06-23T15:12:00Z">
                      <w:rPr/>
                    </w:rPrChange>
                  </w:rPr>
                  <w:delText>0.29</w:delText>
                </w:r>
              </w:del>
            </w:ins>
          </w:p>
        </w:tc>
        <w:tc>
          <w:tcPr>
            <w:tcW w:w="1710" w:type="dxa"/>
            <w:tcBorders>
              <w:top w:val="nil"/>
              <w:left w:val="nil"/>
              <w:bottom w:val="nil"/>
              <w:right w:val="single" w:sz="8" w:space="0" w:color="auto"/>
            </w:tcBorders>
            <w:shd w:val="clear" w:color="auto" w:fill="auto"/>
            <w:noWrap/>
            <w:vAlign w:val="bottom"/>
            <w:hideMark/>
            <w:tcPrChange w:id="22099"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827CB70" w14:textId="77777777" w:rsidR="00EB4CE1" w:rsidRPr="00EB4CE1" w:rsidDel="00402FFE" w:rsidRDefault="00EB4CE1">
            <w:pPr>
              <w:spacing w:after="0" w:line="240" w:lineRule="auto"/>
              <w:jc w:val="center"/>
              <w:rPr>
                <w:ins w:id="22100" w:author="Stefanie Lane" w:date="2022-06-23T15:12:00Z"/>
                <w:del w:id="22101" w:author="Lane, Stefanie" w:date="2023-04-28T12:07:00Z"/>
                <w:rFonts w:ascii="Calibri" w:eastAsia="Times New Roman" w:hAnsi="Calibri" w:cs="Calibri"/>
                <w:color w:val="000000"/>
                <w:rPrChange w:id="22102" w:author="Stefanie Lane" w:date="2022-06-23T15:12:00Z">
                  <w:rPr>
                    <w:ins w:id="22103" w:author="Stefanie Lane" w:date="2022-06-23T15:12:00Z"/>
                    <w:del w:id="22104" w:author="Lane, Stefanie" w:date="2023-04-28T12:07:00Z"/>
                  </w:rPr>
                </w:rPrChange>
              </w:rPr>
              <w:pPrChange w:id="22105" w:author="Stefanie Lane" w:date="2022-06-23T15:12:00Z">
                <w:pPr>
                  <w:jc w:val="center"/>
                </w:pPr>
              </w:pPrChange>
            </w:pPr>
            <w:ins w:id="22106" w:author="Stefanie Lane" w:date="2022-06-23T15:12:00Z">
              <w:del w:id="22107" w:author="Lane, Stefanie" w:date="2023-04-28T12:07:00Z">
                <w:r w:rsidRPr="00EB4CE1" w:rsidDel="00402FFE">
                  <w:rPr>
                    <w:rFonts w:ascii="Calibri" w:eastAsia="Times New Roman" w:hAnsi="Calibri" w:cs="Calibri"/>
                    <w:color w:val="000000"/>
                    <w:rPrChange w:id="22108" w:author="Stefanie Lane" w:date="2022-06-23T15:12:00Z">
                      <w:rPr/>
                    </w:rPrChange>
                  </w:rPr>
                  <w:delText>871.4</w:delText>
                </w:r>
              </w:del>
            </w:ins>
          </w:p>
        </w:tc>
      </w:tr>
      <w:tr w:rsidR="00EB4CE1" w:rsidRPr="00EB4CE1" w:rsidDel="00402FFE" w14:paraId="7892ACDA" w14:textId="77777777" w:rsidTr="006F10B7">
        <w:trPr>
          <w:trHeight w:val="290"/>
          <w:ins w:id="22109" w:author="Stefanie Lane" w:date="2022-06-23T15:12:00Z"/>
          <w:del w:id="22110" w:author="Lane, Stefanie" w:date="2023-04-28T12:07:00Z"/>
          <w:trPrChange w:id="2211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211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65F1D1E" w14:textId="77777777" w:rsidR="00EB4CE1" w:rsidRPr="00EB4CE1" w:rsidDel="00402FFE" w:rsidRDefault="00EB4CE1">
            <w:pPr>
              <w:spacing w:after="0" w:line="240" w:lineRule="auto"/>
              <w:rPr>
                <w:ins w:id="22113" w:author="Stefanie Lane" w:date="2022-06-23T15:12:00Z"/>
                <w:del w:id="22114" w:author="Lane, Stefanie" w:date="2023-04-28T12:07:00Z"/>
                <w:rFonts w:ascii="Calibri" w:eastAsia="Times New Roman" w:hAnsi="Calibri" w:cs="Calibri"/>
                <w:color w:val="000000"/>
                <w:rPrChange w:id="22115" w:author="Stefanie Lane" w:date="2022-06-23T15:12:00Z">
                  <w:rPr>
                    <w:ins w:id="22116" w:author="Stefanie Lane" w:date="2022-06-23T15:12:00Z"/>
                    <w:del w:id="22117" w:author="Lane, Stefanie" w:date="2023-04-28T12:07:00Z"/>
                  </w:rPr>
                </w:rPrChange>
              </w:rPr>
              <w:pPrChange w:id="2211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211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9ECBF46" w14:textId="77777777" w:rsidR="00EB4CE1" w:rsidRPr="00EB4CE1" w:rsidDel="00402FFE" w:rsidRDefault="00EB4CE1">
            <w:pPr>
              <w:spacing w:after="0" w:line="240" w:lineRule="auto"/>
              <w:rPr>
                <w:ins w:id="22120" w:author="Stefanie Lane" w:date="2022-06-23T15:12:00Z"/>
                <w:del w:id="22121" w:author="Lane, Stefanie" w:date="2023-04-28T12:07:00Z"/>
                <w:rFonts w:ascii="Calibri" w:eastAsia="Times New Roman" w:hAnsi="Calibri" w:cs="Calibri"/>
                <w:color w:val="000000"/>
                <w:rPrChange w:id="22122" w:author="Stefanie Lane" w:date="2022-06-23T15:12:00Z">
                  <w:rPr>
                    <w:ins w:id="22123" w:author="Stefanie Lane" w:date="2022-06-23T15:12:00Z"/>
                    <w:del w:id="22124" w:author="Lane, Stefanie" w:date="2023-04-28T12:07:00Z"/>
                  </w:rPr>
                </w:rPrChange>
              </w:rPr>
              <w:pPrChange w:id="22125"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2126"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A729CD2" w14:textId="77777777" w:rsidR="00EB4CE1" w:rsidRPr="00EB4CE1" w:rsidDel="00402FFE" w:rsidRDefault="00EB4CE1">
            <w:pPr>
              <w:spacing w:after="0" w:line="240" w:lineRule="auto"/>
              <w:rPr>
                <w:ins w:id="22127" w:author="Stefanie Lane" w:date="2022-06-23T15:12:00Z"/>
                <w:del w:id="22128" w:author="Lane, Stefanie" w:date="2023-04-28T12:07:00Z"/>
                <w:rFonts w:ascii="Calibri" w:eastAsia="Times New Roman" w:hAnsi="Calibri" w:cs="Calibri"/>
                <w:i/>
                <w:iCs/>
                <w:color w:val="000000"/>
                <w:rPrChange w:id="22129" w:author="Stefanie Lane" w:date="2022-06-23T15:12:00Z">
                  <w:rPr>
                    <w:ins w:id="22130" w:author="Stefanie Lane" w:date="2022-06-23T15:12:00Z"/>
                    <w:del w:id="22131" w:author="Lane, Stefanie" w:date="2023-04-28T12:07:00Z"/>
                  </w:rPr>
                </w:rPrChange>
              </w:rPr>
              <w:pPrChange w:id="22132" w:author="Stefanie Lane" w:date="2022-06-23T15:12:00Z">
                <w:pPr/>
              </w:pPrChange>
            </w:pPr>
            <w:ins w:id="22133" w:author="Stefanie Lane" w:date="2022-06-23T15:12:00Z">
              <w:del w:id="22134" w:author="Lane, Stefanie" w:date="2023-04-28T12:07:00Z">
                <w:r w:rsidRPr="00EB4CE1" w:rsidDel="00402FFE">
                  <w:rPr>
                    <w:rFonts w:ascii="Calibri" w:eastAsia="Times New Roman" w:hAnsi="Calibri" w:cs="Calibri"/>
                    <w:i/>
                    <w:iCs/>
                    <w:color w:val="000000"/>
                    <w:rPrChange w:id="22135" w:author="Stefanie Lane" w:date="2022-06-23T15:12:00Z">
                      <w:rPr/>
                    </w:rPrChange>
                  </w:rPr>
                  <w:delText>Equisetum arvense</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213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9F70D91" w14:textId="77777777" w:rsidR="00EB4CE1" w:rsidRPr="00EB4CE1" w:rsidDel="00402FFE" w:rsidRDefault="00EB4CE1">
            <w:pPr>
              <w:spacing w:after="0" w:line="240" w:lineRule="auto"/>
              <w:jc w:val="center"/>
              <w:rPr>
                <w:ins w:id="22137" w:author="Stefanie Lane" w:date="2022-06-23T15:12:00Z"/>
                <w:del w:id="22138" w:author="Lane, Stefanie" w:date="2023-04-28T12:07:00Z"/>
                <w:rFonts w:ascii="Calibri" w:eastAsia="Times New Roman" w:hAnsi="Calibri" w:cs="Calibri"/>
                <w:color w:val="000000"/>
                <w:rPrChange w:id="22139" w:author="Stefanie Lane" w:date="2022-06-23T15:12:00Z">
                  <w:rPr>
                    <w:ins w:id="22140" w:author="Stefanie Lane" w:date="2022-06-23T15:12:00Z"/>
                    <w:del w:id="22141" w:author="Lane, Stefanie" w:date="2023-04-28T12:07:00Z"/>
                  </w:rPr>
                </w:rPrChange>
              </w:rPr>
              <w:pPrChange w:id="22142" w:author="Stefanie Lane" w:date="2022-06-23T15:12:00Z">
                <w:pPr>
                  <w:jc w:val="center"/>
                </w:pPr>
              </w:pPrChange>
            </w:pPr>
            <w:ins w:id="22143" w:author="Stefanie Lane" w:date="2022-06-23T15:12:00Z">
              <w:del w:id="22144" w:author="Lane, Stefanie" w:date="2023-04-28T12:07:00Z">
                <w:r w:rsidRPr="00EB4CE1" w:rsidDel="00402FFE">
                  <w:rPr>
                    <w:rFonts w:ascii="Calibri" w:eastAsia="Times New Roman" w:hAnsi="Calibri" w:cs="Calibri"/>
                    <w:color w:val="000000"/>
                    <w:rPrChange w:id="22145"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214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D02F18" w14:textId="77777777" w:rsidR="00EB4CE1" w:rsidRPr="00EB4CE1" w:rsidDel="00402FFE" w:rsidRDefault="00EB4CE1">
            <w:pPr>
              <w:spacing w:after="0" w:line="240" w:lineRule="auto"/>
              <w:jc w:val="center"/>
              <w:rPr>
                <w:ins w:id="22147" w:author="Stefanie Lane" w:date="2022-06-23T15:12:00Z"/>
                <w:del w:id="22148" w:author="Lane, Stefanie" w:date="2023-04-28T12:07:00Z"/>
                <w:rFonts w:ascii="Calibri" w:eastAsia="Times New Roman" w:hAnsi="Calibri" w:cs="Calibri"/>
                <w:color w:val="000000"/>
                <w:rPrChange w:id="22149" w:author="Stefanie Lane" w:date="2022-06-23T15:12:00Z">
                  <w:rPr>
                    <w:ins w:id="22150" w:author="Stefanie Lane" w:date="2022-06-23T15:12:00Z"/>
                    <w:del w:id="22151" w:author="Lane, Stefanie" w:date="2023-04-28T12:07:00Z"/>
                  </w:rPr>
                </w:rPrChange>
              </w:rPr>
              <w:pPrChange w:id="22152" w:author="Stefanie Lane" w:date="2022-06-23T15:12:00Z">
                <w:pPr>
                  <w:jc w:val="center"/>
                </w:pPr>
              </w:pPrChange>
            </w:pPr>
            <w:ins w:id="22153" w:author="Stefanie Lane" w:date="2022-06-23T15:12:00Z">
              <w:del w:id="22154" w:author="Lane, Stefanie" w:date="2023-04-28T12:07:00Z">
                <w:r w:rsidRPr="00EB4CE1" w:rsidDel="00402FFE">
                  <w:rPr>
                    <w:rFonts w:ascii="Calibri" w:eastAsia="Times New Roman" w:hAnsi="Calibri" w:cs="Calibri"/>
                    <w:color w:val="000000"/>
                    <w:rPrChange w:id="22155"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215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EAB8722" w14:textId="77777777" w:rsidR="00EB4CE1" w:rsidRPr="00EB4CE1" w:rsidDel="00402FFE" w:rsidRDefault="00EB4CE1">
            <w:pPr>
              <w:spacing w:after="0" w:line="240" w:lineRule="auto"/>
              <w:jc w:val="center"/>
              <w:rPr>
                <w:ins w:id="22157" w:author="Stefanie Lane" w:date="2022-06-23T15:12:00Z"/>
                <w:del w:id="22158" w:author="Lane, Stefanie" w:date="2023-04-28T12:07:00Z"/>
                <w:rFonts w:ascii="Calibri" w:eastAsia="Times New Roman" w:hAnsi="Calibri" w:cs="Calibri"/>
                <w:color w:val="000000"/>
                <w:rPrChange w:id="22159" w:author="Stefanie Lane" w:date="2022-06-23T15:12:00Z">
                  <w:rPr>
                    <w:ins w:id="22160" w:author="Stefanie Lane" w:date="2022-06-23T15:12:00Z"/>
                    <w:del w:id="22161" w:author="Lane, Stefanie" w:date="2023-04-28T12:07:00Z"/>
                  </w:rPr>
                </w:rPrChange>
              </w:rPr>
              <w:pPrChange w:id="22162" w:author="Stefanie Lane" w:date="2022-06-23T15:12:00Z">
                <w:pPr>
                  <w:jc w:val="center"/>
                </w:pPr>
              </w:pPrChange>
            </w:pPr>
            <w:ins w:id="22163" w:author="Stefanie Lane" w:date="2022-06-23T15:12:00Z">
              <w:del w:id="22164" w:author="Lane, Stefanie" w:date="2023-04-28T12:07:00Z">
                <w:r w:rsidRPr="00EB4CE1" w:rsidDel="00402FFE">
                  <w:rPr>
                    <w:rFonts w:ascii="Calibri" w:eastAsia="Times New Roman" w:hAnsi="Calibri" w:cs="Calibri"/>
                    <w:color w:val="000000"/>
                    <w:rPrChange w:id="22165" w:author="Stefanie Lane" w:date="2022-06-23T15:12:00Z">
                      <w:rPr/>
                    </w:rPrChange>
                  </w:rPr>
                  <w:delText>0.68</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216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56BEDE7" w14:textId="77777777" w:rsidR="00EB4CE1" w:rsidRPr="00EB4CE1" w:rsidDel="00402FFE" w:rsidRDefault="00EB4CE1">
            <w:pPr>
              <w:spacing w:after="0" w:line="240" w:lineRule="auto"/>
              <w:jc w:val="center"/>
              <w:rPr>
                <w:ins w:id="22167" w:author="Stefanie Lane" w:date="2022-06-23T15:12:00Z"/>
                <w:del w:id="22168" w:author="Lane, Stefanie" w:date="2023-04-28T12:07:00Z"/>
                <w:rFonts w:ascii="Calibri" w:eastAsia="Times New Roman" w:hAnsi="Calibri" w:cs="Calibri"/>
                <w:color w:val="000000"/>
                <w:rPrChange w:id="22169" w:author="Stefanie Lane" w:date="2022-06-23T15:12:00Z">
                  <w:rPr>
                    <w:ins w:id="22170" w:author="Stefanie Lane" w:date="2022-06-23T15:12:00Z"/>
                    <w:del w:id="22171" w:author="Lane, Stefanie" w:date="2023-04-28T12:07:00Z"/>
                  </w:rPr>
                </w:rPrChange>
              </w:rPr>
              <w:pPrChange w:id="22172" w:author="Stefanie Lane" w:date="2022-06-23T15:12:00Z">
                <w:pPr>
                  <w:jc w:val="center"/>
                </w:pPr>
              </w:pPrChange>
            </w:pPr>
            <w:ins w:id="22173" w:author="Stefanie Lane" w:date="2022-06-23T15:12:00Z">
              <w:del w:id="22174" w:author="Lane, Stefanie" w:date="2023-04-28T12:07:00Z">
                <w:r w:rsidRPr="00EB4CE1" w:rsidDel="00402FFE">
                  <w:rPr>
                    <w:rFonts w:ascii="Calibri" w:eastAsia="Times New Roman" w:hAnsi="Calibri" w:cs="Calibri"/>
                    <w:color w:val="000000"/>
                    <w:rPrChange w:id="22175" w:author="Stefanie Lane" w:date="2022-06-23T15:12:00Z">
                      <w:rPr/>
                    </w:rPrChange>
                  </w:rPr>
                  <w:delText>+</w:delText>
                </w:r>
              </w:del>
            </w:ins>
          </w:p>
        </w:tc>
      </w:tr>
      <w:tr w:rsidR="00EB4CE1" w:rsidRPr="00EB4CE1" w:rsidDel="00402FFE" w14:paraId="6C432CF9" w14:textId="77777777" w:rsidTr="006F10B7">
        <w:trPr>
          <w:trHeight w:val="290"/>
          <w:ins w:id="22176" w:author="Stefanie Lane" w:date="2022-06-23T15:12:00Z"/>
          <w:del w:id="22177" w:author="Lane, Stefanie" w:date="2023-04-28T12:07:00Z"/>
          <w:trPrChange w:id="2217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217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DFE23A7" w14:textId="77777777" w:rsidR="00EB4CE1" w:rsidRPr="00EB4CE1" w:rsidDel="00402FFE" w:rsidRDefault="00EB4CE1">
            <w:pPr>
              <w:spacing w:after="0" w:line="240" w:lineRule="auto"/>
              <w:rPr>
                <w:ins w:id="22180" w:author="Stefanie Lane" w:date="2022-06-23T15:12:00Z"/>
                <w:del w:id="22181" w:author="Lane, Stefanie" w:date="2023-04-28T12:07:00Z"/>
                <w:rFonts w:ascii="Calibri" w:eastAsia="Times New Roman" w:hAnsi="Calibri" w:cs="Calibri"/>
                <w:color w:val="000000"/>
                <w:rPrChange w:id="22182" w:author="Stefanie Lane" w:date="2022-06-23T15:12:00Z">
                  <w:rPr>
                    <w:ins w:id="22183" w:author="Stefanie Lane" w:date="2022-06-23T15:12:00Z"/>
                    <w:del w:id="22184" w:author="Lane, Stefanie" w:date="2023-04-28T12:07:00Z"/>
                  </w:rPr>
                </w:rPrChange>
              </w:rPr>
              <w:pPrChange w:id="2218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218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9AA8C45" w14:textId="77777777" w:rsidR="00EB4CE1" w:rsidRPr="00EB4CE1" w:rsidDel="00402FFE" w:rsidRDefault="00EB4CE1">
            <w:pPr>
              <w:spacing w:after="0" w:line="240" w:lineRule="auto"/>
              <w:rPr>
                <w:ins w:id="22187" w:author="Stefanie Lane" w:date="2022-06-23T15:12:00Z"/>
                <w:del w:id="22188" w:author="Lane, Stefanie" w:date="2023-04-28T12:07:00Z"/>
                <w:rFonts w:ascii="Calibri" w:eastAsia="Times New Roman" w:hAnsi="Calibri" w:cs="Calibri"/>
                <w:color w:val="000000"/>
                <w:rPrChange w:id="22189" w:author="Stefanie Lane" w:date="2022-06-23T15:12:00Z">
                  <w:rPr>
                    <w:ins w:id="22190" w:author="Stefanie Lane" w:date="2022-06-23T15:12:00Z"/>
                    <w:del w:id="22191" w:author="Lane, Stefanie" w:date="2023-04-28T12:07:00Z"/>
                  </w:rPr>
                </w:rPrChange>
              </w:rPr>
              <w:pPrChange w:id="22192" w:author="Stefanie Lane" w:date="2022-06-23T15:12:00Z">
                <w:pPr/>
              </w:pPrChange>
            </w:pPr>
          </w:p>
        </w:tc>
        <w:tc>
          <w:tcPr>
            <w:tcW w:w="3320" w:type="dxa"/>
            <w:tcBorders>
              <w:top w:val="nil"/>
              <w:left w:val="nil"/>
              <w:bottom w:val="nil"/>
              <w:right w:val="nil"/>
            </w:tcBorders>
            <w:shd w:val="clear" w:color="auto" w:fill="auto"/>
            <w:noWrap/>
            <w:vAlign w:val="bottom"/>
            <w:hideMark/>
            <w:tcPrChange w:id="22193" w:author="Stefanie Lane" w:date="2022-06-23T15:14:00Z">
              <w:tcPr>
                <w:tcW w:w="3320" w:type="dxa"/>
                <w:tcBorders>
                  <w:top w:val="nil"/>
                  <w:left w:val="nil"/>
                  <w:bottom w:val="nil"/>
                  <w:right w:val="nil"/>
                </w:tcBorders>
                <w:shd w:val="clear" w:color="auto" w:fill="auto"/>
                <w:noWrap/>
                <w:vAlign w:val="bottom"/>
                <w:hideMark/>
              </w:tcPr>
            </w:tcPrChange>
          </w:tcPr>
          <w:p w14:paraId="6ED3FB4B" w14:textId="77777777" w:rsidR="00EB4CE1" w:rsidRPr="00EB4CE1" w:rsidDel="00402FFE" w:rsidRDefault="00EB4CE1">
            <w:pPr>
              <w:spacing w:after="0" w:line="240" w:lineRule="auto"/>
              <w:rPr>
                <w:ins w:id="22194" w:author="Stefanie Lane" w:date="2022-06-23T15:12:00Z"/>
                <w:del w:id="22195" w:author="Lane, Stefanie" w:date="2023-04-28T12:07:00Z"/>
                <w:rFonts w:ascii="Calibri" w:eastAsia="Times New Roman" w:hAnsi="Calibri" w:cs="Calibri"/>
                <w:i/>
                <w:iCs/>
                <w:color w:val="000000"/>
                <w:rPrChange w:id="22196" w:author="Stefanie Lane" w:date="2022-06-23T15:12:00Z">
                  <w:rPr>
                    <w:ins w:id="22197" w:author="Stefanie Lane" w:date="2022-06-23T15:12:00Z"/>
                    <w:del w:id="22198" w:author="Lane, Stefanie" w:date="2023-04-28T12:07:00Z"/>
                  </w:rPr>
                </w:rPrChange>
              </w:rPr>
              <w:pPrChange w:id="22199" w:author="Stefanie Lane" w:date="2022-06-23T15:12:00Z">
                <w:pPr/>
              </w:pPrChange>
            </w:pPr>
            <w:ins w:id="22200" w:author="Stefanie Lane" w:date="2022-06-23T15:12:00Z">
              <w:del w:id="22201" w:author="Lane, Stefanie" w:date="2023-04-28T12:07:00Z">
                <w:r w:rsidRPr="00EB4CE1" w:rsidDel="00402FFE">
                  <w:rPr>
                    <w:rFonts w:ascii="Calibri" w:eastAsia="Times New Roman" w:hAnsi="Calibri" w:cs="Calibri"/>
                    <w:i/>
                    <w:iCs/>
                    <w:color w:val="000000"/>
                    <w:rPrChange w:id="22202" w:author="Stefanie Lane" w:date="2022-06-23T15:12:00Z">
                      <w:rPr/>
                    </w:rPrChange>
                  </w:rPr>
                  <w:delText>Galium palustre</w:delText>
                </w:r>
              </w:del>
            </w:ins>
          </w:p>
        </w:tc>
        <w:tc>
          <w:tcPr>
            <w:tcW w:w="869" w:type="dxa"/>
            <w:tcBorders>
              <w:top w:val="nil"/>
              <w:left w:val="nil"/>
              <w:bottom w:val="nil"/>
              <w:right w:val="nil"/>
            </w:tcBorders>
            <w:shd w:val="clear" w:color="auto" w:fill="auto"/>
            <w:noWrap/>
            <w:vAlign w:val="bottom"/>
            <w:hideMark/>
            <w:tcPrChange w:id="22203" w:author="Stefanie Lane" w:date="2022-06-23T15:14:00Z">
              <w:tcPr>
                <w:tcW w:w="960" w:type="dxa"/>
                <w:tcBorders>
                  <w:top w:val="nil"/>
                  <w:left w:val="nil"/>
                  <w:bottom w:val="nil"/>
                  <w:right w:val="nil"/>
                </w:tcBorders>
                <w:shd w:val="clear" w:color="auto" w:fill="auto"/>
                <w:noWrap/>
                <w:vAlign w:val="bottom"/>
                <w:hideMark/>
              </w:tcPr>
            </w:tcPrChange>
          </w:tcPr>
          <w:p w14:paraId="555C7058" w14:textId="77777777" w:rsidR="00EB4CE1" w:rsidRPr="00EB4CE1" w:rsidDel="00402FFE" w:rsidRDefault="00EB4CE1">
            <w:pPr>
              <w:spacing w:after="0" w:line="240" w:lineRule="auto"/>
              <w:jc w:val="center"/>
              <w:rPr>
                <w:ins w:id="22204" w:author="Stefanie Lane" w:date="2022-06-23T15:12:00Z"/>
                <w:del w:id="22205" w:author="Lane, Stefanie" w:date="2023-04-28T12:07:00Z"/>
                <w:rFonts w:ascii="Calibri" w:eastAsia="Times New Roman" w:hAnsi="Calibri" w:cs="Calibri"/>
                <w:color w:val="000000"/>
                <w:rPrChange w:id="22206" w:author="Stefanie Lane" w:date="2022-06-23T15:12:00Z">
                  <w:rPr>
                    <w:ins w:id="22207" w:author="Stefanie Lane" w:date="2022-06-23T15:12:00Z"/>
                    <w:del w:id="22208" w:author="Lane, Stefanie" w:date="2023-04-28T12:07:00Z"/>
                  </w:rPr>
                </w:rPrChange>
              </w:rPr>
              <w:pPrChange w:id="22209" w:author="Stefanie Lane" w:date="2022-06-23T15:12:00Z">
                <w:pPr>
                  <w:jc w:val="center"/>
                </w:pPr>
              </w:pPrChange>
            </w:pPr>
            <w:ins w:id="22210" w:author="Stefanie Lane" w:date="2022-06-23T15:12:00Z">
              <w:del w:id="22211" w:author="Lane, Stefanie" w:date="2023-04-28T12:07:00Z">
                <w:r w:rsidRPr="00EB4CE1" w:rsidDel="00402FFE">
                  <w:rPr>
                    <w:rFonts w:ascii="Calibri" w:eastAsia="Times New Roman" w:hAnsi="Calibri" w:cs="Calibri"/>
                    <w:color w:val="000000"/>
                    <w:rPrChange w:id="22212"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22213" w:author="Stefanie Lane" w:date="2022-06-23T15:14:00Z">
              <w:tcPr>
                <w:tcW w:w="960" w:type="dxa"/>
                <w:tcBorders>
                  <w:top w:val="nil"/>
                  <w:left w:val="nil"/>
                  <w:bottom w:val="nil"/>
                  <w:right w:val="nil"/>
                </w:tcBorders>
                <w:shd w:val="clear" w:color="auto" w:fill="auto"/>
                <w:noWrap/>
                <w:vAlign w:val="bottom"/>
                <w:hideMark/>
              </w:tcPr>
            </w:tcPrChange>
          </w:tcPr>
          <w:p w14:paraId="564EC2CC" w14:textId="77777777" w:rsidR="00EB4CE1" w:rsidRPr="00EB4CE1" w:rsidDel="00402FFE" w:rsidRDefault="00EB4CE1">
            <w:pPr>
              <w:spacing w:after="0" w:line="240" w:lineRule="auto"/>
              <w:jc w:val="center"/>
              <w:rPr>
                <w:ins w:id="22214" w:author="Stefanie Lane" w:date="2022-06-23T15:12:00Z"/>
                <w:del w:id="22215" w:author="Lane, Stefanie" w:date="2023-04-28T12:07:00Z"/>
                <w:rFonts w:ascii="Calibri" w:eastAsia="Times New Roman" w:hAnsi="Calibri" w:cs="Calibri"/>
                <w:color w:val="000000"/>
                <w:rPrChange w:id="22216" w:author="Stefanie Lane" w:date="2022-06-23T15:12:00Z">
                  <w:rPr>
                    <w:ins w:id="22217" w:author="Stefanie Lane" w:date="2022-06-23T15:12:00Z"/>
                    <w:del w:id="22218" w:author="Lane, Stefanie" w:date="2023-04-28T12:07:00Z"/>
                  </w:rPr>
                </w:rPrChange>
              </w:rPr>
              <w:pPrChange w:id="22219" w:author="Stefanie Lane" w:date="2022-06-23T15:12:00Z">
                <w:pPr>
                  <w:jc w:val="center"/>
                </w:pPr>
              </w:pPrChange>
            </w:pPr>
            <w:ins w:id="22220" w:author="Stefanie Lane" w:date="2022-06-23T15:12:00Z">
              <w:del w:id="22221" w:author="Lane, Stefanie" w:date="2023-04-28T12:07:00Z">
                <w:r w:rsidRPr="00EB4CE1" w:rsidDel="00402FFE">
                  <w:rPr>
                    <w:rFonts w:ascii="Calibri" w:eastAsia="Times New Roman" w:hAnsi="Calibri" w:cs="Calibri"/>
                    <w:color w:val="000000"/>
                    <w:rPrChange w:id="22222"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22223" w:author="Stefanie Lane" w:date="2022-06-23T15:14:00Z">
              <w:tcPr>
                <w:tcW w:w="960" w:type="dxa"/>
                <w:tcBorders>
                  <w:top w:val="nil"/>
                  <w:left w:val="nil"/>
                  <w:bottom w:val="nil"/>
                  <w:right w:val="nil"/>
                </w:tcBorders>
                <w:shd w:val="clear" w:color="auto" w:fill="auto"/>
                <w:noWrap/>
                <w:vAlign w:val="bottom"/>
                <w:hideMark/>
              </w:tcPr>
            </w:tcPrChange>
          </w:tcPr>
          <w:p w14:paraId="2693FC5B" w14:textId="77777777" w:rsidR="00EB4CE1" w:rsidRPr="00EB4CE1" w:rsidDel="00402FFE" w:rsidRDefault="00EB4CE1">
            <w:pPr>
              <w:spacing w:after="0" w:line="240" w:lineRule="auto"/>
              <w:jc w:val="center"/>
              <w:rPr>
                <w:ins w:id="22224" w:author="Stefanie Lane" w:date="2022-06-23T15:12:00Z"/>
                <w:del w:id="22225" w:author="Lane, Stefanie" w:date="2023-04-28T12:07:00Z"/>
                <w:rFonts w:ascii="Calibri" w:eastAsia="Times New Roman" w:hAnsi="Calibri" w:cs="Calibri"/>
                <w:color w:val="000000"/>
                <w:rPrChange w:id="22226" w:author="Stefanie Lane" w:date="2022-06-23T15:12:00Z">
                  <w:rPr>
                    <w:ins w:id="22227" w:author="Stefanie Lane" w:date="2022-06-23T15:12:00Z"/>
                    <w:del w:id="22228" w:author="Lane, Stefanie" w:date="2023-04-28T12:07:00Z"/>
                  </w:rPr>
                </w:rPrChange>
              </w:rPr>
              <w:pPrChange w:id="22229" w:author="Stefanie Lane" w:date="2022-06-23T15:12:00Z">
                <w:pPr>
                  <w:jc w:val="center"/>
                </w:pPr>
              </w:pPrChange>
            </w:pPr>
            <w:ins w:id="22230" w:author="Stefanie Lane" w:date="2022-06-23T15:12:00Z">
              <w:del w:id="22231" w:author="Lane, Stefanie" w:date="2023-04-28T12:07:00Z">
                <w:r w:rsidRPr="00EB4CE1" w:rsidDel="00402FFE">
                  <w:rPr>
                    <w:rFonts w:ascii="Calibri" w:eastAsia="Times New Roman" w:hAnsi="Calibri" w:cs="Calibri"/>
                    <w:color w:val="000000"/>
                    <w:rPrChange w:id="22232" w:author="Stefanie Lane" w:date="2022-06-23T15:12:00Z">
                      <w:rPr/>
                    </w:rPrChange>
                  </w:rPr>
                  <w:delText>0.04</w:delText>
                </w:r>
              </w:del>
            </w:ins>
          </w:p>
        </w:tc>
        <w:tc>
          <w:tcPr>
            <w:tcW w:w="1710" w:type="dxa"/>
            <w:tcBorders>
              <w:top w:val="nil"/>
              <w:left w:val="nil"/>
              <w:bottom w:val="nil"/>
              <w:right w:val="single" w:sz="8" w:space="0" w:color="auto"/>
            </w:tcBorders>
            <w:shd w:val="clear" w:color="auto" w:fill="auto"/>
            <w:noWrap/>
            <w:vAlign w:val="bottom"/>
            <w:hideMark/>
            <w:tcPrChange w:id="22233"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644E649" w14:textId="77777777" w:rsidR="00EB4CE1" w:rsidRPr="00EB4CE1" w:rsidDel="00402FFE" w:rsidRDefault="00EB4CE1">
            <w:pPr>
              <w:spacing w:after="0" w:line="240" w:lineRule="auto"/>
              <w:jc w:val="center"/>
              <w:rPr>
                <w:ins w:id="22234" w:author="Stefanie Lane" w:date="2022-06-23T15:12:00Z"/>
                <w:del w:id="22235" w:author="Lane, Stefanie" w:date="2023-04-28T12:07:00Z"/>
                <w:rFonts w:ascii="Calibri" w:eastAsia="Times New Roman" w:hAnsi="Calibri" w:cs="Calibri"/>
                <w:color w:val="000000"/>
                <w:rPrChange w:id="22236" w:author="Stefanie Lane" w:date="2022-06-23T15:12:00Z">
                  <w:rPr>
                    <w:ins w:id="22237" w:author="Stefanie Lane" w:date="2022-06-23T15:12:00Z"/>
                    <w:del w:id="22238" w:author="Lane, Stefanie" w:date="2023-04-28T12:07:00Z"/>
                  </w:rPr>
                </w:rPrChange>
              </w:rPr>
              <w:pPrChange w:id="22239" w:author="Stefanie Lane" w:date="2022-06-23T15:12:00Z">
                <w:pPr>
                  <w:jc w:val="center"/>
                </w:pPr>
              </w:pPrChange>
            </w:pPr>
            <w:ins w:id="22240" w:author="Stefanie Lane" w:date="2022-06-23T15:12:00Z">
              <w:del w:id="22241" w:author="Lane, Stefanie" w:date="2023-04-28T12:07:00Z">
                <w:r w:rsidRPr="00EB4CE1" w:rsidDel="00402FFE">
                  <w:rPr>
                    <w:rFonts w:ascii="Calibri" w:eastAsia="Times New Roman" w:hAnsi="Calibri" w:cs="Calibri"/>
                    <w:color w:val="000000"/>
                    <w:rPrChange w:id="22242" w:author="Stefanie Lane" w:date="2022-06-23T15:12:00Z">
                      <w:rPr/>
                    </w:rPrChange>
                  </w:rPr>
                  <w:delText>+</w:delText>
                </w:r>
              </w:del>
            </w:ins>
          </w:p>
        </w:tc>
      </w:tr>
      <w:tr w:rsidR="00EB4CE1" w:rsidRPr="00EB4CE1" w:rsidDel="00402FFE" w14:paraId="13E7F980" w14:textId="77777777" w:rsidTr="006F10B7">
        <w:trPr>
          <w:trHeight w:val="290"/>
          <w:ins w:id="22243" w:author="Stefanie Lane" w:date="2022-06-23T15:12:00Z"/>
          <w:del w:id="22244" w:author="Lane, Stefanie" w:date="2023-04-28T12:07:00Z"/>
          <w:trPrChange w:id="2224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224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8213DF9" w14:textId="77777777" w:rsidR="00EB4CE1" w:rsidRPr="00EB4CE1" w:rsidDel="00402FFE" w:rsidRDefault="00EB4CE1">
            <w:pPr>
              <w:spacing w:after="0" w:line="240" w:lineRule="auto"/>
              <w:rPr>
                <w:ins w:id="22247" w:author="Stefanie Lane" w:date="2022-06-23T15:12:00Z"/>
                <w:del w:id="22248" w:author="Lane, Stefanie" w:date="2023-04-28T12:07:00Z"/>
                <w:rFonts w:ascii="Calibri" w:eastAsia="Times New Roman" w:hAnsi="Calibri" w:cs="Calibri"/>
                <w:color w:val="000000"/>
                <w:rPrChange w:id="22249" w:author="Stefanie Lane" w:date="2022-06-23T15:12:00Z">
                  <w:rPr>
                    <w:ins w:id="22250" w:author="Stefanie Lane" w:date="2022-06-23T15:12:00Z"/>
                    <w:del w:id="22251" w:author="Lane, Stefanie" w:date="2023-04-28T12:07:00Z"/>
                  </w:rPr>
                </w:rPrChange>
              </w:rPr>
              <w:pPrChange w:id="2225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225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E535A7D" w14:textId="77777777" w:rsidR="00EB4CE1" w:rsidRPr="00EB4CE1" w:rsidDel="00402FFE" w:rsidRDefault="00EB4CE1">
            <w:pPr>
              <w:spacing w:after="0" w:line="240" w:lineRule="auto"/>
              <w:rPr>
                <w:ins w:id="22254" w:author="Stefanie Lane" w:date="2022-06-23T15:12:00Z"/>
                <w:del w:id="22255" w:author="Lane, Stefanie" w:date="2023-04-28T12:07:00Z"/>
                <w:rFonts w:ascii="Calibri" w:eastAsia="Times New Roman" w:hAnsi="Calibri" w:cs="Calibri"/>
                <w:color w:val="000000"/>
                <w:rPrChange w:id="22256" w:author="Stefanie Lane" w:date="2022-06-23T15:12:00Z">
                  <w:rPr>
                    <w:ins w:id="22257" w:author="Stefanie Lane" w:date="2022-06-23T15:12:00Z"/>
                    <w:del w:id="22258" w:author="Lane, Stefanie" w:date="2023-04-28T12:07:00Z"/>
                  </w:rPr>
                </w:rPrChange>
              </w:rPr>
              <w:pPrChange w:id="2225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226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EC34FDE" w14:textId="77777777" w:rsidR="00EB4CE1" w:rsidRPr="00EB4CE1" w:rsidDel="00402FFE" w:rsidRDefault="00EB4CE1">
            <w:pPr>
              <w:spacing w:after="0" w:line="240" w:lineRule="auto"/>
              <w:rPr>
                <w:ins w:id="22261" w:author="Stefanie Lane" w:date="2022-06-23T15:12:00Z"/>
                <w:del w:id="22262" w:author="Lane, Stefanie" w:date="2023-04-28T12:07:00Z"/>
                <w:rFonts w:ascii="Calibri" w:eastAsia="Times New Roman" w:hAnsi="Calibri" w:cs="Calibri"/>
                <w:i/>
                <w:iCs/>
                <w:color w:val="000000"/>
                <w:rPrChange w:id="22263" w:author="Stefanie Lane" w:date="2022-06-23T15:12:00Z">
                  <w:rPr>
                    <w:ins w:id="22264" w:author="Stefanie Lane" w:date="2022-06-23T15:12:00Z"/>
                    <w:del w:id="22265" w:author="Lane, Stefanie" w:date="2023-04-28T12:07:00Z"/>
                  </w:rPr>
                </w:rPrChange>
              </w:rPr>
              <w:pPrChange w:id="22266" w:author="Stefanie Lane" w:date="2022-06-23T15:12:00Z">
                <w:pPr/>
              </w:pPrChange>
            </w:pPr>
            <w:ins w:id="22267" w:author="Stefanie Lane" w:date="2022-06-23T15:12:00Z">
              <w:del w:id="22268" w:author="Lane, Stefanie" w:date="2023-04-28T12:07:00Z">
                <w:r w:rsidRPr="00EB4CE1" w:rsidDel="00402FFE">
                  <w:rPr>
                    <w:rFonts w:ascii="Calibri" w:eastAsia="Times New Roman" w:hAnsi="Calibri" w:cs="Calibri"/>
                    <w:i/>
                    <w:iCs/>
                    <w:color w:val="000000"/>
                    <w:rPrChange w:id="22269" w:author="Stefanie Lane" w:date="2022-06-23T15:12:00Z">
                      <w:rPr/>
                    </w:rPrChange>
                  </w:rPr>
                  <w:delText>Galium trifidum</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227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5DBC50C" w14:textId="77777777" w:rsidR="00EB4CE1" w:rsidRPr="00EB4CE1" w:rsidDel="00402FFE" w:rsidRDefault="00EB4CE1">
            <w:pPr>
              <w:spacing w:after="0" w:line="240" w:lineRule="auto"/>
              <w:jc w:val="center"/>
              <w:rPr>
                <w:ins w:id="22271" w:author="Stefanie Lane" w:date="2022-06-23T15:12:00Z"/>
                <w:del w:id="22272" w:author="Lane, Stefanie" w:date="2023-04-28T12:07:00Z"/>
                <w:rFonts w:ascii="Calibri" w:eastAsia="Times New Roman" w:hAnsi="Calibri" w:cs="Calibri"/>
                <w:color w:val="000000"/>
                <w:rPrChange w:id="22273" w:author="Stefanie Lane" w:date="2022-06-23T15:12:00Z">
                  <w:rPr>
                    <w:ins w:id="22274" w:author="Stefanie Lane" w:date="2022-06-23T15:12:00Z"/>
                    <w:del w:id="22275" w:author="Lane, Stefanie" w:date="2023-04-28T12:07:00Z"/>
                  </w:rPr>
                </w:rPrChange>
              </w:rPr>
              <w:pPrChange w:id="22276" w:author="Stefanie Lane" w:date="2022-06-23T15:12:00Z">
                <w:pPr>
                  <w:jc w:val="center"/>
                </w:pPr>
              </w:pPrChange>
            </w:pPr>
            <w:ins w:id="22277" w:author="Stefanie Lane" w:date="2022-06-23T15:12:00Z">
              <w:del w:id="22278" w:author="Lane, Stefanie" w:date="2023-04-28T12:07:00Z">
                <w:r w:rsidRPr="00EB4CE1" w:rsidDel="00402FFE">
                  <w:rPr>
                    <w:rFonts w:ascii="Calibri" w:eastAsia="Times New Roman" w:hAnsi="Calibri" w:cs="Calibri"/>
                    <w:color w:val="000000"/>
                    <w:rPrChange w:id="22279"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228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B234F8D" w14:textId="77777777" w:rsidR="00EB4CE1" w:rsidRPr="00EB4CE1" w:rsidDel="00402FFE" w:rsidRDefault="00EB4CE1">
            <w:pPr>
              <w:spacing w:after="0" w:line="240" w:lineRule="auto"/>
              <w:jc w:val="center"/>
              <w:rPr>
                <w:ins w:id="22281" w:author="Stefanie Lane" w:date="2022-06-23T15:12:00Z"/>
                <w:del w:id="22282" w:author="Lane, Stefanie" w:date="2023-04-28T12:07:00Z"/>
                <w:rFonts w:ascii="Calibri" w:eastAsia="Times New Roman" w:hAnsi="Calibri" w:cs="Calibri"/>
                <w:color w:val="000000"/>
                <w:rPrChange w:id="22283" w:author="Stefanie Lane" w:date="2022-06-23T15:12:00Z">
                  <w:rPr>
                    <w:ins w:id="22284" w:author="Stefanie Lane" w:date="2022-06-23T15:12:00Z"/>
                    <w:del w:id="22285" w:author="Lane, Stefanie" w:date="2023-04-28T12:07:00Z"/>
                  </w:rPr>
                </w:rPrChange>
              </w:rPr>
              <w:pPrChange w:id="22286" w:author="Stefanie Lane" w:date="2022-06-23T15:12:00Z">
                <w:pPr>
                  <w:jc w:val="center"/>
                </w:pPr>
              </w:pPrChange>
            </w:pPr>
            <w:ins w:id="22287" w:author="Stefanie Lane" w:date="2022-06-23T15:12:00Z">
              <w:del w:id="22288" w:author="Lane, Stefanie" w:date="2023-04-28T12:07:00Z">
                <w:r w:rsidRPr="00EB4CE1" w:rsidDel="00402FFE">
                  <w:rPr>
                    <w:rFonts w:ascii="Calibri" w:eastAsia="Times New Roman" w:hAnsi="Calibri" w:cs="Calibri"/>
                    <w:color w:val="000000"/>
                    <w:rPrChange w:id="22289"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229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4AFA72B" w14:textId="77777777" w:rsidR="00EB4CE1" w:rsidRPr="00EB4CE1" w:rsidDel="00402FFE" w:rsidRDefault="00EB4CE1">
            <w:pPr>
              <w:spacing w:after="0" w:line="240" w:lineRule="auto"/>
              <w:jc w:val="center"/>
              <w:rPr>
                <w:ins w:id="22291" w:author="Stefanie Lane" w:date="2022-06-23T15:12:00Z"/>
                <w:del w:id="22292" w:author="Lane, Stefanie" w:date="2023-04-28T12:07:00Z"/>
                <w:rFonts w:ascii="Calibri" w:eastAsia="Times New Roman" w:hAnsi="Calibri" w:cs="Calibri"/>
                <w:color w:val="000000"/>
                <w:rPrChange w:id="22293" w:author="Stefanie Lane" w:date="2022-06-23T15:12:00Z">
                  <w:rPr>
                    <w:ins w:id="22294" w:author="Stefanie Lane" w:date="2022-06-23T15:12:00Z"/>
                    <w:del w:id="22295" w:author="Lane, Stefanie" w:date="2023-04-28T12:07:00Z"/>
                  </w:rPr>
                </w:rPrChange>
              </w:rPr>
              <w:pPrChange w:id="22296" w:author="Stefanie Lane" w:date="2022-06-23T15:12:00Z">
                <w:pPr>
                  <w:jc w:val="center"/>
                </w:pPr>
              </w:pPrChange>
            </w:pPr>
            <w:ins w:id="22297" w:author="Stefanie Lane" w:date="2022-06-23T15:12:00Z">
              <w:del w:id="22298" w:author="Lane, Stefanie" w:date="2023-04-28T12:07:00Z">
                <w:r w:rsidRPr="00EB4CE1" w:rsidDel="00402FFE">
                  <w:rPr>
                    <w:rFonts w:ascii="Calibri" w:eastAsia="Times New Roman" w:hAnsi="Calibri" w:cs="Calibri"/>
                    <w:color w:val="000000"/>
                    <w:rPrChange w:id="22299" w:author="Stefanie Lane" w:date="2022-06-23T15:12:00Z">
                      <w:rPr/>
                    </w:rPrChange>
                  </w:rPr>
                  <w:delText>0.07</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230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1ACF961" w14:textId="77777777" w:rsidR="00EB4CE1" w:rsidRPr="00EB4CE1" w:rsidDel="00402FFE" w:rsidRDefault="00EB4CE1">
            <w:pPr>
              <w:spacing w:after="0" w:line="240" w:lineRule="auto"/>
              <w:jc w:val="center"/>
              <w:rPr>
                <w:ins w:id="22301" w:author="Stefanie Lane" w:date="2022-06-23T15:12:00Z"/>
                <w:del w:id="22302" w:author="Lane, Stefanie" w:date="2023-04-28T12:07:00Z"/>
                <w:rFonts w:ascii="Calibri" w:eastAsia="Times New Roman" w:hAnsi="Calibri" w:cs="Calibri"/>
                <w:color w:val="000000"/>
                <w:rPrChange w:id="22303" w:author="Stefanie Lane" w:date="2022-06-23T15:12:00Z">
                  <w:rPr>
                    <w:ins w:id="22304" w:author="Stefanie Lane" w:date="2022-06-23T15:12:00Z"/>
                    <w:del w:id="22305" w:author="Lane, Stefanie" w:date="2023-04-28T12:07:00Z"/>
                  </w:rPr>
                </w:rPrChange>
              </w:rPr>
              <w:pPrChange w:id="22306" w:author="Stefanie Lane" w:date="2022-06-23T15:12:00Z">
                <w:pPr>
                  <w:jc w:val="center"/>
                </w:pPr>
              </w:pPrChange>
            </w:pPr>
            <w:ins w:id="22307" w:author="Stefanie Lane" w:date="2022-06-23T15:12:00Z">
              <w:del w:id="22308" w:author="Lane, Stefanie" w:date="2023-04-28T12:07:00Z">
                <w:r w:rsidRPr="00EB4CE1" w:rsidDel="00402FFE">
                  <w:rPr>
                    <w:rFonts w:ascii="Calibri" w:eastAsia="Times New Roman" w:hAnsi="Calibri" w:cs="Calibri"/>
                    <w:color w:val="000000"/>
                    <w:rPrChange w:id="22309" w:author="Stefanie Lane" w:date="2022-06-23T15:12:00Z">
                      <w:rPr/>
                    </w:rPrChange>
                  </w:rPr>
                  <w:delText>+</w:delText>
                </w:r>
              </w:del>
            </w:ins>
          </w:p>
        </w:tc>
      </w:tr>
      <w:tr w:rsidR="00EB4CE1" w:rsidRPr="00EB4CE1" w:rsidDel="00402FFE" w14:paraId="59068FC2" w14:textId="77777777" w:rsidTr="006F10B7">
        <w:trPr>
          <w:trHeight w:val="290"/>
          <w:ins w:id="22310" w:author="Stefanie Lane" w:date="2022-06-23T15:12:00Z"/>
          <w:del w:id="22311" w:author="Lane, Stefanie" w:date="2023-04-28T12:07:00Z"/>
          <w:trPrChange w:id="2231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231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55B4F55" w14:textId="77777777" w:rsidR="00EB4CE1" w:rsidRPr="00EB4CE1" w:rsidDel="00402FFE" w:rsidRDefault="00EB4CE1">
            <w:pPr>
              <w:spacing w:after="0" w:line="240" w:lineRule="auto"/>
              <w:rPr>
                <w:ins w:id="22314" w:author="Stefanie Lane" w:date="2022-06-23T15:12:00Z"/>
                <w:del w:id="22315" w:author="Lane, Stefanie" w:date="2023-04-28T12:07:00Z"/>
                <w:rFonts w:ascii="Calibri" w:eastAsia="Times New Roman" w:hAnsi="Calibri" w:cs="Calibri"/>
                <w:color w:val="000000"/>
                <w:rPrChange w:id="22316" w:author="Stefanie Lane" w:date="2022-06-23T15:12:00Z">
                  <w:rPr>
                    <w:ins w:id="22317" w:author="Stefanie Lane" w:date="2022-06-23T15:12:00Z"/>
                    <w:del w:id="22318" w:author="Lane, Stefanie" w:date="2023-04-28T12:07:00Z"/>
                  </w:rPr>
                </w:rPrChange>
              </w:rPr>
              <w:pPrChange w:id="2231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232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AFF53AF" w14:textId="77777777" w:rsidR="00EB4CE1" w:rsidRPr="00EB4CE1" w:rsidDel="00402FFE" w:rsidRDefault="00EB4CE1">
            <w:pPr>
              <w:spacing w:after="0" w:line="240" w:lineRule="auto"/>
              <w:rPr>
                <w:ins w:id="22321" w:author="Stefanie Lane" w:date="2022-06-23T15:12:00Z"/>
                <w:del w:id="22322" w:author="Lane, Stefanie" w:date="2023-04-28T12:07:00Z"/>
                <w:rFonts w:ascii="Calibri" w:eastAsia="Times New Roman" w:hAnsi="Calibri" w:cs="Calibri"/>
                <w:color w:val="000000"/>
                <w:rPrChange w:id="22323" w:author="Stefanie Lane" w:date="2022-06-23T15:12:00Z">
                  <w:rPr>
                    <w:ins w:id="22324" w:author="Stefanie Lane" w:date="2022-06-23T15:12:00Z"/>
                    <w:del w:id="22325" w:author="Lane, Stefanie" w:date="2023-04-28T12:07:00Z"/>
                  </w:rPr>
                </w:rPrChange>
              </w:rPr>
              <w:pPrChange w:id="22326" w:author="Stefanie Lane" w:date="2022-06-23T15:12:00Z">
                <w:pPr/>
              </w:pPrChange>
            </w:pPr>
          </w:p>
        </w:tc>
        <w:tc>
          <w:tcPr>
            <w:tcW w:w="3320" w:type="dxa"/>
            <w:tcBorders>
              <w:top w:val="nil"/>
              <w:left w:val="nil"/>
              <w:bottom w:val="nil"/>
              <w:right w:val="nil"/>
            </w:tcBorders>
            <w:shd w:val="clear" w:color="auto" w:fill="auto"/>
            <w:noWrap/>
            <w:vAlign w:val="bottom"/>
            <w:hideMark/>
            <w:tcPrChange w:id="22327" w:author="Stefanie Lane" w:date="2022-06-23T15:14:00Z">
              <w:tcPr>
                <w:tcW w:w="3320" w:type="dxa"/>
                <w:tcBorders>
                  <w:top w:val="nil"/>
                  <w:left w:val="nil"/>
                  <w:bottom w:val="nil"/>
                  <w:right w:val="nil"/>
                </w:tcBorders>
                <w:shd w:val="clear" w:color="auto" w:fill="auto"/>
                <w:noWrap/>
                <w:vAlign w:val="bottom"/>
                <w:hideMark/>
              </w:tcPr>
            </w:tcPrChange>
          </w:tcPr>
          <w:p w14:paraId="103A3852" w14:textId="77777777" w:rsidR="00EB4CE1" w:rsidRPr="00EB4CE1" w:rsidDel="00402FFE" w:rsidRDefault="00EB4CE1">
            <w:pPr>
              <w:spacing w:after="0" w:line="240" w:lineRule="auto"/>
              <w:rPr>
                <w:ins w:id="22328" w:author="Stefanie Lane" w:date="2022-06-23T15:12:00Z"/>
                <w:del w:id="22329" w:author="Lane, Stefanie" w:date="2023-04-28T12:07:00Z"/>
                <w:rFonts w:ascii="Calibri" w:eastAsia="Times New Roman" w:hAnsi="Calibri" w:cs="Calibri"/>
                <w:i/>
                <w:iCs/>
                <w:color w:val="000000"/>
                <w:rPrChange w:id="22330" w:author="Stefanie Lane" w:date="2022-06-23T15:12:00Z">
                  <w:rPr>
                    <w:ins w:id="22331" w:author="Stefanie Lane" w:date="2022-06-23T15:12:00Z"/>
                    <w:del w:id="22332" w:author="Lane, Stefanie" w:date="2023-04-28T12:07:00Z"/>
                  </w:rPr>
                </w:rPrChange>
              </w:rPr>
              <w:pPrChange w:id="22333" w:author="Stefanie Lane" w:date="2022-06-23T15:12:00Z">
                <w:pPr/>
              </w:pPrChange>
            </w:pPr>
            <w:ins w:id="22334" w:author="Stefanie Lane" w:date="2022-06-23T15:12:00Z">
              <w:del w:id="22335" w:author="Lane, Stefanie" w:date="2023-04-28T12:07:00Z">
                <w:r w:rsidRPr="00EB4CE1" w:rsidDel="00402FFE">
                  <w:rPr>
                    <w:rFonts w:ascii="Calibri" w:eastAsia="Times New Roman" w:hAnsi="Calibri" w:cs="Calibri"/>
                    <w:i/>
                    <w:iCs/>
                    <w:color w:val="000000"/>
                    <w:rPrChange w:id="22336" w:author="Stefanie Lane" w:date="2022-06-23T15:12:00Z">
                      <w:rPr/>
                    </w:rPrChange>
                  </w:rPr>
                  <w:delText>Hypericum scouleri</w:delText>
                </w:r>
              </w:del>
            </w:ins>
          </w:p>
        </w:tc>
        <w:tc>
          <w:tcPr>
            <w:tcW w:w="869" w:type="dxa"/>
            <w:tcBorders>
              <w:top w:val="nil"/>
              <w:left w:val="nil"/>
              <w:bottom w:val="nil"/>
              <w:right w:val="nil"/>
            </w:tcBorders>
            <w:shd w:val="clear" w:color="auto" w:fill="auto"/>
            <w:noWrap/>
            <w:vAlign w:val="bottom"/>
            <w:hideMark/>
            <w:tcPrChange w:id="22337" w:author="Stefanie Lane" w:date="2022-06-23T15:14:00Z">
              <w:tcPr>
                <w:tcW w:w="960" w:type="dxa"/>
                <w:tcBorders>
                  <w:top w:val="nil"/>
                  <w:left w:val="nil"/>
                  <w:bottom w:val="nil"/>
                  <w:right w:val="nil"/>
                </w:tcBorders>
                <w:shd w:val="clear" w:color="auto" w:fill="auto"/>
                <w:noWrap/>
                <w:vAlign w:val="bottom"/>
                <w:hideMark/>
              </w:tcPr>
            </w:tcPrChange>
          </w:tcPr>
          <w:p w14:paraId="248F49CE" w14:textId="77777777" w:rsidR="00EB4CE1" w:rsidRPr="00EB4CE1" w:rsidDel="00402FFE" w:rsidRDefault="00EB4CE1">
            <w:pPr>
              <w:spacing w:after="0" w:line="240" w:lineRule="auto"/>
              <w:jc w:val="center"/>
              <w:rPr>
                <w:ins w:id="22338" w:author="Stefanie Lane" w:date="2022-06-23T15:12:00Z"/>
                <w:del w:id="22339" w:author="Lane, Stefanie" w:date="2023-04-28T12:07:00Z"/>
                <w:rFonts w:ascii="Calibri" w:eastAsia="Times New Roman" w:hAnsi="Calibri" w:cs="Calibri"/>
                <w:color w:val="000000"/>
                <w:rPrChange w:id="22340" w:author="Stefanie Lane" w:date="2022-06-23T15:12:00Z">
                  <w:rPr>
                    <w:ins w:id="22341" w:author="Stefanie Lane" w:date="2022-06-23T15:12:00Z"/>
                    <w:del w:id="22342" w:author="Lane, Stefanie" w:date="2023-04-28T12:07:00Z"/>
                  </w:rPr>
                </w:rPrChange>
              </w:rPr>
              <w:pPrChange w:id="22343" w:author="Stefanie Lane" w:date="2022-06-23T15:12:00Z">
                <w:pPr>
                  <w:jc w:val="center"/>
                </w:pPr>
              </w:pPrChange>
            </w:pPr>
            <w:ins w:id="22344" w:author="Stefanie Lane" w:date="2022-06-23T15:12:00Z">
              <w:del w:id="22345" w:author="Lane, Stefanie" w:date="2023-04-28T12:07:00Z">
                <w:r w:rsidRPr="00EB4CE1" w:rsidDel="00402FFE">
                  <w:rPr>
                    <w:rFonts w:ascii="Calibri" w:eastAsia="Times New Roman" w:hAnsi="Calibri" w:cs="Calibri"/>
                    <w:color w:val="000000"/>
                    <w:rPrChange w:id="22346"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22347" w:author="Stefanie Lane" w:date="2022-06-23T15:14:00Z">
              <w:tcPr>
                <w:tcW w:w="960" w:type="dxa"/>
                <w:tcBorders>
                  <w:top w:val="nil"/>
                  <w:left w:val="nil"/>
                  <w:bottom w:val="nil"/>
                  <w:right w:val="nil"/>
                </w:tcBorders>
                <w:shd w:val="clear" w:color="auto" w:fill="auto"/>
                <w:noWrap/>
                <w:vAlign w:val="bottom"/>
                <w:hideMark/>
              </w:tcPr>
            </w:tcPrChange>
          </w:tcPr>
          <w:p w14:paraId="280F172A" w14:textId="77777777" w:rsidR="00EB4CE1" w:rsidRPr="00EB4CE1" w:rsidDel="00402FFE" w:rsidRDefault="00EB4CE1">
            <w:pPr>
              <w:spacing w:after="0" w:line="240" w:lineRule="auto"/>
              <w:jc w:val="center"/>
              <w:rPr>
                <w:ins w:id="22348" w:author="Stefanie Lane" w:date="2022-06-23T15:12:00Z"/>
                <w:del w:id="22349" w:author="Lane, Stefanie" w:date="2023-04-28T12:07:00Z"/>
                <w:rFonts w:ascii="Calibri" w:eastAsia="Times New Roman" w:hAnsi="Calibri" w:cs="Calibri"/>
                <w:color w:val="000000"/>
                <w:rPrChange w:id="22350" w:author="Stefanie Lane" w:date="2022-06-23T15:12:00Z">
                  <w:rPr>
                    <w:ins w:id="22351" w:author="Stefanie Lane" w:date="2022-06-23T15:12:00Z"/>
                    <w:del w:id="22352" w:author="Lane, Stefanie" w:date="2023-04-28T12:07:00Z"/>
                  </w:rPr>
                </w:rPrChange>
              </w:rPr>
              <w:pPrChange w:id="22353" w:author="Stefanie Lane" w:date="2022-06-23T15:12:00Z">
                <w:pPr>
                  <w:jc w:val="center"/>
                </w:pPr>
              </w:pPrChange>
            </w:pPr>
            <w:ins w:id="22354" w:author="Stefanie Lane" w:date="2022-06-23T15:12:00Z">
              <w:del w:id="22355" w:author="Lane, Stefanie" w:date="2023-04-28T12:07:00Z">
                <w:r w:rsidRPr="00EB4CE1" w:rsidDel="00402FFE">
                  <w:rPr>
                    <w:rFonts w:ascii="Calibri" w:eastAsia="Times New Roman" w:hAnsi="Calibri" w:cs="Calibri"/>
                    <w:color w:val="000000"/>
                    <w:rPrChange w:id="22356"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22357" w:author="Stefanie Lane" w:date="2022-06-23T15:14:00Z">
              <w:tcPr>
                <w:tcW w:w="960" w:type="dxa"/>
                <w:tcBorders>
                  <w:top w:val="nil"/>
                  <w:left w:val="nil"/>
                  <w:bottom w:val="nil"/>
                  <w:right w:val="nil"/>
                </w:tcBorders>
                <w:shd w:val="clear" w:color="auto" w:fill="auto"/>
                <w:noWrap/>
                <w:vAlign w:val="bottom"/>
                <w:hideMark/>
              </w:tcPr>
            </w:tcPrChange>
          </w:tcPr>
          <w:p w14:paraId="65F869FE" w14:textId="77777777" w:rsidR="00EB4CE1" w:rsidRPr="00EB4CE1" w:rsidDel="00402FFE" w:rsidRDefault="00EB4CE1">
            <w:pPr>
              <w:spacing w:after="0" w:line="240" w:lineRule="auto"/>
              <w:jc w:val="center"/>
              <w:rPr>
                <w:ins w:id="22358" w:author="Stefanie Lane" w:date="2022-06-23T15:12:00Z"/>
                <w:del w:id="22359" w:author="Lane, Stefanie" w:date="2023-04-28T12:07:00Z"/>
                <w:rFonts w:ascii="Calibri" w:eastAsia="Times New Roman" w:hAnsi="Calibri" w:cs="Calibri"/>
                <w:color w:val="000000"/>
                <w:rPrChange w:id="22360" w:author="Stefanie Lane" w:date="2022-06-23T15:12:00Z">
                  <w:rPr>
                    <w:ins w:id="22361" w:author="Stefanie Lane" w:date="2022-06-23T15:12:00Z"/>
                    <w:del w:id="22362" w:author="Lane, Stefanie" w:date="2023-04-28T12:07:00Z"/>
                  </w:rPr>
                </w:rPrChange>
              </w:rPr>
              <w:pPrChange w:id="22363" w:author="Stefanie Lane" w:date="2022-06-23T15:12:00Z">
                <w:pPr>
                  <w:jc w:val="center"/>
                </w:pPr>
              </w:pPrChange>
            </w:pPr>
            <w:ins w:id="22364" w:author="Stefanie Lane" w:date="2022-06-23T15:12:00Z">
              <w:del w:id="22365" w:author="Lane, Stefanie" w:date="2023-04-28T12:07:00Z">
                <w:r w:rsidRPr="00EB4CE1" w:rsidDel="00402FFE">
                  <w:rPr>
                    <w:rFonts w:ascii="Calibri" w:eastAsia="Times New Roman" w:hAnsi="Calibri" w:cs="Calibri"/>
                    <w:color w:val="000000"/>
                    <w:rPrChange w:id="22366" w:author="Stefanie Lane" w:date="2022-06-23T15:12:00Z">
                      <w:rPr/>
                    </w:rPrChange>
                  </w:rPr>
                  <w:delText>0.07</w:delText>
                </w:r>
              </w:del>
            </w:ins>
          </w:p>
        </w:tc>
        <w:tc>
          <w:tcPr>
            <w:tcW w:w="1710" w:type="dxa"/>
            <w:tcBorders>
              <w:top w:val="nil"/>
              <w:left w:val="nil"/>
              <w:bottom w:val="nil"/>
              <w:right w:val="single" w:sz="8" w:space="0" w:color="auto"/>
            </w:tcBorders>
            <w:shd w:val="clear" w:color="auto" w:fill="auto"/>
            <w:noWrap/>
            <w:vAlign w:val="bottom"/>
            <w:hideMark/>
            <w:tcPrChange w:id="2236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60716E9" w14:textId="77777777" w:rsidR="00EB4CE1" w:rsidRPr="00EB4CE1" w:rsidDel="00402FFE" w:rsidRDefault="00EB4CE1">
            <w:pPr>
              <w:spacing w:after="0" w:line="240" w:lineRule="auto"/>
              <w:jc w:val="center"/>
              <w:rPr>
                <w:ins w:id="22368" w:author="Stefanie Lane" w:date="2022-06-23T15:12:00Z"/>
                <w:del w:id="22369" w:author="Lane, Stefanie" w:date="2023-04-28T12:07:00Z"/>
                <w:rFonts w:ascii="Calibri" w:eastAsia="Times New Roman" w:hAnsi="Calibri" w:cs="Calibri"/>
                <w:color w:val="000000"/>
                <w:rPrChange w:id="22370" w:author="Stefanie Lane" w:date="2022-06-23T15:12:00Z">
                  <w:rPr>
                    <w:ins w:id="22371" w:author="Stefanie Lane" w:date="2022-06-23T15:12:00Z"/>
                    <w:del w:id="22372" w:author="Lane, Stefanie" w:date="2023-04-28T12:07:00Z"/>
                  </w:rPr>
                </w:rPrChange>
              </w:rPr>
              <w:pPrChange w:id="22373" w:author="Stefanie Lane" w:date="2022-06-23T15:12:00Z">
                <w:pPr>
                  <w:jc w:val="center"/>
                </w:pPr>
              </w:pPrChange>
            </w:pPr>
            <w:ins w:id="22374" w:author="Stefanie Lane" w:date="2022-06-23T15:12:00Z">
              <w:del w:id="22375" w:author="Lane, Stefanie" w:date="2023-04-28T12:07:00Z">
                <w:r w:rsidRPr="00EB4CE1" w:rsidDel="00402FFE">
                  <w:rPr>
                    <w:rFonts w:ascii="Calibri" w:eastAsia="Times New Roman" w:hAnsi="Calibri" w:cs="Calibri"/>
                    <w:color w:val="000000"/>
                    <w:rPrChange w:id="22376" w:author="Stefanie Lane" w:date="2022-06-23T15:12:00Z">
                      <w:rPr/>
                    </w:rPrChange>
                  </w:rPr>
                  <w:delText>+</w:delText>
                </w:r>
              </w:del>
            </w:ins>
          </w:p>
        </w:tc>
      </w:tr>
      <w:tr w:rsidR="00EB4CE1" w:rsidRPr="00EB4CE1" w:rsidDel="00402FFE" w14:paraId="52D3FF47" w14:textId="77777777" w:rsidTr="006F10B7">
        <w:trPr>
          <w:trHeight w:val="290"/>
          <w:ins w:id="22377" w:author="Stefanie Lane" w:date="2022-06-23T15:12:00Z"/>
          <w:del w:id="22378" w:author="Lane, Stefanie" w:date="2023-04-28T12:07:00Z"/>
          <w:trPrChange w:id="2237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238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BC5D845" w14:textId="77777777" w:rsidR="00EB4CE1" w:rsidRPr="00EB4CE1" w:rsidDel="00402FFE" w:rsidRDefault="00EB4CE1">
            <w:pPr>
              <w:spacing w:after="0" w:line="240" w:lineRule="auto"/>
              <w:rPr>
                <w:ins w:id="22381" w:author="Stefanie Lane" w:date="2022-06-23T15:12:00Z"/>
                <w:del w:id="22382" w:author="Lane, Stefanie" w:date="2023-04-28T12:07:00Z"/>
                <w:rFonts w:ascii="Calibri" w:eastAsia="Times New Roman" w:hAnsi="Calibri" w:cs="Calibri"/>
                <w:color w:val="000000"/>
                <w:rPrChange w:id="22383" w:author="Stefanie Lane" w:date="2022-06-23T15:12:00Z">
                  <w:rPr>
                    <w:ins w:id="22384" w:author="Stefanie Lane" w:date="2022-06-23T15:12:00Z"/>
                    <w:del w:id="22385" w:author="Lane, Stefanie" w:date="2023-04-28T12:07:00Z"/>
                  </w:rPr>
                </w:rPrChange>
              </w:rPr>
              <w:pPrChange w:id="2238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238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006C442" w14:textId="77777777" w:rsidR="00EB4CE1" w:rsidRPr="00EB4CE1" w:rsidDel="00402FFE" w:rsidRDefault="00EB4CE1">
            <w:pPr>
              <w:spacing w:after="0" w:line="240" w:lineRule="auto"/>
              <w:rPr>
                <w:ins w:id="22388" w:author="Stefanie Lane" w:date="2022-06-23T15:12:00Z"/>
                <w:del w:id="22389" w:author="Lane, Stefanie" w:date="2023-04-28T12:07:00Z"/>
                <w:rFonts w:ascii="Calibri" w:eastAsia="Times New Roman" w:hAnsi="Calibri" w:cs="Calibri"/>
                <w:color w:val="000000"/>
                <w:rPrChange w:id="22390" w:author="Stefanie Lane" w:date="2022-06-23T15:12:00Z">
                  <w:rPr>
                    <w:ins w:id="22391" w:author="Stefanie Lane" w:date="2022-06-23T15:12:00Z"/>
                    <w:del w:id="22392" w:author="Lane, Stefanie" w:date="2023-04-28T12:07:00Z"/>
                  </w:rPr>
                </w:rPrChange>
              </w:rPr>
              <w:pPrChange w:id="22393"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2394"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EA3CEC0" w14:textId="77777777" w:rsidR="00EB4CE1" w:rsidRPr="00EB4CE1" w:rsidDel="00402FFE" w:rsidRDefault="00EB4CE1">
            <w:pPr>
              <w:spacing w:after="0" w:line="240" w:lineRule="auto"/>
              <w:rPr>
                <w:ins w:id="22395" w:author="Stefanie Lane" w:date="2022-06-23T15:12:00Z"/>
                <w:del w:id="22396" w:author="Lane, Stefanie" w:date="2023-04-28T12:07:00Z"/>
                <w:rFonts w:ascii="Calibri" w:eastAsia="Times New Roman" w:hAnsi="Calibri" w:cs="Calibri"/>
                <w:i/>
                <w:iCs/>
                <w:color w:val="000000"/>
                <w:rPrChange w:id="22397" w:author="Stefanie Lane" w:date="2022-06-23T15:12:00Z">
                  <w:rPr>
                    <w:ins w:id="22398" w:author="Stefanie Lane" w:date="2022-06-23T15:12:00Z"/>
                    <w:del w:id="22399" w:author="Lane, Stefanie" w:date="2023-04-28T12:07:00Z"/>
                  </w:rPr>
                </w:rPrChange>
              </w:rPr>
              <w:pPrChange w:id="22400" w:author="Stefanie Lane" w:date="2022-06-23T15:12:00Z">
                <w:pPr/>
              </w:pPrChange>
            </w:pPr>
            <w:ins w:id="22401" w:author="Stefanie Lane" w:date="2022-06-23T15:12:00Z">
              <w:del w:id="22402" w:author="Lane, Stefanie" w:date="2023-04-28T12:07:00Z">
                <w:r w:rsidRPr="00EB4CE1" w:rsidDel="00402FFE">
                  <w:rPr>
                    <w:rFonts w:ascii="Calibri" w:eastAsia="Times New Roman" w:hAnsi="Calibri" w:cs="Calibri"/>
                    <w:i/>
                    <w:iCs/>
                    <w:color w:val="000000"/>
                    <w:rPrChange w:id="22403" w:author="Stefanie Lane" w:date="2022-06-23T15:12:00Z">
                      <w:rPr/>
                    </w:rPrChange>
                  </w:rPr>
                  <w:delText>Juncus articulatus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240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D3F6D20" w14:textId="77777777" w:rsidR="00EB4CE1" w:rsidRPr="00EB4CE1" w:rsidDel="00402FFE" w:rsidRDefault="00EB4CE1">
            <w:pPr>
              <w:spacing w:after="0" w:line="240" w:lineRule="auto"/>
              <w:jc w:val="center"/>
              <w:rPr>
                <w:ins w:id="22405" w:author="Stefanie Lane" w:date="2022-06-23T15:12:00Z"/>
                <w:del w:id="22406" w:author="Lane, Stefanie" w:date="2023-04-28T12:07:00Z"/>
                <w:rFonts w:ascii="Calibri" w:eastAsia="Times New Roman" w:hAnsi="Calibri" w:cs="Calibri"/>
                <w:color w:val="000000"/>
                <w:rPrChange w:id="22407" w:author="Stefanie Lane" w:date="2022-06-23T15:12:00Z">
                  <w:rPr>
                    <w:ins w:id="22408" w:author="Stefanie Lane" w:date="2022-06-23T15:12:00Z"/>
                    <w:del w:id="22409" w:author="Lane, Stefanie" w:date="2023-04-28T12:07:00Z"/>
                  </w:rPr>
                </w:rPrChange>
              </w:rPr>
              <w:pPrChange w:id="22410" w:author="Stefanie Lane" w:date="2022-06-23T15:12:00Z">
                <w:pPr>
                  <w:jc w:val="center"/>
                </w:pPr>
              </w:pPrChange>
            </w:pPr>
            <w:ins w:id="22411" w:author="Stefanie Lane" w:date="2022-06-23T15:12:00Z">
              <w:del w:id="22412" w:author="Lane, Stefanie" w:date="2023-04-28T12:07:00Z">
                <w:r w:rsidRPr="00EB4CE1" w:rsidDel="00402FFE">
                  <w:rPr>
                    <w:rFonts w:ascii="Calibri" w:eastAsia="Times New Roman" w:hAnsi="Calibri" w:cs="Calibri"/>
                    <w:color w:val="000000"/>
                    <w:rPrChange w:id="22413"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241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54A2223" w14:textId="77777777" w:rsidR="00EB4CE1" w:rsidRPr="00EB4CE1" w:rsidDel="00402FFE" w:rsidRDefault="00EB4CE1">
            <w:pPr>
              <w:spacing w:after="0" w:line="240" w:lineRule="auto"/>
              <w:jc w:val="center"/>
              <w:rPr>
                <w:ins w:id="22415" w:author="Stefanie Lane" w:date="2022-06-23T15:12:00Z"/>
                <w:del w:id="22416" w:author="Lane, Stefanie" w:date="2023-04-28T12:07:00Z"/>
                <w:rFonts w:ascii="Calibri" w:eastAsia="Times New Roman" w:hAnsi="Calibri" w:cs="Calibri"/>
                <w:color w:val="000000"/>
                <w:rPrChange w:id="22417" w:author="Stefanie Lane" w:date="2022-06-23T15:12:00Z">
                  <w:rPr>
                    <w:ins w:id="22418" w:author="Stefanie Lane" w:date="2022-06-23T15:12:00Z"/>
                    <w:del w:id="22419" w:author="Lane, Stefanie" w:date="2023-04-28T12:07:00Z"/>
                  </w:rPr>
                </w:rPrChange>
              </w:rPr>
              <w:pPrChange w:id="22420" w:author="Stefanie Lane" w:date="2022-06-23T15:12:00Z">
                <w:pPr>
                  <w:jc w:val="center"/>
                </w:pPr>
              </w:pPrChange>
            </w:pPr>
            <w:ins w:id="22421" w:author="Stefanie Lane" w:date="2022-06-23T15:12:00Z">
              <w:del w:id="22422" w:author="Lane, Stefanie" w:date="2023-04-28T12:07:00Z">
                <w:r w:rsidRPr="00EB4CE1" w:rsidDel="00402FFE">
                  <w:rPr>
                    <w:rFonts w:ascii="Calibri" w:eastAsia="Times New Roman" w:hAnsi="Calibri" w:cs="Calibri"/>
                    <w:color w:val="000000"/>
                    <w:rPrChange w:id="22423"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242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80C9DCA" w14:textId="77777777" w:rsidR="00EB4CE1" w:rsidRPr="00EB4CE1" w:rsidDel="00402FFE" w:rsidRDefault="00EB4CE1">
            <w:pPr>
              <w:spacing w:after="0" w:line="240" w:lineRule="auto"/>
              <w:jc w:val="center"/>
              <w:rPr>
                <w:ins w:id="22425" w:author="Stefanie Lane" w:date="2022-06-23T15:12:00Z"/>
                <w:del w:id="22426" w:author="Lane, Stefanie" w:date="2023-04-28T12:07:00Z"/>
                <w:rFonts w:ascii="Calibri" w:eastAsia="Times New Roman" w:hAnsi="Calibri" w:cs="Calibri"/>
                <w:color w:val="000000"/>
                <w:rPrChange w:id="22427" w:author="Stefanie Lane" w:date="2022-06-23T15:12:00Z">
                  <w:rPr>
                    <w:ins w:id="22428" w:author="Stefanie Lane" w:date="2022-06-23T15:12:00Z"/>
                    <w:del w:id="22429" w:author="Lane, Stefanie" w:date="2023-04-28T12:07:00Z"/>
                  </w:rPr>
                </w:rPrChange>
              </w:rPr>
              <w:pPrChange w:id="22430" w:author="Stefanie Lane" w:date="2022-06-23T15:12:00Z">
                <w:pPr>
                  <w:jc w:val="center"/>
                </w:pPr>
              </w:pPrChange>
            </w:pPr>
            <w:ins w:id="22431" w:author="Stefanie Lane" w:date="2022-06-23T15:12:00Z">
              <w:del w:id="22432" w:author="Lane, Stefanie" w:date="2023-04-28T12:07:00Z">
                <w:r w:rsidRPr="00EB4CE1" w:rsidDel="00402FFE">
                  <w:rPr>
                    <w:rFonts w:ascii="Calibri" w:eastAsia="Times New Roman" w:hAnsi="Calibri" w:cs="Calibri"/>
                    <w:color w:val="000000"/>
                    <w:rPrChange w:id="22433" w:author="Stefanie Lane" w:date="2022-06-23T15:12:00Z">
                      <w:rPr/>
                    </w:rPrChange>
                  </w:rPr>
                  <w:delText>0.04</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243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70E18A3" w14:textId="77777777" w:rsidR="00EB4CE1" w:rsidRPr="00EB4CE1" w:rsidDel="00402FFE" w:rsidRDefault="00EB4CE1">
            <w:pPr>
              <w:spacing w:after="0" w:line="240" w:lineRule="auto"/>
              <w:jc w:val="center"/>
              <w:rPr>
                <w:ins w:id="22435" w:author="Stefanie Lane" w:date="2022-06-23T15:12:00Z"/>
                <w:del w:id="22436" w:author="Lane, Stefanie" w:date="2023-04-28T12:07:00Z"/>
                <w:rFonts w:ascii="Calibri" w:eastAsia="Times New Roman" w:hAnsi="Calibri" w:cs="Calibri"/>
                <w:color w:val="000000"/>
                <w:rPrChange w:id="22437" w:author="Stefanie Lane" w:date="2022-06-23T15:12:00Z">
                  <w:rPr>
                    <w:ins w:id="22438" w:author="Stefanie Lane" w:date="2022-06-23T15:12:00Z"/>
                    <w:del w:id="22439" w:author="Lane, Stefanie" w:date="2023-04-28T12:07:00Z"/>
                  </w:rPr>
                </w:rPrChange>
              </w:rPr>
              <w:pPrChange w:id="22440" w:author="Stefanie Lane" w:date="2022-06-23T15:12:00Z">
                <w:pPr>
                  <w:jc w:val="center"/>
                </w:pPr>
              </w:pPrChange>
            </w:pPr>
            <w:ins w:id="22441" w:author="Stefanie Lane" w:date="2022-06-23T15:12:00Z">
              <w:del w:id="22442" w:author="Lane, Stefanie" w:date="2023-04-28T12:07:00Z">
                <w:r w:rsidRPr="00EB4CE1" w:rsidDel="00402FFE">
                  <w:rPr>
                    <w:rFonts w:ascii="Calibri" w:eastAsia="Times New Roman" w:hAnsi="Calibri" w:cs="Calibri"/>
                    <w:color w:val="000000"/>
                    <w:rPrChange w:id="22443" w:author="Stefanie Lane" w:date="2022-06-23T15:12:00Z">
                      <w:rPr/>
                    </w:rPrChange>
                  </w:rPr>
                  <w:delText>+</w:delText>
                </w:r>
              </w:del>
            </w:ins>
          </w:p>
        </w:tc>
      </w:tr>
      <w:tr w:rsidR="00EB4CE1" w:rsidRPr="00EB4CE1" w:rsidDel="00402FFE" w14:paraId="12250DC6" w14:textId="77777777" w:rsidTr="006F10B7">
        <w:trPr>
          <w:trHeight w:val="290"/>
          <w:ins w:id="22444" w:author="Stefanie Lane" w:date="2022-06-23T15:12:00Z"/>
          <w:del w:id="22445" w:author="Lane, Stefanie" w:date="2023-04-28T12:07:00Z"/>
          <w:trPrChange w:id="2244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244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9F52D5F" w14:textId="77777777" w:rsidR="00EB4CE1" w:rsidRPr="00EB4CE1" w:rsidDel="00402FFE" w:rsidRDefault="00EB4CE1">
            <w:pPr>
              <w:spacing w:after="0" w:line="240" w:lineRule="auto"/>
              <w:rPr>
                <w:ins w:id="22448" w:author="Stefanie Lane" w:date="2022-06-23T15:12:00Z"/>
                <w:del w:id="22449" w:author="Lane, Stefanie" w:date="2023-04-28T12:07:00Z"/>
                <w:rFonts w:ascii="Calibri" w:eastAsia="Times New Roman" w:hAnsi="Calibri" w:cs="Calibri"/>
                <w:color w:val="000000"/>
                <w:rPrChange w:id="22450" w:author="Stefanie Lane" w:date="2022-06-23T15:12:00Z">
                  <w:rPr>
                    <w:ins w:id="22451" w:author="Stefanie Lane" w:date="2022-06-23T15:12:00Z"/>
                    <w:del w:id="22452" w:author="Lane, Stefanie" w:date="2023-04-28T12:07:00Z"/>
                  </w:rPr>
                </w:rPrChange>
              </w:rPr>
              <w:pPrChange w:id="2245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245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DDA628A" w14:textId="77777777" w:rsidR="00EB4CE1" w:rsidRPr="00EB4CE1" w:rsidDel="00402FFE" w:rsidRDefault="00EB4CE1">
            <w:pPr>
              <w:spacing w:after="0" w:line="240" w:lineRule="auto"/>
              <w:rPr>
                <w:ins w:id="22455" w:author="Stefanie Lane" w:date="2022-06-23T15:12:00Z"/>
                <w:del w:id="22456" w:author="Lane, Stefanie" w:date="2023-04-28T12:07:00Z"/>
                <w:rFonts w:ascii="Calibri" w:eastAsia="Times New Roman" w:hAnsi="Calibri" w:cs="Calibri"/>
                <w:color w:val="000000"/>
                <w:rPrChange w:id="22457" w:author="Stefanie Lane" w:date="2022-06-23T15:12:00Z">
                  <w:rPr>
                    <w:ins w:id="22458" w:author="Stefanie Lane" w:date="2022-06-23T15:12:00Z"/>
                    <w:del w:id="22459" w:author="Lane, Stefanie" w:date="2023-04-28T12:07:00Z"/>
                  </w:rPr>
                </w:rPrChange>
              </w:rPr>
              <w:pPrChange w:id="22460" w:author="Stefanie Lane" w:date="2022-06-23T15:12:00Z">
                <w:pPr/>
              </w:pPrChange>
            </w:pPr>
          </w:p>
        </w:tc>
        <w:tc>
          <w:tcPr>
            <w:tcW w:w="3320" w:type="dxa"/>
            <w:tcBorders>
              <w:top w:val="nil"/>
              <w:left w:val="nil"/>
              <w:bottom w:val="nil"/>
              <w:right w:val="nil"/>
            </w:tcBorders>
            <w:shd w:val="clear" w:color="auto" w:fill="auto"/>
            <w:noWrap/>
            <w:vAlign w:val="bottom"/>
            <w:hideMark/>
            <w:tcPrChange w:id="22461" w:author="Stefanie Lane" w:date="2022-06-23T15:14:00Z">
              <w:tcPr>
                <w:tcW w:w="3320" w:type="dxa"/>
                <w:tcBorders>
                  <w:top w:val="nil"/>
                  <w:left w:val="nil"/>
                  <w:bottom w:val="nil"/>
                  <w:right w:val="nil"/>
                </w:tcBorders>
                <w:shd w:val="clear" w:color="auto" w:fill="auto"/>
                <w:noWrap/>
                <w:vAlign w:val="bottom"/>
                <w:hideMark/>
              </w:tcPr>
            </w:tcPrChange>
          </w:tcPr>
          <w:p w14:paraId="7E03177A" w14:textId="77777777" w:rsidR="00EB4CE1" w:rsidRPr="00EB4CE1" w:rsidDel="00402FFE" w:rsidRDefault="00EB4CE1">
            <w:pPr>
              <w:spacing w:after="0" w:line="240" w:lineRule="auto"/>
              <w:rPr>
                <w:ins w:id="22462" w:author="Stefanie Lane" w:date="2022-06-23T15:12:00Z"/>
                <w:del w:id="22463" w:author="Lane, Stefanie" w:date="2023-04-28T12:07:00Z"/>
                <w:rFonts w:ascii="Calibri" w:eastAsia="Times New Roman" w:hAnsi="Calibri" w:cs="Calibri"/>
                <w:i/>
                <w:iCs/>
                <w:color w:val="000000"/>
                <w:rPrChange w:id="22464" w:author="Stefanie Lane" w:date="2022-06-23T15:12:00Z">
                  <w:rPr>
                    <w:ins w:id="22465" w:author="Stefanie Lane" w:date="2022-06-23T15:12:00Z"/>
                    <w:del w:id="22466" w:author="Lane, Stefanie" w:date="2023-04-28T12:07:00Z"/>
                  </w:rPr>
                </w:rPrChange>
              </w:rPr>
              <w:pPrChange w:id="22467" w:author="Stefanie Lane" w:date="2022-06-23T15:12:00Z">
                <w:pPr/>
              </w:pPrChange>
            </w:pPr>
            <w:ins w:id="22468" w:author="Stefanie Lane" w:date="2022-06-23T15:12:00Z">
              <w:del w:id="22469" w:author="Lane, Stefanie" w:date="2023-04-28T12:07:00Z">
                <w:r w:rsidRPr="00EB4CE1" w:rsidDel="00402FFE">
                  <w:rPr>
                    <w:rFonts w:ascii="Calibri" w:eastAsia="Times New Roman" w:hAnsi="Calibri" w:cs="Calibri"/>
                    <w:i/>
                    <w:iCs/>
                    <w:color w:val="000000"/>
                    <w:rPrChange w:id="22470" w:author="Stefanie Lane" w:date="2022-06-23T15:12:00Z">
                      <w:rPr/>
                    </w:rPrChange>
                  </w:rPr>
                  <w:delText>Juncus oxymeris</w:delText>
                </w:r>
              </w:del>
            </w:ins>
          </w:p>
        </w:tc>
        <w:tc>
          <w:tcPr>
            <w:tcW w:w="869" w:type="dxa"/>
            <w:tcBorders>
              <w:top w:val="nil"/>
              <w:left w:val="nil"/>
              <w:bottom w:val="nil"/>
              <w:right w:val="nil"/>
            </w:tcBorders>
            <w:shd w:val="clear" w:color="auto" w:fill="auto"/>
            <w:noWrap/>
            <w:vAlign w:val="bottom"/>
            <w:hideMark/>
            <w:tcPrChange w:id="22471" w:author="Stefanie Lane" w:date="2022-06-23T15:14:00Z">
              <w:tcPr>
                <w:tcW w:w="960" w:type="dxa"/>
                <w:tcBorders>
                  <w:top w:val="nil"/>
                  <w:left w:val="nil"/>
                  <w:bottom w:val="nil"/>
                  <w:right w:val="nil"/>
                </w:tcBorders>
                <w:shd w:val="clear" w:color="auto" w:fill="auto"/>
                <w:noWrap/>
                <w:vAlign w:val="bottom"/>
                <w:hideMark/>
              </w:tcPr>
            </w:tcPrChange>
          </w:tcPr>
          <w:p w14:paraId="57A8B13C" w14:textId="77777777" w:rsidR="00EB4CE1" w:rsidRPr="00EB4CE1" w:rsidDel="00402FFE" w:rsidRDefault="00EB4CE1">
            <w:pPr>
              <w:spacing w:after="0" w:line="240" w:lineRule="auto"/>
              <w:jc w:val="center"/>
              <w:rPr>
                <w:ins w:id="22472" w:author="Stefanie Lane" w:date="2022-06-23T15:12:00Z"/>
                <w:del w:id="22473" w:author="Lane, Stefanie" w:date="2023-04-28T12:07:00Z"/>
                <w:rFonts w:ascii="Calibri" w:eastAsia="Times New Roman" w:hAnsi="Calibri" w:cs="Calibri"/>
                <w:color w:val="000000"/>
                <w:rPrChange w:id="22474" w:author="Stefanie Lane" w:date="2022-06-23T15:12:00Z">
                  <w:rPr>
                    <w:ins w:id="22475" w:author="Stefanie Lane" w:date="2022-06-23T15:12:00Z"/>
                    <w:del w:id="22476" w:author="Lane, Stefanie" w:date="2023-04-28T12:07:00Z"/>
                  </w:rPr>
                </w:rPrChange>
              </w:rPr>
              <w:pPrChange w:id="22477" w:author="Stefanie Lane" w:date="2022-06-23T15:12:00Z">
                <w:pPr>
                  <w:jc w:val="center"/>
                </w:pPr>
              </w:pPrChange>
            </w:pPr>
            <w:ins w:id="22478" w:author="Stefanie Lane" w:date="2022-06-23T15:12:00Z">
              <w:del w:id="22479" w:author="Lane, Stefanie" w:date="2023-04-28T12:07:00Z">
                <w:r w:rsidRPr="00EB4CE1" w:rsidDel="00402FFE">
                  <w:rPr>
                    <w:rFonts w:ascii="Calibri" w:eastAsia="Times New Roman" w:hAnsi="Calibri" w:cs="Calibri"/>
                    <w:color w:val="000000"/>
                    <w:rPrChange w:id="22480"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22481" w:author="Stefanie Lane" w:date="2022-06-23T15:14:00Z">
              <w:tcPr>
                <w:tcW w:w="960" w:type="dxa"/>
                <w:tcBorders>
                  <w:top w:val="nil"/>
                  <w:left w:val="nil"/>
                  <w:bottom w:val="nil"/>
                  <w:right w:val="nil"/>
                </w:tcBorders>
                <w:shd w:val="clear" w:color="auto" w:fill="auto"/>
                <w:noWrap/>
                <w:vAlign w:val="bottom"/>
                <w:hideMark/>
              </w:tcPr>
            </w:tcPrChange>
          </w:tcPr>
          <w:p w14:paraId="7DA425D5" w14:textId="77777777" w:rsidR="00EB4CE1" w:rsidRPr="00EB4CE1" w:rsidDel="00402FFE" w:rsidRDefault="00EB4CE1">
            <w:pPr>
              <w:spacing w:after="0" w:line="240" w:lineRule="auto"/>
              <w:jc w:val="center"/>
              <w:rPr>
                <w:ins w:id="22482" w:author="Stefanie Lane" w:date="2022-06-23T15:12:00Z"/>
                <w:del w:id="22483" w:author="Lane, Stefanie" w:date="2023-04-28T12:07:00Z"/>
                <w:rFonts w:ascii="Calibri" w:eastAsia="Times New Roman" w:hAnsi="Calibri" w:cs="Calibri"/>
                <w:color w:val="000000"/>
                <w:rPrChange w:id="22484" w:author="Stefanie Lane" w:date="2022-06-23T15:12:00Z">
                  <w:rPr>
                    <w:ins w:id="22485" w:author="Stefanie Lane" w:date="2022-06-23T15:12:00Z"/>
                    <w:del w:id="22486" w:author="Lane, Stefanie" w:date="2023-04-28T12:07:00Z"/>
                  </w:rPr>
                </w:rPrChange>
              </w:rPr>
              <w:pPrChange w:id="22487" w:author="Stefanie Lane" w:date="2022-06-23T15:12:00Z">
                <w:pPr>
                  <w:jc w:val="center"/>
                </w:pPr>
              </w:pPrChange>
            </w:pPr>
            <w:ins w:id="22488" w:author="Stefanie Lane" w:date="2022-06-23T15:12:00Z">
              <w:del w:id="22489" w:author="Lane, Stefanie" w:date="2023-04-28T12:07:00Z">
                <w:r w:rsidRPr="00EB4CE1" w:rsidDel="00402FFE">
                  <w:rPr>
                    <w:rFonts w:ascii="Calibri" w:eastAsia="Times New Roman" w:hAnsi="Calibri" w:cs="Calibri"/>
                    <w:color w:val="000000"/>
                    <w:rPrChange w:id="22490" w:author="Stefanie Lane" w:date="2022-06-23T15:12:00Z">
                      <w:rPr/>
                    </w:rPrChange>
                  </w:rPr>
                  <w:delText>0.00</w:delText>
                </w:r>
              </w:del>
            </w:ins>
          </w:p>
        </w:tc>
        <w:tc>
          <w:tcPr>
            <w:tcW w:w="810" w:type="dxa"/>
            <w:tcBorders>
              <w:top w:val="nil"/>
              <w:left w:val="nil"/>
              <w:bottom w:val="nil"/>
              <w:right w:val="nil"/>
            </w:tcBorders>
            <w:shd w:val="clear" w:color="auto" w:fill="auto"/>
            <w:noWrap/>
            <w:vAlign w:val="bottom"/>
            <w:hideMark/>
            <w:tcPrChange w:id="22491" w:author="Stefanie Lane" w:date="2022-06-23T15:14:00Z">
              <w:tcPr>
                <w:tcW w:w="960" w:type="dxa"/>
                <w:tcBorders>
                  <w:top w:val="nil"/>
                  <w:left w:val="nil"/>
                  <w:bottom w:val="nil"/>
                  <w:right w:val="nil"/>
                </w:tcBorders>
                <w:shd w:val="clear" w:color="auto" w:fill="auto"/>
                <w:noWrap/>
                <w:vAlign w:val="bottom"/>
                <w:hideMark/>
              </w:tcPr>
            </w:tcPrChange>
          </w:tcPr>
          <w:p w14:paraId="1D4C50D2" w14:textId="77777777" w:rsidR="00EB4CE1" w:rsidRPr="00EB4CE1" w:rsidDel="00402FFE" w:rsidRDefault="00EB4CE1">
            <w:pPr>
              <w:spacing w:after="0" w:line="240" w:lineRule="auto"/>
              <w:jc w:val="center"/>
              <w:rPr>
                <w:ins w:id="22492" w:author="Stefanie Lane" w:date="2022-06-23T15:12:00Z"/>
                <w:del w:id="22493" w:author="Lane, Stefanie" w:date="2023-04-28T12:07:00Z"/>
                <w:rFonts w:ascii="Calibri" w:eastAsia="Times New Roman" w:hAnsi="Calibri" w:cs="Calibri"/>
                <w:color w:val="000000"/>
                <w:rPrChange w:id="22494" w:author="Stefanie Lane" w:date="2022-06-23T15:12:00Z">
                  <w:rPr>
                    <w:ins w:id="22495" w:author="Stefanie Lane" w:date="2022-06-23T15:12:00Z"/>
                    <w:del w:id="22496" w:author="Lane, Stefanie" w:date="2023-04-28T12:07:00Z"/>
                  </w:rPr>
                </w:rPrChange>
              </w:rPr>
              <w:pPrChange w:id="22497" w:author="Stefanie Lane" w:date="2022-06-23T15:12:00Z">
                <w:pPr>
                  <w:jc w:val="center"/>
                </w:pPr>
              </w:pPrChange>
            </w:pPr>
            <w:ins w:id="22498" w:author="Stefanie Lane" w:date="2022-06-23T15:12:00Z">
              <w:del w:id="22499" w:author="Lane, Stefanie" w:date="2023-04-28T12:07:00Z">
                <w:r w:rsidRPr="00EB4CE1" w:rsidDel="00402FFE">
                  <w:rPr>
                    <w:rFonts w:ascii="Calibri" w:eastAsia="Times New Roman" w:hAnsi="Calibri" w:cs="Calibri"/>
                    <w:color w:val="000000"/>
                    <w:rPrChange w:id="22500" w:author="Stefanie Lane" w:date="2022-06-23T15:12:00Z">
                      <w:rPr/>
                    </w:rPrChange>
                  </w:rPr>
                  <w:delText>0.04</w:delText>
                </w:r>
              </w:del>
            </w:ins>
          </w:p>
        </w:tc>
        <w:tc>
          <w:tcPr>
            <w:tcW w:w="1710" w:type="dxa"/>
            <w:tcBorders>
              <w:top w:val="nil"/>
              <w:left w:val="nil"/>
              <w:bottom w:val="nil"/>
              <w:right w:val="single" w:sz="8" w:space="0" w:color="auto"/>
            </w:tcBorders>
            <w:shd w:val="clear" w:color="auto" w:fill="auto"/>
            <w:noWrap/>
            <w:vAlign w:val="bottom"/>
            <w:hideMark/>
            <w:tcPrChange w:id="2250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3C54642" w14:textId="77777777" w:rsidR="00EB4CE1" w:rsidRPr="00EB4CE1" w:rsidDel="00402FFE" w:rsidRDefault="00EB4CE1">
            <w:pPr>
              <w:spacing w:after="0" w:line="240" w:lineRule="auto"/>
              <w:jc w:val="center"/>
              <w:rPr>
                <w:ins w:id="22502" w:author="Stefanie Lane" w:date="2022-06-23T15:12:00Z"/>
                <w:del w:id="22503" w:author="Lane, Stefanie" w:date="2023-04-28T12:07:00Z"/>
                <w:rFonts w:ascii="Calibri" w:eastAsia="Times New Roman" w:hAnsi="Calibri" w:cs="Calibri"/>
                <w:color w:val="000000"/>
                <w:rPrChange w:id="22504" w:author="Stefanie Lane" w:date="2022-06-23T15:12:00Z">
                  <w:rPr>
                    <w:ins w:id="22505" w:author="Stefanie Lane" w:date="2022-06-23T15:12:00Z"/>
                    <w:del w:id="22506" w:author="Lane, Stefanie" w:date="2023-04-28T12:07:00Z"/>
                  </w:rPr>
                </w:rPrChange>
              </w:rPr>
              <w:pPrChange w:id="22507" w:author="Stefanie Lane" w:date="2022-06-23T15:12:00Z">
                <w:pPr>
                  <w:jc w:val="center"/>
                </w:pPr>
              </w:pPrChange>
            </w:pPr>
            <w:ins w:id="22508" w:author="Stefanie Lane" w:date="2022-06-23T15:12:00Z">
              <w:del w:id="22509" w:author="Lane, Stefanie" w:date="2023-04-28T12:07:00Z">
                <w:r w:rsidRPr="00EB4CE1" w:rsidDel="00402FFE">
                  <w:rPr>
                    <w:rFonts w:ascii="Calibri" w:eastAsia="Times New Roman" w:hAnsi="Calibri" w:cs="Calibri"/>
                    <w:color w:val="000000"/>
                    <w:rPrChange w:id="22510" w:author="Stefanie Lane" w:date="2022-06-23T15:12:00Z">
                      <w:rPr/>
                    </w:rPrChange>
                  </w:rPr>
                  <w:delText>+</w:delText>
                </w:r>
              </w:del>
            </w:ins>
          </w:p>
        </w:tc>
      </w:tr>
      <w:tr w:rsidR="00EB4CE1" w:rsidRPr="00EB4CE1" w:rsidDel="00402FFE" w14:paraId="0A67C03C" w14:textId="77777777" w:rsidTr="006F10B7">
        <w:trPr>
          <w:trHeight w:val="290"/>
          <w:ins w:id="22511" w:author="Stefanie Lane" w:date="2022-06-23T15:12:00Z"/>
          <w:del w:id="22512" w:author="Lane, Stefanie" w:date="2023-04-28T12:07:00Z"/>
          <w:trPrChange w:id="2251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251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28E1675" w14:textId="77777777" w:rsidR="00EB4CE1" w:rsidRPr="00EB4CE1" w:rsidDel="00402FFE" w:rsidRDefault="00EB4CE1">
            <w:pPr>
              <w:spacing w:after="0" w:line="240" w:lineRule="auto"/>
              <w:rPr>
                <w:ins w:id="22515" w:author="Stefanie Lane" w:date="2022-06-23T15:12:00Z"/>
                <w:del w:id="22516" w:author="Lane, Stefanie" w:date="2023-04-28T12:07:00Z"/>
                <w:rFonts w:ascii="Calibri" w:eastAsia="Times New Roman" w:hAnsi="Calibri" w:cs="Calibri"/>
                <w:color w:val="000000"/>
                <w:rPrChange w:id="22517" w:author="Stefanie Lane" w:date="2022-06-23T15:12:00Z">
                  <w:rPr>
                    <w:ins w:id="22518" w:author="Stefanie Lane" w:date="2022-06-23T15:12:00Z"/>
                    <w:del w:id="22519" w:author="Lane, Stefanie" w:date="2023-04-28T12:07:00Z"/>
                  </w:rPr>
                </w:rPrChange>
              </w:rPr>
              <w:pPrChange w:id="2252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252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00062D2" w14:textId="77777777" w:rsidR="00EB4CE1" w:rsidRPr="00EB4CE1" w:rsidDel="00402FFE" w:rsidRDefault="00EB4CE1">
            <w:pPr>
              <w:spacing w:after="0" w:line="240" w:lineRule="auto"/>
              <w:rPr>
                <w:ins w:id="22522" w:author="Stefanie Lane" w:date="2022-06-23T15:12:00Z"/>
                <w:del w:id="22523" w:author="Lane, Stefanie" w:date="2023-04-28T12:07:00Z"/>
                <w:rFonts w:ascii="Calibri" w:eastAsia="Times New Roman" w:hAnsi="Calibri" w:cs="Calibri"/>
                <w:color w:val="000000"/>
                <w:rPrChange w:id="22524" w:author="Stefanie Lane" w:date="2022-06-23T15:12:00Z">
                  <w:rPr>
                    <w:ins w:id="22525" w:author="Stefanie Lane" w:date="2022-06-23T15:12:00Z"/>
                    <w:del w:id="22526" w:author="Lane, Stefanie" w:date="2023-04-28T12:07:00Z"/>
                  </w:rPr>
                </w:rPrChange>
              </w:rPr>
              <w:pPrChange w:id="22527"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2528"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9DBBD5F" w14:textId="77777777" w:rsidR="00EB4CE1" w:rsidRPr="00EB4CE1" w:rsidDel="00402FFE" w:rsidRDefault="00EB4CE1">
            <w:pPr>
              <w:spacing w:after="0" w:line="240" w:lineRule="auto"/>
              <w:rPr>
                <w:ins w:id="22529" w:author="Stefanie Lane" w:date="2022-06-23T15:12:00Z"/>
                <w:del w:id="22530" w:author="Lane, Stefanie" w:date="2023-04-28T12:07:00Z"/>
                <w:rFonts w:ascii="Calibri" w:eastAsia="Times New Roman" w:hAnsi="Calibri" w:cs="Calibri"/>
                <w:i/>
                <w:iCs/>
                <w:color w:val="000000"/>
                <w:rPrChange w:id="22531" w:author="Stefanie Lane" w:date="2022-06-23T15:12:00Z">
                  <w:rPr>
                    <w:ins w:id="22532" w:author="Stefanie Lane" w:date="2022-06-23T15:12:00Z"/>
                    <w:del w:id="22533" w:author="Lane, Stefanie" w:date="2023-04-28T12:07:00Z"/>
                  </w:rPr>
                </w:rPrChange>
              </w:rPr>
              <w:pPrChange w:id="22534" w:author="Stefanie Lane" w:date="2022-06-23T15:12:00Z">
                <w:pPr/>
              </w:pPrChange>
            </w:pPr>
            <w:ins w:id="22535" w:author="Stefanie Lane" w:date="2022-06-23T15:12:00Z">
              <w:del w:id="22536" w:author="Lane, Stefanie" w:date="2023-04-28T12:07:00Z">
                <w:r w:rsidRPr="00EB4CE1" w:rsidDel="00402FFE">
                  <w:rPr>
                    <w:rFonts w:ascii="Calibri" w:eastAsia="Times New Roman" w:hAnsi="Calibri" w:cs="Calibri"/>
                    <w:i/>
                    <w:iCs/>
                    <w:color w:val="000000"/>
                    <w:rPrChange w:id="22537" w:author="Stefanie Lane" w:date="2022-06-23T15:12:00Z">
                      <w:rPr/>
                    </w:rPrChange>
                  </w:rPr>
                  <w:delText>Scirpus microcarpus</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253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DFCD05B" w14:textId="77777777" w:rsidR="00EB4CE1" w:rsidRPr="00EB4CE1" w:rsidDel="00402FFE" w:rsidRDefault="00EB4CE1">
            <w:pPr>
              <w:spacing w:after="0" w:line="240" w:lineRule="auto"/>
              <w:jc w:val="center"/>
              <w:rPr>
                <w:ins w:id="22539" w:author="Stefanie Lane" w:date="2022-06-23T15:12:00Z"/>
                <w:del w:id="22540" w:author="Lane, Stefanie" w:date="2023-04-28T12:07:00Z"/>
                <w:rFonts w:ascii="Calibri" w:eastAsia="Times New Roman" w:hAnsi="Calibri" w:cs="Calibri"/>
                <w:color w:val="000000"/>
                <w:rPrChange w:id="22541" w:author="Stefanie Lane" w:date="2022-06-23T15:12:00Z">
                  <w:rPr>
                    <w:ins w:id="22542" w:author="Stefanie Lane" w:date="2022-06-23T15:12:00Z"/>
                    <w:del w:id="22543" w:author="Lane, Stefanie" w:date="2023-04-28T12:07:00Z"/>
                  </w:rPr>
                </w:rPrChange>
              </w:rPr>
              <w:pPrChange w:id="22544" w:author="Stefanie Lane" w:date="2022-06-23T15:12:00Z">
                <w:pPr>
                  <w:jc w:val="center"/>
                </w:pPr>
              </w:pPrChange>
            </w:pPr>
            <w:ins w:id="22545" w:author="Stefanie Lane" w:date="2022-06-23T15:12:00Z">
              <w:del w:id="22546" w:author="Lane, Stefanie" w:date="2023-04-28T12:07:00Z">
                <w:r w:rsidRPr="00EB4CE1" w:rsidDel="00402FFE">
                  <w:rPr>
                    <w:rFonts w:ascii="Calibri" w:eastAsia="Times New Roman" w:hAnsi="Calibri" w:cs="Calibri"/>
                    <w:color w:val="000000"/>
                    <w:rPrChange w:id="22547"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254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6D23428" w14:textId="77777777" w:rsidR="00EB4CE1" w:rsidRPr="00EB4CE1" w:rsidDel="00402FFE" w:rsidRDefault="00EB4CE1">
            <w:pPr>
              <w:spacing w:after="0" w:line="240" w:lineRule="auto"/>
              <w:jc w:val="center"/>
              <w:rPr>
                <w:ins w:id="22549" w:author="Stefanie Lane" w:date="2022-06-23T15:12:00Z"/>
                <w:del w:id="22550" w:author="Lane, Stefanie" w:date="2023-04-28T12:07:00Z"/>
                <w:rFonts w:ascii="Calibri" w:eastAsia="Times New Roman" w:hAnsi="Calibri" w:cs="Calibri"/>
                <w:color w:val="000000"/>
                <w:rPrChange w:id="22551" w:author="Stefanie Lane" w:date="2022-06-23T15:12:00Z">
                  <w:rPr>
                    <w:ins w:id="22552" w:author="Stefanie Lane" w:date="2022-06-23T15:12:00Z"/>
                    <w:del w:id="22553" w:author="Lane, Stefanie" w:date="2023-04-28T12:07:00Z"/>
                  </w:rPr>
                </w:rPrChange>
              </w:rPr>
              <w:pPrChange w:id="22554" w:author="Stefanie Lane" w:date="2022-06-23T15:12:00Z">
                <w:pPr>
                  <w:jc w:val="center"/>
                </w:pPr>
              </w:pPrChange>
            </w:pPr>
            <w:ins w:id="22555" w:author="Stefanie Lane" w:date="2022-06-23T15:12:00Z">
              <w:del w:id="22556" w:author="Lane, Stefanie" w:date="2023-04-28T12:07:00Z">
                <w:r w:rsidRPr="00EB4CE1" w:rsidDel="00402FFE">
                  <w:rPr>
                    <w:rFonts w:ascii="Calibri" w:eastAsia="Times New Roman" w:hAnsi="Calibri" w:cs="Calibri"/>
                    <w:color w:val="000000"/>
                    <w:rPrChange w:id="22557" w:author="Stefanie Lane" w:date="2022-06-23T15:12:00Z">
                      <w:rPr/>
                    </w:rPrChange>
                  </w:rPr>
                  <w:delText>0.00</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255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927E189" w14:textId="77777777" w:rsidR="00EB4CE1" w:rsidRPr="00EB4CE1" w:rsidDel="00402FFE" w:rsidRDefault="00EB4CE1">
            <w:pPr>
              <w:spacing w:after="0" w:line="240" w:lineRule="auto"/>
              <w:jc w:val="center"/>
              <w:rPr>
                <w:ins w:id="22559" w:author="Stefanie Lane" w:date="2022-06-23T15:12:00Z"/>
                <w:del w:id="22560" w:author="Lane, Stefanie" w:date="2023-04-28T12:07:00Z"/>
                <w:rFonts w:ascii="Calibri" w:eastAsia="Times New Roman" w:hAnsi="Calibri" w:cs="Calibri"/>
                <w:color w:val="000000"/>
                <w:rPrChange w:id="22561" w:author="Stefanie Lane" w:date="2022-06-23T15:12:00Z">
                  <w:rPr>
                    <w:ins w:id="22562" w:author="Stefanie Lane" w:date="2022-06-23T15:12:00Z"/>
                    <w:del w:id="22563" w:author="Lane, Stefanie" w:date="2023-04-28T12:07:00Z"/>
                  </w:rPr>
                </w:rPrChange>
              </w:rPr>
              <w:pPrChange w:id="22564" w:author="Stefanie Lane" w:date="2022-06-23T15:12:00Z">
                <w:pPr>
                  <w:jc w:val="center"/>
                </w:pPr>
              </w:pPrChange>
            </w:pPr>
            <w:ins w:id="22565" w:author="Stefanie Lane" w:date="2022-06-23T15:12:00Z">
              <w:del w:id="22566" w:author="Lane, Stefanie" w:date="2023-04-28T12:07:00Z">
                <w:r w:rsidRPr="00EB4CE1" w:rsidDel="00402FFE">
                  <w:rPr>
                    <w:rFonts w:ascii="Calibri" w:eastAsia="Times New Roman" w:hAnsi="Calibri" w:cs="Calibri"/>
                    <w:color w:val="000000"/>
                    <w:rPrChange w:id="22567" w:author="Stefanie Lane" w:date="2022-06-23T15:12:00Z">
                      <w:rPr/>
                    </w:rPrChange>
                  </w:rPr>
                  <w:delText>0.07</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2568"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A041A09" w14:textId="77777777" w:rsidR="00EB4CE1" w:rsidRPr="00EB4CE1" w:rsidDel="00402FFE" w:rsidRDefault="00EB4CE1">
            <w:pPr>
              <w:spacing w:after="0" w:line="240" w:lineRule="auto"/>
              <w:jc w:val="center"/>
              <w:rPr>
                <w:ins w:id="22569" w:author="Stefanie Lane" w:date="2022-06-23T15:12:00Z"/>
                <w:del w:id="22570" w:author="Lane, Stefanie" w:date="2023-04-28T12:07:00Z"/>
                <w:rFonts w:ascii="Calibri" w:eastAsia="Times New Roman" w:hAnsi="Calibri" w:cs="Calibri"/>
                <w:color w:val="000000"/>
                <w:rPrChange w:id="22571" w:author="Stefanie Lane" w:date="2022-06-23T15:12:00Z">
                  <w:rPr>
                    <w:ins w:id="22572" w:author="Stefanie Lane" w:date="2022-06-23T15:12:00Z"/>
                    <w:del w:id="22573" w:author="Lane, Stefanie" w:date="2023-04-28T12:07:00Z"/>
                  </w:rPr>
                </w:rPrChange>
              </w:rPr>
              <w:pPrChange w:id="22574" w:author="Stefanie Lane" w:date="2022-06-23T15:12:00Z">
                <w:pPr>
                  <w:jc w:val="center"/>
                </w:pPr>
              </w:pPrChange>
            </w:pPr>
            <w:ins w:id="22575" w:author="Stefanie Lane" w:date="2022-06-23T15:12:00Z">
              <w:del w:id="22576" w:author="Lane, Stefanie" w:date="2023-04-28T12:07:00Z">
                <w:r w:rsidRPr="00EB4CE1" w:rsidDel="00402FFE">
                  <w:rPr>
                    <w:rFonts w:ascii="Calibri" w:eastAsia="Times New Roman" w:hAnsi="Calibri" w:cs="Calibri"/>
                    <w:color w:val="000000"/>
                    <w:rPrChange w:id="22577" w:author="Stefanie Lane" w:date="2022-06-23T15:12:00Z">
                      <w:rPr/>
                    </w:rPrChange>
                  </w:rPr>
                  <w:delText>+</w:delText>
                </w:r>
              </w:del>
            </w:ins>
          </w:p>
        </w:tc>
      </w:tr>
      <w:tr w:rsidR="00EB4CE1" w:rsidRPr="00EB4CE1" w:rsidDel="00402FFE" w14:paraId="0E06D855" w14:textId="77777777" w:rsidTr="006F10B7">
        <w:trPr>
          <w:trHeight w:val="290"/>
          <w:ins w:id="22578" w:author="Stefanie Lane" w:date="2022-06-23T15:12:00Z"/>
          <w:del w:id="22579" w:author="Lane, Stefanie" w:date="2023-04-28T12:07:00Z"/>
          <w:trPrChange w:id="2258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258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946861A" w14:textId="77777777" w:rsidR="00EB4CE1" w:rsidRPr="00EB4CE1" w:rsidDel="00402FFE" w:rsidRDefault="00EB4CE1">
            <w:pPr>
              <w:spacing w:after="0" w:line="240" w:lineRule="auto"/>
              <w:rPr>
                <w:ins w:id="22582" w:author="Stefanie Lane" w:date="2022-06-23T15:12:00Z"/>
                <w:del w:id="22583" w:author="Lane, Stefanie" w:date="2023-04-28T12:07:00Z"/>
                <w:rFonts w:ascii="Calibri" w:eastAsia="Times New Roman" w:hAnsi="Calibri" w:cs="Calibri"/>
                <w:color w:val="000000"/>
                <w:rPrChange w:id="22584" w:author="Stefanie Lane" w:date="2022-06-23T15:12:00Z">
                  <w:rPr>
                    <w:ins w:id="22585" w:author="Stefanie Lane" w:date="2022-06-23T15:12:00Z"/>
                    <w:del w:id="22586" w:author="Lane, Stefanie" w:date="2023-04-28T12:07:00Z"/>
                  </w:rPr>
                </w:rPrChange>
              </w:rPr>
              <w:pPrChange w:id="2258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258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1937826" w14:textId="77777777" w:rsidR="00EB4CE1" w:rsidRPr="00EB4CE1" w:rsidDel="00402FFE" w:rsidRDefault="00EB4CE1">
            <w:pPr>
              <w:spacing w:after="0" w:line="240" w:lineRule="auto"/>
              <w:rPr>
                <w:ins w:id="22589" w:author="Stefanie Lane" w:date="2022-06-23T15:12:00Z"/>
                <w:del w:id="22590" w:author="Lane, Stefanie" w:date="2023-04-28T12:07:00Z"/>
                <w:rFonts w:ascii="Calibri" w:eastAsia="Times New Roman" w:hAnsi="Calibri" w:cs="Calibri"/>
                <w:color w:val="000000"/>
                <w:rPrChange w:id="22591" w:author="Stefanie Lane" w:date="2022-06-23T15:12:00Z">
                  <w:rPr>
                    <w:ins w:id="22592" w:author="Stefanie Lane" w:date="2022-06-23T15:12:00Z"/>
                    <w:del w:id="22593" w:author="Lane, Stefanie" w:date="2023-04-28T12:07:00Z"/>
                  </w:rPr>
                </w:rPrChange>
              </w:rPr>
              <w:pPrChange w:id="22594" w:author="Stefanie Lane" w:date="2022-06-23T15:12:00Z">
                <w:pPr/>
              </w:pPrChange>
            </w:pPr>
          </w:p>
        </w:tc>
        <w:tc>
          <w:tcPr>
            <w:tcW w:w="3320" w:type="dxa"/>
            <w:tcBorders>
              <w:top w:val="nil"/>
              <w:left w:val="nil"/>
              <w:bottom w:val="nil"/>
              <w:right w:val="nil"/>
            </w:tcBorders>
            <w:shd w:val="clear" w:color="auto" w:fill="auto"/>
            <w:noWrap/>
            <w:vAlign w:val="bottom"/>
            <w:hideMark/>
            <w:tcPrChange w:id="22595" w:author="Stefanie Lane" w:date="2022-06-23T15:14:00Z">
              <w:tcPr>
                <w:tcW w:w="3320" w:type="dxa"/>
                <w:tcBorders>
                  <w:top w:val="nil"/>
                  <w:left w:val="nil"/>
                  <w:bottom w:val="nil"/>
                  <w:right w:val="nil"/>
                </w:tcBorders>
                <w:shd w:val="clear" w:color="auto" w:fill="auto"/>
                <w:noWrap/>
                <w:vAlign w:val="bottom"/>
                <w:hideMark/>
              </w:tcPr>
            </w:tcPrChange>
          </w:tcPr>
          <w:p w14:paraId="01752871" w14:textId="77777777" w:rsidR="00EB4CE1" w:rsidRPr="00EB4CE1" w:rsidDel="00402FFE" w:rsidRDefault="00EB4CE1">
            <w:pPr>
              <w:spacing w:after="0" w:line="240" w:lineRule="auto"/>
              <w:rPr>
                <w:ins w:id="22596" w:author="Stefanie Lane" w:date="2022-06-23T15:12:00Z"/>
                <w:del w:id="22597" w:author="Lane, Stefanie" w:date="2023-04-28T12:07:00Z"/>
                <w:rFonts w:ascii="Calibri" w:eastAsia="Times New Roman" w:hAnsi="Calibri" w:cs="Calibri"/>
                <w:i/>
                <w:iCs/>
                <w:color w:val="000000"/>
                <w:rPrChange w:id="22598" w:author="Stefanie Lane" w:date="2022-06-23T15:12:00Z">
                  <w:rPr>
                    <w:ins w:id="22599" w:author="Stefanie Lane" w:date="2022-06-23T15:12:00Z"/>
                    <w:del w:id="22600" w:author="Lane, Stefanie" w:date="2023-04-28T12:07:00Z"/>
                  </w:rPr>
                </w:rPrChange>
              </w:rPr>
              <w:pPrChange w:id="22601" w:author="Stefanie Lane" w:date="2022-06-23T15:12:00Z">
                <w:pPr/>
              </w:pPrChange>
            </w:pPr>
            <w:ins w:id="22602" w:author="Stefanie Lane" w:date="2022-06-23T15:12:00Z">
              <w:del w:id="22603" w:author="Lane, Stefanie" w:date="2023-04-28T12:07:00Z">
                <w:r w:rsidRPr="00EB4CE1" w:rsidDel="00402FFE">
                  <w:rPr>
                    <w:rFonts w:ascii="Calibri" w:eastAsia="Times New Roman" w:hAnsi="Calibri" w:cs="Calibri"/>
                    <w:i/>
                    <w:iCs/>
                    <w:color w:val="000000"/>
                    <w:rPrChange w:id="22604" w:author="Stefanie Lane" w:date="2022-06-23T15:12:00Z">
                      <w:rPr/>
                    </w:rPrChange>
                  </w:rPr>
                  <w:delText>Equisetum palustre</w:delText>
                </w:r>
              </w:del>
            </w:ins>
          </w:p>
        </w:tc>
        <w:tc>
          <w:tcPr>
            <w:tcW w:w="869" w:type="dxa"/>
            <w:tcBorders>
              <w:top w:val="nil"/>
              <w:left w:val="nil"/>
              <w:bottom w:val="nil"/>
              <w:right w:val="nil"/>
            </w:tcBorders>
            <w:shd w:val="clear" w:color="auto" w:fill="auto"/>
            <w:noWrap/>
            <w:vAlign w:val="bottom"/>
            <w:hideMark/>
            <w:tcPrChange w:id="22605" w:author="Stefanie Lane" w:date="2022-06-23T15:14:00Z">
              <w:tcPr>
                <w:tcW w:w="960" w:type="dxa"/>
                <w:tcBorders>
                  <w:top w:val="nil"/>
                  <w:left w:val="nil"/>
                  <w:bottom w:val="nil"/>
                  <w:right w:val="nil"/>
                </w:tcBorders>
                <w:shd w:val="clear" w:color="auto" w:fill="auto"/>
                <w:noWrap/>
                <w:vAlign w:val="bottom"/>
                <w:hideMark/>
              </w:tcPr>
            </w:tcPrChange>
          </w:tcPr>
          <w:p w14:paraId="069D3A57" w14:textId="77777777" w:rsidR="00EB4CE1" w:rsidRPr="00EB4CE1" w:rsidDel="00402FFE" w:rsidRDefault="00EB4CE1">
            <w:pPr>
              <w:spacing w:after="0" w:line="240" w:lineRule="auto"/>
              <w:jc w:val="center"/>
              <w:rPr>
                <w:ins w:id="22606" w:author="Stefanie Lane" w:date="2022-06-23T15:12:00Z"/>
                <w:del w:id="22607" w:author="Lane, Stefanie" w:date="2023-04-28T12:07:00Z"/>
                <w:rFonts w:ascii="Calibri" w:eastAsia="Times New Roman" w:hAnsi="Calibri" w:cs="Calibri"/>
                <w:color w:val="000000"/>
                <w:rPrChange w:id="22608" w:author="Stefanie Lane" w:date="2022-06-23T15:12:00Z">
                  <w:rPr>
                    <w:ins w:id="22609" w:author="Stefanie Lane" w:date="2022-06-23T15:12:00Z"/>
                    <w:del w:id="22610" w:author="Lane, Stefanie" w:date="2023-04-28T12:07:00Z"/>
                  </w:rPr>
                </w:rPrChange>
              </w:rPr>
              <w:pPrChange w:id="22611" w:author="Stefanie Lane" w:date="2022-06-23T15:12:00Z">
                <w:pPr>
                  <w:jc w:val="center"/>
                </w:pPr>
              </w:pPrChange>
            </w:pPr>
            <w:ins w:id="22612" w:author="Stefanie Lane" w:date="2022-06-23T15:12:00Z">
              <w:del w:id="22613" w:author="Lane, Stefanie" w:date="2023-04-28T12:07:00Z">
                <w:r w:rsidRPr="00EB4CE1" w:rsidDel="00402FFE">
                  <w:rPr>
                    <w:rFonts w:ascii="Calibri" w:eastAsia="Times New Roman" w:hAnsi="Calibri" w:cs="Calibri"/>
                    <w:color w:val="000000"/>
                    <w:rPrChange w:id="22614" w:author="Stefanie Lane" w:date="2022-06-23T15:12:00Z">
                      <w:rPr/>
                    </w:rPrChange>
                  </w:rPr>
                  <w:delText>0.00</w:delText>
                </w:r>
              </w:del>
            </w:ins>
          </w:p>
        </w:tc>
        <w:tc>
          <w:tcPr>
            <w:tcW w:w="990" w:type="dxa"/>
            <w:tcBorders>
              <w:top w:val="nil"/>
              <w:left w:val="nil"/>
              <w:bottom w:val="nil"/>
              <w:right w:val="nil"/>
            </w:tcBorders>
            <w:shd w:val="clear" w:color="auto" w:fill="auto"/>
            <w:noWrap/>
            <w:vAlign w:val="bottom"/>
            <w:hideMark/>
            <w:tcPrChange w:id="22615" w:author="Stefanie Lane" w:date="2022-06-23T15:14:00Z">
              <w:tcPr>
                <w:tcW w:w="960" w:type="dxa"/>
                <w:tcBorders>
                  <w:top w:val="nil"/>
                  <w:left w:val="nil"/>
                  <w:bottom w:val="nil"/>
                  <w:right w:val="nil"/>
                </w:tcBorders>
                <w:shd w:val="clear" w:color="auto" w:fill="auto"/>
                <w:noWrap/>
                <w:vAlign w:val="bottom"/>
                <w:hideMark/>
              </w:tcPr>
            </w:tcPrChange>
          </w:tcPr>
          <w:p w14:paraId="58D3D36D" w14:textId="77777777" w:rsidR="00EB4CE1" w:rsidRPr="00EB4CE1" w:rsidDel="00402FFE" w:rsidRDefault="00EB4CE1">
            <w:pPr>
              <w:spacing w:after="0" w:line="240" w:lineRule="auto"/>
              <w:jc w:val="center"/>
              <w:rPr>
                <w:ins w:id="22616" w:author="Stefanie Lane" w:date="2022-06-23T15:12:00Z"/>
                <w:del w:id="22617" w:author="Lane, Stefanie" w:date="2023-04-28T12:07:00Z"/>
                <w:rFonts w:ascii="Calibri" w:eastAsia="Times New Roman" w:hAnsi="Calibri" w:cs="Calibri"/>
                <w:color w:val="000000"/>
                <w:rPrChange w:id="22618" w:author="Stefanie Lane" w:date="2022-06-23T15:12:00Z">
                  <w:rPr>
                    <w:ins w:id="22619" w:author="Stefanie Lane" w:date="2022-06-23T15:12:00Z"/>
                    <w:del w:id="22620" w:author="Lane, Stefanie" w:date="2023-04-28T12:07:00Z"/>
                  </w:rPr>
                </w:rPrChange>
              </w:rPr>
              <w:pPrChange w:id="22621" w:author="Stefanie Lane" w:date="2022-06-23T15:12:00Z">
                <w:pPr>
                  <w:jc w:val="center"/>
                </w:pPr>
              </w:pPrChange>
            </w:pPr>
            <w:ins w:id="22622" w:author="Stefanie Lane" w:date="2022-06-23T15:12:00Z">
              <w:del w:id="22623" w:author="Lane, Stefanie" w:date="2023-04-28T12:07:00Z">
                <w:r w:rsidRPr="00EB4CE1" w:rsidDel="00402FFE">
                  <w:rPr>
                    <w:rFonts w:ascii="Calibri" w:eastAsia="Times New Roman" w:hAnsi="Calibri" w:cs="Calibri"/>
                    <w:color w:val="000000"/>
                    <w:rPrChange w:id="22624" w:author="Stefanie Lane" w:date="2022-06-23T15:12:00Z">
                      <w:rPr/>
                    </w:rPrChange>
                  </w:rPr>
                  <w:delText>0.19</w:delText>
                </w:r>
              </w:del>
            </w:ins>
          </w:p>
        </w:tc>
        <w:tc>
          <w:tcPr>
            <w:tcW w:w="810" w:type="dxa"/>
            <w:tcBorders>
              <w:top w:val="nil"/>
              <w:left w:val="nil"/>
              <w:bottom w:val="nil"/>
              <w:right w:val="nil"/>
            </w:tcBorders>
            <w:shd w:val="clear" w:color="auto" w:fill="auto"/>
            <w:noWrap/>
            <w:vAlign w:val="bottom"/>
            <w:hideMark/>
            <w:tcPrChange w:id="22625" w:author="Stefanie Lane" w:date="2022-06-23T15:14:00Z">
              <w:tcPr>
                <w:tcW w:w="960" w:type="dxa"/>
                <w:tcBorders>
                  <w:top w:val="nil"/>
                  <w:left w:val="nil"/>
                  <w:bottom w:val="nil"/>
                  <w:right w:val="nil"/>
                </w:tcBorders>
                <w:shd w:val="clear" w:color="auto" w:fill="auto"/>
                <w:noWrap/>
                <w:vAlign w:val="bottom"/>
                <w:hideMark/>
              </w:tcPr>
            </w:tcPrChange>
          </w:tcPr>
          <w:p w14:paraId="5162EE4C" w14:textId="77777777" w:rsidR="00EB4CE1" w:rsidRPr="00EB4CE1" w:rsidDel="00402FFE" w:rsidRDefault="00EB4CE1">
            <w:pPr>
              <w:spacing w:after="0" w:line="240" w:lineRule="auto"/>
              <w:jc w:val="center"/>
              <w:rPr>
                <w:ins w:id="22626" w:author="Stefanie Lane" w:date="2022-06-23T15:12:00Z"/>
                <w:del w:id="22627" w:author="Lane, Stefanie" w:date="2023-04-28T12:07:00Z"/>
                <w:rFonts w:ascii="Calibri" w:eastAsia="Times New Roman" w:hAnsi="Calibri" w:cs="Calibri"/>
                <w:color w:val="000000"/>
                <w:rPrChange w:id="22628" w:author="Stefanie Lane" w:date="2022-06-23T15:12:00Z">
                  <w:rPr>
                    <w:ins w:id="22629" w:author="Stefanie Lane" w:date="2022-06-23T15:12:00Z"/>
                    <w:del w:id="22630" w:author="Lane, Stefanie" w:date="2023-04-28T12:07:00Z"/>
                  </w:rPr>
                </w:rPrChange>
              </w:rPr>
              <w:pPrChange w:id="22631" w:author="Stefanie Lane" w:date="2022-06-23T15:12:00Z">
                <w:pPr>
                  <w:jc w:val="center"/>
                </w:pPr>
              </w:pPrChange>
            </w:pPr>
            <w:ins w:id="22632" w:author="Stefanie Lane" w:date="2022-06-23T15:12:00Z">
              <w:del w:id="22633" w:author="Lane, Stefanie" w:date="2023-04-28T12:07:00Z">
                <w:r w:rsidRPr="00EB4CE1" w:rsidDel="00402FFE">
                  <w:rPr>
                    <w:rFonts w:ascii="Calibri" w:eastAsia="Times New Roman" w:hAnsi="Calibri" w:cs="Calibri"/>
                    <w:color w:val="000000"/>
                    <w:rPrChange w:id="22634" w:author="Stefanie Lane" w:date="2022-06-23T15:12:00Z">
                      <w:rPr/>
                    </w:rPrChange>
                  </w:rPr>
                  <w:delText>0.00</w:delText>
                </w:r>
              </w:del>
            </w:ins>
          </w:p>
        </w:tc>
        <w:tc>
          <w:tcPr>
            <w:tcW w:w="1710" w:type="dxa"/>
            <w:tcBorders>
              <w:top w:val="nil"/>
              <w:left w:val="nil"/>
              <w:bottom w:val="nil"/>
              <w:right w:val="single" w:sz="8" w:space="0" w:color="auto"/>
            </w:tcBorders>
            <w:shd w:val="clear" w:color="auto" w:fill="auto"/>
            <w:noWrap/>
            <w:vAlign w:val="bottom"/>
            <w:hideMark/>
            <w:tcPrChange w:id="22635"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B5CB133" w14:textId="77777777" w:rsidR="00EB4CE1" w:rsidRPr="00EB4CE1" w:rsidDel="00402FFE" w:rsidRDefault="00EB4CE1">
            <w:pPr>
              <w:spacing w:after="0" w:line="240" w:lineRule="auto"/>
              <w:jc w:val="center"/>
              <w:rPr>
                <w:ins w:id="22636" w:author="Stefanie Lane" w:date="2022-06-23T15:12:00Z"/>
                <w:del w:id="22637" w:author="Lane, Stefanie" w:date="2023-04-28T12:07:00Z"/>
                <w:rFonts w:ascii="Calibri" w:eastAsia="Times New Roman" w:hAnsi="Calibri" w:cs="Calibri"/>
                <w:color w:val="000000"/>
                <w:rPrChange w:id="22638" w:author="Stefanie Lane" w:date="2022-06-23T15:12:00Z">
                  <w:rPr>
                    <w:ins w:id="22639" w:author="Stefanie Lane" w:date="2022-06-23T15:12:00Z"/>
                    <w:del w:id="22640" w:author="Lane, Stefanie" w:date="2023-04-28T12:07:00Z"/>
                  </w:rPr>
                </w:rPrChange>
              </w:rPr>
              <w:pPrChange w:id="22641" w:author="Stefanie Lane" w:date="2022-06-23T15:12:00Z">
                <w:pPr>
                  <w:jc w:val="center"/>
                </w:pPr>
              </w:pPrChange>
            </w:pPr>
            <w:ins w:id="22642" w:author="Stefanie Lane" w:date="2022-06-23T15:12:00Z">
              <w:del w:id="22643" w:author="Lane, Stefanie" w:date="2023-04-28T12:07:00Z">
                <w:r w:rsidRPr="00EB4CE1" w:rsidDel="00402FFE">
                  <w:rPr>
                    <w:rFonts w:ascii="Calibri" w:eastAsia="Times New Roman" w:hAnsi="Calibri" w:cs="Calibri"/>
                    <w:color w:val="000000"/>
                    <w:rPrChange w:id="22644" w:author="Stefanie Lane" w:date="2022-06-23T15:12:00Z">
                      <w:rPr/>
                    </w:rPrChange>
                  </w:rPr>
                  <w:delText>NA</w:delText>
                </w:r>
              </w:del>
            </w:ins>
          </w:p>
        </w:tc>
      </w:tr>
      <w:tr w:rsidR="00EB4CE1" w:rsidRPr="00EB4CE1" w:rsidDel="00402FFE" w14:paraId="0EFE1CF0" w14:textId="77777777" w:rsidTr="006F10B7">
        <w:trPr>
          <w:trHeight w:val="290"/>
          <w:ins w:id="22645" w:author="Stefanie Lane" w:date="2022-06-23T15:12:00Z"/>
          <w:del w:id="22646" w:author="Lane, Stefanie" w:date="2023-04-28T12:07:00Z"/>
          <w:trPrChange w:id="2264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2264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7A5F073" w14:textId="77777777" w:rsidR="00EB4CE1" w:rsidRPr="00EB4CE1" w:rsidDel="00402FFE" w:rsidRDefault="00EB4CE1">
            <w:pPr>
              <w:spacing w:after="0" w:line="240" w:lineRule="auto"/>
              <w:rPr>
                <w:ins w:id="22649" w:author="Stefanie Lane" w:date="2022-06-23T15:12:00Z"/>
                <w:del w:id="22650" w:author="Lane, Stefanie" w:date="2023-04-28T12:07:00Z"/>
                <w:rFonts w:ascii="Calibri" w:eastAsia="Times New Roman" w:hAnsi="Calibri" w:cs="Calibri"/>
                <w:color w:val="000000"/>
                <w:rPrChange w:id="22651" w:author="Stefanie Lane" w:date="2022-06-23T15:12:00Z">
                  <w:rPr>
                    <w:ins w:id="22652" w:author="Stefanie Lane" w:date="2022-06-23T15:12:00Z"/>
                    <w:del w:id="22653" w:author="Lane, Stefanie" w:date="2023-04-28T12:07:00Z"/>
                  </w:rPr>
                </w:rPrChange>
              </w:rPr>
              <w:pPrChange w:id="2265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265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4062EC3" w14:textId="77777777" w:rsidR="00EB4CE1" w:rsidRPr="00EB4CE1" w:rsidDel="00402FFE" w:rsidRDefault="00EB4CE1">
            <w:pPr>
              <w:spacing w:after="0" w:line="240" w:lineRule="auto"/>
              <w:rPr>
                <w:ins w:id="22656" w:author="Stefanie Lane" w:date="2022-06-23T15:12:00Z"/>
                <w:del w:id="22657" w:author="Lane, Stefanie" w:date="2023-04-28T12:07:00Z"/>
                <w:rFonts w:ascii="Calibri" w:eastAsia="Times New Roman" w:hAnsi="Calibri" w:cs="Calibri"/>
                <w:color w:val="000000"/>
                <w:rPrChange w:id="22658" w:author="Stefanie Lane" w:date="2022-06-23T15:12:00Z">
                  <w:rPr>
                    <w:ins w:id="22659" w:author="Stefanie Lane" w:date="2022-06-23T15:12:00Z"/>
                    <w:del w:id="22660" w:author="Lane, Stefanie" w:date="2023-04-28T12:07:00Z"/>
                  </w:rPr>
                </w:rPrChange>
              </w:rPr>
              <w:pPrChange w:id="22661"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22662"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C3CD784" w14:textId="77777777" w:rsidR="00EB4CE1" w:rsidRPr="00EB4CE1" w:rsidDel="00402FFE" w:rsidRDefault="00EB4CE1">
            <w:pPr>
              <w:spacing w:after="0" w:line="240" w:lineRule="auto"/>
              <w:rPr>
                <w:ins w:id="22663" w:author="Stefanie Lane" w:date="2022-06-23T15:12:00Z"/>
                <w:del w:id="22664" w:author="Lane, Stefanie" w:date="2023-04-28T12:07:00Z"/>
                <w:rFonts w:ascii="Calibri" w:eastAsia="Times New Roman" w:hAnsi="Calibri" w:cs="Calibri"/>
                <w:i/>
                <w:iCs/>
                <w:color w:val="000000"/>
                <w:rPrChange w:id="22665" w:author="Stefanie Lane" w:date="2022-06-23T15:12:00Z">
                  <w:rPr>
                    <w:ins w:id="22666" w:author="Stefanie Lane" w:date="2022-06-23T15:12:00Z"/>
                    <w:del w:id="22667" w:author="Lane, Stefanie" w:date="2023-04-28T12:07:00Z"/>
                  </w:rPr>
                </w:rPrChange>
              </w:rPr>
              <w:pPrChange w:id="22668" w:author="Stefanie Lane" w:date="2022-06-23T15:12:00Z">
                <w:pPr/>
              </w:pPrChange>
            </w:pPr>
            <w:ins w:id="22669" w:author="Stefanie Lane" w:date="2022-06-23T15:12:00Z">
              <w:del w:id="22670" w:author="Lane, Stefanie" w:date="2023-04-28T12:07:00Z">
                <w:r w:rsidRPr="00EB4CE1" w:rsidDel="00402FFE">
                  <w:rPr>
                    <w:rFonts w:ascii="Calibri" w:eastAsia="Times New Roman" w:hAnsi="Calibri" w:cs="Calibri"/>
                    <w:i/>
                    <w:iCs/>
                    <w:color w:val="000000"/>
                    <w:rPrChange w:id="22671" w:author="Stefanie Lane" w:date="2022-06-23T15:12:00Z">
                      <w:rPr/>
                    </w:rPrChange>
                  </w:rPr>
                  <w:delText>Lysichiton americanum</w:delText>
                </w:r>
              </w:del>
            </w:ins>
          </w:p>
        </w:tc>
        <w:tc>
          <w:tcPr>
            <w:tcW w:w="869" w:type="dxa"/>
            <w:tcBorders>
              <w:top w:val="single" w:sz="4" w:space="0" w:color="auto"/>
              <w:left w:val="nil"/>
              <w:bottom w:val="single" w:sz="4" w:space="0" w:color="auto"/>
              <w:right w:val="nil"/>
            </w:tcBorders>
            <w:shd w:val="clear" w:color="auto" w:fill="auto"/>
            <w:noWrap/>
            <w:vAlign w:val="bottom"/>
            <w:hideMark/>
            <w:tcPrChange w:id="2267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24B35A" w14:textId="77777777" w:rsidR="00EB4CE1" w:rsidRPr="00EB4CE1" w:rsidDel="00402FFE" w:rsidRDefault="00EB4CE1">
            <w:pPr>
              <w:spacing w:after="0" w:line="240" w:lineRule="auto"/>
              <w:jc w:val="center"/>
              <w:rPr>
                <w:ins w:id="22673" w:author="Stefanie Lane" w:date="2022-06-23T15:12:00Z"/>
                <w:del w:id="22674" w:author="Lane, Stefanie" w:date="2023-04-28T12:07:00Z"/>
                <w:rFonts w:ascii="Calibri" w:eastAsia="Times New Roman" w:hAnsi="Calibri" w:cs="Calibri"/>
                <w:color w:val="000000"/>
                <w:rPrChange w:id="22675" w:author="Stefanie Lane" w:date="2022-06-23T15:12:00Z">
                  <w:rPr>
                    <w:ins w:id="22676" w:author="Stefanie Lane" w:date="2022-06-23T15:12:00Z"/>
                    <w:del w:id="22677" w:author="Lane, Stefanie" w:date="2023-04-28T12:07:00Z"/>
                  </w:rPr>
                </w:rPrChange>
              </w:rPr>
              <w:pPrChange w:id="22678" w:author="Stefanie Lane" w:date="2022-06-23T15:12:00Z">
                <w:pPr>
                  <w:jc w:val="center"/>
                </w:pPr>
              </w:pPrChange>
            </w:pPr>
            <w:ins w:id="22679" w:author="Stefanie Lane" w:date="2022-06-23T15:12:00Z">
              <w:del w:id="22680" w:author="Lane, Stefanie" w:date="2023-04-28T12:07:00Z">
                <w:r w:rsidRPr="00EB4CE1" w:rsidDel="00402FFE">
                  <w:rPr>
                    <w:rFonts w:ascii="Calibri" w:eastAsia="Times New Roman" w:hAnsi="Calibri" w:cs="Calibri"/>
                    <w:color w:val="000000"/>
                    <w:rPrChange w:id="22681" w:author="Stefanie Lane" w:date="2022-06-23T15:12:00Z">
                      <w:rPr/>
                    </w:rPrChange>
                  </w:rPr>
                  <w:delText>0.00</w:delText>
                </w:r>
              </w:del>
            </w:ins>
          </w:p>
        </w:tc>
        <w:tc>
          <w:tcPr>
            <w:tcW w:w="990" w:type="dxa"/>
            <w:tcBorders>
              <w:top w:val="single" w:sz="4" w:space="0" w:color="auto"/>
              <w:left w:val="nil"/>
              <w:bottom w:val="single" w:sz="4" w:space="0" w:color="auto"/>
              <w:right w:val="nil"/>
            </w:tcBorders>
            <w:shd w:val="clear" w:color="auto" w:fill="auto"/>
            <w:noWrap/>
            <w:vAlign w:val="bottom"/>
            <w:hideMark/>
            <w:tcPrChange w:id="2268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C0159B6" w14:textId="77777777" w:rsidR="00EB4CE1" w:rsidRPr="00EB4CE1" w:rsidDel="00402FFE" w:rsidRDefault="00EB4CE1">
            <w:pPr>
              <w:spacing w:after="0" w:line="240" w:lineRule="auto"/>
              <w:jc w:val="center"/>
              <w:rPr>
                <w:ins w:id="22683" w:author="Stefanie Lane" w:date="2022-06-23T15:12:00Z"/>
                <w:del w:id="22684" w:author="Lane, Stefanie" w:date="2023-04-28T12:07:00Z"/>
                <w:rFonts w:ascii="Calibri" w:eastAsia="Times New Roman" w:hAnsi="Calibri" w:cs="Calibri"/>
                <w:color w:val="000000"/>
                <w:rPrChange w:id="22685" w:author="Stefanie Lane" w:date="2022-06-23T15:12:00Z">
                  <w:rPr>
                    <w:ins w:id="22686" w:author="Stefanie Lane" w:date="2022-06-23T15:12:00Z"/>
                    <w:del w:id="22687" w:author="Lane, Stefanie" w:date="2023-04-28T12:07:00Z"/>
                  </w:rPr>
                </w:rPrChange>
              </w:rPr>
              <w:pPrChange w:id="22688" w:author="Stefanie Lane" w:date="2022-06-23T15:12:00Z">
                <w:pPr>
                  <w:jc w:val="center"/>
                </w:pPr>
              </w:pPrChange>
            </w:pPr>
            <w:ins w:id="22689" w:author="Stefanie Lane" w:date="2022-06-23T15:12:00Z">
              <w:del w:id="22690" w:author="Lane, Stefanie" w:date="2023-04-28T12:07:00Z">
                <w:r w:rsidRPr="00EB4CE1" w:rsidDel="00402FFE">
                  <w:rPr>
                    <w:rFonts w:ascii="Calibri" w:eastAsia="Times New Roman" w:hAnsi="Calibri" w:cs="Calibri"/>
                    <w:color w:val="000000"/>
                    <w:rPrChange w:id="22691" w:author="Stefanie Lane" w:date="2022-06-23T15:12:00Z">
                      <w:rPr/>
                    </w:rPrChange>
                  </w:rPr>
                  <w:delText>0.03</w:delText>
                </w:r>
              </w:del>
            </w:ins>
          </w:p>
        </w:tc>
        <w:tc>
          <w:tcPr>
            <w:tcW w:w="810" w:type="dxa"/>
            <w:tcBorders>
              <w:top w:val="single" w:sz="4" w:space="0" w:color="auto"/>
              <w:left w:val="nil"/>
              <w:bottom w:val="single" w:sz="4" w:space="0" w:color="auto"/>
              <w:right w:val="nil"/>
            </w:tcBorders>
            <w:shd w:val="clear" w:color="auto" w:fill="auto"/>
            <w:noWrap/>
            <w:vAlign w:val="bottom"/>
            <w:hideMark/>
            <w:tcPrChange w:id="2269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ADB890A" w14:textId="77777777" w:rsidR="00EB4CE1" w:rsidRPr="00EB4CE1" w:rsidDel="00402FFE" w:rsidRDefault="00EB4CE1">
            <w:pPr>
              <w:spacing w:after="0" w:line="240" w:lineRule="auto"/>
              <w:jc w:val="center"/>
              <w:rPr>
                <w:ins w:id="22693" w:author="Stefanie Lane" w:date="2022-06-23T15:12:00Z"/>
                <w:del w:id="22694" w:author="Lane, Stefanie" w:date="2023-04-28T12:07:00Z"/>
                <w:rFonts w:ascii="Calibri" w:eastAsia="Times New Roman" w:hAnsi="Calibri" w:cs="Calibri"/>
                <w:color w:val="000000"/>
                <w:rPrChange w:id="22695" w:author="Stefanie Lane" w:date="2022-06-23T15:12:00Z">
                  <w:rPr>
                    <w:ins w:id="22696" w:author="Stefanie Lane" w:date="2022-06-23T15:12:00Z"/>
                    <w:del w:id="22697" w:author="Lane, Stefanie" w:date="2023-04-28T12:07:00Z"/>
                  </w:rPr>
                </w:rPrChange>
              </w:rPr>
              <w:pPrChange w:id="22698" w:author="Stefanie Lane" w:date="2022-06-23T15:12:00Z">
                <w:pPr>
                  <w:jc w:val="center"/>
                </w:pPr>
              </w:pPrChange>
            </w:pPr>
            <w:ins w:id="22699" w:author="Stefanie Lane" w:date="2022-06-23T15:12:00Z">
              <w:del w:id="22700" w:author="Lane, Stefanie" w:date="2023-04-28T12:07:00Z">
                <w:r w:rsidRPr="00EB4CE1" w:rsidDel="00402FFE">
                  <w:rPr>
                    <w:rFonts w:ascii="Calibri" w:eastAsia="Times New Roman" w:hAnsi="Calibri" w:cs="Calibri"/>
                    <w:color w:val="000000"/>
                    <w:rPrChange w:id="22701" w:author="Stefanie Lane" w:date="2022-06-23T15:12:00Z">
                      <w:rPr/>
                    </w:rPrChange>
                  </w:rPr>
                  <w:delText>0.00</w:delText>
                </w:r>
              </w:del>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22702"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3250A05" w14:textId="77777777" w:rsidR="00EB4CE1" w:rsidRPr="00EB4CE1" w:rsidDel="00402FFE" w:rsidRDefault="00EB4CE1">
            <w:pPr>
              <w:spacing w:after="0" w:line="240" w:lineRule="auto"/>
              <w:jc w:val="center"/>
              <w:rPr>
                <w:ins w:id="22703" w:author="Stefanie Lane" w:date="2022-06-23T15:12:00Z"/>
                <w:del w:id="22704" w:author="Lane, Stefanie" w:date="2023-04-28T12:07:00Z"/>
                <w:rFonts w:ascii="Calibri" w:eastAsia="Times New Roman" w:hAnsi="Calibri" w:cs="Calibri"/>
                <w:color w:val="000000"/>
                <w:rPrChange w:id="22705" w:author="Stefanie Lane" w:date="2022-06-23T15:12:00Z">
                  <w:rPr>
                    <w:ins w:id="22706" w:author="Stefanie Lane" w:date="2022-06-23T15:12:00Z"/>
                    <w:del w:id="22707" w:author="Lane, Stefanie" w:date="2023-04-28T12:07:00Z"/>
                  </w:rPr>
                </w:rPrChange>
              </w:rPr>
              <w:pPrChange w:id="22708" w:author="Stefanie Lane" w:date="2022-06-23T15:12:00Z">
                <w:pPr>
                  <w:jc w:val="center"/>
                </w:pPr>
              </w:pPrChange>
            </w:pPr>
            <w:ins w:id="22709" w:author="Stefanie Lane" w:date="2022-06-23T15:12:00Z">
              <w:del w:id="22710" w:author="Lane, Stefanie" w:date="2023-04-28T12:07:00Z">
                <w:r w:rsidRPr="00EB4CE1" w:rsidDel="00402FFE">
                  <w:rPr>
                    <w:rFonts w:ascii="Calibri" w:eastAsia="Times New Roman" w:hAnsi="Calibri" w:cs="Calibri"/>
                    <w:color w:val="000000"/>
                    <w:rPrChange w:id="22711" w:author="Stefanie Lane" w:date="2022-06-23T15:12:00Z">
                      <w:rPr/>
                    </w:rPrChange>
                  </w:rPr>
                  <w:delText>NA</w:delText>
                </w:r>
              </w:del>
            </w:ins>
          </w:p>
        </w:tc>
      </w:tr>
      <w:tr w:rsidR="00EB4CE1" w:rsidRPr="00EB4CE1" w:rsidDel="00402FFE" w14:paraId="3A96AB25" w14:textId="77777777" w:rsidTr="006F10B7">
        <w:trPr>
          <w:trHeight w:val="300"/>
          <w:ins w:id="22712" w:author="Stefanie Lane" w:date="2022-06-23T15:12:00Z"/>
          <w:del w:id="22713" w:author="Lane, Stefanie" w:date="2023-04-28T12:07:00Z"/>
          <w:trPrChange w:id="22714"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2271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5A8E2BA" w14:textId="77777777" w:rsidR="00EB4CE1" w:rsidRPr="00EB4CE1" w:rsidDel="00402FFE" w:rsidRDefault="00EB4CE1">
            <w:pPr>
              <w:spacing w:after="0" w:line="240" w:lineRule="auto"/>
              <w:rPr>
                <w:ins w:id="22716" w:author="Stefanie Lane" w:date="2022-06-23T15:12:00Z"/>
                <w:del w:id="22717" w:author="Lane, Stefanie" w:date="2023-04-28T12:07:00Z"/>
                <w:rFonts w:ascii="Calibri" w:eastAsia="Times New Roman" w:hAnsi="Calibri" w:cs="Calibri"/>
                <w:color w:val="000000"/>
                <w:rPrChange w:id="22718" w:author="Stefanie Lane" w:date="2022-06-23T15:12:00Z">
                  <w:rPr>
                    <w:ins w:id="22719" w:author="Stefanie Lane" w:date="2022-06-23T15:12:00Z"/>
                    <w:del w:id="22720" w:author="Lane, Stefanie" w:date="2023-04-28T12:07:00Z"/>
                  </w:rPr>
                </w:rPrChange>
              </w:rPr>
              <w:pPrChange w:id="2272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2272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B0ED49B" w14:textId="77777777" w:rsidR="00EB4CE1" w:rsidRPr="00EB4CE1" w:rsidDel="00402FFE" w:rsidRDefault="00EB4CE1">
            <w:pPr>
              <w:spacing w:after="0" w:line="240" w:lineRule="auto"/>
              <w:rPr>
                <w:ins w:id="22723" w:author="Stefanie Lane" w:date="2022-06-23T15:12:00Z"/>
                <w:del w:id="22724" w:author="Lane, Stefanie" w:date="2023-04-28T12:07:00Z"/>
                <w:rFonts w:ascii="Calibri" w:eastAsia="Times New Roman" w:hAnsi="Calibri" w:cs="Calibri"/>
                <w:color w:val="000000"/>
                <w:rPrChange w:id="22725" w:author="Stefanie Lane" w:date="2022-06-23T15:12:00Z">
                  <w:rPr>
                    <w:ins w:id="22726" w:author="Stefanie Lane" w:date="2022-06-23T15:12:00Z"/>
                    <w:del w:id="22727" w:author="Lane, Stefanie" w:date="2023-04-28T12:07:00Z"/>
                  </w:rPr>
                </w:rPrChange>
              </w:rPr>
              <w:pPrChange w:id="22728"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22729"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02FF32C0" w14:textId="77777777" w:rsidR="00EB4CE1" w:rsidRPr="00EB4CE1" w:rsidDel="00402FFE" w:rsidRDefault="00EB4CE1">
            <w:pPr>
              <w:spacing w:after="0" w:line="240" w:lineRule="auto"/>
              <w:rPr>
                <w:ins w:id="22730" w:author="Stefanie Lane" w:date="2022-06-23T15:12:00Z"/>
                <w:del w:id="22731" w:author="Lane, Stefanie" w:date="2023-04-28T12:07:00Z"/>
                <w:rFonts w:ascii="Calibri" w:eastAsia="Times New Roman" w:hAnsi="Calibri" w:cs="Calibri"/>
                <w:i/>
                <w:iCs/>
                <w:color w:val="000000"/>
                <w:rPrChange w:id="22732" w:author="Stefanie Lane" w:date="2022-06-23T15:12:00Z">
                  <w:rPr>
                    <w:ins w:id="22733" w:author="Stefanie Lane" w:date="2022-06-23T15:12:00Z"/>
                    <w:del w:id="22734" w:author="Lane, Stefanie" w:date="2023-04-28T12:07:00Z"/>
                  </w:rPr>
                </w:rPrChange>
              </w:rPr>
              <w:pPrChange w:id="22735" w:author="Stefanie Lane" w:date="2022-06-23T15:12:00Z">
                <w:pPr/>
              </w:pPrChange>
            </w:pPr>
            <w:ins w:id="22736" w:author="Stefanie Lane" w:date="2022-06-23T15:12:00Z">
              <w:del w:id="22737" w:author="Lane, Stefanie" w:date="2023-04-28T12:07:00Z">
                <w:r w:rsidRPr="00EB4CE1" w:rsidDel="00402FFE">
                  <w:rPr>
                    <w:rFonts w:ascii="Calibri" w:eastAsia="Times New Roman" w:hAnsi="Calibri" w:cs="Calibri"/>
                    <w:i/>
                    <w:iCs/>
                    <w:color w:val="000000"/>
                    <w:rPrChange w:id="22738" w:author="Stefanie Lane" w:date="2022-06-23T15:12:00Z">
                      <w:rPr/>
                    </w:rPrChange>
                  </w:rPr>
                  <w:delText>Salix sitchensis</w:delText>
                </w:r>
              </w:del>
            </w:ins>
          </w:p>
        </w:tc>
        <w:tc>
          <w:tcPr>
            <w:tcW w:w="869" w:type="dxa"/>
            <w:tcBorders>
              <w:top w:val="nil"/>
              <w:left w:val="nil"/>
              <w:bottom w:val="single" w:sz="8" w:space="0" w:color="auto"/>
              <w:right w:val="nil"/>
            </w:tcBorders>
            <w:shd w:val="clear" w:color="auto" w:fill="auto"/>
            <w:noWrap/>
            <w:vAlign w:val="bottom"/>
            <w:hideMark/>
            <w:tcPrChange w:id="22739"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134AADB8" w14:textId="77777777" w:rsidR="00EB4CE1" w:rsidRPr="00EB4CE1" w:rsidDel="00402FFE" w:rsidRDefault="00EB4CE1">
            <w:pPr>
              <w:spacing w:after="0" w:line="240" w:lineRule="auto"/>
              <w:jc w:val="center"/>
              <w:rPr>
                <w:ins w:id="22740" w:author="Stefanie Lane" w:date="2022-06-23T15:12:00Z"/>
                <w:del w:id="22741" w:author="Lane, Stefanie" w:date="2023-04-28T12:07:00Z"/>
                <w:rFonts w:ascii="Calibri" w:eastAsia="Times New Roman" w:hAnsi="Calibri" w:cs="Calibri"/>
                <w:color w:val="000000"/>
                <w:rPrChange w:id="22742" w:author="Stefanie Lane" w:date="2022-06-23T15:12:00Z">
                  <w:rPr>
                    <w:ins w:id="22743" w:author="Stefanie Lane" w:date="2022-06-23T15:12:00Z"/>
                    <w:del w:id="22744" w:author="Lane, Stefanie" w:date="2023-04-28T12:07:00Z"/>
                  </w:rPr>
                </w:rPrChange>
              </w:rPr>
              <w:pPrChange w:id="22745" w:author="Stefanie Lane" w:date="2022-06-23T15:12:00Z">
                <w:pPr>
                  <w:jc w:val="center"/>
                </w:pPr>
              </w:pPrChange>
            </w:pPr>
            <w:ins w:id="22746" w:author="Stefanie Lane" w:date="2022-06-23T15:12:00Z">
              <w:del w:id="22747" w:author="Lane, Stefanie" w:date="2023-04-28T12:07:00Z">
                <w:r w:rsidRPr="00EB4CE1" w:rsidDel="00402FFE">
                  <w:rPr>
                    <w:rFonts w:ascii="Calibri" w:eastAsia="Times New Roman" w:hAnsi="Calibri" w:cs="Calibri"/>
                    <w:color w:val="000000"/>
                    <w:rPrChange w:id="22748" w:author="Stefanie Lane" w:date="2022-06-23T15:12:00Z">
                      <w:rPr/>
                    </w:rPrChange>
                  </w:rPr>
                  <w:delText>0.00</w:delText>
                </w:r>
              </w:del>
            </w:ins>
          </w:p>
        </w:tc>
        <w:tc>
          <w:tcPr>
            <w:tcW w:w="990" w:type="dxa"/>
            <w:tcBorders>
              <w:top w:val="nil"/>
              <w:left w:val="nil"/>
              <w:bottom w:val="single" w:sz="8" w:space="0" w:color="auto"/>
              <w:right w:val="nil"/>
            </w:tcBorders>
            <w:shd w:val="clear" w:color="auto" w:fill="auto"/>
            <w:noWrap/>
            <w:vAlign w:val="bottom"/>
            <w:hideMark/>
            <w:tcPrChange w:id="22749"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2F727A4" w14:textId="77777777" w:rsidR="00EB4CE1" w:rsidRPr="00EB4CE1" w:rsidDel="00402FFE" w:rsidRDefault="00EB4CE1">
            <w:pPr>
              <w:spacing w:after="0" w:line="240" w:lineRule="auto"/>
              <w:jc w:val="center"/>
              <w:rPr>
                <w:ins w:id="22750" w:author="Stefanie Lane" w:date="2022-06-23T15:12:00Z"/>
                <w:del w:id="22751" w:author="Lane, Stefanie" w:date="2023-04-28T12:07:00Z"/>
                <w:rFonts w:ascii="Calibri" w:eastAsia="Times New Roman" w:hAnsi="Calibri" w:cs="Calibri"/>
                <w:color w:val="000000"/>
                <w:rPrChange w:id="22752" w:author="Stefanie Lane" w:date="2022-06-23T15:12:00Z">
                  <w:rPr>
                    <w:ins w:id="22753" w:author="Stefanie Lane" w:date="2022-06-23T15:12:00Z"/>
                    <w:del w:id="22754" w:author="Lane, Stefanie" w:date="2023-04-28T12:07:00Z"/>
                  </w:rPr>
                </w:rPrChange>
              </w:rPr>
              <w:pPrChange w:id="22755" w:author="Stefanie Lane" w:date="2022-06-23T15:12:00Z">
                <w:pPr>
                  <w:jc w:val="center"/>
                </w:pPr>
              </w:pPrChange>
            </w:pPr>
            <w:ins w:id="22756" w:author="Stefanie Lane" w:date="2022-06-23T15:12:00Z">
              <w:del w:id="22757" w:author="Lane, Stefanie" w:date="2023-04-28T12:07:00Z">
                <w:r w:rsidRPr="00EB4CE1" w:rsidDel="00402FFE">
                  <w:rPr>
                    <w:rFonts w:ascii="Calibri" w:eastAsia="Times New Roman" w:hAnsi="Calibri" w:cs="Calibri"/>
                    <w:color w:val="000000"/>
                    <w:rPrChange w:id="22758" w:author="Stefanie Lane" w:date="2022-06-23T15:12:00Z">
                      <w:rPr/>
                    </w:rPrChange>
                  </w:rPr>
                  <w:delText>0.06</w:delText>
                </w:r>
              </w:del>
            </w:ins>
          </w:p>
        </w:tc>
        <w:tc>
          <w:tcPr>
            <w:tcW w:w="810" w:type="dxa"/>
            <w:tcBorders>
              <w:top w:val="nil"/>
              <w:left w:val="nil"/>
              <w:bottom w:val="single" w:sz="8" w:space="0" w:color="auto"/>
              <w:right w:val="nil"/>
            </w:tcBorders>
            <w:shd w:val="clear" w:color="auto" w:fill="auto"/>
            <w:noWrap/>
            <w:vAlign w:val="bottom"/>
            <w:hideMark/>
            <w:tcPrChange w:id="22759"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4EB8871C" w14:textId="77777777" w:rsidR="00EB4CE1" w:rsidRPr="00EB4CE1" w:rsidDel="00402FFE" w:rsidRDefault="00EB4CE1">
            <w:pPr>
              <w:spacing w:after="0" w:line="240" w:lineRule="auto"/>
              <w:jc w:val="center"/>
              <w:rPr>
                <w:ins w:id="22760" w:author="Stefanie Lane" w:date="2022-06-23T15:12:00Z"/>
                <w:del w:id="22761" w:author="Lane, Stefanie" w:date="2023-04-28T12:07:00Z"/>
                <w:rFonts w:ascii="Calibri" w:eastAsia="Times New Roman" w:hAnsi="Calibri" w:cs="Calibri"/>
                <w:color w:val="000000"/>
                <w:rPrChange w:id="22762" w:author="Stefanie Lane" w:date="2022-06-23T15:12:00Z">
                  <w:rPr>
                    <w:ins w:id="22763" w:author="Stefanie Lane" w:date="2022-06-23T15:12:00Z"/>
                    <w:del w:id="22764" w:author="Lane, Stefanie" w:date="2023-04-28T12:07:00Z"/>
                  </w:rPr>
                </w:rPrChange>
              </w:rPr>
              <w:pPrChange w:id="22765" w:author="Stefanie Lane" w:date="2022-06-23T15:12:00Z">
                <w:pPr>
                  <w:jc w:val="center"/>
                </w:pPr>
              </w:pPrChange>
            </w:pPr>
            <w:ins w:id="22766" w:author="Stefanie Lane" w:date="2022-06-23T15:12:00Z">
              <w:del w:id="22767" w:author="Lane, Stefanie" w:date="2023-04-28T12:07:00Z">
                <w:r w:rsidRPr="00EB4CE1" w:rsidDel="00402FFE">
                  <w:rPr>
                    <w:rFonts w:ascii="Calibri" w:eastAsia="Times New Roman" w:hAnsi="Calibri" w:cs="Calibri"/>
                    <w:color w:val="000000"/>
                    <w:rPrChange w:id="22768" w:author="Stefanie Lane" w:date="2022-06-23T15:12:00Z">
                      <w:rPr/>
                    </w:rPrChange>
                  </w:rPr>
                  <w:delText>0.00</w:delText>
                </w:r>
              </w:del>
            </w:ins>
          </w:p>
        </w:tc>
        <w:tc>
          <w:tcPr>
            <w:tcW w:w="1710" w:type="dxa"/>
            <w:tcBorders>
              <w:top w:val="nil"/>
              <w:left w:val="nil"/>
              <w:bottom w:val="single" w:sz="8" w:space="0" w:color="auto"/>
              <w:right w:val="single" w:sz="8" w:space="0" w:color="auto"/>
            </w:tcBorders>
            <w:shd w:val="clear" w:color="auto" w:fill="auto"/>
            <w:noWrap/>
            <w:vAlign w:val="bottom"/>
            <w:hideMark/>
            <w:tcPrChange w:id="22769"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1824106C" w14:textId="77777777" w:rsidR="00EB4CE1" w:rsidRPr="00EB4CE1" w:rsidDel="00402FFE" w:rsidRDefault="00EB4CE1">
            <w:pPr>
              <w:spacing w:after="0" w:line="240" w:lineRule="auto"/>
              <w:jc w:val="center"/>
              <w:rPr>
                <w:ins w:id="22770" w:author="Stefanie Lane" w:date="2022-06-23T15:12:00Z"/>
                <w:del w:id="22771" w:author="Lane, Stefanie" w:date="2023-04-28T12:07:00Z"/>
                <w:rFonts w:ascii="Calibri" w:eastAsia="Times New Roman" w:hAnsi="Calibri" w:cs="Calibri"/>
                <w:color w:val="000000"/>
                <w:rPrChange w:id="22772" w:author="Stefanie Lane" w:date="2022-06-23T15:12:00Z">
                  <w:rPr>
                    <w:ins w:id="22773" w:author="Stefanie Lane" w:date="2022-06-23T15:12:00Z"/>
                    <w:del w:id="22774" w:author="Lane, Stefanie" w:date="2023-04-28T12:07:00Z"/>
                  </w:rPr>
                </w:rPrChange>
              </w:rPr>
              <w:pPrChange w:id="22775" w:author="Stefanie Lane" w:date="2022-06-23T15:12:00Z">
                <w:pPr>
                  <w:jc w:val="center"/>
                </w:pPr>
              </w:pPrChange>
            </w:pPr>
            <w:ins w:id="22776" w:author="Stefanie Lane" w:date="2022-06-23T15:12:00Z">
              <w:del w:id="22777" w:author="Lane, Stefanie" w:date="2023-04-28T12:07:00Z">
                <w:r w:rsidRPr="00EB4CE1" w:rsidDel="00402FFE">
                  <w:rPr>
                    <w:rFonts w:ascii="Calibri" w:eastAsia="Times New Roman" w:hAnsi="Calibri" w:cs="Calibri"/>
                    <w:color w:val="000000"/>
                    <w:rPrChange w:id="22778" w:author="Stefanie Lane" w:date="2022-06-23T15:12:00Z">
                      <w:rPr/>
                    </w:rPrChange>
                  </w:rPr>
                  <w:delText>NA</w:delText>
                </w:r>
              </w:del>
            </w:ins>
          </w:p>
        </w:tc>
      </w:tr>
    </w:tbl>
    <w:p w14:paraId="4A0D75DD" w14:textId="2AD0875E" w:rsidR="00EB4CE1" w:rsidRDefault="00EB4CE1" w:rsidP="00EB4CE1">
      <w:pPr>
        <w:rPr>
          <w:ins w:id="22779" w:author="Stefanie Lane" w:date="2022-06-23T15:11:00Z"/>
        </w:rPr>
      </w:pPr>
      <w:ins w:id="22780" w:author="Stefanie Lane" w:date="2022-06-23T15:12:00Z">
        <w:r>
          <w:fldChar w:fldCharType="end"/>
        </w:r>
      </w:ins>
    </w:p>
    <w:p w14:paraId="55CDFCA7" w14:textId="2D0F68AA" w:rsidR="00EB4CE1" w:rsidRDefault="00EB4CE1" w:rsidP="00EB4CE1">
      <w:pPr>
        <w:rPr>
          <w:ins w:id="22781" w:author="Stefanie Lane" w:date="2022-06-23T15:11:00Z"/>
        </w:rPr>
      </w:pPr>
    </w:p>
    <w:p w14:paraId="432F0C50" w14:textId="0003F6A1" w:rsidR="00EB4CE1" w:rsidRDefault="00EB4CE1" w:rsidP="00EB4CE1">
      <w:pPr>
        <w:rPr>
          <w:ins w:id="22782" w:author="Stefanie Lane" w:date="2022-06-23T15:11:00Z"/>
        </w:rPr>
      </w:pPr>
    </w:p>
    <w:p w14:paraId="33193AE2" w14:textId="587476A3" w:rsidR="00EB4CE1" w:rsidRDefault="00EB4CE1" w:rsidP="00EB4CE1">
      <w:pPr>
        <w:rPr>
          <w:ins w:id="22783" w:author="Stefanie Lane" w:date="2022-06-23T15:11:00Z"/>
        </w:rPr>
      </w:pPr>
    </w:p>
    <w:p w14:paraId="59934B13" w14:textId="494F2F15" w:rsidR="00EB4CE1" w:rsidRPr="006F1D4B" w:rsidDel="00EB4CE1" w:rsidRDefault="00EB4CE1">
      <w:pPr>
        <w:rPr>
          <w:del w:id="22784" w:author="Stefanie Lane" w:date="2022-06-23T15:12:00Z"/>
        </w:rPr>
        <w:pPrChange w:id="22785" w:author="Stefanie Lane" w:date="2022-06-23T15:11:00Z">
          <w:pPr>
            <w:pStyle w:val="Caption"/>
          </w:pPr>
        </w:pPrChange>
      </w:pPr>
    </w:p>
    <w:tbl>
      <w:tblPr>
        <w:tblW w:w="9500" w:type="dxa"/>
        <w:tblLook w:val="04A0" w:firstRow="1" w:lastRow="0" w:firstColumn="1" w:lastColumn="0" w:noHBand="0" w:noVBand="1"/>
      </w:tblPr>
      <w:tblGrid>
        <w:gridCol w:w="1700"/>
        <w:gridCol w:w="3160"/>
        <w:gridCol w:w="960"/>
        <w:gridCol w:w="960"/>
        <w:gridCol w:w="1130"/>
        <w:gridCol w:w="1760"/>
      </w:tblGrid>
      <w:tr w:rsidR="004F6583" w:rsidRPr="004F6583" w:rsidDel="00EB4CE1" w14:paraId="10E85980" w14:textId="60DE3E0A" w:rsidTr="004F6583">
        <w:trPr>
          <w:trHeight w:val="580"/>
          <w:del w:id="22786" w:author="Stefanie Lane" w:date="2022-06-23T15:12:00Z"/>
        </w:trPr>
        <w:tc>
          <w:tcPr>
            <w:tcW w:w="1700" w:type="dxa"/>
            <w:tcBorders>
              <w:top w:val="single" w:sz="4" w:space="0" w:color="auto"/>
              <w:left w:val="nil"/>
              <w:bottom w:val="single" w:sz="4" w:space="0" w:color="auto"/>
              <w:right w:val="nil"/>
            </w:tcBorders>
            <w:shd w:val="clear" w:color="auto" w:fill="auto"/>
            <w:vAlign w:val="center"/>
            <w:hideMark/>
          </w:tcPr>
          <w:p w14:paraId="5BE925FE" w14:textId="7DCE05CD" w:rsidR="004F6583" w:rsidRPr="004F6583" w:rsidDel="00EB4CE1" w:rsidRDefault="004F6583" w:rsidP="004F6583">
            <w:pPr>
              <w:spacing w:after="0" w:line="240" w:lineRule="auto"/>
              <w:jc w:val="center"/>
              <w:rPr>
                <w:del w:id="22787" w:author="Stefanie Lane" w:date="2022-06-23T15:12:00Z"/>
                <w:rFonts w:ascii="Calibri" w:eastAsia="Times New Roman" w:hAnsi="Calibri" w:cs="Calibri"/>
                <w:b/>
                <w:bCs/>
                <w:color w:val="000000"/>
              </w:rPr>
            </w:pPr>
            <w:del w:id="22788" w:author="Stefanie Lane" w:date="2022-06-23T15:12:00Z">
              <w:r w:rsidRPr="004F6583" w:rsidDel="00EB4CE1">
                <w:rPr>
                  <w:rFonts w:ascii="Calibri" w:eastAsia="Times New Roman" w:hAnsi="Calibri" w:cs="Calibri"/>
                  <w:b/>
                  <w:bCs/>
                  <w:color w:val="000000"/>
                </w:rPr>
                <w:delText>Assemblage</w:delText>
              </w:r>
            </w:del>
          </w:p>
        </w:tc>
        <w:tc>
          <w:tcPr>
            <w:tcW w:w="3160" w:type="dxa"/>
            <w:tcBorders>
              <w:top w:val="single" w:sz="4" w:space="0" w:color="auto"/>
              <w:left w:val="nil"/>
              <w:bottom w:val="single" w:sz="4" w:space="0" w:color="auto"/>
              <w:right w:val="nil"/>
            </w:tcBorders>
            <w:shd w:val="clear" w:color="auto" w:fill="auto"/>
            <w:vAlign w:val="center"/>
            <w:hideMark/>
          </w:tcPr>
          <w:p w14:paraId="1A635D24" w14:textId="63C18D1F" w:rsidR="004F6583" w:rsidRPr="004F6583" w:rsidDel="00EB4CE1" w:rsidRDefault="004F6583" w:rsidP="004F6583">
            <w:pPr>
              <w:spacing w:after="0" w:line="240" w:lineRule="auto"/>
              <w:jc w:val="center"/>
              <w:rPr>
                <w:del w:id="22789" w:author="Stefanie Lane" w:date="2022-06-23T15:12:00Z"/>
                <w:rFonts w:ascii="Calibri" w:eastAsia="Times New Roman" w:hAnsi="Calibri" w:cs="Calibri"/>
                <w:b/>
                <w:bCs/>
                <w:color w:val="000000"/>
              </w:rPr>
            </w:pPr>
            <w:del w:id="22790" w:author="Stefanie Lane" w:date="2022-06-23T15:12:00Z">
              <w:r w:rsidRPr="004F6583" w:rsidDel="00EB4CE1">
                <w:rPr>
                  <w:rFonts w:ascii="Calibri" w:eastAsia="Times New Roman" w:hAnsi="Calibri" w:cs="Calibri"/>
                  <w:b/>
                  <w:bCs/>
                  <w:color w:val="000000"/>
                </w:rPr>
                <w:delText>Species</w:delText>
              </w:r>
            </w:del>
          </w:p>
        </w:tc>
        <w:tc>
          <w:tcPr>
            <w:tcW w:w="960" w:type="dxa"/>
            <w:tcBorders>
              <w:top w:val="single" w:sz="4" w:space="0" w:color="auto"/>
              <w:left w:val="nil"/>
              <w:bottom w:val="single" w:sz="4" w:space="0" w:color="auto"/>
              <w:right w:val="nil"/>
            </w:tcBorders>
            <w:shd w:val="clear" w:color="auto" w:fill="auto"/>
            <w:vAlign w:val="center"/>
            <w:hideMark/>
          </w:tcPr>
          <w:p w14:paraId="70F8ECB7" w14:textId="134FBDA6" w:rsidR="004F6583" w:rsidRPr="004F6583" w:rsidDel="00EB4CE1" w:rsidRDefault="004F6583" w:rsidP="004F6583">
            <w:pPr>
              <w:spacing w:after="0" w:line="240" w:lineRule="auto"/>
              <w:jc w:val="center"/>
              <w:rPr>
                <w:del w:id="22791" w:author="Stefanie Lane" w:date="2022-06-23T15:12:00Z"/>
                <w:rFonts w:ascii="Calibri" w:eastAsia="Times New Roman" w:hAnsi="Calibri" w:cs="Calibri"/>
                <w:b/>
                <w:bCs/>
                <w:color w:val="000000"/>
              </w:rPr>
            </w:pPr>
            <w:del w:id="22792" w:author="Stefanie Lane" w:date="2022-06-23T15:12:00Z">
              <w:r w:rsidRPr="004F6583" w:rsidDel="00EB4CE1">
                <w:rPr>
                  <w:rFonts w:ascii="Calibri" w:eastAsia="Times New Roman" w:hAnsi="Calibri" w:cs="Calibri"/>
                  <w:b/>
                  <w:bCs/>
                  <w:color w:val="000000"/>
                </w:rPr>
                <w:delText>1979</w:delText>
              </w:r>
            </w:del>
          </w:p>
        </w:tc>
        <w:tc>
          <w:tcPr>
            <w:tcW w:w="960" w:type="dxa"/>
            <w:tcBorders>
              <w:top w:val="single" w:sz="4" w:space="0" w:color="auto"/>
              <w:left w:val="nil"/>
              <w:bottom w:val="single" w:sz="4" w:space="0" w:color="auto"/>
              <w:right w:val="nil"/>
            </w:tcBorders>
            <w:shd w:val="clear" w:color="auto" w:fill="auto"/>
            <w:vAlign w:val="center"/>
            <w:hideMark/>
          </w:tcPr>
          <w:p w14:paraId="189E22FE" w14:textId="752B458B" w:rsidR="004F6583" w:rsidRPr="004F6583" w:rsidDel="00EB4CE1" w:rsidRDefault="004F6583" w:rsidP="004F6583">
            <w:pPr>
              <w:spacing w:after="0" w:line="240" w:lineRule="auto"/>
              <w:jc w:val="center"/>
              <w:rPr>
                <w:del w:id="22793" w:author="Stefanie Lane" w:date="2022-06-23T15:12:00Z"/>
                <w:rFonts w:ascii="Calibri" w:eastAsia="Times New Roman" w:hAnsi="Calibri" w:cs="Calibri"/>
                <w:b/>
                <w:bCs/>
                <w:color w:val="000000"/>
              </w:rPr>
            </w:pPr>
            <w:del w:id="22794" w:author="Stefanie Lane" w:date="2022-06-23T15:12:00Z">
              <w:r w:rsidRPr="004F6583" w:rsidDel="00EB4CE1">
                <w:rPr>
                  <w:rFonts w:ascii="Calibri" w:eastAsia="Times New Roman" w:hAnsi="Calibri" w:cs="Calibri"/>
                  <w:b/>
                  <w:bCs/>
                  <w:color w:val="000000"/>
                </w:rPr>
                <w:delText>1999</w:delText>
              </w:r>
            </w:del>
          </w:p>
        </w:tc>
        <w:tc>
          <w:tcPr>
            <w:tcW w:w="960" w:type="dxa"/>
            <w:tcBorders>
              <w:top w:val="single" w:sz="4" w:space="0" w:color="auto"/>
              <w:left w:val="nil"/>
              <w:bottom w:val="single" w:sz="4" w:space="0" w:color="auto"/>
              <w:right w:val="nil"/>
            </w:tcBorders>
            <w:shd w:val="clear" w:color="auto" w:fill="auto"/>
            <w:vAlign w:val="center"/>
            <w:hideMark/>
          </w:tcPr>
          <w:p w14:paraId="05B11D27" w14:textId="1817E733" w:rsidR="004F6583" w:rsidRPr="004F6583" w:rsidDel="00EB4CE1" w:rsidRDefault="004F6583" w:rsidP="004F6583">
            <w:pPr>
              <w:spacing w:after="0" w:line="240" w:lineRule="auto"/>
              <w:jc w:val="center"/>
              <w:rPr>
                <w:del w:id="22795" w:author="Stefanie Lane" w:date="2022-06-23T15:12:00Z"/>
                <w:rFonts w:ascii="Calibri" w:eastAsia="Times New Roman" w:hAnsi="Calibri" w:cs="Calibri"/>
                <w:b/>
                <w:bCs/>
                <w:color w:val="000000"/>
              </w:rPr>
            </w:pPr>
            <w:del w:id="22796" w:author="Stefanie Lane" w:date="2022-06-23T15:12:00Z">
              <w:r w:rsidRPr="004F6583" w:rsidDel="00EB4CE1">
                <w:rPr>
                  <w:rFonts w:ascii="Calibri" w:eastAsia="Times New Roman" w:hAnsi="Calibri" w:cs="Calibri"/>
                  <w:b/>
                  <w:bCs/>
                  <w:color w:val="000000"/>
                </w:rPr>
                <w:delText>2019</w:delText>
              </w:r>
            </w:del>
          </w:p>
        </w:tc>
        <w:tc>
          <w:tcPr>
            <w:tcW w:w="1760" w:type="dxa"/>
            <w:tcBorders>
              <w:top w:val="single" w:sz="4" w:space="0" w:color="auto"/>
              <w:left w:val="nil"/>
              <w:bottom w:val="single" w:sz="4" w:space="0" w:color="auto"/>
              <w:right w:val="nil"/>
            </w:tcBorders>
            <w:shd w:val="clear" w:color="auto" w:fill="auto"/>
            <w:vAlign w:val="center"/>
            <w:hideMark/>
          </w:tcPr>
          <w:p w14:paraId="76B82174" w14:textId="623D3319" w:rsidR="004F6583" w:rsidRPr="004F6583" w:rsidDel="00EB4CE1" w:rsidRDefault="004F6583" w:rsidP="004F6583">
            <w:pPr>
              <w:spacing w:after="0" w:line="240" w:lineRule="auto"/>
              <w:jc w:val="center"/>
              <w:rPr>
                <w:del w:id="22797" w:author="Stefanie Lane" w:date="2022-06-23T15:12:00Z"/>
                <w:rFonts w:ascii="Calibri" w:eastAsia="Times New Roman" w:hAnsi="Calibri" w:cs="Calibri"/>
                <w:b/>
                <w:bCs/>
                <w:color w:val="000000"/>
              </w:rPr>
            </w:pPr>
            <w:del w:id="22798" w:author="Stefanie Lane" w:date="2022-06-23T15:12:00Z">
              <w:r w:rsidRPr="004F6583" w:rsidDel="00EB4CE1">
                <w:rPr>
                  <w:rFonts w:ascii="Calibri" w:eastAsia="Times New Roman" w:hAnsi="Calibri" w:cs="Calibri"/>
                  <w:b/>
                  <w:bCs/>
                  <w:color w:val="000000"/>
                </w:rPr>
                <w:delText>Percent Change 1979-2019</w:delText>
              </w:r>
            </w:del>
          </w:p>
        </w:tc>
      </w:tr>
      <w:tr w:rsidR="004F6583" w:rsidRPr="004F6583" w:rsidDel="00EB4CE1" w14:paraId="560687FB" w14:textId="7F38CB54" w:rsidTr="004F6583">
        <w:trPr>
          <w:trHeight w:val="290"/>
          <w:del w:id="22799" w:author="Stefanie Lane" w:date="2022-06-23T15:12:00Z"/>
        </w:trPr>
        <w:tc>
          <w:tcPr>
            <w:tcW w:w="1700" w:type="dxa"/>
            <w:vMerge w:val="restart"/>
            <w:tcBorders>
              <w:top w:val="nil"/>
              <w:left w:val="nil"/>
              <w:bottom w:val="single" w:sz="4" w:space="0" w:color="000000"/>
              <w:right w:val="nil"/>
            </w:tcBorders>
            <w:shd w:val="clear" w:color="auto" w:fill="auto"/>
            <w:noWrap/>
            <w:vAlign w:val="center"/>
            <w:hideMark/>
          </w:tcPr>
          <w:p w14:paraId="3CBE4ECE" w14:textId="48FEFE6B" w:rsidR="004F6583" w:rsidRPr="004F6583" w:rsidDel="00EB4CE1" w:rsidRDefault="004F6583" w:rsidP="004F6583">
            <w:pPr>
              <w:spacing w:after="0" w:line="240" w:lineRule="auto"/>
              <w:jc w:val="center"/>
              <w:rPr>
                <w:del w:id="22800" w:author="Stefanie Lane" w:date="2022-06-23T15:12:00Z"/>
                <w:rFonts w:ascii="Calibri" w:eastAsia="Times New Roman" w:hAnsi="Calibri" w:cs="Calibri"/>
                <w:color w:val="000000"/>
              </w:rPr>
            </w:pPr>
            <w:del w:id="22801" w:author="Stefanie Lane" w:date="2022-06-23T15:12:00Z">
              <w:r w:rsidRPr="004F6583" w:rsidDel="00EB4CE1">
                <w:rPr>
                  <w:rFonts w:ascii="Calibri" w:eastAsia="Times New Roman" w:hAnsi="Calibri" w:cs="Calibri"/>
                  <w:color w:val="000000"/>
                </w:rPr>
                <w:delText>Bogbean</w:delText>
              </w:r>
            </w:del>
          </w:p>
        </w:tc>
        <w:tc>
          <w:tcPr>
            <w:tcW w:w="3160" w:type="dxa"/>
            <w:tcBorders>
              <w:top w:val="nil"/>
              <w:left w:val="nil"/>
              <w:bottom w:val="nil"/>
              <w:right w:val="nil"/>
            </w:tcBorders>
            <w:shd w:val="clear" w:color="auto" w:fill="auto"/>
            <w:noWrap/>
            <w:vAlign w:val="bottom"/>
            <w:hideMark/>
          </w:tcPr>
          <w:p w14:paraId="6BE1FD5D" w14:textId="79732137" w:rsidR="004F6583" w:rsidRPr="004F6583" w:rsidDel="00EB4CE1" w:rsidRDefault="004F6583" w:rsidP="004F6583">
            <w:pPr>
              <w:spacing w:after="0" w:line="240" w:lineRule="auto"/>
              <w:rPr>
                <w:del w:id="22802" w:author="Stefanie Lane" w:date="2022-06-23T15:12:00Z"/>
                <w:rFonts w:ascii="Arial" w:eastAsia="Times New Roman" w:hAnsi="Arial" w:cs="Arial"/>
                <w:i/>
                <w:iCs/>
                <w:sz w:val="20"/>
                <w:szCs w:val="20"/>
              </w:rPr>
            </w:pPr>
            <w:del w:id="22803" w:author="Stefanie Lane" w:date="2022-06-23T15:12:00Z">
              <w:r w:rsidRPr="004F6583" w:rsidDel="00EB4CE1">
                <w:rPr>
                  <w:rFonts w:ascii="Arial" w:eastAsia="Times New Roman" w:hAnsi="Arial" w:cs="Arial"/>
                  <w:i/>
                  <w:iCs/>
                  <w:sz w:val="20"/>
                  <w:szCs w:val="20"/>
                </w:rPr>
                <w:delText>Alisma plantago aquatica</w:delText>
              </w:r>
            </w:del>
          </w:p>
        </w:tc>
        <w:tc>
          <w:tcPr>
            <w:tcW w:w="960" w:type="dxa"/>
            <w:tcBorders>
              <w:top w:val="nil"/>
              <w:left w:val="nil"/>
              <w:bottom w:val="nil"/>
              <w:right w:val="nil"/>
            </w:tcBorders>
            <w:shd w:val="clear" w:color="auto" w:fill="auto"/>
            <w:noWrap/>
            <w:vAlign w:val="bottom"/>
            <w:hideMark/>
          </w:tcPr>
          <w:p w14:paraId="57C1D265" w14:textId="50CE2CB9" w:rsidR="004F6583" w:rsidRPr="004F6583" w:rsidDel="00EB4CE1" w:rsidRDefault="004F6583" w:rsidP="004F6583">
            <w:pPr>
              <w:spacing w:after="0" w:line="240" w:lineRule="auto"/>
              <w:jc w:val="center"/>
              <w:rPr>
                <w:del w:id="22804" w:author="Stefanie Lane" w:date="2022-06-23T15:12:00Z"/>
                <w:rFonts w:ascii="Calibri" w:eastAsia="Times New Roman" w:hAnsi="Calibri" w:cs="Calibri"/>
                <w:color w:val="000000"/>
              </w:rPr>
            </w:pPr>
            <w:del w:id="22805" w:author="Stefanie Lane" w:date="2022-06-23T15:12:00Z">
              <w:r w:rsidRPr="004F6583" w:rsidDel="00EB4CE1">
                <w:rPr>
                  <w:rFonts w:ascii="Calibri" w:eastAsia="Times New Roman" w:hAnsi="Calibri" w:cs="Calibri"/>
                  <w:color w:val="000000"/>
                </w:rPr>
                <w:delText>0.16</w:delText>
              </w:r>
            </w:del>
          </w:p>
        </w:tc>
        <w:tc>
          <w:tcPr>
            <w:tcW w:w="960" w:type="dxa"/>
            <w:tcBorders>
              <w:top w:val="nil"/>
              <w:left w:val="nil"/>
              <w:bottom w:val="nil"/>
              <w:right w:val="nil"/>
            </w:tcBorders>
            <w:shd w:val="clear" w:color="auto" w:fill="auto"/>
            <w:noWrap/>
            <w:vAlign w:val="bottom"/>
            <w:hideMark/>
          </w:tcPr>
          <w:p w14:paraId="41B13F0A" w14:textId="109684DC" w:rsidR="004F6583" w:rsidRPr="004F6583" w:rsidDel="00EB4CE1" w:rsidRDefault="004F6583" w:rsidP="004F6583">
            <w:pPr>
              <w:spacing w:after="0" w:line="240" w:lineRule="auto"/>
              <w:jc w:val="center"/>
              <w:rPr>
                <w:del w:id="22806" w:author="Stefanie Lane" w:date="2022-06-23T15:12:00Z"/>
                <w:rFonts w:ascii="Calibri" w:eastAsia="Times New Roman" w:hAnsi="Calibri" w:cs="Calibri"/>
                <w:color w:val="000000"/>
              </w:rPr>
            </w:pPr>
            <w:del w:id="22807" w:author="Stefanie Lane" w:date="2022-06-23T15:12:00Z">
              <w:r w:rsidRPr="004F6583" w:rsidDel="00EB4CE1">
                <w:rPr>
                  <w:rFonts w:ascii="Calibri" w:eastAsia="Times New Roman" w:hAnsi="Calibri" w:cs="Calibri"/>
                  <w:color w:val="000000"/>
                </w:rPr>
                <w:delText>0.11</w:delText>
              </w:r>
            </w:del>
          </w:p>
        </w:tc>
        <w:tc>
          <w:tcPr>
            <w:tcW w:w="960" w:type="dxa"/>
            <w:tcBorders>
              <w:top w:val="nil"/>
              <w:left w:val="nil"/>
              <w:bottom w:val="nil"/>
              <w:right w:val="nil"/>
            </w:tcBorders>
            <w:shd w:val="clear" w:color="auto" w:fill="auto"/>
            <w:noWrap/>
            <w:vAlign w:val="bottom"/>
            <w:hideMark/>
          </w:tcPr>
          <w:p w14:paraId="47CC2E03" w14:textId="7973A29E" w:rsidR="004F6583" w:rsidRPr="004F6583" w:rsidDel="00EB4CE1" w:rsidRDefault="004F6583" w:rsidP="004F6583">
            <w:pPr>
              <w:spacing w:after="0" w:line="240" w:lineRule="auto"/>
              <w:jc w:val="center"/>
              <w:rPr>
                <w:del w:id="22808" w:author="Stefanie Lane" w:date="2022-06-23T15:12:00Z"/>
                <w:rFonts w:ascii="Calibri" w:eastAsia="Times New Roman" w:hAnsi="Calibri" w:cs="Calibri"/>
                <w:color w:val="000000"/>
              </w:rPr>
            </w:pPr>
            <w:del w:id="22809"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7F0DF896" w14:textId="6432782A" w:rsidR="004F6583" w:rsidRPr="004F6583" w:rsidDel="00EB4CE1" w:rsidRDefault="004F6583" w:rsidP="004F6583">
            <w:pPr>
              <w:spacing w:after="0" w:line="240" w:lineRule="auto"/>
              <w:jc w:val="center"/>
              <w:rPr>
                <w:del w:id="22810" w:author="Stefanie Lane" w:date="2022-06-23T15:12:00Z"/>
                <w:rFonts w:ascii="Calibri" w:eastAsia="Times New Roman" w:hAnsi="Calibri" w:cs="Calibri"/>
                <w:color w:val="000000"/>
              </w:rPr>
            </w:pPr>
            <w:del w:id="2281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CFD8C01" w14:textId="29ED369B" w:rsidTr="004F6583">
        <w:trPr>
          <w:trHeight w:val="290"/>
          <w:del w:id="22812" w:author="Stefanie Lane" w:date="2022-06-23T15:12:00Z"/>
        </w:trPr>
        <w:tc>
          <w:tcPr>
            <w:tcW w:w="1700" w:type="dxa"/>
            <w:vMerge/>
            <w:tcBorders>
              <w:top w:val="nil"/>
              <w:left w:val="nil"/>
              <w:bottom w:val="single" w:sz="4" w:space="0" w:color="000000"/>
              <w:right w:val="nil"/>
            </w:tcBorders>
            <w:vAlign w:val="center"/>
            <w:hideMark/>
          </w:tcPr>
          <w:p w14:paraId="539B7AD4" w14:textId="40DD612F" w:rsidR="004F6583" w:rsidRPr="004F6583" w:rsidDel="00EB4CE1" w:rsidRDefault="004F6583" w:rsidP="004F6583">
            <w:pPr>
              <w:spacing w:after="0" w:line="240" w:lineRule="auto"/>
              <w:rPr>
                <w:del w:id="2281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EC3FE45" w14:textId="07E611BC" w:rsidR="004F6583" w:rsidRPr="004F6583" w:rsidDel="00EB4CE1" w:rsidRDefault="004F6583" w:rsidP="004F6583">
            <w:pPr>
              <w:spacing w:after="0" w:line="240" w:lineRule="auto"/>
              <w:rPr>
                <w:del w:id="22814" w:author="Stefanie Lane" w:date="2022-06-23T15:12:00Z"/>
                <w:rFonts w:ascii="Arial" w:eastAsia="Times New Roman" w:hAnsi="Arial" w:cs="Arial"/>
                <w:i/>
                <w:iCs/>
                <w:sz w:val="20"/>
                <w:szCs w:val="20"/>
              </w:rPr>
            </w:pPr>
            <w:del w:id="22815" w:author="Stefanie Lane" w:date="2022-06-23T15:12:00Z">
              <w:r w:rsidRPr="004F6583" w:rsidDel="00EB4CE1">
                <w:rPr>
                  <w:rFonts w:ascii="Arial" w:eastAsia="Times New Roman" w:hAnsi="Arial" w:cs="Arial"/>
                  <w:i/>
                  <w:iCs/>
                  <w:sz w:val="20"/>
                  <w:szCs w:val="20"/>
                </w:rPr>
                <w:delText>Alopecurus geniculatus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FFE5C16" w14:textId="44BB9738" w:rsidR="004F6583" w:rsidRPr="004F6583" w:rsidDel="00EB4CE1" w:rsidRDefault="004F6583" w:rsidP="004F6583">
            <w:pPr>
              <w:spacing w:after="0" w:line="240" w:lineRule="auto"/>
              <w:jc w:val="center"/>
              <w:rPr>
                <w:del w:id="22816" w:author="Stefanie Lane" w:date="2022-06-23T15:12:00Z"/>
                <w:rFonts w:ascii="Calibri" w:eastAsia="Times New Roman" w:hAnsi="Calibri" w:cs="Calibri"/>
                <w:color w:val="000000"/>
              </w:rPr>
            </w:pPr>
            <w:del w:id="22817" w:author="Stefanie Lane" w:date="2022-06-23T15:12:00Z">
              <w:r w:rsidRPr="004F6583" w:rsidDel="00EB4CE1">
                <w:rPr>
                  <w:rFonts w:ascii="Calibri" w:eastAsia="Times New Roman" w:hAnsi="Calibri" w:cs="Calibri"/>
                  <w:color w:val="000000"/>
                </w:rPr>
                <w:delText>0.05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C1F6241" w14:textId="6BA5095F" w:rsidR="004F6583" w:rsidRPr="004F6583" w:rsidDel="00EB4CE1" w:rsidRDefault="004F6583" w:rsidP="004F6583">
            <w:pPr>
              <w:spacing w:after="0" w:line="240" w:lineRule="auto"/>
              <w:jc w:val="center"/>
              <w:rPr>
                <w:del w:id="22818" w:author="Stefanie Lane" w:date="2022-06-23T15:12:00Z"/>
                <w:rFonts w:ascii="Calibri" w:eastAsia="Times New Roman" w:hAnsi="Calibri" w:cs="Calibri"/>
                <w:color w:val="000000"/>
              </w:rPr>
            </w:pPr>
            <w:del w:id="2281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B091C2C" w14:textId="35656D09" w:rsidR="004F6583" w:rsidRPr="004F6583" w:rsidDel="00EB4CE1" w:rsidRDefault="004F6583" w:rsidP="004F6583">
            <w:pPr>
              <w:spacing w:after="0" w:line="240" w:lineRule="auto"/>
              <w:jc w:val="center"/>
              <w:rPr>
                <w:del w:id="22820" w:author="Stefanie Lane" w:date="2022-06-23T15:12:00Z"/>
                <w:rFonts w:ascii="Calibri" w:eastAsia="Times New Roman" w:hAnsi="Calibri" w:cs="Calibri"/>
                <w:color w:val="000000"/>
              </w:rPr>
            </w:pPr>
            <w:del w:id="2282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378AA58B" w14:textId="0F14BEED" w:rsidR="004F6583" w:rsidRPr="004F6583" w:rsidDel="00EB4CE1" w:rsidRDefault="004F6583" w:rsidP="004F6583">
            <w:pPr>
              <w:spacing w:after="0" w:line="240" w:lineRule="auto"/>
              <w:jc w:val="center"/>
              <w:rPr>
                <w:del w:id="22822" w:author="Stefanie Lane" w:date="2022-06-23T15:12:00Z"/>
                <w:rFonts w:ascii="Calibri" w:eastAsia="Times New Roman" w:hAnsi="Calibri" w:cs="Calibri"/>
                <w:color w:val="000000"/>
              </w:rPr>
            </w:pPr>
            <w:del w:id="2282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A1D834E" w14:textId="6CC19965" w:rsidTr="004F6583">
        <w:trPr>
          <w:trHeight w:val="290"/>
          <w:del w:id="22824" w:author="Stefanie Lane" w:date="2022-06-23T15:12:00Z"/>
        </w:trPr>
        <w:tc>
          <w:tcPr>
            <w:tcW w:w="1700" w:type="dxa"/>
            <w:vMerge/>
            <w:tcBorders>
              <w:top w:val="nil"/>
              <w:left w:val="nil"/>
              <w:bottom w:val="single" w:sz="4" w:space="0" w:color="000000"/>
              <w:right w:val="nil"/>
            </w:tcBorders>
            <w:vAlign w:val="center"/>
            <w:hideMark/>
          </w:tcPr>
          <w:p w14:paraId="05F0D949" w14:textId="0C54AE1B" w:rsidR="004F6583" w:rsidRPr="004F6583" w:rsidDel="00EB4CE1" w:rsidRDefault="004F6583" w:rsidP="004F6583">
            <w:pPr>
              <w:spacing w:after="0" w:line="240" w:lineRule="auto"/>
              <w:rPr>
                <w:del w:id="2282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CC6D9C" w14:textId="27A7F476" w:rsidR="004F6583" w:rsidRPr="004F6583" w:rsidDel="00EB4CE1" w:rsidRDefault="004F6583" w:rsidP="004F6583">
            <w:pPr>
              <w:spacing w:after="0" w:line="240" w:lineRule="auto"/>
              <w:rPr>
                <w:del w:id="22826" w:author="Stefanie Lane" w:date="2022-06-23T15:12:00Z"/>
                <w:rFonts w:ascii="Arial" w:eastAsia="Times New Roman" w:hAnsi="Arial" w:cs="Arial"/>
                <w:i/>
                <w:iCs/>
                <w:sz w:val="20"/>
                <w:szCs w:val="20"/>
              </w:rPr>
            </w:pPr>
            <w:del w:id="22827" w:author="Stefanie Lane" w:date="2022-06-23T15:12:00Z">
              <w:r w:rsidRPr="004F6583" w:rsidDel="00EB4CE1">
                <w:rPr>
                  <w:rFonts w:ascii="Arial" w:eastAsia="Times New Roman" w:hAnsi="Arial" w:cs="Arial"/>
                  <w:i/>
                  <w:iCs/>
                  <w:sz w:val="20"/>
                  <w:szCs w:val="20"/>
                </w:rPr>
                <w:delText>Deschampsia caespitosa</w:delText>
              </w:r>
            </w:del>
          </w:p>
        </w:tc>
        <w:tc>
          <w:tcPr>
            <w:tcW w:w="960" w:type="dxa"/>
            <w:tcBorders>
              <w:top w:val="nil"/>
              <w:left w:val="nil"/>
              <w:bottom w:val="nil"/>
              <w:right w:val="nil"/>
            </w:tcBorders>
            <w:shd w:val="clear" w:color="auto" w:fill="auto"/>
            <w:noWrap/>
            <w:vAlign w:val="bottom"/>
            <w:hideMark/>
          </w:tcPr>
          <w:p w14:paraId="5495B3F7" w14:textId="715A249C" w:rsidR="004F6583" w:rsidRPr="004F6583" w:rsidDel="00EB4CE1" w:rsidRDefault="004F6583" w:rsidP="004F6583">
            <w:pPr>
              <w:spacing w:after="0" w:line="240" w:lineRule="auto"/>
              <w:jc w:val="center"/>
              <w:rPr>
                <w:del w:id="22828" w:author="Stefanie Lane" w:date="2022-06-23T15:12:00Z"/>
                <w:rFonts w:ascii="Calibri" w:eastAsia="Times New Roman" w:hAnsi="Calibri" w:cs="Calibri"/>
                <w:color w:val="000000"/>
              </w:rPr>
            </w:pPr>
            <w:del w:id="22829"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0E25F0B6" w14:textId="2A3B7B65" w:rsidR="004F6583" w:rsidRPr="004F6583" w:rsidDel="00EB4CE1" w:rsidRDefault="004F6583" w:rsidP="004F6583">
            <w:pPr>
              <w:spacing w:after="0" w:line="240" w:lineRule="auto"/>
              <w:jc w:val="center"/>
              <w:rPr>
                <w:del w:id="22830" w:author="Stefanie Lane" w:date="2022-06-23T15:12:00Z"/>
                <w:rFonts w:ascii="Calibri" w:eastAsia="Times New Roman" w:hAnsi="Calibri" w:cs="Calibri"/>
                <w:color w:val="000000"/>
              </w:rPr>
            </w:pPr>
            <w:del w:id="22831" w:author="Stefanie Lane" w:date="2022-06-23T15:12:00Z">
              <w:r w:rsidRPr="004F6583" w:rsidDel="00EB4CE1">
                <w:rPr>
                  <w:rFonts w:ascii="Calibri" w:eastAsia="Times New Roman" w:hAnsi="Calibri" w:cs="Calibri"/>
                  <w:color w:val="000000"/>
                </w:rPr>
                <w:delText>0.22</w:delText>
              </w:r>
            </w:del>
          </w:p>
        </w:tc>
        <w:tc>
          <w:tcPr>
            <w:tcW w:w="960" w:type="dxa"/>
            <w:tcBorders>
              <w:top w:val="nil"/>
              <w:left w:val="nil"/>
              <w:bottom w:val="nil"/>
              <w:right w:val="nil"/>
            </w:tcBorders>
            <w:shd w:val="clear" w:color="auto" w:fill="auto"/>
            <w:noWrap/>
            <w:vAlign w:val="bottom"/>
            <w:hideMark/>
          </w:tcPr>
          <w:p w14:paraId="609031C2" w14:textId="46F99BF2" w:rsidR="004F6583" w:rsidRPr="004F6583" w:rsidDel="00EB4CE1" w:rsidRDefault="004F6583" w:rsidP="004F6583">
            <w:pPr>
              <w:spacing w:after="0" w:line="240" w:lineRule="auto"/>
              <w:jc w:val="center"/>
              <w:rPr>
                <w:del w:id="22832" w:author="Stefanie Lane" w:date="2022-06-23T15:12:00Z"/>
                <w:rFonts w:ascii="Calibri" w:eastAsia="Times New Roman" w:hAnsi="Calibri" w:cs="Calibri"/>
                <w:color w:val="000000"/>
              </w:rPr>
            </w:pPr>
            <w:del w:id="2283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16D1CFCC" w14:textId="70E06CFA" w:rsidR="004F6583" w:rsidRPr="004F6583" w:rsidDel="00EB4CE1" w:rsidRDefault="004F6583" w:rsidP="004F6583">
            <w:pPr>
              <w:spacing w:after="0" w:line="240" w:lineRule="auto"/>
              <w:jc w:val="center"/>
              <w:rPr>
                <w:del w:id="22834" w:author="Stefanie Lane" w:date="2022-06-23T15:12:00Z"/>
                <w:rFonts w:ascii="Calibri" w:eastAsia="Times New Roman" w:hAnsi="Calibri" w:cs="Calibri"/>
                <w:color w:val="000000"/>
              </w:rPr>
            </w:pPr>
            <w:del w:id="2283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552F3B8" w14:textId="1289B6BE" w:rsidTr="004F6583">
        <w:trPr>
          <w:trHeight w:val="290"/>
          <w:del w:id="22836" w:author="Stefanie Lane" w:date="2022-06-23T15:12:00Z"/>
        </w:trPr>
        <w:tc>
          <w:tcPr>
            <w:tcW w:w="1700" w:type="dxa"/>
            <w:vMerge/>
            <w:tcBorders>
              <w:top w:val="nil"/>
              <w:left w:val="nil"/>
              <w:bottom w:val="single" w:sz="4" w:space="0" w:color="000000"/>
              <w:right w:val="nil"/>
            </w:tcBorders>
            <w:vAlign w:val="center"/>
            <w:hideMark/>
          </w:tcPr>
          <w:p w14:paraId="2942F1AC" w14:textId="5A26AB28" w:rsidR="004F6583" w:rsidRPr="004F6583" w:rsidDel="00EB4CE1" w:rsidRDefault="004F6583" w:rsidP="004F6583">
            <w:pPr>
              <w:spacing w:after="0" w:line="240" w:lineRule="auto"/>
              <w:rPr>
                <w:del w:id="2283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83E1F04" w14:textId="1880F3ED" w:rsidR="004F6583" w:rsidRPr="004F6583" w:rsidDel="00EB4CE1" w:rsidRDefault="004F6583" w:rsidP="004F6583">
            <w:pPr>
              <w:spacing w:after="0" w:line="240" w:lineRule="auto"/>
              <w:rPr>
                <w:del w:id="22838" w:author="Stefanie Lane" w:date="2022-06-23T15:12:00Z"/>
                <w:rFonts w:ascii="Arial" w:eastAsia="Times New Roman" w:hAnsi="Arial" w:cs="Arial"/>
                <w:i/>
                <w:iCs/>
                <w:sz w:val="20"/>
                <w:szCs w:val="20"/>
              </w:rPr>
            </w:pPr>
            <w:del w:id="22839" w:author="Stefanie Lane" w:date="2022-06-23T15:12:00Z">
              <w:r w:rsidRPr="004F6583" w:rsidDel="00EB4CE1">
                <w:rPr>
                  <w:rFonts w:ascii="Arial" w:eastAsia="Times New Roman" w:hAnsi="Arial" w:cs="Arial"/>
                  <w:i/>
                  <w:iCs/>
                  <w:sz w:val="20"/>
                  <w:szCs w:val="20"/>
                </w:rPr>
                <w:delText>Equisetum fluviatile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2389386" w14:textId="261A8F22" w:rsidR="004F6583" w:rsidRPr="004F6583" w:rsidDel="00EB4CE1" w:rsidRDefault="004F6583" w:rsidP="004F6583">
            <w:pPr>
              <w:spacing w:after="0" w:line="240" w:lineRule="auto"/>
              <w:jc w:val="center"/>
              <w:rPr>
                <w:del w:id="22840" w:author="Stefanie Lane" w:date="2022-06-23T15:12:00Z"/>
                <w:rFonts w:ascii="Calibri" w:eastAsia="Times New Roman" w:hAnsi="Calibri" w:cs="Calibri"/>
                <w:color w:val="000000"/>
              </w:rPr>
            </w:pPr>
            <w:del w:id="22841" w:author="Stefanie Lane" w:date="2022-06-23T15:12:00Z">
              <w:r w:rsidRPr="004F6583" w:rsidDel="00EB4CE1">
                <w:rPr>
                  <w:rFonts w:ascii="Calibri" w:eastAsia="Times New Roman" w:hAnsi="Calibri" w:cs="Calibri"/>
                  <w:color w:val="000000"/>
                </w:rPr>
                <w:delText>1.37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F8068EC" w14:textId="63F1E27E" w:rsidR="004F6583" w:rsidRPr="004F6583" w:rsidDel="00EB4CE1" w:rsidRDefault="004F6583" w:rsidP="004F6583">
            <w:pPr>
              <w:spacing w:after="0" w:line="240" w:lineRule="auto"/>
              <w:jc w:val="center"/>
              <w:rPr>
                <w:del w:id="22842" w:author="Stefanie Lane" w:date="2022-06-23T15:12:00Z"/>
                <w:rFonts w:ascii="Calibri" w:eastAsia="Times New Roman" w:hAnsi="Calibri" w:cs="Calibri"/>
                <w:color w:val="000000"/>
              </w:rPr>
            </w:pPr>
            <w:del w:id="22843" w:author="Stefanie Lane" w:date="2022-06-23T15:12:00Z">
              <w:r w:rsidRPr="004F6583" w:rsidDel="00EB4CE1">
                <w:rPr>
                  <w:rFonts w:ascii="Calibri" w:eastAsia="Times New Roman" w:hAnsi="Calibri" w:cs="Calibri"/>
                  <w:color w:val="000000"/>
                </w:rPr>
                <w:delText>1.17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C461F7E" w14:textId="518ADF21" w:rsidR="004F6583" w:rsidRPr="004F6583" w:rsidDel="00EB4CE1" w:rsidRDefault="004F6583" w:rsidP="004F6583">
            <w:pPr>
              <w:spacing w:after="0" w:line="240" w:lineRule="auto"/>
              <w:jc w:val="center"/>
              <w:rPr>
                <w:del w:id="22844" w:author="Stefanie Lane" w:date="2022-06-23T15:12:00Z"/>
                <w:rFonts w:ascii="Calibri" w:eastAsia="Times New Roman" w:hAnsi="Calibri" w:cs="Calibri"/>
                <w:color w:val="000000"/>
              </w:rPr>
            </w:pPr>
            <w:del w:id="2284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093304FC" w14:textId="7408D96A" w:rsidR="004F6583" w:rsidRPr="004F6583" w:rsidDel="00EB4CE1" w:rsidRDefault="004F6583" w:rsidP="004F6583">
            <w:pPr>
              <w:spacing w:after="0" w:line="240" w:lineRule="auto"/>
              <w:jc w:val="center"/>
              <w:rPr>
                <w:del w:id="22846" w:author="Stefanie Lane" w:date="2022-06-23T15:12:00Z"/>
                <w:rFonts w:ascii="Calibri" w:eastAsia="Times New Roman" w:hAnsi="Calibri" w:cs="Calibri"/>
                <w:color w:val="000000"/>
              </w:rPr>
            </w:pPr>
            <w:del w:id="2284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C5EA9FA" w14:textId="1A9D3920" w:rsidTr="004F6583">
        <w:trPr>
          <w:trHeight w:val="290"/>
          <w:del w:id="22848" w:author="Stefanie Lane" w:date="2022-06-23T15:12:00Z"/>
        </w:trPr>
        <w:tc>
          <w:tcPr>
            <w:tcW w:w="1700" w:type="dxa"/>
            <w:vMerge/>
            <w:tcBorders>
              <w:top w:val="nil"/>
              <w:left w:val="nil"/>
              <w:bottom w:val="single" w:sz="4" w:space="0" w:color="000000"/>
              <w:right w:val="nil"/>
            </w:tcBorders>
            <w:vAlign w:val="center"/>
            <w:hideMark/>
          </w:tcPr>
          <w:p w14:paraId="5A5C87D9" w14:textId="48344002" w:rsidR="004F6583" w:rsidRPr="004F6583" w:rsidDel="00EB4CE1" w:rsidRDefault="004F6583" w:rsidP="004F6583">
            <w:pPr>
              <w:spacing w:after="0" w:line="240" w:lineRule="auto"/>
              <w:rPr>
                <w:del w:id="2284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D47DE7" w14:textId="17887448" w:rsidR="004F6583" w:rsidRPr="004F6583" w:rsidDel="00EB4CE1" w:rsidRDefault="004F6583" w:rsidP="004F6583">
            <w:pPr>
              <w:spacing w:after="0" w:line="240" w:lineRule="auto"/>
              <w:rPr>
                <w:del w:id="22850" w:author="Stefanie Lane" w:date="2022-06-23T15:12:00Z"/>
                <w:rFonts w:ascii="Arial" w:eastAsia="Times New Roman" w:hAnsi="Arial" w:cs="Arial"/>
                <w:i/>
                <w:iCs/>
                <w:sz w:val="20"/>
                <w:szCs w:val="20"/>
              </w:rPr>
            </w:pPr>
            <w:del w:id="22851" w:author="Stefanie Lane" w:date="2022-06-23T15:12:00Z">
              <w:r w:rsidRPr="004F6583" w:rsidDel="00EB4CE1">
                <w:rPr>
                  <w:rFonts w:ascii="Arial" w:eastAsia="Times New Roman" w:hAnsi="Arial" w:cs="Arial"/>
                  <w:i/>
                  <w:iCs/>
                  <w:sz w:val="20"/>
                  <w:szCs w:val="20"/>
                </w:rPr>
                <w:delText>Leersia oryzoides</w:delText>
              </w:r>
            </w:del>
          </w:p>
        </w:tc>
        <w:tc>
          <w:tcPr>
            <w:tcW w:w="960" w:type="dxa"/>
            <w:tcBorders>
              <w:top w:val="nil"/>
              <w:left w:val="nil"/>
              <w:bottom w:val="nil"/>
              <w:right w:val="nil"/>
            </w:tcBorders>
            <w:shd w:val="clear" w:color="auto" w:fill="auto"/>
            <w:noWrap/>
            <w:vAlign w:val="bottom"/>
            <w:hideMark/>
          </w:tcPr>
          <w:p w14:paraId="34EEDA3D" w14:textId="68E1A2AE" w:rsidR="004F6583" w:rsidRPr="004F6583" w:rsidDel="00EB4CE1" w:rsidRDefault="004F6583" w:rsidP="004F6583">
            <w:pPr>
              <w:spacing w:after="0" w:line="240" w:lineRule="auto"/>
              <w:jc w:val="center"/>
              <w:rPr>
                <w:del w:id="22852" w:author="Stefanie Lane" w:date="2022-06-23T15:12:00Z"/>
                <w:rFonts w:ascii="Calibri" w:eastAsia="Times New Roman" w:hAnsi="Calibri" w:cs="Calibri"/>
                <w:color w:val="000000"/>
              </w:rPr>
            </w:pPr>
            <w:del w:id="22853"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4A372F66" w14:textId="332AD3B7" w:rsidR="004F6583" w:rsidRPr="004F6583" w:rsidDel="00EB4CE1" w:rsidRDefault="004F6583" w:rsidP="004F6583">
            <w:pPr>
              <w:spacing w:after="0" w:line="240" w:lineRule="auto"/>
              <w:jc w:val="center"/>
              <w:rPr>
                <w:del w:id="22854" w:author="Stefanie Lane" w:date="2022-06-23T15:12:00Z"/>
                <w:rFonts w:ascii="Calibri" w:eastAsia="Times New Roman" w:hAnsi="Calibri" w:cs="Calibri"/>
                <w:color w:val="000000"/>
              </w:rPr>
            </w:pPr>
            <w:del w:id="22855" w:author="Stefanie Lane" w:date="2022-06-23T15:12:00Z">
              <w:r w:rsidRPr="004F6583" w:rsidDel="00EB4CE1">
                <w:rPr>
                  <w:rFonts w:ascii="Calibri" w:eastAsia="Times New Roman" w:hAnsi="Calibri" w:cs="Calibri"/>
                  <w:color w:val="000000"/>
                </w:rPr>
                <w:delText>0.33</w:delText>
              </w:r>
            </w:del>
          </w:p>
        </w:tc>
        <w:tc>
          <w:tcPr>
            <w:tcW w:w="960" w:type="dxa"/>
            <w:tcBorders>
              <w:top w:val="nil"/>
              <w:left w:val="nil"/>
              <w:bottom w:val="nil"/>
              <w:right w:val="nil"/>
            </w:tcBorders>
            <w:shd w:val="clear" w:color="auto" w:fill="auto"/>
            <w:noWrap/>
            <w:vAlign w:val="bottom"/>
            <w:hideMark/>
          </w:tcPr>
          <w:p w14:paraId="422242B5" w14:textId="0D08D98B" w:rsidR="004F6583" w:rsidRPr="004F6583" w:rsidDel="00EB4CE1" w:rsidRDefault="004F6583" w:rsidP="004F6583">
            <w:pPr>
              <w:spacing w:after="0" w:line="240" w:lineRule="auto"/>
              <w:jc w:val="center"/>
              <w:rPr>
                <w:del w:id="22856" w:author="Stefanie Lane" w:date="2022-06-23T15:12:00Z"/>
                <w:rFonts w:ascii="Calibri" w:eastAsia="Times New Roman" w:hAnsi="Calibri" w:cs="Calibri"/>
                <w:color w:val="000000"/>
              </w:rPr>
            </w:pPr>
            <w:del w:id="22857"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3765EDC0" w14:textId="278E569B" w:rsidR="004F6583" w:rsidRPr="004F6583" w:rsidDel="00EB4CE1" w:rsidRDefault="004F6583" w:rsidP="004F6583">
            <w:pPr>
              <w:spacing w:after="0" w:line="240" w:lineRule="auto"/>
              <w:jc w:val="center"/>
              <w:rPr>
                <w:del w:id="22858" w:author="Stefanie Lane" w:date="2022-06-23T15:12:00Z"/>
                <w:rFonts w:ascii="Calibri" w:eastAsia="Times New Roman" w:hAnsi="Calibri" w:cs="Calibri"/>
                <w:color w:val="000000"/>
              </w:rPr>
            </w:pPr>
            <w:del w:id="2285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798782FD" w14:textId="3E047219" w:rsidTr="004F6583">
        <w:trPr>
          <w:trHeight w:val="290"/>
          <w:del w:id="22860" w:author="Stefanie Lane" w:date="2022-06-23T15:12:00Z"/>
        </w:trPr>
        <w:tc>
          <w:tcPr>
            <w:tcW w:w="1700" w:type="dxa"/>
            <w:vMerge/>
            <w:tcBorders>
              <w:top w:val="nil"/>
              <w:left w:val="nil"/>
              <w:bottom w:val="single" w:sz="4" w:space="0" w:color="000000"/>
              <w:right w:val="nil"/>
            </w:tcBorders>
            <w:vAlign w:val="center"/>
            <w:hideMark/>
          </w:tcPr>
          <w:p w14:paraId="36ABC3BF" w14:textId="1CA538AD" w:rsidR="004F6583" w:rsidRPr="004F6583" w:rsidDel="00EB4CE1" w:rsidRDefault="004F6583" w:rsidP="004F6583">
            <w:pPr>
              <w:spacing w:after="0" w:line="240" w:lineRule="auto"/>
              <w:rPr>
                <w:del w:id="2286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814DC0" w14:textId="097BF33B" w:rsidR="004F6583" w:rsidRPr="004F6583" w:rsidDel="00EB4CE1" w:rsidRDefault="004F6583" w:rsidP="004F6583">
            <w:pPr>
              <w:spacing w:after="0" w:line="240" w:lineRule="auto"/>
              <w:rPr>
                <w:del w:id="22862" w:author="Stefanie Lane" w:date="2022-06-23T15:12:00Z"/>
                <w:rFonts w:ascii="Arial" w:eastAsia="Times New Roman" w:hAnsi="Arial" w:cs="Arial"/>
                <w:i/>
                <w:iCs/>
                <w:sz w:val="20"/>
                <w:szCs w:val="20"/>
              </w:rPr>
            </w:pPr>
            <w:del w:id="22863" w:author="Stefanie Lane" w:date="2022-06-23T15:12:00Z">
              <w:r w:rsidRPr="004F6583" w:rsidDel="00EB4CE1">
                <w:rPr>
                  <w:rFonts w:ascii="Arial" w:eastAsia="Times New Roman" w:hAnsi="Arial" w:cs="Arial"/>
                  <w:i/>
                  <w:iCs/>
                  <w:sz w:val="20"/>
                  <w:szCs w:val="20"/>
                </w:rPr>
                <w:delText>Lilaeopsis occidentalis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990B702" w14:textId="732EE29E" w:rsidR="004F6583" w:rsidRPr="004F6583" w:rsidDel="00EB4CE1" w:rsidRDefault="004F6583" w:rsidP="004F6583">
            <w:pPr>
              <w:spacing w:after="0" w:line="240" w:lineRule="auto"/>
              <w:jc w:val="center"/>
              <w:rPr>
                <w:del w:id="22864" w:author="Stefanie Lane" w:date="2022-06-23T15:12:00Z"/>
                <w:rFonts w:ascii="Calibri" w:eastAsia="Times New Roman" w:hAnsi="Calibri" w:cs="Calibri"/>
                <w:color w:val="000000"/>
              </w:rPr>
            </w:pPr>
            <w:del w:id="22865" w:author="Stefanie Lane" w:date="2022-06-23T15:12:00Z">
              <w:r w:rsidRPr="004F6583" w:rsidDel="00EB4CE1">
                <w:rPr>
                  <w:rFonts w:ascii="Calibri" w:eastAsia="Times New Roman" w:hAnsi="Calibri" w:cs="Calibri"/>
                  <w:color w:val="000000"/>
                </w:rPr>
                <w:delText>0.21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FC9B619" w14:textId="68B8AC79" w:rsidR="004F6583" w:rsidRPr="004F6583" w:rsidDel="00EB4CE1" w:rsidRDefault="004F6583" w:rsidP="004F6583">
            <w:pPr>
              <w:spacing w:after="0" w:line="240" w:lineRule="auto"/>
              <w:jc w:val="center"/>
              <w:rPr>
                <w:del w:id="22866" w:author="Stefanie Lane" w:date="2022-06-23T15:12:00Z"/>
                <w:rFonts w:ascii="Calibri" w:eastAsia="Times New Roman" w:hAnsi="Calibri" w:cs="Calibri"/>
                <w:color w:val="000000"/>
              </w:rPr>
            </w:pPr>
            <w:del w:id="2286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85BA5EA" w14:textId="0FBD9F83" w:rsidR="004F6583" w:rsidRPr="004F6583" w:rsidDel="00EB4CE1" w:rsidRDefault="004F6583" w:rsidP="004F6583">
            <w:pPr>
              <w:spacing w:after="0" w:line="240" w:lineRule="auto"/>
              <w:jc w:val="center"/>
              <w:rPr>
                <w:del w:id="22868" w:author="Stefanie Lane" w:date="2022-06-23T15:12:00Z"/>
                <w:rFonts w:ascii="Calibri" w:eastAsia="Times New Roman" w:hAnsi="Calibri" w:cs="Calibri"/>
                <w:color w:val="000000"/>
              </w:rPr>
            </w:pPr>
            <w:del w:id="22869"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0EF8CAC4" w14:textId="789D1A3C" w:rsidR="004F6583" w:rsidRPr="004F6583" w:rsidDel="00EB4CE1" w:rsidRDefault="004F6583" w:rsidP="004F6583">
            <w:pPr>
              <w:spacing w:after="0" w:line="240" w:lineRule="auto"/>
              <w:jc w:val="center"/>
              <w:rPr>
                <w:del w:id="22870" w:author="Stefanie Lane" w:date="2022-06-23T15:12:00Z"/>
                <w:rFonts w:ascii="Calibri" w:eastAsia="Times New Roman" w:hAnsi="Calibri" w:cs="Calibri"/>
                <w:color w:val="000000"/>
              </w:rPr>
            </w:pPr>
            <w:del w:id="2287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D2C78A4" w14:textId="02F5579D" w:rsidTr="004F6583">
        <w:trPr>
          <w:trHeight w:val="290"/>
          <w:del w:id="22872" w:author="Stefanie Lane" w:date="2022-06-23T15:12:00Z"/>
        </w:trPr>
        <w:tc>
          <w:tcPr>
            <w:tcW w:w="1700" w:type="dxa"/>
            <w:vMerge/>
            <w:tcBorders>
              <w:top w:val="nil"/>
              <w:left w:val="nil"/>
              <w:bottom w:val="single" w:sz="4" w:space="0" w:color="000000"/>
              <w:right w:val="nil"/>
            </w:tcBorders>
            <w:vAlign w:val="center"/>
            <w:hideMark/>
          </w:tcPr>
          <w:p w14:paraId="5EB9102E" w14:textId="4B99FE20" w:rsidR="004F6583" w:rsidRPr="004F6583" w:rsidDel="00EB4CE1" w:rsidRDefault="004F6583" w:rsidP="004F6583">
            <w:pPr>
              <w:spacing w:after="0" w:line="240" w:lineRule="auto"/>
              <w:rPr>
                <w:del w:id="2287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CAEA0AE" w14:textId="6DB6F1AE" w:rsidR="004F6583" w:rsidRPr="004F6583" w:rsidDel="00EB4CE1" w:rsidRDefault="004F6583" w:rsidP="004F6583">
            <w:pPr>
              <w:spacing w:after="0" w:line="240" w:lineRule="auto"/>
              <w:rPr>
                <w:del w:id="22874" w:author="Stefanie Lane" w:date="2022-06-23T15:12:00Z"/>
                <w:rFonts w:ascii="Arial" w:eastAsia="Times New Roman" w:hAnsi="Arial" w:cs="Arial"/>
                <w:i/>
                <w:iCs/>
                <w:sz w:val="20"/>
                <w:szCs w:val="20"/>
              </w:rPr>
            </w:pPr>
            <w:del w:id="22875" w:author="Stefanie Lane" w:date="2022-06-23T15:12:00Z">
              <w:r w:rsidRPr="004F6583" w:rsidDel="00EB4CE1">
                <w:rPr>
                  <w:rFonts w:ascii="Arial" w:eastAsia="Times New Roman" w:hAnsi="Arial" w:cs="Arial"/>
                  <w:i/>
                  <w:iCs/>
                  <w:sz w:val="20"/>
                  <w:szCs w:val="20"/>
                </w:rPr>
                <w:delText>Oenanthe sarmentosa</w:delText>
              </w:r>
            </w:del>
          </w:p>
        </w:tc>
        <w:tc>
          <w:tcPr>
            <w:tcW w:w="960" w:type="dxa"/>
            <w:tcBorders>
              <w:top w:val="nil"/>
              <w:left w:val="nil"/>
              <w:bottom w:val="nil"/>
              <w:right w:val="nil"/>
            </w:tcBorders>
            <w:shd w:val="clear" w:color="auto" w:fill="auto"/>
            <w:noWrap/>
            <w:vAlign w:val="bottom"/>
            <w:hideMark/>
          </w:tcPr>
          <w:p w14:paraId="52572999" w14:textId="1E629B2C" w:rsidR="004F6583" w:rsidRPr="004F6583" w:rsidDel="00EB4CE1" w:rsidRDefault="004F6583" w:rsidP="004F6583">
            <w:pPr>
              <w:spacing w:after="0" w:line="240" w:lineRule="auto"/>
              <w:jc w:val="center"/>
              <w:rPr>
                <w:del w:id="22876" w:author="Stefanie Lane" w:date="2022-06-23T15:12:00Z"/>
                <w:rFonts w:ascii="Calibri" w:eastAsia="Times New Roman" w:hAnsi="Calibri" w:cs="Calibri"/>
                <w:color w:val="000000"/>
              </w:rPr>
            </w:pPr>
            <w:del w:id="22877" w:author="Stefanie Lane" w:date="2022-06-23T15:12:00Z">
              <w:r w:rsidRPr="004F6583" w:rsidDel="00EB4CE1">
                <w:rPr>
                  <w:rFonts w:ascii="Calibri" w:eastAsia="Times New Roman" w:hAnsi="Calibri" w:cs="Calibri"/>
                  <w:color w:val="000000"/>
                </w:rPr>
                <w:delText>0.63</w:delText>
              </w:r>
            </w:del>
          </w:p>
        </w:tc>
        <w:tc>
          <w:tcPr>
            <w:tcW w:w="960" w:type="dxa"/>
            <w:tcBorders>
              <w:top w:val="nil"/>
              <w:left w:val="nil"/>
              <w:bottom w:val="nil"/>
              <w:right w:val="nil"/>
            </w:tcBorders>
            <w:shd w:val="clear" w:color="auto" w:fill="auto"/>
            <w:noWrap/>
            <w:vAlign w:val="bottom"/>
            <w:hideMark/>
          </w:tcPr>
          <w:p w14:paraId="74E3AC1E" w14:textId="47E79D4F" w:rsidR="004F6583" w:rsidRPr="004F6583" w:rsidDel="00EB4CE1" w:rsidRDefault="004F6583" w:rsidP="004F6583">
            <w:pPr>
              <w:spacing w:after="0" w:line="240" w:lineRule="auto"/>
              <w:jc w:val="center"/>
              <w:rPr>
                <w:del w:id="22878" w:author="Stefanie Lane" w:date="2022-06-23T15:12:00Z"/>
                <w:rFonts w:ascii="Calibri" w:eastAsia="Times New Roman" w:hAnsi="Calibri" w:cs="Calibri"/>
                <w:color w:val="000000"/>
              </w:rPr>
            </w:pPr>
            <w:del w:id="22879" w:author="Stefanie Lane" w:date="2022-06-23T15:12:00Z">
              <w:r w:rsidRPr="004F6583" w:rsidDel="00EB4CE1">
                <w:rPr>
                  <w:rFonts w:ascii="Calibri" w:eastAsia="Times New Roman" w:hAnsi="Calibri" w:cs="Calibri"/>
                  <w:color w:val="000000"/>
                </w:rPr>
                <w:delText>0.11</w:delText>
              </w:r>
            </w:del>
          </w:p>
        </w:tc>
        <w:tc>
          <w:tcPr>
            <w:tcW w:w="960" w:type="dxa"/>
            <w:tcBorders>
              <w:top w:val="nil"/>
              <w:left w:val="nil"/>
              <w:bottom w:val="nil"/>
              <w:right w:val="nil"/>
            </w:tcBorders>
            <w:shd w:val="clear" w:color="auto" w:fill="auto"/>
            <w:noWrap/>
            <w:vAlign w:val="bottom"/>
            <w:hideMark/>
          </w:tcPr>
          <w:p w14:paraId="5D4EFD6C" w14:textId="1B8AADA1" w:rsidR="004F6583" w:rsidRPr="004F6583" w:rsidDel="00EB4CE1" w:rsidRDefault="004F6583" w:rsidP="004F6583">
            <w:pPr>
              <w:spacing w:after="0" w:line="240" w:lineRule="auto"/>
              <w:jc w:val="center"/>
              <w:rPr>
                <w:del w:id="22880" w:author="Stefanie Lane" w:date="2022-06-23T15:12:00Z"/>
                <w:rFonts w:ascii="Calibri" w:eastAsia="Times New Roman" w:hAnsi="Calibri" w:cs="Calibri"/>
                <w:color w:val="000000"/>
              </w:rPr>
            </w:pPr>
            <w:del w:id="2288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3A5D0242" w14:textId="3233A95E" w:rsidR="004F6583" w:rsidRPr="004F6583" w:rsidDel="00EB4CE1" w:rsidRDefault="004F6583" w:rsidP="004F6583">
            <w:pPr>
              <w:spacing w:after="0" w:line="240" w:lineRule="auto"/>
              <w:jc w:val="center"/>
              <w:rPr>
                <w:del w:id="22882" w:author="Stefanie Lane" w:date="2022-06-23T15:12:00Z"/>
                <w:rFonts w:ascii="Calibri" w:eastAsia="Times New Roman" w:hAnsi="Calibri" w:cs="Calibri"/>
                <w:color w:val="000000"/>
              </w:rPr>
            </w:pPr>
            <w:del w:id="2288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2BBEEB5" w14:textId="25597328" w:rsidTr="004F6583">
        <w:trPr>
          <w:trHeight w:val="290"/>
          <w:del w:id="22884" w:author="Stefanie Lane" w:date="2022-06-23T15:12:00Z"/>
        </w:trPr>
        <w:tc>
          <w:tcPr>
            <w:tcW w:w="1700" w:type="dxa"/>
            <w:vMerge/>
            <w:tcBorders>
              <w:top w:val="nil"/>
              <w:left w:val="nil"/>
              <w:bottom w:val="single" w:sz="4" w:space="0" w:color="000000"/>
              <w:right w:val="nil"/>
            </w:tcBorders>
            <w:vAlign w:val="center"/>
            <w:hideMark/>
          </w:tcPr>
          <w:p w14:paraId="4E1CFD2D" w14:textId="192EDB0F" w:rsidR="004F6583" w:rsidRPr="004F6583" w:rsidDel="00EB4CE1" w:rsidRDefault="004F6583" w:rsidP="004F6583">
            <w:pPr>
              <w:spacing w:after="0" w:line="240" w:lineRule="auto"/>
              <w:rPr>
                <w:del w:id="2288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92979C5" w14:textId="6B539AA4" w:rsidR="004F6583" w:rsidRPr="004F6583" w:rsidDel="00EB4CE1" w:rsidRDefault="004F6583" w:rsidP="004F6583">
            <w:pPr>
              <w:spacing w:after="0" w:line="240" w:lineRule="auto"/>
              <w:rPr>
                <w:del w:id="22886" w:author="Stefanie Lane" w:date="2022-06-23T15:12:00Z"/>
                <w:rFonts w:ascii="Arial" w:eastAsia="Times New Roman" w:hAnsi="Arial" w:cs="Arial"/>
                <w:i/>
                <w:iCs/>
                <w:sz w:val="20"/>
                <w:szCs w:val="20"/>
              </w:rPr>
            </w:pPr>
            <w:del w:id="22887" w:author="Stefanie Lane" w:date="2022-06-23T15:12:00Z">
              <w:r w:rsidRPr="004F6583" w:rsidDel="00EB4CE1">
                <w:rPr>
                  <w:rFonts w:ascii="Arial" w:eastAsia="Times New Roman" w:hAnsi="Arial" w:cs="Arial"/>
                  <w:i/>
                  <w:iCs/>
                  <w:sz w:val="20"/>
                  <w:szCs w:val="20"/>
                </w:rPr>
                <w:delText>Poa trivialis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7314CE9" w14:textId="01606677" w:rsidR="004F6583" w:rsidRPr="004F6583" w:rsidDel="00EB4CE1" w:rsidRDefault="004F6583" w:rsidP="004F6583">
            <w:pPr>
              <w:spacing w:after="0" w:line="240" w:lineRule="auto"/>
              <w:jc w:val="center"/>
              <w:rPr>
                <w:del w:id="22888" w:author="Stefanie Lane" w:date="2022-06-23T15:12:00Z"/>
                <w:rFonts w:ascii="Calibri" w:eastAsia="Times New Roman" w:hAnsi="Calibri" w:cs="Calibri"/>
                <w:color w:val="000000"/>
              </w:rPr>
            </w:pPr>
            <w:del w:id="22889" w:author="Stefanie Lane" w:date="2022-06-23T15:12:00Z">
              <w:r w:rsidRPr="004F6583" w:rsidDel="00EB4CE1">
                <w:rPr>
                  <w:rFonts w:ascii="Calibri" w:eastAsia="Times New Roman" w:hAnsi="Calibri" w:cs="Calibri"/>
                  <w:color w:val="000000"/>
                </w:rPr>
                <w:delText>0.11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9607863" w14:textId="6A479175" w:rsidR="004F6583" w:rsidRPr="004F6583" w:rsidDel="00EB4CE1" w:rsidRDefault="004F6583" w:rsidP="004F6583">
            <w:pPr>
              <w:spacing w:after="0" w:line="240" w:lineRule="auto"/>
              <w:jc w:val="center"/>
              <w:rPr>
                <w:del w:id="22890" w:author="Stefanie Lane" w:date="2022-06-23T15:12:00Z"/>
                <w:rFonts w:ascii="Calibri" w:eastAsia="Times New Roman" w:hAnsi="Calibri" w:cs="Calibri"/>
                <w:color w:val="000000"/>
              </w:rPr>
            </w:pPr>
            <w:del w:id="2289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4F73D77" w14:textId="56A4387B" w:rsidR="004F6583" w:rsidRPr="004F6583" w:rsidDel="00EB4CE1" w:rsidRDefault="004F6583" w:rsidP="004F6583">
            <w:pPr>
              <w:spacing w:after="0" w:line="240" w:lineRule="auto"/>
              <w:jc w:val="center"/>
              <w:rPr>
                <w:del w:id="22892" w:author="Stefanie Lane" w:date="2022-06-23T15:12:00Z"/>
                <w:rFonts w:ascii="Calibri" w:eastAsia="Times New Roman" w:hAnsi="Calibri" w:cs="Calibri"/>
                <w:color w:val="000000"/>
              </w:rPr>
            </w:pPr>
            <w:del w:id="2289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3BFDCD5B" w14:textId="7517991A" w:rsidR="004F6583" w:rsidRPr="004F6583" w:rsidDel="00EB4CE1" w:rsidRDefault="004F6583" w:rsidP="004F6583">
            <w:pPr>
              <w:spacing w:after="0" w:line="240" w:lineRule="auto"/>
              <w:jc w:val="center"/>
              <w:rPr>
                <w:del w:id="22894" w:author="Stefanie Lane" w:date="2022-06-23T15:12:00Z"/>
                <w:rFonts w:ascii="Calibri" w:eastAsia="Times New Roman" w:hAnsi="Calibri" w:cs="Calibri"/>
                <w:color w:val="000000"/>
              </w:rPr>
            </w:pPr>
            <w:del w:id="2289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75C7AA9" w14:textId="02E42D64" w:rsidTr="004F6583">
        <w:trPr>
          <w:trHeight w:val="290"/>
          <w:del w:id="22896" w:author="Stefanie Lane" w:date="2022-06-23T15:12:00Z"/>
        </w:trPr>
        <w:tc>
          <w:tcPr>
            <w:tcW w:w="1700" w:type="dxa"/>
            <w:vMerge/>
            <w:tcBorders>
              <w:top w:val="nil"/>
              <w:left w:val="nil"/>
              <w:bottom w:val="single" w:sz="4" w:space="0" w:color="000000"/>
              <w:right w:val="nil"/>
            </w:tcBorders>
            <w:vAlign w:val="center"/>
            <w:hideMark/>
          </w:tcPr>
          <w:p w14:paraId="4EC156A4" w14:textId="73A390FB" w:rsidR="004F6583" w:rsidRPr="004F6583" w:rsidDel="00EB4CE1" w:rsidRDefault="004F6583" w:rsidP="004F6583">
            <w:pPr>
              <w:spacing w:after="0" w:line="240" w:lineRule="auto"/>
              <w:rPr>
                <w:del w:id="2289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A25B6F4" w14:textId="64FDEA03" w:rsidR="004F6583" w:rsidRPr="004F6583" w:rsidDel="00EB4CE1" w:rsidRDefault="004F6583" w:rsidP="004F6583">
            <w:pPr>
              <w:spacing w:after="0" w:line="240" w:lineRule="auto"/>
              <w:rPr>
                <w:del w:id="22898" w:author="Stefanie Lane" w:date="2022-06-23T15:12:00Z"/>
                <w:rFonts w:ascii="Arial" w:eastAsia="Times New Roman" w:hAnsi="Arial" w:cs="Arial"/>
                <w:i/>
                <w:iCs/>
                <w:sz w:val="20"/>
                <w:szCs w:val="20"/>
              </w:rPr>
            </w:pPr>
            <w:del w:id="22899" w:author="Stefanie Lane" w:date="2022-06-23T15:12:00Z">
              <w:r w:rsidRPr="004F6583" w:rsidDel="00EB4CE1">
                <w:rPr>
                  <w:rFonts w:ascii="Arial" w:eastAsia="Times New Roman" w:hAnsi="Arial" w:cs="Arial"/>
                  <w:i/>
                  <w:iCs/>
                  <w:sz w:val="20"/>
                  <w:szCs w:val="20"/>
                </w:rPr>
                <w:delText>Sium suave</w:delText>
              </w:r>
            </w:del>
          </w:p>
        </w:tc>
        <w:tc>
          <w:tcPr>
            <w:tcW w:w="960" w:type="dxa"/>
            <w:tcBorders>
              <w:top w:val="nil"/>
              <w:left w:val="nil"/>
              <w:bottom w:val="nil"/>
              <w:right w:val="nil"/>
            </w:tcBorders>
            <w:shd w:val="clear" w:color="auto" w:fill="auto"/>
            <w:noWrap/>
            <w:vAlign w:val="bottom"/>
            <w:hideMark/>
          </w:tcPr>
          <w:p w14:paraId="43E8A5A0" w14:textId="7C07669A" w:rsidR="004F6583" w:rsidRPr="004F6583" w:rsidDel="00EB4CE1" w:rsidRDefault="004F6583" w:rsidP="004F6583">
            <w:pPr>
              <w:spacing w:after="0" w:line="240" w:lineRule="auto"/>
              <w:jc w:val="center"/>
              <w:rPr>
                <w:del w:id="22900" w:author="Stefanie Lane" w:date="2022-06-23T15:12:00Z"/>
                <w:rFonts w:ascii="Calibri" w:eastAsia="Times New Roman" w:hAnsi="Calibri" w:cs="Calibri"/>
                <w:color w:val="000000"/>
              </w:rPr>
            </w:pPr>
            <w:del w:id="22901" w:author="Stefanie Lane" w:date="2022-06-23T15:12:00Z">
              <w:r w:rsidRPr="004F6583" w:rsidDel="00EB4CE1">
                <w:rPr>
                  <w:rFonts w:ascii="Calibri" w:eastAsia="Times New Roman" w:hAnsi="Calibri" w:cs="Calibri"/>
                  <w:color w:val="000000"/>
                </w:rPr>
                <w:delText>0.63</w:delText>
              </w:r>
            </w:del>
          </w:p>
        </w:tc>
        <w:tc>
          <w:tcPr>
            <w:tcW w:w="960" w:type="dxa"/>
            <w:tcBorders>
              <w:top w:val="nil"/>
              <w:left w:val="nil"/>
              <w:bottom w:val="nil"/>
              <w:right w:val="nil"/>
            </w:tcBorders>
            <w:shd w:val="clear" w:color="auto" w:fill="auto"/>
            <w:noWrap/>
            <w:vAlign w:val="bottom"/>
            <w:hideMark/>
          </w:tcPr>
          <w:p w14:paraId="4F26D60C" w14:textId="42F82944" w:rsidR="004F6583" w:rsidRPr="004F6583" w:rsidDel="00EB4CE1" w:rsidRDefault="004F6583" w:rsidP="004F6583">
            <w:pPr>
              <w:spacing w:after="0" w:line="240" w:lineRule="auto"/>
              <w:jc w:val="center"/>
              <w:rPr>
                <w:del w:id="22902" w:author="Stefanie Lane" w:date="2022-06-23T15:12:00Z"/>
                <w:rFonts w:ascii="Calibri" w:eastAsia="Times New Roman" w:hAnsi="Calibri" w:cs="Calibri"/>
                <w:color w:val="000000"/>
              </w:rPr>
            </w:pPr>
            <w:del w:id="22903" w:author="Stefanie Lane" w:date="2022-06-23T15:12:00Z">
              <w:r w:rsidRPr="004F6583" w:rsidDel="00EB4CE1">
                <w:rPr>
                  <w:rFonts w:ascii="Calibri" w:eastAsia="Times New Roman" w:hAnsi="Calibri" w:cs="Calibri"/>
                  <w:color w:val="000000"/>
                </w:rPr>
                <w:delText>0.17</w:delText>
              </w:r>
            </w:del>
          </w:p>
        </w:tc>
        <w:tc>
          <w:tcPr>
            <w:tcW w:w="960" w:type="dxa"/>
            <w:tcBorders>
              <w:top w:val="nil"/>
              <w:left w:val="nil"/>
              <w:bottom w:val="nil"/>
              <w:right w:val="nil"/>
            </w:tcBorders>
            <w:shd w:val="clear" w:color="auto" w:fill="auto"/>
            <w:noWrap/>
            <w:vAlign w:val="bottom"/>
            <w:hideMark/>
          </w:tcPr>
          <w:p w14:paraId="1FEE6BEB" w14:textId="4553F157" w:rsidR="004F6583" w:rsidRPr="004F6583" w:rsidDel="00EB4CE1" w:rsidRDefault="004F6583" w:rsidP="004F6583">
            <w:pPr>
              <w:spacing w:after="0" w:line="240" w:lineRule="auto"/>
              <w:jc w:val="center"/>
              <w:rPr>
                <w:del w:id="22904" w:author="Stefanie Lane" w:date="2022-06-23T15:12:00Z"/>
                <w:rFonts w:ascii="Calibri" w:eastAsia="Times New Roman" w:hAnsi="Calibri" w:cs="Calibri"/>
                <w:color w:val="000000"/>
              </w:rPr>
            </w:pPr>
            <w:del w:id="2290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18AEDCE2" w14:textId="405E7610" w:rsidR="004F6583" w:rsidRPr="004F6583" w:rsidDel="00EB4CE1" w:rsidRDefault="004F6583" w:rsidP="004F6583">
            <w:pPr>
              <w:spacing w:after="0" w:line="240" w:lineRule="auto"/>
              <w:jc w:val="center"/>
              <w:rPr>
                <w:del w:id="22906" w:author="Stefanie Lane" w:date="2022-06-23T15:12:00Z"/>
                <w:rFonts w:ascii="Calibri" w:eastAsia="Times New Roman" w:hAnsi="Calibri" w:cs="Calibri"/>
                <w:color w:val="000000"/>
              </w:rPr>
            </w:pPr>
            <w:del w:id="2290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267FCCC" w14:textId="41FA8C3E" w:rsidTr="004F6583">
        <w:trPr>
          <w:trHeight w:val="290"/>
          <w:del w:id="22908" w:author="Stefanie Lane" w:date="2022-06-23T15:12:00Z"/>
        </w:trPr>
        <w:tc>
          <w:tcPr>
            <w:tcW w:w="1700" w:type="dxa"/>
            <w:vMerge/>
            <w:tcBorders>
              <w:top w:val="nil"/>
              <w:left w:val="nil"/>
              <w:bottom w:val="single" w:sz="4" w:space="0" w:color="000000"/>
              <w:right w:val="nil"/>
            </w:tcBorders>
            <w:vAlign w:val="center"/>
            <w:hideMark/>
          </w:tcPr>
          <w:p w14:paraId="01DA4D7C" w14:textId="06AE062F" w:rsidR="004F6583" w:rsidRPr="004F6583" w:rsidDel="00EB4CE1" w:rsidRDefault="004F6583" w:rsidP="004F6583">
            <w:pPr>
              <w:spacing w:after="0" w:line="240" w:lineRule="auto"/>
              <w:rPr>
                <w:del w:id="2290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EDB4858" w14:textId="5D2FFD09" w:rsidR="004F6583" w:rsidRPr="004F6583" w:rsidDel="00EB4CE1" w:rsidRDefault="004F6583" w:rsidP="004F6583">
            <w:pPr>
              <w:spacing w:after="0" w:line="240" w:lineRule="auto"/>
              <w:rPr>
                <w:del w:id="22910" w:author="Stefanie Lane" w:date="2022-06-23T15:12:00Z"/>
                <w:rFonts w:ascii="Arial" w:eastAsia="Times New Roman" w:hAnsi="Arial" w:cs="Arial"/>
                <w:i/>
                <w:iCs/>
                <w:sz w:val="20"/>
                <w:szCs w:val="20"/>
              </w:rPr>
            </w:pPr>
            <w:del w:id="22911" w:author="Stefanie Lane" w:date="2022-06-23T15:12:00Z">
              <w:r w:rsidRPr="004F6583" w:rsidDel="00EB4CE1">
                <w:rPr>
                  <w:rFonts w:ascii="Arial" w:eastAsia="Times New Roman" w:hAnsi="Arial" w:cs="Arial"/>
                  <w:i/>
                  <w:iCs/>
                  <w:sz w:val="20"/>
                  <w:szCs w:val="20"/>
                </w:rPr>
                <w:delText>Juncus oxymeris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D731796" w14:textId="150B2970" w:rsidR="004F6583" w:rsidRPr="004F6583" w:rsidDel="00EB4CE1" w:rsidRDefault="004F6583" w:rsidP="004F6583">
            <w:pPr>
              <w:spacing w:after="0" w:line="240" w:lineRule="auto"/>
              <w:jc w:val="center"/>
              <w:rPr>
                <w:del w:id="22912" w:author="Stefanie Lane" w:date="2022-06-23T15:12:00Z"/>
                <w:rFonts w:ascii="Calibri" w:eastAsia="Times New Roman" w:hAnsi="Calibri" w:cs="Calibri"/>
                <w:color w:val="000000"/>
              </w:rPr>
            </w:pPr>
            <w:del w:id="22913" w:author="Stefanie Lane" w:date="2022-06-23T15:12:00Z">
              <w:r w:rsidRPr="004F6583" w:rsidDel="00EB4CE1">
                <w:rPr>
                  <w:rFonts w:ascii="Calibri" w:eastAsia="Times New Roman" w:hAnsi="Calibri" w:cs="Calibri"/>
                  <w:color w:val="000000"/>
                </w:rPr>
                <w:delText>0.05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35CA824" w14:textId="68417CCF" w:rsidR="004F6583" w:rsidRPr="004F6583" w:rsidDel="00EB4CE1" w:rsidRDefault="004F6583" w:rsidP="004F6583">
            <w:pPr>
              <w:spacing w:after="0" w:line="240" w:lineRule="auto"/>
              <w:jc w:val="center"/>
              <w:rPr>
                <w:del w:id="22914" w:author="Stefanie Lane" w:date="2022-06-23T15:12:00Z"/>
                <w:rFonts w:ascii="Calibri" w:eastAsia="Times New Roman" w:hAnsi="Calibri" w:cs="Calibri"/>
                <w:color w:val="000000"/>
              </w:rPr>
            </w:pPr>
            <w:del w:id="22915" w:author="Stefanie Lane" w:date="2022-06-23T15:12:00Z">
              <w:r w:rsidRPr="004F6583" w:rsidDel="00EB4CE1">
                <w:rPr>
                  <w:rFonts w:ascii="Calibri" w:eastAsia="Times New Roman" w:hAnsi="Calibri" w:cs="Calibri"/>
                  <w:color w:val="000000"/>
                </w:rPr>
                <w:delText>0.11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4AB2DF8" w14:textId="335E0A36" w:rsidR="004F6583" w:rsidRPr="004F6583" w:rsidDel="00EB4CE1" w:rsidRDefault="004F6583" w:rsidP="004F6583">
            <w:pPr>
              <w:spacing w:after="0" w:line="240" w:lineRule="auto"/>
              <w:jc w:val="center"/>
              <w:rPr>
                <w:del w:id="22916" w:author="Stefanie Lane" w:date="2022-06-23T15:12:00Z"/>
                <w:rFonts w:ascii="Calibri" w:eastAsia="Times New Roman" w:hAnsi="Calibri" w:cs="Calibri"/>
                <w:color w:val="000000"/>
              </w:rPr>
            </w:pPr>
            <w:del w:id="22917"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360F421C" w14:textId="39BA7A81" w:rsidR="004F6583" w:rsidRPr="004F6583" w:rsidDel="00EB4CE1" w:rsidRDefault="004F6583" w:rsidP="004F6583">
            <w:pPr>
              <w:spacing w:after="0" w:line="240" w:lineRule="auto"/>
              <w:jc w:val="center"/>
              <w:rPr>
                <w:del w:id="22918" w:author="Stefanie Lane" w:date="2022-06-23T15:12:00Z"/>
                <w:rFonts w:ascii="Calibri" w:eastAsia="Times New Roman" w:hAnsi="Calibri" w:cs="Calibri"/>
                <w:color w:val="000000"/>
              </w:rPr>
            </w:pPr>
            <w:del w:id="22919"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052DC965" w14:textId="6D3AEEBC" w:rsidTr="004F6583">
        <w:trPr>
          <w:trHeight w:val="290"/>
          <w:del w:id="22920" w:author="Stefanie Lane" w:date="2022-06-23T15:12:00Z"/>
        </w:trPr>
        <w:tc>
          <w:tcPr>
            <w:tcW w:w="1700" w:type="dxa"/>
            <w:vMerge/>
            <w:tcBorders>
              <w:top w:val="nil"/>
              <w:left w:val="nil"/>
              <w:bottom w:val="single" w:sz="4" w:space="0" w:color="000000"/>
              <w:right w:val="nil"/>
            </w:tcBorders>
            <w:vAlign w:val="center"/>
            <w:hideMark/>
          </w:tcPr>
          <w:p w14:paraId="6A59E2AB" w14:textId="43E2F725" w:rsidR="004F6583" w:rsidRPr="004F6583" w:rsidDel="00EB4CE1" w:rsidRDefault="004F6583" w:rsidP="004F6583">
            <w:pPr>
              <w:spacing w:after="0" w:line="240" w:lineRule="auto"/>
              <w:rPr>
                <w:del w:id="2292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599BAF" w14:textId="7530315C" w:rsidR="004F6583" w:rsidRPr="004F6583" w:rsidDel="00EB4CE1" w:rsidRDefault="004F6583" w:rsidP="004F6583">
            <w:pPr>
              <w:spacing w:after="0" w:line="240" w:lineRule="auto"/>
              <w:rPr>
                <w:del w:id="22922" w:author="Stefanie Lane" w:date="2022-06-23T15:12:00Z"/>
                <w:rFonts w:ascii="Arial" w:eastAsia="Times New Roman" w:hAnsi="Arial" w:cs="Arial"/>
                <w:i/>
                <w:iCs/>
                <w:sz w:val="20"/>
                <w:szCs w:val="20"/>
              </w:rPr>
            </w:pPr>
            <w:del w:id="22923" w:author="Stefanie Lane" w:date="2022-06-23T15:12:00Z">
              <w:r w:rsidRPr="004F6583" w:rsidDel="00EB4CE1">
                <w:rPr>
                  <w:rFonts w:ascii="Arial" w:eastAsia="Times New Roman" w:hAnsi="Arial" w:cs="Arial"/>
                  <w:i/>
                  <w:iCs/>
                  <w:sz w:val="20"/>
                  <w:szCs w:val="20"/>
                </w:rPr>
                <w:delText>Platanthera dilatata</w:delText>
              </w:r>
            </w:del>
          </w:p>
        </w:tc>
        <w:tc>
          <w:tcPr>
            <w:tcW w:w="960" w:type="dxa"/>
            <w:tcBorders>
              <w:top w:val="nil"/>
              <w:left w:val="nil"/>
              <w:bottom w:val="nil"/>
              <w:right w:val="nil"/>
            </w:tcBorders>
            <w:shd w:val="clear" w:color="auto" w:fill="auto"/>
            <w:noWrap/>
            <w:vAlign w:val="bottom"/>
            <w:hideMark/>
          </w:tcPr>
          <w:p w14:paraId="29B63FB9" w14:textId="54E29E57" w:rsidR="004F6583" w:rsidRPr="004F6583" w:rsidDel="00EB4CE1" w:rsidRDefault="004F6583" w:rsidP="004F6583">
            <w:pPr>
              <w:spacing w:after="0" w:line="240" w:lineRule="auto"/>
              <w:jc w:val="center"/>
              <w:rPr>
                <w:del w:id="22924" w:author="Stefanie Lane" w:date="2022-06-23T15:12:00Z"/>
                <w:rFonts w:ascii="Calibri" w:eastAsia="Times New Roman" w:hAnsi="Calibri" w:cs="Calibri"/>
                <w:color w:val="000000"/>
              </w:rPr>
            </w:pPr>
            <w:del w:id="22925" w:author="Stefanie Lane" w:date="2022-06-23T15:12:00Z">
              <w:r w:rsidRPr="004F6583" w:rsidDel="00EB4CE1">
                <w:rPr>
                  <w:rFonts w:ascii="Calibri" w:eastAsia="Times New Roman" w:hAnsi="Calibri" w:cs="Calibri"/>
                  <w:color w:val="000000"/>
                </w:rPr>
                <w:delText>0.05</w:delText>
              </w:r>
            </w:del>
          </w:p>
        </w:tc>
        <w:tc>
          <w:tcPr>
            <w:tcW w:w="960" w:type="dxa"/>
            <w:tcBorders>
              <w:top w:val="nil"/>
              <w:left w:val="nil"/>
              <w:bottom w:val="nil"/>
              <w:right w:val="nil"/>
            </w:tcBorders>
            <w:shd w:val="clear" w:color="auto" w:fill="auto"/>
            <w:noWrap/>
            <w:vAlign w:val="bottom"/>
            <w:hideMark/>
          </w:tcPr>
          <w:p w14:paraId="4FB76A0F" w14:textId="14E15CA1" w:rsidR="004F6583" w:rsidRPr="004F6583" w:rsidDel="00EB4CE1" w:rsidRDefault="004F6583" w:rsidP="004F6583">
            <w:pPr>
              <w:spacing w:after="0" w:line="240" w:lineRule="auto"/>
              <w:jc w:val="center"/>
              <w:rPr>
                <w:del w:id="22926" w:author="Stefanie Lane" w:date="2022-06-23T15:12:00Z"/>
                <w:rFonts w:ascii="Calibri" w:eastAsia="Times New Roman" w:hAnsi="Calibri" w:cs="Calibri"/>
                <w:color w:val="000000"/>
              </w:rPr>
            </w:pPr>
            <w:del w:id="22927"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nil"/>
              <w:right w:val="nil"/>
            </w:tcBorders>
            <w:shd w:val="clear" w:color="auto" w:fill="auto"/>
            <w:noWrap/>
            <w:vAlign w:val="bottom"/>
            <w:hideMark/>
          </w:tcPr>
          <w:p w14:paraId="4A6C90B9" w14:textId="24AB4AFB" w:rsidR="004F6583" w:rsidRPr="004F6583" w:rsidDel="00EB4CE1" w:rsidRDefault="004F6583" w:rsidP="004F6583">
            <w:pPr>
              <w:spacing w:after="0" w:line="240" w:lineRule="auto"/>
              <w:jc w:val="center"/>
              <w:rPr>
                <w:del w:id="22928" w:author="Stefanie Lane" w:date="2022-06-23T15:12:00Z"/>
                <w:rFonts w:ascii="Calibri" w:eastAsia="Times New Roman" w:hAnsi="Calibri" w:cs="Calibri"/>
                <w:color w:val="000000"/>
              </w:rPr>
            </w:pPr>
            <w:del w:id="22929"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41F8E9CA" w14:textId="5A684564" w:rsidR="004F6583" w:rsidRPr="004F6583" w:rsidDel="00EB4CE1" w:rsidRDefault="004F6583" w:rsidP="004F6583">
            <w:pPr>
              <w:spacing w:after="0" w:line="240" w:lineRule="auto"/>
              <w:jc w:val="center"/>
              <w:rPr>
                <w:del w:id="22930" w:author="Stefanie Lane" w:date="2022-06-23T15:12:00Z"/>
                <w:rFonts w:ascii="Calibri" w:eastAsia="Times New Roman" w:hAnsi="Calibri" w:cs="Calibri"/>
                <w:color w:val="000000"/>
              </w:rPr>
            </w:pPr>
            <w:del w:id="22931"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508B32DE" w14:textId="5B30E512" w:rsidTr="004F6583">
        <w:trPr>
          <w:trHeight w:val="290"/>
          <w:del w:id="22932" w:author="Stefanie Lane" w:date="2022-06-23T15:12:00Z"/>
        </w:trPr>
        <w:tc>
          <w:tcPr>
            <w:tcW w:w="1700" w:type="dxa"/>
            <w:vMerge/>
            <w:tcBorders>
              <w:top w:val="nil"/>
              <w:left w:val="nil"/>
              <w:bottom w:val="single" w:sz="4" w:space="0" w:color="000000"/>
              <w:right w:val="nil"/>
            </w:tcBorders>
            <w:vAlign w:val="center"/>
            <w:hideMark/>
          </w:tcPr>
          <w:p w14:paraId="4893E775" w14:textId="08E5813C" w:rsidR="004F6583" w:rsidRPr="004F6583" w:rsidDel="00EB4CE1" w:rsidRDefault="004F6583" w:rsidP="004F6583">
            <w:pPr>
              <w:spacing w:after="0" w:line="240" w:lineRule="auto"/>
              <w:rPr>
                <w:del w:id="2293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D233D15" w14:textId="679B93AA" w:rsidR="004F6583" w:rsidRPr="004F6583" w:rsidDel="00EB4CE1" w:rsidRDefault="004F6583" w:rsidP="004F6583">
            <w:pPr>
              <w:spacing w:after="0" w:line="240" w:lineRule="auto"/>
              <w:rPr>
                <w:del w:id="22934" w:author="Stefanie Lane" w:date="2022-06-23T15:12:00Z"/>
                <w:rFonts w:ascii="Arial" w:eastAsia="Times New Roman" w:hAnsi="Arial" w:cs="Arial"/>
                <w:i/>
                <w:iCs/>
                <w:sz w:val="20"/>
                <w:szCs w:val="20"/>
              </w:rPr>
            </w:pPr>
            <w:del w:id="22935" w:author="Stefanie Lane" w:date="2022-06-23T15:12:00Z">
              <w:r w:rsidRPr="004F6583" w:rsidDel="00EB4CE1">
                <w:rPr>
                  <w:rFonts w:ascii="Arial" w:eastAsia="Times New Roman" w:hAnsi="Arial" w:cs="Arial"/>
                  <w:i/>
                  <w:iCs/>
                  <w:sz w:val="20"/>
                  <w:szCs w:val="20"/>
                </w:rPr>
                <w:delText>Rumex conglomeratus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BEB36B3" w14:textId="567CDBCA" w:rsidR="004F6583" w:rsidRPr="004F6583" w:rsidDel="00EB4CE1" w:rsidRDefault="004F6583" w:rsidP="004F6583">
            <w:pPr>
              <w:spacing w:after="0" w:line="240" w:lineRule="auto"/>
              <w:jc w:val="center"/>
              <w:rPr>
                <w:del w:id="22936" w:author="Stefanie Lane" w:date="2022-06-23T15:12:00Z"/>
                <w:rFonts w:ascii="Calibri" w:eastAsia="Times New Roman" w:hAnsi="Calibri" w:cs="Calibri"/>
                <w:color w:val="000000"/>
              </w:rPr>
            </w:pPr>
            <w:del w:id="22937" w:author="Stefanie Lane" w:date="2022-06-23T15:12:00Z">
              <w:r w:rsidRPr="004F6583" w:rsidDel="00EB4CE1">
                <w:rPr>
                  <w:rFonts w:ascii="Calibri" w:eastAsia="Times New Roman" w:hAnsi="Calibri" w:cs="Calibri"/>
                  <w:color w:val="000000"/>
                </w:rPr>
                <w:delText>0.05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99E7CC6" w14:textId="0F08B7F7" w:rsidR="004F6583" w:rsidRPr="004F6583" w:rsidDel="00EB4CE1" w:rsidRDefault="004F6583" w:rsidP="004F6583">
            <w:pPr>
              <w:spacing w:after="0" w:line="240" w:lineRule="auto"/>
              <w:jc w:val="center"/>
              <w:rPr>
                <w:del w:id="22938" w:author="Stefanie Lane" w:date="2022-06-23T15:12:00Z"/>
                <w:rFonts w:ascii="Calibri" w:eastAsia="Times New Roman" w:hAnsi="Calibri" w:cs="Calibri"/>
                <w:color w:val="000000"/>
              </w:rPr>
            </w:pPr>
            <w:del w:id="2293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0256244" w14:textId="5C864191" w:rsidR="004F6583" w:rsidRPr="004F6583" w:rsidDel="00EB4CE1" w:rsidRDefault="004F6583" w:rsidP="004F6583">
            <w:pPr>
              <w:spacing w:after="0" w:line="240" w:lineRule="auto"/>
              <w:jc w:val="center"/>
              <w:rPr>
                <w:del w:id="22940" w:author="Stefanie Lane" w:date="2022-06-23T15:12:00Z"/>
                <w:rFonts w:ascii="Calibri" w:eastAsia="Times New Roman" w:hAnsi="Calibri" w:cs="Calibri"/>
                <w:color w:val="000000"/>
              </w:rPr>
            </w:pPr>
            <w:del w:id="22941"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5537963B" w14:textId="258E326A" w:rsidR="004F6583" w:rsidRPr="004F6583" w:rsidDel="00EB4CE1" w:rsidRDefault="004F6583" w:rsidP="004F6583">
            <w:pPr>
              <w:spacing w:after="0" w:line="240" w:lineRule="auto"/>
              <w:jc w:val="center"/>
              <w:rPr>
                <w:del w:id="22942" w:author="Stefanie Lane" w:date="2022-06-23T15:12:00Z"/>
                <w:rFonts w:ascii="Calibri" w:eastAsia="Times New Roman" w:hAnsi="Calibri" w:cs="Calibri"/>
                <w:color w:val="000000"/>
              </w:rPr>
            </w:pPr>
            <w:del w:id="22943"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58548CC1" w14:textId="5D7E0E03" w:rsidTr="004F6583">
        <w:trPr>
          <w:trHeight w:val="290"/>
          <w:del w:id="22944" w:author="Stefanie Lane" w:date="2022-06-23T15:12:00Z"/>
        </w:trPr>
        <w:tc>
          <w:tcPr>
            <w:tcW w:w="1700" w:type="dxa"/>
            <w:vMerge/>
            <w:tcBorders>
              <w:top w:val="nil"/>
              <w:left w:val="nil"/>
              <w:bottom w:val="single" w:sz="4" w:space="0" w:color="000000"/>
              <w:right w:val="nil"/>
            </w:tcBorders>
            <w:vAlign w:val="center"/>
            <w:hideMark/>
          </w:tcPr>
          <w:p w14:paraId="072B5BE6" w14:textId="7DD0D833" w:rsidR="004F6583" w:rsidRPr="004F6583" w:rsidDel="00EB4CE1" w:rsidRDefault="004F6583" w:rsidP="004F6583">
            <w:pPr>
              <w:spacing w:after="0" w:line="240" w:lineRule="auto"/>
              <w:rPr>
                <w:del w:id="2294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5713397" w14:textId="5003159C" w:rsidR="004F6583" w:rsidRPr="004F6583" w:rsidDel="00EB4CE1" w:rsidRDefault="004F6583" w:rsidP="004F6583">
            <w:pPr>
              <w:spacing w:after="0" w:line="240" w:lineRule="auto"/>
              <w:rPr>
                <w:del w:id="22946" w:author="Stefanie Lane" w:date="2022-06-23T15:12:00Z"/>
                <w:rFonts w:ascii="Arial" w:eastAsia="Times New Roman" w:hAnsi="Arial" w:cs="Arial"/>
                <w:i/>
                <w:iCs/>
                <w:sz w:val="20"/>
                <w:szCs w:val="20"/>
              </w:rPr>
            </w:pPr>
            <w:del w:id="22947" w:author="Stefanie Lane" w:date="2022-06-23T15:12:00Z">
              <w:r w:rsidRPr="004F6583" w:rsidDel="00EB4CE1">
                <w:rPr>
                  <w:rFonts w:ascii="Arial" w:eastAsia="Times New Roman" w:hAnsi="Arial" w:cs="Arial"/>
                  <w:i/>
                  <w:iCs/>
                  <w:sz w:val="20"/>
                  <w:szCs w:val="20"/>
                </w:rPr>
                <w:delText>Caltha palustris</w:delText>
              </w:r>
            </w:del>
          </w:p>
        </w:tc>
        <w:tc>
          <w:tcPr>
            <w:tcW w:w="960" w:type="dxa"/>
            <w:tcBorders>
              <w:top w:val="nil"/>
              <w:left w:val="nil"/>
              <w:bottom w:val="nil"/>
              <w:right w:val="nil"/>
            </w:tcBorders>
            <w:shd w:val="clear" w:color="auto" w:fill="auto"/>
            <w:noWrap/>
            <w:vAlign w:val="bottom"/>
            <w:hideMark/>
          </w:tcPr>
          <w:p w14:paraId="02D4E1B4" w14:textId="2160EFE5" w:rsidR="004F6583" w:rsidRPr="004F6583" w:rsidDel="00EB4CE1" w:rsidRDefault="004F6583" w:rsidP="004F6583">
            <w:pPr>
              <w:spacing w:after="0" w:line="240" w:lineRule="auto"/>
              <w:jc w:val="center"/>
              <w:rPr>
                <w:del w:id="22948" w:author="Stefanie Lane" w:date="2022-06-23T15:12:00Z"/>
                <w:rFonts w:ascii="Calibri" w:eastAsia="Times New Roman" w:hAnsi="Calibri" w:cs="Calibri"/>
                <w:color w:val="000000"/>
              </w:rPr>
            </w:pPr>
            <w:del w:id="22949" w:author="Stefanie Lane" w:date="2022-06-23T15:12:00Z">
              <w:r w:rsidRPr="004F6583" w:rsidDel="00EB4CE1">
                <w:rPr>
                  <w:rFonts w:ascii="Calibri" w:eastAsia="Times New Roman" w:hAnsi="Calibri" w:cs="Calibri"/>
                  <w:color w:val="000000"/>
                </w:rPr>
                <w:delText>0.95</w:delText>
              </w:r>
            </w:del>
          </w:p>
        </w:tc>
        <w:tc>
          <w:tcPr>
            <w:tcW w:w="960" w:type="dxa"/>
            <w:tcBorders>
              <w:top w:val="nil"/>
              <w:left w:val="nil"/>
              <w:bottom w:val="nil"/>
              <w:right w:val="nil"/>
            </w:tcBorders>
            <w:shd w:val="clear" w:color="auto" w:fill="auto"/>
            <w:noWrap/>
            <w:vAlign w:val="bottom"/>
            <w:hideMark/>
          </w:tcPr>
          <w:p w14:paraId="3BE3728F" w14:textId="1EDFDF16" w:rsidR="004F6583" w:rsidRPr="004F6583" w:rsidDel="00EB4CE1" w:rsidRDefault="004F6583" w:rsidP="004F6583">
            <w:pPr>
              <w:spacing w:after="0" w:line="240" w:lineRule="auto"/>
              <w:jc w:val="center"/>
              <w:rPr>
                <w:del w:id="22950" w:author="Stefanie Lane" w:date="2022-06-23T15:12:00Z"/>
                <w:rFonts w:ascii="Calibri" w:eastAsia="Times New Roman" w:hAnsi="Calibri" w:cs="Calibri"/>
                <w:color w:val="000000"/>
              </w:rPr>
            </w:pPr>
            <w:del w:id="22951" w:author="Stefanie Lane" w:date="2022-06-23T15:12:00Z">
              <w:r w:rsidRPr="004F6583" w:rsidDel="00EB4CE1">
                <w:rPr>
                  <w:rFonts w:ascii="Calibri" w:eastAsia="Times New Roman" w:hAnsi="Calibri" w:cs="Calibri"/>
                  <w:color w:val="000000"/>
                </w:rPr>
                <w:delText>0.22</w:delText>
              </w:r>
            </w:del>
          </w:p>
        </w:tc>
        <w:tc>
          <w:tcPr>
            <w:tcW w:w="960" w:type="dxa"/>
            <w:tcBorders>
              <w:top w:val="nil"/>
              <w:left w:val="nil"/>
              <w:bottom w:val="nil"/>
              <w:right w:val="nil"/>
            </w:tcBorders>
            <w:shd w:val="clear" w:color="auto" w:fill="auto"/>
            <w:noWrap/>
            <w:vAlign w:val="bottom"/>
            <w:hideMark/>
          </w:tcPr>
          <w:p w14:paraId="1FAEAC53" w14:textId="0D7E1FFE" w:rsidR="004F6583" w:rsidRPr="004F6583" w:rsidDel="00EB4CE1" w:rsidRDefault="004F6583" w:rsidP="004F6583">
            <w:pPr>
              <w:spacing w:after="0" w:line="240" w:lineRule="auto"/>
              <w:jc w:val="center"/>
              <w:rPr>
                <w:del w:id="22952" w:author="Stefanie Lane" w:date="2022-06-23T15:12:00Z"/>
                <w:rFonts w:ascii="Calibri" w:eastAsia="Times New Roman" w:hAnsi="Calibri" w:cs="Calibri"/>
                <w:color w:val="000000"/>
              </w:rPr>
            </w:pPr>
            <w:del w:id="22953" w:author="Stefanie Lane" w:date="2022-06-23T15:12:00Z">
              <w:r w:rsidRPr="004F6583" w:rsidDel="00EB4CE1">
                <w:rPr>
                  <w:rFonts w:ascii="Calibri" w:eastAsia="Times New Roman" w:hAnsi="Calibri" w:cs="Calibri"/>
                  <w:color w:val="000000"/>
                </w:rPr>
                <w:delText>0.07</w:delText>
              </w:r>
            </w:del>
          </w:p>
        </w:tc>
        <w:tc>
          <w:tcPr>
            <w:tcW w:w="1760" w:type="dxa"/>
            <w:tcBorders>
              <w:top w:val="single" w:sz="4" w:space="0" w:color="auto"/>
              <w:left w:val="nil"/>
              <w:bottom w:val="nil"/>
              <w:right w:val="nil"/>
            </w:tcBorders>
            <w:shd w:val="clear" w:color="auto" w:fill="auto"/>
            <w:noWrap/>
            <w:vAlign w:val="bottom"/>
            <w:hideMark/>
          </w:tcPr>
          <w:p w14:paraId="0B15A481" w14:textId="3A9E1450" w:rsidR="004F6583" w:rsidRPr="004F6583" w:rsidDel="00EB4CE1" w:rsidRDefault="004F6583" w:rsidP="004F6583">
            <w:pPr>
              <w:spacing w:after="0" w:line="240" w:lineRule="auto"/>
              <w:jc w:val="center"/>
              <w:rPr>
                <w:del w:id="22954" w:author="Stefanie Lane" w:date="2022-06-23T15:12:00Z"/>
                <w:rFonts w:ascii="Calibri" w:eastAsia="Times New Roman" w:hAnsi="Calibri" w:cs="Calibri"/>
                <w:color w:val="000000"/>
              </w:rPr>
            </w:pPr>
            <w:del w:id="22955" w:author="Stefanie Lane" w:date="2022-06-23T15:12:00Z">
              <w:r w:rsidRPr="004F6583" w:rsidDel="00EB4CE1">
                <w:rPr>
                  <w:rFonts w:ascii="Calibri" w:eastAsia="Times New Roman" w:hAnsi="Calibri" w:cs="Calibri"/>
                  <w:color w:val="000000"/>
                </w:rPr>
                <w:delText>-92.86</w:delText>
              </w:r>
            </w:del>
          </w:p>
        </w:tc>
      </w:tr>
      <w:tr w:rsidR="004F6583" w:rsidRPr="004F6583" w:rsidDel="00EB4CE1" w14:paraId="4129C36E" w14:textId="193D82AE" w:rsidTr="004F6583">
        <w:trPr>
          <w:trHeight w:val="290"/>
          <w:del w:id="22956" w:author="Stefanie Lane" w:date="2022-06-23T15:12:00Z"/>
        </w:trPr>
        <w:tc>
          <w:tcPr>
            <w:tcW w:w="1700" w:type="dxa"/>
            <w:vMerge/>
            <w:tcBorders>
              <w:top w:val="nil"/>
              <w:left w:val="nil"/>
              <w:bottom w:val="single" w:sz="4" w:space="0" w:color="000000"/>
              <w:right w:val="nil"/>
            </w:tcBorders>
            <w:vAlign w:val="center"/>
            <w:hideMark/>
          </w:tcPr>
          <w:p w14:paraId="3EA8A22D" w14:textId="47EC77D5" w:rsidR="004F6583" w:rsidRPr="004F6583" w:rsidDel="00EB4CE1" w:rsidRDefault="004F6583" w:rsidP="004F6583">
            <w:pPr>
              <w:spacing w:after="0" w:line="240" w:lineRule="auto"/>
              <w:rPr>
                <w:del w:id="2295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6627EEC" w14:textId="77C7573C" w:rsidR="004F6583" w:rsidRPr="004F6583" w:rsidDel="00EB4CE1" w:rsidRDefault="004F6583" w:rsidP="004F6583">
            <w:pPr>
              <w:spacing w:after="0" w:line="240" w:lineRule="auto"/>
              <w:rPr>
                <w:del w:id="22958" w:author="Stefanie Lane" w:date="2022-06-23T15:12:00Z"/>
                <w:rFonts w:ascii="Arial" w:eastAsia="Times New Roman" w:hAnsi="Arial" w:cs="Arial"/>
                <w:i/>
                <w:iCs/>
                <w:sz w:val="20"/>
                <w:szCs w:val="20"/>
              </w:rPr>
            </w:pPr>
            <w:del w:id="22959" w:author="Stefanie Lane" w:date="2022-06-23T15:12:00Z">
              <w:r w:rsidRPr="004F6583" w:rsidDel="00EB4CE1">
                <w:rPr>
                  <w:rFonts w:ascii="Arial" w:eastAsia="Times New Roman" w:hAnsi="Arial" w:cs="Arial"/>
                  <w:i/>
                  <w:iCs/>
                  <w:sz w:val="20"/>
                  <w:szCs w:val="20"/>
                </w:rPr>
                <w:delText>Mentha arvensis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BAC171F" w14:textId="356A82D2" w:rsidR="004F6583" w:rsidRPr="004F6583" w:rsidDel="00EB4CE1" w:rsidRDefault="004F6583" w:rsidP="004F6583">
            <w:pPr>
              <w:spacing w:after="0" w:line="240" w:lineRule="auto"/>
              <w:jc w:val="center"/>
              <w:rPr>
                <w:del w:id="22960" w:author="Stefanie Lane" w:date="2022-06-23T15:12:00Z"/>
                <w:rFonts w:ascii="Calibri" w:eastAsia="Times New Roman" w:hAnsi="Calibri" w:cs="Calibri"/>
                <w:color w:val="000000"/>
              </w:rPr>
            </w:pPr>
            <w:del w:id="22961" w:author="Stefanie Lane" w:date="2022-06-23T15:12:00Z">
              <w:r w:rsidRPr="004F6583" w:rsidDel="00EB4CE1">
                <w:rPr>
                  <w:rFonts w:ascii="Calibri" w:eastAsia="Times New Roman" w:hAnsi="Calibri" w:cs="Calibri"/>
                  <w:color w:val="000000"/>
                </w:rPr>
                <w:delText>0.47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3FFF5F9" w14:textId="52298D07" w:rsidR="004F6583" w:rsidRPr="004F6583" w:rsidDel="00EB4CE1" w:rsidRDefault="004F6583" w:rsidP="004F6583">
            <w:pPr>
              <w:spacing w:after="0" w:line="240" w:lineRule="auto"/>
              <w:jc w:val="center"/>
              <w:rPr>
                <w:del w:id="22962" w:author="Stefanie Lane" w:date="2022-06-23T15:12:00Z"/>
                <w:rFonts w:ascii="Calibri" w:eastAsia="Times New Roman" w:hAnsi="Calibri" w:cs="Calibri"/>
                <w:color w:val="000000"/>
              </w:rPr>
            </w:pPr>
            <w:del w:id="2296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8C3915" w14:textId="1F141E1C" w:rsidR="004F6583" w:rsidRPr="004F6583" w:rsidDel="00EB4CE1" w:rsidRDefault="004F6583" w:rsidP="004F6583">
            <w:pPr>
              <w:spacing w:after="0" w:line="240" w:lineRule="auto"/>
              <w:jc w:val="center"/>
              <w:rPr>
                <w:del w:id="22964" w:author="Stefanie Lane" w:date="2022-06-23T15:12:00Z"/>
                <w:rFonts w:ascii="Calibri" w:eastAsia="Times New Roman" w:hAnsi="Calibri" w:cs="Calibri"/>
                <w:color w:val="000000"/>
              </w:rPr>
            </w:pPr>
            <w:del w:id="22965" w:author="Stefanie Lane" w:date="2022-06-23T15:12:00Z">
              <w:r w:rsidRPr="004F6583" w:rsidDel="00EB4CE1">
                <w:rPr>
                  <w:rFonts w:ascii="Calibri" w:eastAsia="Times New Roman" w:hAnsi="Calibri" w:cs="Calibri"/>
                  <w:color w:val="000000"/>
                </w:rPr>
                <w:delText>0.07</w:delText>
              </w:r>
            </w:del>
          </w:p>
        </w:tc>
        <w:tc>
          <w:tcPr>
            <w:tcW w:w="1760" w:type="dxa"/>
            <w:tcBorders>
              <w:top w:val="single" w:sz="4" w:space="0" w:color="auto"/>
              <w:left w:val="nil"/>
              <w:bottom w:val="nil"/>
              <w:right w:val="nil"/>
            </w:tcBorders>
            <w:shd w:val="clear" w:color="auto" w:fill="auto"/>
            <w:noWrap/>
            <w:vAlign w:val="bottom"/>
            <w:hideMark/>
          </w:tcPr>
          <w:p w14:paraId="1776BC7D" w14:textId="61D3E678" w:rsidR="004F6583" w:rsidRPr="004F6583" w:rsidDel="00EB4CE1" w:rsidRDefault="004F6583" w:rsidP="004F6583">
            <w:pPr>
              <w:spacing w:after="0" w:line="240" w:lineRule="auto"/>
              <w:jc w:val="center"/>
              <w:rPr>
                <w:del w:id="22966" w:author="Stefanie Lane" w:date="2022-06-23T15:12:00Z"/>
                <w:rFonts w:ascii="Calibri" w:eastAsia="Times New Roman" w:hAnsi="Calibri" w:cs="Calibri"/>
                <w:color w:val="000000"/>
              </w:rPr>
            </w:pPr>
            <w:del w:id="22967" w:author="Stefanie Lane" w:date="2022-06-23T15:12:00Z">
              <w:r w:rsidRPr="004F6583" w:rsidDel="00EB4CE1">
                <w:rPr>
                  <w:rFonts w:ascii="Calibri" w:eastAsia="Times New Roman" w:hAnsi="Calibri" w:cs="Calibri"/>
                  <w:color w:val="000000"/>
                </w:rPr>
                <w:delText>-92.86</w:delText>
              </w:r>
            </w:del>
          </w:p>
        </w:tc>
      </w:tr>
      <w:tr w:rsidR="004F6583" w:rsidRPr="004F6583" w:rsidDel="00EB4CE1" w14:paraId="532467A1" w14:textId="23FD93A7" w:rsidTr="004F6583">
        <w:trPr>
          <w:trHeight w:val="290"/>
          <w:del w:id="22968" w:author="Stefanie Lane" w:date="2022-06-23T15:12:00Z"/>
        </w:trPr>
        <w:tc>
          <w:tcPr>
            <w:tcW w:w="1700" w:type="dxa"/>
            <w:vMerge/>
            <w:tcBorders>
              <w:top w:val="nil"/>
              <w:left w:val="nil"/>
              <w:bottom w:val="single" w:sz="4" w:space="0" w:color="000000"/>
              <w:right w:val="nil"/>
            </w:tcBorders>
            <w:vAlign w:val="center"/>
            <w:hideMark/>
          </w:tcPr>
          <w:p w14:paraId="7A3B1964" w14:textId="67CB1511" w:rsidR="004F6583" w:rsidRPr="004F6583" w:rsidDel="00EB4CE1" w:rsidRDefault="004F6583" w:rsidP="004F6583">
            <w:pPr>
              <w:spacing w:after="0" w:line="240" w:lineRule="auto"/>
              <w:rPr>
                <w:del w:id="2296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4A07A4" w14:textId="74F40E6E" w:rsidR="004F6583" w:rsidRPr="004F6583" w:rsidDel="00EB4CE1" w:rsidRDefault="004F6583" w:rsidP="004F6583">
            <w:pPr>
              <w:spacing w:after="0" w:line="240" w:lineRule="auto"/>
              <w:rPr>
                <w:del w:id="22970" w:author="Stefanie Lane" w:date="2022-06-23T15:12:00Z"/>
                <w:rFonts w:ascii="Arial" w:eastAsia="Times New Roman" w:hAnsi="Arial" w:cs="Arial"/>
                <w:i/>
                <w:iCs/>
                <w:sz w:val="20"/>
                <w:szCs w:val="20"/>
              </w:rPr>
            </w:pPr>
            <w:del w:id="22971" w:author="Stefanie Lane" w:date="2022-06-23T15:12:00Z">
              <w:r w:rsidRPr="004F6583" w:rsidDel="00EB4CE1">
                <w:rPr>
                  <w:rFonts w:ascii="Arial" w:eastAsia="Times New Roman" w:hAnsi="Arial" w:cs="Arial"/>
                  <w:i/>
                  <w:iCs/>
                  <w:sz w:val="20"/>
                  <w:szCs w:val="20"/>
                </w:rPr>
                <w:delText>Schoenoplectus tabernaemontani</w:delText>
              </w:r>
            </w:del>
          </w:p>
        </w:tc>
        <w:tc>
          <w:tcPr>
            <w:tcW w:w="960" w:type="dxa"/>
            <w:tcBorders>
              <w:top w:val="nil"/>
              <w:left w:val="nil"/>
              <w:bottom w:val="nil"/>
              <w:right w:val="nil"/>
            </w:tcBorders>
            <w:shd w:val="clear" w:color="auto" w:fill="auto"/>
            <w:noWrap/>
            <w:vAlign w:val="bottom"/>
            <w:hideMark/>
          </w:tcPr>
          <w:p w14:paraId="5B13F139" w14:textId="51DA8952" w:rsidR="004F6583" w:rsidRPr="004F6583" w:rsidDel="00EB4CE1" w:rsidRDefault="004F6583" w:rsidP="004F6583">
            <w:pPr>
              <w:spacing w:after="0" w:line="240" w:lineRule="auto"/>
              <w:jc w:val="center"/>
              <w:rPr>
                <w:del w:id="22972" w:author="Stefanie Lane" w:date="2022-06-23T15:12:00Z"/>
                <w:rFonts w:ascii="Calibri" w:eastAsia="Times New Roman" w:hAnsi="Calibri" w:cs="Calibri"/>
                <w:color w:val="000000"/>
              </w:rPr>
            </w:pPr>
            <w:del w:id="22973" w:author="Stefanie Lane" w:date="2022-06-23T15:12:00Z">
              <w:r w:rsidRPr="004F6583" w:rsidDel="00EB4CE1">
                <w:rPr>
                  <w:rFonts w:ascii="Calibri" w:eastAsia="Times New Roman" w:hAnsi="Calibri" w:cs="Calibri"/>
                  <w:color w:val="000000"/>
                </w:rPr>
                <w:delText>0.16</w:delText>
              </w:r>
            </w:del>
          </w:p>
        </w:tc>
        <w:tc>
          <w:tcPr>
            <w:tcW w:w="960" w:type="dxa"/>
            <w:tcBorders>
              <w:top w:val="nil"/>
              <w:left w:val="nil"/>
              <w:bottom w:val="nil"/>
              <w:right w:val="nil"/>
            </w:tcBorders>
            <w:shd w:val="clear" w:color="auto" w:fill="auto"/>
            <w:noWrap/>
            <w:vAlign w:val="bottom"/>
            <w:hideMark/>
          </w:tcPr>
          <w:p w14:paraId="2719FEF6" w14:textId="47D2F644" w:rsidR="004F6583" w:rsidRPr="004F6583" w:rsidDel="00EB4CE1" w:rsidRDefault="004F6583" w:rsidP="004F6583">
            <w:pPr>
              <w:spacing w:after="0" w:line="240" w:lineRule="auto"/>
              <w:jc w:val="center"/>
              <w:rPr>
                <w:del w:id="22974" w:author="Stefanie Lane" w:date="2022-06-23T15:12:00Z"/>
                <w:rFonts w:ascii="Calibri" w:eastAsia="Times New Roman" w:hAnsi="Calibri" w:cs="Calibri"/>
                <w:color w:val="000000"/>
              </w:rPr>
            </w:pPr>
            <w:del w:id="2297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2B56E262" w14:textId="033E62A0" w:rsidR="004F6583" w:rsidRPr="004F6583" w:rsidDel="00EB4CE1" w:rsidRDefault="004F6583" w:rsidP="004F6583">
            <w:pPr>
              <w:spacing w:after="0" w:line="240" w:lineRule="auto"/>
              <w:jc w:val="center"/>
              <w:rPr>
                <w:del w:id="22976" w:author="Stefanie Lane" w:date="2022-06-23T15:12:00Z"/>
                <w:rFonts w:ascii="Calibri" w:eastAsia="Times New Roman" w:hAnsi="Calibri" w:cs="Calibri"/>
                <w:color w:val="000000"/>
              </w:rPr>
            </w:pPr>
            <w:del w:id="22977" w:author="Stefanie Lane" w:date="2022-06-23T15:12:00Z">
              <w:r w:rsidRPr="004F6583" w:rsidDel="00EB4CE1">
                <w:rPr>
                  <w:rFonts w:ascii="Calibri" w:eastAsia="Times New Roman" w:hAnsi="Calibri" w:cs="Calibri"/>
                  <w:color w:val="000000"/>
                </w:rPr>
                <w:delText>0.07</w:delText>
              </w:r>
            </w:del>
          </w:p>
        </w:tc>
        <w:tc>
          <w:tcPr>
            <w:tcW w:w="1760" w:type="dxa"/>
            <w:tcBorders>
              <w:top w:val="single" w:sz="4" w:space="0" w:color="auto"/>
              <w:left w:val="nil"/>
              <w:bottom w:val="nil"/>
              <w:right w:val="nil"/>
            </w:tcBorders>
            <w:shd w:val="clear" w:color="auto" w:fill="auto"/>
            <w:noWrap/>
            <w:vAlign w:val="bottom"/>
            <w:hideMark/>
          </w:tcPr>
          <w:p w14:paraId="3F379A3A" w14:textId="0B5A5863" w:rsidR="004F6583" w:rsidRPr="004F6583" w:rsidDel="00EB4CE1" w:rsidRDefault="004F6583" w:rsidP="004F6583">
            <w:pPr>
              <w:spacing w:after="0" w:line="240" w:lineRule="auto"/>
              <w:jc w:val="center"/>
              <w:rPr>
                <w:del w:id="22978" w:author="Stefanie Lane" w:date="2022-06-23T15:12:00Z"/>
                <w:rFonts w:ascii="Calibri" w:eastAsia="Times New Roman" w:hAnsi="Calibri" w:cs="Calibri"/>
                <w:color w:val="000000"/>
              </w:rPr>
            </w:pPr>
            <w:del w:id="22979" w:author="Stefanie Lane" w:date="2022-06-23T15:12:00Z">
              <w:r w:rsidRPr="004F6583" w:rsidDel="00EB4CE1">
                <w:rPr>
                  <w:rFonts w:ascii="Calibri" w:eastAsia="Times New Roman" w:hAnsi="Calibri" w:cs="Calibri"/>
                  <w:color w:val="000000"/>
                </w:rPr>
                <w:delText>-92.86</w:delText>
              </w:r>
            </w:del>
          </w:p>
        </w:tc>
      </w:tr>
      <w:tr w:rsidR="004F6583" w:rsidRPr="004F6583" w:rsidDel="00EB4CE1" w14:paraId="6E967D5B" w14:textId="0A50C2D0" w:rsidTr="004F6583">
        <w:trPr>
          <w:trHeight w:val="290"/>
          <w:del w:id="22980" w:author="Stefanie Lane" w:date="2022-06-23T15:12:00Z"/>
        </w:trPr>
        <w:tc>
          <w:tcPr>
            <w:tcW w:w="1700" w:type="dxa"/>
            <w:vMerge/>
            <w:tcBorders>
              <w:top w:val="nil"/>
              <w:left w:val="nil"/>
              <w:bottom w:val="single" w:sz="4" w:space="0" w:color="000000"/>
              <w:right w:val="nil"/>
            </w:tcBorders>
            <w:vAlign w:val="center"/>
            <w:hideMark/>
          </w:tcPr>
          <w:p w14:paraId="36A86D0C" w14:textId="5216354A" w:rsidR="004F6583" w:rsidRPr="004F6583" w:rsidDel="00EB4CE1" w:rsidRDefault="004F6583" w:rsidP="004F6583">
            <w:pPr>
              <w:spacing w:after="0" w:line="240" w:lineRule="auto"/>
              <w:rPr>
                <w:del w:id="2298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6C2BDD" w14:textId="39073B5A" w:rsidR="004F6583" w:rsidRPr="004F6583" w:rsidDel="00EB4CE1" w:rsidRDefault="004F6583" w:rsidP="004F6583">
            <w:pPr>
              <w:spacing w:after="0" w:line="240" w:lineRule="auto"/>
              <w:rPr>
                <w:del w:id="22982" w:author="Stefanie Lane" w:date="2022-06-23T15:12:00Z"/>
                <w:rFonts w:ascii="Arial" w:eastAsia="Times New Roman" w:hAnsi="Arial" w:cs="Arial"/>
                <w:i/>
                <w:iCs/>
                <w:sz w:val="20"/>
                <w:szCs w:val="20"/>
              </w:rPr>
            </w:pPr>
            <w:del w:id="22983" w:author="Stefanie Lane" w:date="2022-06-23T15:12:00Z">
              <w:r w:rsidRPr="004F6583" w:rsidDel="00EB4CE1">
                <w:rPr>
                  <w:rFonts w:ascii="Arial" w:eastAsia="Times New Roman" w:hAnsi="Arial" w:cs="Arial"/>
                  <w:i/>
                  <w:iCs/>
                  <w:sz w:val="20"/>
                  <w:szCs w:val="20"/>
                </w:rPr>
                <w:delText>Sidalcia hendersonii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EDBBA91" w14:textId="657CB739" w:rsidR="004F6583" w:rsidRPr="004F6583" w:rsidDel="00EB4CE1" w:rsidRDefault="004F6583" w:rsidP="004F6583">
            <w:pPr>
              <w:spacing w:after="0" w:line="240" w:lineRule="auto"/>
              <w:jc w:val="center"/>
              <w:rPr>
                <w:del w:id="22984" w:author="Stefanie Lane" w:date="2022-06-23T15:12:00Z"/>
                <w:rFonts w:ascii="Calibri" w:eastAsia="Times New Roman" w:hAnsi="Calibri" w:cs="Calibri"/>
                <w:color w:val="000000"/>
              </w:rPr>
            </w:pPr>
            <w:del w:id="22985" w:author="Stefanie Lane" w:date="2022-06-23T15:12:00Z">
              <w:r w:rsidRPr="004F6583" w:rsidDel="00EB4CE1">
                <w:rPr>
                  <w:rFonts w:ascii="Calibri" w:eastAsia="Times New Roman" w:hAnsi="Calibri" w:cs="Calibri"/>
                  <w:color w:val="000000"/>
                </w:rPr>
                <w:delText>0.05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E911B20" w14:textId="7C8DE324" w:rsidR="004F6583" w:rsidRPr="004F6583" w:rsidDel="00EB4CE1" w:rsidRDefault="004F6583" w:rsidP="004F6583">
            <w:pPr>
              <w:spacing w:after="0" w:line="240" w:lineRule="auto"/>
              <w:jc w:val="center"/>
              <w:rPr>
                <w:del w:id="22986" w:author="Stefanie Lane" w:date="2022-06-23T15:12:00Z"/>
                <w:rFonts w:ascii="Calibri" w:eastAsia="Times New Roman" w:hAnsi="Calibri" w:cs="Calibri"/>
                <w:color w:val="000000"/>
              </w:rPr>
            </w:pPr>
            <w:del w:id="2298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FCA7B48" w14:textId="6A4FC952" w:rsidR="004F6583" w:rsidRPr="004F6583" w:rsidDel="00EB4CE1" w:rsidRDefault="004F6583" w:rsidP="004F6583">
            <w:pPr>
              <w:spacing w:after="0" w:line="240" w:lineRule="auto"/>
              <w:jc w:val="center"/>
              <w:rPr>
                <w:del w:id="22988" w:author="Stefanie Lane" w:date="2022-06-23T15:12:00Z"/>
                <w:rFonts w:ascii="Calibri" w:eastAsia="Times New Roman" w:hAnsi="Calibri" w:cs="Calibri"/>
                <w:color w:val="000000"/>
              </w:rPr>
            </w:pPr>
            <w:del w:id="22989" w:author="Stefanie Lane" w:date="2022-06-23T15:12:00Z">
              <w:r w:rsidRPr="004F6583" w:rsidDel="00EB4CE1">
                <w:rPr>
                  <w:rFonts w:ascii="Calibri" w:eastAsia="Times New Roman" w:hAnsi="Calibri" w:cs="Calibri"/>
                  <w:color w:val="000000"/>
                </w:rPr>
                <w:delText>0.07</w:delText>
              </w:r>
            </w:del>
          </w:p>
        </w:tc>
        <w:tc>
          <w:tcPr>
            <w:tcW w:w="1760" w:type="dxa"/>
            <w:tcBorders>
              <w:top w:val="single" w:sz="4" w:space="0" w:color="auto"/>
              <w:left w:val="nil"/>
              <w:bottom w:val="nil"/>
              <w:right w:val="nil"/>
            </w:tcBorders>
            <w:shd w:val="clear" w:color="auto" w:fill="auto"/>
            <w:noWrap/>
            <w:vAlign w:val="bottom"/>
            <w:hideMark/>
          </w:tcPr>
          <w:p w14:paraId="75E85F21" w14:textId="11EB48B3" w:rsidR="004F6583" w:rsidRPr="004F6583" w:rsidDel="00EB4CE1" w:rsidRDefault="004F6583" w:rsidP="004F6583">
            <w:pPr>
              <w:spacing w:after="0" w:line="240" w:lineRule="auto"/>
              <w:jc w:val="center"/>
              <w:rPr>
                <w:del w:id="22990" w:author="Stefanie Lane" w:date="2022-06-23T15:12:00Z"/>
                <w:rFonts w:ascii="Calibri" w:eastAsia="Times New Roman" w:hAnsi="Calibri" w:cs="Calibri"/>
                <w:color w:val="000000"/>
              </w:rPr>
            </w:pPr>
            <w:del w:id="22991" w:author="Stefanie Lane" w:date="2022-06-23T15:12:00Z">
              <w:r w:rsidRPr="004F6583" w:rsidDel="00EB4CE1">
                <w:rPr>
                  <w:rFonts w:ascii="Calibri" w:eastAsia="Times New Roman" w:hAnsi="Calibri" w:cs="Calibri"/>
                  <w:color w:val="000000"/>
                </w:rPr>
                <w:delText>-92.86</w:delText>
              </w:r>
            </w:del>
          </w:p>
        </w:tc>
      </w:tr>
      <w:tr w:rsidR="004F6583" w:rsidRPr="004F6583" w:rsidDel="00EB4CE1" w14:paraId="0A04CCF4" w14:textId="6913153D" w:rsidTr="004F6583">
        <w:trPr>
          <w:trHeight w:val="290"/>
          <w:del w:id="22992" w:author="Stefanie Lane" w:date="2022-06-23T15:12:00Z"/>
        </w:trPr>
        <w:tc>
          <w:tcPr>
            <w:tcW w:w="1700" w:type="dxa"/>
            <w:vMerge/>
            <w:tcBorders>
              <w:top w:val="nil"/>
              <w:left w:val="nil"/>
              <w:bottom w:val="single" w:sz="4" w:space="0" w:color="000000"/>
              <w:right w:val="nil"/>
            </w:tcBorders>
            <w:vAlign w:val="center"/>
            <w:hideMark/>
          </w:tcPr>
          <w:p w14:paraId="1E53FC61" w14:textId="574E597D" w:rsidR="004F6583" w:rsidRPr="004F6583" w:rsidDel="00EB4CE1" w:rsidRDefault="004F6583" w:rsidP="004F6583">
            <w:pPr>
              <w:spacing w:after="0" w:line="240" w:lineRule="auto"/>
              <w:rPr>
                <w:del w:id="2299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05D382" w14:textId="73CBE587" w:rsidR="004F6583" w:rsidRPr="004F6583" w:rsidDel="00EB4CE1" w:rsidRDefault="004F6583" w:rsidP="004F6583">
            <w:pPr>
              <w:spacing w:after="0" w:line="240" w:lineRule="auto"/>
              <w:rPr>
                <w:del w:id="22994" w:author="Stefanie Lane" w:date="2022-06-23T15:12:00Z"/>
                <w:rFonts w:ascii="Arial" w:eastAsia="Times New Roman" w:hAnsi="Arial" w:cs="Arial"/>
                <w:i/>
                <w:iCs/>
                <w:sz w:val="20"/>
                <w:szCs w:val="20"/>
              </w:rPr>
            </w:pPr>
            <w:del w:id="22995" w:author="Stefanie Lane" w:date="2022-06-23T15:12:00Z">
              <w:r w:rsidRPr="004F6583" w:rsidDel="00EB4CE1">
                <w:rPr>
                  <w:rFonts w:ascii="Arial" w:eastAsia="Times New Roman" w:hAnsi="Arial" w:cs="Arial"/>
                  <w:i/>
                  <w:iCs/>
                  <w:sz w:val="20"/>
                  <w:szCs w:val="20"/>
                </w:rPr>
                <w:delText>Bidens cernua</w:delText>
              </w:r>
            </w:del>
          </w:p>
        </w:tc>
        <w:tc>
          <w:tcPr>
            <w:tcW w:w="960" w:type="dxa"/>
            <w:tcBorders>
              <w:top w:val="nil"/>
              <w:left w:val="nil"/>
              <w:bottom w:val="nil"/>
              <w:right w:val="nil"/>
            </w:tcBorders>
            <w:shd w:val="clear" w:color="auto" w:fill="auto"/>
            <w:noWrap/>
            <w:vAlign w:val="bottom"/>
            <w:hideMark/>
          </w:tcPr>
          <w:p w14:paraId="558FD387" w14:textId="70315311" w:rsidR="004F6583" w:rsidRPr="004F6583" w:rsidDel="00EB4CE1" w:rsidRDefault="004F6583" w:rsidP="004F6583">
            <w:pPr>
              <w:spacing w:after="0" w:line="240" w:lineRule="auto"/>
              <w:jc w:val="center"/>
              <w:rPr>
                <w:del w:id="22996" w:author="Stefanie Lane" w:date="2022-06-23T15:12:00Z"/>
                <w:rFonts w:ascii="Calibri" w:eastAsia="Times New Roman" w:hAnsi="Calibri" w:cs="Calibri"/>
                <w:color w:val="000000"/>
              </w:rPr>
            </w:pPr>
            <w:del w:id="22997" w:author="Stefanie Lane" w:date="2022-06-23T15:12:00Z">
              <w:r w:rsidRPr="004F6583" w:rsidDel="00EB4CE1">
                <w:rPr>
                  <w:rFonts w:ascii="Calibri" w:eastAsia="Times New Roman" w:hAnsi="Calibri" w:cs="Calibri"/>
                  <w:color w:val="000000"/>
                </w:rPr>
                <w:delText>0.84</w:delText>
              </w:r>
            </w:del>
          </w:p>
        </w:tc>
        <w:tc>
          <w:tcPr>
            <w:tcW w:w="960" w:type="dxa"/>
            <w:tcBorders>
              <w:top w:val="nil"/>
              <w:left w:val="nil"/>
              <w:bottom w:val="nil"/>
              <w:right w:val="nil"/>
            </w:tcBorders>
            <w:shd w:val="clear" w:color="auto" w:fill="auto"/>
            <w:noWrap/>
            <w:vAlign w:val="bottom"/>
            <w:hideMark/>
          </w:tcPr>
          <w:p w14:paraId="09B2CFD1" w14:textId="2F4CAA17" w:rsidR="004F6583" w:rsidRPr="004F6583" w:rsidDel="00EB4CE1" w:rsidRDefault="004F6583" w:rsidP="004F6583">
            <w:pPr>
              <w:spacing w:after="0" w:line="240" w:lineRule="auto"/>
              <w:jc w:val="center"/>
              <w:rPr>
                <w:del w:id="22998" w:author="Stefanie Lane" w:date="2022-06-23T15:12:00Z"/>
                <w:rFonts w:ascii="Calibri" w:eastAsia="Times New Roman" w:hAnsi="Calibri" w:cs="Calibri"/>
                <w:color w:val="000000"/>
              </w:rPr>
            </w:pPr>
            <w:del w:id="22999" w:author="Stefanie Lane" w:date="2022-06-23T15:12:00Z">
              <w:r w:rsidRPr="004F6583" w:rsidDel="00EB4CE1">
                <w:rPr>
                  <w:rFonts w:ascii="Calibri" w:eastAsia="Times New Roman" w:hAnsi="Calibri" w:cs="Calibri"/>
                  <w:color w:val="000000"/>
                </w:rPr>
                <w:delText>0.17</w:delText>
              </w:r>
            </w:del>
          </w:p>
        </w:tc>
        <w:tc>
          <w:tcPr>
            <w:tcW w:w="960" w:type="dxa"/>
            <w:tcBorders>
              <w:top w:val="nil"/>
              <w:left w:val="nil"/>
              <w:bottom w:val="nil"/>
              <w:right w:val="nil"/>
            </w:tcBorders>
            <w:shd w:val="clear" w:color="auto" w:fill="auto"/>
            <w:noWrap/>
            <w:vAlign w:val="bottom"/>
            <w:hideMark/>
          </w:tcPr>
          <w:p w14:paraId="2BDB3C60" w14:textId="2B25F206" w:rsidR="004F6583" w:rsidRPr="004F6583" w:rsidDel="00EB4CE1" w:rsidRDefault="004F6583" w:rsidP="004F6583">
            <w:pPr>
              <w:spacing w:after="0" w:line="240" w:lineRule="auto"/>
              <w:jc w:val="center"/>
              <w:rPr>
                <w:del w:id="23000" w:author="Stefanie Lane" w:date="2022-06-23T15:12:00Z"/>
                <w:rFonts w:ascii="Calibri" w:eastAsia="Times New Roman" w:hAnsi="Calibri" w:cs="Calibri"/>
                <w:color w:val="000000"/>
              </w:rPr>
            </w:pPr>
            <w:del w:id="23001" w:author="Stefanie Lane" w:date="2022-06-23T15:12:00Z">
              <w:r w:rsidRPr="004F6583" w:rsidDel="00EB4CE1">
                <w:rPr>
                  <w:rFonts w:ascii="Calibri" w:eastAsia="Times New Roman" w:hAnsi="Calibri" w:cs="Calibri"/>
                  <w:color w:val="000000"/>
                </w:rPr>
                <w:delText>0.14</w:delText>
              </w:r>
            </w:del>
          </w:p>
        </w:tc>
        <w:tc>
          <w:tcPr>
            <w:tcW w:w="1760" w:type="dxa"/>
            <w:tcBorders>
              <w:top w:val="single" w:sz="4" w:space="0" w:color="auto"/>
              <w:left w:val="nil"/>
              <w:bottom w:val="nil"/>
              <w:right w:val="nil"/>
            </w:tcBorders>
            <w:shd w:val="clear" w:color="auto" w:fill="auto"/>
            <w:noWrap/>
            <w:vAlign w:val="bottom"/>
            <w:hideMark/>
          </w:tcPr>
          <w:p w14:paraId="14A7F23D" w14:textId="69C29676" w:rsidR="004F6583" w:rsidRPr="004F6583" w:rsidDel="00EB4CE1" w:rsidRDefault="004F6583" w:rsidP="004F6583">
            <w:pPr>
              <w:spacing w:after="0" w:line="240" w:lineRule="auto"/>
              <w:jc w:val="center"/>
              <w:rPr>
                <w:del w:id="23002" w:author="Stefanie Lane" w:date="2022-06-23T15:12:00Z"/>
                <w:rFonts w:ascii="Calibri" w:eastAsia="Times New Roman" w:hAnsi="Calibri" w:cs="Calibri"/>
                <w:color w:val="000000"/>
              </w:rPr>
            </w:pPr>
            <w:del w:id="23003" w:author="Stefanie Lane" w:date="2022-06-23T15:12:00Z">
              <w:r w:rsidRPr="004F6583" w:rsidDel="00EB4CE1">
                <w:rPr>
                  <w:rFonts w:ascii="Calibri" w:eastAsia="Times New Roman" w:hAnsi="Calibri" w:cs="Calibri"/>
                  <w:color w:val="000000"/>
                </w:rPr>
                <w:delText>-85.71</w:delText>
              </w:r>
            </w:del>
          </w:p>
        </w:tc>
      </w:tr>
      <w:tr w:rsidR="004F6583" w:rsidRPr="004F6583" w:rsidDel="00EB4CE1" w14:paraId="33640FD2" w14:textId="178B40D2" w:rsidTr="004F6583">
        <w:trPr>
          <w:trHeight w:val="290"/>
          <w:del w:id="23004" w:author="Stefanie Lane" w:date="2022-06-23T15:12:00Z"/>
        </w:trPr>
        <w:tc>
          <w:tcPr>
            <w:tcW w:w="1700" w:type="dxa"/>
            <w:vMerge/>
            <w:tcBorders>
              <w:top w:val="nil"/>
              <w:left w:val="nil"/>
              <w:bottom w:val="single" w:sz="4" w:space="0" w:color="000000"/>
              <w:right w:val="nil"/>
            </w:tcBorders>
            <w:vAlign w:val="center"/>
            <w:hideMark/>
          </w:tcPr>
          <w:p w14:paraId="7537685B" w14:textId="1C22C657" w:rsidR="004F6583" w:rsidRPr="004F6583" w:rsidDel="00EB4CE1" w:rsidRDefault="004F6583" w:rsidP="004F6583">
            <w:pPr>
              <w:spacing w:after="0" w:line="240" w:lineRule="auto"/>
              <w:rPr>
                <w:del w:id="2300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9AB6258" w14:textId="7D1FB0C6" w:rsidR="004F6583" w:rsidRPr="004F6583" w:rsidDel="00EB4CE1" w:rsidRDefault="004F6583" w:rsidP="004F6583">
            <w:pPr>
              <w:spacing w:after="0" w:line="240" w:lineRule="auto"/>
              <w:rPr>
                <w:del w:id="23006" w:author="Stefanie Lane" w:date="2022-06-23T15:12:00Z"/>
                <w:rFonts w:ascii="Arial" w:eastAsia="Times New Roman" w:hAnsi="Arial" w:cs="Arial"/>
                <w:i/>
                <w:iCs/>
                <w:sz w:val="20"/>
                <w:szCs w:val="20"/>
              </w:rPr>
            </w:pPr>
            <w:del w:id="23007" w:author="Stefanie Lane" w:date="2022-06-23T15:12:00Z">
              <w:r w:rsidRPr="004F6583" w:rsidDel="00EB4CE1">
                <w:rPr>
                  <w:rFonts w:ascii="Arial" w:eastAsia="Times New Roman" w:hAnsi="Arial" w:cs="Arial"/>
                  <w:i/>
                  <w:iCs/>
                  <w:sz w:val="20"/>
                  <w:szCs w:val="20"/>
                </w:rPr>
                <w:delText>Rumex conglomeratus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EE8AA66" w14:textId="43CD8C79" w:rsidR="004F6583" w:rsidRPr="004F6583" w:rsidDel="00EB4CE1" w:rsidRDefault="004F6583" w:rsidP="004F6583">
            <w:pPr>
              <w:spacing w:after="0" w:line="240" w:lineRule="auto"/>
              <w:jc w:val="center"/>
              <w:rPr>
                <w:del w:id="23008" w:author="Stefanie Lane" w:date="2022-06-23T15:12:00Z"/>
                <w:rFonts w:ascii="Calibri" w:eastAsia="Times New Roman" w:hAnsi="Calibri" w:cs="Calibri"/>
                <w:color w:val="000000"/>
              </w:rPr>
            </w:pPr>
            <w:del w:id="23009" w:author="Stefanie Lane" w:date="2022-06-23T15:12:00Z">
              <w:r w:rsidRPr="004F6583" w:rsidDel="00EB4CE1">
                <w:rPr>
                  <w:rFonts w:ascii="Calibri" w:eastAsia="Times New Roman" w:hAnsi="Calibri" w:cs="Calibri"/>
                  <w:color w:val="000000"/>
                </w:rPr>
                <w:delText>0.05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EDE027D" w14:textId="3F92D134" w:rsidR="004F6583" w:rsidRPr="004F6583" w:rsidDel="00EB4CE1" w:rsidRDefault="004F6583" w:rsidP="004F6583">
            <w:pPr>
              <w:spacing w:after="0" w:line="240" w:lineRule="auto"/>
              <w:jc w:val="center"/>
              <w:rPr>
                <w:del w:id="23010" w:author="Stefanie Lane" w:date="2022-06-23T15:12:00Z"/>
                <w:rFonts w:ascii="Calibri" w:eastAsia="Times New Roman" w:hAnsi="Calibri" w:cs="Calibri"/>
                <w:color w:val="000000"/>
              </w:rPr>
            </w:pPr>
            <w:del w:id="23011" w:author="Stefanie Lane" w:date="2022-06-23T15:12:00Z">
              <w:r w:rsidRPr="004F6583" w:rsidDel="00EB4CE1">
                <w:rPr>
                  <w:rFonts w:ascii="Calibri" w:eastAsia="Times New Roman" w:hAnsi="Calibri" w:cs="Calibri"/>
                  <w:color w:val="000000"/>
                </w:rPr>
                <w:delText>0.11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61263EE" w14:textId="7E708A29" w:rsidR="004F6583" w:rsidRPr="004F6583" w:rsidDel="00EB4CE1" w:rsidRDefault="004F6583" w:rsidP="004F6583">
            <w:pPr>
              <w:spacing w:after="0" w:line="240" w:lineRule="auto"/>
              <w:jc w:val="center"/>
              <w:rPr>
                <w:del w:id="23012" w:author="Stefanie Lane" w:date="2022-06-23T15:12:00Z"/>
                <w:rFonts w:ascii="Calibri" w:eastAsia="Times New Roman" w:hAnsi="Calibri" w:cs="Calibri"/>
                <w:color w:val="000000"/>
              </w:rPr>
            </w:pPr>
            <w:del w:id="23013" w:author="Stefanie Lane" w:date="2022-06-23T15:12:00Z">
              <w:r w:rsidRPr="004F6583" w:rsidDel="00EB4CE1">
                <w:rPr>
                  <w:rFonts w:ascii="Calibri" w:eastAsia="Times New Roman" w:hAnsi="Calibri" w:cs="Calibri"/>
                  <w:color w:val="000000"/>
                </w:rPr>
                <w:delText>0.14</w:delText>
              </w:r>
            </w:del>
          </w:p>
        </w:tc>
        <w:tc>
          <w:tcPr>
            <w:tcW w:w="1760" w:type="dxa"/>
            <w:tcBorders>
              <w:top w:val="single" w:sz="4" w:space="0" w:color="auto"/>
              <w:left w:val="nil"/>
              <w:bottom w:val="nil"/>
              <w:right w:val="nil"/>
            </w:tcBorders>
            <w:shd w:val="clear" w:color="auto" w:fill="auto"/>
            <w:noWrap/>
            <w:vAlign w:val="bottom"/>
            <w:hideMark/>
          </w:tcPr>
          <w:p w14:paraId="1A90784E" w14:textId="3E7131AB" w:rsidR="004F6583" w:rsidRPr="004F6583" w:rsidDel="00EB4CE1" w:rsidRDefault="004F6583" w:rsidP="004F6583">
            <w:pPr>
              <w:spacing w:after="0" w:line="240" w:lineRule="auto"/>
              <w:jc w:val="center"/>
              <w:rPr>
                <w:del w:id="23014" w:author="Stefanie Lane" w:date="2022-06-23T15:12:00Z"/>
                <w:rFonts w:ascii="Calibri" w:eastAsia="Times New Roman" w:hAnsi="Calibri" w:cs="Calibri"/>
                <w:color w:val="000000"/>
              </w:rPr>
            </w:pPr>
            <w:del w:id="23015" w:author="Stefanie Lane" w:date="2022-06-23T15:12:00Z">
              <w:r w:rsidRPr="004F6583" w:rsidDel="00EB4CE1">
                <w:rPr>
                  <w:rFonts w:ascii="Calibri" w:eastAsia="Times New Roman" w:hAnsi="Calibri" w:cs="Calibri"/>
                  <w:color w:val="000000"/>
                </w:rPr>
                <w:delText>-85.71</w:delText>
              </w:r>
            </w:del>
          </w:p>
        </w:tc>
      </w:tr>
      <w:tr w:rsidR="004F6583" w:rsidRPr="004F6583" w:rsidDel="00EB4CE1" w14:paraId="707EB023" w14:textId="193D85F8" w:rsidTr="004F6583">
        <w:trPr>
          <w:trHeight w:val="290"/>
          <w:del w:id="23016" w:author="Stefanie Lane" w:date="2022-06-23T15:12:00Z"/>
        </w:trPr>
        <w:tc>
          <w:tcPr>
            <w:tcW w:w="1700" w:type="dxa"/>
            <w:vMerge/>
            <w:tcBorders>
              <w:top w:val="nil"/>
              <w:left w:val="nil"/>
              <w:bottom w:val="single" w:sz="4" w:space="0" w:color="000000"/>
              <w:right w:val="nil"/>
            </w:tcBorders>
            <w:vAlign w:val="center"/>
            <w:hideMark/>
          </w:tcPr>
          <w:p w14:paraId="20BFA9B5" w14:textId="544267A5" w:rsidR="004F6583" w:rsidRPr="004F6583" w:rsidDel="00EB4CE1" w:rsidRDefault="004F6583" w:rsidP="004F6583">
            <w:pPr>
              <w:spacing w:after="0" w:line="240" w:lineRule="auto"/>
              <w:rPr>
                <w:del w:id="2301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3DE43FE" w14:textId="128EF6FE" w:rsidR="004F6583" w:rsidRPr="004F6583" w:rsidDel="00EB4CE1" w:rsidRDefault="004F6583" w:rsidP="004F6583">
            <w:pPr>
              <w:spacing w:after="0" w:line="240" w:lineRule="auto"/>
              <w:rPr>
                <w:del w:id="23018" w:author="Stefanie Lane" w:date="2022-06-23T15:12:00Z"/>
                <w:rFonts w:ascii="Arial" w:eastAsia="Times New Roman" w:hAnsi="Arial" w:cs="Arial"/>
                <w:i/>
                <w:iCs/>
                <w:sz w:val="20"/>
                <w:szCs w:val="20"/>
              </w:rPr>
            </w:pPr>
            <w:del w:id="23019" w:author="Stefanie Lane" w:date="2022-06-23T15:12:00Z">
              <w:r w:rsidRPr="004F6583" w:rsidDel="00EB4CE1">
                <w:rPr>
                  <w:rFonts w:ascii="Arial" w:eastAsia="Times New Roman" w:hAnsi="Arial" w:cs="Arial"/>
                  <w:i/>
                  <w:iCs/>
                  <w:sz w:val="20"/>
                  <w:szCs w:val="20"/>
                </w:rPr>
                <w:delText>Trifolium wormskjoldii</w:delText>
              </w:r>
            </w:del>
          </w:p>
        </w:tc>
        <w:tc>
          <w:tcPr>
            <w:tcW w:w="960" w:type="dxa"/>
            <w:tcBorders>
              <w:top w:val="nil"/>
              <w:left w:val="nil"/>
              <w:bottom w:val="nil"/>
              <w:right w:val="nil"/>
            </w:tcBorders>
            <w:shd w:val="clear" w:color="auto" w:fill="auto"/>
            <w:noWrap/>
            <w:vAlign w:val="bottom"/>
            <w:hideMark/>
          </w:tcPr>
          <w:p w14:paraId="30E34CCD" w14:textId="11A61DC8" w:rsidR="004F6583" w:rsidRPr="004F6583" w:rsidDel="00EB4CE1" w:rsidRDefault="004F6583" w:rsidP="004F6583">
            <w:pPr>
              <w:spacing w:after="0" w:line="240" w:lineRule="auto"/>
              <w:jc w:val="center"/>
              <w:rPr>
                <w:del w:id="23020" w:author="Stefanie Lane" w:date="2022-06-23T15:12:00Z"/>
                <w:rFonts w:ascii="Calibri" w:eastAsia="Times New Roman" w:hAnsi="Calibri" w:cs="Calibri"/>
                <w:color w:val="000000"/>
              </w:rPr>
            </w:pPr>
            <w:del w:id="23021" w:author="Stefanie Lane" w:date="2022-06-23T15:12:00Z">
              <w:r w:rsidRPr="004F6583" w:rsidDel="00EB4CE1">
                <w:rPr>
                  <w:rFonts w:ascii="Calibri" w:eastAsia="Times New Roman" w:hAnsi="Calibri" w:cs="Calibri"/>
                  <w:color w:val="000000"/>
                </w:rPr>
                <w:delText>0.95</w:delText>
              </w:r>
            </w:del>
          </w:p>
        </w:tc>
        <w:tc>
          <w:tcPr>
            <w:tcW w:w="960" w:type="dxa"/>
            <w:tcBorders>
              <w:top w:val="nil"/>
              <w:left w:val="nil"/>
              <w:bottom w:val="nil"/>
              <w:right w:val="nil"/>
            </w:tcBorders>
            <w:shd w:val="clear" w:color="auto" w:fill="auto"/>
            <w:noWrap/>
            <w:vAlign w:val="bottom"/>
            <w:hideMark/>
          </w:tcPr>
          <w:p w14:paraId="1B06331C" w14:textId="2CD13B47" w:rsidR="004F6583" w:rsidRPr="004F6583" w:rsidDel="00EB4CE1" w:rsidRDefault="004F6583" w:rsidP="004F6583">
            <w:pPr>
              <w:spacing w:after="0" w:line="240" w:lineRule="auto"/>
              <w:jc w:val="center"/>
              <w:rPr>
                <w:del w:id="23022" w:author="Stefanie Lane" w:date="2022-06-23T15:12:00Z"/>
                <w:rFonts w:ascii="Calibri" w:eastAsia="Times New Roman" w:hAnsi="Calibri" w:cs="Calibri"/>
                <w:color w:val="000000"/>
              </w:rPr>
            </w:pPr>
            <w:del w:id="23023" w:author="Stefanie Lane" w:date="2022-06-23T15:12:00Z">
              <w:r w:rsidRPr="004F6583" w:rsidDel="00EB4CE1">
                <w:rPr>
                  <w:rFonts w:ascii="Calibri" w:eastAsia="Times New Roman" w:hAnsi="Calibri" w:cs="Calibri"/>
                  <w:color w:val="000000"/>
                </w:rPr>
                <w:delText>0.11</w:delText>
              </w:r>
            </w:del>
          </w:p>
        </w:tc>
        <w:tc>
          <w:tcPr>
            <w:tcW w:w="960" w:type="dxa"/>
            <w:tcBorders>
              <w:top w:val="nil"/>
              <w:left w:val="nil"/>
              <w:bottom w:val="nil"/>
              <w:right w:val="nil"/>
            </w:tcBorders>
            <w:shd w:val="clear" w:color="auto" w:fill="auto"/>
            <w:noWrap/>
            <w:vAlign w:val="bottom"/>
            <w:hideMark/>
          </w:tcPr>
          <w:p w14:paraId="57E37C75" w14:textId="71DBE06A" w:rsidR="004F6583" w:rsidRPr="004F6583" w:rsidDel="00EB4CE1" w:rsidRDefault="004F6583" w:rsidP="004F6583">
            <w:pPr>
              <w:spacing w:after="0" w:line="240" w:lineRule="auto"/>
              <w:jc w:val="center"/>
              <w:rPr>
                <w:del w:id="23024" w:author="Stefanie Lane" w:date="2022-06-23T15:12:00Z"/>
                <w:rFonts w:ascii="Calibri" w:eastAsia="Times New Roman" w:hAnsi="Calibri" w:cs="Calibri"/>
                <w:color w:val="000000"/>
              </w:rPr>
            </w:pPr>
            <w:del w:id="23025" w:author="Stefanie Lane" w:date="2022-06-23T15:12:00Z">
              <w:r w:rsidRPr="004F6583" w:rsidDel="00EB4CE1">
                <w:rPr>
                  <w:rFonts w:ascii="Calibri" w:eastAsia="Times New Roman" w:hAnsi="Calibri" w:cs="Calibri"/>
                  <w:color w:val="000000"/>
                </w:rPr>
                <w:delText>0.18</w:delText>
              </w:r>
            </w:del>
          </w:p>
        </w:tc>
        <w:tc>
          <w:tcPr>
            <w:tcW w:w="1760" w:type="dxa"/>
            <w:tcBorders>
              <w:top w:val="single" w:sz="4" w:space="0" w:color="auto"/>
              <w:left w:val="nil"/>
              <w:bottom w:val="nil"/>
              <w:right w:val="nil"/>
            </w:tcBorders>
            <w:shd w:val="clear" w:color="auto" w:fill="auto"/>
            <w:noWrap/>
            <w:vAlign w:val="bottom"/>
            <w:hideMark/>
          </w:tcPr>
          <w:p w14:paraId="4D2A72B0" w14:textId="1B3D499B" w:rsidR="004F6583" w:rsidRPr="004F6583" w:rsidDel="00EB4CE1" w:rsidRDefault="004F6583" w:rsidP="004F6583">
            <w:pPr>
              <w:spacing w:after="0" w:line="240" w:lineRule="auto"/>
              <w:jc w:val="center"/>
              <w:rPr>
                <w:del w:id="23026" w:author="Stefanie Lane" w:date="2022-06-23T15:12:00Z"/>
                <w:rFonts w:ascii="Calibri" w:eastAsia="Times New Roman" w:hAnsi="Calibri" w:cs="Calibri"/>
                <w:color w:val="000000"/>
              </w:rPr>
            </w:pPr>
            <w:del w:id="23027" w:author="Stefanie Lane" w:date="2022-06-23T15:12:00Z">
              <w:r w:rsidRPr="004F6583" w:rsidDel="00EB4CE1">
                <w:rPr>
                  <w:rFonts w:ascii="Calibri" w:eastAsia="Times New Roman" w:hAnsi="Calibri" w:cs="Calibri"/>
                  <w:color w:val="000000"/>
                </w:rPr>
                <w:delText>-82.14</w:delText>
              </w:r>
            </w:del>
          </w:p>
        </w:tc>
      </w:tr>
      <w:tr w:rsidR="004F6583" w:rsidRPr="004F6583" w:rsidDel="00EB4CE1" w14:paraId="14DEBCF4" w14:textId="42505914" w:rsidTr="004F6583">
        <w:trPr>
          <w:trHeight w:val="290"/>
          <w:del w:id="23028" w:author="Stefanie Lane" w:date="2022-06-23T15:12:00Z"/>
        </w:trPr>
        <w:tc>
          <w:tcPr>
            <w:tcW w:w="1700" w:type="dxa"/>
            <w:vMerge/>
            <w:tcBorders>
              <w:top w:val="nil"/>
              <w:left w:val="nil"/>
              <w:bottom w:val="single" w:sz="4" w:space="0" w:color="000000"/>
              <w:right w:val="nil"/>
            </w:tcBorders>
            <w:vAlign w:val="center"/>
            <w:hideMark/>
          </w:tcPr>
          <w:p w14:paraId="473825A0" w14:textId="68493995" w:rsidR="004F6583" w:rsidRPr="004F6583" w:rsidDel="00EB4CE1" w:rsidRDefault="004F6583" w:rsidP="004F6583">
            <w:pPr>
              <w:spacing w:after="0" w:line="240" w:lineRule="auto"/>
              <w:rPr>
                <w:del w:id="2302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0084F27" w14:textId="2A08B570" w:rsidR="004F6583" w:rsidRPr="004F6583" w:rsidDel="00EB4CE1" w:rsidRDefault="004F6583" w:rsidP="004F6583">
            <w:pPr>
              <w:spacing w:after="0" w:line="240" w:lineRule="auto"/>
              <w:rPr>
                <w:del w:id="23030" w:author="Stefanie Lane" w:date="2022-06-23T15:12:00Z"/>
                <w:rFonts w:ascii="Arial" w:eastAsia="Times New Roman" w:hAnsi="Arial" w:cs="Arial"/>
                <w:i/>
                <w:iCs/>
                <w:sz w:val="20"/>
                <w:szCs w:val="20"/>
              </w:rPr>
            </w:pPr>
            <w:del w:id="23031" w:author="Stefanie Lane" w:date="2022-06-23T15:12:00Z">
              <w:r w:rsidRPr="004F6583" w:rsidDel="00EB4CE1">
                <w:rPr>
                  <w:rFonts w:ascii="Arial" w:eastAsia="Times New Roman" w:hAnsi="Arial" w:cs="Arial"/>
                  <w:i/>
                  <w:iCs/>
                  <w:sz w:val="20"/>
                  <w:szCs w:val="20"/>
                </w:rPr>
                <w:delText>Myosotis scorpiodes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9D177D0" w14:textId="2B254243" w:rsidR="004F6583" w:rsidRPr="004F6583" w:rsidDel="00EB4CE1" w:rsidRDefault="004F6583" w:rsidP="004F6583">
            <w:pPr>
              <w:spacing w:after="0" w:line="240" w:lineRule="auto"/>
              <w:jc w:val="center"/>
              <w:rPr>
                <w:del w:id="23032" w:author="Stefanie Lane" w:date="2022-06-23T15:12:00Z"/>
                <w:rFonts w:ascii="Calibri" w:eastAsia="Times New Roman" w:hAnsi="Calibri" w:cs="Calibri"/>
                <w:color w:val="000000"/>
              </w:rPr>
            </w:pPr>
            <w:del w:id="23033" w:author="Stefanie Lane" w:date="2022-06-23T15:12:00Z">
              <w:r w:rsidRPr="004F6583" w:rsidDel="00EB4CE1">
                <w:rPr>
                  <w:rFonts w:ascii="Calibri" w:eastAsia="Times New Roman" w:hAnsi="Calibri" w:cs="Calibri"/>
                  <w:color w:val="000000"/>
                </w:rPr>
                <w:delText>0.68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3EE4EF1" w14:textId="4F6BBD23" w:rsidR="004F6583" w:rsidRPr="004F6583" w:rsidDel="00EB4CE1" w:rsidRDefault="004F6583" w:rsidP="004F6583">
            <w:pPr>
              <w:spacing w:after="0" w:line="240" w:lineRule="auto"/>
              <w:jc w:val="center"/>
              <w:rPr>
                <w:del w:id="23034" w:author="Stefanie Lane" w:date="2022-06-23T15:12:00Z"/>
                <w:rFonts w:ascii="Calibri" w:eastAsia="Times New Roman" w:hAnsi="Calibri" w:cs="Calibri"/>
                <w:color w:val="000000"/>
              </w:rPr>
            </w:pPr>
            <w:del w:id="23035" w:author="Stefanie Lane" w:date="2022-06-23T15:12:00Z">
              <w:r w:rsidRPr="004F6583" w:rsidDel="00EB4CE1">
                <w:rPr>
                  <w:rFonts w:ascii="Calibri" w:eastAsia="Times New Roman" w:hAnsi="Calibri" w:cs="Calibri"/>
                  <w:color w:val="000000"/>
                </w:rPr>
                <w:delText>0.22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8572801" w14:textId="7343B56A" w:rsidR="004F6583" w:rsidRPr="004F6583" w:rsidDel="00EB4CE1" w:rsidRDefault="004F6583" w:rsidP="004F6583">
            <w:pPr>
              <w:spacing w:after="0" w:line="240" w:lineRule="auto"/>
              <w:jc w:val="center"/>
              <w:rPr>
                <w:del w:id="23036" w:author="Stefanie Lane" w:date="2022-06-23T15:12:00Z"/>
                <w:rFonts w:ascii="Calibri" w:eastAsia="Times New Roman" w:hAnsi="Calibri" w:cs="Calibri"/>
                <w:color w:val="000000"/>
              </w:rPr>
            </w:pPr>
            <w:del w:id="23037" w:author="Stefanie Lane" w:date="2022-06-23T15:12:00Z">
              <w:r w:rsidRPr="004F6583" w:rsidDel="00EB4CE1">
                <w:rPr>
                  <w:rFonts w:ascii="Calibri" w:eastAsia="Times New Roman" w:hAnsi="Calibri" w:cs="Calibri"/>
                  <w:color w:val="000000"/>
                </w:rPr>
                <w:delText>0.21</w:delText>
              </w:r>
            </w:del>
          </w:p>
        </w:tc>
        <w:tc>
          <w:tcPr>
            <w:tcW w:w="1760" w:type="dxa"/>
            <w:tcBorders>
              <w:top w:val="single" w:sz="4" w:space="0" w:color="auto"/>
              <w:left w:val="nil"/>
              <w:bottom w:val="nil"/>
              <w:right w:val="nil"/>
            </w:tcBorders>
            <w:shd w:val="clear" w:color="auto" w:fill="auto"/>
            <w:noWrap/>
            <w:vAlign w:val="bottom"/>
            <w:hideMark/>
          </w:tcPr>
          <w:p w14:paraId="12A66789" w14:textId="07938B36" w:rsidR="004F6583" w:rsidRPr="004F6583" w:rsidDel="00EB4CE1" w:rsidRDefault="004F6583" w:rsidP="004F6583">
            <w:pPr>
              <w:spacing w:after="0" w:line="240" w:lineRule="auto"/>
              <w:jc w:val="center"/>
              <w:rPr>
                <w:del w:id="23038" w:author="Stefanie Lane" w:date="2022-06-23T15:12:00Z"/>
                <w:rFonts w:ascii="Calibri" w:eastAsia="Times New Roman" w:hAnsi="Calibri" w:cs="Calibri"/>
                <w:color w:val="000000"/>
              </w:rPr>
            </w:pPr>
            <w:del w:id="23039" w:author="Stefanie Lane" w:date="2022-06-23T15:12:00Z">
              <w:r w:rsidRPr="004F6583" w:rsidDel="00EB4CE1">
                <w:rPr>
                  <w:rFonts w:ascii="Calibri" w:eastAsia="Times New Roman" w:hAnsi="Calibri" w:cs="Calibri"/>
                  <w:color w:val="000000"/>
                </w:rPr>
                <w:delText>-78.57</w:delText>
              </w:r>
            </w:del>
          </w:p>
        </w:tc>
      </w:tr>
      <w:tr w:rsidR="004F6583" w:rsidRPr="004F6583" w:rsidDel="00EB4CE1" w14:paraId="538EED46" w14:textId="19A2C1FF" w:rsidTr="004F6583">
        <w:trPr>
          <w:trHeight w:val="290"/>
          <w:del w:id="23040" w:author="Stefanie Lane" w:date="2022-06-23T15:12:00Z"/>
        </w:trPr>
        <w:tc>
          <w:tcPr>
            <w:tcW w:w="1700" w:type="dxa"/>
            <w:vMerge/>
            <w:tcBorders>
              <w:top w:val="nil"/>
              <w:left w:val="nil"/>
              <w:bottom w:val="single" w:sz="4" w:space="0" w:color="000000"/>
              <w:right w:val="nil"/>
            </w:tcBorders>
            <w:vAlign w:val="center"/>
            <w:hideMark/>
          </w:tcPr>
          <w:p w14:paraId="40038960" w14:textId="1F763287" w:rsidR="004F6583" w:rsidRPr="004F6583" w:rsidDel="00EB4CE1" w:rsidRDefault="004F6583" w:rsidP="004F6583">
            <w:pPr>
              <w:spacing w:after="0" w:line="240" w:lineRule="auto"/>
              <w:rPr>
                <w:del w:id="2304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2B9EC35" w14:textId="147D2BDA" w:rsidR="004F6583" w:rsidRPr="004F6583" w:rsidDel="00EB4CE1" w:rsidRDefault="004F6583" w:rsidP="004F6583">
            <w:pPr>
              <w:spacing w:after="0" w:line="240" w:lineRule="auto"/>
              <w:rPr>
                <w:del w:id="23042" w:author="Stefanie Lane" w:date="2022-06-23T15:12:00Z"/>
                <w:rFonts w:ascii="Arial" w:eastAsia="Times New Roman" w:hAnsi="Arial" w:cs="Arial"/>
                <w:i/>
                <w:iCs/>
                <w:sz w:val="20"/>
                <w:szCs w:val="20"/>
              </w:rPr>
            </w:pPr>
            <w:del w:id="23043" w:author="Stefanie Lane" w:date="2022-06-23T15:12:00Z">
              <w:r w:rsidRPr="004F6583" w:rsidDel="00EB4CE1">
                <w:rPr>
                  <w:rFonts w:ascii="Arial" w:eastAsia="Times New Roman" w:hAnsi="Arial" w:cs="Arial"/>
                  <w:i/>
                  <w:iCs/>
                  <w:sz w:val="20"/>
                  <w:szCs w:val="20"/>
                </w:rPr>
                <w:delText>Juncus articulatus</w:delText>
              </w:r>
            </w:del>
          </w:p>
        </w:tc>
        <w:tc>
          <w:tcPr>
            <w:tcW w:w="960" w:type="dxa"/>
            <w:tcBorders>
              <w:top w:val="nil"/>
              <w:left w:val="nil"/>
              <w:bottom w:val="nil"/>
              <w:right w:val="nil"/>
            </w:tcBorders>
            <w:shd w:val="clear" w:color="auto" w:fill="auto"/>
            <w:noWrap/>
            <w:vAlign w:val="bottom"/>
            <w:hideMark/>
          </w:tcPr>
          <w:p w14:paraId="11A7A046" w14:textId="210816A0" w:rsidR="004F6583" w:rsidRPr="004F6583" w:rsidDel="00EB4CE1" w:rsidRDefault="004F6583" w:rsidP="004F6583">
            <w:pPr>
              <w:spacing w:after="0" w:line="240" w:lineRule="auto"/>
              <w:jc w:val="center"/>
              <w:rPr>
                <w:del w:id="23044" w:author="Stefanie Lane" w:date="2022-06-23T15:12:00Z"/>
                <w:rFonts w:ascii="Calibri" w:eastAsia="Times New Roman" w:hAnsi="Calibri" w:cs="Calibri"/>
                <w:color w:val="000000"/>
              </w:rPr>
            </w:pPr>
            <w:del w:id="23045"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66BC49EF" w14:textId="4E58B617" w:rsidR="004F6583" w:rsidRPr="004F6583" w:rsidDel="00EB4CE1" w:rsidRDefault="004F6583" w:rsidP="004F6583">
            <w:pPr>
              <w:spacing w:after="0" w:line="240" w:lineRule="auto"/>
              <w:jc w:val="center"/>
              <w:rPr>
                <w:del w:id="23046" w:author="Stefanie Lane" w:date="2022-06-23T15:12:00Z"/>
                <w:rFonts w:ascii="Calibri" w:eastAsia="Times New Roman" w:hAnsi="Calibri" w:cs="Calibri"/>
                <w:color w:val="000000"/>
              </w:rPr>
            </w:pPr>
            <w:del w:id="23047" w:author="Stefanie Lane" w:date="2022-06-23T15:12:00Z">
              <w:r w:rsidRPr="004F6583" w:rsidDel="00EB4CE1">
                <w:rPr>
                  <w:rFonts w:ascii="Calibri" w:eastAsia="Times New Roman" w:hAnsi="Calibri" w:cs="Calibri"/>
                  <w:color w:val="000000"/>
                </w:rPr>
                <w:delText>0.39</w:delText>
              </w:r>
            </w:del>
          </w:p>
        </w:tc>
        <w:tc>
          <w:tcPr>
            <w:tcW w:w="960" w:type="dxa"/>
            <w:tcBorders>
              <w:top w:val="nil"/>
              <w:left w:val="nil"/>
              <w:bottom w:val="nil"/>
              <w:right w:val="nil"/>
            </w:tcBorders>
            <w:shd w:val="clear" w:color="auto" w:fill="auto"/>
            <w:noWrap/>
            <w:vAlign w:val="bottom"/>
            <w:hideMark/>
          </w:tcPr>
          <w:p w14:paraId="606D51FB" w14:textId="3C4E7283" w:rsidR="004F6583" w:rsidRPr="004F6583" w:rsidDel="00EB4CE1" w:rsidRDefault="004F6583" w:rsidP="004F6583">
            <w:pPr>
              <w:spacing w:after="0" w:line="240" w:lineRule="auto"/>
              <w:jc w:val="center"/>
              <w:rPr>
                <w:del w:id="23048" w:author="Stefanie Lane" w:date="2022-06-23T15:12:00Z"/>
                <w:rFonts w:ascii="Calibri" w:eastAsia="Times New Roman" w:hAnsi="Calibri" w:cs="Calibri"/>
                <w:color w:val="000000"/>
              </w:rPr>
            </w:pPr>
            <w:del w:id="23049" w:author="Stefanie Lane" w:date="2022-06-23T15:12:00Z">
              <w:r w:rsidRPr="004F6583" w:rsidDel="00EB4CE1">
                <w:rPr>
                  <w:rFonts w:ascii="Calibri" w:eastAsia="Times New Roman" w:hAnsi="Calibri" w:cs="Calibri"/>
                  <w:color w:val="000000"/>
                </w:rPr>
                <w:delText>0.29</w:delText>
              </w:r>
            </w:del>
          </w:p>
        </w:tc>
        <w:tc>
          <w:tcPr>
            <w:tcW w:w="1760" w:type="dxa"/>
            <w:tcBorders>
              <w:top w:val="single" w:sz="4" w:space="0" w:color="auto"/>
              <w:left w:val="nil"/>
              <w:bottom w:val="nil"/>
              <w:right w:val="nil"/>
            </w:tcBorders>
            <w:shd w:val="clear" w:color="auto" w:fill="auto"/>
            <w:noWrap/>
            <w:vAlign w:val="bottom"/>
            <w:hideMark/>
          </w:tcPr>
          <w:p w14:paraId="5CEEE332" w14:textId="288BE37C" w:rsidR="004F6583" w:rsidRPr="004F6583" w:rsidDel="00EB4CE1" w:rsidRDefault="004F6583" w:rsidP="004F6583">
            <w:pPr>
              <w:spacing w:after="0" w:line="240" w:lineRule="auto"/>
              <w:jc w:val="center"/>
              <w:rPr>
                <w:del w:id="23050" w:author="Stefanie Lane" w:date="2022-06-23T15:12:00Z"/>
                <w:rFonts w:ascii="Calibri" w:eastAsia="Times New Roman" w:hAnsi="Calibri" w:cs="Calibri"/>
                <w:color w:val="000000"/>
              </w:rPr>
            </w:pPr>
            <w:del w:id="23051" w:author="Stefanie Lane" w:date="2022-06-23T15:12:00Z">
              <w:r w:rsidRPr="004F6583" w:rsidDel="00EB4CE1">
                <w:rPr>
                  <w:rFonts w:ascii="Calibri" w:eastAsia="Times New Roman" w:hAnsi="Calibri" w:cs="Calibri"/>
                  <w:color w:val="000000"/>
                </w:rPr>
                <w:delText>-71.43</w:delText>
              </w:r>
            </w:del>
          </w:p>
        </w:tc>
      </w:tr>
      <w:tr w:rsidR="004F6583" w:rsidRPr="004F6583" w:rsidDel="00EB4CE1" w14:paraId="64C55C6B" w14:textId="136987DD" w:rsidTr="004F6583">
        <w:trPr>
          <w:trHeight w:val="290"/>
          <w:del w:id="23052" w:author="Stefanie Lane" w:date="2022-06-23T15:12:00Z"/>
        </w:trPr>
        <w:tc>
          <w:tcPr>
            <w:tcW w:w="1700" w:type="dxa"/>
            <w:vMerge/>
            <w:tcBorders>
              <w:top w:val="nil"/>
              <w:left w:val="nil"/>
              <w:bottom w:val="single" w:sz="4" w:space="0" w:color="000000"/>
              <w:right w:val="nil"/>
            </w:tcBorders>
            <w:vAlign w:val="center"/>
            <w:hideMark/>
          </w:tcPr>
          <w:p w14:paraId="2D3176CA" w14:textId="13F92516" w:rsidR="004F6583" w:rsidRPr="004F6583" w:rsidDel="00EB4CE1" w:rsidRDefault="004F6583" w:rsidP="004F6583">
            <w:pPr>
              <w:spacing w:after="0" w:line="240" w:lineRule="auto"/>
              <w:rPr>
                <w:del w:id="2305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A6ED7C" w14:textId="5810817A" w:rsidR="004F6583" w:rsidRPr="004F6583" w:rsidDel="00EB4CE1" w:rsidRDefault="004F6583" w:rsidP="004F6583">
            <w:pPr>
              <w:spacing w:after="0" w:line="240" w:lineRule="auto"/>
              <w:rPr>
                <w:del w:id="23054" w:author="Stefanie Lane" w:date="2022-06-23T15:12:00Z"/>
                <w:rFonts w:ascii="Arial" w:eastAsia="Times New Roman" w:hAnsi="Arial" w:cs="Arial"/>
                <w:i/>
                <w:iCs/>
                <w:color w:val="000000"/>
                <w:sz w:val="20"/>
                <w:szCs w:val="20"/>
              </w:rPr>
            </w:pPr>
            <w:del w:id="23055" w:author="Stefanie Lane" w:date="2022-06-23T15:12:00Z">
              <w:r w:rsidRPr="004F6583" w:rsidDel="00EB4CE1">
                <w:rPr>
                  <w:rFonts w:ascii="Arial" w:eastAsia="Times New Roman" w:hAnsi="Arial" w:cs="Arial"/>
                  <w:i/>
                  <w:iCs/>
                  <w:color w:val="000000"/>
                  <w:sz w:val="20"/>
                  <w:szCs w:val="20"/>
                </w:rPr>
                <w:delText>Symphotrichum subspicatum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7F1A089" w14:textId="0C43FFE9" w:rsidR="004F6583" w:rsidRPr="004F6583" w:rsidDel="00EB4CE1" w:rsidRDefault="004F6583" w:rsidP="004F6583">
            <w:pPr>
              <w:spacing w:after="0" w:line="240" w:lineRule="auto"/>
              <w:jc w:val="center"/>
              <w:rPr>
                <w:del w:id="23056" w:author="Stefanie Lane" w:date="2022-06-23T15:12:00Z"/>
                <w:rFonts w:ascii="Calibri" w:eastAsia="Times New Roman" w:hAnsi="Calibri" w:cs="Calibri"/>
                <w:color w:val="000000"/>
              </w:rPr>
            </w:pPr>
            <w:del w:id="23057" w:author="Stefanie Lane" w:date="2022-06-23T15:12:00Z">
              <w:r w:rsidRPr="004F6583" w:rsidDel="00EB4CE1">
                <w:rPr>
                  <w:rFonts w:ascii="Calibri" w:eastAsia="Times New Roman" w:hAnsi="Calibri" w:cs="Calibri"/>
                  <w:color w:val="000000"/>
                </w:rPr>
                <w:delText>0.47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A89697" w14:textId="27BD5846" w:rsidR="004F6583" w:rsidRPr="004F6583" w:rsidDel="00EB4CE1" w:rsidRDefault="004F6583" w:rsidP="004F6583">
            <w:pPr>
              <w:spacing w:after="0" w:line="240" w:lineRule="auto"/>
              <w:jc w:val="center"/>
              <w:rPr>
                <w:del w:id="23058" w:author="Stefanie Lane" w:date="2022-06-23T15:12:00Z"/>
                <w:rFonts w:ascii="Calibri" w:eastAsia="Times New Roman" w:hAnsi="Calibri" w:cs="Calibri"/>
                <w:color w:val="000000"/>
              </w:rPr>
            </w:pPr>
            <w:del w:id="23059" w:author="Stefanie Lane" w:date="2022-06-23T15:12:00Z">
              <w:r w:rsidRPr="004F6583" w:rsidDel="00EB4CE1">
                <w:rPr>
                  <w:rFonts w:ascii="Calibri" w:eastAsia="Times New Roman" w:hAnsi="Calibri" w:cs="Calibri"/>
                  <w:color w:val="000000"/>
                </w:rPr>
                <w:delText>0.33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A5EB22" w14:textId="25F04BF9" w:rsidR="004F6583" w:rsidRPr="004F6583" w:rsidDel="00EB4CE1" w:rsidRDefault="004F6583" w:rsidP="004F6583">
            <w:pPr>
              <w:spacing w:after="0" w:line="240" w:lineRule="auto"/>
              <w:jc w:val="center"/>
              <w:rPr>
                <w:del w:id="23060" w:author="Stefanie Lane" w:date="2022-06-23T15:12:00Z"/>
                <w:rFonts w:ascii="Calibri" w:eastAsia="Times New Roman" w:hAnsi="Calibri" w:cs="Calibri"/>
                <w:color w:val="000000"/>
              </w:rPr>
            </w:pPr>
            <w:del w:id="23061" w:author="Stefanie Lane" w:date="2022-06-23T15:12:00Z">
              <w:r w:rsidRPr="004F6583" w:rsidDel="00EB4CE1">
                <w:rPr>
                  <w:rFonts w:ascii="Calibri" w:eastAsia="Times New Roman" w:hAnsi="Calibri" w:cs="Calibri"/>
                  <w:color w:val="000000"/>
                </w:rPr>
                <w:delText>0.32</w:delText>
              </w:r>
            </w:del>
          </w:p>
        </w:tc>
        <w:tc>
          <w:tcPr>
            <w:tcW w:w="1760" w:type="dxa"/>
            <w:tcBorders>
              <w:top w:val="single" w:sz="4" w:space="0" w:color="auto"/>
              <w:left w:val="nil"/>
              <w:bottom w:val="nil"/>
              <w:right w:val="nil"/>
            </w:tcBorders>
            <w:shd w:val="clear" w:color="auto" w:fill="auto"/>
            <w:noWrap/>
            <w:vAlign w:val="bottom"/>
            <w:hideMark/>
          </w:tcPr>
          <w:p w14:paraId="713A4DBE" w14:textId="0E9F616F" w:rsidR="004F6583" w:rsidRPr="004F6583" w:rsidDel="00EB4CE1" w:rsidRDefault="004F6583" w:rsidP="004F6583">
            <w:pPr>
              <w:spacing w:after="0" w:line="240" w:lineRule="auto"/>
              <w:jc w:val="center"/>
              <w:rPr>
                <w:del w:id="23062" w:author="Stefanie Lane" w:date="2022-06-23T15:12:00Z"/>
                <w:rFonts w:ascii="Calibri" w:eastAsia="Times New Roman" w:hAnsi="Calibri" w:cs="Calibri"/>
                <w:color w:val="000000"/>
              </w:rPr>
            </w:pPr>
            <w:del w:id="23063" w:author="Stefanie Lane" w:date="2022-06-23T15:12:00Z">
              <w:r w:rsidRPr="004F6583" w:rsidDel="00EB4CE1">
                <w:rPr>
                  <w:rFonts w:ascii="Calibri" w:eastAsia="Times New Roman" w:hAnsi="Calibri" w:cs="Calibri"/>
                  <w:color w:val="000000"/>
                </w:rPr>
                <w:delText>-67.86</w:delText>
              </w:r>
            </w:del>
          </w:p>
        </w:tc>
      </w:tr>
      <w:tr w:rsidR="004F6583" w:rsidRPr="004F6583" w:rsidDel="00EB4CE1" w14:paraId="15150FCB" w14:textId="60BC4657" w:rsidTr="004F6583">
        <w:trPr>
          <w:trHeight w:val="290"/>
          <w:del w:id="23064" w:author="Stefanie Lane" w:date="2022-06-23T15:12:00Z"/>
        </w:trPr>
        <w:tc>
          <w:tcPr>
            <w:tcW w:w="1700" w:type="dxa"/>
            <w:vMerge/>
            <w:tcBorders>
              <w:top w:val="nil"/>
              <w:left w:val="nil"/>
              <w:bottom w:val="single" w:sz="4" w:space="0" w:color="000000"/>
              <w:right w:val="nil"/>
            </w:tcBorders>
            <w:vAlign w:val="center"/>
            <w:hideMark/>
          </w:tcPr>
          <w:p w14:paraId="02777261" w14:textId="528DE706" w:rsidR="004F6583" w:rsidRPr="004F6583" w:rsidDel="00EB4CE1" w:rsidRDefault="004F6583" w:rsidP="004F6583">
            <w:pPr>
              <w:spacing w:after="0" w:line="240" w:lineRule="auto"/>
              <w:rPr>
                <w:del w:id="2306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B6BB03B" w14:textId="28E4C4CC" w:rsidR="004F6583" w:rsidRPr="004F6583" w:rsidDel="00EB4CE1" w:rsidRDefault="004F6583" w:rsidP="004F6583">
            <w:pPr>
              <w:spacing w:after="0" w:line="240" w:lineRule="auto"/>
              <w:rPr>
                <w:del w:id="23066" w:author="Stefanie Lane" w:date="2022-06-23T15:12:00Z"/>
                <w:rFonts w:ascii="Arial" w:eastAsia="Times New Roman" w:hAnsi="Arial" w:cs="Arial"/>
                <w:i/>
                <w:iCs/>
                <w:sz w:val="20"/>
                <w:szCs w:val="20"/>
              </w:rPr>
            </w:pPr>
            <w:del w:id="23067" w:author="Stefanie Lane" w:date="2022-06-23T15:12:00Z">
              <w:r w:rsidRPr="004F6583" w:rsidDel="00EB4CE1">
                <w:rPr>
                  <w:rFonts w:ascii="Arial" w:eastAsia="Times New Roman" w:hAnsi="Arial" w:cs="Arial"/>
                  <w:i/>
                  <w:iCs/>
                  <w:sz w:val="20"/>
                  <w:szCs w:val="20"/>
                </w:rPr>
                <w:delText>Eleocharis palustris</w:delText>
              </w:r>
            </w:del>
          </w:p>
        </w:tc>
        <w:tc>
          <w:tcPr>
            <w:tcW w:w="960" w:type="dxa"/>
            <w:tcBorders>
              <w:top w:val="nil"/>
              <w:left w:val="nil"/>
              <w:bottom w:val="nil"/>
              <w:right w:val="nil"/>
            </w:tcBorders>
            <w:shd w:val="clear" w:color="auto" w:fill="auto"/>
            <w:noWrap/>
            <w:vAlign w:val="bottom"/>
            <w:hideMark/>
          </w:tcPr>
          <w:p w14:paraId="2D549BBB" w14:textId="6B5E83FF" w:rsidR="004F6583" w:rsidRPr="004F6583" w:rsidDel="00EB4CE1" w:rsidRDefault="004F6583" w:rsidP="004F6583">
            <w:pPr>
              <w:spacing w:after="0" w:line="240" w:lineRule="auto"/>
              <w:jc w:val="center"/>
              <w:rPr>
                <w:del w:id="23068" w:author="Stefanie Lane" w:date="2022-06-23T15:12:00Z"/>
                <w:rFonts w:ascii="Calibri" w:eastAsia="Times New Roman" w:hAnsi="Calibri" w:cs="Calibri"/>
                <w:color w:val="000000"/>
              </w:rPr>
            </w:pPr>
            <w:del w:id="23069" w:author="Stefanie Lane" w:date="2022-06-23T15:12:00Z">
              <w:r w:rsidRPr="004F6583" w:rsidDel="00EB4CE1">
                <w:rPr>
                  <w:rFonts w:ascii="Calibri" w:eastAsia="Times New Roman" w:hAnsi="Calibri" w:cs="Calibri"/>
                  <w:color w:val="000000"/>
                </w:rPr>
                <w:delText>0.63</w:delText>
              </w:r>
            </w:del>
          </w:p>
        </w:tc>
        <w:tc>
          <w:tcPr>
            <w:tcW w:w="960" w:type="dxa"/>
            <w:tcBorders>
              <w:top w:val="nil"/>
              <w:left w:val="nil"/>
              <w:bottom w:val="nil"/>
              <w:right w:val="nil"/>
            </w:tcBorders>
            <w:shd w:val="clear" w:color="auto" w:fill="auto"/>
            <w:noWrap/>
            <w:vAlign w:val="bottom"/>
            <w:hideMark/>
          </w:tcPr>
          <w:p w14:paraId="21E72CAD" w14:textId="23FACF31" w:rsidR="004F6583" w:rsidRPr="004F6583" w:rsidDel="00EB4CE1" w:rsidRDefault="004F6583" w:rsidP="004F6583">
            <w:pPr>
              <w:spacing w:after="0" w:line="240" w:lineRule="auto"/>
              <w:jc w:val="center"/>
              <w:rPr>
                <w:del w:id="23070" w:author="Stefanie Lane" w:date="2022-06-23T15:12:00Z"/>
                <w:rFonts w:ascii="Calibri" w:eastAsia="Times New Roman" w:hAnsi="Calibri" w:cs="Calibri"/>
                <w:color w:val="000000"/>
              </w:rPr>
            </w:pPr>
            <w:del w:id="23071" w:author="Stefanie Lane" w:date="2022-06-23T15:12:00Z">
              <w:r w:rsidRPr="004F6583" w:rsidDel="00EB4CE1">
                <w:rPr>
                  <w:rFonts w:ascii="Calibri" w:eastAsia="Times New Roman" w:hAnsi="Calibri" w:cs="Calibri"/>
                  <w:color w:val="000000"/>
                </w:rPr>
                <w:delText>0.78</w:delText>
              </w:r>
            </w:del>
          </w:p>
        </w:tc>
        <w:tc>
          <w:tcPr>
            <w:tcW w:w="960" w:type="dxa"/>
            <w:tcBorders>
              <w:top w:val="nil"/>
              <w:left w:val="nil"/>
              <w:bottom w:val="nil"/>
              <w:right w:val="nil"/>
            </w:tcBorders>
            <w:shd w:val="clear" w:color="auto" w:fill="auto"/>
            <w:noWrap/>
            <w:vAlign w:val="bottom"/>
            <w:hideMark/>
          </w:tcPr>
          <w:p w14:paraId="3CA9B739" w14:textId="67EB4086" w:rsidR="004F6583" w:rsidRPr="004F6583" w:rsidDel="00EB4CE1" w:rsidRDefault="004F6583" w:rsidP="004F6583">
            <w:pPr>
              <w:spacing w:after="0" w:line="240" w:lineRule="auto"/>
              <w:jc w:val="center"/>
              <w:rPr>
                <w:del w:id="23072" w:author="Stefanie Lane" w:date="2022-06-23T15:12:00Z"/>
                <w:rFonts w:ascii="Calibri" w:eastAsia="Times New Roman" w:hAnsi="Calibri" w:cs="Calibri"/>
                <w:color w:val="000000"/>
              </w:rPr>
            </w:pPr>
            <w:del w:id="23073" w:author="Stefanie Lane" w:date="2022-06-23T15:12:00Z">
              <w:r w:rsidRPr="004F6583" w:rsidDel="00EB4CE1">
                <w:rPr>
                  <w:rFonts w:ascii="Calibri" w:eastAsia="Times New Roman" w:hAnsi="Calibri" w:cs="Calibri"/>
                  <w:color w:val="000000"/>
                </w:rPr>
                <w:delText>0.39</w:delText>
              </w:r>
            </w:del>
          </w:p>
        </w:tc>
        <w:tc>
          <w:tcPr>
            <w:tcW w:w="1760" w:type="dxa"/>
            <w:tcBorders>
              <w:top w:val="single" w:sz="4" w:space="0" w:color="auto"/>
              <w:left w:val="nil"/>
              <w:bottom w:val="nil"/>
              <w:right w:val="nil"/>
            </w:tcBorders>
            <w:shd w:val="clear" w:color="auto" w:fill="auto"/>
            <w:noWrap/>
            <w:vAlign w:val="bottom"/>
            <w:hideMark/>
          </w:tcPr>
          <w:p w14:paraId="55E6DF65" w14:textId="47173796" w:rsidR="004F6583" w:rsidRPr="004F6583" w:rsidDel="00EB4CE1" w:rsidRDefault="004F6583" w:rsidP="004F6583">
            <w:pPr>
              <w:spacing w:after="0" w:line="240" w:lineRule="auto"/>
              <w:jc w:val="center"/>
              <w:rPr>
                <w:del w:id="23074" w:author="Stefanie Lane" w:date="2022-06-23T15:12:00Z"/>
                <w:rFonts w:ascii="Calibri" w:eastAsia="Times New Roman" w:hAnsi="Calibri" w:cs="Calibri"/>
                <w:color w:val="000000"/>
              </w:rPr>
            </w:pPr>
            <w:del w:id="23075" w:author="Stefanie Lane" w:date="2022-06-23T15:12:00Z">
              <w:r w:rsidRPr="004F6583" w:rsidDel="00EB4CE1">
                <w:rPr>
                  <w:rFonts w:ascii="Calibri" w:eastAsia="Times New Roman" w:hAnsi="Calibri" w:cs="Calibri"/>
                  <w:color w:val="000000"/>
                </w:rPr>
                <w:delText>-60.71</w:delText>
              </w:r>
            </w:del>
          </w:p>
        </w:tc>
      </w:tr>
      <w:tr w:rsidR="004F6583" w:rsidRPr="004F6583" w:rsidDel="00EB4CE1" w14:paraId="3BCDAFE0" w14:textId="7E04DB9A" w:rsidTr="004F6583">
        <w:trPr>
          <w:trHeight w:val="290"/>
          <w:del w:id="23076" w:author="Stefanie Lane" w:date="2022-06-23T15:12:00Z"/>
        </w:trPr>
        <w:tc>
          <w:tcPr>
            <w:tcW w:w="1700" w:type="dxa"/>
            <w:vMerge/>
            <w:tcBorders>
              <w:top w:val="nil"/>
              <w:left w:val="nil"/>
              <w:bottom w:val="single" w:sz="4" w:space="0" w:color="000000"/>
              <w:right w:val="nil"/>
            </w:tcBorders>
            <w:vAlign w:val="center"/>
            <w:hideMark/>
          </w:tcPr>
          <w:p w14:paraId="640B9A03" w14:textId="31E35112" w:rsidR="004F6583" w:rsidRPr="004F6583" w:rsidDel="00EB4CE1" w:rsidRDefault="004F6583" w:rsidP="004F6583">
            <w:pPr>
              <w:spacing w:after="0" w:line="240" w:lineRule="auto"/>
              <w:rPr>
                <w:del w:id="2307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C2058EE" w14:textId="78A9F4BB" w:rsidR="004F6583" w:rsidRPr="004F6583" w:rsidDel="00EB4CE1" w:rsidRDefault="004F6583" w:rsidP="004F6583">
            <w:pPr>
              <w:spacing w:after="0" w:line="240" w:lineRule="auto"/>
              <w:rPr>
                <w:del w:id="23078" w:author="Stefanie Lane" w:date="2022-06-23T15:12:00Z"/>
                <w:rFonts w:ascii="Arial" w:eastAsia="Times New Roman" w:hAnsi="Arial" w:cs="Arial"/>
                <w:i/>
                <w:iCs/>
                <w:sz w:val="20"/>
                <w:szCs w:val="20"/>
              </w:rPr>
            </w:pPr>
            <w:del w:id="23079" w:author="Stefanie Lane" w:date="2022-06-23T15:12:00Z">
              <w:r w:rsidRPr="004F6583" w:rsidDel="00EB4CE1">
                <w:rPr>
                  <w:rFonts w:ascii="Arial" w:eastAsia="Times New Roman" w:hAnsi="Arial" w:cs="Arial"/>
                  <w:i/>
                  <w:iCs/>
                  <w:sz w:val="20"/>
                  <w:szCs w:val="20"/>
                </w:rPr>
                <w:delText>Lysimachia thyrsiflora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0007541" w14:textId="2B1E97EE" w:rsidR="004F6583" w:rsidRPr="004F6583" w:rsidDel="00EB4CE1" w:rsidRDefault="004F6583" w:rsidP="004F6583">
            <w:pPr>
              <w:spacing w:after="0" w:line="240" w:lineRule="auto"/>
              <w:jc w:val="center"/>
              <w:rPr>
                <w:del w:id="23080" w:author="Stefanie Lane" w:date="2022-06-23T15:12:00Z"/>
                <w:rFonts w:ascii="Calibri" w:eastAsia="Times New Roman" w:hAnsi="Calibri" w:cs="Calibri"/>
                <w:color w:val="000000"/>
              </w:rPr>
            </w:pPr>
            <w:del w:id="23081" w:author="Stefanie Lane" w:date="2022-06-23T15:12:00Z">
              <w:r w:rsidRPr="004F6583" w:rsidDel="00EB4CE1">
                <w:rPr>
                  <w:rFonts w:ascii="Calibri" w:eastAsia="Times New Roman" w:hAnsi="Calibri" w:cs="Calibri"/>
                  <w:color w:val="000000"/>
                </w:rPr>
                <w:delText>0.53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C9F33CD" w14:textId="4FB751D0" w:rsidR="004F6583" w:rsidRPr="004F6583" w:rsidDel="00EB4CE1" w:rsidRDefault="004F6583" w:rsidP="004F6583">
            <w:pPr>
              <w:spacing w:after="0" w:line="240" w:lineRule="auto"/>
              <w:jc w:val="center"/>
              <w:rPr>
                <w:del w:id="23082" w:author="Stefanie Lane" w:date="2022-06-23T15:12:00Z"/>
                <w:rFonts w:ascii="Calibri" w:eastAsia="Times New Roman" w:hAnsi="Calibri" w:cs="Calibri"/>
                <w:color w:val="000000"/>
              </w:rPr>
            </w:pPr>
            <w:del w:id="23083" w:author="Stefanie Lane" w:date="2022-06-23T15:12:00Z">
              <w:r w:rsidRPr="004F6583" w:rsidDel="00EB4CE1">
                <w:rPr>
                  <w:rFonts w:ascii="Calibri" w:eastAsia="Times New Roman" w:hAnsi="Calibri" w:cs="Calibri"/>
                  <w:color w:val="000000"/>
                </w:rPr>
                <w:delText>0.22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2931C9B" w14:textId="46CA75EC" w:rsidR="004F6583" w:rsidRPr="004F6583" w:rsidDel="00EB4CE1" w:rsidRDefault="004F6583" w:rsidP="004F6583">
            <w:pPr>
              <w:spacing w:after="0" w:line="240" w:lineRule="auto"/>
              <w:jc w:val="center"/>
              <w:rPr>
                <w:del w:id="23084" w:author="Stefanie Lane" w:date="2022-06-23T15:12:00Z"/>
                <w:rFonts w:ascii="Calibri" w:eastAsia="Times New Roman" w:hAnsi="Calibri" w:cs="Calibri"/>
                <w:color w:val="000000"/>
              </w:rPr>
            </w:pPr>
            <w:del w:id="23085" w:author="Stefanie Lane" w:date="2022-06-23T15:12:00Z">
              <w:r w:rsidRPr="004F6583" w:rsidDel="00EB4CE1">
                <w:rPr>
                  <w:rFonts w:ascii="Calibri" w:eastAsia="Times New Roman" w:hAnsi="Calibri" w:cs="Calibri"/>
                  <w:color w:val="000000"/>
                </w:rPr>
                <w:delText>0.57</w:delText>
              </w:r>
            </w:del>
          </w:p>
        </w:tc>
        <w:tc>
          <w:tcPr>
            <w:tcW w:w="1760" w:type="dxa"/>
            <w:tcBorders>
              <w:top w:val="single" w:sz="4" w:space="0" w:color="auto"/>
              <w:left w:val="nil"/>
              <w:bottom w:val="nil"/>
              <w:right w:val="nil"/>
            </w:tcBorders>
            <w:shd w:val="clear" w:color="auto" w:fill="auto"/>
            <w:noWrap/>
            <w:vAlign w:val="bottom"/>
            <w:hideMark/>
          </w:tcPr>
          <w:p w14:paraId="40BD5E0B" w14:textId="601AC503" w:rsidR="004F6583" w:rsidRPr="004F6583" w:rsidDel="00EB4CE1" w:rsidRDefault="004F6583" w:rsidP="004F6583">
            <w:pPr>
              <w:spacing w:after="0" w:line="240" w:lineRule="auto"/>
              <w:jc w:val="center"/>
              <w:rPr>
                <w:del w:id="23086" w:author="Stefanie Lane" w:date="2022-06-23T15:12:00Z"/>
                <w:rFonts w:ascii="Calibri" w:eastAsia="Times New Roman" w:hAnsi="Calibri" w:cs="Calibri"/>
                <w:color w:val="000000"/>
              </w:rPr>
            </w:pPr>
            <w:del w:id="23087" w:author="Stefanie Lane" w:date="2022-06-23T15:12:00Z">
              <w:r w:rsidRPr="004F6583" w:rsidDel="00EB4CE1">
                <w:rPr>
                  <w:rFonts w:ascii="Calibri" w:eastAsia="Times New Roman" w:hAnsi="Calibri" w:cs="Calibri"/>
                  <w:color w:val="000000"/>
                </w:rPr>
                <w:delText>-42.86</w:delText>
              </w:r>
            </w:del>
          </w:p>
        </w:tc>
      </w:tr>
      <w:tr w:rsidR="004F6583" w:rsidRPr="004F6583" w:rsidDel="00EB4CE1" w14:paraId="333055A8" w14:textId="4BEE1387" w:rsidTr="004F6583">
        <w:trPr>
          <w:trHeight w:val="290"/>
          <w:del w:id="23088" w:author="Stefanie Lane" w:date="2022-06-23T15:12:00Z"/>
        </w:trPr>
        <w:tc>
          <w:tcPr>
            <w:tcW w:w="1700" w:type="dxa"/>
            <w:vMerge/>
            <w:tcBorders>
              <w:top w:val="nil"/>
              <w:left w:val="nil"/>
              <w:bottom w:val="single" w:sz="4" w:space="0" w:color="000000"/>
              <w:right w:val="nil"/>
            </w:tcBorders>
            <w:vAlign w:val="center"/>
            <w:hideMark/>
          </w:tcPr>
          <w:p w14:paraId="5CE10315" w14:textId="1B69A925" w:rsidR="004F6583" w:rsidRPr="004F6583" w:rsidDel="00EB4CE1" w:rsidRDefault="004F6583" w:rsidP="004F6583">
            <w:pPr>
              <w:spacing w:after="0" w:line="240" w:lineRule="auto"/>
              <w:rPr>
                <w:del w:id="2308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F402D3F" w14:textId="3F8AB035" w:rsidR="004F6583" w:rsidRPr="004F6583" w:rsidDel="00EB4CE1" w:rsidRDefault="004F6583" w:rsidP="004F6583">
            <w:pPr>
              <w:spacing w:after="0" w:line="240" w:lineRule="auto"/>
              <w:rPr>
                <w:del w:id="23090" w:author="Stefanie Lane" w:date="2022-06-23T15:12:00Z"/>
                <w:rFonts w:ascii="Arial" w:eastAsia="Times New Roman" w:hAnsi="Arial" w:cs="Arial"/>
                <w:i/>
                <w:iCs/>
                <w:sz w:val="20"/>
                <w:szCs w:val="20"/>
              </w:rPr>
            </w:pPr>
            <w:del w:id="23091"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nil"/>
              <w:left w:val="nil"/>
              <w:bottom w:val="nil"/>
              <w:right w:val="nil"/>
            </w:tcBorders>
            <w:shd w:val="clear" w:color="auto" w:fill="auto"/>
            <w:noWrap/>
            <w:vAlign w:val="bottom"/>
            <w:hideMark/>
          </w:tcPr>
          <w:p w14:paraId="1C14A3F4" w14:textId="4696AAD5" w:rsidR="004F6583" w:rsidRPr="004F6583" w:rsidDel="00EB4CE1" w:rsidRDefault="004F6583" w:rsidP="004F6583">
            <w:pPr>
              <w:spacing w:after="0" w:line="240" w:lineRule="auto"/>
              <w:jc w:val="center"/>
              <w:rPr>
                <w:del w:id="23092" w:author="Stefanie Lane" w:date="2022-06-23T15:12:00Z"/>
                <w:rFonts w:ascii="Calibri" w:eastAsia="Times New Roman" w:hAnsi="Calibri" w:cs="Calibri"/>
                <w:color w:val="000000"/>
              </w:rPr>
            </w:pPr>
            <w:del w:id="23093" w:author="Stefanie Lane" w:date="2022-06-23T15:12:00Z">
              <w:r w:rsidRPr="004F6583" w:rsidDel="00EB4CE1">
                <w:rPr>
                  <w:rFonts w:ascii="Calibri" w:eastAsia="Times New Roman" w:hAnsi="Calibri" w:cs="Calibri"/>
                  <w:color w:val="000000"/>
                </w:rPr>
                <w:delText>1.11</w:delText>
              </w:r>
            </w:del>
          </w:p>
        </w:tc>
        <w:tc>
          <w:tcPr>
            <w:tcW w:w="960" w:type="dxa"/>
            <w:tcBorders>
              <w:top w:val="nil"/>
              <w:left w:val="nil"/>
              <w:bottom w:val="nil"/>
              <w:right w:val="nil"/>
            </w:tcBorders>
            <w:shd w:val="clear" w:color="auto" w:fill="auto"/>
            <w:noWrap/>
            <w:vAlign w:val="bottom"/>
            <w:hideMark/>
          </w:tcPr>
          <w:p w14:paraId="5EE287DA" w14:textId="1F866872" w:rsidR="004F6583" w:rsidRPr="004F6583" w:rsidDel="00EB4CE1" w:rsidRDefault="004F6583" w:rsidP="004F6583">
            <w:pPr>
              <w:spacing w:after="0" w:line="240" w:lineRule="auto"/>
              <w:jc w:val="center"/>
              <w:rPr>
                <w:del w:id="23094" w:author="Stefanie Lane" w:date="2022-06-23T15:12:00Z"/>
                <w:rFonts w:ascii="Calibri" w:eastAsia="Times New Roman" w:hAnsi="Calibri" w:cs="Calibri"/>
                <w:color w:val="000000"/>
              </w:rPr>
            </w:pPr>
            <w:del w:id="23095" w:author="Stefanie Lane" w:date="2022-06-23T15:12:00Z">
              <w:r w:rsidRPr="004F6583" w:rsidDel="00EB4CE1">
                <w:rPr>
                  <w:rFonts w:ascii="Calibri" w:eastAsia="Times New Roman" w:hAnsi="Calibri" w:cs="Calibri"/>
                  <w:color w:val="000000"/>
                </w:rPr>
                <w:delText>1.17</w:delText>
              </w:r>
            </w:del>
          </w:p>
        </w:tc>
        <w:tc>
          <w:tcPr>
            <w:tcW w:w="960" w:type="dxa"/>
            <w:tcBorders>
              <w:top w:val="nil"/>
              <w:left w:val="nil"/>
              <w:bottom w:val="nil"/>
              <w:right w:val="nil"/>
            </w:tcBorders>
            <w:shd w:val="clear" w:color="auto" w:fill="auto"/>
            <w:noWrap/>
            <w:vAlign w:val="bottom"/>
            <w:hideMark/>
          </w:tcPr>
          <w:p w14:paraId="3382A996" w14:textId="0261A713" w:rsidR="004F6583" w:rsidRPr="004F6583" w:rsidDel="00EB4CE1" w:rsidRDefault="004F6583" w:rsidP="004F6583">
            <w:pPr>
              <w:spacing w:after="0" w:line="240" w:lineRule="auto"/>
              <w:jc w:val="center"/>
              <w:rPr>
                <w:del w:id="23096" w:author="Stefanie Lane" w:date="2022-06-23T15:12:00Z"/>
                <w:rFonts w:ascii="Calibri" w:eastAsia="Times New Roman" w:hAnsi="Calibri" w:cs="Calibri"/>
                <w:color w:val="000000"/>
              </w:rPr>
            </w:pPr>
            <w:del w:id="23097" w:author="Stefanie Lane" w:date="2022-06-23T15:12:00Z">
              <w:r w:rsidRPr="004F6583" w:rsidDel="00EB4CE1">
                <w:rPr>
                  <w:rFonts w:ascii="Calibri" w:eastAsia="Times New Roman" w:hAnsi="Calibri" w:cs="Calibri"/>
                  <w:color w:val="000000"/>
                </w:rPr>
                <w:delText>0.61</w:delText>
              </w:r>
            </w:del>
          </w:p>
        </w:tc>
        <w:tc>
          <w:tcPr>
            <w:tcW w:w="1760" w:type="dxa"/>
            <w:tcBorders>
              <w:top w:val="single" w:sz="4" w:space="0" w:color="auto"/>
              <w:left w:val="nil"/>
              <w:bottom w:val="nil"/>
              <w:right w:val="nil"/>
            </w:tcBorders>
            <w:shd w:val="clear" w:color="auto" w:fill="auto"/>
            <w:noWrap/>
            <w:vAlign w:val="bottom"/>
            <w:hideMark/>
          </w:tcPr>
          <w:p w14:paraId="36B0AED8" w14:textId="77532637" w:rsidR="004F6583" w:rsidRPr="004F6583" w:rsidDel="00EB4CE1" w:rsidRDefault="004F6583" w:rsidP="004F6583">
            <w:pPr>
              <w:spacing w:after="0" w:line="240" w:lineRule="auto"/>
              <w:jc w:val="center"/>
              <w:rPr>
                <w:del w:id="23098" w:author="Stefanie Lane" w:date="2022-06-23T15:12:00Z"/>
                <w:rFonts w:ascii="Calibri" w:eastAsia="Times New Roman" w:hAnsi="Calibri" w:cs="Calibri"/>
                <w:color w:val="000000"/>
              </w:rPr>
            </w:pPr>
            <w:del w:id="23099" w:author="Stefanie Lane" w:date="2022-06-23T15:12:00Z">
              <w:r w:rsidRPr="004F6583" w:rsidDel="00EB4CE1">
                <w:rPr>
                  <w:rFonts w:ascii="Calibri" w:eastAsia="Times New Roman" w:hAnsi="Calibri" w:cs="Calibri"/>
                  <w:color w:val="000000"/>
                </w:rPr>
                <w:delText>-39.29</w:delText>
              </w:r>
            </w:del>
          </w:p>
        </w:tc>
      </w:tr>
      <w:tr w:rsidR="004F6583" w:rsidRPr="004F6583" w:rsidDel="00EB4CE1" w14:paraId="564E5F2F" w14:textId="01E8A05A" w:rsidTr="004F6583">
        <w:trPr>
          <w:trHeight w:val="290"/>
          <w:del w:id="23100" w:author="Stefanie Lane" w:date="2022-06-23T15:12:00Z"/>
        </w:trPr>
        <w:tc>
          <w:tcPr>
            <w:tcW w:w="1700" w:type="dxa"/>
            <w:vMerge/>
            <w:tcBorders>
              <w:top w:val="nil"/>
              <w:left w:val="nil"/>
              <w:bottom w:val="single" w:sz="4" w:space="0" w:color="000000"/>
              <w:right w:val="nil"/>
            </w:tcBorders>
            <w:vAlign w:val="center"/>
            <w:hideMark/>
          </w:tcPr>
          <w:p w14:paraId="6052E8EB" w14:textId="07700314" w:rsidR="004F6583" w:rsidRPr="004F6583" w:rsidDel="00EB4CE1" w:rsidRDefault="004F6583" w:rsidP="004F6583">
            <w:pPr>
              <w:spacing w:after="0" w:line="240" w:lineRule="auto"/>
              <w:rPr>
                <w:del w:id="2310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7BE65DF" w14:textId="6F32D25B" w:rsidR="004F6583" w:rsidRPr="004F6583" w:rsidDel="00EB4CE1" w:rsidRDefault="004F6583" w:rsidP="004F6583">
            <w:pPr>
              <w:spacing w:after="0" w:line="240" w:lineRule="auto"/>
              <w:rPr>
                <w:del w:id="23102" w:author="Stefanie Lane" w:date="2022-06-23T15:12:00Z"/>
                <w:rFonts w:ascii="Arial" w:eastAsia="Times New Roman" w:hAnsi="Arial" w:cs="Arial"/>
                <w:i/>
                <w:iCs/>
                <w:sz w:val="20"/>
                <w:szCs w:val="20"/>
              </w:rPr>
            </w:pPr>
            <w:del w:id="23103" w:author="Stefanie Lane" w:date="2022-06-23T15:12:00Z">
              <w:r w:rsidRPr="004F6583" w:rsidDel="00EB4CE1">
                <w:rPr>
                  <w:rFonts w:ascii="Arial" w:eastAsia="Times New Roman" w:hAnsi="Arial" w:cs="Arial"/>
                  <w:i/>
                  <w:iCs/>
                  <w:sz w:val="20"/>
                  <w:szCs w:val="20"/>
                </w:rPr>
                <w:delText>Carex lyngbyei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E570870" w14:textId="0BBCE0D4" w:rsidR="004F6583" w:rsidRPr="004F6583" w:rsidDel="00EB4CE1" w:rsidRDefault="004F6583" w:rsidP="004F6583">
            <w:pPr>
              <w:spacing w:after="0" w:line="240" w:lineRule="auto"/>
              <w:jc w:val="center"/>
              <w:rPr>
                <w:del w:id="23104" w:author="Stefanie Lane" w:date="2022-06-23T15:12:00Z"/>
                <w:rFonts w:ascii="Calibri" w:eastAsia="Times New Roman" w:hAnsi="Calibri" w:cs="Calibri"/>
                <w:color w:val="000000"/>
              </w:rPr>
            </w:pPr>
            <w:del w:id="23105" w:author="Stefanie Lane" w:date="2022-06-23T15:12:00Z">
              <w:r w:rsidRPr="004F6583" w:rsidDel="00EB4CE1">
                <w:rPr>
                  <w:rFonts w:ascii="Calibri" w:eastAsia="Times New Roman" w:hAnsi="Calibri" w:cs="Calibri"/>
                  <w:color w:val="000000"/>
                </w:rPr>
                <w:delText>0.47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EB5DCB" w14:textId="6809CA8D" w:rsidR="004F6583" w:rsidRPr="004F6583" w:rsidDel="00EB4CE1" w:rsidRDefault="004F6583" w:rsidP="004F6583">
            <w:pPr>
              <w:spacing w:after="0" w:line="240" w:lineRule="auto"/>
              <w:jc w:val="center"/>
              <w:rPr>
                <w:del w:id="23106" w:author="Stefanie Lane" w:date="2022-06-23T15:12:00Z"/>
                <w:rFonts w:ascii="Calibri" w:eastAsia="Times New Roman" w:hAnsi="Calibri" w:cs="Calibri"/>
                <w:color w:val="000000"/>
              </w:rPr>
            </w:pPr>
            <w:del w:id="23107" w:author="Stefanie Lane" w:date="2022-06-23T15:12:00Z">
              <w:r w:rsidRPr="004F6583" w:rsidDel="00EB4CE1">
                <w:rPr>
                  <w:rFonts w:ascii="Calibri" w:eastAsia="Times New Roman" w:hAnsi="Calibri" w:cs="Calibri"/>
                  <w:color w:val="000000"/>
                </w:rPr>
                <w:delText>0.33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F7A1BEC" w14:textId="5AAC8380" w:rsidR="004F6583" w:rsidRPr="004F6583" w:rsidDel="00EB4CE1" w:rsidRDefault="004F6583" w:rsidP="004F6583">
            <w:pPr>
              <w:spacing w:after="0" w:line="240" w:lineRule="auto"/>
              <w:jc w:val="center"/>
              <w:rPr>
                <w:del w:id="23108" w:author="Stefanie Lane" w:date="2022-06-23T15:12:00Z"/>
                <w:rFonts w:ascii="Calibri" w:eastAsia="Times New Roman" w:hAnsi="Calibri" w:cs="Calibri"/>
                <w:color w:val="000000"/>
              </w:rPr>
            </w:pPr>
            <w:del w:id="23109" w:author="Stefanie Lane" w:date="2022-06-23T15:12:00Z">
              <w:r w:rsidRPr="004F6583" w:rsidDel="00EB4CE1">
                <w:rPr>
                  <w:rFonts w:ascii="Calibri" w:eastAsia="Times New Roman" w:hAnsi="Calibri" w:cs="Calibri"/>
                  <w:color w:val="000000"/>
                </w:rPr>
                <w:delText>1.00</w:delText>
              </w:r>
            </w:del>
          </w:p>
        </w:tc>
        <w:tc>
          <w:tcPr>
            <w:tcW w:w="1760" w:type="dxa"/>
            <w:tcBorders>
              <w:top w:val="single" w:sz="4" w:space="0" w:color="auto"/>
              <w:left w:val="nil"/>
              <w:bottom w:val="nil"/>
              <w:right w:val="nil"/>
            </w:tcBorders>
            <w:shd w:val="clear" w:color="auto" w:fill="auto"/>
            <w:noWrap/>
            <w:vAlign w:val="bottom"/>
            <w:hideMark/>
          </w:tcPr>
          <w:p w14:paraId="1A8E0B26" w14:textId="273D9E24" w:rsidR="004F6583" w:rsidRPr="004F6583" w:rsidDel="00EB4CE1" w:rsidRDefault="004F6583" w:rsidP="004F6583">
            <w:pPr>
              <w:spacing w:after="0" w:line="240" w:lineRule="auto"/>
              <w:jc w:val="center"/>
              <w:rPr>
                <w:del w:id="23110" w:author="Stefanie Lane" w:date="2022-06-23T15:12:00Z"/>
                <w:rFonts w:ascii="Calibri" w:eastAsia="Times New Roman" w:hAnsi="Calibri" w:cs="Calibri"/>
                <w:color w:val="000000"/>
              </w:rPr>
            </w:pPr>
            <w:del w:id="23111" w:author="Stefanie Lane" w:date="2022-06-23T15:12:00Z">
              <w:r w:rsidRPr="004F6583" w:rsidDel="00EB4CE1">
                <w:rPr>
                  <w:rFonts w:ascii="Calibri" w:eastAsia="Times New Roman" w:hAnsi="Calibri" w:cs="Calibri"/>
                  <w:color w:val="000000"/>
                </w:rPr>
                <w:delText>0.00</w:delText>
              </w:r>
            </w:del>
          </w:p>
        </w:tc>
      </w:tr>
      <w:tr w:rsidR="004F6583" w:rsidRPr="004F6583" w:rsidDel="00EB4CE1" w14:paraId="496D1A6E" w14:textId="7C28EC0F" w:rsidTr="004F6583">
        <w:trPr>
          <w:trHeight w:val="290"/>
          <w:del w:id="23112" w:author="Stefanie Lane" w:date="2022-06-23T15:12:00Z"/>
        </w:trPr>
        <w:tc>
          <w:tcPr>
            <w:tcW w:w="1700" w:type="dxa"/>
            <w:vMerge/>
            <w:tcBorders>
              <w:top w:val="nil"/>
              <w:left w:val="nil"/>
              <w:bottom w:val="single" w:sz="4" w:space="0" w:color="000000"/>
              <w:right w:val="nil"/>
            </w:tcBorders>
            <w:vAlign w:val="center"/>
            <w:hideMark/>
          </w:tcPr>
          <w:p w14:paraId="17A678A0" w14:textId="545C44EE" w:rsidR="004F6583" w:rsidRPr="004F6583" w:rsidDel="00EB4CE1" w:rsidRDefault="004F6583" w:rsidP="004F6583">
            <w:pPr>
              <w:spacing w:after="0" w:line="240" w:lineRule="auto"/>
              <w:rPr>
                <w:del w:id="2311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86E50D6" w14:textId="72CD4D0E" w:rsidR="004F6583" w:rsidRPr="004F6583" w:rsidDel="00EB4CE1" w:rsidRDefault="004F6583" w:rsidP="004F6583">
            <w:pPr>
              <w:spacing w:after="0" w:line="240" w:lineRule="auto"/>
              <w:rPr>
                <w:del w:id="23114" w:author="Stefanie Lane" w:date="2022-06-23T15:12:00Z"/>
                <w:rFonts w:ascii="Arial" w:eastAsia="Times New Roman" w:hAnsi="Arial" w:cs="Arial"/>
                <w:i/>
                <w:iCs/>
                <w:sz w:val="20"/>
                <w:szCs w:val="20"/>
              </w:rPr>
            </w:pPr>
            <w:del w:id="23115" w:author="Stefanie Lane" w:date="2022-06-23T15:12:00Z">
              <w:r w:rsidRPr="004F6583" w:rsidDel="00EB4CE1">
                <w:rPr>
                  <w:rFonts w:ascii="Arial" w:eastAsia="Times New Roman" w:hAnsi="Arial" w:cs="Arial"/>
                  <w:i/>
                  <w:iCs/>
                  <w:sz w:val="20"/>
                  <w:szCs w:val="20"/>
                </w:rPr>
                <w:delText>Potentilla pacifica</w:delText>
              </w:r>
            </w:del>
          </w:p>
        </w:tc>
        <w:tc>
          <w:tcPr>
            <w:tcW w:w="960" w:type="dxa"/>
            <w:tcBorders>
              <w:top w:val="nil"/>
              <w:left w:val="nil"/>
              <w:bottom w:val="nil"/>
              <w:right w:val="nil"/>
            </w:tcBorders>
            <w:shd w:val="clear" w:color="auto" w:fill="auto"/>
            <w:noWrap/>
            <w:vAlign w:val="bottom"/>
            <w:hideMark/>
          </w:tcPr>
          <w:p w14:paraId="6B202337" w14:textId="491206D3" w:rsidR="004F6583" w:rsidRPr="004F6583" w:rsidDel="00EB4CE1" w:rsidRDefault="004F6583" w:rsidP="004F6583">
            <w:pPr>
              <w:spacing w:after="0" w:line="240" w:lineRule="auto"/>
              <w:jc w:val="center"/>
              <w:rPr>
                <w:del w:id="23116" w:author="Stefanie Lane" w:date="2022-06-23T15:12:00Z"/>
                <w:rFonts w:ascii="Calibri" w:eastAsia="Times New Roman" w:hAnsi="Calibri" w:cs="Calibri"/>
                <w:color w:val="000000"/>
              </w:rPr>
            </w:pPr>
            <w:del w:id="23117"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4AF3F063" w14:textId="539CA67E" w:rsidR="004F6583" w:rsidRPr="004F6583" w:rsidDel="00EB4CE1" w:rsidRDefault="004F6583" w:rsidP="004F6583">
            <w:pPr>
              <w:spacing w:after="0" w:line="240" w:lineRule="auto"/>
              <w:jc w:val="center"/>
              <w:rPr>
                <w:del w:id="23118" w:author="Stefanie Lane" w:date="2022-06-23T15:12:00Z"/>
                <w:rFonts w:ascii="Calibri" w:eastAsia="Times New Roman" w:hAnsi="Calibri" w:cs="Calibri"/>
                <w:color w:val="000000"/>
              </w:rPr>
            </w:pPr>
            <w:del w:id="23119" w:author="Stefanie Lane" w:date="2022-06-23T15:12:00Z">
              <w:r w:rsidRPr="004F6583" w:rsidDel="00EB4CE1">
                <w:rPr>
                  <w:rFonts w:ascii="Calibri" w:eastAsia="Times New Roman" w:hAnsi="Calibri" w:cs="Calibri"/>
                  <w:color w:val="000000"/>
                </w:rPr>
                <w:delText>1.00</w:delText>
              </w:r>
            </w:del>
          </w:p>
        </w:tc>
        <w:tc>
          <w:tcPr>
            <w:tcW w:w="960" w:type="dxa"/>
            <w:tcBorders>
              <w:top w:val="nil"/>
              <w:left w:val="nil"/>
              <w:bottom w:val="nil"/>
              <w:right w:val="nil"/>
            </w:tcBorders>
            <w:shd w:val="clear" w:color="auto" w:fill="auto"/>
            <w:noWrap/>
            <w:vAlign w:val="bottom"/>
            <w:hideMark/>
          </w:tcPr>
          <w:p w14:paraId="0B59E61A" w14:textId="3BAC0172" w:rsidR="004F6583" w:rsidRPr="004F6583" w:rsidDel="00EB4CE1" w:rsidRDefault="004F6583" w:rsidP="004F6583">
            <w:pPr>
              <w:spacing w:after="0" w:line="240" w:lineRule="auto"/>
              <w:jc w:val="center"/>
              <w:rPr>
                <w:del w:id="23120" w:author="Stefanie Lane" w:date="2022-06-23T15:12:00Z"/>
                <w:rFonts w:ascii="Calibri" w:eastAsia="Times New Roman" w:hAnsi="Calibri" w:cs="Calibri"/>
                <w:color w:val="000000"/>
              </w:rPr>
            </w:pPr>
            <w:del w:id="23121" w:author="Stefanie Lane" w:date="2022-06-23T15:12:00Z">
              <w:r w:rsidRPr="004F6583" w:rsidDel="00EB4CE1">
                <w:rPr>
                  <w:rFonts w:ascii="Calibri" w:eastAsia="Times New Roman" w:hAnsi="Calibri" w:cs="Calibri"/>
                  <w:color w:val="000000"/>
                </w:rPr>
                <w:delText>1.07</w:delText>
              </w:r>
            </w:del>
          </w:p>
        </w:tc>
        <w:tc>
          <w:tcPr>
            <w:tcW w:w="1760" w:type="dxa"/>
            <w:tcBorders>
              <w:top w:val="single" w:sz="4" w:space="0" w:color="auto"/>
              <w:left w:val="nil"/>
              <w:bottom w:val="nil"/>
              <w:right w:val="nil"/>
            </w:tcBorders>
            <w:shd w:val="clear" w:color="auto" w:fill="auto"/>
            <w:noWrap/>
            <w:vAlign w:val="bottom"/>
            <w:hideMark/>
          </w:tcPr>
          <w:p w14:paraId="12DD28A6" w14:textId="50C04BCE" w:rsidR="004F6583" w:rsidRPr="004F6583" w:rsidDel="00EB4CE1" w:rsidRDefault="004F6583" w:rsidP="004F6583">
            <w:pPr>
              <w:spacing w:after="0" w:line="240" w:lineRule="auto"/>
              <w:jc w:val="center"/>
              <w:rPr>
                <w:del w:id="23122" w:author="Stefanie Lane" w:date="2022-06-23T15:12:00Z"/>
                <w:rFonts w:ascii="Calibri" w:eastAsia="Times New Roman" w:hAnsi="Calibri" w:cs="Calibri"/>
                <w:color w:val="000000"/>
              </w:rPr>
            </w:pPr>
            <w:del w:id="23123" w:author="Stefanie Lane" w:date="2022-06-23T15:12:00Z">
              <w:r w:rsidRPr="004F6583" w:rsidDel="00EB4CE1">
                <w:rPr>
                  <w:rFonts w:ascii="Calibri" w:eastAsia="Times New Roman" w:hAnsi="Calibri" w:cs="Calibri"/>
                  <w:color w:val="000000"/>
                </w:rPr>
                <w:delText>7.14</w:delText>
              </w:r>
            </w:del>
          </w:p>
        </w:tc>
      </w:tr>
      <w:tr w:rsidR="004F6583" w:rsidRPr="004F6583" w:rsidDel="00EB4CE1" w14:paraId="3A492BD8" w14:textId="15BC11D5" w:rsidTr="004F6583">
        <w:trPr>
          <w:trHeight w:val="290"/>
          <w:del w:id="23124" w:author="Stefanie Lane" w:date="2022-06-23T15:12:00Z"/>
        </w:trPr>
        <w:tc>
          <w:tcPr>
            <w:tcW w:w="1700" w:type="dxa"/>
            <w:vMerge/>
            <w:tcBorders>
              <w:top w:val="nil"/>
              <w:left w:val="nil"/>
              <w:bottom w:val="single" w:sz="4" w:space="0" w:color="000000"/>
              <w:right w:val="nil"/>
            </w:tcBorders>
            <w:vAlign w:val="center"/>
            <w:hideMark/>
          </w:tcPr>
          <w:p w14:paraId="799BDBA7" w14:textId="48F4ED91" w:rsidR="004F6583" w:rsidRPr="004F6583" w:rsidDel="00EB4CE1" w:rsidRDefault="004F6583" w:rsidP="004F6583">
            <w:pPr>
              <w:spacing w:after="0" w:line="240" w:lineRule="auto"/>
              <w:rPr>
                <w:del w:id="2312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4692DF" w14:textId="774A9FBA" w:rsidR="004F6583" w:rsidRPr="004F6583" w:rsidDel="00EB4CE1" w:rsidRDefault="004F6583" w:rsidP="004F6583">
            <w:pPr>
              <w:spacing w:after="0" w:line="240" w:lineRule="auto"/>
              <w:rPr>
                <w:del w:id="23126" w:author="Stefanie Lane" w:date="2022-06-23T15:12:00Z"/>
                <w:rFonts w:ascii="Arial" w:eastAsia="Times New Roman" w:hAnsi="Arial" w:cs="Arial"/>
                <w:i/>
                <w:iCs/>
                <w:color w:val="000000"/>
                <w:sz w:val="20"/>
                <w:szCs w:val="20"/>
              </w:rPr>
            </w:pPr>
            <w:del w:id="23127" w:author="Stefanie Lane" w:date="2022-06-23T15:12:00Z">
              <w:r w:rsidRPr="004F6583" w:rsidDel="00EB4CE1">
                <w:rPr>
                  <w:rFonts w:ascii="Arial" w:eastAsia="Times New Roman" w:hAnsi="Arial" w:cs="Arial"/>
                  <w:i/>
                  <w:iCs/>
                  <w:color w:val="000000"/>
                  <w:sz w:val="20"/>
                  <w:szCs w:val="20"/>
                </w:rPr>
                <w:delText>Agrostis stolonifera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D7D62EF" w14:textId="04DE8A6D" w:rsidR="004F6583" w:rsidRPr="004F6583" w:rsidDel="00EB4CE1" w:rsidRDefault="004F6583" w:rsidP="004F6583">
            <w:pPr>
              <w:spacing w:after="0" w:line="240" w:lineRule="auto"/>
              <w:jc w:val="center"/>
              <w:rPr>
                <w:del w:id="23128" w:author="Stefanie Lane" w:date="2022-06-23T15:12:00Z"/>
                <w:rFonts w:ascii="Calibri" w:eastAsia="Times New Roman" w:hAnsi="Calibri" w:cs="Calibri"/>
                <w:color w:val="000000"/>
              </w:rPr>
            </w:pPr>
            <w:del w:id="23129" w:author="Stefanie Lane" w:date="2022-06-23T15:12:00Z">
              <w:r w:rsidRPr="004F6583" w:rsidDel="00EB4CE1">
                <w:rPr>
                  <w:rFonts w:ascii="Calibri" w:eastAsia="Times New Roman" w:hAnsi="Calibri" w:cs="Calibri"/>
                  <w:color w:val="000000"/>
                </w:rPr>
                <w:delText>3.21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E493049" w14:textId="687121C8" w:rsidR="004F6583" w:rsidRPr="004F6583" w:rsidDel="00EB4CE1" w:rsidRDefault="004F6583" w:rsidP="004F6583">
            <w:pPr>
              <w:spacing w:after="0" w:line="240" w:lineRule="auto"/>
              <w:jc w:val="center"/>
              <w:rPr>
                <w:del w:id="23130" w:author="Stefanie Lane" w:date="2022-06-23T15:12:00Z"/>
                <w:rFonts w:ascii="Calibri" w:eastAsia="Times New Roman" w:hAnsi="Calibri" w:cs="Calibri"/>
                <w:color w:val="000000"/>
              </w:rPr>
            </w:pPr>
            <w:del w:id="23131" w:author="Stefanie Lane" w:date="2022-06-23T15:12:00Z">
              <w:r w:rsidRPr="004F6583" w:rsidDel="00EB4CE1">
                <w:rPr>
                  <w:rFonts w:ascii="Calibri" w:eastAsia="Times New Roman" w:hAnsi="Calibri" w:cs="Calibri"/>
                  <w:color w:val="000000"/>
                </w:rPr>
                <w:delText>1.50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8CE229A" w14:textId="5729D99C" w:rsidR="004F6583" w:rsidRPr="004F6583" w:rsidDel="00EB4CE1" w:rsidRDefault="004F6583" w:rsidP="004F6583">
            <w:pPr>
              <w:spacing w:after="0" w:line="240" w:lineRule="auto"/>
              <w:jc w:val="center"/>
              <w:rPr>
                <w:del w:id="23132" w:author="Stefanie Lane" w:date="2022-06-23T15:12:00Z"/>
                <w:rFonts w:ascii="Calibri" w:eastAsia="Times New Roman" w:hAnsi="Calibri" w:cs="Calibri"/>
                <w:color w:val="000000"/>
              </w:rPr>
            </w:pPr>
            <w:del w:id="23133" w:author="Stefanie Lane" w:date="2022-06-23T15:12:00Z">
              <w:r w:rsidRPr="004F6583" w:rsidDel="00EB4CE1">
                <w:rPr>
                  <w:rFonts w:ascii="Calibri" w:eastAsia="Times New Roman" w:hAnsi="Calibri" w:cs="Calibri"/>
                  <w:color w:val="000000"/>
                </w:rPr>
                <w:delText>1.29</w:delText>
              </w:r>
            </w:del>
          </w:p>
        </w:tc>
        <w:tc>
          <w:tcPr>
            <w:tcW w:w="1760" w:type="dxa"/>
            <w:tcBorders>
              <w:top w:val="single" w:sz="4" w:space="0" w:color="auto"/>
              <w:left w:val="nil"/>
              <w:bottom w:val="nil"/>
              <w:right w:val="nil"/>
            </w:tcBorders>
            <w:shd w:val="clear" w:color="auto" w:fill="auto"/>
            <w:noWrap/>
            <w:vAlign w:val="bottom"/>
            <w:hideMark/>
          </w:tcPr>
          <w:p w14:paraId="17127618" w14:textId="7B8E1B59" w:rsidR="004F6583" w:rsidRPr="004F6583" w:rsidDel="00EB4CE1" w:rsidRDefault="004F6583" w:rsidP="004F6583">
            <w:pPr>
              <w:spacing w:after="0" w:line="240" w:lineRule="auto"/>
              <w:jc w:val="center"/>
              <w:rPr>
                <w:del w:id="23134" w:author="Stefanie Lane" w:date="2022-06-23T15:12:00Z"/>
                <w:rFonts w:ascii="Calibri" w:eastAsia="Times New Roman" w:hAnsi="Calibri" w:cs="Calibri"/>
                <w:color w:val="000000"/>
              </w:rPr>
            </w:pPr>
            <w:del w:id="23135" w:author="Stefanie Lane" w:date="2022-06-23T15:12:00Z">
              <w:r w:rsidRPr="004F6583" w:rsidDel="00EB4CE1">
                <w:rPr>
                  <w:rFonts w:ascii="Calibri" w:eastAsia="Times New Roman" w:hAnsi="Calibri" w:cs="Calibri"/>
                  <w:color w:val="000000"/>
                </w:rPr>
                <w:delText>28.57</w:delText>
              </w:r>
            </w:del>
          </w:p>
        </w:tc>
      </w:tr>
      <w:tr w:rsidR="004F6583" w:rsidRPr="004F6583" w:rsidDel="00EB4CE1" w14:paraId="444EEDD1" w14:textId="579B909B" w:rsidTr="004F6583">
        <w:trPr>
          <w:trHeight w:val="290"/>
          <w:del w:id="23136" w:author="Stefanie Lane" w:date="2022-06-23T15:12:00Z"/>
        </w:trPr>
        <w:tc>
          <w:tcPr>
            <w:tcW w:w="1700" w:type="dxa"/>
            <w:vMerge/>
            <w:tcBorders>
              <w:top w:val="nil"/>
              <w:left w:val="nil"/>
              <w:bottom w:val="single" w:sz="4" w:space="0" w:color="000000"/>
              <w:right w:val="nil"/>
            </w:tcBorders>
            <w:vAlign w:val="center"/>
            <w:hideMark/>
          </w:tcPr>
          <w:p w14:paraId="2423CEFE" w14:textId="6B04CC74" w:rsidR="004F6583" w:rsidRPr="004F6583" w:rsidDel="00EB4CE1" w:rsidRDefault="004F6583" w:rsidP="004F6583">
            <w:pPr>
              <w:spacing w:after="0" w:line="240" w:lineRule="auto"/>
              <w:rPr>
                <w:del w:id="2313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CC8B1BB" w14:textId="32246132" w:rsidR="004F6583" w:rsidRPr="004F6583" w:rsidDel="00EB4CE1" w:rsidRDefault="004F6583" w:rsidP="004F6583">
            <w:pPr>
              <w:spacing w:after="0" w:line="240" w:lineRule="auto"/>
              <w:rPr>
                <w:del w:id="23138" w:author="Stefanie Lane" w:date="2022-06-23T15:12:00Z"/>
                <w:rFonts w:ascii="Arial" w:eastAsia="Times New Roman" w:hAnsi="Arial" w:cs="Arial"/>
                <w:i/>
                <w:iCs/>
                <w:sz w:val="20"/>
                <w:szCs w:val="20"/>
              </w:rPr>
            </w:pPr>
            <w:del w:id="23139" w:author="Stefanie Lane" w:date="2022-06-23T15:12:00Z">
              <w:r w:rsidRPr="004F6583" w:rsidDel="00EB4CE1">
                <w:rPr>
                  <w:rFonts w:ascii="Arial" w:eastAsia="Times New Roman" w:hAnsi="Arial" w:cs="Arial"/>
                  <w:i/>
                  <w:iCs/>
                  <w:sz w:val="20"/>
                  <w:szCs w:val="20"/>
                </w:rPr>
                <w:delText>Mentha aquatica</w:delText>
              </w:r>
            </w:del>
          </w:p>
        </w:tc>
        <w:tc>
          <w:tcPr>
            <w:tcW w:w="960" w:type="dxa"/>
            <w:tcBorders>
              <w:top w:val="nil"/>
              <w:left w:val="nil"/>
              <w:bottom w:val="nil"/>
              <w:right w:val="nil"/>
            </w:tcBorders>
            <w:shd w:val="clear" w:color="auto" w:fill="auto"/>
            <w:noWrap/>
            <w:vAlign w:val="bottom"/>
            <w:hideMark/>
          </w:tcPr>
          <w:p w14:paraId="0A57030B" w14:textId="38B19A19" w:rsidR="004F6583" w:rsidRPr="004F6583" w:rsidDel="00EB4CE1" w:rsidRDefault="004F6583" w:rsidP="004F6583">
            <w:pPr>
              <w:spacing w:after="0" w:line="240" w:lineRule="auto"/>
              <w:jc w:val="center"/>
              <w:rPr>
                <w:del w:id="23140" w:author="Stefanie Lane" w:date="2022-06-23T15:12:00Z"/>
                <w:rFonts w:ascii="Calibri" w:eastAsia="Times New Roman" w:hAnsi="Calibri" w:cs="Calibri"/>
                <w:color w:val="000000"/>
              </w:rPr>
            </w:pPr>
            <w:del w:id="23141" w:author="Stefanie Lane" w:date="2022-06-23T15:12:00Z">
              <w:r w:rsidRPr="004F6583" w:rsidDel="00EB4CE1">
                <w:rPr>
                  <w:rFonts w:ascii="Calibri" w:eastAsia="Times New Roman" w:hAnsi="Calibri" w:cs="Calibri"/>
                  <w:color w:val="000000"/>
                </w:rPr>
                <w:delText>0.37</w:delText>
              </w:r>
            </w:del>
          </w:p>
        </w:tc>
        <w:tc>
          <w:tcPr>
            <w:tcW w:w="960" w:type="dxa"/>
            <w:tcBorders>
              <w:top w:val="nil"/>
              <w:left w:val="nil"/>
              <w:bottom w:val="nil"/>
              <w:right w:val="nil"/>
            </w:tcBorders>
            <w:shd w:val="clear" w:color="auto" w:fill="auto"/>
            <w:noWrap/>
            <w:vAlign w:val="bottom"/>
            <w:hideMark/>
          </w:tcPr>
          <w:p w14:paraId="471C61A3" w14:textId="1071903F" w:rsidR="004F6583" w:rsidRPr="004F6583" w:rsidDel="00EB4CE1" w:rsidRDefault="004F6583" w:rsidP="004F6583">
            <w:pPr>
              <w:spacing w:after="0" w:line="240" w:lineRule="auto"/>
              <w:jc w:val="center"/>
              <w:rPr>
                <w:del w:id="23142" w:author="Stefanie Lane" w:date="2022-06-23T15:12:00Z"/>
                <w:rFonts w:ascii="Calibri" w:eastAsia="Times New Roman" w:hAnsi="Calibri" w:cs="Calibri"/>
                <w:color w:val="000000"/>
              </w:rPr>
            </w:pPr>
            <w:del w:id="23143" w:author="Stefanie Lane" w:date="2022-06-23T15:12:00Z">
              <w:r w:rsidRPr="004F6583" w:rsidDel="00EB4CE1">
                <w:rPr>
                  <w:rFonts w:ascii="Calibri" w:eastAsia="Times New Roman" w:hAnsi="Calibri" w:cs="Calibri"/>
                  <w:color w:val="000000"/>
                </w:rPr>
                <w:delText>2.28</w:delText>
              </w:r>
            </w:del>
          </w:p>
        </w:tc>
        <w:tc>
          <w:tcPr>
            <w:tcW w:w="960" w:type="dxa"/>
            <w:tcBorders>
              <w:top w:val="nil"/>
              <w:left w:val="nil"/>
              <w:bottom w:val="nil"/>
              <w:right w:val="nil"/>
            </w:tcBorders>
            <w:shd w:val="clear" w:color="auto" w:fill="auto"/>
            <w:noWrap/>
            <w:vAlign w:val="bottom"/>
            <w:hideMark/>
          </w:tcPr>
          <w:p w14:paraId="26DA7D3D" w14:textId="6FB76839" w:rsidR="004F6583" w:rsidRPr="004F6583" w:rsidDel="00EB4CE1" w:rsidRDefault="004F6583" w:rsidP="004F6583">
            <w:pPr>
              <w:spacing w:after="0" w:line="240" w:lineRule="auto"/>
              <w:jc w:val="center"/>
              <w:rPr>
                <w:del w:id="23144" w:author="Stefanie Lane" w:date="2022-06-23T15:12:00Z"/>
                <w:rFonts w:ascii="Calibri" w:eastAsia="Times New Roman" w:hAnsi="Calibri" w:cs="Calibri"/>
                <w:color w:val="000000"/>
              </w:rPr>
            </w:pPr>
            <w:del w:id="23145" w:author="Stefanie Lane" w:date="2022-06-23T15:12:00Z">
              <w:r w:rsidRPr="004F6583" w:rsidDel="00EB4CE1">
                <w:rPr>
                  <w:rFonts w:ascii="Calibri" w:eastAsia="Times New Roman" w:hAnsi="Calibri" w:cs="Calibri"/>
                  <w:color w:val="000000"/>
                </w:rPr>
                <w:delText>1.79</w:delText>
              </w:r>
            </w:del>
          </w:p>
        </w:tc>
        <w:tc>
          <w:tcPr>
            <w:tcW w:w="1760" w:type="dxa"/>
            <w:tcBorders>
              <w:top w:val="single" w:sz="4" w:space="0" w:color="auto"/>
              <w:left w:val="nil"/>
              <w:bottom w:val="nil"/>
              <w:right w:val="nil"/>
            </w:tcBorders>
            <w:shd w:val="clear" w:color="auto" w:fill="auto"/>
            <w:noWrap/>
            <w:vAlign w:val="bottom"/>
            <w:hideMark/>
          </w:tcPr>
          <w:p w14:paraId="27034A87" w14:textId="6A263A68" w:rsidR="004F6583" w:rsidRPr="004F6583" w:rsidDel="00EB4CE1" w:rsidRDefault="004F6583" w:rsidP="004F6583">
            <w:pPr>
              <w:spacing w:after="0" w:line="240" w:lineRule="auto"/>
              <w:jc w:val="center"/>
              <w:rPr>
                <w:del w:id="23146" w:author="Stefanie Lane" w:date="2022-06-23T15:12:00Z"/>
                <w:rFonts w:ascii="Calibri" w:eastAsia="Times New Roman" w:hAnsi="Calibri" w:cs="Calibri"/>
                <w:color w:val="000000"/>
              </w:rPr>
            </w:pPr>
            <w:del w:id="23147" w:author="Stefanie Lane" w:date="2022-06-23T15:12:00Z">
              <w:r w:rsidRPr="004F6583" w:rsidDel="00EB4CE1">
                <w:rPr>
                  <w:rFonts w:ascii="Calibri" w:eastAsia="Times New Roman" w:hAnsi="Calibri" w:cs="Calibri"/>
                  <w:color w:val="000000"/>
                </w:rPr>
                <w:delText>78.57</w:delText>
              </w:r>
            </w:del>
          </w:p>
        </w:tc>
      </w:tr>
      <w:tr w:rsidR="004F6583" w:rsidRPr="004F6583" w:rsidDel="00EB4CE1" w14:paraId="7B31703F" w14:textId="7170F911" w:rsidTr="004F6583">
        <w:trPr>
          <w:trHeight w:val="290"/>
          <w:del w:id="23148" w:author="Stefanie Lane" w:date="2022-06-23T15:12:00Z"/>
        </w:trPr>
        <w:tc>
          <w:tcPr>
            <w:tcW w:w="1700" w:type="dxa"/>
            <w:vMerge/>
            <w:tcBorders>
              <w:top w:val="nil"/>
              <w:left w:val="nil"/>
              <w:bottom w:val="single" w:sz="4" w:space="0" w:color="000000"/>
              <w:right w:val="nil"/>
            </w:tcBorders>
            <w:vAlign w:val="center"/>
            <w:hideMark/>
          </w:tcPr>
          <w:p w14:paraId="23063D6D" w14:textId="06076892" w:rsidR="004F6583" w:rsidRPr="004F6583" w:rsidDel="00EB4CE1" w:rsidRDefault="004F6583" w:rsidP="004F6583">
            <w:pPr>
              <w:spacing w:after="0" w:line="240" w:lineRule="auto"/>
              <w:rPr>
                <w:del w:id="2314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16F318D" w14:textId="65436FD8" w:rsidR="004F6583" w:rsidRPr="004F6583" w:rsidDel="00EB4CE1" w:rsidRDefault="004F6583" w:rsidP="004F6583">
            <w:pPr>
              <w:spacing w:after="0" w:line="240" w:lineRule="auto"/>
              <w:rPr>
                <w:del w:id="23150" w:author="Stefanie Lane" w:date="2022-06-23T15:12:00Z"/>
                <w:rFonts w:ascii="Arial" w:eastAsia="Times New Roman" w:hAnsi="Arial" w:cs="Arial"/>
                <w:i/>
                <w:iCs/>
                <w:sz w:val="20"/>
                <w:szCs w:val="20"/>
              </w:rPr>
            </w:pPr>
            <w:del w:id="23151" w:author="Stefanie Lane" w:date="2022-06-23T15:12:00Z">
              <w:r w:rsidRPr="004F6583" w:rsidDel="00EB4CE1">
                <w:rPr>
                  <w:rFonts w:ascii="Arial" w:eastAsia="Times New Roman" w:hAnsi="Arial" w:cs="Arial"/>
                  <w:i/>
                  <w:iCs/>
                  <w:sz w:val="20"/>
                  <w:szCs w:val="20"/>
                </w:rPr>
                <w:delText>Menyanthes trifoliata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1CCB57A" w14:textId="6726A442" w:rsidR="004F6583" w:rsidRPr="004F6583" w:rsidDel="00EB4CE1" w:rsidRDefault="004F6583" w:rsidP="004F6583">
            <w:pPr>
              <w:spacing w:after="0" w:line="240" w:lineRule="auto"/>
              <w:jc w:val="center"/>
              <w:rPr>
                <w:del w:id="23152" w:author="Stefanie Lane" w:date="2022-06-23T15:12:00Z"/>
                <w:rFonts w:ascii="Calibri" w:eastAsia="Times New Roman" w:hAnsi="Calibri" w:cs="Calibri"/>
                <w:color w:val="000000"/>
              </w:rPr>
            </w:pPr>
            <w:del w:id="23153" w:author="Stefanie Lane" w:date="2022-06-23T15:12:00Z">
              <w:r w:rsidRPr="004F6583" w:rsidDel="00EB4CE1">
                <w:rPr>
                  <w:rFonts w:ascii="Calibri" w:eastAsia="Times New Roman" w:hAnsi="Calibri" w:cs="Calibri"/>
                  <w:color w:val="000000"/>
                </w:rPr>
                <w:delText>3.84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55AFF90" w14:textId="50785C4E" w:rsidR="004F6583" w:rsidRPr="004F6583" w:rsidDel="00EB4CE1" w:rsidRDefault="004F6583" w:rsidP="004F6583">
            <w:pPr>
              <w:spacing w:after="0" w:line="240" w:lineRule="auto"/>
              <w:jc w:val="center"/>
              <w:rPr>
                <w:del w:id="23154" w:author="Stefanie Lane" w:date="2022-06-23T15:12:00Z"/>
                <w:rFonts w:ascii="Calibri" w:eastAsia="Times New Roman" w:hAnsi="Calibri" w:cs="Calibri"/>
                <w:color w:val="000000"/>
              </w:rPr>
            </w:pPr>
            <w:del w:id="23155" w:author="Stefanie Lane" w:date="2022-06-23T15:12:00Z">
              <w:r w:rsidRPr="004F6583" w:rsidDel="00EB4CE1">
                <w:rPr>
                  <w:rFonts w:ascii="Calibri" w:eastAsia="Times New Roman" w:hAnsi="Calibri" w:cs="Calibri"/>
                  <w:color w:val="000000"/>
                </w:rPr>
                <w:delText>3.06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F0ADC8E" w14:textId="3479FE7E" w:rsidR="004F6583" w:rsidRPr="004F6583" w:rsidDel="00EB4CE1" w:rsidRDefault="004F6583" w:rsidP="004F6583">
            <w:pPr>
              <w:spacing w:after="0" w:line="240" w:lineRule="auto"/>
              <w:jc w:val="center"/>
              <w:rPr>
                <w:del w:id="23156" w:author="Stefanie Lane" w:date="2022-06-23T15:12:00Z"/>
                <w:rFonts w:ascii="Calibri" w:eastAsia="Times New Roman" w:hAnsi="Calibri" w:cs="Calibri"/>
                <w:color w:val="000000"/>
              </w:rPr>
            </w:pPr>
            <w:del w:id="23157" w:author="Stefanie Lane" w:date="2022-06-23T15:12:00Z">
              <w:r w:rsidRPr="004F6583" w:rsidDel="00EB4CE1">
                <w:rPr>
                  <w:rFonts w:ascii="Calibri" w:eastAsia="Times New Roman" w:hAnsi="Calibri" w:cs="Calibri"/>
                  <w:color w:val="000000"/>
                </w:rPr>
                <w:delText>3.00</w:delText>
              </w:r>
            </w:del>
          </w:p>
        </w:tc>
        <w:tc>
          <w:tcPr>
            <w:tcW w:w="1760" w:type="dxa"/>
            <w:tcBorders>
              <w:top w:val="single" w:sz="4" w:space="0" w:color="auto"/>
              <w:left w:val="nil"/>
              <w:bottom w:val="nil"/>
              <w:right w:val="nil"/>
            </w:tcBorders>
            <w:shd w:val="clear" w:color="auto" w:fill="auto"/>
            <w:noWrap/>
            <w:vAlign w:val="bottom"/>
            <w:hideMark/>
          </w:tcPr>
          <w:p w14:paraId="2EBBF1A1" w14:textId="4724FFAA" w:rsidR="004F6583" w:rsidRPr="004F6583" w:rsidDel="00EB4CE1" w:rsidRDefault="004F6583" w:rsidP="004F6583">
            <w:pPr>
              <w:spacing w:after="0" w:line="240" w:lineRule="auto"/>
              <w:jc w:val="center"/>
              <w:rPr>
                <w:del w:id="23158" w:author="Stefanie Lane" w:date="2022-06-23T15:12:00Z"/>
                <w:rFonts w:ascii="Calibri" w:eastAsia="Times New Roman" w:hAnsi="Calibri" w:cs="Calibri"/>
                <w:color w:val="000000"/>
              </w:rPr>
            </w:pPr>
            <w:del w:id="23159" w:author="Stefanie Lane" w:date="2022-06-23T15:12:00Z">
              <w:r w:rsidRPr="004F6583" w:rsidDel="00EB4CE1">
                <w:rPr>
                  <w:rFonts w:ascii="Calibri" w:eastAsia="Times New Roman" w:hAnsi="Calibri" w:cs="Calibri"/>
                  <w:color w:val="000000"/>
                </w:rPr>
                <w:delText>200.00</w:delText>
              </w:r>
            </w:del>
          </w:p>
        </w:tc>
      </w:tr>
      <w:tr w:rsidR="004F6583" w:rsidRPr="004F6583" w:rsidDel="00EB4CE1" w14:paraId="0BFCF68F" w14:textId="6134D4A6" w:rsidTr="004F6583">
        <w:trPr>
          <w:trHeight w:val="290"/>
          <w:del w:id="23160" w:author="Stefanie Lane" w:date="2022-06-23T15:12:00Z"/>
        </w:trPr>
        <w:tc>
          <w:tcPr>
            <w:tcW w:w="1700" w:type="dxa"/>
            <w:vMerge/>
            <w:tcBorders>
              <w:top w:val="nil"/>
              <w:left w:val="nil"/>
              <w:bottom w:val="single" w:sz="4" w:space="0" w:color="000000"/>
              <w:right w:val="nil"/>
            </w:tcBorders>
            <w:vAlign w:val="center"/>
            <w:hideMark/>
          </w:tcPr>
          <w:p w14:paraId="32AC1B05" w14:textId="160FF8FD" w:rsidR="004F6583" w:rsidRPr="004F6583" w:rsidDel="00EB4CE1" w:rsidRDefault="004F6583" w:rsidP="004F6583">
            <w:pPr>
              <w:spacing w:after="0" w:line="240" w:lineRule="auto"/>
              <w:rPr>
                <w:del w:id="2316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F956BA8" w14:textId="7DCFC677" w:rsidR="004F6583" w:rsidRPr="004F6583" w:rsidDel="00EB4CE1" w:rsidRDefault="004F6583" w:rsidP="004F6583">
            <w:pPr>
              <w:spacing w:after="0" w:line="240" w:lineRule="auto"/>
              <w:rPr>
                <w:del w:id="23162" w:author="Stefanie Lane" w:date="2022-06-23T15:12:00Z"/>
                <w:rFonts w:ascii="Arial" w:eastAsia="Times New Roman" w:hAnsi="Arial" w:cs="Arial"/>
                <w:i/>
                <w:iCs/>
                <w:color w:val="000000"/>
                <w:sz w:val="20"/>
                <w:szCs w:val="20"/>
              </w:rPr>
            </w:pPr>
            <w:del w:id="23163" w:author="Stefanie Lane" w:date="2022-06-23T15:12:00Z">
              <w:r w:rsidRPr="004F6583" w:rsidDel="00EB4CE1">
                <w:rPr>
                  <w:rFonts w:ascii="Arial" w:eastAsia="Times New Roman" w:hAnsi="Arial" w:cs="Arial"/>
                  <w:i/>
                  <w:iCs/>
                  <w:color w:val="000000"/>
                  <w:sz w:val="20"/>
                  <w:szCs w:val="20"/>
                </w:rPr>
                <w:delText>Equisetum arvense</w:delText>
              </w:r>
            </w:del>
          </w:p>
        </w:tc>
        <w:tc>
          <w:tcPr>
            <w:tcW w:w="960" w:type="dxa"/>
            <w:tcBorders>
              <w:top w:val="nil"/>
              <w:left w:val="nil"/>
              <w:bottom w:val="nil"/>
              <w:right w:val="nil"/>
            </w:tcBorders>
            <w:shd w:val="clear" w:color="auto" w:fill="auto"/>
            <w:noWrap/>
            <w:vAlign w:val="bottom"/>
            <w:hideMark/>
          </w:tcPr>
          <w:p w14:paraId="724FC187" w14:textId="26FDCB27" w:rsidR="004F6583" w:rsidRPr="004F6583" w:rsidDel="00EB4CE1" w:rsidRDefault="004F6583" w:rsidP="004F6583">
            <w:pPr>
              <w:spacing w:after="0" w:line="240" w:lineRule="auto"/>
              <w:jc w:val="center"/>
              <w:rPr>
                <w:del w:id="23164" w:author="Stefanie Lane" w:date="2022-06-23T15:12:00Z"/>
                <w:rFonts w:ascii="Calibri" w:eastAsia="Times New Roman" w:hAnsi="Calibri" w:cs="Calibri"/>
                <w:color w:val="000000"/>
              </w:rPr>
            </w:pPr>
            <w:del w:id="2316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8C04C67" w14:textId="71675DD3" w:rsidR="004F6583" w:rsidRPr="004F6583" w:rsidDel="00EB4CE1" w:rsidRDefault="004F6583" w:rsidP="004F6583">
            <w:pPr>
              <w:spacing w:after="0" w:line="240" w:lineRule="auto"/>
              <w:jc w:val="center"/>
              <w:rPr>
                <w:del w:id="23166" w:author="Stefanie Lane" w:date="2022-06-23T15:12:00Z"/>
                <w:rFonts w:ascii="Calibri" w:eastAsia="Times New Roman" w:hAnsi="Calibri" w:cs="Calibri"/>
                <w:color w:val="000000"/>
              </w:rPr>
            </w:pPr>
            <w:del w:id="2316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4400F12" w14:textId="528EDD95" w:rsidR="004F6583" w:rsidRPr="004F6583" w:rsidDel="00EB4CE1" w:rsidRDefault="004F6583" w:rsidP="004F6583">
            <w:pPr>
              <w:spacing w:after="0" w:line="240" w:lineRule="auto"/>
              <w:jc w:val="center"/>
              <w:rPr>
                <w:del w:id="23168" w:author="Stefanie Lane" w:date="2022-06-23T15:12:00Z"/>
                <w:rFonts w:ascii="Calibri" w:eastAsia="Times New Roman" w:hAnsi="Calibri" w:cs="Calibri"/>
                <w:color w:val="000000"/>
              </w:rPr>
            </w:pPr>
            <w:del w:id="23169" w:author="Stefanie Lane" w:date="2022-06-23T15:12:00Z">
              <w:r w:rsidRPr="004F6583" w:rsidDel="00EB4CE1">
                <w:rPr>
                  <w:rFonts w:ascii="Calibri" w:eastAsia="Times New Roman" w:hAnsi="Calibri" w:cs="Calibri"/>
                  <w:color w:val="000000"/>
                </w:rPr>
                <w:delText>0.64</w:delText>
              </w:r>
            </w:del>
          </w:p>
        </w:tc>
        <w:tc>
          <w:tcPr>
            <w:tcW w:w="1760" w:type="dxa"/>
            <w:tcBorders>
              <w:top w:val="single" w:sz="4" w:space="0" w:color="auto"/>
              <w:left w:val="nil"/>
              <w:bottom w:val="nil"/>
              <w:right w:val="nil"/>
            </w:tcBorders>
            <w:shd w:val="clear" w:color="auto" w:fill="auto"/>
            <w:noWrap/>
            <w:vAlign w:val="bottom"/>
            <w:hideMark/>
          </w:tcPr>
          <w:p w14:paraId="288EDE90" w14:textId="4DD78C79" w:rsidR="004F6583" w:rsidRPr="004F6583" w:rsidDel="00EB4CE1" w:rsidRDefault="004F6583" w:rsidP="004F6583">
            <w:pPr>
              <w:spacing w:after="0" w:line="240" w:lineRule="auto"/>
              <w:jc w:val="center"/>
              <w:rPr>
                <w:del w:id="23170" w:author="Stefanie Lane" w:date="2022-06-23T15:12:00Z"/>
                <w:rFonts w:ascii="Calibri" w:eastAsia="Times New Roman" w:hAnsi="Calibri" w:cs="Calibri"/>
                <w:color w:val="000000"/>
              </w:rPr>
            </w:pPr>
            <w:del w:id="2317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4BF3B3A" w14:textId="634B765E" w:rsidTr="004F6583">
        <w:trPr>
          <w:trHeight w:val="290"/>
          <w:del w:id="23172" w:author="Stefanie Lane" w:date="2022-06-23T15:12:00Z"/>
        </w:trPr>
        <w:tc>
          <w:tcPr>
            <w:tcW w:w="1700" w:type="dxa"/>
            <w:vMerge/>
            <w:tcBorders>
              <w:top w:val="nil"/>
              <w:left w:val="nil"/>
              <w:bottom w:val="single" w:sz="4" w:space="0" w:color="000000"/>
              <w:right w:val="nil"/>
            </w:tcBorders>
            <w:vAlign w:val="center"/>
            <w:hideMark/>
          </w:tcPr>
          <w:p w14:paraId="028B80ED" w14:textId="42CEC437" w:rsidR="004F6583" w:rsidRPr="004F6583" w:rsidDel="00EB4CE1" w:rsidRDefault="004F6583" w:rsidP="004F6583">
            <w:pPr>
              <w:spacing w:after="0" w:line="240" w:lineRule="auto"/>
              <w:rPr>
                <w:del w:id="2317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CDDC7AF" w14:textId="114A38A4" w:rsidR="004F6583" w:rsidRPr="004F6583" w:rsidDel="00EB4CE1" w:rsidRDefault="004F6583" w:rsidP="004F6583">
            <w:pPr>
              <w:spacing w:after="0" w:line="240" w:lineRule="auto"/>
              <w:rPr>
                <w:del w:id="23174" w:author="Stefanie Lane" w:date="2022-06-23T15:12:00Z"/>
                <w:rFonts w:ascii="Arial" w:eastAsia="Times New Roman" w:hAnsi="Arial" w:cs="Arial"/>
                <w:i/>
                <w:iCs/>
                <w:color w:val="000000"/>
                <w:sz w:val="20"/>
                <w:szCs w:val="20"/>
              </w:rPr>
            </w:pPr>
            <w:del w:id="23175" w:author="Stefanie Lane" w:date="2022-06-23T15:12:00Z">
              <w:r w:rsidRPr="004F6583" w:rsidDel="00EB4CE1">
                <w:rPr>
                  <w:rFonts w:ascii="Arial" w:eastAsia="Times New Roman" w:hAnsi="Arial" w:cs="Arial"/>
                  <w:i/>
                  <w:iCs/>
                  <w:color w:val="000000"/>
                  <w:sz w:val="20"/>
                  <w:szCs w:val="20"/>
                </w:rPr>
                <w:delText>Galium trifidum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3425846" w14:textId="676BAA11" w:rsidR="004F6583" w:rsidRPr="004F6583" w:rsidDel="00EB4CE1" w:rsidRDefault="004F6583" w:rsidP="004F6583">
            <w:pPr>
              <w:spacing w:after="0" w:line="240" w:lineRule="auto"/>
              <w:jc w:val="center"/>
              <w:rPr>
                <w:del w:id="23176" w:author="Stefanie Lane" w:date="2022-06-23T15:12:00Z"/>
                <w:rFonts w:ascii="Calibri" w:eastAsia="Times New Roman" w:hAnsi="Calibri" w:cs="Calibri"/>
                <w:color w:val="000000"/>
              </w:rPr>
            </w:pPr>
            <w:del w:id="2317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3413BCA" w14:textId="28683AC0" w:rsidR="004F6583" w:rsidRPr="004F6583" w:rsidDel="00EB4CE1" w:rsidRDefault="004F6583" w:rsidP="004F6583">
            <w:pPr>
              <w:spacing w:after="0" w:line="240" w:lineRule="auto"/>
              <w:jc w:val="center"/>
              <w:rPr>
                <w:del w:id="23178" w:author="Stefanie Lane" w:date="2022-06-23T15:12:00Z"/>
                <w:rFonts w:ascii="Calibri" w:eastAsia="Times New Roman" w:hAnsi="Calibri" w:cs="Calibri"/>
                <w:color w:val="000000"/>
              </w:rPr>
            </w:pPr>
            <w:del w:id="2317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89F7D5D" w14:textId="41A292CB" w:rsidR="004F6583" w:rsidRPr="004F6583" w:rsidDel="00EB4CE1" w:rsidRDefault="004F6583" w:rsidP="004F6583">
            <w:pPr>
              <w:spacing w:after="0" w:line="240" w:lineRule="auto"/>
              <w:jc w:val="center"/>
              <w:rPr>
                <w:del w:id="23180" w:author="Stefanie Lane" w:date="2022-06-23T15:12:00Z"/>
                <w:rFonts w:ascii="Calibri" w:eastAsia="Times New Roman" w:hAnsi="Calibri" w:cs="Calibri"/>
                <w:color w:val="000000"/>
              </w:rPr>
            </w:pPr>
            <w:del w:id="23181" w:author="Stefanie Lane" w:date="2022-06-23T15:12:00Z">
              <w:r w:rsidRPr="004F6583" w:rsidDel="00EB4CE1">
                <w:rPr>
                  <w:rFonts w:ascii="Calibri" w:eastAsia="Times New Roman" w:hAnsi="Calibri" w:cs="Calibri"/>
                  <w:color w:val="000000"/>
                </w:rPr>
                <w:delText>0.39</w:delText>
              </w:r>
            </w:del>
          </w:p>
        </w:tc>
        <w:tc>
          <w:tcPr>
            <w:tcW w:w="1760" w:type="dxa"/>
            <w:tcBorders>
              <w:top w:val="single" w:sz="4" w:space="0" w:color="auto"/>
              <w:left w:val="nil"/>
              <w:bottom w:val="nil"/>
              <w:right w:val="nil"/>
            </w:tcBorders>
            <w:shd w:val="clear" w:color="auto" w:fill="auto"/>
            <w:noWrap/>
            <w:vAlign w:val="bottom"/>
            <w:hideMark/>
          </w:tcPr>
          <w:p w14:paraId="59992F7A" w14:textId="14E654AF" w:rsidR="004F6583" w:rsidRPr="004F6583" w:rsidDel="00EB4CE1" w:rsidRDefault="004F6583" w:rsidP="004F6583">
            <w:pPr>
              <w:spacing w:after="0" w:line="240" w:lineRule="auto"/>
              <w:jc w:val="center"/>
              <w:rPr>
                <w:del w:id="23182" w:author="Stefanie Lane" w:date="2022-06-23T15:12:00Z"/>
                <w:rFonts w:ascii="Calibri" w:eastAsia="Times New Roman" w:hAnsi="Calibri" w:cs="Calibri"/>
                <w:color w:val="000000"/>
              </w:rPr>
            </w:pPr>
            <w:del w:id="2318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6128181" w14:textId="10693FCC" w:rsidTr="004F6583">
        <w:trPr>
          <w:trHeight w:val="290"/>
          <w:del w:id="23184" w:author="Stefanie Lane" w:date="2022-06-23T15:12:00Z"/>
        </w:trPr>
        <w:tc>
          <w:tcPr>
            <w:tcW w:w="1700" w:type="dxa"/>
            <w:vMerge/>
            <w:tcBorders>
              <w:top w:val="nil"/>
              <w:left w:val="nil"/>
              <w:bottom w:val="single" w:sz="4" w:space="0" w:color="000000"/>
              <w:right w:val="nil"/>
            </w:tcBorders>
            <w:vAlign w:val="center"/>
            <w:hideMark/>
          </w:tcPr>
          <w:p w14:paraId="17500D18" w14:textId="6108E836" w:rsidR="004F6583" w:rsidRPr="004F6583" w:rsidDel="00EB4CE1" w:rsidRDefault="004F6583" w:rsidP="004F6583">
            <w:pPr>
              <w:spacing w:after="0" w:line="240" w:lineRule="auto"/>
              <w:rPr>
                <w:del w:id="2318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131035" w14:textId="2DC14752" w:rsidR="004F6583" w:rsidRPr="004F6583" w:rsidDel="00EB4CE1" w:rsidRDefault="004F6583" w:rsidP="004F6583">
            <w:pPr>
              <w:spacing w:after="0" w:line="240" w:lineRule="auto"/>
              <w:rPr>
                <w:del w:id="23186" w:author="Stefanie Lane" w:date="2022-06-23T15:12:00Z"/>
                <w:rFonts w:ascii="Arial" w:eastAsia="Times New Roman" w:hAnsi="Arial" w:cs="Arial"/>
                <w:i/>
                <w:iCs/>
                <w:color w:val="000000"/>
                <w:sz w:val="20"/>
                <w:szCs w:val="20"/>
              </w:rPr>
            </w:pPr>
            <w:del w:id="23187" w:author="Stefanie Lane" w:date="2022-06-23T15:12:00Z">
              <w:r w:rsidRPr="004F6583" w:rsidDel="00EB4CE1">
                <w:rPr>
                  <w:rFonts w:ascii="Arial" w:eastAsia="Times New Roman" w:hAnsi="Arial" w:cs="Arial"/>
                  <w:i/>
                  <w:iCs/>
                  <w:color w:val="000000"/>
                  <w:sz w:val="20"/>
                  <w:szCs w:val="20"/>
                </w:rPr>
                <w:delText>Hypericum scouleri</w:delText>
              </w:r>
            </w:del>
          </w:p>
        </w:tc>
        <w:tc>
          <w:tcPr>
            <w:tcW w:w="960" w:type="dxa"/>
            <w:tcBorders>
              <w:top w:val="nil"/>
              <w:left w:val="nil"/>
              <w:bottom w:val="nil"/>
              <w:right w:val="nil"/>
            </w:tcBorders>
            <w:shd w:val="clear" w:color="auto" w:fill="auto"/>
            <w:noWrap/>
            <w:vAlign w:val="bottom"/>
            <w:hideMark/>
          </w:tcPr>
          <w:p w14:paraId="7761ADD2" w14:textId="6AD9D740" w:rsidR="004F6583" w:rsidRPr="004F6583" w:rsidDel="00EB4CE1" w:rsidRDefault="004F6583" w:rsidP="004F6583">
            <w:pPr>
              <w:spacing w:after="0" w:line="240" w:lineRule="auto"/>
              <w:jc w:val="center"/>
              <w:rPr>
                <w:del w:id="23188" w:author="Stefanie Lane" w:date="2022-06-23T15:12:00Z"/>
                <w:rFonts w:ascii="Calibri" w:eastAsia="Times New Roman" w:hAnsi="Calibri" w:cs="Calibri"/>
                <w:color w:val="000000"/>
              </w:rPr>
            </w:pPr>
            <w:del w:id="2318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9565922" w14:textId="42239083" w:rsidR="004F6583" w:rsidRPr="004F6583" w:rsidDel="00EB4CE1" w:rsidRDefault="004F6583" w:rsidP="004F6583">
            <w:pPr>
              <w:spacing w:after="0" w:line="240" w:lineRule="auto"/>
              <w:jc w:val="center"/>
              <w:rPr>
                <w:del w:id="23190" w:author="Stefanie Lane" w:date="2022-06-23T15:12:00Z"/>
                <w:rFonts w:ascii="Calibri" w:eastAsia="Times New Roman" w:hAnsi="Calibri" w:cs="Calibri"/>
                <w:color w:val="000000"/>
              </w:rPr>
            </w:pPr>
            <w:del w:id="2319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0A65355" w14:textId="696BB88B" w:rsidR="004F6583" w:rsidRPr="004F6583" w:rsidDel="00EB4CE1" w:rsidRDefault="004F6583" w:rsidP="004F6583">
            <w:pPr>
              <w:spacing w:after="0" w:line="240" w:lineRule="auto"/>
              <w:jc w:val="center"/>
              <w:rPr>
                <w:del w:id="23192" w:author="Stefanie Lane" w:date="2022-06-23T15:12:00Z"/>
                <w:rFonts w:ascii="Calibri" w:eastAsia="Times New Roman" w:hAnsi="Calibri" w:cs="Calibri"/>
                <w:color w:val="000000"/>
              </w:rPr>
            </w:pPr>
            <w:del w:id="23193"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07D79F9A" w14:textId="6493AD39" w:rsidR="004F6583" w:rsidRPr="004F6583" w:rsidDel="00EB4CE1" w:rsidRDefault="004F6583" w:rsidP="004F6583">
            <w:pPr>
              <w:spacing w:after="0" w:line="240" w:lineRule="auto"/>
              <w:jc w:val="center"/>
              <w:rPr>
                <w:del w:id="23194" w:author="Stefanie Lane" w:date="2022-06-23T15:12:00Z"/>
                <w:rFonts w:ascii="Calibri" w:eastAsia="Times New Roman" w:hAnsi="Calibri" w:cs="Calibri"/>
                <w:color w:val="000000"/>
              </w:rPr>
            </w:pPr>
            <w:del w:id="2319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196E167D" w14:textId="30FF51FD" w:rsidTr="004F6583">
        <w:trPr>
          <w:trHeight w:val="290"/>
          <w:del w:id="23196" w:author="Stefanie Lane" w:date="2022-06-23T15:12:00Z"/>
        </w:trPr>
        <w:tc>
          <w:tcPr>
            <w:tcW w:w="1700" w:type="dxa"/>
            <w:vMerge/>
            <w:tcBorders>
              <w:top w:val="nil"/>
              <w:left w:val="nil"/>
              <w:bottom w:val="single" w:sz="4" w:space="0" w:color="000000"/>
              <w:right w:val="nil"/>
            </w:tcBorders>
            <w:vAlign w:val="center"/>
            <w:hideMark/>
          </w:tcPr>
          <w:p w14:paraId="3EFF1DCC" w14:textId="30C131A7" w:rsidR="004F6583" w:rsidRPr="004F6583" w:rsidDel="00EB4CE1" w:rsidRDefault="004F6583" w:rsidP="004F6583">
            <w:pPr>
              <w:spacing w:after="0" w:line="240" w:lineRule="auto"/>
              <w:rPr>
                <w:del w:id="2319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C26FAF1" w14:textId="7E9AA483" w:rsidR="004F6583" w:rsidRPr="004F6583" w:rsidDel="00EB4CE1" w:rsidRDefault="004F6583" w:rsidP="004F6583">
            <w:pPr>
              <w:spacing w:after="0" w:line="240" w:lineRule="auto"/>
              <w:rPr>
                <w:del w:id="23198" w:author="Stefanie Lane" w:date="2022-06-23T15:12:00Z"/>
                <w:rFonts w:ascii="Arial" w:eastAsia="Times New Roman" w:hAnsi="Arial" w:cs="Arial"/>
                <w:i/>
                <w:iCs/>
                <w:sz w:val="20"/>
                <w:szCs w:val="20"/>
              </w:rPr>
            </w:pPr>
            <w:del w:id="23199" w:author="Stefanie Lane" w:date="2022-06-23T15:12:00Z">
              <w:r w:rsidRPr="004F6583" w:rsidDel="00EB4CE1">
                <w:rPr>
                  <w:rFonts w:ascii="Arial" w:eastAsia="Times New Roman" w:hAnsi="Arial" w:cs="Arial"/>
                  <w:i/>
                  <w:iCs/>
                  <w:sz w:val="20"/>
                  <w:szCs w:val="20"/>
                </w:rPr>
                <w:delText>Impatiens capensis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E75D59A" w14:textId="0DA6356C" w:rsidR="004F6583" w:rsidRPr="004F6583" w:rsidDel="00EB4CE1" w:rsidRDefault="004F6583" w:rsidP="004F6583">
            <w:pPr>
              <w:spacing w:after="0" w:line="240" w:lineRule="auto"/>
              <w:jc w:val="center"/>
              <w:rPr>
                <w:del w:id="23200" w:author="Stefanie Lane" w:date="2022-06-23T15:12:00Z"/>
                <w:rFonts w:ascii="Calibri" w:eastAsia="Times New Roman" w:hAnsi="Calibri" w:cs="Calibri"/>
                <w:color w:val="000000"/>
              </w:rPr>
            </w:pPr>
            <w:del w:id="2320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9905DEB" w14:textId="3C5C1F37" w:rsidR="004F6583" w:rsidRPr="004F6583" w:rsidDel="00EB4CE1" w:rsidRDefault="004F6583" w:rsidP="004F6583">
            <w:pPr>
              <w:spacing w:after="0" w:line="240" w:lineRule="auto"/>
              <w:jc w:val="center"/>
              <w:rPr>
                <w:del w:id="23202" w:author="Stefanie Lane" w:date="2022-06-23T15:12:00Z"/>
                <w:rFonts w:ascii="Calibri" w:eastAsia="Times New Roman" w:hAnsi="Calibri" w:cs="Calibri"/>
                <w:color w:val="000000"/>
              </w:rPr>
            </w:pPr>
            <w:del w:id="23203" w:author="Stefanie Lane" w:date="2022-06-23T15:12:00Z">
              <w:r w:rsidRPr="004F6583" w:rsidDel="00EB4CE1">
                <w:rPr>
                  <w:rFonts w:ascii="Calibri" w:eastAsia="Times New Roman" w:hAnsi="Calibri" w:cs="Calibri"/>
                  <w:color w:val="000000"/>
                </w:rPr>
                <w:delText>0.44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26FEC91" w14:textId="3526568D" w:rsidR="004F6583" w:rsidRPr="004F6583" w:rsidDel="00EB4CE1" w:rsidRDefault="004F6583" w:rsidP="004F6583">
            <w:pPr>
              <w:spacing w:after="0" w:line="240" w:lineRule="auto"/>
              <w:jc w:val="center"/>
              <w:rPr>
                <w:del w:id="23204" w:author="Stefanie Lane" w:date="2022-06-23T15:12:00Z"/>
                <w:rFonts w:ascii="Calibri" w:eastAsia="Times New Roman" w:hAnsi="Calibri" w:cs="Calibri"/>
                <w:color w:val="000000"/>
              </w:rPr>
            </w:pPr>
            <w:del w:id="23205" w:author="Stefanie Lane" w:date="2022-06-23T15:12:00Z">
              <w:r w:rsidRPr="004F6583" w:rsidDel="00EB4CE1">
                <w:rPr>
                  <w:rFonts w:ascii="Calibri" w:eastAsia="Times New Roman" w:hAnsi="Calibri" w:cs="Calibri"/>
                  <w:color w:val="000000"/>
                </w:rPr>
                <w:delText>0.32</w:delText>
              </w:r>
            </w:del>
          </w:p>
        </w:tc>
        <w:tc>
          <w:tcPr>
            <w:tcW w:w="1760" w:type="dxa"/>
            <w:tcBorders>
              <w:top w:val="single" w:sz="4" w:space="0" w:color="auto"/>
              <w:left w:val="nil"/>
              <w:bottom w:val="nil"/>
              <w:right w:val="nil"/>
            </w:tcBorders>
            <w:shd w:val="clear" w:color="auto" w:fill="auto"/>
            <w:noWrap/>
            <w:vAlign w:val="bottom"/>
            <w:hideMark/>
          </w:tcPr>
          <w:p w14:paraId="7AD35B9A" w14:textId="1AD32356" w:rsidR="004F6583" w:rsidRPr="004F6583" w:rsidDel="00EB4CE1" w:rsidRDefault="004F6583" w:rsidP="004F6583">
            <w:pPr>
              <w:spacing w:after="0" w:line="240" w:lineRule="auto"/>
              <w:jc w:val="center"/>
              <w:rPr>
                <w:del w:id="23206" w:author="Stefanie Lane" w:date="2022-06-23T15:12:00Z"/>
                <w:rFonts w:ascii="Calibri" w:eastAsia="Times New Roman" w:hAnsi="Calibri" w:cs="Calibri"/>
                <w:color w:val="000000"/>
              </w:rPr>
            </w:pPr>
            <w:del w:id="2320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EA221D3" w14:textId="35A72652" w:rsidTr="004F6583">
        <w:trPr>
          <w:trHeight w:val="290"/>
          <w:del w:id="23208" w:author="Stefanie Lane" w:date="2022-06-23T15:12:00Z"/>
        </w:trPr>
        <w:tc>
          <w:tcPr>
            <w:tcW w:w="1700" w:type="dxa"/>
            <w:vMerge/>
            <w:tcBorders>
              <w:top w:val="nil"/>
              <w:left w:val="nil"/>
              <w:bottom w:val="single" w:sz="4" w:space="0" w:color="000000"/>
              <w:right w:val="nil"/>
            </w:tcBorders>
            <w:vAlign w:val="center"/>
            <w:hideMark/>
          </w:tcPr>
          <w:p w14:paraId="2F61707C" w14:textId="4DF93625" w:rsidR="004F6583" w:rsidRPr="004F6583" w:rsidDel="00EB4CE1" w:rsidRDefault="004F6583" w:rsidP="004F6583">
            <w:pPr>
              <w:spacing w:after="0" w:line="240" w:lineRule="auto"/>
              <w:rPr>
                <w:del w:id="2320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250BEE" w14:textId="6C9EFE1C" w:rsidR="004F6583" w:rsidRPr="004F6583" w:rsidDel="00EB4CE1" w:rsidRDefault="004F6583" w:rsidP="004F6583">
            <w:pPr>
              <w:spacing w:after="0" w:line="240" w:lineRule="auto"/>
              <w:rPr>
                <w:del w:id="23210" w:author="Stefanie Lane" w:date="2022-06-23T15:12:00Z"/>
                <w:rFonts w:ascii="Arial" w:eastAsia="Times New Roman" w:hAnsi="Arial" w:cs="Arial"/>
                <w:i/>
                <w:iCs/>
                <w:sz w:val="20"/>
                <w:szCs w:val="20"/>
              </w:rPr>
            </w:pPr>
            <w:del w:id="23211" w:author="Stefanie Lane" w:date="2022-06-23T15:12:00Z">
              <w:r w:rsidRPr="004F6583" w:rsidDel="00EB4CE1">
                <w:rPr>
                  <w:rFonts w:ascii="Arial" w:eastAsia="Times New Roman" w:hAnsi="Arial" w:cs="Arial"/>
                  <w:i/>
                  <w:iCs/>
                  <w:sz w:val="20"/>
                  <w:szCs w:val="20"/>
                </w:rPr>
                <w:delText>Iris pseudocorus</w:delText>
              </w:r>
            </w:del>
          </w:p>
        </w:tc>
        <w:tc>
          <w:tcPr>
            <w:tcW w:w="960" w:type="dxa"/>
            <w:tcBorders>
              <w:top w:val="nil"/>
              <w:left w:val="nil"/>
              <w:bottom w:val="nil"/>
              <w:right w:val="nil"/>
            </w:tcBorders>
            <w:shd w:val="clear" w:color="auto" w:fill="auto"/>
            <w:noWrap/>
            <w:vAlign w:val="bottom"/>
            <w:hideMark/>
          </w:tcPr>
          <w:p w14:paraId="50477CDB" w14:textId="2A875BC1" w:rsidR="004F6583" w:rsidRPr="004F6583" w:rsidDel="00EB4CE1" w:rsidRDefault="004F6583" w:rsidP="004F6583">
            <w:pPr>
              <w:spacing w:after="0" w:line="240" w:lineRule="auto"/>
              <w:jc w:val="center"/>
              <w:rPr>
                <w:del w:id="23212" w:author="Stefanie Lane" w:date="2022-06-23T15:12:00Z"/>
                <w:rFonts w:ascii="Calibri" w:eastAsia="Times New Roman" w:hAnsi="Calibri" w:cs="Calibri"/>
                <w:color w:val="000000"/>
              </w:rPr>
            </w:pPr>
            <w:del w:id="2321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618DBDC4" w14:textId="25D7BE07" w:rsidR="004F6583" w:rsidRPr="004F6583" w:rsidDel="00EB4CE1" w:rsidRDefault="004F6583" w:rsidP="004F6583">
            <w:pPr>
              <w:spacing w:after="0" w:line="240" w:lineRule="auto"/>
              <w:jc w:val="center"/>
              <w:rPr>
                <w:del w:id="23214" w:author="Stefanie Lane" w:date="2022-06-23T15:12:00Z"/>
                <w:rFonts w:ascii="Calibri" w:eastAsia="Times New Roman" w:hAnsi="Calibri" w:cs="Calibri"/>
                <w:color w:val="000000"/>
              </w:rPr>
            </w:pPr>
            <w:del w:id="23215" w:author="Stefanie Lane" w:date="2022-06-23T15:12:00Z">
              <w:r w:rsidRPr="004F6583" w:rsidDel="00EB4CE1">
                <w:rPr>
                  <w:rFonts w:ascii="Calibri" w:eastAsia="Times New Roman" w:hAnsi="Calibri" w:cs="Calibri"/>
                  <w:color w:val="000000"/>
                </w:rPr>
                <w:delText>0.33</w:delText>
              </w:r>
            </w:del>
          </w:p>
        </w:tc>
        <w:tc>
          <w:tcPr>
            <w:tcW w:w="960" w:type="dxa"/>
            <w:tcBorders>
              <w:top w:val="nil"/>
              <w:left w:val="nil"/>
              <w:bottom w:val="nil"/>
              <w:right w:val="nil"/>
            </w:tcBorders>
            <w:shd w:val="clear" w:color="auto" w:fill="auto"/>
            <w:noWrap/>
            <w:vAlign w:val="bottom"/>
            <w:hideMark/>
          </w:tcPr>
          <w:p w14:paraId="15B5EABD" w14:textId="60A1CDE2" w:rsidR="004F6583" w:rsidRPr="004F6583" w:rsidDel="00EB4CE1" w:rsidRDefault="004F6583" w:rsidP="004F6583">
            <w:pPr>
              <w:spacing w:after="0" w:line="240" w:lineRule="auto"/>
              <w:jc w:val="center"/>
              <w:rPr>
                <w:del w:id="23216" w:author="Stefanie Lane" w:date="2022-06-23T15:12:00Z"/>
                <w:rFonts w:ascii="Calibri" w:eastAsia="Times New Roman" w:hAnsi="Calibri" w:cs="Calibri"/>
                <w:color w:val="000000"/>
              </w:rPr>
            </w:pPr>
            <w:del w:id="23217" w:author="Stefanie Lane" w:date="2022-06-23T15:12:00Z">
              <w:r w:rsidRPr="004F6583" w:rsidDel="00EB4CE1">
                <w:rPr>
                  <w:rFonts w:ascii="Calibri" w:eastAsia="Times New Roman" w:hAnsi="Calibri" w:cs="Calibri"/>
                  <w:color w:val="000000"/>
                </w:rPr>
                <w:delText>0.21</w:delText>
              </w:r>
            </w:del>
          </w:p>
        </w:tc>
        <w:tc>
          <w:tcPr>
            <w:tcW w:w="1760" w:type="dxa"/>
            <w:tcBorders>
              <w:top w:val="single" w:sz="4" w:space="0" w:color="auto"/>
              <w:left w:val="nil"/>
              <w:bottom w:val="nil"/>
              <w:right w:val="nil"/>
            </w:tcBorders>
            <w:shd w:val="clear" w:color="auto" w:fill="auto"/>
            <w:noWrap/>
            <w:vAlign w:val="bottom"/>
            <w:hideMark/>
          </w:tcPr>
          <w:p w14:paraId="7EFB02AA" w14:textId="3A6451E9" w:rsidR="004F6583" w:rsidRPr="004F6583" w:rsidDel="00EB4CE1" w:rsidRDefault="004F6583" w:rsidP="004F6583">
            <w:pPr>
              <w:spacing w:after="0" w:line="240" w:lineRule="auto"/>
              <w:jc w:val="center"/>
              <w:rPr>
                <w:del w:id="23218" w:author="Stefanie Lane" w:date="2022-06-23T15:12:00Z"/>
                <w:rFonts w:ascii="Calibri" w:eastAsia="Times New Roman" w:hAnsi="Calibri" w:cs="Calibri"/>
                <w:color w:val="000000"/>
              </w:rPr>
            </w:pPr>
            <w:del w:id="2321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AF6A5FE" w14:textId="42CCDB09" w:rsidTr="004F6583">
        <w:trPr>
          <w:trHeight w:val="290"/>
          <w:del w:id="23220" w:author="Stefanie Lane" w:date="2022-06-23T15:12:00Z"/>
        </w:trPr>
        <w:tc>
          <w:tcPr>
            <w:tcW w:w="1700" w:type="dxa"/>
            <w:vMerge/>
            <w:tcBorders>
              <w:top w:val="nil"/>
              <w:left w:val="nil"/>
              <w:bottom w:val="single" w:sz="4" w:space="0" w:color="000000"/>
              <w:right w:val="nil"/>
            </w:tcBorders>
            <w:vAlign w:val="center"/>
            <w:hideMark/>
          </w:tcPr>
          <w:p w14:paraId="2CF8956A" w14:textId="6875E6FC" w:rsidR="004F6583" w:rsidRPr="004F6583" w:rsidDel="00EB4CE1" w:rsidRDefault="004F6583" w:rsidP="004F6583">
            <w:pPr>
              <w:spacing w:after="0" w:line="240" w:lineRule="auto"/>
              <w:rPr>
                <w:del w:id="2322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8BD6D" w14:textId="0E2B5187" w:rsidR="004F6583" w:rsidRPr="004F6583" w:rsidDel="00EB4CE1" w:rsidRDefault="004F6583" w:rsidP="004F6583">
            <w:pPr>
              <w:spacing w:after="0" w:line="240" w:lineRule="auto"/>
              <w:rPr>
                <w:del w:id="23222" w:author="Stefanie Lane" w:date="2022-06-23T15:12:00Z"/>
                <w:rFonts w:ascii="Arial" w:eastAsia="Times New Roman" w:hAnsi="Arial" w:cs="Arial"/>
                <w:i/>
                <w:iCs/>
                <w:color w:val="000000"/>
                <w:sz w:val="20"/>
                <w:szCs w:val="20"/>
              </w:rPr>
            </w:pPr>
            <w:del w:id="23223" w:author="Stefanie Lane" w:date="2022-06-23T15:12:00Z">
              <w:r w:rsidRPr="004F6583" w:rsidDel="00EB4CE1">
                <w:rPr>
                  <w:rFonts w:ascii="Arial" w:eastAsia="Times New Roman" w:hAnsi="Arial" w:cs="Arial"/>
                  <w:i/>
                  <w:iCs/>
                  <w:color w:val="000000"/>
                  <w:sz w:val="20"/>
                  <w:szCs w:val="20"/>
                </w:rPr>
                <w:delText>Juncus acuminatus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3D7E819" w14:textId="2EE364D0" w:rsidR="004F6583" w:rsidRPr="004F6583" w:rsidDel="00EB4CE1" w:rsidRDefault="004F6583" w:rsidP="004F6583">
            <w:pPr>
              <w:spacing w:after="0" w:line="240" w:lineRule="auto"/>
              <w:jc w:val="center"/>
              <w:rPr>
                <w:del w:id="23224" w:author="Stefanie Lane" w:date="2022-06-23T15:12:00Z"/>
                <w:rFonts w:ascii="Calibri" w:eastAsia="Times New Roman" w:hAnsi="Calibri" w:cs="Calibri"/>
                <w:color w:val="000000"/>
              </w:rPr>
            </w:pPr>
            <w:del w:id="2322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CEFD754" w14:textId="649F3EF3" w:rsidR="004F6583" w:rsidRPr="004F6583" w:rsidDel="00EB4CE1" w:rsidRDefault="004F6583" w:rsidP="004F6583">
            <w:pPr>
              <w:spacing w:after="0" w:line="240" w:lineRule="auto"/>
              <w:jc w:val="center"/>
              <w:rPr>
                <w:del w:id="23226" w:author="Stefanie Lane" w:date="2022-06-23T15:12:00Z"/>
                <w:rFonts w:ascii="Calibri" w:eastAsia="Times New Roman" w:hAnsi="Calibri" w:cs="Calibri"/>
                <w:color w:val="000000"/>
              </w:rPr>
            </w:pPr>
            <w:del w:id="2322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8249FF6" w14:textId="4C3EE3BE" w:rsidR="004F6583" w:rsidRPr="004F6583" w:rsidDel="00EB4CE1" w:rsidRDefault="004F6583" w:rsidP="004F6583">
            <w:pPr>
              <w:spacing w:after="0" w:line="240" w:lineRule="auto"/>
              <w:jc w:val="center"/>
              <w:rPr>
                <w:del w:id="23228" w:author="Stefanie Lane" w:date="2022-06-23T15:12:00Z"/>
                <w:rFonts w:ascii="Calibri" w:eastAsia="Times New Roman" w:hAnsi="Calibri" w:cs="Calibri"/>
                <w:color w:val="000000"/>
              </w:rPr>
            </w:pPr>
            <w:del w:id="23229"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50197051" w14:textId="23B3C658" w:rsidR="004F6583" w:rsidRPr="004F6583" w:rsidDel="00EB4CE1" w:rsidRDefault="004F6583" w:rsidP="004F6583">
            <w:pPr>
              <w:spacing w:after="0" w:line="240" w:lineRule="auto"/>
              <w:jc w:val="center"/>
              <w:rPr>
                <w:del w:id="23230" w:author="Stefanie Lane" w:date="2022-06-23T15:12:00Z"/>
                <w:rFonts w:ascii="Calibri" w:eastAsia="Times New Roman" w:hAnsi="Calibri" w:cs="Calibri"/>
                <w:color w:val="000000"/>
              </w:rPr>
            </w:pPr>
            <w:del w:id="2323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D1A1D6C" w14:textId="0C3BBFA9" w:rsidTr="004F6583">
        <w:trPr>
          <w:trHeight w:val="290"/>
          <w:del w:id="23232" w:author="Stefanie Lane" w:date="2022-06-23T15:12:00Z"/>
        </w:trPr>
        <w:tc>
          <w:tcPr>
            <w:tcW w:w="1700" w:type="dxa"/>
            <w:vMerge/>
            <w:tcBorders>
              <w:top w:val="nil"/>
              <w:left w:val="nil"/>
              <w:bottom w:val="single" w:sz="4" w:space="0" w:color="000000"/>
              <w:right w:val="nil"/>
            </w:tcBorders>
            <w:vAlign w:val="center"/>
            <w:hideMark/>
          </w:tcPr>
          <w:p w14:paraId="634B07EB" w14:textId="47FBC388" w:rsidR="004F6583" w:rsidRPr="004F6583" w:rsidDel="00EB4CE1" w:rsidRDefault="004F6583" w:rsidP="004F6583">
            <w:pPr>
              <w:spacing w:after="0" w:line="240" w:lineRule="auto"/>
              <w:rPr>
                <w:del w:id="2323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7BABF2" w14:textId="20891B64" w:rsidR="004F6583" w:rsidRPr="004F6583" w:rsidDel="00EB4CE1" w:rsidRDefault="004F6583" w:rsidP="004F6583">
            <w:pPr>
              <w:spacing w:after="0" w:line="240" w:lineRule="auto"/>
              <w:rPr>
                <w:del w:id="23234" w:author="Stefanie Lane" w:date="2022-06-23T15:12:00Z"/>
                <w:rFonts w:ascii="Arial" w:eastAsia="Times New Roman" w:hAnsi="Arial" w:cs="Arial"/>
                <w:i/>
                <w:iCs/>
                <w:sz w:val="20"/>
                <w:szCs w:val="20"/>
              </w:rPr>
            </w:pPr>
            <w:del w:id="23235" w:author="Stefanie Lane" w:date="2022-06-23T15:12:00Z">
              <w:r w:rsidRPr="004F6583" w:rsidDel="00EB4CE1">
                <w:rPr>
                  <w:rFonts w:ascii="Arial" w:eastAsia="Times New Roman" w:hAnsi="Arial" w:cs="Arial"/>
                  <w:i/>
                  <w:iCs/>
                  <w:sz w:val="20"/>
                  <w:szCs w:val="20"/>
                </w:rPr>
                <w:delText>Lathyrus palustris</w:delText>
              </w:r>
            </w:del>
          </w:p>
        </w:tc>
        <w:tc>
          <w:tcPr>
            <w:tcW w:w="960" w:type="dxa"/>
            <w:tcBorders>
              <w:top w:val="nil"/>
              <w:left w:val="nil"/>
              <w:bottom w:val="nil"/>
              <w:right w:val="nil"/>
            </w:tcBorders>
            <w:shd w:val="clear" w:color="auto" w:fill="auto"/>
            <w:noWrap/>
            <w:vAlign w:val="bottom"/>
            <w:hideMark/>
          </w:tcPr>
          <w:p w14:paraId="33803A22" w14:textId="46EC7CC8" w:rsidR="004F6583" w:rsidRPr="004F6583" w:rsidDel="00EB4CE1" w:rsidRDefault="004F6583" w:rsidP="004F6583">
            <w:pPr>
              <w:spacing w:after="0" w:line="240" w:lineRule="auto"/>
              <w:jc w:val="center"/>
              <w:rPr>
                <w:del w:id="23236" w:author="Stefanie Lane" w:date="2022-06-23T15:12:00Z"/>
                <w:rFonts w:ascii="Calibri" w:eastAsia="Times New Roman" w:hAnsi="Calibri" w:cs="Calibri"/>
                <w:color w:val="000000"/>
              </w:rPr>
            </w:pPr>
            <w:del w:id="2323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942EE4F" w14:textId="797BD9FF" w:rsidR="004F6583" w:rsidRPr="004F6583" w:rsidDel="00EB4CE1" w:rsidRDefault="004F6583" w:rsidP="004F6583">
            <w:pPr>
              <w:spacing w:after="0" w:line="240" w:lineRule="auto"/>
              <w:jc w:val="center"/>
              <w:rPr>
                <w:del w:id="23238" w:author="Stefanie Lane" w:date="2022-06-23T15:12:00Z"/>
                <w:rFonts w:ascii="Calibri" w:eastAsia="Times New Roman" w:hAnsi="Calibri" w:cs="Calibri"/>
                <w:color w:val="000000"/>
              </w:rPr>
            </w:pPr>
            <w:del w:id="23239" w:author="Stefanie Lane" w:date="2022-06-23T15:12:00Z">
              <w:r w:rsidRPr="004F6583" w:rsidDel="00EB4CE1">
                <w:rPr>
                  <w:rFonts w:ascii="Calibri" w:eastAsia="Times New Roman" w:hAnsi="Calibri" w:cs="Calibri"/>
                  <w:color w:val="000000"/>
                </w:rPr>
                <w:delText>0.11</w:delText>
              </w:r>
            </w:del>
          </w:p>
        </w:tc>
        <w:tc>
          <w:tcPr>
            <w:tcW w:w="960" w:type="dxa"/>
            <w:tcBorders>
              <w:top w:val="nil"/>
              <w:left w:val="nil"/>
              <w:bottom w:val="nil"/>
              <w:right w:val="nil"/>
            </w:tcBorders>
            <w:shd w:val="clear" w:color="auto" w:fill="auto"/>
            <w:noWrap/>
            <w:vAlign w:val="bottom"/>
            <w:hideMark/>
          </w:tcPr>
          <w:p w14:paraId="77BD433C" w14:textId="1F670792" w:rsidR="004F6583" w:rsidRPr="004F6583" w:rsidDel="00EB4CE1" w:rsidRDefault="004F6583" w:rsidP="004F6583">
            <w:pPr>
              <w:spacing w:after="0" w:line="240" w:lineRule="auto"/>
              <w:jc w:val="center"/>
              <w:rPr>
                <w:del w:id="23240" w:author="Stefanie Lane" w:date="2022-06-23T15:12:00Z"/>
                <w:rFonts w:ascii="Calibri" w:eastAsia="Times New Roman" w:hAnsi="Calibri" w:cs="Calibri"/>
                <w:color w:val="000000"/>
              </w:rPr>
            </w:pPr>
            <w:del w:id="23241" w:author="Stefanie Lane" w:date="2022-06-23T15:12:00Z">
              <w:r w:rsidRPr="004F6583" w:rsidDel="00EB4CE1">
                <w:rPr>
                  <w:rFonts w:ascii="Calibri" w:eastAsia="Times New Roman" w:hAnsi="Calibri" w:cs="Calibri"/>
                  <w:color w:val="000000"/>
                </w:rPr>
                <w:delText>0.50</w:delText>
              </w:r>
            </w:del>
          </w:p>
        </w:tc>
        <w:tc>
          <w:tcPr>
            <w:tcW w:w="1760" w:type="dxa"/>
            <w:tcBorders>
              <w:top w:val="single" w:sz="4" w:space="0" w:color="auto"/>
              <w:left w:val="nil"/>
              <w:bottom w:val="nil"/>
              <w:right w:val="nil"/>
            </w:tcBorders>
            <w:shd w:val="clear" w:color="auto" w:fill="auto"/>
            <w:noWrap/>
            <w:vAlign w:val="bottom"/>
            <w:hideMark/>
          </w:tcPr>
          <w:p w14:paraId="32C93C46" w14:textId="4E9A304C" w:rsidR="004F6583" w:rsidRPr="004F6583" w:rsidDel="00EB4CE1" w:rsidRDefault="004F6583" w:rsidP="004F6583">
            <w:pPr>
              <w:spacing w:after="0" w:line="240" w:lineRule="auto"/>
              <w:jc w:val="center"/>
              <w:rPr>
                <w:del w:id="23242" w:author="Stefanie Lane" w:date="2022-06-23T15:12:00Z"/>
                <w:rFonts w:ascii="Calibri" w:eastAsia="Times New Roman" w:hAnsi="Calibri" w:cs="Calibri"/>
                <w:color w:val="000000"/>
              </w:rPr>
            </w:pPr>
            <w:del w:id="2324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2EB0AD24" w14:textId="5C0D7E63" w:rsidTr="004F6583">
        <w:trPr>
          <w:trHeight w:val="290"/>
          <w:del w:id="23244" w:author="Stefanie Lane" w:date="2022-06-23T15:12:00Z"/>
        </w:trPr>
        <w:tc>
          <w:tcPr>
            <w:tcW w:w="1700" w:type="dxa"/>
            <w:vMerge/>
            <w:tcBorders>
              <w:top w:val="nil"/>
              <w:left w:val="nil"/>
              <w:bottom w:val="single" w:sz="4" w:space="0" w:color="000000"/>
              <w:right w:val="nil"/>
            </w:tcBorders>
            <w:vAlign w:val="center"/>
            <w:hideMark/>
          </w:tcPr>
          <w:p w14:paraId="1DE7A9D4" w14:textId="6B346705" w:rsidR="004F6583" w:rsidRPr="004F6583" w:rsidDel="00EB4CE1" w:rsidRDefault="004F6583" w:rsidP="004F6583">
            <w:pPr>
              <w:spacing w:after="0" w:line="240" w:lineRule="auto"/>
              <w:rPr>
                <w:del w:id="2324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6AEB94" w14:textId="1A629D41" w:rsidR="004F6583" w:rsidRPr="004F6583" w:rsidDel="00EB4CE1" w:rsidRDefault="004F6583" w:rsidP="004F6583">
            <w:pPr>
              <w:spacing w:after="0" w:line="240" w:lineRule="auto"/>
              <w:rPr>
                <w:del w:id="23246" w:author="Stefanie Lane" w:date="2022-06-23T15:12:00Z"/>
                <w:rFonts w:ascii="Calibri" w:eastAsia="Times New Roman" w:hAnsi="Calibri" w:cs="Calibri"/>
                <w:i/>
                <w:iCs/>
                <w:color w:val="000000"/>
              </w:rPr>
            </w:pPr>
            <w:del w:id="23247" w:author="Stefanie Lane" w:date="2022-06-23T15:12:00Z">
              <w:r w:rsidRPr="004F6583" w:rsidDel="00EB4CE1">
                <w:rPr>
                  <w:rFonts w:ascii="Calibri" w:eastAsia="Times New Roman" w:hAnsi="Calibri" w:cs="Calibri"/>
                  <w:i/>
                  <w:iCs/>
                  <w:color w:val="000000"/>
                </w:rPr>
                <w:delText xml:space="preserve">Lycopus </w:delText>
              </w:r>
              <w:r w:rsidRPr="004F6583" w:rsidDel="00EB4CE1">
                <w:rPr>
                  <w:rFonts w:ascii="Calibri" w:eastAsia="Times New Roman" w:hAnsi="Calibri" w:cs="Calibri"/>
                  <w:color w:val="000000"/>
                </w:rPr>
                <w:delText xml:space="preserve">sp. </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FDC6422" w14:textId="54377EBC" w:rsidR="004F6583" w:rsidRPr="004F6583" w:rsidDel="00EB4CE1" w:rsidRDefault="004F6583" w:rsidP="004F6583">
            <w:pPr>
              <w:spacing w:after="0" w:line="240" w:lineRule="auto"/>
              <w:jc w:val="center"/>
              <w:rPr>
                <w:del w:id="23248" w:author="Stefanie Lane" w:date="2022-06-23T15:12:00Z"/>
                <w:rFonts w:ascii="Calibri" w:eastAsia="Times New Roman" w:hAnsi="Calibri" w:cs="Calibri"/>
                <w:color w:val="000000"/>
              </w:rPr>
            </w:pPr>
            <w:del w:id="2324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4FA3E40" w14:textId="7005CE02" w:rsidR="004F6583" w:rsidRPr="004F6583" w:rsidDel="00EB4CE1" w:rsidRDefault="004F6583" w:rsidP="004F6583">
            <w:pPr>
              <w:spacing w:after="0" w:line="240" w:lineRule="auto"/>
              <w:jc w:val="center"/>
              <w:rPr>
                <w:del w:id="23250" w:author="Stefanie Lane" w:date="2022-06-23T15:12:00Z"/>
                <w:rFonts w:ascii="Calibri" w:eastAsia="Times New Roman" w:hAnsi="Calibri" w:cs="Calibri"/>
                <w:color w:val="000000"/>
              </w:rPr>
            </w:pPr>
            <w:del w:id="2325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F32E52D" w14:textId="541502B2" w:rsidR="004F6583" w:rsidRPr="004F6583" w:rsidDel="00EB4CE1" w:rsidRDefault="004F6583" w:rsidP="004F6583">
            <w:pPr>
              <w:spacing w:after="0" w:line="240" w:lineRule="auto"/>
              <w:jc w:val="center"/>
              <w:rPr>
                <w:del w:id="23252" w:author="Stefanie Lane" w:date="2022-06-23T15:12:00Z"/>
                <w:rFonts w:ascii="Calibri" w:eastAsia="Times New Roman" w:hAnsi="Calibri" w:cs="Calibri"/>
                <w:color w:val="000000"/>
              </w:rPr>
            </w:pPr>
            <w:del w:id="23253"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5E8EFDEF" w14:textId="45154539" w:rsidR="004F6583" w:rsidRPr="004F6583" w:rsidDel="00EB4CE1" w:rsidRDefault="004F6583" w:rsidP="004F6583">
            <w:pPr>
              <w:spacing w:after="0" w:line="240" w:lineRule="auto"/>
              <w:jc w:val="center"/>
              <w:rPr>
                <w:del w:id="23254" w:author="Stefanie Lane" w:date="2022-06-23T15:12:00Z"/>
                <w:rFonts w:ascii="Calibri" w:eastAsia="Times New Roman" w:hAnsi="Calibri" w:cs="Calibri"/>
                <w:color w:val="000000"/>
              </w:rPr>
            </w:pPr>
            <w:del w:id="2325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BCF6A47" w14:textId="598ABAD1" w:rsidTr="004F6583">
        <w:trPr>
          <w:trHeight w:val="290"/>
          <w:del w:id="23256" w:author="Stefanie Lane" w:date="2022-06-23T15:12:00Z"/>
        </w:trPr>
        <w:tc>
          <w:tcPr>
            <w:tcW w:w="1700" w:type="dxa"/>
            <w:vMerge/>
            <w:tcBorders>
              <w:top w:val="nil"/>
              <w:left w:val="nil"/>
              <w:bottom w:val="single" w:sz="4" w:space="0" w:color="000000"/>
              <w:right w:val="nil"/>
            </w:tcBorders>
            <w:vAlign w:val="center"/>
            <w:hideMark/>
          </w:tcPr>
          <w:p w14:paraId="4AEF0675" w14:textId="0CB67E46" w:rsidR="004F6583" w:rsidRPr="004F6583" w:rsidDel="00EB4CE1" w:rsidRDefault="004F6583" w:rsidP="004F6583">
            <w:pPr>
              <w:spacing w:after="0" w:line="240" w:lineRule="auto"/>
              <w:rPr>
                <w:del w:id="2325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D7A22D" w14:textId="501702E5" w:rsidR="004F6583" w:rsidRPr="004F6583" w:rsidDel="00EB4CE1" w:rsidRDefault="004F6583" w:rsidP="004F6583">
            <w:pPr>
              <w:spacing w:after="0" w:line="240" w:lineRule="auto"/>
              <w:rPr>
                <w:del w:id="23258" w:author="Stefanie Lane" w:date="2022-06-23T15:12:00Z"/>
                <w:rFonts w:ascii="Arial" w:eastAsia="Times New Roman" w:hAnsi="Arial" w:cs="Arial"/>
                <w:i/>
                <w:iCs/>
                <w:sz w:val="20"/>
                <w:szCs w:val="20"/>
              </w:rPr>
            </w:pPr>
            <w:del w:id="23259"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nil"/>
              <w:left w:val="nil"/>
              <w:bottom w:val="nil"/>
              <w:right w:val="nil"/>
            </w:tcBorders>
            <w:shd w:val="clear" w:color="auto" w:fill="auto"/>
            <w:noWrap/>
            <w:vAlign w:val="bottom"/>
            <w:hideMark/>
          </w:tcPr>
          <w:p w14:paraId="417572DC" w14:textId="1DD6DF43" w:rsidR="004F6583" w:rsidRPr="004F6583" w:rsidDel="00EB4CE1" w:rsidRDefault="004F6583" w:rsidP="004F6583">
            <w:pPr>
              <w:spacing w:after="0" w:line="240" w:lineRule="auto"/>
              <w:jc w:val="center"/>
              <w:rPr>
                <w:del w:id="23260" w:author="Stefanie Lane" w:date="2022-06-23T15:12:00Z"/>
                <w:rFonts w:ascii="Calibri" w:eastAsia="Times New Roman" w:hAnsi="Calibri" w:cs="Calibri"/>
                <w:color w:val="000000"/>
              </w:rPr>
            </w:pPr>
            <w:del w:id="2326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1C44BF2" w14:textId="573FDF89" w:rsidR="004F6583" w:rsidRPr="004F6583" w:rsidDel="00EB4CE1" w:rsidRDefault="004F6583" w:rsidP="004F6583">
            <w:pPr>
              <w:spacing w:after="0" w:line="240" w:lineRule="auto"/>
              <w:jc w:val="center"/>
              <w:rPr>
                <w:del w:id="23262" w:author="Stefanie Lane" w:date="2022-06-23T15:12:00Z"/>
                <w:rFonts w:ascii="Calibri" w:eastAsia="Times New Roman" w:hAnsi="Calibri" w:cs="Calibri"/>
                <w:color w:val="000000"/>
              </w:rPr>
            </w:pPr>
            <w:del w:id="2326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2A25D93" w14:textId="486F6E93" w:rsidR="004F6583" w:rsidRPr="004F6583" w:rsidDel="00EB4CE1" w:rsidRDefault="004F6583" w:rsidP="004F6583">
            <w:pPr>
              <w:spacing w:after="0" w:line="240" w:lineRule="auto"/>
              <w:jc w:val="center"/>
              <w:rPr>
                <w:del w:id="23264" w:author="Stefanie Lane" w:date="2022-06-23T15:12:00Z"/>
                <w:rFonts w:ascii="Calibri" w:eastAsia="Times New Roman" w:hAnsi="Calibri" w:cs="Calibri"/>
                <w:color w:val="000000"/>
              </w:rPr>
            </w:pPr>
            <w:del w:id="23265" w:author="Stefanie Lane" w:date="2022-06-23T15:12:00Z">
              <w:r w:rsidRPr="004F6583" w:rsidDel="00EB4CE1">
                <w:rPr>
                  <w:rFonts w:ascii="Calibri" w:eastAsia="Times New Roman" w:hAnsi="Calibri" w:cs="Calibri"/>
                  <w:color w:val="000000"/>
                </w:rPr>
                <w:delText>0.07</w:delText>
              </w:r>
            </w:del>
          </w:p>
        </w:tc>
        <w:tc>
          <w:tcPr>
            <w:tcW w:w="1760" w:type="dxa"/>
            <w:tcBorders>
              <w:top w:val="single" w:sz="4" w:space="0" w:color="auto"/>
              <w:left w:val="nil"/>
              <w:bottom w:val="nil"/>
              <w:right w:val="nil"/>
            </w:tcBorders>
            <w:shd w:val="clear" w:color="auto" w:fill="auto"/>
            <w:noWrap/>
            <w:vAlign w:val="bottom"/>
            <w:hideMark/>
          </w:tcPr>
          <w:p w14:paraId="59ECC85C" w14:textId="75F1D524" w:rsidR="004F6583" w:rsidRPr="004F6583" w:rsidDel="00EB4CE1" w:rsidRDefault="004F6583" w:rsidP="004F6583">
            <w:pPr>
              <w:spacing w:after="0" w:line="240" w:lineRule="auto"/>
              <w:jc w:val="center"/>
              <w:rPr>
                <w:del w:id="23266" w:author="Stefanie Lane" w:date="2022-06-23T15:12:00Z"/>
                <w:rFonts w:ascii="Calibri" w:eastAsia="Times New Roman" w:hAnsi="Calibri" w:cs="Calibri"/>
                <w:color w:val="000000"/>
              </w:rPr>
            </w:pPr>
            <w:del w:id="2326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A04AD11" w14:textId="4B4DD063" w:rsidTr="004F6583">
        <w:trPr>
          <w:trHeight w:val="290"/>
          <w:del w:id="23268" w:author="Stefanie Lane" w:date="2022-06-23T15:12:00Z"/>
        </w:trPr>
        <w:tc>
          <w:tcPr>
            <w:tcW w:w="1700" w:type="dxa"/>
            <w:vMerge/>
            <w:tcBorders>
              <w:top w:val="nil"/>
              <w:left w:val="nil"/>
              <w:bottom w:val="single" w:sz="4" w:space="0" w:color="000000"/>
              <w:right w:val="nil"/>
            </w:tcBorders>
            <w:vAlign w:val="center"/>
            <w:hideMark/>
          </w:tcPr>
          <w:p w14:paraId="0F2D2579" w14:textId="3A2DBDC4" w:rsidR="004F6583" w:rsidRPr="004F6583" w:rsidDel="00EB4CE1" w:rsidRDefault="004F6583" w:rsidP="004F6583">
            <w:pPr>
              <w:spacing w:after="0" w:line="240" w:lineRule="auto"/>
              <w:rPr>
                <w:del w:id="2326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2035A37" w14:textId="07D5D9E1" w:rsidR="004F6583" w:rsidRPr="004F6583" w:rsidDel="00EB4CE1" w:rsidRDefault="004F6583" w:rsidP="004F6583">
            <w:pPr>
              <w:spacing w:after="0" w:line="240" w:lineRule="auto"/>
              <w:rPr>
                <w:del w:id="23270" w:author="Stefanie Lane" w:date="2022-06-23T15:12:00Z"/>
                <w:rFonts w:ascii="Arial" w:eastAsia="Times New Roman" w:hAnsi="Arial" w:cs="Arial"/>
                <w:i/>
                <w:iCs/>
                <w:sz w:val="20"/>
                <w:szCs w:val="20"/>
              </w:rPr>
            </w:pPr>
            <w:del w:id="23271" w:author="Stefanie Lane" w:date="2022-06-23T15:12:00Z">
              <w:r w:rsidRPr="004F6583" w:rsidDel="00EB4CE1">
                <w:rPr>
                  <w:rFonts w:ascii="Arial" w:eastAsia="Times New Roman" w:hAnsi="Arial" w:cs="Arial"/>
                  <w:i/>
                  <w:iCs/>
                  <w:sz w:val="20"/>
                  <w:szCs w:val="20"/>
                </w:rPr>
                <w:delText>Phalaris arundinacea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5A8BFDA" w14:textId="32143FC4" w:rsidR="004F6583" w:rsidRPr="004F6583" w:rsidDel="00EB4CE1" w:rsidRDefault="004F6583" w:rsidP="004F6583">
            <w:pPr>
              <w:spacing w:after="0" w:line="240" w:lineRule="auto"/>
              <w:jc w:val="center"/>
              <w:rPr>
                <w:del w:id="23272" w:author="Stefanie Lane" w:date="2022-06-23T15:12:00Z"/>
                <w:rFonts w:ascii="Calibri" w:eastAsia="Times New Roman" w:hAnsi="Calibri" w:cs="Calibri"/>
                <w:color w:val="000000"/>
              </w:rPr>
            </w:pPr>
            <w:del w:id="2327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5D5002A" w14:textId="4DDF106E" w:rsidR="004F6583" w:rsidRPr="004F6583" w:rsidDel="00EB4CE1" w:rsidRDefault="004F6583" w:rsidP="004F6583">
            <w:pPr>
              <w:spacing w:after="0" w:line="240" w:lineRule="auto"/>
              <w:jc w:val="center"/>
              <w:rPr>
                <w:del w:id="23274" w:author="Stefanie Lane" w:date="2022-06-23T15:12:00Z"/>
                <w:rFonts w:ascii="Calibri" w:eastAsia="Times New Roman" w:hAnsi="Calibri" w:cs="Calibri"/>
                <w:color w:val="000000"/>
              </w:rPr>
            </w:pPr>
            <w:del w:id="23275" w:author="Stefanie Lane" w:date="2022-06-23T15:12:00Z">
              <w:r w:rsidRPr="004F6583" w:rsidDel="00EB4CE1">
                <w:rPr>
                  <w:rFonts w:ascii="Calibri" w:eastAsia="Times New Roman" w:hAnsi="Calibri" w:cs="Calibri"/>
                  <w:color w:val="000000"/>
                </w:rPr>
                <w:delText>0.06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774094D" w14:textId="018617B8" w:rsidR="004F6583" w:rsidRPr="004F6583" w:rsidDel="00EB4CE1" w:rsidRDefault="004F6583" w:rsidP="004F6583">
            <w:pPr>
              <w:spacing w:after="0" w:line="240" w:lineRule="auto"/>
              <w:jc w:val="center"/>
              <w:rPr>
                <w:del w:id="23276" w:author="Stefanie Lane" w:date="2022-06-23T15:12:00Z"/>
                <w:rFonts w:ascii="Calibri" w:eastAsia="Times New Roman" w:hAnsi="Calibri" w:cs="Calibri"/>
                <w:color w:val="000000"/>
              </w:rPr>
            </w:pPr>
            <w:del w:id="23277"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299591BC" w14:textId="10489376" w:rsidR="004F6583" w:rsidRPr="004F6583" w:rsidDel="00EB4CE1" w:rsidRDefault="004F6583" w:rsidP="004F6583">
            <w:pPr>
              <w:spacing w:after="0" w:line="240" w:lineRule="auto"/>
              <w:jc w:val="center"/>
              <w:rPr>
                <w:del w:id="23278" w:author="Stefanie Lane" w:date="2022-06-23T15:12:00Z"/>
                <w:rFonts w:ascii="Calibri" w:eastAsia="Times New Roman" w:hAnsi="Calibri" w:cs="Calibri"/>
                <w:color w:val="000000"/>
              </w:rPr>
            </w:pPr>
            <w:del w:id="2327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F7145B5" w14:textId="67C0E6A9" w:rsidTr="004F6583">
        <w:trPr>
          <w:trHeight w:val="290"/>
          <w:del w:id="23280" w:author="Stefanie Lane" w:date="2022-06-23T15:12:00Z"/>
        </w:trPr>
        <w:tc>
          <w:tcPr>
            <w:tcW w:w="1700" w:type="dxa"/>
            <w:vMerge/>
            <w:tcBorders>
              <w:top w:val="nil"/>
              <w:left w:val="nil"/>
              <w:bottom w:val="single" w:sz="4" w:space="0" w:color="000000"/>
              <w:right w:val="nil"/>
            </w:tcBorders>
            <w:vAlign w:val="center"/>
            <w:hideMark/>
          </w:tcPr>
          <w:p w14:paraId="507041DD" w14:textId="034045FD" w:rsidR="004F6583" w:rsidRPr="004F6583" w:rsidDel="00EB4CE1" w:rsidRDefault="004F6583" w:rsidP="004F6583">
            <w:pPr>
              <w:spacing w:after="0" w:line="240" w:lineRule="auto"/>
              <w:rPr>
                <w:del w:id="23281"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7D9B8935" w14:textId="53C9B8CD" w:rsidR="004F6583" w:rsidRPr="004F6583" w:rsidDel="00EB4CE1" w:rsidRDefault="004F6583" w:rsidP="004F6583">
            <w:pPr>
              <w:spacing w:after="0" w:line="240" w:lineRule="auto"/>
              <w:rPr>
                <w:del w:id="23282" w:author="Stefanie Lane" w:date="2022-06-23T15:12:00Z"/>
                <w:rFonts w:ascii="Arial" w:eastAsia="Times New Roman" w:hAnsi="Arial" w:cs="Arial"/>
                <w:i/>
                <w:iCs/>
                <w:sz w:val="20"/>
                <w:szCs w:val="20"/>
              </w:rPr>
            </w:pPr>
            <w:del w:id="23283" w:author="Stefanie Lane" w:date="2022-06-23T15:12:00Z">
              <w:r w:rsidRPr="004F6583" w:rsidDel="00EB4CE1">
                <w:rPr>
                  <w:rFonts w:ascii="Arial" w:eastAsia="Times New Roman" w:hAnsi="Arial" w:cs="Arial"/>
                  <w:i/>
                  <w:iCs/>
                  <w:sz w:val="20"/>
                  <w:szCs w:val="20"/>
                </w:rPr>
                <w:delText>Salix lasiandra</w:delText>
              </w:r>
            </w:del>
          </w:p>
        </w:tc>
        <w:tc>
          <w:tcPr>
            <w:tcW w:w="960" w:type="dxa"/>
            <w:tcBorders>
              <w:top w:val="nil"/>
              <w:left w:val="nil"/>
              <w:bottom w:val="nil"/>
              <w:right w:val="nil"/>
            </w:tcBorders>
            <w:shd w:val="clear" w:color="auto" w:fill="auto"/>
            <w:noWrap/>
            <w:vAlign w:val="bottom"/>
            <w:hideMark/>
          </w:tcPr>
          <w:p w14:paraId="52EBB2DC" w14:textId="7CC36BA9" w:rsidR="004F6583" w:rsidRPr="004F6583" w:rsidDel="00EB4CE1" w:rsidRDefault="004F6583" w:rsidP="004F6583">
            <w:pPr>
              <w:spacing w:after="0" w:line="240" w:lineRule="auto"/>
              <w:jc w:val="center"/>
              <w:rPr>
                <w:del w:id="23284" w:author="Stefanie Lane" w:date="2022-06-23T15:12:00Z"/>
                <w:rFonts w:ascii="Calibri" w:eastAsia="Times New Roman" w:hAnsi="Calibri" w:cs="Calibri"/>
                <w:color w:val="000000"/>
              </w:rPr>
            </w:pPr>
            <w:del w:id="2328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37397E76" w14:textId="70062568" w:rsidR="004F6583" w:rsidRPr="004F6583" w:rsidDel="00EB4CE1" w:rsidRDefault="004F6583" w:rsidP="004F6583">
            <w:pPr>
              <w:spacing w:after="0" w:line="240" w:lineRule="auto"/>
              <w:jc w:val="center"/>
              <w:rPr>
                <w:del w:id="23286" w:author="Stefanie Lane" w:date="2022-06-23T15:12:00Z"/>
                <w:rFonts w:ascii="Calibri" w:eastAsia="Times New Roman" w:hAnsi="Calibri" w:cs="Calibri"/>
                <w:color w:val="000000"/>
              </w:rPr>
            </w:pPr>
            <w:del w:id="23287" w:author="Stefanie Lane" w:date="2022-06-23T15:12:00Z">
              <w:r w:rsidRPr="004F6583" w:rsidDel="00EB4CE1">
                <w:rPr>
                  <w:rFonts w:ascii="Calibri" w:eastAsia="Times New Roman" w:hAnsi="Calibri" w:cs="Calibri"/>
                  <w:color w:val="000000"/>
                </w:rPr>
                <w:delText>0.61</w:delText>
              </w:r>
            </w:del>
          </w:p>
        </w:tc>
        <w:tc>
          <w:tcPr>
            <w:tcW w:w="960" w:type="dxa"/>
            <w:tcBorders>
              <w:top w:val="nil"/>
              <w:left w:val="nil"/>
              <w:bottom w:val="nil"/>
              <w:right w:val="nil"/>
            </w:tcBorders>
            <w:shd w:val="clear" w:color="auto" w:fill="auto"/>
            <w:noWrap/>
            <w:vAlign w:val="bottom"/>
            <w:hideMark/>
          </w:tcPr>
          <w:p w14:paraId="33B534DB" w14:textId="36D60017" w:rsidR="004F6583" w:rsidRPr="004F6583" w:rsidDel="00EB4CE1" w:rsidRDefault="004F6583" w:rsidP="004F6583">
            <w:pPr>
              <w:spacing w:after="0" w:line="240" w:lineRule="auto"/>
              <w:jc w:val="center"/>
              <w:rPr>
                <w:del w:id="23288" w:author="Stefanie Lane" w:date="2022-06-23T15:12:00Z"/>
                <w:rFonts w:ascii="Calibri" w:eastAsia="Times New Roman" w:hAnsi="Calibri" w:cs="Calibri"/>
                <w:color w:val="000000"/>
              </w:rPr>
            </w:pPr>
            <w:del w:id="23289" w:author="Stefanie Lane" w:date="2022-06-23T15:12:00Z">
              <w:r w:rsidRPr="004F6583" w:rsidDel="00EB4CE1">
                <w:rPr>
                  <w:rFonts w:ascii="Calibri" w:eastAsia="Times New Roman" w:hAnsi="Calibri" w:cs="Calibri"/>
                  <w:color w:val="000000"/>
                </w:rPr>
                <w:delText>0.50</w:delText>
              </w:r>
            </w:del>
          </w:p>
        </w:tc>
        <w:tc>
          <w:tcPr>
            <w:tcW w:w="1760" w:type="dxa"/>
            <w:tcBorders>
              <w:top w:val="single" w:sz="4" w:space="0" w:color="auto"/>
              <w:left w:val="nil"/>
              <w:bottom w:val="nil"/>
              <w:right w:val="nil"/>
            </w:tcBorders>
            <w:shd w:val="clear" w:color="auto" w:fill="auto"/>
            <w:noWrap/>
            <w:vAlign w:val="bottom"/>
            <w:hideMark/>
          </w:tcPr>
          <w:p w14:paraId="49B9940B" w14:textId="4ACE4F31" w:rsidR="004F6583" w:rsidRPr="004F6583" w:rsidDel="00EB4CE1" w:rsidRDefault="004F6583" w:rsidP="004F6583">
            <w:pPr>
              <w:spacing w:after="0" w:line="240" w:lineRule="auto"/>
              <w:jc w:val="center"/>
              <w:rPr>
                <w:del w:id="23290" w:author="Stefanie Lane" w:date="2022-06-23T15:12:00Z"/>
                <w:rFonts w:ascii="Calibri" w:eastAsia="Times New Roman" w:hAnsi="Calibri" w:cs="Calibri"/>
                <w:color w:val="000000"/>
              </w:rPr>
            </w:pPr>
            <w:del w:id="2329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4017EDF2" w14:textId="63F8C7C8" w:rsidTr="004F6583">
        <w:trPr>
          <w:trHeight w:val="290"/>
          <w:del w:id="23292" w:author="Stefanie Lane" w:date="2022-06-23T15:12:00Z"/>
        </w:trPr>
        <w:tc>
          <w:tcPr>
            <w:tcW w:w="1700" w:type="dxa"/>
            <w:vMerge/>
            <w:tcBorders>
              <w:top w:val="nil"/>
              <w:left w:val="nil"/>
              <w:bottom w:val="single" w:sz="4" w:space="0" w:color="000000"/>
              <w:right w:val="nil"/>
            </w:tcBorders>
            <w:vAlign w:val="center"/>
            <w:hideMark/>
          </w:tcPr>
          <w:p w14:paraId="678C172E" w14:textId="6E5DD5C1" w:rsidR="004F6583" w:rsidRPr="004F6583" w:rsidDel="00EB4CE1" w:rsidRDefault="004F6583" w:rsidP="004F6583">
            <w:pPr>
              <w:spacing w:after="0" w:line="240" w:lineRule="auto"/>
              <w:rPr>
                <w:del w:id="23293"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462253E" w14:textId="20DE50B1" w:rsidR="004F6583" w:rsidRPr="004F6583" w:rsidDel="00EB4CE1" w:rsidRDefault="004F6583" w:rsidP="004F6583">
            <w:pPr>
              <w:spacing w:after="0" w:line="240" w:lineRule="auto"/>
              <w:rPr>
                <w:del w:id="23294" w:author="Stefanie Lane" w:date="2022-06-23T15:12:00Z"/>
                <w:rFonts w:ascii="Arial" w:eastAsia="Times New Roman" w:hAnsi="Arial" w:cs="Arial"/>
                <w:i/>
                <w:iCs/>
                <w:sz w:val="20"/>
                <w:szCs w:val="20"/>
              </w:rPr>
            </w:pPr>
            <w:del w:id="23295" w:author="Stefanie Lane" w:date="2022-06-23T15:12:00Z">
              <w:r w:rsidRPr="004F6583" w:rsidDel="00EB4CE1">
                <w:rPr>
                  <w:rFonts w:ascii="Arial" w:eastAsia="Times New Roman" w:hAnsi="Arial" w:cs="Arial"/>
                  <w:i/>
                  <w:iCs/>
                  <w:sz w:val="20"/>
                  <w:szCs w:val="20"/>
                </w:rPr>
                <w:delText>Salix scouleriana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43B73B8" w14:textId="0BCA4848" w:rsidR="004F6583" w:rsidRPr="004F6583" w:rsidDel="00EB4CE1" w:rsidRDefault="004F6583" w:rsidP="004F6583">
            <w:pPr>
              <w:spacing w:after="0" w:line="240" w:lineRule="auto"/>
              <w:jc w:val="center"/>
              <w:rPr>
                <w:del w:id="23296" w:author="Stefanie Lane" w:date="2022-06-23T15:12:00Z"/>
                <w:rFonts w:ascii="Calibri" w:eastAsia="Times New Roman" w:hAnsi="Calibri" w:cs="Calibri"/>
                <w:color w:val="000000"/>
              </w:rPr>
            </w:pPr>
            <w:del w:id="2329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7D33C86" w14:textId="6A43AB8D" w:rsidR="004F6583" w:rsidRPr="004F6583" w:rsidDel="00EB4CE1" w:rsidRDefault="004F6583" w:rsidP="004F6583">
            <w:pPr>
              <w:spacing w:after="0" w:line="240" w:lineRule="auto"/>
              <w:jc w:val="center"/>
              <w:rPr>
                <w:del w:id="23298" w:author="Stefanie Lane" w:date="2022-06-23T15:12:00Z"/>
                <w:rFonts w:ascii="Calibri" w:eastAsia="Times New Roman" w:hAnsi="Calibri" w:cs="Calibri"/>
                <w:color w:val="000000"/>
              </w:rPr>
            </w:pPr>
            <w:del w:id="2329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DC5C2FC" w14:textId="41191F4F" w:rsidR="004F6583" w:rsidRPr="004F6583" w:rsidDel="00EB4CE1" w:rsidRDefault="004F6583" w:rsidP="004F6583">
            <w:pPr>
              <w:spacing w:after="0" w:line="240" w:lineRule="auto"/>
              <w:jc w:val="center"/>
              <w:rPr>
                <w:del w:id="23300" w:author="Stefanie Lane" w:date="2022-06-23T15:12:00Z"/>
                <w:rFonts w:ascii="Calibri" w:eastAsia="Times New Roman" w:hAnsi="Calibri" w:cs="Calibri"/>
                <w:color w:val="000000"/>
              </w:rPr>
            </w:pPr>
            <w:del w:id="23301"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66D6235F" w14:textId="7BD2E06E" w:rsidR="004F6583" w:rsidRPr="004F6583" w:rsidDel="00EB4CE1" w:rsidRDefault="004F6583" w:rsidP="004F6583">
            <w:pPr>
              <w:spacing w:after="0" w:line="240" w:lineRule="auto"/>
              <w:jc w:val="center"/>
              <w:rPr>
                <w:del w:id="23302" w:author="Stefanie Lane" w:date="2022-06-23T15:12:00Z"/>
                <w:rFonts w:ascii="Calibri" w:eastAsia="Times New Roman" w:hAnsi="Calibri" w:cs="Calibri"/>
                <w:color w:val="000000"/>
              </w:rPr>
            </w:pPr>
            <w:del w:id="2330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16E5A157" w14:textId="6604881F" w:rsidTr="004F6583">
        <w:trPr>
          <w:trHeight w:val="290"/>
          <w:del w:id="23304" w:author="Stefanie Lane" w:date="2022-06-23T15:12:00Z"/>
        </w:trPr>
        <w:tc>
          <w:tcPr>
            <w:tcW w:w="1700" w:type="dxa"/>
            <w:vMerge/>
            <w:tcBorders>
              <w:top w:val="nil"/>
              <w:left w:val="nil"/>
              <w:bottom w:val="single" w:sz="4" w:space="0" w:color="000000"/>
              <w:right w:val="nil"/>
            </w:tcBorders>
            <w:vAlign w:val="center"/>
            <w:hideMark/>
          </w:tcPr>
          <w:p w14:paraId="71102F1C" w14:textId="5A152C2E" w:rsidR="004F6583" w:rsidRPr="004F6583" w:rsidDel="00EB4CE1" w:rsidRDefault="004F6583" w:rsidP="004F6583">
            <w:pPr>
              <w:spacing w:after="0" w:line="240" w:lineRule="auto"/>
              <w:rPr>
                <w:del w:id="2330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EC28FB" w14:textId="794CC975" w:rsidR="004F6583" w:rsidRPr="004F6583" w:rsidDel="00EB4CE1" w:rsidRDefault="004F6583" w:rsidP="004F6583">
            <w:pPr>
              <w:spacing w:after="0" w:line="240" w:lineRule="auto"/>
              <w:rPr>
                <w:del w:id="23306" w:author="Stefanie Lane" w:date="2022-06-23T15:12:00Z"/>
                <w:rFonts w:ascii="Arial" w:eastAsia="Times New Roman" w:hAnsi="Arial" w:cs="Arial"/>
                <w:i/>
                <w:iCs/>
                <w:sz w:val="20"/>
                <w:szCs w:val="20"/>
              </w:rPr>
            </w:pPr>
            <w:del w:id="23307" w:author="Stefanie Lane" w:date="2022-06-23T15:12:00Z">
              <w:r w:rsidRPr="004F6583" w:rsidDel="00EB4CE1">
                <w:rPr>
                  <w:rFonts w:ascii="Arial" w:eastAsia="Times New Roman" w:hAnsi="Arial" w:cs="Arial"/>
                  <w:i/>
                  <w:iCs/>
                  <w:sz w:val="20"/>
                  <w:szCs w:val="20"/>
                </w:rPr>
                <w:delText>Typha latifolia</w:delText>
              </w:r>
            </w:del>
          </w:p>
        </w:tc>
        <w:tc>
          <w:tcPr>
            <w:tcW w:w="960" w:type="dxa"/>
            <w:tcBorders>
              <w:top w:val="nil"/>
              <w:left w:val="nil"/>
              <w:bottom w:val="nil"/>
              <w:right w:val="nil"/>
            </w:tcBorders>
            <w:shd w:val="clear" w:color="auto" w:fill="auto"/>
            <w:noWrap/>
            <w:vAlign w:val="bottom"/>
            <w:hideMark/>
          </w:tcPr>
          <w:p w14:paraId="42ECD690" w14:textId="11D98B29" w:rsidR="004F6583" w:rsidRPr="004F6583" w:rsidDel="00EB4CE1" w:rsidRDefault="004F6583" w:rsidP="004F6583">
            <w:pPr>
              <w:spacing w:after="0" w:line="240" w:lineRule="auto"/>
              <w:jc w:val="center"/>
              <w:rPr>
                <w:del w:id="23308" w:author="Stefanie Lane" w:date="2022-06-23T15:12:00Z"/>
                <w:rFonts w:ascii="Calibri" w:eastAsia="Times New Roman" w:hAnsi="Calibri" w:cs="Calibri"/>
                <w:color w:val="000000"/>
              </w:rPr>
            </w:pPr>
            <w:del w:id="2330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2F020B1" w14:textId="61BC6EE5" w:rsidR="004F6583" w:rsidRPr="004F6583" w:rsidDel="00EB4CE1" w:rsidRDefault="004F6583" w:rsidP="004F6583">
            <w:pPr>
              <w:spacing w:after="0" w:line="240" w:lineRule="auto"/>
              <w:jc w:val="center"/>
              <w:rPr>
                <w:del w:id="23310" w:author="Stefanie Lane" w:date="2022-06-23T15:12:00Z"/>
                <w:rFonts w:ascii="Calibri" w:eastAsia="Times New Roman" w:hAnsi="Calibri" w:cs="Calibri"/>
                <w:color w:val="000000"/>
              </w:rPr>
            </w:pPr>
            <w:del w:id="23311" w:author="Stefanie Lane" w:date="2022-06-23T15:12:00Z">
              <w:r w:rsidRPr="004F6583" w:rsidDel="00EB4CE1">
                <w:rPr>
                  <w:rFonts w:ascii="Calibri" w:eastAsia="Times New Roman" w:hAnsi="Calibri" w:cs="Calibri"/>
                  <w:color w:val="000000"/>
                </w:rPr>
                <w:delText>0.28</w:delText>
              </w:r>
            </w:del>
          </w:p>
        </w:tc>
        <w:tc>
          <w:tcPr>
            <w:tcW w:w="960" w:type="dxa"/>
            <w:tcBorders>
              <w:top w:val="nil"/>
              <w:left w:val="nil"/>
              <w:bottom w:val="nil"/>
              <w:right w:val="nil"/>
            </w:tcBorders>
            <w:shd w:val="clear" w:color="auto" w:fill="auto"/>
            <w:noWrap/>
            <w:vAlign w:val="bottom"/>
            <w:hideMark/>
          </w:tcPr>
          <w:p w14:paraId="2122D9A1" w14:textId="14F74094" w:rsidR="004F6583" w:rsidRPr="004F6583" w:rsidDel="00EB4CE1" w:rsidRDefault="004F6583" w:rsidP="004F6583">
            <w:pPr>
              <w:spacing w:after="0" w:line="240" w:lineRule="auto"/>
              <w:jc w:val="center"/>
              <w:rPr>
                <w:del w:id="23312" w:author="Stefanie Lane" w:date="2022-06-23T15:12:00Z"/>
                <w:rFonts w:ascii="Calibri" w:eastAsia="Times New Roman" w:hAnsi="Calibri" w:cs="Calibri"/>
                <w:color w:val="000000"/>
              </w:rPr>
            </w:pPr>
            <w:del w:id="23313" w:author="Stefanie Lane" w:date="2022-06-23T15:12:00Z">
              <w:r w:rsidRPr="004F6583" w:rsidDel="00EB4CE1">
                <w:rPr>
                  <w:rFonts w:ascii="Calibri" w:eastAsia="Times New Roman" w:hAnsi="Calibri" w:cs="Calibri"/>
                  <w:color w:val="000000"/>
                </w:rPr>
                <w:delText>0.25</w:delText>
              </w:r>
            </w:del>
          </w:p>
        </w:tc>
        <w:tc>
          <w:tcPr>
            <w:tcW w:w="1760" w:type="dxa"/>
            <w:tcBorders>
              <w:top w:val="single" w:sz="4" w:space="0" w:color="auto"/>
              <w:left w:val="nil"/>
              <w:bottom w:val="nil"/>
              <w:right w:val="nil"/>
            </w:tcBorders>
            <w:shd w:val="clear" w:color="auto" w:fill="auto"/>
            <w:noWrap/>
            <w:vAlign w:val="bottom"/>
            <w:hideMark/>
          </w:tcPr>
          <w:p w14:paraId="5103B939" w14:textId="6C752B21" w:rsidR="004F6583" w:rsidRPr="004F6583" w:rsidDel="00EB4CE1" w:rsidRDefault="004F6583" w:rsidP="004F6583">
            <w:pPr>
              <w:spacing w:after="0" w:line="240" w:lineRule="auto"/>
              <w:jc w:val="center"/>
              <w:rPr>
                <w:del w:id="23314" w:author="Stefanie Lane" w:date="2022-06-23T15:12:00Z"/>
                <w:rFonts w:ascii="Calibri" w:eastAsia="Times New Roman" w:hAnsi="Calibri" w:cs="Calibri"/>
                <w:color w:val="000000"/>
              </w:rPr>
            </w:pPr>
            <w:del w:id="2331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3A0D4804" w14:textId="11AB4A3F" w:rsidTr="004F6583">
        <w:trPr>
          <w:trHeight w:val="290"/>
          <w:del w:id="23316" w:author="Stefanie Lane" w:date="2022-06-23T15:12:00Z"/>
        </w:trPr>
        <w:tc>
          <w:tcPr>
            <w:tcW w:w="1700" w:type="dxa"/>
            <w:vMerge/>
            <w:tcBorders>
              <w:top w:val="nil"/>
              <w:left w:val="nil"/>
              <w:bottom w:val="single" w:sz="4" w:space="0" w:color="000000"/>
              <w:right w:val="nil"/>
            </w:tcBorders>
            <w:vAlign w:val="center"/>
            <w:hideMark/>
          </w:tcPr>
          <w:p w14:paraId="026B5416" w14:textId="56E70645" w:rsidR="004F6583" w:rsidRPr="004F6583" w:rsidDel="00EB4CE1" w:rsidRDefault="004F6583" w:rsidP="004F6583">
            <w:pPr>
              <w:spacing w:after="0" w:line="240" w:lineRule="auto"/>
              <w:rPr>
                <w:del w:id="2331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857C6C" w14:textId="77E86C51" w:rsidR="004F6583" w:rsidRPr="004F6583" w:rsidDel="00EB4CE1" w:rsidRDefault="004F6583" w:rsidP="004F6583">
            <w:pPr>
              <w:spacing w:after="0" w:line="240" w:lineRule="auto"/>
              <w:rPr>
                <w:del w:id="23318" w:author="Stefanie Lane" w:date="2022-06-23T15:12:00Z"/>
                <w:rFonts w:ascii="Arial" w:eastAsia="Times New Roman" w:hAnsi="Arial" w:cs="Arial"/>
                <w:i/>
                <w:iCs/>
                <w:sz w:val="20"/>
                <w:szCs w:val="20"/>
              </w:rPr>
            </w:pPr>
            <w:del w:id="23319" w:author="Stefanie Lane" w:date="2022-06-23T15:12:00Z">
              <w:r w:rsidRPr="004F6583" w:rsidDel="00EB4CE1">
                <w:rPr>
                  <w:rFonts w:ascii="Arial" w:eastAsia="Times New Roman" w:hAnsi="Arial" w:cs="Arial"/>
                  <w:i/>
                  <w:iCs/>
                  <w:sz w:val="20"/>
                  <w:szCs w:val="20"/>
                </w:rPr>
                <w:delText>Equisetum palustre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E03306D" w14:textId="2A9044CE" w:rsidR="004F6583" w:rsidRPr="004F6583" w:rsidDel="00EB4CE1" w:rsidRDefault="004F6583" w:rsidP="004F6583">
            <w:pPr>
              <w:spacing w:after="0" w:line="240" w:lineRule="auto"/>
              <w:jc w:val="center"/>
              <w:rPr>
                <w:del w:id="23320" w:author="Stefanie Lane" w:date="2022-06-23T15:12:00Z"/>
                <w:rFonts w:ascii="Calibri" w:eastAsia="Times New Roman" w:hAnsi="Calibri" w:cs="Calibri"/>
                <w:color w:val="000000"/>
              </w:rPr>
            </w:pPr>
            <w:del w:id="2332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B65935F" w14:textId="7BAC6388" w:rsidR="004F6583" w:rsidRPr="004F6583" w:rsidDel="00EB4CE1" w:rsidRDefault="004F6583" w:rsidP="004F6583">
            <w:pPr>
              <w:spacing w:after="0" w:line="240" w:lineRule="auto"/>
              <w:jc w:val="center"/>
              <w:rPr>
                <w:del w:id="23322" w:author="Stefanie Lane" w:date="2022-06-23T15:12:00Z"/>
                <w:rFonts w:ascii="Calibri" w:eastAsia="Times New Roman" w:hAnsi="Calibri" w:cs="Calibri"/>
                <w:color w:val="000000"/>
              </w:rPr>
            </w:pPr>
            <w:del w:id="23323" w:author="Stefanie Lane" w:date="2022-06-23T15:12:00Z">
              <w:r w:rsidRPr="004F6583" w:rsidDel="00EB4CE1">
                <w:rPr>
                  <w:rFonts w:ascii="Calibri" w:eastAsia="Times New Roman" w:hAnsi="Calibri" w:cs="Calibri"/>
                  <w:color w:val="000000"/>
                </w:rPr>
                <w:delText>0.11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2D3922F" w14:textId="1F734A4D" w:rsidR="004F6583" w:rsidRPr="004F6583" w:rsidDel="00EB4CE1" w:rsidRDefault="004F6583" w:rsidP="004F6583">
            <w:pPr>
              <w:spacing w:after="0" w:line="240" w:lineRule="auto"/>
              <w:jc w:val="center"/>
              <w:rPr>
                <w:del w:id="23324" w:author="Stefanie Lane" w:date="2022-06-23T15:12:00Z"/>
                <w:rFonts w:ascii="Calibri" w:eastAsia="Times New Roman" w:hAnsi="Calibri" w:cs="Calibri"/>
                <w:color w:val="000000"/>
              </w:rPr>
            </w:pPr>
            <w:del w:id="2332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099BD37E" w14:textId="24F6230C" w:rsidR="004F6583" w:rsidRPr="004F6583" w:rsidDel="00EB4CE1" w:rsidRDefault="004F6583" w:rsidP="004F6583">
            <w:pPr>
              <w:spacing w:after="0" w:line="240" w:lineRule="auto"/>
              <w:jc w:val="center"/>
              <w:rPr>
                <w:del w:id="23326" w:author="Stefanie Lane" w:date="2022-06-23T15:12:00Z"/>
                <w:rFonts w:ascii="Calibri" w:eastAsia="Times New Roman" w:hAnsi="Calibri" w:cs="Calibri"/>
                <w:color w:val="000000"/>
              </w:rPr>
            </w:pPr>
            <w:del w:id="23327"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6A9469E4" w14:textId="5FD04B14" w:rsidTr="004F6583">
        <w:trPr>
          <w:trHeight w:val="290"/>
          <w:del w:id="23328" w:author="Stefanie Lane" w:date="2022-06-23T15:12:00Z"/>
        </w:trPr>
        <w:tc>
          <w:tcPr>
            <w:tcW w:w="1700" w:type="dxa"/>
            <w:vMerge/>
            <w:tcBorders>
              <w:top w:val="nil"/>
              <w:left w:val="nil"/>
              <w:bottom w:val="single" w:sz="4" w:space="0" w:color="000000"/>
              <w:right w:val="nil"/>
            </w:tcBorders>
            <w:vAlign w:val="center"/>
            <w:hideMark/>
          </w:tcPr>
          <w:p w14:paraId="2A90979D" w14:textId="734BFFEA" w:rsidR="004F6583" w:rsidRPr="004F6583" w:rsidDel="00EB4CE1" w:rsidRDefault="004F6583" w:rsidP="004F6583">
            <w:pPr>
              <w:spacing w:after="0" w:line="240" w:lineRule="auto"/>
              <w:rPr>
                <w:del w:id="2332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815283F" w14:textId="45A5BA94" w:rsidR="004F6583" w:rsidRPr="004F6583" w:rsidDel="00EB4CE1" w:rsidRDefault="004F6583" w:rsidP="004F6583">
            <w:pPr>
              <w:spacing w:after="0" w:line="240" w:lineRule="auto"/>
              <w:rPr>
                <w:del w:id="23330" w:author="Stefanie Lane" w:date="2022-06-23T15:12:00Z"/>
                <w:rFonts w:ascii="Arial" w:eastAsia="Times New Roman" w:hAnsi="Arial" w:cs="Arial"/>
                <w:i/>
                <w:iCs/>
                <w:sz w:val="20"/>
                <w:szCs w:val="20"/>
              </w:rPr>
            </w:pPr>
            <w:del w:id="23331" w:author="Stefanie Lane" w:date="2022-06-23T15:12:00Z">
              <w:r w:rsidRPr="004F6583" w:rsidDel="00EB4CE1">
                <w:rPr>
                  <w:rFonts w:ascii="Arial" w:eastAsia="Times New Roman" w:hAnsi="Arial" w:cs="Arial"/>
                  <w:i/>
                  <w:iCs/>
                  <w:sz w:val="20"/>
                  <w:szCs w:val="20"/>
                </w:rPr>
                <w:delText>Equisetum variegatum</w:delText>
              </w:r>
            </w:del>
          </w:p>
        </w:tc>
        <w:tc>
          <w:tcPr>
            <w:tcW w:w="960" w:type="dxa"/>
            <w:tcBorders>
              <w:top w:val="nil"/>
              <w:left w:val="nil"/>
              <w:bottom w:val="nil"/>
              <w:right w:val="nil"/>
            </w:tcBorders>
            <w:shd w:val="clear" w:color="auto" w:fill="auto"/>
            <w:noWrap/>
            <w:vAlign w:val="bottom"/>
            <w:hideMark/>
          </w:tcPr>
          <w:p w14:paraId="2EB5B3EE" w14:textId="7AA611FA" w:rsidR="004F6583" w:rsidRPr="004F6583" w:rsidDel="00EB4CE1" w:rsidRDefault="004F6583" w:rsidP="004F6583">
            <w:pPr>
              <w:spacing w:after="0" w:line="240" w:lineRule="auto"/>
              <w:jc w:val="center"/>
              <w:rPr>
                <w:del w:id="23332" w:author="Stefanie Lane" w:date="2022-06-23T15:12:00Z"/>
                <w:rFonts w:ascii="Calibri" w:eastAsia="Times New Roman" w:hAnsi="Calibri" w:cs="Calibri"/>
                <w:color w:val="000000"/>
              </w:rPr>
            </w:pPr>
            <w:del w:id="2333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BC49066" w14:textId="500C91E4" w:rsidR="004F6583" w:rsidRPr="004F6583" w:rsidDel="00EB4CE1" w:rsidRDefault="004F6583" w:rsidP="004F6583">
            <w:pPr>
              <w:spacing w:after="0" w:line="240" w:lineRule="auto"/>
              <w:jc w:val="center"/>
              <w:rPr>
                <w:del w:id="23334" w:author="Stefanie Lane" w:date="2022-06-23T15:12:00Z"/>
                <w:rFonts w:ascii="Calibri" w:eastAsia="Times New Roman" w:hAnsi="Calibri" w:cs="Calibri"/>
                <w:color w:val="000000"/>
              </w:rPr>
            </w:pPr>
            <w:del w:id="23335" w:author="Stefanie Lane" w:date="2022-06-23T15:12:00Z">
              <w:r w:rsidRPr="004F6583" w:rsidDel="00EB4CE1">
                <w:rPr>
                  <w:rFonts w:ascii="Calibri" w:eastAsia="Times New Roman" w:hAnsi="Calibri" w:cs="Calibri"/>
                  <w:color w:val="000000"/>
                </w:rPr>
                <w:delText>0.11</w:delText>
              </w:r>
            </w:del>
          </w:p>
        </w:tc>
        <w:tc>
          <w:tcPr>
            <w:tcW w:w="960" w:type="dxa"/>
            <w:tcBorders>
              <w:top w:val="nil"/>
              <w:left w:val="nil"/>
              <w:bottom w:val="nil"/>
              <w:right w:val="nil"/>
            </w:tcBorders>
            <w:shd w:val="clear" w:color="auto" w:fill="auto"/>
            <w:noWrap/>
            <w:vAlign w:val="bottom"/>
            <w:hideMark/>
          </w:tcPr>
          <w:p w14:paraId="0EE451DB" w14:textId="0D45C228" w:rsidR="004F6583" w:rsidRPr="004F6583" w:rsidDel="00EB4CE1" w:rsidRDefault="004F6583" w:rsidP="004F6583">
            <w:pPr>
              <w:spacing w:after="0" w:line="240" w:lineRule="auto"/>
              <w:jc w:val="center"/>
              <w:rPr>
                <w:del w:id="23336" w:author="Stefanie Lane" w:date="2022-06-23T15:12:00Z"/>
                <w:rFonts w:ascii="Calibri" w:eastAsia="Times New Roman" w:hAnsi="Calibri" w:cs="Calibri"/>
                <w:color w:val="000000"/>
              </w:rPr>
            </w:pPr>
            <w:del w:id="23337"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6824E5E5" w14:textId="48362257" w:rsidR="004F6583" w:rsidRPr="004F6583" w:rsidDel="00EB4CE1" w:rsidRDefault="004F6583" w:rsidP="004F6583">
            <w:pPr>
              <w:spacing w:after="0" w:line="240" w:lineRule="auto"/>
              <w:jc w:val="center"/>
              <w:rPr>
                <w:del w:id="23338" w:author="Stefanie Lane" w:date="2022-06-23T15:12:00Z"/>
                <w:rFonts w:ascii="Calibri" w:eastAsia="Times New Roman" w:hAnsi="Calibri" w:cs="Calibri"/>
                <w:color w:val="000000"/>
              </w:rPr>
            </w:pPr>
            <w:del w:id="23339"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6AD628D5" w14:textId="512055C3" w:rsidTr="004F6583">
        <w:trPr>
          <w:trHeight w:val="290"/>
          <w:del w:id="23340" w:author="Stefanie Lane" w:date="2022-06-23T15:12:00Z"/>
        </w:trPr>
        <w:tc>
          <w:tcPr>
            <w:tcW w:w="1700" w:type="dxa"/>
            <w:vMerge/>
            <w:tcBorders>
              <w:top w:val="nil"/>
              <w:left w:val="nil"/>
              <w:bottom w:val="single" w:sz="4" w:space="0" w:color="000000"/>
              <w:right w:val="nil"/>
            </w:tcBorders>
            <w:vAlign w:val="center"/>
            <w:hideMark/>
          </w:tcPr>
          <w:p w14:paraId="5AAF38A7" w14:textId="54DD388C" w:rsidR="004F6583" w:rsidRPr="004F6583" w:rsidDel="00EB4CE1" w:rsidRDefault="004F6583" w:rsidP="004F6583">
            <w:pPr>
              <w:spacing w:after="0" w:line="240" w:lineRule="auto"/>
              <w:rPr>
                <w:del w:id="2334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1D3CEE" w14:textId="45CF3D7B" w:rsidR="004F6583" w:rsidRPr="004F6583" w:rsidDel="00EB4CE1" w:rsidRDefault="004F6583" w:rsidP="004F6583">
            <w:pPr>
              <w:spacing w:after="0" w:line="240" w:lineRule="auto"/>
              <w:rPr>
                <w:del w:id="23342" w:author="Stefanie Lane" w:date="2022-06-23T15:12:00Z"/>
                <w:rFonts w:ascii="Arial" w:eastAsia="Times New Roman" w:hAnsi="Arial" w:cs="Arial"/>
                <w:i/>
                <w:iCs/>
                <w:sz w:val="20"/>
                <w:szCs w:val="20"/>
              </w:rPr>
            </w:pPr>
            <w:del w:id="23343" w:author="Stefanie Lane" w:date="2022-06-23T15:12:00Z">
              <w:r w:rsidRPr="004F6583" w:rsidDel="00EB4CE1">
                <w:rPr>
                  <w:rFonts w:ascii="Arial" w:eastAsia="Times New Roman" w:hAnsi="Arial" w:cs="Arial"/>
                  <w:i/>
                  <w:iCs/>
                  <w:sz w:val="20"/>
                  <w:szCs w:val="20"/>
                </w:rPr>
                <w:delText>Festuca arundinacea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FB73D44" w14:textId="3A7683BB" w:rsidR="004F6583" w:rsidRPr="004F6583" w:rsidDel="00EB4CE1" w:rsidRDefault="004F6583" w:rsidP="004F6583">
            <w:pPr>
              <w:spacing w:after="0" w:line="240" w:lineRule="auto"/>
              <w:jc w:val="center"/>
              <w:rPr>
                <w:del w:id="23344" w:author="Stefanie Lane" w:date="2022-06-23T15:12:00Z"/>
                <w:rFonts w:ascii="Calibri" w:eastAsia="Times New Roman" w:hAnsi="Calibri" w:cs="Calibri"/>
                <w:color w:val="000000"/>
              </w:rPr>
            </w:pPr>
            <w:del w:id="2334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3B64C7E" w14:textId="6FA873EC" w:rsidR="004F6583" w:rsidRPr="004F6583" w:rsidDel="00EB4CE1" w:rsidRDefault="004F6583" w:rsidP="004F6583">
            <w:pPr>
              <w:spacing w:after="0" w:line="240" w:lineRule="auto"/>
              <w:jc w:val="center"/>
              <w:rPr>
                <w:del w:id="23346" w:author="Stefanie Lane" w:date="2022-06-23T15:12:00Z"/>
                <w:rFonts w:ascii="Calibri" w:eastAsia="Times New Roman" w:hAnsi="Calibri" w:cs="Calibri"/>
                <w:color w:val="000000"/>
              </w:rPr>
            </w:pPr>
            <w:del w:id="23347" w:author="Stefanie Lane" w:date="2022-06-23T15:12:00Z">
              <w:r w:rsidRPr="004F6583" w:rsidDel="00EB4CE1">
                <w:rPr>
                  <w:rFonts w:ascii="Calibri" w:eastAsia="Times New Roman" w:hAnsi="Calibri" w:cs="Calibri"/>
                  <w:color w:val="000000"/>
                </w:rPr>
                <w:delText>0.17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3A1621A" w14:textId="2C742084" w:rsidR="004F6583" w:rsidRPr="004F6583" w:rsidDel="00EB4CE1" w:rsidRDefault="004F6583" w:rsidP="004F6583">
            <w:pPr>
              <w:spacing w:after="0" w:line="240" w:lineRule="auto"/>
              <w:jc w:val="center"/>
              <w:rPr>
                <w:del w:id="23348" w:author="Stefanie Lane" w:date="2022-06-23T15:12:00Z"/>
                <w:rFonts w:ascii="Calibri" w:eastAsia="Times New Roman" w:hAnsi="Calibri" w:cs="Calibri"/>
                <w:color w:val="000000"/>
              </w:rPr>
            </w:pPr>
            <w:del w:id="23349"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413D619A" w14:textId="7E10447C" w:rsidR="004F6583" w:rsidRPr="004F6583" w:rsidDel="00EB4CE1" w:rsidRDefault="004F6583" w:rsidP="004F6583">
            <w:pPr>
              <w:spacing w:after="0" w:line="240" w:lineRule="auto"/>
              <w:jc w:val="center"/>
              <w:rPr>
                <w:del w:id="23350" w:author="Stefanie Lane" w:date="2022-06-23T15:12:00Z"/>
                <w:rFonts w:ascii="Calibri" w:eastAsia="Times New Roman" w:hAnsi="Calibri" w:cs="Calibri"/>
                <w:color w:val="000000"/>
              </w:rPr>
            </w:pPr>
            <w:del w:id="23351"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313C870B" w14:textId="52CF0202" w:rsidTr="004F6583">
        <w:trPr>
          <w:trHeight w:val="290"/>
          <w:del w:id="23352" w:author="Stefanie Lane" w:date="2022-06-23T15:12:00Z"/>
        </w:trPr>
        <w:tc>
          <w:tcPr>
            <w:tcW w:w="1700" w:type="dxa"/>
            <w:vMerge/>
            <w:tcBorders>
              <w:top w:val="nil"/>
              <w:left w:val="nil"/>
              <w:bottom w:val="single" w:sz="4" w:space="0" w:color="000000"/>
              <w:right w:val="nil"/>
            </w:tcBorders>
            <w:vAlign w:val="center"/>
            <w:hideMark/>
          </w:tcPr>
          <w:p w14:paraId="34E9760E" w14:textId="6086F879" w:rsidR="004F6583" w:rsidRPr="004F6583" w:rsidDel="00EB4CE1" w:rsidRDefault="004F6583" w:rsidP="004F6583">
            <w:pPr>
              <w:spacing w:after="0" w:line="240" w:lineRule="auto"/>
              <w:rPr>
                <w:del w:id="2335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B62C888" w14:textId="7AADFAF9" w:rsidR="004F6583" w:rsidRPr="004F6583" w:rsidDel="00EB4CE1" w:rsidRDefault="004F6583" w:rsidP="004F6583">
            <w:pPr>
              <w:spacing w:after="0" w:line="240" w:lineRule="auto"/>
              <w:rPr>
                <w:del w:id="23354" w:author="Stefanie Lane" w:date="2022-06-23T15:12:00Z"/>
                <w:rFonts w:ascii="Calibri" w:eastAsia="Times New Roman" w:hAnsi="Calibri" w:cs="Calibri"/>
                <w:i/>
                <w:iCs/>
                <w:color w:val="000000"/>
              </w:rPr>
            </w:pPr>
            <w:del w:id="23355" w:author="Stefanie Lane" w:date="2022-06-23T15:12:00Z">
              <w:r w:rsidRPr="004F6583" w:rsidDel="00EB4CE1">
                <w:rPr>
                  <w:rFonts w:ascii="Calibri" w:eastAsia="Times New Roman" w:hAnsi="Calibri" w:cs="Calibri"/>
                  <w:i/>
                  <w:iCs/>
                  <w:color w:val="000000"/>
                </w:rPr>
                <w:delText xml:space="preserve">Galium </w:delText>
              </w:r>
              <w:r w:rsidRPr="004F6583" w:rsidDel="00EB4CE1">
                <w:rPr>
                  <w:rFonts w:ascii="Calibri" w:eastAsia="Times New Roman" w:hAnsi="Calibri" w:cs="Calibri"/>
                  <w:color w:val="000000"/>
                </w:rPr>
                <w:delText xml:space="preserve">sp. </w:delText>
              </w:r>
            </w:del>
          </w:p>
        </w:tc>
        <w:tc>
          <w:tcPr>
            <w:tcW w:w="960" w:type="dxa"/>
            <w:tcBorders>
              <w:top w:val="nil"/>
              <w:left w:val="nil"/>
              <w:bottom w:val="nil"/>
              <w:right w:val="nil"/>
            </w:tcBorders>
            <w:shd w:val="clear" w:color="auto" w:fill="auto"/>
            <w:noWrap/>
            <w:vAlign w:val="bottom"/>
            <w:hideMark/>
          </w:tcPr>
          <w:p w14:paraId="17B3F442" w14:textId="7F82195D" w:rsidR="004F6583" w:rsidRPr="004F6583" w:rsidDel="00EB4CE1" w:rsidRDefault="004F6583" w:rsidP="004F6583">
            <w:pPr>
              <w:spacing w:after="0" w:line="240" w:lineRule="auto"/>
              <w:jc w:val="center"/>
              <w:rPr>
                <w:del w:id="23356" w:author="Stefanie Lane" w:date="2022-06-23T15:12:00Z"/>
                <w:rFonts w:ascii="Calibri" w:eastAsia="Times New Roman" w:hAnsi="Calibri" w:cs="Calibri"/>
                <w:color w:val="000000"/>
              </w:rPr>
            </w:pPr>
            <w:del w:id="2335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6DAE3C59" w14:textId="3D140F2E" w:rsidR="004F6583" w:rsidRPr="004F6583" w:rsidDel="00EB4CE1" w:rsidRDefault="004F6583" w:rsidP="004F6583">
            <w:pPr>
              <w:spacing w:after="0" w:line="240" w:lineRule="auto"/>
              <w:jc w:val="center"/>
              <w:rPr>
                <w:del w:id="23358" w:author="Stefanie Lane" w:date="2022-06-23T15:12:00Z"/>
                <w:rFonts w:ascii="Calibri" w:eastAsia="Times New Roman" w:hAnsi="Calibri" w:cs="Calibri"/>
                <w:color w:val="000000"/>
              </w:rPr>
            </w:pPr>
            <w:del w:id="23359"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nil"/>
              <w:right w:val="nil"/>
            </w:tcBorders>
            <w:shd w:val="clear" w:color="auto" w:fill="auto"/>
            <w:noWrap/>
            <w:vAlign w:val="bottom"/>
            <w:hideMark/>
          </w:tcPr>
          <w:p w14:paraId="504E2143" w14:textId="45971E12" w:rsidR="004F6583" w:rsidRPr="004F6583" w:rsidDel="00EB4CE1" w:rsidRDefault="004F6583" w:rsidP="004F6583">
            <w:pPr>
              <w:spacing w:after="0" w:line="240" w:lineRule="auto"/>
              <w:jc w:val="center"/>
              <w:rPr>
                <w:del w:id="23360" w:author="Stefanie Lane" w:date="2022-06-23T15:12:00Z"/>
                <w:rFonts w:ascii="Calibri" w:eastAsia="Times New Roman" w:hAnsi="Calibri" w:cs="Calibri"/>
                <w:color w:val="000000"/>
              </w:rPr>
            </w:pPr>
            <w:del w:id="2336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605ED5CA" w14:textId="51696185" w:rsidR="004F6583" w:rsidRPr="004F6583" w:rsidDel="00EB4CE1" w:rsidRDefault="004F6583" w:rsidP="004F6583">
            <w:pPr>
              <w:spacing w:after="0" w:line="240" w:lineRule="auto"/>
              <w:jc w:val="center"/>
              <w:rPr>
                <w:del w:id="23362" w:author="Stefanie Lane" w:date="2022-06-23T15:12:00Z"/>
                <w:rFonts w:ascii="Calibri" w:eastAsia="Times New Roman" w:hAnsi="Calibri" w:cs="Calibri"/>
                <w:color w:val="000000"/>
              </w:rPr>
            </w:pPr>
            <w:del w:id="23363"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7B8ACC8B" w14:textId="32F092EB" w:rsidTr="004F6583">
        <w:trPr>
          <w:trHeight w:val="290"/>
          <w:del w:id="23364" w:author="Stefanie Lane" w:date="2022-06-23T15:12:00Z"/>
        </w:trPr>
        <w:tc>
          <w:tcPr>
            <w:tcW w:w="1700" w:type="dxa"/>
            <w:vMerge/>
            <w:tcBorders>
              <w:top w:val="nil"/>
              <w:left w:val="nil"/>
              <w:bottom w:val="single" w:sz="4" w:space="0" w:color="000000"/>
              <w:right w:val="nil"/>
            </w:tcBorders>
            <w:vAlign w:val="center"/>
            <w:hideMark/>
          </w:tcPr>
          <w:p w14:paraId="7A15709B" w14:textId="6A8CE6A2" w:rsidR="004F6583" w:rsidRPr="004F6583" w:rsidDel="00EB4CE1" w:rsidRDefault="004F6583" w:rsidP="004F6583">
            <w:pPr>
              <w:spacing w:after="0" w:line="240" w:lineRule="auto"/>
              <w:rPr>
                <w:del w:id="2336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38DF2AE" w14:textId="3A78C1DF" w:rsidR="004F6583" w:rsidRPr="004F6583" w:rsidDel="00EB4CE1" w:rsidRDefault="004F6583" w:rsidP="004F6583">
            <w:pPr>
              <w:spacing w:after="0" w:line="240" w:lineRule="auto"/>
              <w:rPr>
                <w:del w:id="23366" w:author="Stefanie Lane" w:date="2022-06-23T15:12:00Z"/>
                <w:rFonts w:ascii="Arial" w:eastAsia="Times New Roman" w:hAnsi="Arial" w:cs="Arial"/>
                <w:i/>
                <w:iCs/>
                <w:sz w:val="20"/>
                <w:szCs w:val="20"/>
              </w:rPr>
            </w:pPr>
            <w:del w:id="23367" w:author="Stefanie Lane" w:date="2022-06-23T15:12:00Z">
              <w:r w:rsidRPr="004F6583" w:rsidDel="00EB4CE1">
                <w:rPr>
                  <w:rFonts w:ascii="Arial" w:eastAsia="Times New Roman" w:hAnsi="Arial" w:cs="Arial"/>
                  <w:i/>
                  <w:iCs/>
                  <w:sz w:val="20"/>
                  <w:szCs w:val="20"/>
                </w:rPr>
                <w:delText>Poa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7A3C72B" w14:textId="45B26CDD" w:rsidR="004F6583" w:rsidRPr="004F6583" w:rsidDel="00EB4CE1" w:rsidRDefault="004F6583" w:rsidP="004F6583">
            <w:pPr>
              <w:spacing w:after="0" w:line="240" w:lineRule="auto"/>
              <w:jc w:val="center"/>
              <w:rPr>
                <w:del w:id="23368" w:author="Stefanie Lane" w:date="2022-06-23T15:12:00Z"/>
                <w:rFonts w:ascii="Calibri" w:eastAsia="Times New Roman" w:hAnsi="Calibri" w:cs="Calibri"/>
                <w:color w:val="000000"/>
              </w:rPr>
            </w:pPr>
            <w:del w:id="2336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11C7AD1" w14:textId="690746DB" w:rsidR="004F6583" w:rsidRPr="004F6583" w:rsidDel="00EB4CE1" w:rsidRDefault="004F6583" w:rsidP="004F6583">
            <w:pPr>
              <w:spacing w:after="0" w:line="240" w:lineRule="auto"/>
              <w:jc w:val="center"/>
              <w:rPr>
                <w:del w:id="23370" w:author="Stefanie Lane" w:date="2022-06-23T15:12:00Z"/>
                <w:rFonts w:ascii="Calibri" w:eastAsia="Times New Roman" w:hAnsi="Calibri" w:cs="Calibri"/>
                <w:color w:val="000000"/>
              </w:rPr>
            </w:pPr>
            <w:del w:id="23371" w:author="Stefanie Lane" w:date="2022-06-23T15:12:00Z">
              <w:r w:rsidRPr="004F6583" w:rsidDel="00EB4CE1">
                <w:rPr>
                  <w:rFonts w:ascii="Calibri" w:eastAsia="Times New Roman" w:hAnsi="Calibri" w:cs="Calibri"/>
                  <w:color w:val="000000"/>
                </w:rPr>
                <w:delText>0.50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CA04E43" w14:textId="573620F7" w:rsidR="004F6583" w:rsidRPr="004F6583" w:rsidDel="00EB4CE1" w:rsidRDefault="004F6583" w:rsidP="004F6583">
            <w:pPr>
              <w:spacing w:after="0" w:line="240" w:lineRule="auto"/>
              <w:jc w:val="center"/>
              <w:rPr>
                <w:del w:id="23372" w:author="Stefanie Lane" w:date="2022-06-23T15:12:00Z"/>
                <w:rFonts w:ascii="Calibri" w:eastAsia="Times New Roman" w:hAnsi="Calibri" w:cs="Calibri"/>
                <w:color w:val="000000"/>
              </w:rPr>
            </w:pPr>
            <w:del w:id="2337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6CE72BDE" w14:textId="529B82AA" w:rsidR="004F6583" w:rsidRPr="004F6583" w:rsidDel="00EB4CE1" w:rsidRDefault="004F6583" w:rsidP="004F6583">
            <w:pPr>
              <w:spacing w:after="0" w:line="240" w:lineRule="auto"/>
              <w:jc w:val="center"/>
              <w:rPr>
                <w:del w:id="23374" w:author="Stefanie Lane" w:date="2022-06-23T15:12:00Z"/>
                <w:rFonts w:ascii="Calibri" w:eastAsia="Times New Roman" w:hAnsi="Calibri" w:cs="Calibri"/>
                <w:color w:val="000000"/>
              </w:rPr>
            </w:pPr>
            <w:del w:id="23375"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4800541C" w14:textId="6236F77F" w:rsidTr="004F6583">
        <w:trPr>
          <w:trHeight w:val="290"/>
          <w:del w:id="23376" w:author="Stefanie Lane" w:date="2022-06-23T15:12:00Z"/>
        </w:trPr>
        <w:tc>
          <w:tcPr>
            <w:tcW w:w="1700" w:type="dxa"/>
            <w:vMerge/>
            <w:tcBorders>
              <w:top w:val="nil"/>
              <w:left w:val="nil"/>
              <w:bottom w:val="single" w:sz="4" w:space="0" w:color="000000"/>
              <w:right w:val="nil"/>
            </w:tcBorders>
            <w:vAlign w:val="center"/>
            <w:hideMark/>
          </w:tcPr>
          <w:p w14:paraId="16D5FC17" w14:textId="52410F12" w:rsidR="004F6583" w:rsidRPr="004F6583" w:rsidDel="00EB4CE1" w:rsidRDefault="004F6583" w:rsidP="004F6583">
            <w:pPr>
              <w:spacing w:after="0" w:line="240" w:lineRule="auto"/>
              <w:rPr>
                <w:del w:id="2337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34C11E" w14:textId="24EC0D3E" w:rsidR="004F6583" w:rsidRPr="004F6583" w:rsidDel="00EB4CE1" w:rsidRDefault="004F6583" w:rsidP="004F6583">
            <w:pPr>
              <w:spacing w:after="0" w:line="240" w:lineRule="auto"/>
              <w:rPr>
                <w:del w:id="23378" w:author="Stefanie Lane" w:date="2022-06-23T15:12:00Z"/>
                <w:rFonts w:ascii="Calibri" w:eastAsia="Times New Roman" w:hAnsi="Calibri" w:cs="Calibri"/>
                <w:color w:val="000000"/>
              </w:rPr>
            </w:pPr>
            <w:del w:id="23379" w:author="Stefanie Lane" w:date="2022-06-23T15:12:00Z">
              <w:r w:rsidRPr="004F6583" w:rsidDel="00EB4CE1">
                <w:rPr>
                  <w:rFonts w:ascii="Calibri" w:eastAsia="Times New Roman" w:hAnsi="Calibri" w:cs="Calibri"/>
                  <w:color w:val="000000"/>
                </w:rPr>
                <w:delText xml:space="preserve">Poaceae sp. </w:delText>
              </w:r>
            </w:del>
          </w:p>
        </w:tc>
        <w:tc>
          <w:tcPr>
            <w:tcW w:w="960" w:type="dxa"/>
            <w:tcBorders>
              <w:top w:val="nil"/>
              <w:left w:val="nil"/>
              <w:bottom w:val="nil"/>
              <w:right w:val="nil"/>
            </w:tcBorders>
            <w:shd w:val="clear" w:color="auto" w:fill="auto"/>
            <w:noWrap/>
            <w:vAlign w:val="bottom"/>
            <w:hideMark/>
          </w:tcPr>
          <w:p w14:paraId="44E16FAB" w14:textId="0EC4C5FD" w:rsidR="004F6583" w:rsidRPr="004F6583" w:rsidDel="00EB4CE1" w:rsidRDefault="004F6583" w:rsidP="004F6583">
            <w:pPr>
              <w:spacing w:after="0" w:line="240" w:lineRule="auto"/>
              <w:jc w:val="center"/>
              <w:rPr>
                <w:del w:id="23380" w:author="Stefanie Lane" w:date="2022-06-23T15:12:00Z"/>
                <w:rFonts w:ascii="Calibri" w:eastAsia="Times New Roman" w:hAnsi="Calibri" w:cs="Calibri"/>
                <w:color w:val="000000"/>
              </w:rPr>
            </w:pPr>
            <w:del w:id="2338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785CFCF" w14:textId="2DEC32CF" w:rsidR="004F6583" w:rsidRPr="004F6583" w:rsidDel="00EB4CE1" w:rsidRDefault="004F6583" w:rsidP="004F6583">
            <w:pPr>
              <w:spacing w:after="0" w:line="240" w:lineRule="auto"/>
              <w:jc w:val="center"/>
              <w:rPr>
                <w:del w:id="23382" w:author="Stefanie Lane" w:date="2022-06-23T15:12:00Z"/>
                <w:rFonts w:ascii="Calibri" w:eastAsia="Times New Roman" w:hAnsi="Calibri" w:cs="Calibri"/>
                <w:color w:val="000000"/>
              </w:rPr>
            </w:pPr>
            <w:del w:id="23383" w:author="Stefanie Lane" w:date="2022-06-23T15:12:00Z">
              <w:r w:rsidRPr="004F6583" w:rsidDel="00EB4CE1">
                <w:rPr>
                  <w:rFonts w:ascii="Calibri" w:eastAsia="Times New Roman" w:hAnsi="Calibri" w:cs="Calibri"/>
                  <w:color w:val="000000"/>
                </w:rPr>
                <w:delText>0.28</w:delText>
              </w:r>
            </w:del>
          </w:p>
        </w:tc>
        <w:tc>
          <w:tcPr>
            <w:tcW w:w="960" w:type="dxa"/>
            <w:tcBorders>
              <w:top w:val="nil"/>
              <w:left w:val="nil"/>
              <w:bottom w:val="nil"/>
              <w:right w:val="nil"/>
            </w:tcBorders>
            <w:shd w:val="clear" w:color="auto" w:fill="auto"/>
            <w:noWrap/>
            <w:vAlign w:val="bottom"/>
            <w:hideMark/>
          </w:tcPr>
          <w:p w14:paraId="03820621" w14:textId="5965F601" w:rsidR="004F6583" w:rsidRPr="004F6583" w:rsidDel="00EB4CE1" w:rsidRDefault="004F6583" w:rsidP="004F6583">
            <w:pPr>
              <w:spacing w:after="0" w:line="240" w:lineRule="auto"/>
              <w:jc w:val="center"/>
              <w:rPr>
                <w:del w:id="23384" w:author="Stefanie Lane" w:date="2022-06-23T15:12:00Z"/>
                <w:rFonts w:ascii="Calibri" w:eastAsia="Times New Roman" w:hAnsi="Calibri" w:cs="Calibri"/>
                <w:color w:val="000000"/>
              </w:rPr>
            </w:pPr>
            <w:del w:id="2338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2E31CFDE" w14:textId="379B7727" w:rsidR="004F6583" w:rsidRPr="004F6583" w:rsidDel="00EB4CE1" w:rsidRDefault="004F6583" w:rsidP="004F6583">
            <w:pPr>
              <w:spacing w:after="0" w:line="240" w:lineRule="auto"/>
              <w:jc w:val="center"/>
              <w:rPr>
                <w:del w:id="23386" w:author="Stefanie Lane" w:date="2022-06-23T15:12:00Z"/>
                <w:rFonts w:ascii="Calibri" w:eastAsia="Times New Roman" w:hAnsi="Calibri" w:cs="Calibri"/>
                <w:color w:val="000000"/>
              </w:rPr>
            </w:pPr>
            <w:del w:id="23387"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5353CE10" w14:textId="41C8A52C" w:rsidTr="004F6583">
        <w:trPr>
          <w:trHeight w:val="290"/>
          <w:del w:id="23388" w:author="Stefanie Lane" w:date="2022-06-23T15:12:00Z"/>
        </w:trPr>
        <w:tc>
          <w:tcPr>
            <w:tcW w:w="1700" w:type="dxa"/>
            <w:vMerge/>
            <w:tcBorders>
              <w:top w:val="nil"/>
              <w:left w:val="nil"/>
              <w:bottom w:val="single" w:sz="4" w:space="0" w:color="000000"/>
              <w:right w:val="nil"/>
            </w:tcBorders>
            <w:vAlign w:val="center"/>
            <w:hideMark/>
          </w:tcPr>
          <w:p w14:paraId="4FA7958E" w14:textId="71C1A54A" w:rsidR="004F6583" w:rsidRPr="004F6583" w:rsidDel="00EB4CE1" w:rsidRDefault="004F6583" w:rsidP="004F6583">
            <w:pPr>
              <w:spacing w:after="0" w:line="240" w:lineRule="auto"/>
              <w:rPr>
                <w:del w:id="2338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214B30" w14:textId="2CEF0623" w:rsidR="004F6583" w:rsidRPr="004F6583" w:rsidDel="00EB4CE1" w:rsidRDefault="004F6583" w:rsidP="004F6583">
            <w:pPr>
              <w:spacing w:after="0" w:line="240" w:lineRule="auto"/>
              <w:rPr>
                <w:del w:id="23390" w:author="Stefanie Lane" w:date="2022-06-23T15:12:00Z"/>
                <w:rFonts w:ascii="Arial" w:eastAsia="Times New Roman" w:hAnsi="Arial" w:cs="Arial"/>
                <w:i/>
                <w:iCs/>
                <w:sz w:val="20"/>
                <w:szCs w:val="20"/>
              </w:rPr>
            </w:pPr>
            <w:del w:id="23391" w:author="Stefanie Lane" w:date="2022-06-23T15:12:00Z">
              <w:r w:rsidRPr="004F6583" w:rsidDel="00EB4CE1">
                <w:rPr>
                  <w:rFonts w:ascii="Arial" w:eastAsia="Times New Roman" w:hAnsi="Arial" w:cs="Arial"/>
                  <w:i/>
                  <w:iCs/>
                  <w:sz w:val="20"/>
                  <w:szCs w:val="20"/>
                </w:rPr>
                <w:delText>Sagittaria latifolia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74E7223" w14:textId="68CB4919" w:rsidR="004F6583" w:rsidRPr="004F6583" w:rsidDel="00EB4CE1" w:rsidRDefault="004F6583" w:rsidP="004F6583">
            <w:pPr>
              <w:spacing w:after="0" w:line="240" w:lineRule="auto"/>
              <w:jc w:val="center"/>
              <w:rPr>
                <w:del w:id="23392" w:author="Stefanie Lane" w:date="2022-06-23T15:12:00Z"/>
                <w:rFonts w:ascii="Calibri" w:eastAsia="Times New Roman" w:hAnsi="Calibri" w:cs="Calibri"/>
                <w:color w:val="000000"/>
              </w:rPr>
            </w:pPr>
            <w:del w:id="2339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77D92BE" w14:textId="59C042DC" w:rsidR="004F6583" w:rsidRPr="004F6583" w:rsidDel="00EB4CE1" w:rsidRDefault="004F6583" w:rsidP="004F6583">
            <w:pPr>
              <w:spacing w:after="0" w:line="240" w:lineRule="auto"/>
              <w:jc w:val="center"/>
              <w:rPr>
                <w:del w:id="23394" w:author="Stefanie Lane" w:date="2022-06-23T15:12:00Z"/>
                <w:rFonts w:ascii="Calibri" w:eastAsia="Times New Roman" w:hAnsi="Calibri" w:cs="Calibri"/>
                <w:color w:val="000000"/>
              </w:rPr>
            </w:pPr>
            <w:del w:id="23395" w:author="Stefanie Lane" w:date="2022-06-23T15:12:00Z">
              <w:r w:rsidRPr="004F6583" w:rsidDel="00EB4CE1">
                <w:rPr>
                  <w:rFonts w:ascii="Calibri" w:eastAsia="Times New Roman" w:hAnsi="Calibri" w:cs="Calibri"/>
                  <w:color w:val="000000"/>
                </w:rPr>
                <w:delText>0.17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7733766" w14:textId="3FD1D8A6" w:rsidR="004F6583" w:rsidRPr="004F6583" w:rsidDel="00EB4CE1" w:rsidRDefault="004F6583" w:rsidP="004F6583">
            <w:pPr>
              <w:spacing w:after="0" w:line="240" w:lineRule="auto"/>
              <w:jc w:val="center"/>
              <w:rPr>
                <w:del w:id="23396" w:author="Stefanie Lane" w:date="2022-06-23T15:12:00Z"/>
                <w:rFonts w:ascii="Calibri" w:eastAsia="Times New Roman" w:hAnsi="Calibri" w:cs="Calibri"/>
                <w:color w:val="000000"/>
              </w:rPr>
            </w:pPr>
            <w:del w:id="23397"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2A211C9F" w14:textId="70713344" w:rsidR="004F6583" w:rsidRPr="004F6583" w:rsidDel="00EB4CE1" w:rsidRDefault="004F6583" w:rsidP="004F6583">
            <w:pPr>
              <w:spacing w:after="0" w:line="240" w:lineRule="auto"/>
              <w:jc w:val="center"/>
              <w:rPr>
                <w:del w:id="23398" w:author="Stefanie Lane" w:date="2022-06-23T15:12:00Z"/>
                <w:rFonts w:ascii="Calibri" w:eastAsia="Times New Roman" w:hAnsi="Calibri" w:cs="Calibri"/>
                <w:color w:val="000000"/>
              </w:rPr>
            </w:pPr>
            <w:del w:id="23399"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5F8986E1" w14:textId="79EDBCD0" w:rsidTr="004F6583">
        <w:trPr>
          <w:trHeight w:val="580"/>
          <w:del w:id="23400" w:author="Stefanie Lane" w:date="2022-06-23T15:12:00Z"/>
        </w:trPr>
        <w:tc>
          <w:tcPr>
            <w:tcW w:w="1700" w:type="dxa"/>
            <w:tcBorders>
              <w:top w:val="nil"/>
              <w:left w:val="nil"/>
              <w:bottom w:val="single" w:sz="4" w:space="0" w:color="auto"/>
              <w:right w:val="nil"/>
            </w:tcBorders>
            <w:shd w:val="clear" w:color="auto" w:fill="auto"/>
            <w:vAlign w:val="center"/>
            <w:hideMark/>
          </w:tcPr>
          <w:p w14:paraId="51150E88" w14:textId="4975715C" w:rsidR="004F6583" w:rsidRPr="004F6583" w:rsidDel="00EB4CE1" w:rsidRDefault="004F6583" w:rsidP="004F6583">
            <w:pPr>
              <w:spacing w:after="0" w:line="240" w:lineRule="auto"/>
              <w:jc w:val="center"/>
              <w:rPr>
                <w:del w:id="23401" w:author="Stefanie Lane" w:date="2022-06-23T15:12:00Z"/>
                <w:rFonts w:ascii="Calibri" w:eastAsia="Times New Roman" w:hAnsi="Calibri" w:cs="Calibri"/>
                <w:b/>
                <w:bCs/>
                <w:color w:val="000000"/>
              </w:rPr>
            </w:pPr>
            <w:del w:id="23402" w:author="Stefanie Lane" w:date="2022-06-23T15:12:00Z">
              <w:r w:rsidRPr="004F6583" w:rsidDel="00EB4CE1">
                <w:rPr>
                  <w:rFonts w:ascii="Calibri" w:eastAsia="Times New Roman" w:hAnsi="Calibri" w:cs="Calibri"/>
                  <w:b/>
                  <w:bCs/>
                  <w:color w:val="000000"/>
                </w:rPr>
                <w:delText>Assemblage</w:delText>
              </w:r>
            </w:del>
          </w:p>
        </w:tc>
        <w:tc>
          <w:tcPr>
            <w:tcW w:w="3160" w:type="dxa"/>
            <w:tcBorders>
              <w:top w:val="nil"/>
              <w:left w:val="nil"/>
              <w:bottom w:val="single" w:sz="4" w:space="0" w:color="auto"/>
              <w:right w:val="nil"/>
            </w:tcBorders>
            <w:shd w:val="clear" w:color="auto" w:fill="auto"/>
            <w:vAlign w:val="center"/>
            <w:hideMark/>
          </w:tcPr>
          <w:p w14:paraId="2FDB65A1" w14:textId="398AB13C" w:rsidR="004F6583" w:rsidRPr="004F6583" w:rsidDel="00EB4CE1" w:rsidRDefault="004F6583" w:rsidP="004F6583">
            <w:pPr>
              <w:spacing w:after="0" w:line="240" w:lineRule="auto"/>
              <w:jc w:val="center"/>
              <w:rPr>
                <w:del w:id="23403" w:author="Stefanie Lane" w:date="2022-06-23T15:12:00Z"/>
                <w:rFonts w:ascii="Calibri" w:eastAsia="Times New Roman" w:hAnsi="Calibri" w:cs="Calibri"/>
                <w:b/>
                <w:bCs/>
                <w:color w:val="000000"/>
              </w:rPr>
            </w:pPr>
            <w:del w:id="23404" w:author="Stefanie Lane" w:date="2022-06-23T15:12:00Z">
              <w:r w:rsidRPr="004F6583" w:rsidDel="00EB4CE1">
                <w:rPr>
                  <w:rFonts w:ascii="Calibri" w:eastAsia="Times New Roman" w:hAnsi="Calibri" w:cs="Calibri"/>
                  <w:b/>
                  <w:bCs/>
                  <w:color w:val="000000"/>
                </w:rPr>
                <w:delText>Species</w:delText>
              </w:r>
            </w:del>
          </w:p>
        </w:tc>
        <w:tc>
          <w:tcPr>
            <w:tcW w:w="960" w:type="dxa"/>
            <w:tcBorders>
              <w:top w:val="nil"/>
              <w:left w:val="nil"/>
              <w:bottom w:val="single" w:sz="4" w:space="0" w:color="auto"/>
              <w:right w:val="nil"/>
            </w:tcBorders>
            <w:shd w:val="clear" w:color="auto" w:fill="auto"/>
            <w:vAlign w:val="center"/>
            <w:hideMark/>
          </w:tcPr>
          <w:p w14:paraId="0ED68C63" w14:textId="18BE2A55" w:rsidR="004F6583" w:rsidRPr="004F6583" w:rsidDel="00EB4CE1" w:rsidRDefault="004F6583" w:rsidP="004F6583">
            <w:pPr>
              <w:spacing w:after="0" w:line="240" w:lineRule="auto"/>
              <w:jc w:val="center"/>
              <w:rPr>
                <w:del w:id="23405" w:author="Stefanie Lane" w:date="2022-06-23T15:12:00Z"/>
                <w:rFonts w:ascii="Calibri" w:eastAsia="Times New Roman" w:hAnsi="Calibri" w:cs="Calibri"/>
                <w:b/>
                <w:bCs/>
                <w:color w:val="000000"/>
              </w:rPr>
            </w:pPr>
            <w:del w:id="23406" w:author="Stefanie Lane" w:date="2022-06-23T15:12:00Z">
              <w:r w:rsidRPr="004F6583" w:rsidDel="00EB4CE1">
                <w:rPr>
                  <w:rFonts w:ascii="Calibri" w:eastAsia="Times New Roman" w:hAnsi="Calibri" w:cs="Calibri"/>
                  <w:b/>
                  <w:bCs/>
                  <w:color w:val="000000"/>
                </w:rPr>
                <w:delText>1979</w:delText>
              </w:r>
            </w:del>
          </w:p>
        </w:tc>
        <w:tc>
          <w:tcPr>
            <w:tcW w:w="960" w:type="dxa"/>
            <w:tcBorders>
              <w:top w:val="nil"/>
              <w:left w:val="nil"/>
              <w:bottom w:val="single" w:sz="4" w:space="0" w:color="auto"/>
              <w:right w:val="nil"/>
            </w:tcBorders>
            <w:shd w:val="clear" w:color="auto" w:fill="auto"/>
            <w:vAlign w:val="center"/>
            <w:hideMark/>
          </w:tcPr>
          <w:p w14:paraId="57D45C99" w14:textId="526AC90F" w:rsidR="004F6583" w:rsidRPr="004F6583" w:rsidDel="00EB4CE1" w:rsidRDefault="004F6583" w:rsidP="004F6583">
            <w:pPr>
              <w:spacing w:after="0" w:line="240" w:lineRule="auto"/>
              <w:jc w:val="center"/>
              <w:rPr>
                <w:del w:id="23407" w:author="Stefanie Lane" w:date="2022-06-23T15:12:00Z"/>
                <w:rFonts w:ascii="Calibri" w:eastAsia="Times New Roman" w:hAnsi="Calibri" w:cs="Calibri"/>
                <w:b/>
                <w:bCs/>
                <w:color w:val="000000"/>
              </w:rPr>
            </w:pPr>
            <w:del w:id="23408" w:author="Stefanie Lane" w:date="2022-06-23T15:12:00Z">
              <w:r w:rsidRPr="004F6583" w:rsidDel="00EB4CE1">
                <w:rPr>
                  <w:rFonts w:ascii="Calibri" w:eastAsia="Times New Roman" w:hAnsi="Calibri" w:cs="Calibri"/>
                  <w:b/>
                  <w:bCs/>
                  <w:color w:val="000000"/>
                </w:rPr>
                <w:delText>1999</w:delText>
              </w:r>
            </w:del>
          </w:p>
        </w:tc>
        <w:tc>
          <w:tcPr>
            <w:tcW w:w="960" w:type="dxa"/>
            <w:tcBorders>
              <w:top w:val="nil"/>
              <w:left w:val="nil"/>
              <w:bottom w:val="single" w:sz="4" w:space="0" w:color="auto"/>
              <w:right w:val="nil"/>
            </w:tcBorders>
            <w:shd w:val="clear" w:color="auto" w:fill="auto"/>
            <w:vAlign w:val="center"/>
            <w:hideMark/>
          </w:tcPr>
          <w:p w14:paraId="08F140FD" w14:textId="65B0178B" w:rsidR="004F6583" w:rsidRPr="004F6583" w:rsidDel="00EB4CE1" w:rsidRDefault="004F6583" w:rsidP="004F6583">
            <w:pPr>
              <w:spacing w:after="0" w:line="240" w:lineRule="auto"/>
              <w:jc w:val="center"/>
              <w:rPr>
                <w:del w:id="23409" w:author="Stefanie Lane" w:date="2022-06-23T15:12:00Z"/>
                <w:rFonts w:ascii="Calibri" w:eastAsia="Times New Roman" w:hAnsi="Calibri" w:cs="Calibri"/>
                <w:b/>
                <w:bCs/>
                <w:color w:val="000000"/>
              </w:rPr>
            </w:pPr>
            <w:del w:id="23410" w:author="Stefanie Lane" w:date="2022-06-23T15:12:00Z">
              <w:r w:rsidRPr="004F6583" w:rsidDel="00EB4CE1">
                <w:rPr>
                  <w:rFonts w:ascii="Calibri" w:eastAsia="Times New Roman" w:hAnsi="Calibri" w:cs="Calibri"/>
                  <w:b/>
                  <w:bCs/>
                  <w:color w:val="000000"/>
                </w:rPr>
                <w:delText>2019</w:delText>
              </w:r>
            </w:del>
          </w:p>
        </w:tc>
        <w:tc>
          <w:tcPr>
            <w:tcW w:w="1760" w:type="dxa"/>
            <w:tcBorders>
              <w:top w:val="single" w:sz="4" w:space="0" w:color="auto"/>
              <w:left w:val="nil"/>
              <w:bottom w:val="nil"/>
              <w:right w:val="nil"/>
            </w:tcBorders>
            <w:shd w:val="clear" w:color="auto" w:fill="auto"/>
            <w:vAlign w:val="center"/>
            <w:hideMark/>
          </w:tcPr>
          <w:p w14:paraId="2A56D080" w14:textId="2F841A32" w:rsidR="004F6583" w:rsidRPr="004F6583" w:rsidDel="00EB4CE1" w:rsidRDefault="004F6583" w:rsidP="004F6583">
            <w:pPr>
              <w:spacing w:after="0" w:line="240" w:lineRule="auto"/>
              <w:jc w:val="center"/>
              <w:rPr>
                <w:del w:id="23411" w:author="Stefanie Lane" w:date="2022-06-23T15:12:00Z"/>
                <w:rFonts w:ascii="Calibri" w:eastAsia="Times New Roman" w:hAnsi="Calibri" w:cs="Calibri"/>
                <w:b/>
                <w:bCs/>
                <w:color w:val="000000"/>
              </w:rPr>
            </w:pPr>
            <w:del w:id="23412" w:author="Stefanie Lane" w:date="2022-06-23T15:12:00Z">
              <w:r w:rsidRPr="004F6583" w:rsidDel="00EB4CE1">
                <w:rPr>
                  <w:rFonts w:ascii="Calibri" w:eastAsia="Times New Roman" w:hAnsi="Calibri" w:cs="Calibri"/>
                  <w:b/>
                  <w:bCs/>
                  <w:color w:val="000000"/>
                </w:rPr>
                <w:delText>Percent Change 1979-2019</w:delText>
              </w:r>
            </w:del>
          </w:p>
        </w:tc>
      </w:tr>
      <w:tr w:rsidR="004F6583" w:rsidRPr="004F6583" w:rsidDel="00EB4CE1" w14:paraId="72C472A9" w14:textId="5B4DB1D5" w:rsidTr="004F6583">
        <w:trPr>
          <w:trHeight w:val="290"/>
          <w:del w:id="23413" w:author="Stefanie Lane" w:date="2022-06-23T15:12:00Z"/>
        </w:trPr>
        <w:tc>
          <w:tcPr>
            <w:tcW w:w="1700" w:type="dxa"/>
            <w:vMerge w:val="restart"/>
            <w:tcBorders>
              <w:top w:val="nil"/>
              <w:left w:val="nil"/>
              <w:bottom w:val="nil"/>
              <w:right w:val="nil"/>
            </w:tcBorders>
            <w:shd w:val="clear" w:color="auto" w:fill="auto"/>
            <w:noWrap/>
            <w:vAlign w:val="center"/>
            <w:hideMark/>
          </w:tcPr>
          <w:p w14:paraId="3A085169" w14:textId="307170CC" w:rsidR="004F6583" w:rsidRPr="004F6583" w:rsidDel="00EB4CE1" w:rsidRDefault="004F6583" w:rsidP="004F6583">
            <w:pPr>
              <w:spacing w:after="0" w:line="240" w:lineRule="auto"/>
              <w:jc w:val="center"/>
              <w:rPr>
                <w:del w:id="23414" w:author="Stefanie Lane" w:date="2022-06-23T15:12:00Z"/>
                <w:rFonts w:ascii="Calibri" w:eastAsia="Times New Roman" w:hAnsi="Calibri" w:cs="Calibri"/>
                <w:color w:val="000000"/>
              </w:rPr>
            </w:pPr>
            <w:del w:id="23415" w:author="Stefanie Lane" w:date="2022-06-23T15:12:00Z">
              <w:r w:rsidRPr="004F6583" w:rsidDel="00EB4CE1">
                <w:rPr>
                  <w:rFonts w:ascii="Calibri" w:eastAsia="Times New Roman" w:hAnsi="Calibri" w:cs="Calibri"/>
                  <w:color w:val="000000"/>
                </w:rPr>
                <w:delText>Fescue</w:delText>
              </w:r>
            </w:del>
          </w:p>
        </w:tc>
        <w:tc>
          <w:tcPr>
            <w:tcW w:w="3160" w:type="dxa"/>
            <w:tcBorders>
              <w:top w:val="nil"/>
              <w:left w:val="nil"/>
              <w:bottom w:val="single" w:sz="4" w:space="0" w:color="auto"/>
              <w:right w:val="nil"/>
            </w:tcBorders>
            <w:shd w:val="clear" w:color="auto" w:fill="auto"/>
            <w:noWrap/>
            <w:vAlign w:val="bottom"/>
            <w:hideMark/>
          </w:tcPr>
          <w:p w14:paraId="6C2803A8" w14:textId="0B01180E" w:rsidR="004F6583" w:rsidRPr="004F6583" w:rsidDel="00EB4CE1" w:rsidRDefault="004F6583" w:rsidP="004F6583">
            <w:pPr>
              <w:spacing w:after="0" w:line="240" w:lineRule="auto"/>
              <w:rPr>
                <w:del w:id="23416" w:author="Stefanie Lane" w:date="2022-06-23T15:12:00Z"/>
                <w:rFonts w:ascii="Arial" w:eastAsia="Times New Roman" w:hAnsi="Arial" w:cs="Arial"/>
                <w:i/>
                <w:iCs/>
                <w:sz w:val="20"/>
                <w:szCs w:val="20"/>
              </w:rPr>
            </w:pPr>
            <w:del w:id="23417" w:author="Stefanie Lane" w:date="2022-06-23T15:12:00Z">
              <w:r w:rsidRPr="004F6583" w:rsidDel="00EB4CE1">
                <w:rPr>
                  <w:rFonts w:ascii="Arial" w:eastAsia="Times New Roman" w:hAnsi="Arial" w:cs="Arial"/>
                  <w:i/>
                  <w:iCs/>
                  <w:sz w:val="20"/>
                  <w:szCs w:val="20"/>
                </w:rPr>
                <w:delText>Alisma plantago aquatica</w:delText>
              </w:r>
            </w:del>
          </w:p>
        </w:tc>
        <w:tc>
          <w:tcPr>
            <w:tcW w:w="960" w:type="dxa"/>
            <w:tcBorders>
              <w:top w:val="nil"/>
              <w:left w:val="nil"/>
              <w:bottom w:val="nil"/>
              <w:right w:val="nil"/>
            </w:tcBorders>
            <w:shd w:val="clear" w:color="auto" w:fill="auto"/>
            <w:noWrap/>
            <w:vAlign w:val="bottom"/>
            <w:hideMark/>
          </w:tcPr>
          <w:p w14:paraId="56212E0E" w14:textId="440491AD" w:rsidR="004F6583" w:rsidRPr="004F6583" w:rsidDel="00EB4CE1" w:rsidRDefault="004F6583" w:rsidP="004F6583">
            <w:pPr>
              <w:spacing w:after="0" w:line="240" w:lineRule="auto"/>
              <w:jc w:val="center"/>
              <w:rPr>
                <w:del w:id="23418" w:author="Stefanie Lane" w:date="2022-06-23T15:12:00Z"/>
                <w:rFonts w:ascii="Calibri" w:eastAsia="Times New Roman" w:hAnsi="Calibri" w:cs="Calibri"/>
                <w:color w:val="000000"/>
              </w:rPr>
            </w:pPr>
            <w:del w:id="23419" w:author="Stefanie Lane" w:date="2022-06-23T15:12:00Z">
              <w:r w:rsidRPr="004F6583" w:rsidDel="00EB4CE1">
                <w:rPr>
                  <w:rFonts w:ascii="Calibri" w:eastAsia="Times New Roman" w:hAnsi="Calibri" w:cs="Calibri"/>
                  <w:color w:val="000000"/>
                </w:rPr>
                <w:delText>0.10</w:delText>
              </w:r>
            </w:del>
          </w:p>
        </w:tc>
        <w:tc>
          <w:tcPr>
            <w:tcW w:w="960" w:type="dxa"/>
            <w:tcBorders>
              <w:top w:val="nil"/>
              <w:left w:val="nil"/>
              <w:bottom w:val="nil"/>
              <w:right w:val="nil"/>
            </w:tcBorders>
            <w:shd w:val="clear" w:color="auto" w:fill="auto"/>
            <w:noWrap/>
            <w:vAlign w:val="bottom"/>
            <w:hideMark/>
          </w:tcPr>
          <w:p w14:paraId="51F0A9D3" w14:textId="7E556359" w:rsidR="004F6583" w:rsidRPr="004F6583" w:rsidDel="00EB4CE1" w:rsidRDefault="004F6583" w:rsidP="004F6583">
            <w:pPr>
              <w:spacing w:after="0" w:line="240" w:lineRule="auto"/>
              <w:jc w:val="center"/>
              <w:rPr>
                <w:del w:id="23420" w:author="Stefanie Lane" w:date="2022-06-23T15:12:00Z"/>
                <w:rFonts w:ascii="Calibri" w:eastAsia="Times New Roman" w:hAnsi="Calibri" w:cs="Calibri"/>
                <w:color w:val="000000"/>
              </w:rPr>
            </w:pPr>
            <w:del w:id="23421" w:author="Stefanie Lane" w:date="2022-06-23T15:12:00Z">
              <w:r w:rsidRPr="004F6583" w:rsidDel="00EB4CE1">
                <w:rPr>
                  <w:rFonts w:ascii="Calibri" w:eastAsia="Times New Roman" w:hAnsi="Calibri" w:cs="Calibri"/>
                  <w:color w:val="000000"/>
                </w:rPr>
                <w:delText>0.18</w:delText>
              </w:r>
            </w:del>
          </w:p>
        </w:tc>
        <w:tc>
          <w:tcPr>
            <w:tcW w:w="960" w:type="dxa"/>
            <w:tcBorders>
              <w:top w:val="nil"/>
              <w:left w:val="nil"/>
              <w:bottom w:val="nil"/>
              <w:right w:val="nil"/>
            </w:tcBorders>
            <w:shd w:val="clear" w:color="auto" w:fill="auto"/>
            <w:noWrap/>
            <w:vAlign w:val="bottom"/>
            <w:hideMark/>
          </w:tcPr>
          <w:p w14:paraId="18AFDC38" w14:textId="2CD154CE" w:rsidR="004F6583" w:rsidRPr="004F6583" w:rsidDel="00EB4CE1" w:rsidRDefault="004F6583" w:rsidP="004F6583">
            <w:pPr>
              <w:spacing w:after="0" w:line="240" w:lineRule="auto"/>
              <w:jc w:val="center"/>
              <w:rPr>
                <w:del w:id="23422" w:author="Stefanie Lane" w:date="2022-06-23T15:12:00Z"/>
                <w:rFonts w:ascii="Calibri" w:eastAsia="Times New Roman" w:hAnsi="Calibri" w:cs="Calibri"/>
                <w:color w:val="000000"/>
              </w:rPr>
            </w:pPr>
            <w:del w:id="2342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DA01EA5" w14:textId="75AF25E5" w:rsidR="004F6583" w:rsidRPr="004F6583" w:rsidDel="00EB4CE1" w:rsidRDefault="004F6583" w:rsidP="004F6583">
            <w:pPr>
              <w:spacing w:after="0" w:line="240" w:lineRule="auto"/>
              <w:jc w:val="center"/>
              <w:rPr>
                <w:del w:id="23424" w:author="Stefanie Lane" w:date="2022-06-23T15:12:00Z"/>
                <w:rFonts w:ascii="Calibri" w:eastAsia="Times New Roman" w:hAnsi="Calibri" w:cs="Calibri"/>
                <w:color w:val="000000"/>
              </w:rPr>
            </w:pPr>
            <w:del w:id="2342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5D8D165" w14:textId="5F6F82FE" w:rsidTr="004F6583">
        <w:trPr>
          <w:trHeight w:val="290"/>
          <w:del w:id="23426" w:author="Stefanie Lane" w:date="2022-06-23T15:12:00Z"/>
        </w:trPr>
        <w:tc>
          <w:tcPr>
            <w:tcW w:w="1700" w:type="dxa"/>
            <w:vMerge/>
            <w:tcBorders>
              <w:top w:val="nil"/>
              <w:left w:val="nil"/>
              <w:bottom w:val="nil"/>
              <w:right w:val="nil"/>
            </w:tcBorders>
            <w:vAlign w:val="center"/>
            <w:hideMark/>
          </w:tcPr>
          <w:p w14:paraId="756FAB9C" w14:textId="4EAC2B18" w:rsidR="004F6583" w:rsidRPr="004F6583" w:rsidDel="00EB4CE1" w:rsidRDefault="004F6583" w:rsidP="004F6583">
            <w:pPr>
              <w:spacing w:after="0" w:line="240" w:lineRule="auto"/>
              <w:rPr>
                <w:del w:id="23427"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817875E" w14:textId="3DFE1514" w:rsidR="004F6583" w:rsidRPr="004F6583" w:rsidDel="00EB4CE1" w:rsidRDefault="004F6583" w:rsidP="004F6583">
            <w:pPr>
              <w:spacing w:after="0" w:line="240" w:lineRule="auto"/>
              <w:rPr>
                <w:del w:id="23428" w:author="Stefanie Lane" w:date="2022-06-23T15:12:00Z"/>
                <w:rFonts w:ascii="Arial" w:eastAsia="Times New Roman" w:hAnsi="Arial" w:cs="Arial"/>
                <w:i/>
                <w:iCs/>
                <w:sz w:val="20"/>
                <w:szCs w:val="20"/>
              </w:rPr>
            </w:pPr>
            <w:del w:id="23429" w:author="Stefanie Lane" w:date="2022-06-23T15:12:00Z">
              <w:r w:rsidRPr="004F6583" w:rsidDel="00EB4CE1">
                <w:rPr>
                  <w:rFonts w:ascii="Arial" w:eastAsia="Times New Roman" w:hAnsi="Arial" w:cs="Arial"/>
                  <w:i/>
                  <w:iCs/>
                  <w:sz w:val="20"/>
                  <w:szCs w:val="20"/>
                </w:rPr>
                <w:delText>Alopecurus geniculatus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9B0F931" w14:textId="577B868B" w:rsidR="004F6583" w:rsidRPr="004F6583" w:rsidDel="00EB4CE1" w:rsidRDefault="004F6583" w:rsidP="004F6583">
            <w:pPr>
              <w:spacing w:after="0" w:line="240" w:lineRule="auto"/>
              <w:jc w:val="center"/>
              <w:rPr>
                <w:del w:id="23430" w:author="Stefanie Lane" w:date="2022-06-23T15:12:00Z"/>
                <w:rFonts w:ascii="Calibri" w:eastAsia="Times New Roman" w:hAnsi="Calibri" w:cs="Calibri"/>
                <w:color w:val="000000"/>
              </w:rPr>
            </w:pPr>
            <w:del w:id="23431"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55490B0" w14:textId="38E55A03" w:rsidR="004F6583" w:rsidRPr="004F6583" w:rsidDel="00EB4CE1" w:rsidRDefault="004F6583" w:rsidP="004F6583">
            <w:pPr>
              <w:spacing w:after="0" w:line="240" w:lineRule="auto"/>
              <w:jc w:val="center"/>
              <w:rPr>
                <w:del w:id="23432" w:author="Stefanie Lane" w:date="2022-06-23T15:12:00Z"/>
                <w:rFonts w:ascii="Calibri" w:eastAsia="Times New Roman" w:hAnsi="Calibri" w:cs="Calibri"/>
                <w:color w:val="000000"/>
              </w:rPr>
            </w:pPr>
            <w:del w:id="2343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83F7925" w14:textId="51BB04EC" w:rsidR="004F6583" w:rsidRPr="004F6583" w:rsidDel="00EB4CE1" w:rsidRDefault="004F6583" w:rsidP="004F6583">
            <w:pPr>
              <w:spacing w:after="0" w:line="240" w:lineRule="auto"/>
              <w:jc w:val="center"/>
              <w:rPr>
                <w:del w:id="23434" w:author="Stefanie Lane" w:date="2022-06-23T15:12:00Z"/>
                <w:rFonts w:ascii="Calibri" w:eastAsia="Times New Roman" w:hAnsi="Calibri" w:cs="Calibri"/>
                <w:color w:val="000000"/>
              </w:rPr>
            </w:pPr>
            <w:del w:id="23435"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061745AE" w14:textId="0EB8B7CA" w:rsidR="004F6583" w:rsidRPr="004F6583" w:rsidDel="00EB4CE1" w:rsidRDefault="004F6583" w:rsidP="004F6583">
            <w:pPr>
              <w:spacing w:after="0" w:line="240" w:lineRule="auto"/>
              <w:jc w:val="center"/>
              <w:rPr>
                <w:del w:id="23436" w:author="Stefanie Lane" w:date="2022-06-23T15:12:00Z"/>
                <w:rFonts w:ascii="Calibri" w:eastAsia="Times New Roman" w:hAnsi="Calibri" w:cs="Calibri"/>
                <w:color w:val="000000"/>
              </w:rPr>
            </w:pPr>
            <w:del w:id="2343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6624714D" w14:textId="773404EB" w:rsidTr="004F6583">
        <w:trPr>
          <w:trHeight w:val="290"/>
          <w:del w:id="23438" w:author="Stefanie Lane" w:date="2022-06-23T15:12:00Z"/>
        </w:trPr>
        <w:tc>
          <w:tcPr>
            <w:tcW w:w="1700" w:type="dxa"/>
            <w:vMerge/>
            <w:tcBorders>
              <w:top w:val="nil"/>
              <w:left w:val="nil"/>
              <w:bottom w:val="nil"/>
              <w:right w:val="nil"/>
            </w:tcBorders>
            <w:vAlign w:val="center"/>
            <w:hideMark/>
          </w:tcPr>
          <w:p w14:paraId="29E5D779" w14:textId="54013678" w:rsidR="004F6583" w:rsidRPr="004F6583" w:rsidDel="00EB4CE1" w:rsidRDefault="004F6583" w:rsidP="004F6583">
            <w:pPr>
              <w:spacing w:after="0" w:line="240" w:lineRule="auto"/>
              <w:rPr>
                <w:del w:id="2343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188173E" w14:textId="4D937E86" w:rsidR="004F6583" w:rsidRPr="004F6583" w:rsidDel="00EB4CE1" w:rsidRDefault="004F6583" w:rsidP="004F6583">
            <w:pPr>
              <w:spacing w:after="0" w:line="240" w:lineRule="auto"/>
              <w:rPr>
                <w:del w:id="23440" w:author="Stefanie Lane" w:date="2022-06-23T15:12:00Z"/>
                <w:rFonts w:ascii="Arial" w:eastAsia="Times New Roman" w:hAnsi="Arial" w:cs="Arial"/>
                <w:i/>
                <w:iCs/>
                <w:sz w:val="20"/>
                <w:szCs w:val="20"/>
              </w:rPr>
            </w:pPr>
            <w:del w:id="23441" w:author="Stefanie Lane" w:date="2022-06-23T15:12:00Z">
              <w:r w:rsidRPr="004F6583" w:rsidDel="00EB4CE1">
                <w:rPr>
                  <w:rFonts w:ascii="Arial" w:eastAsia="Times New Roman" w:hAnsi="Arial" w:cs="Arial"/>
                  <w:i/>
                  <w:iCs/>
                  <w:sz w:val="20"/>
                  <w:szCs w:val="20"/>
                </w:rPr>
                <w:delText>Bidens cernua</w:delText>
              </w:r>
            </w:del>
          </w:p>
        </w:tc>
        <w:tc>
          <w:tcPr>
            <w:tcW w:w="960" w:type="dxa"/>
            <w:tcBorders>
              <w:top w:val="nil"/>
              <w:left w:val="nil"/>
              <w:bottom w:val="nil"/>
              <w:right w:val="nil"/>
            </w:tcBorders>
            <w:shd w:val="clear" w:color="auto" w:fill="auto"/>
            <w:noWrap/>
            <w:vAlign w:val="bottom"/>
            <w:hideMark/>
          </w:tcPr>
          <w:p w14:paraId="0CF0A102" w14:textId="2E69A7DB" w:rsidR="004F6583" w:rsidRPr="004F6583" w:rsidDel="00EB4CE1" w:rsidRDefault="004F6583" w:rsidP="004F6583">
            <w:pPr>
              <w:spacing w:after="0" w:line="240" w:lineRule="auto"/>
              <w:jc w:val="center"/>
              <w:rPr>
                <w:del w:id="23442" w:author="Stefanie Lane" w:date="2022-06-23T15:12:00Z"/>
                <w:rFonts w:ascii="Calibri" w:eastAsia="Times New Roman" w:hAnsi="Calibri" w:cs="Calibri"/>
                <w:color w:val="000000"/>
              </w:rPr>
            </w:pPr>
            <w:del w:id="23443" w:author="Stefanie Lane" w:date="2022-06-23T15:12:00Z">
              <w:r w:rsidRPr="004F6583" w:rsidDel="00EB4CE1">
                <w:rPr>
                  <w:rFonts w:ascii="Calibri" w:eastAsia="Times New Roman" w:hAnsi="Calibri" w:cs="Calibri"/>
                  <w:color w:val="000000"/>
                </w:rPr>
                <w:delText>0.21</w:delText>
              </w:r>
            </w:del>
          </w:p>
        </w:tc>
        <w:tc>
          <w:tcPr>
            <w:tcW w:w="960" w:type="dxa"/>
            <w:tcBorders>
              <w:top w:val="nil"/>
              <w:left w:val="nil"/>
              <w:bottom w:val="nil"/>
              <w:right w:val="nil"/>
            </w:tcBorders>
            <w:shd w:val="clear" w:color="auto" w:fill="auto"/>
            <w:noWrap/>
            <w:vAlign w:val="bottom"/>
            <w:hideMark/>
          </w:tcPr>
          <w:p w14:paraId="065D8A65" w14:textId="265959D9" w:rsidR="004F6583" w:rsidRPr="004F6583" w:rsidDel="00EB4CE1" w:rsidRDefault="004F6583" w:rsidP="004F6583">
            <w:pPr>
              <w:spacing w:after="0" w:line="240" w:lineRule="auto"/>
              <w:jc w:val="center"/>
              <w:rPr>
                <w:del w:id="23444" w:author="Stefanie Lane" w:date="2022-06-23T15:12:00Z"/>
                <w:rFonts w:ascii="Calibri" w:eastAsia="Times New Roman" w:hAnsi="Calibri" w:cs="Calibri"/>
                <w:color w:val="000000"/>
              </w:rPr>
            </w:pPr>
            <w:del w:id="23445" w:author="Stefanie Lane" w:date="2022-06-23T15:12:00Z">
              <w:r w:rsidRPr="004F6583" w:rsidDel="00EB4CE1">
                <w:rPr>
                  <w:rFonts w:ascii="Calibri" w:eastAsia="Times New Roman" w:hAnsi="Calibri" w:cs="Calibri"/>
                  <w:color w:val="000000"/>
                </w:rPr>
                <w:delText>0.52</w:delText>
              </w:r>
            </w:del>
          </w:p>
        </w:tc>
        <w:tc>
          <w:tcPr>
            <w:tcW w:w="960" w:type="dxa"/>
            <w:tcBorders>
              <w:top w:val="nil"/>
              <w:left w:val="nil"/>
              <w:bottom w:val="nil"/>
              <w:right w:val="nil"/>
            </w:tcBorders>
            <w:shd w:val="clear" w:color="auto" w:fill="auto"/>
            <w:noWrap/>
            <w:vAlign w:val="bottom"/>
            <w:hideMark/>
          </w:tcPr>
          <w:p w14:paraId="4D92EECD" w14:textId="4CD892C7" w:rsidR="004F6583" w:rsidRPr="004F6583" w:rsidDel="00EB4CE1" w:rsidRDefault="004F6583" w:rsidP="004F6583">
            <w:pPr>
              <w:spacing w:after="0" w:line="240" w:lineRule="auto"/>
              <w:jc w:val="center"/>
              <w:rPr>
                <w:del w:id="23446" w:author="Stefanie Lane" w:date="2022-06-23T15:12:00Z"/>
                <w:rFonts w:ascii="Calibri" w:eastAsia="Times New Roman" w:hAnsi="Calibri" w:cs="Calibri"/>
                <w:color w:val="000000"/>
              </w:rPr>
            </w:pPr>
            <w:del w:id="23447"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18E00B76" w14:textId="2B83B7EF" w:rsidR="004F6583" w:rsidRPr="004F6583" w:rsidDel="00EB4CE1" w:rsidRDefault="004F6583" w:rsidP="004F6583">
            <w:pPr>
              <w:spacing w:after="0" w:line="240" w:lineRule="auto"/>
              <w:jc w:val="center"/>
              <w:rPr>
                <w:del w:id="23448" w:author="Stefanie Lane" w:date="2022-06-23T15:12:00Z"/>
                <w:rFonts w:ascii="Calibri" w:eastAsia="Times New Roman" w:hAnsi="Calibri" w:cs="Calibri"/>
                <w:color w:val="000000"/>
              </w:rPr>
            </w:pPr>
            <w:del w:id="2344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04D8273" w14:textId="6E7ACDDC" w:rsidTr="004F6583">
        <w:trPr>
          <w:trHeight w:val="290"/>
          <w:del w:id="23450" w:author="Stefanie Lane" w:date="2022-06-23T15:12:00Z"/>
        </w:trPr>
        <w:tc>
          <w:tcPr>
            <w:tcW w:w="1700" w:type="dxa"/>
            <w:vMerge/>
            <w:tcBorders>
              <w:top w:val="nil"/>
              <w:left w:val="nil"/>
              <w:bottom w:val="nil"/>
              <w:right w:val="nil"/>
            </w:tcBorders>
            <w:vAlign w:val="center"/>
            <w:hideMark/>
          </w:tcPr>
          <w:p w14:paraId="1F1B8319" w14:textId="21AD94F2" w:rsidR="004F6583" w:rsidRPr="004F6583" w:rsidDel="00EB4CE1" w:rsidRDefault="004F6583" w:rsidP="004F6583">
            <w:pPr>
              <w:spacing w:after="0" w:line="240" w:lineRule="auto"/>
              <w:rPr>
                <w:del w:id="2345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D810DAD" w14:textId="1B37DF35" w:rsidR="004F6583" w:rsidRPr="004F6583" w:rsidDel="00EB4CE1" w:rsidRDefault="004F6583" w:rsidP="004F6583">
            <w:pPr>
              <w:spacing w:after="0" w:line="240" w:lineRule="auto"/>
              <w:rPr>
                <w:del w:id="23452" w:author="Stefanie Lane" w:date="2022-06-23T15:12:00Z"/>
                <w:rFonts w:ascii="Arial" w:eastAsia="Times New Roman" w:hAnsi="Arial" w:cs="Arial"/>
                <w:i/>
                <w:iCs/>
                <w:sz w:val="20"/>
                <w:szCs w:val="20"/>
              </w:rPr>
            </w:pPr>
            <w:del w:id="23453" w:author="Stefanie Lane" w:date="2022-06-23T15:12:00Z">
              <w:r w:rsidRPr="004F6583" w:rsidDel="00EB4CE1">
                <w:rPr>
                  <w:rFonts w:ascii="Arial" w:eastAsia="Times New Roman" w:hAnsi="Arial" w:cs="Arial"/>
                  <w:i/>
                  <w:iCs/>
                  <w:sz w:val="20"/>
                  <w:szCs w:val="20"/>
                </w:rPr>
                <w:delText>Deschampsia caespitosa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AF69D82" w14:textId="497ABF2F" w:rsidR="004F6583" w:rsidRPr="004F6583" w:rsidDel="00EB4CE1" w:rsidRDefault="004F6583" w:rsidP="004F6583">
            <w:pPr>
              <w:spacing w:after="0" w:line="240" w:lineRule="auto"/>
              <w:jc w:val="center"/>
              <w:rPr>
                <w:del w:id="23454" w:author="Stefanie Lane" w:date="2022-06-23T15:12:00Z"/>
                <w:rFonts w:ascii="Calibri" w:eastAsia="Times New Roman" w:hAnsi="Calibri" w:cs="Calibri"/>
                <w:color w:val="000000"/>
              </w:rPr>
            </w:pPr>
            <w:del w:id="23455" w:author="Stefanie Lane" w:date="2022-06-23T15:12:00Z">
              <w:r w:rsidRPr="004F6583" w:rsidDel="00EB4CE1">
                <w:rPr>
                  <w:rFonts w:ascii="Calibri" w:eastAsia="Times New Roman" w:hAnsi="Calibri" w:cs="Calibri"/>
                  <w:color w:val="000000"/>
                </w:rPr>
                <w:delText>0.62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2056136" w14:textId="05053A21" w:rsidR="004F6583" w:rsidRPr="004F6583" w:rsidDel="00EB4CE1" w:rsidRDefault="004F6583" w:rsidP="004F6583">
            <w:pPr>
              <w:spacing w:after="0" w:line="240" w:lineRule="auto"/>
              <w:jc w:val="center"/>
              <w:rPr>
                <w:del w:id="23456" w:author="Stefanie Lane" w:date="2022-06-23T15:12:00Z"/>
                <w:rFonts w:ascii="Calibri" w:eastAsia="Times New Roman" w:hAnsi="Calibri" w:cs="Calibri"/>
                <w:color w:val="000000"/>
              </w:rPr>
            </w:pPr>
            <w:del w:id="23457" w:author="Stefanie Lane" w:date="2022-06-23T15:12:00Z">
              <w:r w:rsidRPr="004F6583" w:rsidDel="00EB4CE1">
                <w:rPr>
                  <w:rFonts w:ascii="Calibri" w:eastAsia="Times New Roman" w:hAnsi="Calibri" w:cs="Calibri"/>
                  <w:color w:val="000000"/>
                </w:rPr>
                <w:delText>0.09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36F3E6A" w14:textId="3493C57A" w:rsidR="004F6583" w:rsidRPr="004F6583" w:rsidDel="00EB4CE1" w:rsidRDefault="004F6583" w:rsidP="004F6583">
            <w:pPr>
              <w:spacing w:after="0" w:line="240" w:lineRule="auto"/>
              <w:jc w:val="center"/>
              <w:rPr>
                <w:del w:id="23458" w:author="Stefanie Lane" w:date="2022-06-23T15:12:00Z"/>
                <w:rFonts w:ascii="Calibri" w:eastAsia="Times New Roman" w:hAnsi="Calibri" w:cs="Calibri"/>
                <w:color w:val="000000"/>
              </w:rPr>
            </w:pPr>
            <w:del w:id="23459"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3DBA54A1" w14:textId="240BA9B8" w:rsidR="004F6583" w:rsidRPr="004F6583" w:rsidDel="00EB4CE1" w:rsidRDefault="004F6583" w:rsidP="004F6583">
            <w:pPr>
              <w:spacing w:after="0" w:line="240" w:lineRule="auto"/>
              <w:jc w:val="center"/>
              <w:rPr>
                <w:del w:id="23460" w:author="Stefanie Lane" w:date="2022-06-23T15:12:00Z"/>
                <w:rFonts w:ascii="Calibri" w:eastAsia="Times New Roman" w:hAnsi="Calibri" w:cs="Calibri"/>
                <w:color w:val="000000"/>
              </w:rPr>
            </w:pPr>
            <w:del w:id="2346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78A87CEF" w14:textId="0A2008F6" w:rsidTr="004F6583">
        <w:trPr>
          <w:trHeight w:val="290"/>
          <w:del w:id="23462" w:author="Stefanie Lane" w:date="2022-06-23T15:12:00Z"/>
        </w:trPr>
        <w:tc>
          <w:tcPr>
            <w:tcW w:w="1700" w:type="dxa"/>
            <w:vMerge/>
            <w:tcBorders>
              <w:top w:val="nil"/>
              <w:left w:val="nil"/>
              <w:bottom w:val="nil"/>
              <w:right w:val="nil"/>
            </w:tcBorders>
            <w:vAlign w:val="center"/>
            <w:hideMark/>
          </w:tcPr>
          <w:p w14:paraId="28924714" w14:textId="78385ED7" w:rsidR="004F6583" w:rsidRPr="004F6583" w:rsidDel="00EB4CE1" w:rsidRDefault="004F6583" w:rsidP="004F6583">
            <w:pPr>
              <w:spacing w:after="0" w:line="240" w:lineRule="auto"/>
              <w:rPr>
                <w:del w:id="23463"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EBD80D1" w14:textId="259B49EE" w:rsidR="004F6583" w:rsidRPr="004F6583" w:rsidDel="00EB4CE1" w:rsidRDefault="004F6583" w:rsidP="004F6583">
            <w:pPr>
              <w:spacing w:after="0" w:line="240" w:lineRule="auto"/>
              <w:rPr>
                <w:del w:id="23464" w:author="Stefanie Lane" w:date="2022-06-23T15:12:00Z"/>
                <w:rFonts w:ascii="Arial" w:eastAsia="Times New Roman" w:hAnsi="Arial" w:cs="Arial"/>
                <w:i/>
                <w:iCs/>
                <w:sz w:val="20"/>
                <w:szCs w:val="20"/>
              </w:rPr>
            </w:pPr>
            <w:del w:id="23465" w:author="Stefanie Lane" w:date="2022-06-23T15:12:00Z">
              <w:r w:rsidRPr="004F6583" w:rsidDel="00EB4CE1">
                <w:rPr>
                  <w:rFonts w:ascii="Arial" w:eastAsia="Times New Roman" w:hAnsi="Arial" w:cs="Arial"/>
                  <w:i/>
                  <w:iCs/>
                  <w:sz w:val="20"/>
                  <w:szCs w:val="20"/>
                </w:rPr>
                <w:delText>Dulichium arundinaceum</w:delText>
              </w:r>
            </w:del>
          </w:p>
        </w:tc>
        <w:tc>
          <w:tcPr>
            <w:tcW w:w="960" w:type="dxa"/>
            <w:tcBorders>
              <w:top w:val="nil"/>
              <w:left w:val="nil"/>
              <w:bottom w:val="nil"/>
              <w:right w:val="nil"/>
            </w:tcBorders>
            <w:shd w:val="clear" w:color="auto" w:fill="auto"/>
            <w:noWrap/>
            <w:vAlign w:val="bottom"/>
            <w:hideMark/>
          </w:tcPr>
          <w:p w14:paraId="17038E65" w14:textId="516FF19F" w:rsidR="004F6583" w:rsidRPr="004F6583" w:rsidDel="00EB4CE1" w:rsidRDefault="004F6583" w:rsidP="004F6583">
            <w:pPr>
              <w:spacing w:after="0" w:line="240" w:lineRule="auto"/>
              <w:jc w:val="center"/>
              <w:rPr>
                <w:del w:id="23466" w:author="Stefanie Lane" w:date="2022-06-23T15:12:00Z"/>
                <w:rFonts w:ascii="Calibri" w:eastAsia="Times New Roman" w:hAnsi="Calibri" w:cs="Calibri"/>
                <w:color w:val="000000"/>
              </w:rPr>
            </w:pPr>
            <w:del w:id="23467" w:author="Stefanie Lane" w:date="2022-06-23T15:12:00Z">
              <w:r w:rsidRPr="004F6583" w:rsidDel="00EB4CE1">
                <w:rPr>
                  <w:rFonts w:ascii="Calibri" w:eastAsia="Times New Roman" w:hAnsi="Calibri" w:cs="Calibri"/>
                  <w:color w:val="000000"/>
                </w:rPr>
                <w:delText>0.07</w:delText>
              </w:r>
            </w:del>
          </w:p>
        </w:tc>
        <w:tc>
          <w:tcPr>
            <w:tcW w:w="960" w:type="dxa"/>
            <w:tcBorders>
              <w:top w:val="nil"/>
              <w:left w:val="nil"/>
              <w:bottom w:val="nil"/>
              <w:right w:val="nil"/>
            </w:tcBorders>
            <w:shd w:val="clear" w:color="auto" w:fill="auto"/>
            <w:noWrap/>
            <w:vAlign w:val="bottom"/>
            <w:hideMark/>
          </w:tcPr>
          <w:p w14:paraId="7E7A8291" w14:textId="4E954983" w:rsidR="004F6583" w:rsidRPr="004F6583" w:rsidDel="00EB4CE1" w:rsidRDefault="004F6583" w:rsidP="004F6583">
            <w:pPr>
              <w:spacing w:after="0" w:line="240" w:lineRule="auto"/>
              <w:jc w:val="center"/>
              <w:rPr>
                <w:del w:id="23468" w:author="Stefanie Lane" w:date="2022-06-23T15:12:00Z"/>
                <w:rFonts w:ascii="Calibri" w:eastAsia="Times New Roman" w:hAnsi="Calibri" w:cs="Calibri"/>
                <w:color w:val="000000"/>
              </w:rPr>
            </w:pPr>
            <w:del w:id="2346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3CEFF8A0" w14:textId="5031FDE1" w:rsidR="004F6583" w:rsidRPr="004F6583" w:rsidDel="00EB4CE1" w:rsidRDefault="004F6583" w:rsidP="004F6583">
            <w:pPr>
              <w:spacing w:after="0" w:line="240" w:lineRule="auto"/>
              <w:jc w:val="center"/>
              <w:rPr>
                <w:del w:id="23470" w:author="Stefanie Lane" w:date="2022-06-23T15:12:00Z"/>
                <w:rFonts w:ascii="Calibri" w:eastAsia="Times New Roman" w:hAnsi="Calibri" w:cs="Calibri"/>
                <w:color w:val="000000"/>
              </w:rPr>
            </w:pPr>
            <w:del w:id="2347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5D21E704" w14:textId="28E59208" w:rsidR="004F6583" w:rsidRPr="004F6583" w:rsidDel="00EB4CE1" w:rsidRDefault="004F6583" w:rsidP="004F6583">
            <w:pPr>
              <w:spacing w:after="0" w:line="240" w:lineRule="auto"/>
              <w:jc w:val="center"/>
              <w:rPr>
                <w:del w:id="23472" w:author="Stefanie Lane" w:date="2022-06-23T15:12:00Z"/>
                <w:rFonts w:ascii="Calibri" w:eastAsia="Times New Roman" w:hAnsi="Calibri" w:cs="Calibri"/>
                <w:color w:val="000000"/>
              </w:rPr>
            </w:pPr>
            <w:del w:id="2347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86B6E63" w14:textId="69585FF2" w:rsidTr="004F6583">
        <w:trPr>
          <w:trHeight w:val="290"/>
          <w:del w:id="23474" w:author="Stefanie Lane" w:date="2022-06-23T15:12:00Z"/>
        </w:trPr>
        <w:tc>
          <w:tcPr>
            <w:tcW w:w="1700" w:type="dxa"/>
            <w:vMerge/>
            <w:tcBorders>
              <w:top w:val="nil"/>
              <w:left w:val="nil"/>
              <w:bottom w:val="nil"/>
              <w:right w:val="nil"/>
            </w:tcBorders>
            <w:vAlign w:val="center"/>
            <w:hideMark/>
          </w:tcPr>
          <w:p w14:paraId="72CDE005" w14:textId="0A0486DC" w:rsidR="004F6583" w:rsidRPr="004F6583" w:rsidDel="00EB4CE1" w:rsidRDefault="004F6583" w:rsidP="004F6583">
            <w:pPr>
              <w:spacing w:after="0" w:line="240" w:lineRule="auto"/>
              <w:rPr>
                <w:del w:id="23475"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F18221D" w14:textId="6AB64FF4" w:rsidR="004F6583" w:rsidRPr="004F6583" w:rsidDel="00EB4CE1" w:rsidRDefault="004F6583" w:rsidP="004F6583">
            <w:pPr>
              <w:spacing w:after="0" w:line="240" w:lineRule="auto"/>
              <w:rPr>
                <w:del w:id="23476" w:author="Stefanie Lane" w:date="2022-06-23T15:12:00Z"/>
                <w:rFonts w:ascii="Arial" w:eastAsia="Times New Roman" w:hAnsi="Arial" w:cs="Arial"/>
                <w:i/>
                <w:iCs/>
                <w:sz w:val="20"/>
                <w:szCs w:val="20"/>
              </w:rPr>
            </w:pPr>
            <w:del w:id="23477" w:author="Stefanie Lane" w:date="2022-06-23T15:12:00Z">
              <w:r w:rsidRPr="004F6583" w:rsidDel="00EB4CE1">
                <w:rPr>
                  <w:rFonts w:ascii="Arial" w:eastAsia="Times New Roman" w:hAnsi="Arial" w:cs="Arial"/>
                  <w:i/>
                  <w:iCs/>
                  <w:sz w:val="20"/>
                  <w:szCs w:val="20"/>
                </w:rPr>
                <w:delText>Eleocharis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E1ADF1" w14:textId="2972EDBD" w:rsidR="004F6583" w:rsidRPr="004F6583" w:rsidDel="00EB4CE1" w:rsidRDefault="004F6583" w:rsidP="004F6583">
            <w:pPr>
              <w:spacing w:after="0" w:line="240" w:lineRule="auto"/>
              <w:jc w:val="center"/>
              <w:rPr>
                <w:del w:id="23478" w:author="Stefanie Lane" w:date="2022-06-23T15:12:00Z"/>
                <w:rFonts w:ascii="Calibri" w:eastAsia="Times New Roman" w:hAnsi="Calibri" w:cs="Calibri"/>
                <w:color w:val="000000"/>
              </w:rPr>
            </w:pPr>
            <w:del w:id="23479" w:author="Stefanie Lane" w:date="2022-06-23T15:12:00Z">
              <w:r w:rsidRPr="004F6583" w:rsidDel="00EB4CE1">
                <w:rPr>
                  <w:rFonts w:ascii="Calibri" w:eastAsia="Times New Roman" w:hAnsi="Calibri" w:cs="Calibri"/>
                  <w:color w:val="000000"/>
                </w:rPr>
                <w:delText>0.97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BDAD69C" w14:textId="3917311F" w:rsidR="004F6583" w:rsidRPr="004F6583" w:rsidDel="00EB4CE1" w:rsidRDefault="004F6583" w:rsidP="004F6583">
            <w:pPr>
              <w:spacing w:after="0" w:line="240" w:lineRule="auto"/>
              <w:jc w:val="center"/>
              <w:rPr>
                <w:del w:id="23480" w:author="Stefanie Lane" w:date="2022-06-23T15:12:00Z"/>
                <w:rFonts w:ascii="Calibri" w:eastAsia="Times New Roman" w:hAnsi="Calibri" w:cs="Calibri"/>
                <w:color w:val="000000"/>
              </w:rPr>
            </w:pPr>
            <w:del w:id="23481" w:author="Stefanie Lane" w:date="2022-06-23T15:12:00Z">
              <w:r w:rsidRPr="004F6583" w:rsidDel="00EB4CE1">
                <w:rPr>
                  <w:rFonts w:ascii="Calibri" w:eastAsia="Times New Roman" w:hAnsi="Calibri" w:cs="Calibri"/>
                  <w:color w:val="000000"/>
                </w:rPr>
                <w:delText>0.33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567F343" w14:textId="49C43459" w:rsidR="004F6583" w:rsidRPr="004F6583" w:rsidDel="00EB4CE1" w:rsidRDefault="004F6583" w:rsidP="004F6583">
            <w:pPr>
              <w:spacing w:after="0" w:line="240" w:lineRule="auto"/>
              <w:jc w:val="center"/>
              <w:rPr>
                <w:del w:id="23482" w:author="Stefanie Lane" w:date="2022-06-23T15:12:00Z"/>
                <w:rFonts w:ascii="Calibri" w:eastAsia="Times New Roman" w:hAnsi="Calibri" w:cs="Calibri"/>
                <w:color w:val="000000"/>
              </w:rPr>
            </w:pPr>
            <w:del w:id="23483"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2FEC5451" w14:textId="07191C1E" w:rsidR="004F6583" w:rsidRPr="004F6583" w:rsidDel="00EB4CE1" w:rsidRDefault="004F6583" w:rsidP="004F6583">
            <w:pPr>
              <w:spacing w:after="0" w:line="240" w:lineRule="auto"/>
              <w:jc w:val="center"/>
              <w:rPr>
                <w:del w:id="23484" w:author="Stefanie Lane" w:date="2022-06-23T15:12:00Z"/>
                <w:rFonts w:ascii="Calibri" w:eastAsia="Times New Roman" w:hAnsi="Calibri" w:cs="Calibri"/>
                <w:color w:val="000000"/>
              </w:rPr>
            </w:pPr>
            <w:del w:id="2348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0DB429A" w14:textId="65673D2F" w:rsidTr="004F6583">
        <w:trPr>
          <w:trHeight w:val="290"/>
          <w:del w:id="23486" w:author="Stefanie Lane" w:date="2022-06-23T15:12:00Z"/>
        </w:trPr>
        <w:tc>
          <w:tcPr>
            <w:tcW w:w="1700" w:type="dxa"/>
            <w:vMerge/>
            <w:tcBorders>
              <w:top w:val="nil"/>
              <w:left w:val="nil"/>
              <w:bottom w:val="nil"/>
              <w:right w:val="nil"/>
            </w:tcBorders>
            <w:vAlign w:val="center"/>
            <w:hideMark/>
          </w:tcPr>
          <w:p w14:paraId="6C767FF6" w14:textId="7E65B7D4" w:rsidR="004F6583" w:rsidRPr="004F6583" w:rsidDel="00EB4CE1" w:rsidRDefault="004F6583" w:rsidP="004F6583">
            <w:pPr>
              <w:spacing w:after="0" w:line="240" w:lineRule="auto"/>
              <w:rPr>
                <w:del w:id="2348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1802D2" w14:textId="1F4A35F5" w:rsidR="004F6583" w:rsidRPr="004F6583" w:rsidDel="00EB4CE1" w:rsidRDefault="004F6583" w:rsidP="004F6583">
            <w:pPr>
              <w:spacing w:after="0" w:line="240" w:lineRule="auto"/>
              <w:rPr>
                <w:del w:id="23488" w:author="Stefanie Lane" w:date="2022-06-23T15:12:00Z"/>
                <w:rFonts w:ascii="Arial" w:eastAsia="Times New Roman" w:hAnsi="Arial" w:cs="Arial"/>
                <w:i/>
                <w:iCs/>
                <w:sz w:val="20"/>
                <w:szCs w:val="20"/>
              </w:rPr>
            </w:pPr>
            <w:del w:id="23489" w:author="Stefanie Lane" w:date="2022-06-23T15:12:00Z">
              <w:r w:rsidRPr="004F6583" w:rsidDel="00EB4CE1">
                <w:rPr>
                  <w:rFonts w:ascii="Arial" w:eastAsia="Times New Roman" w:hAnsi="Arial" w:cs="Arial"/>
                  <w:i/>
                  <w:iCs/>
                  <w:sz w:val="20"/>
                  <w:szCs w:val="20"/>
                </w:rPr>
                <w:delText>Equisetum palustre</w:delText>
              </w:r>
            </w:del>
          </w:p>
        </w:tc>
        <w:tc>
          <w:tcPr>
            <w:tcW w:w="960" w:type="dxa"/>
            <w:tcBorders>
              <w:top w:val="nil"/>
              <w:left w:val="nil"/>
              <w:bottom w:val="nil"/>
              <w:right w:val="nil"/>
            </w:tcBorders>
            <w:shd w:val="clear" w:color="auto" w:fill="auto"/>
            <w:noWrap/>
            <w:vAlign w:val="bottom"/>
            <w:hideMark/>
          </w:tcPr>
          <w:p w14:paraId="4930EEE8" w14:textId="7D04A7E1" w:rsidR="004F6583" w:rsidRPr="004F6583" w:rsidDel="00EB4CE1" w:rsidRDefault="004F6583" w:rsidP="004F6583">
            <w:pPr>
              <w:spacing w:after="0" w:line="240" w:lineRule="auto"/>
              <w:jc w:val="center"/>
              <w:rPr>
                <w:del w:id="23490" w:author="Stefanie Lane" w:date="2022-06-23T15:12:00Z"/>
                <w:rFonts w:ascii="Calibri" w:eastAsia="Times New Roman" w:hAnsi="Calibri" w:cs="Calibri"/>
                <w:color w:val="000000"/>
              </w:rPr>
            </w:pPr>
            <w:del w:id="23491" w:author="Stefanie Lane" w:date="2022-06-23T15:12:00Z">
              <w:r w:rsidRPr="004F6583" w:rsidDel="00EB4CE1">
                <w:rPr>
                  <w:rFonts w:ascii="Calibri" w:eastAsia="Times New Roman" w:hAnsi="Calibri" w:cs="Calibri"/>
                  <w:color w:val="000000"/>
                </w:rPr>
                <w:delText>0.76</w:delText>
              </w:r>
            </w:del>
          </w:p>
        </w:tc>
        <w:tc>
          <w:tcPr>
            <w:tcW w:w="960" w:type="dxa"/>
            <w:tcBorders>
              <w:top w:val="nil"/>
              <w:left w:val="nil"/>
              <w:bottom w:val="nil"/>
              <w:right w:val="nil"/>
            </w:tcBorders>
            <w:shd w:val="clear" w:color="auto" w:fill="auto"/>
            <w:noWrap/>
            <w:vAlign w:val="bottom"/>
            <w:hideMark/>
          </w:tcPr>
          <w:p w14:paraId="754A1218" w14:textId="36A96590" w:rsidR="004F6583" w:rsidRPr="004F6583" w:rsidDel="00EB4CE1" w:rsidRDefault="004F6583" w:rsidP="004F6583">
            <w:pPr>
              <w:spacing w:after="0" w:line="240" w:lineRule="auto"/>
              <w:jc w:val="center"/>
              <w:rPr>
                <w:del w:id="23492" w:author="Stefanie Lane" w:date="2022-06-23T15:12:00Z"/>
                <w:rFonts w:ascii="Calibri" w:eastAsia="Times New Roman" w:hAnsi="Calibri" w:cs="Calibri"/>
                <w:color w:val="000000"/>
              </w:rPr>
            </w:pPr>
            <w:del w:id="23493" w:author="Stefanie Lane" w:date="2022-06-23T15:12:00Z">
              <w:r w:rsidRPr="004F6583" w:rsidDel="00EB4CE1">
                <w:rPr>
                  <w:rFonts w:ascii="Calibri" w:eastAsia="Times New Roman" w:hAnsi="Calibri" w:cs="Calibri"/>
                  <w:color w:val="000000"/>
                </w:rPr>
                <w:delText>0.09</w:delText>
              </w:r>
            </w:del>
          </w:p>
        </w:tc>
        <w:tc>
          <w:tcPr>
            <w:tcW w:w="960" w:type="dxa"/>
            <w:tcBorders>
              <w:top w:val="nil"/>
              <w:left w:val="nil"/>
              <w:bottom w:val="nil"/>
              <w:right w:val="nil"/>
            </w:tcBorders>
            <w:shd w:val="clear" w:color="auto" w:fill="auto"/>
            <w:noWrap/>
            <w:vAlign w:val="bottom"/>
            <w:hideMark/>
          </w:tcPr>
          <w:p w14:paraId="35A51E6D" w14:textId="1BAA24D9" w:rsidR="004F6583" w:rsidRPr="004F6583" w:rsidDel="00EB4CE1" w:rsidRDefault="004F6583" w:rsidP="004F6583">
            <w:pPr>
              <w:spacing w:after="0" w:line="240" w:lineRule="auto"/>
              <w:jc w:val="center"/>
              <w:rPr>
                <w:del w:id="23494" w:author="Stefanie Lane" w:date="2022-06-23T15:12:00Z"/>
                <w:rFonts w:ascii="Calibri" w:eastAsia="Times New Roman" w:hAnsi="Calibri" w:cs="Calibri"/>
                <w:color w:val="000000"/>
              </w:rPr>
            </w:pPr>
            <w:del w:id="2349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1A8D113E" w14:textId="69546302" w:rsidR="004F6583" w:rsidRPr="004F6583" w:rsidDel="00EB4CE1" w:rsidRDefault="004F6583" w:rsidP="004F6583">
            <w:pPr>
              <w:spacing w:after="0" w:line="240" w:lineRule="auto"/>
              <w:jc w:val="center"/>
              <w:rPr>
                <w:del w:id="23496" w:author="Stefanie Lane" w:date="2022-06-23T15:12:00Z"/>
                <w:rFonts w:ascii="Calibri" w:eastAsia="Times New Roman" w:hAnsi="Calibri" w:cs="Calibri"/>
                <w:color w:val="000000"/>
              </w:rPr>
            </w:pPr>
            <w:del w:id="2349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A797B2F" w14:textId="48F4C478" w:rsidTr="004F6583">
        <w:trPr>
          <w:trHeight w:val="290"/>
          <w:del w:id="23498" w:author="Stefanie Lane" w:date="2022-06-23T15:12:00Z"/>
        </w:trPr>
        <w:tc>
          <w:tcPr>
            <w:tcW w:w="1700" w:type="dxa"/>
            <w:vMerge/>
            <w:tcBorders>
              <w:top w:val="nil"/>
              <w:left w:val="nil"/>
              <w:bottom w:val="nil"/>
              <w:right w:val="nil"/>
            </w:tcBorders>
            <w:vAlign w:val="center"/>
            <w:hideMark/>
          </w:tcPr>
          <w:p w14:paraId="6696E7EF" w14:textId="44A31EC6" w:rsidR="004F6583" w:rsidRPr="004F6583" w:rsidDel="00EB4CE1" w:rsidRDefault="004F6583" w:rsidP="004F6583">
            <w:pPr>
              <w:spacing w:after="0" w:line="240" w:lineRule="auto"/>
              <w:rPr>
                <w:del w:id="2349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64C9B6F" w14:textId="662BCECA" w:rsidR="004F6583" w:rsidRPr="004F6583" w:rsidDel="00EB4CE1" w:rsidRDefault="004F6583" w:rsidP="004F6583">
            <w:pPr>
              <w:spacing w:after="0" w:line="240" w:lineRule="auto"/>
              <w:rPr>
                <w:del w:id="23500" w:author="Stefanie Lane" w:date="2022-06-23T15:12:00Z"/>
                <w:rFonts w:ascii="Calibri" w:eastAsia="Times New Roman" w:hAnsi="Calibri" w:cs="Calibri"/>
                <w:i/>
                <w:iCs/>
                <w:color w:val="000000"/>
              </w:rPr>
            </w:pPr>
            <w:del w:id="23501" w:author="Stefanie Lane" w:date="2022-06-23T15:12:00Z">
              <w:r w:rsidRPr="004F6583" w:rsidDel="00EB4CE1">
                <w:rPr>
                  <w:rFonts w:ascii="Calibri" w:eastAsia="Times New Roman" w:hAnsi="Calibri" w:cs="Calibri"/>
                  <w:i/>
                  <w:iCs/>
                  <w:color w:val="000000"/>
                </w:rPr>
                <w:delText xml:space="preserve">Festuca </w:delText>
              </w:r>
              <w:r w:rsidRPr="004F6583" w:rsidDel="00EB4CE1">
                <w:rPr>
                  <w:rFonts w:ascii="Calibri" w:eastAsia="Times New Roman" w:hAnsi="Calibri" w:cs="Calibri"/>
                  <w:color w:val="000000"/>
                </w:rPr>
                <w:delText xml:space="preserve">sp. </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3F3C27A" w14:textId="39A91AD6" w:rsidR="004F6583" w:rsidRPr="004F6583" w:rsidDel="00EB4CE1" w:rsidRDefault="004F6583" w:rsidP="004F6583">
            <w:pPr>
              <w:spacing w:after="0" w:line="240" w:lineRule="auto"/>
              <w:jc w:val="center"/>
              <w:rPr>
                <w:del w:id="23502" w:author="Stefanie Lane" w:date="2022-06-23T15:12:00Z"/>
                <w:rFonts w:ascii="Calibri" w:eastAsia="Times New Roman" w:hAnsi="Calibri" w:cs="Calibri"/>
                <w:color w:val="000000"/>
              </w:rPr>
            </w:pPr>
            <w:del w:id="23503"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9786AEF" w14:textId="27775C76" w:rsidR="004F6583" w:rsidRPr="004F6583" w:rsidDel="00EB4CE1" w:rsidRDefault="004F6583" w:rsidP="004F6583">
            <w:pPr>
              <w:spacing w:after="0" w:line="240" w:lineRule="auto"/>
              <w:jc w:val="center"/>
              <w:rPr>
                <w:del w:id="23504" w:author="Stefanie Lane" w:date="2022-06-23T15:12:00Z"/>
                <w:rFonts w:ascii="Calibri" w:eastAsia="Times New Roman" w:hAnsi="Calibri" w:cs="Calibri"/>
                <w:color w:val="000000"/>
              </w:rPr>
            </w:pPr>
            <w:del w:id="2350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BAB1788" w14:textId="2922D0BE" w:rsidR="004F6583" w:rsidRPr="004F6583" w:rsidDel="00EB4CE1" w:rsidRDefault="004F6583" w:rsidP="004F6583">
            <w:pPr>
              <w:spacing w:after="0" w:line="240" w:lineRule="auto"/>
              <w:jc w:val="center"/>
              <w:rPr>
                <w:del w:id="23506" w:author="Stefanie Lane" w:date="2022-06-23T15:12:00Z"/>
                <w:rFonts w:ascii="Calibri" w:eastAsia="Times New Roman" w:hAnsi="Calibri" w:cs="Calibri"/>
                <w:color w:val="000000"/>
              </w:rPr>
            </w:pPr>
            <w:del w:id="23507"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4DB2ABE6" w14:textId="37AED381" w:rsidR="004F6583" w:rsidRPr="004F6583" w:rsidDel="00EB4CE1" w:rsidRDefault="004F6583" w:rsidP="004F6583">
            <w:pPr>
              <w:spacing w:after="0" w:line="240" w:lineRule="auto"/>
              <w:jc w:val="center"/>
              <w:rPr>
                <w:del w:id="23508" w:author="Stefanie Lane" w:date="2022-06-23T15:12:00Z"/>
                <w:rFonts w:ascii="Calibri" w:eastAsia="Times New Roman" w:hAnsi="Calibri" w:cs="Calibri"/>
                <w:color w:val="000000"/>
              </w:rPr>
            </w:pPr>
            <w:del w:id="2350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082C4A4" w14:textId="2883BC3A" w:rsidTr="004F6583">
        <w:trPr>
          <w:trHeight w:val="290"/>
          <w:del w:id="23510" w:author="Stefanie Lane" w:date="2022-06-23T15:12:00Z"/>
        </w:trPr>
        <w:tc>
          <w:tcPr>
            <w:tcW w:w="1700" w:type="dxa"/>
            <w:vMerge/>
            <w:tcBorders>
              <w:top w:val="nil"/>
              <w:left w:val="nil"/>
              <w:bottom w:val="nil"/>
              <w:right w:val="nil"/>
            </w:tcBorders>
            <w:vAlign w:val="center"/>
            <w:hideMark/>
          </w:tcPr>
          <w:p w14:paraId="017791BF" w14:textId="712209CE" w:rsidR="004F6583" w:rsidRPr="004F6583" w:rsidDel="00EB4CE1" w:rsidRDefault="004F6583" w:rsidP="004F6583">
            <w:pPr>
              <w:spacing w:after="0" w:line="240" w:lineRule="auto"/>
              <w:rPr>
                <w:del w:id="2351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31EED6E" w14:textId="41DF185A" w:rsidR="004F6583" w:rsidRPr="004F6583" w:rsidDel="00EB4CE1" w:rsidRDefault="004F6583" w:rsidP="004F6583">
            <w:pPr>
              <w:spacing w:after="0" w:line="240" w:lineRule="auto"/>
              <w:rPr>
                <w:del w:id="23512" w:author="Stefanie Lane" w:date="2022-06-23T15:12:00Z"/>
                <w:rFonts w:ascii="Arial" w:eastAsia="Times New Roman" w:hAnsi="Arial" w:cs="Arial"/>
                <w:i/>
                <w:iCs/>
                <w:color w:val="000000"/>
                <w:sz w:val="20"/>
                <w:szCs w:val="20"/>
              </w:rPr>
            </w:pPr>
            <w:del w:id="23513" w:author="Stefanie Lane" w:date="2022-06-23T15:12:00Z">
              <w:r w:rsidRPr="004F6583" w:rsidDel="00EB4CE1">
                <w:rPr>
                  <w:rFonts w:ascii="Arial" w:eastAsia="Times New Roman" w:hAnsi="Arial" w:cs="Arial"/>
                  <w:i/>
                  <w:iCs/>
                  <w:color w:val="000000"/>
                  <w:sz w:val="20"/>
                  <w:szCs w:val="20"/>
                </w:rPr>
                <w:delText>Galium trifidum</w:delText>
              </w:r>
            </w:del>
          </w:p>
        </w:tc>
        <w:tc>
          <w:tcPr>
            <w:tcW w:w="960" w:type="dxa"/>
            <w:tcBorders>
              <w:top w:val="nil"/>
              <w:left w:val="nil"/>
              <w:bottom w:val="nil"/>
              <w:right w:val="nil"/>
            </w:tcBorders>
            <w:shd w:val="clear" w:color="auto" w:fill="auto"/>
            <w:noWrap/>
            <w:vAlign w:val="bottom"/>
            <w:hideMark/>
          </w:tcPr>
          <w:p w14:paraId="348772C6" w14:textId="26B5F98E" w:rsidR="004F6583" w:rsidRPr="004F6583" w:rsidDel="00EB4CE1" w:rsidRDefault="004F6583" w:rsidP="004F6583">
            <w:pPr>
              <w:spacing w:after="0" w:line="240" w:lineRule="auto"/>
              <w:jc w:val="center"/>
              <w:rPr>
                <w:del w:id="23514" w:author="Stefanie Lane" w:date="2022-06-23T15:12:00Z"/>
                <w:rFonts w:ascii="Calibri" w:eastAsia="Times New Roman" w:hAnsi="Calibri" w:cs="Calibri"/>
                <w:color w:val="000000"/>
              </w:rPr>
            </w:pPr>
            <w:del w:id="23515"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4B4AE4C1" w14:textId="2E3393A7" w:rsidR="004F6583" w:rsidRPr="004F6583" w:rsidDel="00EB4CE1" w:rsidRDefault="004F6583" w:rsidP="004F6583">
            <w:pPr>
              <w:spacing w:after="0" w:line="240" w:lineRule="auto"/>
              <w:jc w:val="center"/>
              <w:rPr>
                <w:del w:id="23516" w:author="Stefanie Lane" w:date="2022-06-23T15:12:00Z"/>
                <w:rFonts w:ascii="Calibri" w:eastAsia="Times New Roman" w:hAnsi="Calibri" w:cs="Calibri"/>
                <w:color w:val="000000"/>
              </w:rPr>
            </w:pPr>
            <w:del w:id="2351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3369D41" w14:textId="0BB44A0F" w:rsidR="004F6583" w:rsidRPr="004F6583" w:rsidDel="00EB4CE1" w:rsidRDefault="004F6583" w:rsidP="004F6583">
            <w:pPr>
              <w:spacing w:after="0" w:line="240" w:lineRule="auto"/>
              <w:jc w:val="center"/>
              <w:rPr>
                <w:del w:id="23518" w:author="Stefanie Lane" w:date="2022-06-23T15:12:00Z"/>
                <w:rFonts w:ascii="Calibri" w:eastAsia="Times New Roman" w:hAnsi="Calibri" w:cs="Calibri"/>
                <w:color w:val="000000"/>
              </w:rPr>
            </w:pPr>
            <w:del w:id="23519"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313B71A0" w14:textId="1E89D381" w:rsidR="004F6583" w:rsidRPr="004F6583" w:rsidDel="00EB4CE1" w:rsidRDefault="004F6583" w:rsidP="004F6583">
            <w:pPr>
              <w:spacing w:after="0" w:line="240" w:lineRule="auto"/>
              <w:jc w:val="center"/>
              <w:rPr>
                <w:del w:id="23520" w:author="Stefanie Lane" w:date="2022-06-23T15:12:00Z"/>
                <w:rFonts w:ascii="Calibri" w:eastAsia="Times New Roman" w:hAnsi="Calibri" w:cs="Calibri"/>
                <w:color w:val="000000"/>
              </w:rPr>
            </w:pPr>
            <w:del w:id="2352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D7385BD" w14:textId="58E19764" w:rsidTr="004F6583">
        <w:trPr>
          <w:trHeight w:val="290"/>
          <w:del w:id="23522" w:author="Stefanie Lane" w:date="2022-06-23T15:12:00Z"/>
        </w:trPr>
        <w:tc>
          <w:tcPr>
            <w:tcW w:w="1700" w:type="dxa"/>
            <w:vMerge/>
            <w:tcBorders>
              <w:top w:val="nil"/>
              <w:left w:val="nil"/>
              <w:bottom w:val="nil"/>
              <w:right w:val="nil"/>
            </w:tcBorders>
            <w:vAlign w:val="center"/>
            <w:hideMark/>
          </w:tcPr>
          <w:p w14:paraId="43BEA64A" w14:textId="60D8D808" w:rsidR="004F6583" w:rsidRPr="004F6583" w:rsidDel="00EB4CE1" w:rsidRDefault="004F6583" w:rsidP="004F6583">
            <w:pPr>
              <w:spacing w:after="0" w:line="240" w:lineRule="auto"/>
              <w:rPr>
                <w:del w:id="2352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FE2F24" w14:textId="79E49860" w:rsidR="004F6583" w:rsidRPr="004F6583" w:rsidDel="00EB4CE1" w:rsidRDefault="004F6583" w:rsidP="004F6583">
            <w:pPr>
              <w:spacing w:after="0" w:line="240" w:lineRule="auto"/>
              <w:rPr>
                <w:del w:id="23524" w:author="Stefanie Lane" w:date="2022-06-23T15:12:00Z"/>
                <w:rFonts w:ascii="Arial" w:eastAsia="Times New Roman" w:hAnsi="Arial" w:cs="Arial"/>
                <w:i/>
                <w:iCs/>
                <w:sz w:val="20"/>
                <w:szCs w:val="20"/>
              </w:rPr>
            </w:pPr>
            <w:del w:id="23525" w:author="Stefanie Lane" w:date="2022-06-23T15:12:00Z">
              <w:r w:rsidRPr="004F6583" w:rsidDel="00EB4CE1">
                <w:rPr>
                  <w:rFonts w:ascii="Arial" w:eastAsia="Times New Roman" w:hAnsi="Arial" w:cs="Arial"/>
                  <w:i/>
                  <w:iCs/>
                  <w:sz w:val="20"/>
                  <w:szCs w:val="20"/>
                </w:rPr>
                <w:delText>Hypericum formosum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9632BC7" w14:textId="51B6832D" w:rsidR="004F6583" w:rsidRPr="004F6583" w:rsidDel="00EB4CE1" w:rsidRDefault="004F6583" w:rsidP="004F6583">
            <w:pPr>
              <w:spacing w:after="0" w:line="240" w:lineRule="auto"/>
              <w:jc w:val="center"/>
              <w:rPr>
                <w:del w:id="23526" w:author="Stefanie Lane" w:date="2022-06-23T15:12:00Z"/>
                <w:rFonts w:ascii="Calibri" w:eastAsia="Times New Roman" w:hAnsi="Calibri" w:cs="Calibri"/>
                <w:color w:val="000000"/>
              </w:rPr>
            </w:pPr>
            <w:del w:id="23527" w:author="Stefanie Lane" w:date="2022-06-23T15:12:00Z">
              <w:r w:rsidRPr="004F6583" w:rsidDel="00EB4CE1">
                <w:rPr>
                  <w:rFonts w:ascii="Calibri" w:eastAsia="Times New Roman" w:hAnsi="Calibri" w:cs="Calibri"/>
                  <w:color w:val="000000"/>
                </w:rPr>
                <w:delText>0.10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C9357DE" w14:textId="61D32931" w:rsidR="004F6583" w:rsidRPr="004F6583" w:rsidDel="00EB4CE1" w:rsidRDefault="004F6583" w:rsidP="004F6583">
            <w:pPr>
              <w:spacing w:after="0" w:line="240" w:lineRule="auto"/>
              <w:jc w:val="center"/>
              <w:rPr>
                <w:del w:id="23528" w:author="Stefanie Lane" w:date="2022-06-23T15:12:00Z"/>
                <w:rFonts w:ascii="Calibri" w:eastAsia="Times New Roman" w:hAnsi="Calibri" w:cs="Calibri"/>
                <w:color w:val="000000"/>
              </w:rPr>
            </w:pPr>
            <w:del w:id="2352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9ED30A" w14:textId="7CE02074" w:rsidR="004F6583" w:rsidRPr="004F6583" w:rsidDel="00EB4CE1" w:rsidRDefault="004F6583" w:rsidP="004F6583">
            <w:pPr>
              <w:spacing w:after="0" w:line="240" w:lineRule="auto"/>
              <w:jc w:val="center"/>
              <w:rPr>
                <w:del w:id="23530" w:author="Stefanie Lane" w:date="2022-06-23T15:12:00Z"/>
                <w:rFonts w:ascii="Calibri" w:eastAsia="Times New Roman" w:hAnsi="Calibri" w:cs="Calibri"/>
                <w:color w:val="000000"/>
              </w:rPr>
            </w:pPr>
            <w:del w:id="23531"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5712F5FB" w14:textId="3D49F24F" w:rsidR="004F6583" w:rsidRPr="004F6583" w:rsidDel="00EB4CE1" w:rsidRDefault="004F6583" w:rsidP="004F6583">
            <w:pPr>
              <w:spacing w:after="0" w:line="240" w:lineRule="auto"/>
              <w:jc w:val="center"/>
              <w:rPr>
                <w:del w:id="23532" w:author="Stefanie Lane" w:date="2022-06-23T15:12:00Z"/>
                <w:rFonts w:ascii="Calibri" w:eastAsia="Times New Roman" w:hAnsi="Calibri" w:cs="Calibri"/>
                <w:color w:val="000000"/>
              </w:rPr>
            </w:pPr>
            <w:del w:id="2353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7A77CD4" w14:textId="519011F4" w:rsidTr="004F6583">
        <w:trPr>
          <w:trHeight w:val="290"/>
          <w:del w:id="23534" w:author="Stefanie Lane" w:date="2022-06-23T15:12:00Z"/>
        </w:trPr>
        <w:tc>
          <w:tcPr>
            <w:tcW w:w="1700" w:type="dxa"/>
            <w:vMerge/>
            <w:tcBorders>
              <w:top w:val="nil"/>
              <w:left w:val="nil"/>
              <w:bottom w:val="nil"/>
              <w:right w:val="nil"/>
            </w:tcBorders>
            <w:vAlign w:val="center"/>
            <w:hideMark/>
          </w:tcPr>
          <w:p w14:paraId="23DE5830" w14:textId="6179B73C" w:rsidR="004F6583" w:rsidRPr="004F6583" w:rsidDel="00EB4CE1" w:rsidRDefault="004F6583" w:rsidP="004F6583">
            <w:pPr>
              <w:spacing w:after="0" w:line="240" w:lineRule="auto"/>
              <w:rPr>
                <w:del w:id="2353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3E9E994" w14:textId="157765D2" w:rsidR="004F6583" w:rsidRPr="004F6583" w:rsidDel="00EB4CE1" w:rsidRDefault="004F6583" w:rsidP="004F6583">
            <w:pPr>
              <w:spacing w:after="0" w:line="240" w:lineRule="auto"/>
              <w:rPr>
                <w:del w:id="23536" w:author="Stefanie Lane" w:date="2022-06-23T15:12:00Z"/>
                <w:rFonts w:ascii="Arial" w:eastAsia="Times New Roman" w:hAnsi="Arial" w:cs="Arial"/>
                <w:i/>
                <w:iCs/>
                <w:sz w:val="20"/>
                <w:szCs w:val="20"/>
              </w:rPr>
            </w:pPr>
            <w:del w:id="23537" w:author="Stefanie Lane" w:date="2022-06-23T15:12:00Z">
              <w:r w:rsidRPr="004F6583" w:rsidDel="00EB4CE1">
                <w:rPr>
                  <w:rFonts w:ascii="Arial" w:eastAsia="Times New Roman" w:hAnsi="Arial" w:cs="Arial"/>
                  <w:i/>
                  <w:iCs/>
                  <w:sz w:val="20"/>
                  <w:szCs w:val="20"/>
                </w:rPr>
                <w:delText>Juncus articulatus</w:delText>
              </w:r>
            </w:del>
          </w:p>
        </w:tc>
        <w:tc>
          <w:tcPr>
            <w:tcW w:w="960" w:type="dxa"/>
            <w:tcBorders>
              <w:top w:val="nil"/>
              <w:left w:val="nil"/>
              <w:bottom w:val="nil"/>
              <w:right w:val="nil"/>
            </w:tcBorders>
            <w:shd w:val="clear" w:color="auto" w:fill="auto"/>
            <w:noWrap/>
            <w:vAlign w:val="bottom"/>
            <w:hideMark/>
          </w:tcPr>
          <w:p w14:paraId="5FB298D2" w14:textId="2089E7C8" w:rsidR="004F6583" w:rsidRPr="004F6583" w:rsidDel="00EB4CE1" w:rsidRDefault="004F6583" w:rsidP="004F6583">
            <w:pPr>
              <w:spacing w:after="0" w:line="240" w:lineRule="auto"/>
              <w:jc w:val="center"/>
              <w:rPr>
                <w:del w:id="23538" w:author="Stefanie Lane" w:date="2022-06-23T15:12:00Z"/>
                <w:rFonts w:ascii="Calibri" w:eastAsia="Times New Roman" w:hAnsi="Calibri" w:cs="Calibri"/>
                <w:color w:val="000000"/>
              </w:rPr>
            </w:pPr>
            <w:del w:id="23539" w:author="Stefanie Lane" w:date="2022-06-23T15:12:00Z">
              <w:r w:rsidRPr="004F6583" w:rsidDel="00EB4CE1">
                <w:rPr>
                  <w:rFonts w:ascii="Calibri" w:eastAsia="Times New Roman" w:hAnsi="Calibri" w:cs="Calibri"/>
                  <w:color w:val="000000"/>
                </w:rPr>
                <w:delText>0.52</w:delText>
              </w:r>
            </w:del>
          </w:p>
        </w:tc>
        <w:tc>
          <w:tcPr>
            <w:tcW w:w="960" w:type="dxa"/>
            <w:tcBorders>
              <w:top w:val="nil"/>
              <w:left w:val="nil"/>
              <w:bottom w:val="nil"/>
              <w:right w:val="nil"/>
            </w:tcBorders>
            <w:shd w:val="clear" w:color="auto" w:fill="auto"/>
            <w:noWrap/>
            <w:vAlign w:val="bottom"/>
            <w:hideMark/>
          </w:tcPr>
          <w:p w14:paraId="619DAA1F" w14:textId="658DA9DD" w:rsidR="004F6583" w:rsidRPr="004F6583" w:rsidDel="00EB4CE1" w:rsidRDefault="004F6583" w:rsidP="004F6583">
            <w:pPr>
              <w:spacing w:after="0" w:line="240" w:lineRule="auto"/>
              <w:jc w:val="center"/>
              <w:rPr>
                <w:del w:id="23540" w:author="Stefanie Lane" w:date="2022-06-23T15:12:00Z"/>
                <w:rFonts w:ascii="Calibri" w:eastAsia="Times New Roman" w:hAnsi="Calibri" w:cs="Calibri"/>
                <w:color w:val="000000"/>
              </w:rPr>
            </w:pPr>
            <w:del w:id="23541"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nil"/>
              <w:right w:val="nil"/>
            </w:tcBorders>
            <w:shd w:val="clear" w:color="auto" w:fill="auto"/>
            <w:noWrap/>
            <w:vAlign w:val="bottom"/>
            <w:hideMark/>
          </w:tcPr>
          <w:p w14:paraId="78944E6F" w14:textId="06BA64B2" w:rsidR="004F6583" w:rsidRPr="004F6583" w:rsidDel="00EB4CE1" w:rsidRDefault="004F6583" w:rsidP="004F6583">
            <w:pPr>
              <w:spacing w:after="0" w:line="240" w:lineRule="auto"/>
              <w:jc w:val="center"/>
              <w:rPr>
                <w:del w:id="23542" w:author="Stefanie Lane" w:date="2022-06-23T15:12:00Z"/>
                <w:rFonts w:ascii="Calibri" w:eastAsia="Times New Roman" w:hAnsi="Calibri" w:cs="Calibri"/>
                <w:color w:val="000000"/>
              </w:rPr>
            </w:pPr>
            <w:del w:id="2354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6C91FD18" w14:textId="37B5B93C" w:rsidR="004F6583" w:rsidRPr="004F6583" w:rsidDel="00EB4CE1" w:rsidRDefault="004F6583" w:rsidP="004F6583">
            <w:pPr>
              <w:spacing w:after="0" w:line="240" w:lineRule="auto"/>
              <w:jc w:val="center"/>
              <w:rPr>
                <w:del w:id="23544" w:author="Stefanie Lane" w:date="2022-06-23T15:12:00Z"/>
                <w:rFonts w:ascii="Calibri" w:eastAsia="Times New Roman" w:hAnsi="Calibri" w:cs="Calibri"/>
                <w:color w:val="000000"/>
              </w:rPr>
            </w:pPr>
            <w:del w:id="2354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A43353E" w14:textId="31A82228" w:rsidTr="004F6583">
        <w:trPr>
          <w:trHeight w:val="290"/>
          <w:del w:id="23546" w:author="Stefanie Lane" w:date="2022-06-23T15:12:00Z"/>
        </w:trPr>
        <w:tc>
          <w:tcPr>
            <w:tcW w:w="1700" w:type="dxa"/>
            <w:vMerge/>
            <w:tcBorders>
              <w:top w:val="nil"/>
              <w:left w:val="nil"/>
              <w:bottom w:val="nil"/>
              <w:right w:val="nil"/>
            </w:tcBorders>
            <w:vAlign w:val="center"/>
            <w:hideMark/>
          </w:tcPr>
          <w:p w14:paraId="2F6C9547" w14:textId="1F0DB1B5" w:rsidR="004F6583" w:rsidRPr="004F6583" w:rsidDel="00EB4CE1" w:rsidRDefault="004F6583" w:rsidP="004F6583">
            <w:pPr>
              <w:spacing w:after="0" w:line="240" w:lineRule="auto"/>
              <w:rPr>
                <w:del w:id="2354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3A78A79" w14:textId="6B672E17" w:rsidR="004F6583" w:rsidRPr="004F6583" w:rsidDel="00EB4CE1" w:rsidRDefault="004F6583" w:rsidP="004F6583">
            <w:pPr>
              <w:spacing w:after="0" w:line="240" w:lineRule="auto"/>
              <w:rPr>
                <w:del w:id="23548" w:author="Stefanie Lane" w:date="2022-06-23T15:12:00Z"/>
                <w:rFonts w:ascii="Arial" w:eastAsia="Times New Roman" w:hAnsi="Arial" w:cs="Arial"/>
                <w:i/>
                <w:iCs/>
                <w:sz w:val="20"/>
                <w:szCs w:val="20"/>
              </w:rPr>
            </w:pPr>
            <w:del w:id="23549" w:author="Stefanie Lane" w:date="2022-06-23T15:12:00Z">
              <w:r w:rsidRPr="004F6583" w:rsidDel="00EB4CE1">
                <w:rPr>
                  <w:rFonts w:ascii="Arial" w:eastAsia="Times New Roman" w:hAnsi="Arial" w:cs="Arial"/>
                  <w:i/>
                  <w:iCs/>
                  <w:sz w:val="20"/>
                  <w:szCs w:val="20"/>
                </w:rPr>
                <w:delText>Leersia oryzoides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D78414F" w14:textId="307FF00C" w:rsidR="004F6583" w:rsidRPr="004F6583" w:rsidDel="00EB4CE1" w:rsidRDefault="004F6583" w:rsidP="004F6583">
            <w:pPr>
              <w:spacing w:after="0" w:line="240" w:lineRule="auto"/>
              <w:jc w:val="center"/>
              <w:rPr>
                <w:del w:id="23550" w:author="Stefanie Lane" w:date="2022-06-23T15:12:00Z"/>
                <w:rFonts w:ascii="Calibri" w:eastAsia="Times New Roman" w:hAnsi="Calibri" w:cs="Calibri"/>
                <w:color w:val="000000"/>
              </w:rPr>
            </w:pPr>
            <w:del w:id="23551" w:author="Stefanie Lane" w:date="2022-06-23T15:12:00Z">
              <w:r w:rsidRPr="004F6583" w:rsidDel="00EB4CE1">
                <w:rPr>
                  <w:rFonts w:ascii="Calibri" w:eastAsia="Times New Roman" w:hAnsi="Calibri" w:cs="Calibri"/>
                  <w:color w:val="000000"/>
                </w:rPr>
                <w:delText>0.14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96E6F8F" w14:textId="3728CA36" w:rsidR="004F6583" w:rsidRPr="004F6583" w:rsidDel="00EB4CE1" w:rsidRDefault="004F6583" w:rsidP="004F6583">
            <w:pPr>
              <w:spacing w:after="0" w:line="240" w:lineRule="auto"/>
              <w:jc w:val="center"/>
              <w:rPr>
                <w:del w:id="23552" w:author="Stefanie Lane" w:date="2022-06-23T15:12:00Z"/>
                <w:rFonts w:ascii="Calibri" w:eastAsia="Times New Roman" w:hAnsi="Calibri" w:cs="Calibri"/>
                <w:color w:val="000000"/>
              </w:rPr>
            </w:pPr>
            <w:del w:id="23553" w:author="Stefanie Lane" w:date="2022-06-23T15:12:00Z">
              <w:r w:rsidRPr="004F6583" w:rsidDel="00EB4CE1">
                <w:rPr>
                  <w:rFonts w:ascii="Calibri" w:eastAsia="Times New Roman" w:hAnsi="Calibri" w:cs="Calibri"/>
                  <w:color w:val="000000"/>
                </w:rPr>
                <w:delText>0.24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CBA7E2A" w14:textId="32E248E4" w:rsidR="004F6583" w:rsidRPr="004F6583" w:rsidDel="00EB4CE1" w:rsidRDefault="004F6583" w:rsidP="004F6583">
            <w:pPr>
              <w:spacing w:after="0" w:line="240" w:lineRule="auto"/>
              <w:jc w:val="center"/>
              <w:rPr>
                <w:del w:id="23554" w:author="Stefanie Lane" w:date="2022-06-23T15:12:00Z"/>
                <w:rFonts w:ascii="Calibri" w:eastAsia="Times New Roman" w:hAnsi="Calibri" w:cs="Calibri"/>
                <w:color w:val="000000"/>
              </w:rPr>
            </w:pPr>
            <w:del w:id="23555"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4986FA75" w14:textId="2E13336A" w:rsidR="004F6583" w:rsidRPr="004F6583" w:rsidDel="00EB4CE1" w:rsidRDefault="004F6583" w:rsidP="004F6583">
            <w:pPr>
              <w:spacing w:after="0" w:line="240" w:lineRule="auto"/>
              <w:jc w:val="center"/>
              <w:rPr>
                <w:del w:id="23556" w:author="Stefanie Lane" w:date="2022-06-23T15:12:00Z"/>
                <w:rFonts w:ascii="Calibri" w:eastAsia="Times New Roman" w:hAnsi="Calibri" w:cs="Calibri"/>
                <w:color w:val="000000"/>
              </w:rPr>
            </w:pPr>
            <w:del w:id="2355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756BBB4" w14:textId="62E5EDEB" w:rsidTr="004F6583">
        <w:trPr>
          <w:trHeight w:val="290"/>
          <w:del w:id="23558" w:author="Stefanie Lane" w:date="2022-06-23T15:12:00Z"/>
        </w:trPr>
        <w:tc>
          <w:tcPr>
            <w:tcW w:w="1700" w:type="dxa"/>
            <w:vMerge/>
            <w:tcBorders>
              <w:top w:val="nil"/>
              <w:left w:val="nil"/>
              <w:bottom w:val="nil"/>
              <w:right w:val="nil"/>
            </w:tcBorders>
            <w:vAlign w:val="center"/>
            <w:hideMark/>
          </w:tcPr>
          <w:p w14:paraId="5F5E6416" w14:textId="1A33184C" w:rsidR="004F6583" w:rsidRPr="004F6583" w:rsidDel="00EB4CE1" w:rsidRDefault="004F6583" w:rsidP="004F6583">
            <w:pPr>
              <w:spacing w:after="0" w:line="240" w:lineRule="auto"/>
              <w:rPr>
                <w:del w:id="2355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33294A8" w14:textId="3537E531" w:rsidR="004F6583" w:rsidRPr="004F6583" w:rsidDel="00EB4CE1" w:rsidRDefault="004F6583" w:rsidP="004F6583">
            <w:pPr>
              <w:spacing w:after="0" w:line="240" w:lineRule="auto"/>
              <w:rPr>
                <w:del w:id="23560" w:author="Stefanie Lane" w:date="2022-06-23T15:12:00Z"/>
                <w:rFonts w:ascii="Arial" w:eastAsia="Times New Roman" w:hAnsi="Arial" w:cs="Arial"/>
                <w:i/>
                <w:iCs/>
                <w:sz w:val="20"/>
                <w:szCs w:val="20"/>
              </w:rPr>
            </w:pPr>
            <w:del w:id="23561" w:author="Stefanie Lane" w:date="2022-06-23T15:12:00Z">
              <w:r w:rsidRPr="004F6583" w:rsidDel="00EB4CE1">
                <w:rPr>
                  <w:rFonts w:ascii="Arial" w:eastAsia="Times New Roman" w:hAnsi="Arial" w:cs="Arial"/>
                  <w:i/>
                  <w:iCs/>
                  <w:sz w:val="20"/>
                  <w:szCs w:val="20"/>
                </w:rPr>
                <w:delText>Lilaeopsis occidentalis</w:delText>
              </w:r>
            </w:del>
          </w:p>
        </w:tc>
        <w:tc>
          <w:tcPr>
            <w:tcW w:w="960" w:type="dxa"/>
            <w:tcBorders>
              <w:top w:val="nil"/>
              <w:left w:val="nil"/>
              <w:bottom w:val="nil"/>
              <w:right w:val="nil"/>
            </w:tcBorders>
            <w:shd w:val="clear" w:color="auto" w:fill="auto"/>
            <w:noWrap/>
            <w:vAlign w:val="bottom"/>
            <w:hideMark/>
          </w:tcPr>
          <w:p w14:paraId="067DC3C2" w14:textId="3C604A83" w:rsidR="004F6583" w:rsidRPr="004F6583" w:rsidDel="00EB4CE1" w:rsidRDefault="004F6583" w:rsidP="004F6583">
            <w:pPr>
              <w:spacing w:after="0" w:line="240" w:lineRule="auto"/>
              <w:jc w:val="center"/>
              <w:rPr>
                <w:del w:id="23562" w:author="Stefanie Lane" w:date="2022-06-23T15:12:00Z"/>
                <w:rFonts w:ascii="Calibri" w:eastAsia="Times New Roman" w:hAnsi="Calibri" w:cs="Calibri"/>
                <w:color w:val="000000"/>
              </w:rPr>
            </w:pPr>
            <w:del w:id="23563" w:author="Stefanie Lane" w:date="2022-06-23T15:12:00Z">
              <w:r w:rsidRPr="004F6583" w:rsidDel="00EB4CE1">
                <w:rPr>
                  <w:rFonts w:ascii="Calibri" w:eastAsia="Times New Roman" w:hAnsi="Calibri" w:cs="Calibri"/>
                  <w:color w:val="000000"/>
                </w:rPr>
                <w:delText>0.17</w:delText>
              </w:r>
            </w:del>
          </w:p>
        </w:tc>
        <w:tc>
          <w:tcPr>
            <w:tcW w:w="960" w:type="dxa"/>
            <w:tcBorders>
              <w:top w:val="nil"/>
              <w:left w:val="nil"/>
              <w:bottom w:val="nil"/>
              <w:right w:val="nil"/>
            </w:tcBorders>
            <w:shd w:val="clear" w:color="auto" w:fill="auto"/>
            <w:noWrap/>
            <w:vAlign w:val="bottom"/>
            <w:hideMark/>
          </w:tcPr>
          <w:p w14:paraId="21CB8AF9" w14:textId="551768E4" w:rsidR="004F6583" w:rsidRPr="004F6583" w:rsidDel="00EB4CE1" w:rsidRDefault="004F6583" w:rsidP="004F6583">
            <w:pPr>
              <w:spacing w:after="0" w:line="240" w:lineRule="auto"/>
              <w:jc w:val="center"/>
              <w:rPr>
                <w:del w:id="23564" w:author="Stefanie Lane" w:date="2022-06-23T15:12:00Z"/>
                <w:rFonts w:ascii="Calibri" w:eastAsia="Times New Roman" w:hAnsi="Calibri" w:cs="Calibri"/>
                <w:color w:val="000000"/>
              </w:rPr>
            </w:pPr>
            <w:del w:id="2356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89F2D5A" w14:textId="7E1FE2D8" w:rsidR="004F6583" w:rsidRPr="004F6583" w:rsidDel="00EB4CE1" w:rsidRDefault="004F6583" w:rsidP="004F6583">
            <w:pPr>
              <w:spacing w:after="0" w:line="240" w:lineRule="auto"/>
              <w:jc w:val="center"/>
              <w:rPr>
                <w:del w:id="23566" w:author="Stefanie Lane" w:date="2022-06-23T15:12:00Z"/>
                <w:rFonts w:ascii="Calibri" w:eastAsia="Times New Roman" w:hAnsi="Calibri" w:cs="Calibri"/>
                <w:color w:val="000000"/>
              </w:rPr>
            </w:pPr>
            <w:del w:id="23567"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D9BA6B2" w14:textId="284E6784" w:rsidR="004F6583" w:rsidRPr="004F6583" w:rsidDel="00EB4CE1" w:rsidRDefault="004F6583" w:rsidP="004F6583">
            <w:pPr>
              <w:spacing w:after="0" w:line="240" w:lineRule="auto"/>
              <w:jc w:val="center"/>
              <w:rPr>
                <w:del w:id="23568" w:author="Stefanie Lane" w:date="2022-06-23T15:12:00Z"/>
                <w:rFonts w:ascii="Calibri" w:eastAsia="Times New Roman" w:hAnsi="Calibri" w:cs="Calibri"/>
                <w:color w:val="000000"/>
              </w:rPr>
            </w:pPr>
            <w:del w:id="2356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D718F89" w14:textId="100792BE" w:rsidTr="004F6583">
        <w:trPr>
          <w:trHeight w:val="290"/>
          <w:del w:id="23570" w:author="Stefanie Lane" w:date="2022-06-23T15:12:00Z"/>
        </w:trPr>
        <w:tc>
          <w:tcPr>
            <w:tcW w:w="1700" w:type="dxa"/>
            <w:vMerge/>
            <w:tcBorders>
              <w:top w:val="nil"/>
              <w:left w:val="nil"/>
              <w:bottom w:val="nil"/>
              <w:right w:val="nil"/>
            </w:tcBorders>
            <w:vAlign w:val="center"/>
            <w:hideMark/>
          </w:tcPr>
          <w:p w14:paraId="656BB557" w14:textId="29E54EB4" w:rsidR="004F6583" w:rsidRPr="004F6583" w:rsidDel="00EB4CE1" w:rsidRDefault="004F6583" w:rsidP="004F6583">
            <w:pPr>
              <w:spacing w:after="0" w:line="240" w:lineRule="auto"/>
              <w:rPr>
                <w:del w:id="2357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18B959" w14:textId="5D090C4E" w:rsidR="004F6583" w:rsidRPr="004F6583" w:rsidDel="00EB4CE1" w:rsidRDefault="004F6583" w:rsidP="004F6583">
            <w:pPr>
              <w:spacing w:after="0" w:line="240" w:lineRule="auto"/>
              <w:rPr>
                <w:del w:id="23572" w:author="Stefanie Lane" w:date="2022-06-23T15:12:00Z"/>
                <w:rFonts w:ascii="Arial" w:eastAsia="Times New Roman" w:hAnsi="Arial" w:cs="Arial"/>
                <w:i/>
                <w:iCs/>
                <w:sz w:val="20"/>
                <w:szCs w:val="20"/>
              </w:rPr>
            </w:pPr>
            <w:del w:id="23573" w:author="Stefanie Lane" w:date="2022-06-23T15:12:00Z">
              <w:r w:rsidRPr="004F6583" w:rsidDel="00EB4CE1">
                <w:rPr>
                  <w:rFonts w:ascii="Arial" w:eastAsia="Times New Roman" w:hAnsi="Arial" w:cs="Arial"/>
                  <w:i/>
                  <w:iCs/>
                  <w:sz w:val="20"/>
                  <w:szCs w:val="20"/>
                </w:rPr>
                <w:delText>Mentha aquatica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F8B7700" w14:textId="3F2A0007" w:rsidR="004F6583" w:rsidRPr="004F6583" w:rsidDel="00EB4CE1" w:rsidRDefault="004F6583" w:rsidP="004F6583">
            <w:pPr>
              <w:spacing w:after="0" w:line="240" w:lineRule="auto"/>
              <w:jc w:val="center"/>
              <w:rPr>
                <w:del w:id="23574" w:author="Stefanie Lane" w:date="2022-06-23T15:12:00Z"/>
                <w:rFonts w:ascii="Calibri" w:eastAsia="Times New Roman" w:hAnsi="Calibri" w:cs="Calibri"/>
                <w:color w:val="000000"/>
              </w:rPr>
            </w:pPr>
            <w:del w:id="23575" w:author="Stefanie Lane" w:date="2022-06-23T15:12:00Z">
              <w:r w:rsidRPr="004F6583" w:rsidDel="00EB4CE1">
                <w:rPr>
                  <w:rFonts w:ascii="Calibri" w:eastAsia="Times New Roman" w:hAnsi="Calibri" w:cs="Calibri"/>
                  <w:color w:val="000000"/>
                </w:rPr>
                <w:delText>0.31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4613BF4" w14:textId="494FD167" w:rsidR="004F6583" w:rsidRPr="004F6583" w:rsidDel="00EB4CE1" w:rsidRDefault="004F6583" w:rsidP="004F6583">
            <w:pPr>
              <w:spacing w:after="0" w:line="240" w:lineRule="auto"/>
              <w:jc w:val="center"/>
              <w:rPr>
                <w:del w:id="23576" w:author="Stefanie Lane" w:date="2022-06-23T15:12:00Z"/>
                <w:rFonts w:ascii="Calibri" w:eastAsia="Times New Roman" w:hAnsi="Calibri" w:cs="Calibri"/>
                <w:color w:val="000000"/>
              </w:rPr>
            </w:pPr>
            <w:del w:id="23577" w:author="Stefanie Lane" w:date="2022-06-23T15:12:00Z">
              <w:r w:rsidRPr="004F6583" w:rsidDel="00EB4CE1">
                <w:rPr>
                  <w:rFonts w:ascii="Calibri" w:eastAsia="Times New Roman" w:hAnsi="Calibri" w:cs="Calibri"/>
                  <w:color w:val="000000"/>
                </w:rPr>
                <w:delText>0.09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145CA58" w14:textId="1621337D" w:rsidR="004F6583" w:rsidRPr="004F6583" w:rsidDel="00EB4CE1" w:rsidRDefault="004F6583" w:rsidP="004F6583">
            <w:pPr>
              <w:spacing w:after="0" w:line="240" w:lineRule="auto"/>
              <w:jc w:val="center"/>
              <w:rPr>
                <w:del w:id="23578" w:author="Stefanie Lane" w:date="2022-06-23T15:12:00Z"/>
                <w:rFonts w:ascii="Calibri" w:eastAsia="Times New Roman" w:hAnsi="Calibri" w:cs="Calibri"/>
                <w:color w:val="000000"/>
              </w:rPr>
            </w:pPr>
            <w:del w:id="23579"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2D706F7B" w14:textId="12C0F870" w:rsidR="004F6583" w:rsidRPr="004F6583" w:rsidDel="00EB4CE1" w:rsidRDefault="004F6583" w:rsidP="004F6583">
            <w:pPr>
              <w:spacing w:after="0" w:line="240" w:lineRule="auto"/>
              <w:jc w:val="center"/>
              <w:rPr>
                <w:del w:id="23580" w:author="Stefanie Lane" w:date="2022-06-23T15:12:00Z"/>
                <w:rFonts w:ascii="Calibri" w:eastAsia="Times New Roman" w:hAnsi="Calibri" w:cs="Calibri"/>
                <w:color w:val="000000"/>
              </w:rPr>
            </w:pPr>
            <w:del w:id="2358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5E6AE00" w14:textId="3E1E7550" w:rsidTr="004F6583">
        <w:trPr>
          <w:trHeight w:val="290"/>
          <w:del w:id="23582" w:author="Stefanie Lane" w:date="2022-06-23T15:12:00Z"/>
        </w:trPr>
        <w:tc>
          <w:tcPr>
            <w:tcW w:w="1700" w:type="dxa"/>
            <w:vMerge/>
            <w:tcBorders>
              <w:top w:val="nil"/>
              <w:left w:val="nil"/>
              <w:bottom w:val="nil"/>
              <w:right w:val="nil"/>
            </w:tcBorders>
            <w:vAlign w:val="center"/>
            <w:hideMark/>
          </w:tcPr>
          <w:p w14:paraId="189C4A0C" w14:textId="0D954364" w:rsidR="004F6583" w:rsidRPr="004F6583" w:rsidDel="00EB4CE1" w:rsidRDefault="004F6583" w:rsidP="004F6583">
            <w:pPr>
              <w:spacing w:after="0" w:line="240" w:lineRule="auto"/>
              <w:rPr>
                <w:del w:id="2358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ED16894" w14:textId="324707EE" w:rsidR="004F6583" w:rsidRPr="004F6583" w:rsidDel="00EB4CE1" w:rsidRDefault="004F6583" w:rsidP="004F6583">
            <w:pPr>
              <w:spacing w:after="0" w:line="240" w:lineRule="auto"/>
              <w:rPr>
                <w:del w:id="23584" w:author="Stefanie Lane" w:date="2022-06-23T15:12:00Z"/>
                <w:rFonts w:ascii="Arial" w:eastAsia="Times New Roman" w:hAnsi="Arial" w:cs="Arial"/>
                <w:i/>
                <w:iCs/>
                <w:sz w:val="20"/>
                <w:szCs w:val="20"/>
              </w:rPr>
            </w:pPr>
            <w:del w:id="23585" w:author="Stefanie Lane" w:date="2022-06-23T15:12:00Z">
              <w:r w:rsidRPr="004F6583" w:rsidDel="00EB4CE1">
                <w:rPr>
                  <w:rFonts w:ascii="Arial" w:eastAsia="Times New Roman" w:hAnsi="Arial" w:cs="Arial"/>
                  <w:i/>
                  <w:iCs/>
                  <w:sz w:val="20"/>
                  <w:szCs w:val="20"/>
                </w:rPr>
                <w:delText>Mimulus guttatus</w:delText>
              </w:r>
            </w:del>
          </w:p>
        </w:tc>
        <w:tc>
          <w:tcPr>
            <w:tcW w:w="960" w:type="dxa"/>
            <w:tcBorders>
              <w:top w:val="nil"/>
              <w:left w:val="nil"/>
              <w:bottom w:val="nil"/>
              <w:right w:val="nil"/>
            </w:tcBorders>
            <w:shd w:val="clear" w:color="auto" w:fill="auto"/>
            <w:noWrap/>
            <w:vAlign w:val="bottom"/>
            <w:hideMark/>
          </w:tcPr>
          <w:p w14:paraId="02A5D4C7" w14:textId="6A07FC91" w:rsidR="004F6583" w:rsidRPr="004F6583" w:rsidDel="00EB4CE1" w:rsidRDefault="004F6583" w:rsidP="004F6583">
            <w:pPr>
              <w:spacing w:after="0" w:line="240" w:lineRule="auto"/>
              <w:jc w:val="center"/>
              <w:rPr>
                <w:del w:id="23586" w:author="Stefanie Lane" w:date="2022-06-23T15:12:00Z"/>
                <w:rFonts w:ascii="Calibri" w:eastAsia="Times New Roman" w:hAnsi="Calibri" w:cs="Calibri"/>
                <w:color w:val="000000"/>
              </w:rPr>
            </w:pPr>
            <w:del w:id="23587"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2EE0960F" w14:textId="4F712EFA" w:rsidR="004F6583" w:rsidRPr="004F6583" w:rsidDel="00EB4CE1" w:rsidRDefault="004F6583" w:rsidP="004F6583">
            <w:pPr>
              <w:spacing w:after="0" w:line="240" w:lineRule="auto"/>
              <w:jc w:val="center"/>
              <w:rPr>
                <w:del w:id="23588" w:author="Stefanie Lane" w:date="2022-06-23T15:12:00Z"/>
                <w:rFonts w:ascii="Calibri" w:eastAsia="Times New Roman" w:hAnsi="Calibri" w:cs="Calibri"/>
                <w:color w:val="000000"/>
              </w:rPr>
            </w:pPr>
            <w:del w:id="2358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8E98707" w14:textId="442400AA" w:rsidR="004F6583" w:rsidRPr="004F6583" w:rsidDel="00EB4CE1" w:rsidRDefault="004F6583" w:rsidP="004F6583">
            <w:pPr>
              <w:spacing w:after="0" w:line="240" w:lineRule="auto"/>
              <w:jc w:val="center"/>
              <w:rPr>
                <w:del w:id="23590" w:author="Stefanie Lane" w:date="2022-06-23T15:12:00Z"/>
                <w:rFonts w:ascii="Calibri" w:eastAsia="Times New Roman" w:hAnsi="Calibri" w:cs="Calibri"/>
                <w:color w:val="000000"/>
              </w:rPr>
            </w:pPr>
            <w:del w:id="2359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31EE169F" w14:textId="343A5D6A" w:rsidR="004F6583" w:rsidRPr="004F6583" w:rsidDel="00EB4CE1" w:rsidRDefault="004F6583" w:rsidP="004F6583">
            <w:pPr>
              <w:spacing w:after="0" w:line="240" w:lineRule="auto"/>
              <w:jc w:val="center"/>
              <w:rPr>
                <w:del w:id="23592" w:author="Stefanie Lane" w:date="2022-06-23T15:12:00Z"/>
                <w:rFonts w:ascii="Calibri" w:eastAsia="Times New Roman" w:hAnsi="Calibri" w:cs="Calibri"/>
                <w:color w:val="000000"/>
              </w:rPr>
            </w:pPr>
            <w:del w:id="2359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2DC66494" w14:textId="0BFD073E" w:rsidTr="004F6583">
        <w:trPr>
          <w:trHeight w:val="290"/>
          <w:del w:id="23594" w:author="Stefanie Lane" w:date="2022-06-23T15:12:00Z"/>
        </w:trPr>
        <w:tc>
          <w:tcPr>
            <w:tcW w:w="1700" w:type="dxa"/>
            <w:vMerge/>
            <w:tcBorders>
              <w:top w:val="nil"/>
              <w:left w:val="nil"/>
              <w:bottom w:val="nil"/>
              <w:right w:val="nil"/>
            </w:tcBorders>
            <w:vAlign w:val="center"/>
            <w:hideMark/>
          </w:tcPr>
          <w:p w14:paraId="4DAE007A" w14:textId="318754AE" w:rsidR="004F6583" w:rsidRPr="004F6583" w:rsidDel="00EB4CE1" w:rsidRDefault="004F6583" w:rsidP="004F6583">
            <w:pPr>
              <w:spacing w:after="0" w:line="240" w:lineRule="auto"/>
              <w:rPr>
                <w:del w:id="2359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755374A" w14:textId="2FC87027" w:rsidR="004F6583" w:rsidRPr="004F6583" w:rsidDel="00EB4CE1" w:rsidRDefault="004F6583" w:rsidP="004F6583">
            <w:pPr>
              <w:spacing w:after="0" w:line="240" w:lineRule="auto"/>
              <w:rPr>
                <w:del w:id="23596" w:author="Stefanie Lane" w:date="2022-06-23T15:12:00Z"/>
                <w:rFonts w:ascii="Arial" w:eastAsia="Times New Roman" w:hAnsi="Arial" w:cs="Arial"/>
                <w:i/>
                <w:iCs/>
                <w:sz w:val="20"/>
                <w:szCs w:val="20"/>
              </w:rPr>
            </w:pPr>
            <w:del w:id="23597" w:author="Stefanie Lane" w:date="2022-06-23T15:12:00Z">
              <w:r w:rsidRPr="004F6583" w:rsidDel="00EB4CE1">
                <w:rPr>
                  <w:rFonts w:ascii="Arial" w:eastAsia="Times New Roman" w:hAnsi="Arial" w:cs="Arial"/>
                  <w:i/>
                  <w:iCs/>
                  <w:sz w:val="20"/>
                  <w:szCs w:val="20"/>
                </w:rPr>
                <w:delText>Myosotis scorpiodes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B36EC1A" w14:textId="378352F2" w:rsidR="004F6583" w:rsidRPr="004F6583" w:rsidDel="00EB4CE1" w:rsidRDefault="004F6583" w:rsidP="004F6583">
            <w:pPr>
              <w:spacing w:after="0" w:line="240" w:lineRule="auto"/>
              <w:jc w:val="center"/>
              <w:rPr>
                <w:del w:id="23598" w:author="Stefanie Lane" w:date="2022-06-23T15:12:00Z"/>
                <w:rFonts w:ascii="Calibri" w:eastAsia="Times New Roman" w:hAnsi="Calibri" w:cs="Calibri"/>
                <w:color w:val="000000"/>
              </w:rPr>
            </w:pPr>
            <w:del w:id="23599" w:author="Stefanie Lane" w:date="2022-06-23T15:12:00Z">
              <w:r w:rsidRPr="004F6583" w:rsidDel="00EB4CE1">
                <w:rPr>
                  <w:rFonts w:ascii="Calibri" w:eastAsia="Times New Roman" w:hAnsi="Calibri" w:cs="Calibri"/>
                  <w:color w:val="000000"/>
                </w:rPr>
                <w:delText>0.31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50C493B" w14:textId="4411F265" w:rsidR="004F6583" w:rsidRPr="004F6583" w:rsidDel="00EB4CE1" w:rsidRDefault="004F6583" w:rsidP="004F6583">
            <w:pPr>
              <w:spacing w:after="0" w:line="240" w:lineRule="auto"/>
              <w:jc w:val="center"/>
              <w:rPr>
                <w:del w:id="23600" w:author="Stefanie Lane" w:date="2022-06-23T15:12:00Z"/>
                <w:rFonts w:ascii="Calibri" w:eastAsia="Times New Roman" w:hAnsi="Calibri" w:cs="Calibri"/>
                <w:color w:val="000000"/>
              </w:rPr>
            </w:pPr>
            <w:del w:id="23601"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3624795" w14:textId="7F8CD66B" w:rsidR="004F6583" w:rsidRPr="004F6583" w:rsidDel="00EB4CE1" w:rsidRDefault="004F6583" w:rsidP="004F6583">
            <w:pPr>
              <w:spacing w:after="0" w:line="240" w:lineRule="auto"/>
              <w:jc w:val="center"/>
              <w:rPr>
                <w:del w:id="23602" w:author="Stefanie Lane" w:date="2022-06-23T15:12:00Z"/>
                <w:rFonts w:ascii="Calibri" w:eastAsia="Times New Roman" w:hAnsi="Calibri" w:cs="Calibri"/>
                <w:color w:val="000000"/>
              </w:rPr>
            </w:pPr>
            <w:del w:id="23603"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7C60EF39" w14:textId="590ABCE2" w:rsidR="004F6583" w:rsidRPr="004F6583" w:rsidDel="00EB4CE1" w:rsidRDefault="004F6583" w:rsidP="004F6583">
            <w:pPr>
              <w:spacing w:after="0" w:line="240" w:lineRule="auto"/>
              <w:jc w:val="center"/>
              <w:rPr>
                <w:del w:id="23604" w:author="Stefanie Lane" w:date="2022-06-23T15:12:00Z"/>
                <w:rFonts w:ascii="Calibri" w:eastAsia="Times New Roman" w:hAnsi="Calibri" w:cs="Calibri"/>
                <w:color w:val="000000"/>
              </w:rPr>
            </w:pPr>
            <w:del w:id="2360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023E6AD" w14:textId="621A97CA" w:rsidTr="004F6583">
        <w:trPr>
          <w:trHeight w:val="290"/>
          <w:del w:id="23606" w:author="Stefanie Lane" w:date="2022-06-23T15:12:00Z"/>
        </w:trPr>
        <w:tc>
          <w:tcPr>
            <w:tcW w:w="1700" w:type="dxa"/>
            <w:vMerge/>
            <w:tcBorders>
              <w:top w:val="nil"/>
              <w:left w:val="nil"/>
              <w:bottom w:val="nil"/>
              <w:right w:val="nil"/>
            </w:tcBorders>
            <w:vAlign w:val="center"/>
            <w:hideMark/>
          </w:tcPr>
          <w:p w14:paraId="2F0D59CF" w14:textId="050B8089" w:rsidR="004F6583" w:rsidRPr="004F6583" w:rsidDel="00EB4CE1" w:rsidRDefault="004F6583" w:rsidP="004F6583">
            <w:pPr>
              <w:spacing w:after="0" w:line="240" w:lineRule="auto"/>
              <w:rPr>
                <w:del w:id="2360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3B1E16" w14:textId="254EC54A" w:rsidR="004F6583" w:rsidRPr="004F6583" w:rsidDel="00EB4CE1" w:rsidRDefault="004F6583" w:rsidP="004F6583">
            <w:pPr>
              <w:spacing w:after="0" w:line="240" w:lineRule="auto"/>
              <w:rPr>
                <w:del w:id="23608" w:author="Stefanie Lane" w:date="2022-06-23T15:12:00Z"/>
                <w:rFonts w:ascii="Arial" w:eastAsia="Times New Roman" w:hAnsi="Arial" w:cs="Arial"/>
                <w:i/>
                <w:iCs/>
                <w:sz w:val="20"/>
                <w:szCs w:val="20"/>
              </w:rPr>
            </w:pPr>
            <w:del w:id="23609" w:author="Stefanie Lane" w:date="2022-06-23T15:12:00Z">
              <w:r w:rsidRPr="004F6583" w:rsidDel="00EB4CE1">
                <w:rPr>
                  <w:rFonts w:ascii="Arial" w:eastAsia="Times New Roman" w:hAnsi="Arial" w:cs="Arial"/>
                  <w:i/>
                  <w:iCs/>
                  <w:sz w:val="20"/>
                  <w:szCs w:val="20"/>
                </w:rPr>
                <w:delText>Oenanthe sarmentosa</w:delText>
              </w:r>
            </w:del>
          </w:p>
        </w:tc>
        <w:tc>
          <w:tcPr>
            <w:tcW w:w="960" w:type="dxa"/>
            <w:tcBorders>
              <w:top w:val="nil"/>
              <w:left w:val="nil"/>
              <w:bottom w:val="nil"/>
              <w:right w:val="nil"/>
            </w:tcBorders>
            <w:shd w:val="clear" w:color="auto" w:fill="auto"/>
            <w:noWrap/>
            <w:vAlign w:val="bottom"/>
            <w:hideMark/>
          </w:tcPr>
          <w:p w14:paraId="2CFDFB33" w14:textId="59F3603A" w:rsidR="004F6583" w:rsidRPr="004F6583" w:rsidDel="00EB4CE1" w:rsidRDefault="004F6583" w:rsidP="004F6583">
            <w:pPr>
              <w:spacing w:after="0" w:line="240" w:lineRule="auto"/>
              <w:jc w:val="center"/>
              <w:rPr>
                <w:del w:id="23610" w:author="Stefanie Lane" w:date="2022-06-23T15:12:00Z"/>
                <w:rFonts w:ascii="Calibri" w:eastAsia="Times New Roman" w:hAnsi="Calibri" w:cs="Calibri"/>
                <w:color w:val="000000"/>
              </w:rPr>
            </w:pPr>
            <w:del w:id="23611" w:author="Stefanie Lane" w:date="2022-06-23T15:12:00Z">
              <w:r w:rsidRPr="004F6583" w:rsidDel="00EB4CE1">
                <w:rPr>
                  <w:rFonts w:ascii="Calibri" w:eastAsia="Times New Roman" w:hAnsi="Calibri" w:cs="Calibri"/>
                  <w:color w:val="000000"/>
                </w:rPr>
                <w:delText>0.17</w:delText>
              </w:r>
            </w:del>
          </w:p>
        </w:tc>
        <w:tc>
          <w:tcPr>
            <w:tcW w:w="960" w:type="dxa"/>
            <w:tcBorders>
              <w:top w:val="nil"/>
              <w:left w:val="nil"/>
              <w:bottom w:val="nil"/>
              <w:right w:val="nil"/>
            </w:tcBorders>
            <w:shd w:val="clear" w:color="auto" w:fill="auto"/>
            <w:noWrap/>
            <w:vAlign w:val="bottom"/>
            <w:hideMark/>
          </w:tcPr>
          <w:p w14:paraId="269A98C3" w14:textId="68BF81AF" w:rsidR="004F6583" w:rsidRPr="004F6583" w:rsidDel="00EB4CE1" w:rsidRDefault="004F6583" w:rsidP="004F6583">
            <w:pPr>
              <w:spacing w:after="0" w:line="240" w:lineRule="auto"/>
              <w:jc w:val="center"/>
              <w:rPr>
                <w:del w:id="23612" w:author="Stefanie Lane" w:date="2022-06-23T15:12:00Z"/>
                <w:rFonts w:ascii="Calibri" w:eastAsia="Times New Roman" w:hAnsi="Calibri" w:cs="Calibri"/>
                <w:color w:val="000000"/>
              </w:rPr>
            </w:pPr>
            <w:del w:id="23613" w:author="Stefanie Lane" w:date="2022-06-23T15:12:00Z">
              <w:r w:rsidRPr="004F6583" w:rsidDel="00EB4CE1">
                <w:rPr>
                  <w:rFonts w:ascii="Calibri" w:eastAsia="Times New Roman" w:hAnsi="Calibri" w:cs="Calibri"/>
                  <w:color w:val="000000"/>
                </w:rPr>
                <w:delText>0.30</w:delText>
              </w:r>
            </w:del>
          </w:p>
        </w:tc>
        <w:tc>
          <w:tcPr>
            <w:tcW w:w="960" w:type="dxa"/>
            <w:tcBorders>
              <w:top w:val="nil"/>
              <w:left w:val="nil"/>
              <w:bottom w:val="nil"/>
              <w:right w:val="nil"/>
            </w:tcBorders>
            <w:shd w:val="clear" w:color="auto" w:fill="auto"/>
            <w:noWrap/>
            <w:vAlign w:val="bottom"/>
            <w:hideMark/>
          </w:tcPr>
          <w:p w14:paraId="13E34463" w14:textId="15DF1701" w:rsidR="004F6583" w:rsidRPr="004F6583" w:rsidDel="00EB4CE1" w:rsidRDefault="004F6583" w:rsidP="004F6583">
            <w:pPr>
              <w:spacing w:after="0" w:line="240" w:lineRule="auto"/>
              <w:jc w:val="center"/>
              <w:rPr>
                <w:del w:id="23614" w:author="Stefanie Lane" w:date="2022-06-23T15:12:00Z"/>
                <w:rFonts w:ascii="Calibri" w:eastAsia="Times New Roman" w:hAnsi="Calibri" w:cs="Calibri"/>
                <w:color w:val="000000"/>
              </w:rPr>
            </w:pPr>
            <w:del w:id="2361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10C351C0" w14:textId="2A824194" w:rsidR="004F6583" w:rsidRPr="004F6583" w:rsidDel="00EB4CE1" w:rsidRDefault="004F6583" w:rsidP="004F6583">
            <w:pPr>
              <w:spacing w:after="0" w:line="240" w:lineRule="auto"/>
              <w:jc w:val="center"/>
              <w:rPr>
                <w:del w:id="23616" w:author="Stefanie Lane" w:date="2022-06-23T15:12:00Z"/>
                <w:rFonts w:ascii="Calibri" w:eastAsia="Times New Roman" w:hAnsi="Calibri" w:cs="Calibri"/>
                <w:color w:val="000000"/>
              </w:rPr>
            </w:pPr>
            <w:del w:id="2361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0ECDB13" w14:textId="42CAFC5E" w:rsidTr="004F6583">
        <w:trPr>
          <w:trHeight w:val="290"/>
          <w:del w:id="23618" w:author="Stefanie Lane" w:date="2022-06-23T15:12:00Z"/>
        </w:trPr>
        <w:tc>
          <w:tcPr>
            <w:tcW w:w="1700" w:type="dxa"/>
            <w:vMerge/>
            <w:tcBorders>
              <w:top w:val="nil"/>
              <w:left w:val="nil"/>
              <w:bottom w:val="nil"/>
              <w:right w:val="nil"/>
            </w:tcBorders>
            <w:vAlign w:val="center"/>
            <w:hideMark/>
          </w:tcPr>
          <w:p w14:paraId="6C554FF7" w14:textId="313E1619" w:rsidR="004F6583" w:rsidRPr="004F6583" w:rsidDel="00EB4CE1" w:rsidRDefault="004F6583" w:rsidP="004F6583">
            <w:pPr>
              <w:spacing w:after="0" w:line="240" w:lineRule="auto"/>
              <w:rPr>
                <w:del w:id="2361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FE99DC2" w14:textId="4D12F7F4" w:rsidR="004F6583" w:rsidRPr="004F6583" w:rsidDel="00EB4CE1" w:rsidRDefault="004F6583" w:rsidP="004F6583">
            <w:pPr>
              <w:spacing w:after="0" w:line="240" w:lineRule="auto"/>
              <w:rPr>
                <w:del w:id="23620" w:author="Stefanie Lane" w:date="2022-06-23T15:12:00Z"/>
                <w:rFonts w:ascii="Arial" w:eastAsia="Times New Roman" w:hAnsi="Arial" w:cs="Arial"/>
                <w:i/>
                <w:iCs/>
                <w:sz w:val="20"/>
                <w:szCs w:val="20"/>
              </w:rPr>
            </w:pPr>
            <w:del w:id="23621" w:author="Stefanie Lane" w:date="2022-06-23T15:12:00Z">
              <w:r w:rsidRPr="004F6583" w:rsidDel="00EB4CE1">
                <w:rPr>
                  <w:rFonts w:ascii="Arial" w:eastAsia="Times New Roman" w:hAnsi="Arial" w:cs="Arial"/>
                  <w:i/>
                  <w:iCs/>
                  <w:sz w:val="20"/>
                  <w:szCs w:val="20"/>
                </w:rPr>
                <w:delText>Platanthera dilatata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055EC06" w14:textId="6BBF3224" w:rsidR="004F6583" w:rsidRPr="004F6583" w:rsidDel="00EB4CE1" w:rsidRDefault="004F6583" w:rsidP="004F6583">
            <w:pPr>
              <w:spacing w:after="0" w:line="240" w:lineRule="auto"/>
              <w:jc w:val="center"/>
              <w:rPr>
                <w:del w:id="23622" w:author="Stefanie Lane" w:date="2022-06-23T15:12:00Z"/>
                <w:rFonts w:ascii="Calibri" w:eastAsia="Times New Roman" w:hAnsi="Calibri" w:cs="Calibri"/>
                <w:color w:val="000000"/>
              </w:rPr>
            </w:pPr>
            <w:del w:id="23623" w:author="Stefanie Lane" w:date="2022-06-23T15:12:00Z">
              <w:r w:rsidRPr="004F6583" w:rsidDel="00EB4CE1">
                <w:rPr>
                  <w:rFonts w:ascii="Calibri" w:eastAsia="Times New Roman" w:hAnsi="Calibri" w:cs="Calibri"/>
                  <w:color w:val="000000"/>
                </w:rPr>
                <w:delText>0.21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B4C8622" w14:textId="20F37B80" w:rsidR="004F6583" w:rsidRPr="004F6583" w:rsidDel="00EB4CE1" w:rsidRDefault="004F6583" w:rsidP="004F6583">
            <w:pPr>
              <w:spacing w:after="0" w:line="240" w:lineRule="auto"/>
              <w:jc w:val="center"/>
              <w:rPr>
                <w:del w:id="23624" w:author="Stefanie Lane" w:date="2022-06-23T15:12:00Z"/>
                <w:rFonts w:ascii="Calibri" w:eastAsia="Times New Roman" w:hAnsi="Calibri" w:cs="Calibri"/>
                <w:color w:val="000000"/>
              </w:rPr>
            </w:pPr>
            <w:del w:id="23625"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1C2AC08" w14:textId="37D5B10C" w:rsidR="004F6583" w:rsidRPr="004F6583" w:rsidDel="00EB4CE1" w:rsidRDefault="004F6583" w:rsidP="004F6583">
            <w:pPr>
              <w:spacing w:after="0" w:line="240" w:lineRule="auto"/>
              <w:jc w:val="center"/>
              <w:rPr>
                <w:del w:id="23626" w:author="Stefanie Lane" w:date="2022-06-23T15:12:00Z"/>
                <w:rFonts w:ascii="Calibri" w:eastAsia="Times New Roman" w:hAnsi="Calibri" w:cs="Calibri"/>
                <w:color w:val="000000"/>
              </w:rPr>
            </w:pPr>
            <w:del w:id="23627"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444E750A" w14:textId="1BF5E125" w:rsidR="004F6583" w:rsidRPr="004F6583" w:rsidDel="00EB4CE1" w:rsidRDefault="004F6583" w:rsidP="004F6583">
            <w:pPr>
              <w:spacing w:after="0" w:line="240" w:lineRule="auto"/>
              <w:jc w:val="center"/>
              <w:rPr>
                <w:del w:id="23628" w:author="Stefanie Lane" w:date="2022-06-23T15:12:00Z"/>
                <w:rFonts w:ascii="Calibri" w:eastAsia="Times New Roman" w:hAnsi="Calibri" w:cs="Calibri"/>
                <w:color w:val="000000"/>
              </w:rPr>
            </w:pPr>
            <w:del w:id="2362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AC6D7CB" w14:textId="3AB7DAEA" w:rsidTr="004F6583">
        <w:trPr>
          <w:trHeight w:val="290"/>
          <w:del w:id="23630" w:author="Stefanie Lane" w:date="2022-06-23T15:12:00Z"/>
        </w:trPr>
        <w:tc>
          <w:tcPr>
            <w:tcW w:w="1700" w:type="dxa"/>
            <w:vMerge/>
            <w:tcBorders>
              <w:top w:val="nil"/>
              <w:left w:val="nil"/>
              <w:bottom w:val="nil"/>
              <w:right w:val="nil"/>
            </w:tcBorders>
            <w:vAlign w:val="center"/>
            <w:hideMark/>
          </w:tcPr>
          <w:p w14:paraId="699D2498" w14:textId="00407745" w:rsidR="004F6583" w:rsidRPr="004F6583" w:rsidDel="00EB4CE1" w:rsidRDefault="004F6583" w:rsidP="004F6583">
            <w:pPr>
              <w:spacing w:after="0" w:line="240" w:lineRule="auto"/>
              <w:rPr>
                <w:del w:id="2363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91BA01" w14:textId="442C52BB" w:rsidR="004F6583" w:rsidRPr="004F6583" w:rsidDel="00EB4CE1" w:rsidRDefault="004F6583" w:rsidP="004F6583">
            <w:pPr>
              <w:spacing w:after="0" w:line="240" w:lineRule="auto"/>
              <w:rPr>
                <w:del w:id="23632" w:author="Stefanie Lane" w:date="2022-06-23T15:12:00Z"/>
                <w:rFonts w:ascii="Arial" w:eastAsia="Times New Roman" w:hAnsi="Arial" w:cs="Arial"/>
                <w:i/>
                <w:iCs/>
                <w:sz w:val="20"/>
                <w:szCs w:val="20"/>
              </w:rPr>
            </w:pPr>
            <w:del w:id="23633" w:author="Stefanie Lane" w:date="2022-06-23T15:12:00Z">
              <w:r w:rsidRPr="004F6583" w:rsidDel="00EB4CE1">
                <w:rPr>
                  <w:rFonts w:ascii="Arial" w:eastAsia="Times New Roman" w:hAnsi="Arial" w:cs="Arial"/>
                  <w:i/>
                  <w:iCs/>
                  <w:sz w:val="20"/>
                  <w:szCs w:val="20"/>
                </w:rPr>
                <w:delText>Poa palustris</w:delText>
              </w:r>
            </w:del>
          </w:p>
        </w:tc>
        <w:tc>
          <w:tcPr>
            <w:tcW w:w="960" w:type="dxa"/>
            <w:tcBorders>
              <w:top w:val="nil"/>
              <w:left w:val="nil"/>
              <w:bottom w:val="nil"/>
              <w:right w:val="nil"/>
            </w:tcBorders>
            <w:shd w:val="clear" w:color="auto" w:fill="auto"/>
            <w:noWrap/>
            <w:vAlign w:val="bottom"/>
            <w:hideMark/>
          </w:tcPr>
          <w:p w14:paraId="0D998997" w14:textId="736EA068" w:rsidR="004F6583" w:rsidRPr="004F6583" w:rsidDel="00EB4CE1" w:rsidRDefault="004F6583" w:rsidP="004F6583">
            <w:pPr>
              <w:spacing w:after="0" w:line="240" w:lineRule="auto"/>
              <w:jc w:val="center"/>
              <w:rPr>
                <w:del w:id="23634" w:author="Stefanie Lane" w:date="2022-06-23T15:12:00Z"/>
                <w:rFonts w:ascii="Calibri" w:eastAsia="Times New Roman" w:hAnsi="Calibri" w:cs="Calibri"/>
                <w:color w:val="000000"/>
              </w:rPr>
            </w:pPr>
            <w:del w:id="23635" w:author="Stefanie Lane" w:date="2022-06-23T15:12:00Z">
              <w:r w:rsidRPr="004F6583" w:rsidDel="00EB4CE1">
                <w:rPr>
                  <w:rFonts w:ascii="Calibri" w:eastAsia="Times New Roman" w:hAnsi="Calibri" w:cs="Calibri"/>
                  <w:color w:val="000000"/>
                </w:rPr>
                <w:delText>0.55</w:delText>
              </w:r>
            </w:del>
          </w:p>
        </w:tc>
        <w:tc>
          <w:tcPr>
            <w:tcW w:w="960" w:type="dxa"/>
            <w:tcBorders>
              <w:top w:val="nil"/>
              <w:left w:val="nil"/>
              <w:bottom w:val="nil"/>
              <w:right w:val="nil"/>
            </w:tcBorders>
            <w:shd w:val="clear" w:color="auto" w:fill="auto"/>
            <w:noWrap/>
            <w:vAlign w:val="bottom"/>
            <w:hideMark/>
          </w:tcPr>
          <w:p w14:paraId="5640156F" w14:textId="760CA127" w:rsidR="004F6583" w:rsidRPr="004F6583" w:rsidDel="00EB4CE1" w:rsidRDefault="004F6583" w:rsidP="004F6583">
            <w:pPr>
              <w:spacing w:after="0" w:line="240" w:lineRule="auto"/>
              <w:jc w:val="center"/>
              <w:rPr>
                <w:del w:id="23636" w:author="Stefanie Lane" w:date="2022-06-23T15:12:00Z"/>
                <w:rFonts w:ascii="Calibri" w:eastAsia="Times New Roman" w:hAnsi="Calibri" w:cs="Calibri"/>
                <w:color w:val="000000"/>
              </w:rPr>
            </w:pPr>
            <w:del w:id="23637" w:author="Stefanie Lane" w:date="2022-06-23T15:12:00Z">
              <w:r w:rsidRPr="004F6583" w:rsidDel="00EB4CE1">
                <w:rPr>
                  <w:rFonts w:ascii="Calibri" w:eastAsia="Times New Roman" w:hAnsi="Calibri" w:cs="Calibri"/>
                  <w:color w:val="000000"/>
                </w:rPr>
                <w:delText>1.73</w:delText>
              </w:r>
            </w:del>
          </w:p>
        </w:tc>
        <w:tc>
          <w:tcPr>
            <w:tcW w:w="960" w:type="dxa"/>
            <w:tcBorders>
              <w:top w:val="nil"/>
              <w:left w:val="nil"/>
              <w:bottom w:val="nil"/>
              <w:right w:val="nil"/>
            </w:tcBorders>
            <w:shd w:val="clear" w:color="auto" w:fill="auto"/>
            <w:noWrap/>
            <w:vAlign w:val="bottom"/>
            <w:hideMark/>
          </w:tcPr>
          <w:p w14:paraId="73832A46" w14:textId="5D8F3A3F" w:rsidR="004F6583" w:rsidRPr="004F6583" w:rsidDel="00EB4CE1" w:rsidRDefault="004F6583" w:rsidP="004F6583">
            <w:pPr>
              <w:spacing w:after="0" w:line="240" w:lineRule="auto"/>
              <w:jc w:val="center"/>
              <w:rPr>
                <w:del w:id="23638" w:author="Stefanie Lane" w:date="2022-06-23T15:12:00Z"/>
                <w:rFonts w:ascii="Calibri" w:eastAsia="Times New Roman" w:hAnsi="Calibri" w:cs="Calibri"/>
                <w:color w:val="000000"/>
              </w:rPr>
            </w:pPr>
            <w:del w:id="23639"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09F9AF4D" w14:textId="5ABA5E13" w:rsidR="004F6583" w:rsidRPr="004F6583" w:rsidDel="00EB4CE1" w:rsidRDefault="004F6583" w:rsidP="004F6583">
            <w:pPr>
              <w:spacing w:after="0" w:line="240" w:lineRule="auto"/>
              <w:jc w:val="center"/>
              <w:rPr>
                <w:del w:id="23640" w:author="Stefanie Lane" w:date="2022-06-23T15:12:00Z"/>
                <w:rFonts w:ascii="Calibri" w:eastAsia="Times New Roman" w:hAnsi="Calibri" w:cs="Calibri"/>
                <w:color w:val="000000"/>
              </w:rPr>
            </w:pPr>
            <w:del w:id="2364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712F64E" w14:textId="34AE2DEA" w:rsidTr="004F6583">
        <w:trPr>
          <w:trHeight w:val="290"/>
          <w:del w:id="23642" w:author="Stefanie Lane" w:date="2022-06-23T15:12:00Z"/>
        </w:trPr>
        <w:tc>
          <w:tcPr>
            <w:tcW w:w="1700" w:type="dxa"/>
            <w:vMerge/>
            <w:tcBorders>
              <w:top w:val="nil"/>
              <w:left w:val="nil"/>
              <w:bottom w:val="nil"/>
              <w:right w:val="nil"/>
            </w:tcBorders>
            <w:vAlign w:val="center"/>
            <w:hideMark/>
          </w:tcPr>
          <w:p w14:paraId="495150C6" w14:textId="3A561EF2" w:rsidR="004F6583" w:rsidRPr="004F6583" w:rsidDel="00EB4CE1" w:rsidRDefault="004F6583" w:rsidP="004F6583">
            <w:pPr>
              <w:spacing w:after="0" w:line="240" w:lineRule="auto"/>
              <w:rPr>
                <w:del w:id="2364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F94A773" w14:textId="14EDFEE3" w:rsidR="004F6583" w:rsidRPr="004F6583" w:rsidDel="00EB4CE1" w:rsidRDefault="004F6583" w:rsidP="004F6583">
            <w:pPr>
              <w:spacing w:after="0" w:line="240" w:lineRule="auto"/>
              <w:rPr>
                <w:del w:id="23644" w:author="Stefanie Lane" w:date="2022-06-23T15:12:00Z"/>
                <w:rFonts w:ascii="Arial" w:eastAsia="Times New Roman" w:hAnsi="Arial" w:cs="Arial"/>
                <w:i/>
                <w:iCs/>
                <w:sz w:val="20"/>
                <w:szCs w:val="20"/>
              </w:rPr>
            </w:pPr>
            <w:del w:id="23645" w:author="Stefanie Lane" w:date="2022-06-23T15:12:00Z">
              <w:r w:rsidRPr="004F6583" w:rsidDel="00EB4CE1">
                <w:rPr>
                  <w:rFonts w:ascii="Arial" w:eastAsia="Times New Roman" w:hAnsi="Arial" w:cs="Arial"/>
                  <w:i/>
                  <w:iCs/>
                  <w:sz w:val="20"/>
                  <w:szCs w:val="20"/>
                </w:rPr>
                <w:delText>Poa trivialis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4E8D9B8" w14:textId="0957FD32" w:rsidR="004F6583" w:rsidRPr="004F6583" w:rsidDel="00EB4CE1" w:rsidRDefault="004F6583" w:rsidP="004F6583">
            <w:pPr>
              <w:spacing w:after="0" w:line="240" w:lineRule="auto"/>
              <w:jc w:val="center"/>
              <w:rPr>
                <w:del w:id="23646" w:author="Stefanie Lane" w:date="2022-06-23T15:12:00Z"/>
                <w:rFonts w:ascii="Calibri" w:eastAsia="Times New Roman" w:hAnsi="Calibri" w:cs="Calibri"/>
                <w:color w:val="000000"/>
              </w:rPr>
            </w:pPr>
            <w:del w:id="23647" w:author="Stefanie Lane" w:date="2022-06-23T15:12:00Z">
              <w:r w:rsidRPr="004F6583" w:rsidDel="00EB4CE1">
                <w:rPr>
                  <w:rFonts w:ascii="Calibri" w:eastAsia="Times New Roman" w:hAnsi="Calibri" w:cs="Calibri"/>
                  <w:color w:val="000000"/>
                </w:rPr>
                <w:delText>0.31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3F533BF" w14:textId="0F991985" w:rsidR="004F6583" w:rsidRPr="004F6583" w:rsidDel="00EB4CE1" w:rsidRDefault="004F6583" w:rsidP="004F6583">
            <w:pPr>
              <w:spacing w:after="0" w:line="240" w:lineRule="auto"/>
              <w:jc w:val="center"/>
              <w:rPr>
                <w:del w:id="23648" w:author="Stefanie Lane" w:date="2022-06-23T15:12:00Z"/>
                <w:rFonts w:ascii="Calibri" w:eastAsia="Times New Roman" w:hAnsi="Calibri" w:cs="Calibri"/>
                <w:color w:val="000000"/>
              </w:rPr>
            </w:pPr>
            <w:del w:id="2364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0CF004D" w14:textId="7F74B930" w:rsidR="004F6583" w:rsidRPr="004F6583" w:rsidDel="00EB4CE1" w:rsidRDefault="004F6583" w:rsidP="004F6583">
            <w:pPr>
              <w:spacing w:after="0" w:line="240" w:lineRule="auto"/>
              <w:jc w:val="center"/>
              <w:rPr>
                <w:del w:id="23650" w:author="Stefanie Lane" w:date="2022-06-23T15:12:00Z"/>
                <w:rFonts w:ascii="Calibri" w:eastAsia="Times New Roman" w:hAnsi="Calibri" w:cs="Calibri"/>
                <w:color w:val="000000"/>
              </w:rPr>
            </w:pPr>
            <w:del w:id="23651"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104B629E" w14:textId="3BF15748" w:rsidR="004F6583" w:rsidRPr="004F6583" w:rsidDel="00EB4CE1" w:rsidRDefault="004F6583" w:rsidP="004F6583">
            <w:pPr>
              <w:spacing w:after="0" w:line="240" w:lineRule="auto"/>
              <w:jc w:val="center"/>
              <w:rPr>
                <w:del w:id="23652" w:author="Stefanie Lane" w:date="2022-06-23T15:12:00Z"/>
                <w:rFonts w:ascii="Calibri" w:eastAsia="Times New Roman" w:hAnsi="Calibri" w:cs="Calibri"/>
                <w:color w:val="000000"/>
              </w:rPr>
            </w:pPr>
            <w:del w:id="2365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27308D6B" w14:textId="5C7C70BF" w:rsidTr="004F6583">
        <w:trPr>
          <w:trHeight w:val="290"/>
          <w:del w:id="23654" w:author="Stefanie Lane" w:date="2022-06-23T15:12:00Z"/>
        </w:trPr>
        <w:tc>
          <w:tcPr>
            <w:tcW w:w="1700" w:type="dxa"/>
            <w:vMerge/>
            <w:tcBorders>
              <w:top w:val="nil"/>
              <w:left w:val="nil"/>
              <w:bottom w:val="nil"/>
              <w:right w:val="nil"/>
            </w:tcBorders>
            <w:vAlign w:val="center"/>
            <w:hideMark/>
          </w:tcPr>
          <w:p w14:paraId="6D7FDCEF" w14:textId="19242BCC" w:rsidR="004F6583" w:rsidRPr="004F6583" w:rsidDel="00EB4CE1" w:rsidRDefault="004F6583" w:rsidP="004F6583">
            <w:pPr>
              <w:spacing w:after="0" w:line="240" w:lineRule="auto"/>
              <w:rPr>
                <w:del w:id="2365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4BAB6B" w14:textId="1BB0F705" w:rsidR="004F6583" w:rsidRPr="004F6583" w:rsidDel="00EB4CE1" w:rsidRDefault="004F6583" w:rsidP="004F6583">
            <w:pPr>
              <w:spacing w:after="0" w:line="240" w:lineRule="auto"/>
              <w:rPr>
                <w:del w:id="23656" w:author="Stefanie Lane" w:date="2022-06-23T15:12:00Z"/>
                <w:rFonts w:ascii="Arial" w:eastAsia="Times New Roman" w:hAnsi="Arial" w:cs="Arial"/>
                <w:i/>
                <w:iCs/>
                <w:sz w:val="20"/>
                <w:szCs w:val="20"/>
              </w:rPr>
            </w:pPr>
            <w:del w:id="23657" w:author="Stefanie Lane" w:date="2022-06-23T15:12:00Z">
              <w:r w:rsidRPr="004F6583" w:rsidDel="00EB4CE1">
                <w:rPr>
                  <w:rFonts w:ascii="Arial" w:eastAsia="Times New Roman" w:hAnsi="Arial" w:cs="Arial"/>
                  <w:i/>
                  <w:iCs/>
                  <w:sz w:val="20"/>
                  <w:szCs w:val="20"/>
                </w:rPr>
                <w:delText>Polygonum hydropiper</w:delText>
              </w:r>
            </w:del>
          </w:p>
        </w:tc>
        <w:tc>
          <w:tcPr>
            <w:tcW w:w="960" w:type="dxa"/>
            <w:tcBorders>
              <w:top w:val="nil"/>
              <w:left w:val="nil"/>
              <w:bottom w:val="nil"/>
              <w:right w:val="nil"/>
            </w:tcBorders>
            <w:shd w:val="clear" w:color="auto" w:fill="auto"/>
            <w:noWrap/>
            <w:vAlign w:val="bottom"/>
            <w:hideMark/>
          </w:tcPr>
          <w:p w14:paraId="3AFC059B" w14:textId="6F014059" w:rsidR="004F6583" w:rsidRPr="004F6583" w:rsidDel="00EB4CE1" w:rsidRDefault="004F6583" w:rsidP="004F6583">
            <w:pPr>
              <w:spacing w:after="0" w:line="240" w:lineRule="auto"/>
              <w:jc w:val="center"/>
              <w:rPr>
                <w:del w:id="23658" w:author="Stefanie Lane" w:date="2022-06-23T15:12:00Z"/>
                <w:rFonts w:ascii="Calibri" w:eastAsia="Times New Roman" w:hAnsi="Calibri" w:cs="Calibri"/>
                <w:color w:val="000000"/>
              </w:rPr>
            </w:pPr>
            <w:del w:id="23659"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716FEE10" w14:textId="1E0E85C1" w:rsidR="004F6583" w:rsidRPr="004F6583" w:rsidDel="00EB4CE1" w:rsidRDefault="004F6583" w:rsidP="004F6583">
            <w:pPr>
              <w:spacing w:after="0" w:line="240" w:lineRule="auto"/>
              <w:jc w:val="center"/>
              <w:rPr>
                <w:del w:id="23660" w:author="Stefanie Lane" w:date="2022-06-23T15:12:00Z"/>
                <w:rFonts w:ascii="Calibri" w:eastAsia="Times New Roman" w:hAnsi="Calibri" w:cs="Calibri"/>
                <w:color w:val="000000"/>
              </w:rPr>
            </w:pPr>
            <w:del w:id="2366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6E0CC516" w14:textId="2E2DF47D" w:rsidR="004F6583" w:rsidRPr="004F6583" w:rsidDel="00EB4CE1" w:rsidRDefault="004F6583" w:rsidP="004F6583">
            <w:pPr>
              <w:spacing w:after="0" w:line="240" w:lineRule="auto"/>
              <w:jc w:val="center"/>
              <w:rPr>
                <w:del w:id="23662" w:author="Stefanie Lane" w:date="2022-06-23T15:12:00Z"/>
                <w:rFonts w:ascii="Calibri" w:eastAsia="Times New Roman" w:hAnsi="Calibri" w:cs="Calibri"/>
                <w:color w:val="000000"/>
              </w:rPr>
            </w:pPr>
            <w:del w:id="2366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7AF1BEC5" w14:textId="34091BCE" w:rsidR="004F6583" w:rsidRPr="004F6583" w:rsidDel="00EB4CE1" w:rsidRDefault="004F6583" w:rsidP="004F6583">
            <w:pPr>
              <w:spacing w:after="0" w:line="240" w:lineRule="auto"/>
              <w:jc w:val="center"/>
              <w:rPr>
                <w:del w:id="23664" w:author="Stefanie Lane" w:date="2022-06-23T15:12:00Z"/>
                <w:rFonts w:ascii="Calibri" w:eastAsia="Times New Roman" w:hAnsi="Calibri" w:cs="Calibri"/>
                <w:color w:val="000000"/>
              </w:rPr>
            </w:pPr>
            <w:del w:id="2366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69FB0C07" w14:textId="1F0F6905" w:rsidTr="004F6583">
        <w:trPr>
          <w:trHeight w:val="290"/>
          <w:del w:id="23666" w:author="Stefanie Lane" w:date="2022-06-23T15:12:00Z"/>
        </w:trPr>
        <w:tc>
          <w:tcPr>
            <w:tcW w:w="1700" w:type="dxa"/>
            <w:vMerge/>
            <w:tcBorders>
              <w:top w:val="nil"/>
              <w:left w:val="nil"/>
              <w:bottom w:val="nil"/>
              <w:right w:val="nil"/>
            </w:tcBorders>
            <w:vAlign w:val="center"/>
            <w:hideMark/>
          </w:tcPr>
          <w:p w14:paraId="0CAE1379" w14:textId="2CFE3118" w:rsidR="004F6583" w:rsidRPr="004F6583" w:rsidDel="00EB4CE1" w:rsidRDefault="004F6583" w:rsidP="004F6583">
            <w:pPr>
              <w:spacing w:after="0" w:line="240" w:lineRule="auto"/>
              <w:rPr>
                <w:del w:id="2366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D2DB505" w14:textId="2EAE3A2A" w:rsidR="004F6583" w:rsidRPr="004F6583" w:rsidDel="00EB4CE1" w:rsidRDefault="004F6583" w:rsidP="004F6583">
            <w:pPr>
              <w:spacing w:after="0" w:line="240" w:lineRule="auto"/>
              <w:rPr>
                <w:del w:id="23668" w:author="Stefanie Lane" w:date="2022-06-23T15:12:00Z"/>
                <w:rFonts w:ascii="Arial" w:eastAsia="Times New Roman" w:hAnsi="Arial" w:cs="Arial"/>
                <w:i/>
                <w:iCs/>
                <w:sz w:val="20"/>
                <w:szCs w:val="20"/>
              </w:rPr>
            </w:pPr>
            <w:del w:id="23669" w:author="Stefanie Lane" w:date="2022-06-23T15:12:00Z">
              <w:r w:rsidRPr="004F6583" w:rsidDel="00EB4CE1">
                <w:rPr>
                  <w:rFonts w:ascii="Arial" w:eastAsia="Times New Roman" w:hAnsi="Arial" w:cs="Arial"/>
                  <w:i/>
                  <w:iCs/>
                  <w:sz w:val="20"/>
                  <w:szCs w:val="20"/>
                </w:rPr>
                <w:delText>Sagittaria latifolia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D862CCD" w14:textId="6CFA2BEE" w:rsidR="004F6583" w:rsidRPr="004F6583" w:rsidDel="00EB4CE1" w:rsidRDefault="004F6583" w:rsidP="004F6583">
            <w:pPr>
              <w:spacing w:after="0" w:line="240" w:lineRule="auto"/>
              <w:jc w:val="center"/>
              <w:rPr>
                <w:del w:id="23670" w:author="Stefanie Lane" w:date="2022-06-23T15:12:00Z"/>
                <w:rFonts w:ascii="Calibri" w:eastAsia="Times New Roman" w:hAnsi="Calibri" w:cs="Calibri"/>
                <w:color w:val="000000"/>
              </w:rPr>
            </w:pPr>
            <w:del w:id="23671"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F717FDB" w14:textId="54743F06" w:rsidR="004F6583" w:rsidRPr="004F6583" w:rsidDel="00EB4CE1" w:rsidRDefault="004F6583" w:rsidP="004F6583">
            <w:pPr>
              <w:spacing w:after="0" w:line="240" w:lineRule="auto"/>
              <w:jc w:val="center"/>
              <w:rPr>
                <w:del w:id="23672" w:author="Stefanie Lane" w:date="2022-06-23T15:12:00Z"/>
                <w:rFonts w:ascii="Calibri" w:eastAsia="Times New Roman" w:hAnsi="Calibri" w:cs="Calibri"/>
                <w:color w:val="000000"/>
              </w:rPr>
            </w:pPr>
            <w:del w:id="23673" w:author="Stefanie Lane" w:date="2022-06-23T15:12:00Z">
              <w:r w:rsidRPr="004F6583" w:rsidDel="00EB4CE1">
                <w:rPr>
                  <w:rFonts w:ascii="Calibri" w:eastAsia="Times New Roman" w:hAnsi="Calibri" w:cs="Calibri"/>
                  <w:color w:val="000000"/>
                </w:rPr>
                <w:delText>0.15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0429DB3" w14:textId="0AA2A2DF" w:rsidR="004F6583" w:rsidRPr="004F6583" w:rsidDel="00EB4CE1" w:rsidRDefault="004F6583" w:rsidP="004F6583">
            <w:pPr>
              <w:spacing w:after="0" w:line="240" w:lineRule="auto"/>
              <w:jc w:val="center"/>
              <w:rPr>
                <w:del w:id="23674" w:author="Stefanie Lane" w:date="2022-06-23T15:12:00Z"/>
                <w:rFonts w:ascii="Calibri" w:eastAsia="Times New Roman" w:hAnsi="Calibri" w:cs="Calibri"/>
                <w:color w:val="000000"/>
              </w:rPr>
            </w:pPr>
            <w:del w:id="23675"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66A884C9" w14:textId="1C4F08C0" w:rsidR="004F6583" w:rsidRPr="004F6583" w:rsidDel="00EB4CE1" w:rsidRDefault="004F6583" w:rsidP="004F6583">
            <w:pPr>
              <w:spacing w:after="0" w:line="240" w:lineRule="auto"/>
              <w:jc w:val="center"/>
              <w:rPr>
                <w:del w:id="23676" w:author="Stefanie Lane" w:date="2022-06-23T15:12:00Z"/>
                <w:rFonts w:ascii="Calibri" w:eastAsia="Times New Roman" w:hAnsi="Calibri" w:cs="Calibri"/>
                <w:color w:val="000000"/>
              </w:rPr>
            </w:pPr>
            <w:del w:id="2367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C877BE5" w14:textId="0EA44F71" w:rsidTr="004F6583">
        <w:trPr>
          <w:trHeight w:val="290"/>
          <w:del w:id="23678" w:author="Stefanie Lane" w:date="2022-06-23T15:12:00Z"/>
        </w:trPr>
        <w:tc>
          <w:tcPr>
            <w:tcW w:w="1700" w:type="dxa"/>
            <w:vMerge/>
            <w:tcBorders>
              <w:top w:val="nil"/>
              <w:left w:val="nil"/>
              <w:bottom w:val="nil"/>
              <w:right w:val="nil"/>
            </w:tcBorders>
            <w:vAlign w:val="center"/>
            <w:hideMark/>
          </w:tcPr>
          <w:p w14:paraId="5F094FCB" w14:textId="2D3CB24B" w:rsidR="004F6583" w:rsidRPr="004F6583" w:rsidDel="00EB4CE1" w:rsidRDefault="004F6583" w:rsidP="004F6583">
            <w:pPr>
              <w:spacing w:after="0" w:line="240" w:lineRule="auto"/>
              <w:rPr>
                <w:del w:id="2367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470421" w14:textId="1198836E" w:rsidR="004F6583" w:rsidRPr="004F6583" w:rsidDel="00EB4CE1" w:rsidRDefault="004F6583" w:rsidP="004F6583">
            <w:pPr>
              <w:spacing w:after="0" w:line="240" w:lineRule="auto"/>
              <w:rPr>
                <w:del w:id="23680" w:author="Stefanie Lane" w:date="2022-06-23T15:12:00Z"/>
                <w:rFonts w:ascii="Calibri" w:eastAsia="Times New Roman" w:hAnsi="Calibri" w:cs="Calibri"/>
                <w:i/>
                <w:iCs/>
                <w:color w:val="000000"/>
              </w:rPr>
            </w:pPr>
            <w:del w:id="23681" w:author="Stefanie Lane" w:date="2022-06-23T15:12:00Z">
              <w:r w:rsidRPr="004F6583" w:rsidDel="00EB4CE1">
                <w:rPr>
                  <w:rFonts w:ascii="Calibri" w:eastAsia="Times New Roman" w:hAnsi="Calibri" w:cs="Calibri"/>
                  <w:i/>
                  <w:iCs/>
                  <w:color w:val="000000"/>
                </w:rPr>
                <w:delText xml:space="preserve">Salix </w:delText>
              </w:r>
              <w:r w:rsidRPr="004F6583" w:rsidDel="00EB4CE1">
                <w:rPr>
                  <w:rFonts w:ascii="Calibri" w:eastAsia="Times New Roman" w:hAnsi="Calibri" w:cs="Calibri"/>
                  <w:color w:val="000000"/>
                </w:rPr>
                <w:delText xml:space="preserve">sp. </w:delText>
              </w:r>
            </w:del>
          </w:p>
        </w:tc>
        <w:tc>
          <w:tcPr>
            <w:tcW w:w="960" w:type="dxa"/>
            <w:tcBorders>
              <w:top w:val="nil"/>
              <w:left w:val="nil"/>
              <w:bottom w:val="nil"/>
              <w:right w:val="nil"/>
            </w:tcBorders>
            <w:shd w:val="clear" w:color="auto" w:fill="auto"/>
            <w:noWrap/>
            <w:vAlign w:val="bottom"/>
            <w:hideMark/>
          </w:tcPr>
          <w:p w14:paraId="5676103F" w14:textId="22F6BDF9" w:rsidR="004F6583" w:rsidRPr="004F6583" w:rsidDel="00EB4CE1" w:rsidRDefault="004F6583" w:rsidP="004F6583">
            <w:pPr>
              <w:spacing w:after="0" w:line="240" w:lineRule="auto"/>
              <w:jc w:val="center"/>
              <w:rPr>
                <w:del w:id="23682" w:author="Stefanie Lane" w:date="2022-06-23T15:12:00Z"/>
                <w:rFonts w:ascii="Calibri" w:eastAsia="Times New Roman" w:hAnsi="Calibri" w:cs="Calibri"/>
                <w:color w:val="000000"/>
              </w:rPr>
            </w:pPr>
            <w:del w:id="23683"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0A5A2BD1" w14:textId="6EE2B6F8" w:rsidR="004F6583" w:rsidRPr="004F6583" w:rsidDel="00EB4CE1" w:rsidRDefault="004F6583" w:rsidP="004F6583">
            <w:pPr>
              <w:spacing w:after="0" w:line="240" w:lineRule="auto"/>
              <w:jc w:val="center"/>
              <w:rPr>
                <w:del w:id="23684" w:author="Stefanie Lane" w:date="2022-06-23T15:12:00Z"/>
                <w:rFonts w:ascii="Calibri" w:eastAsia="Times New Roman" w:hAnsi="Calibri" w:cs="Calibri"/>
                <w:color w:val="000000"/>
              </w:rPr>
            </w:pPr>
            <w:del w:id="2368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404F9CC2" w14:textId="0A924D2C" w:rsidR="004F6583" w:rsidRPr="004F6583" w:rsidDel="00EB4CE1" w:rsidRDefault="004F6583" w:rsidP="004F6583">
            <w:pPr>
              <w:spacing w:after="0" w:line="240" w:lineRule="auto"/>
              <w:jc w:val="center"/>
              <w:rPr>
                <w:del w:id="23686" w:author="Stefanie Lane" w:date="2022-06-23T15:12:00Z"/>
                <w:rFonts w:ascii="Calibri" w:eastAsia="Times New Roman" w:hAnsi="Calibri" w:cs="Calibri"/>
                <w:color w:val="000000"/>
              </w:rPr>
            </w:pPr>
            <w:del w:id="23687"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493DA248" w14:textId="29A734E0" w:rsidR="004F6583" w:rsidRPr="004F6583" w:rsidDel="00EB4CE1" w:rsidRDefault="004F6583" w:rsidP="004F6583">
            <w:pPr>
              <w:spacing w:after="0" w:line="240" w:lineRule="auto"/>
              <w:jc w:val="center"/>
              <w:rPr>
                <w:del w:id="23688" w:author="Stefanie Lane" w:date="2022-06-23T15:12:00Z"/>
                <w:rFonts w:ascii="Calibri" w:eastAsia="Times New Roman" w:hAnsi="Calibri" w:cs="Calibri"/>
                <w:color w:val="000000"/>
              </w:rPr>
            </w:pPr>
            <w:del w:id="2368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FFEB484" w14:textId="30B3194D" w:rsidTr="004F6583">
        <w:trPr>
          <w:trHeight w:val="290"/>
          <w:del w:id="23690" w:author="Stefanie Lane" w:date="2022-06-23T15:12:00Z"/>
        </w:trPr>
        <w:tc>
          <w:tcPr>
            <w:tcW w:w="1700" w:type="dxa"/>
            <w:vMerge/>
            <w:tcBorders>
              <w:top w:val="nil"/>
              <w:left w:val="nil"/>
              <w:bottom w:val="nil"/>
              <w:right w:val="nil"/>
            </w:tcBorders>
            <w:vAlign w:val="center"/>
            <w:hideMark/>
          </w:tcPr>
          <w:p w14:paraId="54A8F4EE" w14:textId="50886243" w:rsidR="004F6583" w:rsidRPr="004F6583" w:rsidDel="00EB4CE1" w:rsidRDefault="004F6583" w:rsidP="004F6583">
            <w:pPr>
              <w:spacing w:after="0" w:line="240" w:lineRule="auto"/>
              <w:rPr>
                <w:del w:id="2369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C92826" w14:textId="1B2E97BB" w:rsidR="004F6583" w:rsidRPr="004F6583" w:rsidDel="00EB4CE1" w:rsidRDefault="004F6583" w:rsidP="004F6583">
            <w:pPr>
              <w:spacing w:after="0" w:line="240" w:lineRule="auto"/>
              <w:rPr>
                <w:del w:id="23692" w:author="Stefanie Lane" w:date="2022-06-23T15:12:00Z"/>
                <w:rFonts w:ascii="Arial" w:eastAsia="Times New Roman" w:hAnsi="Arial" w:cs="Arial"/>
                <w:i/>
                <w:iCs/>
                <w:sz w:val="20"/>
                <w:szCs w:val="20"/>
              </w:rPr>
            </w:pPr>
            <w:del w:id="23693" w:author="Stefanie Lane" w:date="2022-06-23T15:12:00Z">
              <w:r w:rsidRPr="004F6583" w:rsidDel="00EB4CE1">
                <w:rPr>
                  <w:rFonts w:ascii="Arial" w:eastAsia="Times New Roman" w:hAnsi="Arial" w:cs="Arial"/>
                  <w:i/>
                  <w:iCs/>
                  <w:sz w:val="20"/>
                  <w:szCs w:val="20"/>
                </w:rPr>
                <w:delText>Sium suave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01623E7" w14:textId="657FB048" w:rsidR="004F6583" w:rsidRPr="004F6583" w:rsidDel="00EB4CE1" w:rsidRDefault="004F6583" w:rsidP="004F6583">
            <w:pPr>
              <w:spacing w:after="0" w:line="240" w:lineRule="auto"/>
              <w:jc w:val="center"/>
              <w:rPr>
                <w:del w:id="23694" w:author="Stefanie Lane" w:date="2022-06-23T15:12:00Z"/>
                <w:rFonts w:ascii="Calibri" w:eastAsia="Times New Roman" w:hAnsi="Calibri" w:cs="Calibri"/>
                <w:color w:val="000000"/>
              </w:rPr>
            </w:pPr>
            <w:del w:id="23695" w:author="Stefanie Lane" w:date="2022-06-23T15:12:00Z">
              <w:r w:rsidRPr="004F6583" w:rsidDel="00EB4CE1">
                <w:rPr>
                  <w:rFonts w:ascii="Calibri" w:eastAsia="Times New Roman" w:hAnsi="Calibri" w:cs="Calibri"/>
                  <w:color w:val="000000"/>
                </w:rPr>
                <w:delText>0.14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C6C368D" w14:textId="3D3A77A4" w:rsidR="004F6583" w:rsidRPr="004F6583" w:rsidDel="00EB4CE1" w:rsidRDefault="004F6583" w:rsidP="004F6583">
            <w:pPr>
              <w:spacing w:after="0" w:line="240" w:lineRule="auto"/>
              <w:jc w:val="center"/>
              <w:rPr>
                <w:del w:id="23696" w:author="Stefanie Lane" w:date="2022-06-23T15:12:00Z"/>
                <w:rFonts w:ascii="Calibri" w:eastAsia="Times New Roman" w:hAnsi="Calibri" w:cs="Calibri"/>
                <w:color w:val="000000"/>
              </w:rPr>
            </w:pPr>
            <w:del w:id="23697" w:author="Stefanie Lane" w:date="2022-06-23T15:12:00Z">
              <w:r w:rsidRPr="004F6583" w:rsidDel="00EB4CE1">
                <w:rPr>
                  <w:rFonts w:ascii="Calibri" w:eastAsia="Times New Roman" w:hAnsi="Calibri" w:cs="Calibri"/>
                  <w:color w:val="000000"/>
                </w:rPr>
                <w:delText>0.15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E758CC5" w14:textId="070CB529" w:rsidR="004F6583" w:rsidRPr="004F6583" w:rsidDel="00EB4CE1" w:rsidRDefault="004F6583" w:rsidP="004F6583">
            <w:pPr>
              <w:spacing w:after="0" w:line="240" w:lineRule="auto"/>
              <w:jc w:val="center"/>
              <w:rPr>
                <w:del w:id="23698" w:author="Stefanie Lane" w:date="2022-06-23T15:12:00Z"/>
                <w:rFonts w:ascii="Calibri" w:eastAsia="Times New Roman" w:hAnsi="Calibri" w:cs="Calibri"/>
                <w:color w:val="000000"/>
              </w:rPr>
            </w:pPr>
            <w:del w:id="23699"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7EA661B1" w14:textId="0D8E8C90" w:rsidR="004F6583" w:rsidRPr="004F6583" w:rsidDel="00EB4CE1" w:rsidRDefault="004F6583" w:rsidP="004F6583">
            <w:pPr>
              <w:spacing w:after="0" w:line="240" w:lineRule="auto"/>
              <w:jc w:val="center"/>
              <w:rPr>
                <w:del w:id="23700" w:author="Stefanie Lane" w:date="2022-06-23T15:12:00Z"/>
                <w:rFonts w:ascii="Calibri" w:eastAsia="Times New Roman" w:hAnsi="Calibri" w:cs="Calibri"/>
                <w:color w:val="000000"/>
              </w:rPr>
            </w:pPr>
            <w:del w:id="2370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7551681" w14:textId="531AE1BE" w:rsidTr="004F6583">
        <w:trPr>
          <w:trHeight w:val="290"/>
          <w:del w:id="23702" w:author="Stefanie Lane" w:date="2022-06-23T15:12:00Z"/>
        </w:trPr>
        <w:tc>
          <w:tcPr>
            <w:tcW w:w="1700" w:type="dxa"/>
            <w:vMerge/>
            <w:tcBorders>
              <w:top w:val="nil"/>
              <w:left w:val="nil"/>
              <w:bottom w:val="nil"/>
              <w:right w:val="nil"/>
            </w:tcBorders>
            <w:vAlign w:val="center"/>
            <w:hideMark/>
          </w:tcPr>
          <w:p w14:paraId="79601779" w14:textId="61DE6029" w:rsidR="004F6583" w:rsidRPr="004F6583" w:rsidDel="00EB4CE1" w:rsidRDefault="004F6583" w:rsidP="004F6583">
            <w:pPr>
              <w:spacing w:after="0" w:line="240" w:lineRule="auto"/>
              <w:rPr>
                <w:del w:id="2370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716FE5" w14:textId="2B1BDFC9" w:rsidR="004F6583" w:rsidRPr="004F6583" w:rsidDel="00EB4CE1" w:rsidRDefault="004F6583" w:rsidP="004F6583">
            <w:pPr>
              <w:spacing w:after="0" w:line="240" w:lineRule="auto"/>
              <w:rPr>
                <w:del w:id="23704" w:author="Stefanie Lane" w:date="2022-06-23T15:12:00Z"/>
                <w:rFonts w:ascii="Arial" w:eastAsia="Times New Roman" w:hAnsi="Arial" w:cs="Arial"/>
                <w:i/>
                <w:iCs/>
                <w:sz w:val="20"/>
                <w:szCs w:val="20"/>
              </w:rPr>
            </w:pPr>
            <w:del w:id="23705" w:author="Stefanie Lane" w:date="2022-06-23T15:12:00Z">
              <w:r w:rsidRPr="004F6583" w:rsidDel="00EB4CE1">
                <w:rPr>
                  <w:rFonts w:ascii="Arial" w:eastAsia="Times New Roman" w:hAnsi="Arial" w:cs="Arial"/>
                  <w:i/>
                  <w:iCs/>
                  <w:sz w:val="20"/>
                  <w:szCs w:val="20"/>
                </w:rPr>
                <w:delText>Trifolium wormskjoldii</w:delText>
              </w:r>
            </w:del>
          </w:p>
        </w:tc>
        <w:tc>
          <w:tcPr>
            <w:tcW w:w="960" w:type="dxa"/>
            <w:tcBorders>
              <w:top w:val="nil"/>
              <w:left w:val="nil"/>
              <w:bottom w:val="nil"/>
              <w:right w:val="nil"/>
            </w:tcBorders>
            <w:shd w:val="clear" w:color="auto" w:fill="auto"/>
            <w:noWrap/>
            <w:vAlign w:val="bottom"/>
            <w:hideMark/>
          </w:tcPr>
          <w:p w14:paraId="78DE969B" w14:textId="6764E228" w:rsidR="004F6583" w:rsidRPr="004F6583" w:rsidDel="00EB4CE1" w:rsidRDefault="004F6583" w:rsidP="004F6583">
            <w:pPr>
              <w:spacing w:after="0" w:line="240" w:lineRule="auto"/>
              <w:jc w:val="center"/>
              <w:rPr>
                <w:del w:id="23706" w:author="Stefanie Lane" w:date="2022-06-23T15:12:00Z"/>
                <w:rFonts w:ascii="Calibri" w:eastAsia="Times New Roman" w:hAnsi="Calibri" w:cs="Calibri"/>
                <w:color w:val="000000"/>
              </w:rPr>
            </w:pPr>
            <w:del w:id="23707" w:author="Stefanie Lane" w:date="2022-06-23T15:12:00Z">
              <w:r w:rsidRPr="004F6583" w:rsidDel="00EB4CE1">
                <w:rPr>
                  <w:rFonts w:ascii="Calibri" w:eastAsia="Times New Roman" w:hAnsi="Calibri" w:cs="Calibri"/>
                  <w:color w:val="000000"/>
                </w:rPr>
                <w:delText>0.69</w:delText>
              </w:r>
            </w:del>
          </w:p>
        </w:tc>
        <w:tc>
          <w:tcPr>
            <w:tcW w:w="960" w:type="dxa"/>
            <w:tcBorders>
              <w:top w:val="nil"/>
              <w:left w:val="nil"/>
              <w:bottom w:val="nil"/>
              <w:right w:val="nil"/>
            </w:tcBorders>
            <w:shd w:val="clear" w:color="auto" w:fill="auto"/>
            <w:noWrap/>
            <w:vAlign w:val="bottom"/>
            <w:hideMark/>
          </w:tcPr>
          <w:p w14:paraId="0E44A03D" w14:textId="244504F4" w:rsidR="004F6583" w:rsidRPr="004F6583" w:rsidDel="00EB4CE1" w:rsidRDefault="004F6583" w:rsidP="004F6583">
            <w:pPr>
              <w:spacing w:after="0" w:line="240" w:lineRule="auto"/>
              <w:jc w:val="center"/>
              <w:rPr>
                <w:del w:id="23708" w:author="Stefanie Lane" w:date="2022-06-23T15:12:00Z"/>
                <w:rFonts w:ascii="Calibri" w:eastAsia="Times New Roman" w:hAnsi="Calibri" w:cs="Calibri"/>
                <w:color w:val="000000"/>
              </w:rPr>
            </w:pPr>
            <w:del w:id="23709" w:author="Stefanie Lane" w:date="2022-06-23T15:12:00Z">
              <w:r w:rsidRPr="004F6583" w:rsidDel="00EB4CE1">
                <w:rPr>
                  <w:rFonts w:ascii="Calibri" w:eastAsia="Times New Roman" w:hAnsi="Calibri" w:cs="Calibri"/>
                  <w:color w:val="000000"/>
                </w:rPr>
                <w:delText>0.55</w:delText>
              </w:r>
            </w:del>
          </w:p>
        </w:tc>
        <w:tc>
          <w:tcPr>
            <w:tcW w:w="960" w:type="dxa"/>
            <w:tcBorders>
              <w:top w:val="nil"/>
              <w:left w:val="nil"/>
              <w:bottom w:val="nil"/>
              <w:right w:val="nil"/>
            </w:tcBorders>
            <w:shd w:val="clear" w:color="auto" w:fill="auto"/>
            <w:noWrap/>
            <w:vAlign w:val="bottom"/>
            <w:hideMark/>
          </w:tcPr>
          <w:p w14:paraId="79C3F53C" w14:textId="06DBD81D" w:rsidR="004F6583" w:rsidRPr="004F6583" w:rsidDel="00EB4CE1" w:rsidRDefault="004F6583" w:rsidP="004F6583">
            <w:pPr>
              <w:spacing w:after="0" w:line="240" w:lineRule="auto"/>
              <w:jc w:val="center"/>
              <w:rPr>
                <w:del w:id="23710" w:author="Stefanie Lane" w:date="2022-06-23T15:12:00Z"/>
                <w:rFonts w:ascii="Calibri" w:eastAsia="Times New Roman" w:hAnsi="Calibri" w:cs="Calibri"/>
                <w:color w:val="000000"/>
              </w:rPr>
            </w:pPr>
            <w:del w:id="2371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6DA3FE06" w14:textId="3AFE9159" w:rsidR="004F6583" w:rsidRPr="004F6583" w:rsidDel="00EB4CE1" w:rsidRDefault="004F6583" w:rsidP="004F6583">
            <w:pPr>
              <w:spacing w:after="0" w:line="240" w:lineRule="auto"/>
              <w:jc w:val="center"/>
              <w:rPr>
                <w:del w:id="23712" w:author="Stefanie Lane" w:date="2022-06-23T15:12:00Z"/>
                <w:rFonts w:ascii="Calibri" w:eastAsia="Times New Roman" w:hAnsi="Calibri" w:cs="Calibri"/>
                <w:color w:val="000000"/>
              </w:rPr>
            </w:pPr>
            <w:del w:id="2371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01EF942" w14:textId="7A211A52" w:rsidTr="004F6583">
        <w:trPr>
          <w:trHeight w:val="290"/>
          <w:del w:id="23714" w:author="Stefanie Lane" w:date="2022-06-23T15:12:00Z"/>
        </w:trPr>
        <w:tc>
          <w:tcPr>
            <w:tcW w:w="1700" w:type="dxa"/>
            <w:vMerge/>
            <w:tcBorders>
              <w:top w:val="nil"/>
              <w:left w:val="nil"/>
              <w:bottom w:val="nil"/>
              <w:right w:val="nil"/>
            </w:tcBorders>
            <w:vAlign w:val="center"/>
            <w:hideMark/>
          </w:tcPr>
          <w:p w14:paraId="264D231D" w14:textId="49530AC4" w:rsidR="004F6583" w:rsidRPr="004F6583" w:rsidDel="00EB4CE1" w:rsidRDefault="004F6583" w:rsidP="004F6583">
            <w:pPr>
              <w:spacing w:after="0" w:line="240" w:lineRule="auto"/>
              <w:rPr>
                <w:del w:id="2371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848D79D" w14:textId="11D0EBC1" w:rsidR="004F6583" w:rsidRPr="004F6583" w:rsidDel="00EB4CE1" w:rsidRDefault="004F6583" w:rsidP="004F6583">
            <w:pPr>
              <w:spacing w:after="0" w:line="240" w:lineRule="auto"/>
              <w:rPr>
                <w:del w:id="23716" w:author="Stefanie Lane" w:date="2022-06-23T15:12:00Z"/>
                <w:rFonts w:ascii="Arial" w:eastAsia="Times New Roman" w:hAnsi="Arial" w:cs="Arial"/>
                <w:i/>
                <w:iCs/>
                <w:sz w:val="20"/>
                <w:szCs w:val="20"/>
              </w:rPr>
            </w:pPr>
            <w:del w:id="23717" w:author="Stefanie Lane" w:date="2022-06-23T15:12:00Z">
              <w:r w:rsidRPr="004F6583" w:rsidDel="00EB4CE1">
                <w:rPr>
                  <w:rFonts w:ascii="Arial" w:eastAsia="Times New Roman" w:hAnsi="Arial" w:cs="Arial"/>
                  <w:i/>
                  <w:iCs/>
                  <w:sz w:val="20"/>
                  <w:szCs w:val="20"/>
                </w:rPr>
                <w:delText>Caltha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D849833" w14:textId="16F109D5" w:rsidR="004F6583" w:rsidRPr="004F6583" w:rsidDel="00EB4CE1" w:rsidRDefault="004F6583" w:rsidP="004F6583">
            <w:pPr>
              <w:spacing w:after="0" w:line="240" w:lineRule="auto"/>
              <w:jc w:val="center"/>
              <w:rPr>
                <w:del w:id="23718" w:author="Stefanie Lane" w:date="2022-06-23T15:12:00Z"/>
                <w:rFonts w:ascii="Calibri" w:eastAsia="Times New Roman" w:hAnsi="Calibri" w:cs="Calibri"/>
                <w:color w:val="000000"/>
              </w:rPr>
            </w:pPr>
            <w:del w:id="23719" w:author="Stefanie Lane" w:date="2022-06-23T15:12:00Z">
              <w:r w:rsidRPr="004F6583" w:rsidDel="00EB4CE1">
                <w:rPr>
                  <w:rFonts w:ascii="Calibri" w:eastAsia="Times New Roman" w:hAnsi="Calibri" w:cs="Calibri"/>
                  <w:color w:val="000000"/>
                </w:rPr>
                <w:delText>0.66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2CFA13E" w14:textId="3812E521" w:rsidR="004F6583" w:rsidRPr="004F6583" w:rsidDel="00EB4CE1" w:rsidRDefault="004F6583" w:rsidP="004F6583">
            <w:pPr>
              <w:spacing w:after="0" w:line="240" w:lineRule="auto"/>
              <w:jc w:val="center"/>
              <w:rPr>
                <w:del w:id="23720" w:author="Stefanie Lane" w:date="2022-06-23T15:12:00Z"/>
                <w:rFonts w:ascii="Calibri" w:eastAsia="Times New Roman" w:hAnsi="Calibri" w:cs="Calibri"/>
                <w:color w:val="000000"/>
              </w:rPr>
            </w:pPr>
            <w:del w:id="23721" w:author="Stefanie Lane" w:date="2022-06-23T15:12:00Z">
              <w:r w:rsidRPr="004F6583" w:rsidDel="00EB4CE1">
                <w:rPr>
                  <w:rFonts w:ascii="Calibri" w:eastAsia="Times New Roman" w:hAnsi="Calibri" w:cs="Calibri"/>
                  <w:color w:val="000000"/>
                </w:rPr>
                <w:delText>0.39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2696A4A" w14:textId="47ECF808" w:rsidR="004F6583" w:rsidRPr="004F6583" w:rsidDel="00EB4CE1" w:rsidRDefault="004F6583" w:rsidP="004F6583">
            <w:pPr>
              <w:spacing w:after="0" w:line="240" w:lineRule="auto"/>
              <w:jc w:val="center"/>
              <w:rPr>
                <w:del w:id="23722" w:author="Stefanie Lane" w:date="2022-06-23T15:12:00Z"/>
                <w:rFonts w:ascii="Calibri" w:eastAsia="Times New Roman" w:hAnsi="Calibri" w:cs="Calibri"/>
                <w:color w:val="000000"/>
              </w:rPr>
            </w:pPr>
            <w:del w:id="23723" w:author="Stefanie Lane" w:date="2022-06-23T15:12:00Z">
              <w:r w:rsidRPr="004F6583" w:rsidDel="00EB4CE1">
                <w:rPr>
                  <w:rFonts w:ascii="Calibri" w:eastAsia="Times New Roman" w:hAnsi="Calibri" w:cs="Calibri"/>
                  <w:color w:val="000000"/>
                </w:rPr>
                <w:delText>0.06</w:delText>
              </w:r>
            </w:del>
          </w:p>
        </w:tc>
        <w:tc>
          <w:tcPr>
            <w:tcW w:w="1760" w:type="dxa"/>
            <w:tcBorders>
              <w:top w:val="nil"/>
              <w:left w:val="nil"/>
              <w:bottom w:val="nil"/>
              <w:right w:val="nil"/>
            </w:tcBorders>
            <w:shd w:val="clear" w:color="auto" w:fill="auto"/>
            <w:noWrap/>
            <w:vAlign w:val="bottom"/>
            <w:hideMark/>
          </w:tcPr>
          <w:p w14:paraId="511F7D83" w14:textId="68F42AF6" w:rsidR="004F6583" w:rsidRPr="004F6583" w:rsidDel="00EB4CE1" w:rsidRDefault="004F6583" w:rsidP="004F6583">
            <w:pPr>
              <w:spacing w:after="0" w:line="240" w:lineRule="auto"/>
              <w:jc w:val="center"/>
              <w:rPr>
                <w:del w:id="23724" w:author="Stefanie Lane" w:date="2022-06-23T15:12:00Z"/>
                <w:rFonts w:ascii="Calibri" w:eastAsia="Times New Roman" w:hAnsi="Calibri" w:cs="Calibri"/>
                <w:color w:val="000000"/>
              </w:rPr>
            </w:pPr>
            <w:del w:id="23725" w:author="Stefanie Lane" w:date="2022-06-23T15:12:00Z">
              <w:r w:rsidRPr="004F6583" w:rsidDel="00EB4CE1">
                <w:rPr>
                  <w:rFonts w:ascii="Calibri" w:eastAsia="Times New Roman" w:hAnsi="Calibri" w:cs="Calibri"/>
                  <w:color w:val="000000"/>
                </w:rPr>
                <w:delText>-94.44</w:delText>
              </w:r>
            </w:del>
          </w:p>
        </w:tc>
      </w:tr>
      <w:tr w:rsidR="004F6583" w:rsidRPr="004F6583" w:rsidDel="00EB4CE1" w14:paraId="039D7C6D" w14:textId="42B52A3F" w:rsidTr="004F6583">
        <w:trPr>
          <w:trHeight w:val="290"/>
          <w:del w:id="23726" w:author="Stefanie Lane" w:date="2022-06-23T15:12:00Z"/>
        </w:trPr>
        <w:tc>
          <w:tcPr>
            <w:tcW w:w="1700" w:type="dxa"/>
            <w:vMerge/>
            <w:tcBorders>
              <w:top w:val="nil"/>
              <w:left w:val="nil"/>
              <w:bottom w:val="nil"/>
              <w:right w:val="nil"/>
            </w:tcBorders>
            <w:vAlign w:val="center"/>
            <w:hideMark/>
          </w:tcPr>
          <w:p w14:paraId="7F4D3DAD" w14:textId="62FBBEC3" w:rsidR="004F6583" w:rsidRPr="004F6583" w:rsidDel="00EB4CE1" w:rsidRDefault="004F6583" w:rsidP="004F6583">
            <w:pPr>
              <w:spacing w:after="0" w:line="240" w:lineRule="auto"/>
              <w:rPr>
                <w:del w:id="2372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1441AD8" w14:textId="6ED22C28" w:rsidR="004F6583" w:rsidRPr="004F6583" w:rsidDel="00EB4CE1" w:rsidRDefault="004F6583" w:rsidP="004F6583">
            <w:pPr>
              <w:spacing w:after="0" w:line="240" w:lineRule="auto"/>
              <w:rPr>
                <w:del w:id="23728" w:author="Stefanie Lane" w:date="2022-06-23T15:12:00Z"/>
                <w:rFonts w:ascii="Arial" w:eastAsia="Times New Roman" w:hAnsi="Arial" w:cs="Arial"/>
                <w:i/>
                <w:iCs/>
                <w:sz w:val="20"/>
                <w:szCs w:val="20"/>
              </w:rPr>
            </w:pPr>
            <w:del w:id="23729" w:author="Stefanie Lane" w:date="2022-06-23T15:12:00Z">
              <w:r w:rsidRPr="004F6583" w:rsidDel="00EB4CE1">
                <w:rPr>
                  <w:rFonts w:ascii="Arial" w:eastAsia="Times New Roman" w:hAnsi="Arial" w:cs="Arial"/>
                  <w:i/>
                  <w:iCs/>
                  <w:sz w:val="20"/>
                  <w:szCs w:val="20"/>
                </w:rPr>
                <w:delText>Lysimachia thyrsiflora</w:delText>
              </w:r>
            </w:del>
          </w:p>
        </w:tc>
        <w:tc>
          <w:tcPr>
            <w:tcW w:w="960" w:type="dxa"/>
            <w:tcBorders>
              <w:top w:val="nil"/>
              <w:left w:val="nil"/>
              <w:bottom w:val="nil"/>
              <w:right w:val="nil"/>
            </w:tcBorders>
            <w:shd w:val="clear" w:color="auto" w:fill="auto"/>
            <w:noWrap/>
            <w:vAlign w:val="bottom"/>
            <w:hideMark/>
          </w:tcPr>
          <w:p w14:paraId="3CC6BA31" w14:textId="0FF4FB43" w:rsidR="004F6583" w:rsidRPr="004F6583" w:rsidDel="00EB4CE1" w:rsidRDefault="004F6583" w:rsidP="004F6583">
            <w:pPr>
              <w:spacing w:after="0" w:line="240" w:lineRule="auto"/>
              <w:jc w:val="center"/>
              <w:rPr>
                <w:del w:id="23730" w:author="Stefanie Lane" w:date="2022-06-23T15:12:00Z"/>
                <w:rFonts w:ascii="Calibri" w:eastAsia="Times New Roman" w:hAnsi="Calibri" w:cs="Calibri"/>
                <w:color w:val="000000"/>
              </w:rPr>
            </w:pPr>
            <w:del w:id="23731" w:author="Stefanie Lane" w:date="2022-06-23T15:12:00Z">
              <w:r w:rsidRPr="004F6583" w:rsidDel="00EB4CE1">
                <w:rPr>
                  <w:rFonts w:ascii="Calibri" w:eastAsia="Times New Roman" w:hAnsi="Calibri" w:cs="Calibri"/>
                  <w:color w:val="000000"/>
                </w:rPr>
                <w:delText>0.10</w:delText>
              </w:r>
            </w:del>
          </w:p>
        </w:tc>
        <w:tc>
          <w:tcPr>
            <w:tcW w:w="960" w:type="dxa"/>
            <w:tcBorders>
              <w:top w:val="nil"/>
              <w:left w:val="nil"/>
              <w:bottom w:val="nil"/>
              <w:right w:val="nil"/>
            </w:tcBorders>
            <w:shd w:val="clear" w:color="auto" w:fill="auto"/>
            <w:noWrap/>
            <w:vAlign w:val="bottom"/>
            <w:hideMark/>
          </w:tcPr>
          <w:p w14:paraId="2EE1CEF5" w14:textId="4457EF37" w:rsidR="004F6583" w:rsidRPr="004F6583" w:rsidDel="00EB4CE1" w:rsidRDefault="004F6583" w:rsidP="004F6583">
            <w:pPr>
              <w:spacing w:after="0" w:line="240" w:lineRule="auto"/>
              <w:jc w:val="center"/>
              <w:rPr>
                <w:del w:id="23732" w:author="Stefanie Lane" w:date="2022-06-23T15:12:00Z"/>
                <w:rFonts w:ascii="Calibri" w:eastAsia="Times New Roman" w:hAnsi="Calibri" w:cs="Calibri"/>
                <w:color w:val="000000"/>
              </w:rPr>
            </w:pPr>
            <w:del w:id="23733" w:author="Stefanie Lane" w:date="2022-06-23T15:12:00Z">
              <w:r w:rsidRPr="004F6583" w:rsidDel="00EB4CE1">
                <w:rPr>
                  <w:rFonts w:ascii="Calibri" w:eastAsia="Times New Roman" w:hAnsi="Calibri" w:cs="Calibri"/>
                  <w:color w:val="000000"/>
                </w:rPr>
                <w:delText>0.33</w:delText>
              </w:r>
            </w:del>
          </w:p>
        </w:tc>
        <w:tc>
          <w:tcPr>
            <w:tcW w:w="960" w:type="dxa"/>
            <w:tcBorders>
              <w:top w:val="nil"/>
              <w:left w:val="nil"/>
              <w:bottom w:val="nil"/>
              <w:right w:val="nil"/>
            </w:tcBorders>
            <w:shd w:val="clear" w:color="auto" w:fill="auto"/>
            <w:noWrap/>
            <w:vAlign w:val="bottom"/>
            <w:hideMark/>
          </w:tcPr>
          <w:p w14:paraId="27CD48B9" w14:textId="7C80DB75" w:rsidR="004F6583" w:rsidRPr="004F6583" w:rsidDel="00EB4CE1" w:rsidRDefault="004F6583" w:rsidP="004F6583">
            <w:pPr>
              <w:spacing w:after="0" w:line="240" w:lineRule="auto"/>
              <w:jc w:val="center"/>
              <w:rPr>
                <w:del w:id="23734" w:author="Stefanie Lane" w:date="2022-06-23T15:12:00Z"/>
                <w:rFonts w:ascii="Calibri" w:eastAsia="Times New Roman" w:hAnsi="Calibri" w:cs="Calibri"/>
                <w:color w:val="000000"/>
              </w:rPr>
            </w:pPr>
            <w:del w:id="23735" w:author="Stefanie Lane" w:date="2022-06-23T15:12:00Z">
              <w:r w:rsidRPr="004F6583" w:rsidDel="00EB4CE1">
                <w:rPr>
                  <w:rFonts w:ascii="Calibri" w:eastAsia="Times New Roman" w:hAnsi="Calibri" w:cs="Calibri"/>
                  <w:color w:val="000000"/>
                </w:rPr>
                <w:delText>0.06</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096BB222" w14:textId="76700678" w:rsidR="004F6583" w:rsidRPr="004F6583" w:rsidDel="00EB4CE1" w:rsidRDefault="004F6583" w:rsidP="004F6583">
            <w:pPr>
              <w:spacing w:after="0" w:line="240" w:lineRule="auto"/>
              <w:jc w:val="center"/>
              <w:rPr>
                <w:del w:id="23736" w:author="Stefanie Lane" w:date="2022-06-23T15:12:00Z"/>
                <w:rFonts w:ascii="Calibri" w:eastAsia="Times New Roman" w:hAnsi="Calibri" w:cs="Calibri"/>
                <w:color w:val="000000"/>
              </w:rPr>
            </w:pPr>
            <w:del w:id="23737" w:author="Stefanie Lane" w:date="2022-06-23T15:12:00Z">
              <w:r w:rsidRPr="004F6583" w:rsidDel="00EB4CE1">
                <w:rPr>
                  <w:rFonts w:ascii="Calibri" w:eastAsia="Times New Roman" w:hAnsi="Calibri" w:cs="Calibri"/>
                  <w:color w:val="000000"/>
                </w:rPr>
                <w:delText>-94.44</w:delText>
              </w:r>
            </w:del>
          </w:p>
        </w:tc>
      </w:tr>
      <w:tr w:rsidR="004F6583" w:rsidRPr="004F6583" w:rsidDel="00EB4CE1" w14:paraId="689AB507" w14:textId="0A255CD6" w:rsidTr="004F6583">
        <w:trPr>
          <w:trHeight w:val="290"/>
          <w:del w:id="23738" w:author="Stefanie Lane" w:date="2022-06-23T15:12:00Z"/>
        </w:trPr>
        <w:tc>
          <w:tcPr>
            <w:tcW w:w="1700" w:type="dxa"/>
            <w:vMerge/>
            <w:tcBorders>
              <w:top w:val="nil"/>
              <w:left w:val="nil"/>
              <w:bottom w:val="nil"/>
              <w:right w:val="nil"/>
            </w:tcBorders>
            <w:vAlign w:val="center"/>
            <w:hideMark/>
          </w:tcPr>
          <w:p w14:paraId="4BBB0C4E" w14:textId="3B228815" w:rsidR="004F6583" w:rsidRPr="004F6583" w:rsidDel="00EB4CE1" w:rsidRDefault="004F6583" w:rsidP="004F6583">
            <w:pPr>
              <w:spacing w:after="0" w:line="240" w:lineRule="auto"/>
              <w:rPr>
                <w:del w:id="2373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1D3FAB4" w14:textId="36CB5543" w:rsidR="004F6583" w:rsidRPr="004F6583" w:rsidDel="00EB4CE1" w:rsidRDefault="004F6583" w:rsidP="004F6583">
            <w:pPr>
              <w:spacing w:after="0" w:line="240" w:lineRule="auto"/>
              <w:rPr>
                <w:del w:id="23740" w:author="Stefanie Lane" w:date="2022-06-23T15:12:00Z"/>
                <w:rFonts w:ascii="Arial" w:eastAsia="Times New Roman" w:hAnsi="Arial" w:cs="Arial"/>
                <w:i/>
                <w:iCs/>
                <w:sz w:val="20"/>
                <w:szCs w:val="20"/>
              </w:rPr>
            </w:pPr>
            <w:del w:id="23741" w:author="Stefanie Lane" w:date="2022-06-23T15:12:00Z">
              <w:r w:rsidRPr="004F6583" w:rsidDel="00EB4CE1">
                <w:rPr>
                  <w:rFonts w:ascii="Arial" w:eastAsia="Times New Roman" w:hAnsi="Arial" w:cs="Arial"/>
                  <w:i/>
                  <w:iCs/>
                  <w:sz w:val="20"/>
                  <w:szCs w:val="20"/>
                </w:rPr>
                <w:delText>Mentha arvensis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C45BA96" w14:textId="3192B7B1" w:rsidR="004F6583" w:rsidRPr="004F6583" w:rsidDel="00EB4CE1" w:rsidRDefault="004F6583" w:rsidP="004F6583">
            <w:pPr>
              <w:spacing w:after="0" w:line="240" w:lineRule="auto"/>
              <w:jc w:val="center"/>
              <w:rPr>
                <w:del w:id="23742" w:author="Stefanie Lane" w:date="2022-06-23T15:12:00Z"/>
                <w:rFonts w:ascii="Calibri" w:eastAsia="Times New Roman" w:hAnsi="Calibri" w:cs="Calibri"/>
                <w:color w:val="000000"/>
              </w:rPr>
            </w:pPr>
            <w:del w:id="23743" w:author="Stefanie Lane" w:date="2022-06-23T15:12:00Z">
              <w:r w:rsidRPr="004F6583" w:rsidDel="00EB4CE1">
                <w:rPr>
                  <w:rFonts w:ascii="Calibri" w:eastAsia="Times New Roman" w:hAnsi="Calibri" w:cs="Calibri"/>
                  <w:color w:val="000000"/>
                </w:rPr>
                <w:delText>0.17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A13D540" w14:textId="649DDEA9" w:rsidR="004F6583" w:rsidRPr="004F6583" w:rsidDel="00EB4CE1" w:rsidRDefault="004F6583" w:rsidP="004F6583">
            <w:pPr>
              <w:spacing w:after="0" w:line="240" w:lineRule="auto"/>
              <w:jc w:val="center"/>
              <w:rPr>
                <w:del w:id="23744" w:author="Stefanie Lane" w:date="2022-06-23T15:12:00Z"/>
                <w:rFonts w:ascii="Calibri" w:eastAsia="Times New Roman" w:hAnsi="Calibri" w:cs="Calibri"/>
                <w:color w:val="000000"/>
              </w:rPr>
            </w:pPr>
            <w:del w:id="23745" w:author="Stefanie Lane" w:date="2022-06-23T15:12:00Z">
              <w:r w:rsidRPr="004F6583" w:rsidDel="00EB4CE1">
                <w:rPr>
                  <w:rFonts w:ascii="Calibri" w:eastAsia="Times New Roman" w:hAnsi="Calibri" w:cs="Calibri"/>
                  <w:color w:val="000000"/>
                </w:rPr>
                <w:delText>0.24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5E8BA0A" w14:textId="1773DFAD" w:rsidR="004F6583" w:rsidRPr="004F6583" w:rsidDel="00EB4CE1" w:rsidRDefault="004F6583" w:rsidP="004F6583">
            <w:pPr>
              <w:spacing w:after="0" w:line="240" w:lineRule="auto"/>
              <w:jc w:val="center"/>
              <w:rPr>
                <w:del w:id="23746" w:author="Stefanie Lane" w:date="2022-06-23T15:12:00Z"/>
                <w:rFonts w:ascii="Calibri" w:eastAsia="Times New Roman" w:hAnsi="Calibri" w:cs="Calibri"/>
                <w:color w:val="000000"/>
              </w:rPr>
            </w:pPr>
            <w:del w:id="23747" w:author="Stefanie Lane" w:date="2022-06-23T15:12:00Z">
              <w:r w:rsidRPr="004F6583" w:rsidDel="00EB4CE1">
                <w:rPr>
                  <w:rFonts w:ascii="Calibri" w:eastAsia="Times New Roman" w:hAnsi="Calibri" w:cs="Calibri"/>
                  <w:color w:val="000000"/>
                </w:rPr>
                <w:delText>0.06</w:delText>
              </w:r>
            </w:del>
          </w:p>
        </w:tc>
        <w:tc>
          <w:tcPr>
            <w:tcW w:w="1760" w:type="dxa"/>
            <w:tcBorders>
              <w:top w:val="nil"/>
              <w:left w:val="nil"/>
              <w:bottom w:val="nil"/>
              <w:right w:val="nil"/>
            </w:tcBorders>
            <w:shd w:val="clear" w:color="auto" w:fill="auto"/>
            <w:noWrap/>
            <w:vAlign w:val="bottom"/>
            <w:hideMark/>
          </w:tcPr>
          <w:p w14:paraId="6C35D78A" w14:textId="5358A100" w:rsidR="004F6583" w:rsidRPr="004F6583" w:rsidDel="00EB4CE1" w:rsidRDefault="004F6583" w:rsidP="004F6583">
            <w:pPr>
              <w:spacing w:after="0" w:line="240" w:lineRule="auto"/>
              <w:jc w:val="center"/>
              <w:rPr>
                <w:del w:id="23748" w:author="Stefanie Lane" w:date="2022-06-23T15:12:00Z"/>
                <w:rFonts w:ascii="Calibri" w:eastAsia="Times New Roman" w:hAnsi="Calibri" w:cs="Calibri"/>
                <w:color w:val="000000"/>
              </w:rPr>
            </w:pPr>
            <w:del w:id="23749" w:author="Stefanie Lane" w:date="2022-06-23T15:12:00Z">
              <w:r w:rsidRPr="004F6583" w:rsidDel="00EB4CE1">
                <w:rPr>
                  <w:rFonts w:ascii="Calibri" w:eastAsia="Times New Roman" w:hAnsi="Calibri" w:cs="Calibri"/>
                  <w:color w:val="000000"/>
                </w:rPr>
                <w:delText>-94.44</w:delText>
              </w:r>
            </w:del>
          </w:p>
        </w:tc>
      </w:tr>
      <w:tr w:rsidR="004F6583" w:rsidRPr="004F6583" w:rsidDel="00EB4CE1" w14:paraId="2E2C2D4D" w14:textId="04386FB6" w:rsidTr="004F6583">
        <w:trPr>
          <w:trHeight w:val="290"/>
          <w:del w:id="23750" w:author="Stefanie Lane" w:date="2022-06-23T15:12:00Z"/>
        </w:trPr>
        <w:tc>
          <w:tcPr>
            <w:tcW w:w="1700" w:type="dxa"/>
            <w:vMerge/>
            <w:tcBorders>
              <w:top w:val="nil"/>
              <w:left w:val="nil"/>
              <w:bottom w:val="nil"/>
              <w:right w:val="nil"/>
            </w:tcBorders>
            <w:vAlign w:val="center"/>
            <w:hideMark/>
          </w:tcPr>
          <w:p w14:paraId="121FBCF7" w14:textId="56673D6E" w:rsidR="004F6583" w:rsidRPr="004F6583" w:rsidDel="00EB4CE1" w:rsidRDefault="004F6583" w:rsidP="004F6583">
            <w:pPr>
              <w:spacing w:after="0" w:line="240" w:lineRule="auto"/>
              <w:rPr>
                <w:del w:id="2375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6A10707" w14:textId="51AC8DEF" w:rsidR="004F6583" w:rsidRPr="004F6583" w:rsidDel="00EB4CE1" w:rsidRDefault="004F6583" w:rsidP="004F6583">
            <w:pPr>
              <w:spacing w:after="0" w:line="240" w:lineRule="auto"/>
              <w:rPr>
                <w:del w:id="23752" w:author="Stefanie Lane" w:date="2022-06-23T15:12:00Z"/>
                <w:rFonts w:ascii="Arial" w:eastAsia="Times New Roman" w:hAnsi="Arial" w:cs="Arial"/>
                <w:i/>
                <w:iCs/>
                <w:sz w:val="20"/>
                <w:szCs w:val="20"/>
              </w:rPr>
            </w:pPr>
            <w:del w:id="23753" w:author="Stefanie Lane" w:date="2022-06-23T15:12:00Z">
              <w:r w:rsidRPr="004F6583" w:rsidDel="00EB4CE1">
                <w:rPr>
                  <w:rFonts w:ascii="Arial" w:eastAsia="Times New Roman" w:hAnsi="Arial" w:cs="Arial"/>
                  <w:i/>
                  <w:iCs/>
                  <w:sz w:val="20"/>
                  <w:szCs w:val="20"/>
                </w:rPr>
                <w:delText>Menyanthes trifoliata</w:delText>
              </w:r>
            </w:del>
          </w:p>
        </w:tc>
        <w:tc>
          <w:tcPr>
            <w:tcW w:w="960" w:type="dxa"/>
            <w:tcBorders>
              <w:top w:val="nil"/>
              <w:left w:val="nil"/>
              <w:bottom w:val="nil"/>
              <w:right w:val="nil"/>
            </w:tcBorders>
            <w:shd w:val="clear" w:color="auto" w:fill="auto"/>
            <w:noWrap/>
            <w:vAlign w:val="bottom"/>
            <w:hideMark/>
          </w:tcPr>
          <w:p w14:paraId="4A977354" w14:textId="63CDF605" w:rsidR="004F6583" w:rsidRPr="004F6583" w:rsidDel="00EB4CE1" w:rsidRDefault="004F6583" w:rsidP="004F6583">
            <w:pPr>
              <w:spacing w:after="0" w:line="240" w:lineRule="auto"/>
              <w:jc w:val="center"/>
              <w:rPr>
                <w:del w:id="23754" w:author="Stefanie Lane" w:date="2022-06-23T15:12:00Z"/>
                <w:rFonts w:ascii="Calibri" w:eastAsia="Times New Roman" w:hAnsi="Calibri" w:cs="Calibri"/>
                <w:color w:val="000000"/>
              </w:rPr>
            </w:pPr>
            <w:del w:id="23755" w:author="Stefanie Lane" w:date="2022-06-23T15:12:00Z">
              <w:r w:rsidRPr="004F6583" w:rsidDel="00EB4CE1">
                <w:rPr>
                  <w:rFonts w:ascii="Calibri" w:eastAsia="Times New Roman" w:hAnsi="Calibri" w:cs="Calibri"/>
                  <w:color w:val="000000"/>
                </w:rPr>
                <w:delText>1.86</w:delText>
              </w:r>
            </w:del>
          </w:p>
        </w:tc>
        <w:tc>
          <w:tcPr>
            <w:tcW w:w="960" w:type="dxa"/>
            <w:tcBorders>
              <w:top w:val="nil"/>
              <w:left w:val="nil"/>
              <w:bottom w:val="nil"/>
              <w:right w:val="nil"/>
            </w:tcBorders>
            <w:shd w:val="clear" w:color="auto" w:fill="auto"/>
            <w:noWrap/>
            <w:vAlign w:val="bottom"/>
            <w:hideMark/>
          </w:tcPr>
          <w:p w14:paraId="2F304AEA" w14:textId="6F6402BE" w:rsidR="004F6583" w:rsidRPr="004F6583" w:rsidDel="00EB4CE1" w:rsidRDefault="004F6583" w:rsidP="004F6583">
            <w:pPr>
              <w:spacing w:after="0" w:line="240" w:lineRule="auto"/>
              <w:jc w:val="center"/>
              <w:rPr>
                <w:del w:id="23756" w:author="Stefanie Lane" w:date="2022-06-23T15:12:00Z"/>
                <w:rFonts w:ascii="Calibri" w:eastAsia="Times New Roman" w:hAnsi="Calibri" w:cs="Calibri"/>
                <w:color w:val="000000"/>
              </w:rPr>
            </w:pPr>
            <w:del w:id="23757" w:author="Stefanie Lane" w:date="2022-06-23T15:12:00Z">
              <w:r w:rsidRPr="004F6583" w:rsidDel="00EB4CE1">
                <w:rPr>
                  <w:rFonts w:ascii="Calibri" w:eastAsia="Times New Roman" w:hAnsi="Calibri" w:cs="Calibri"/>
                  <w:color w:val="000000"/>
                </w:rPr>
                <w:delText>1.33</w:delText>
              </w:r>
            </w:del>
          </w:p>
        </w:tc>
        <w:tc>
          <w:tcPr>
            <w:tcW w:w="960" w:type="dxa"/>
            <w:tcBorders>
              <w:top w:val="nil"/>
              <w:left w:val="nil"/>
              <w:bottom w:val="nil"/>
              <w:right w:val="nil"/>
            </w:tcBorders>
            <w:shd w:val="clear" w:color="auto" w:fill="auto"/>
            <w:noWrap/>
            <w:vAlign w:val="bottom"/>
            <w:hideMark/>
          </w:tcPr>
          <w:p w14:paraId="6AB6ADF9" w14:textId="6ACA2690" w:rsidR="004F6583" w:rsidRPr="004F6583" w:rsidDel="00EB4CE1" w:rsidRDefault="004F6583" w:rsidP="004F6583">
            <w:pPr>
              <w:spacing w:after="0" w:line="240" w:lineRule="auto"/>
              <w:jc w:val="center"/>
              <w:rPr>
                <w:del w:id="23758" w:author="Stefanie Lane" w:date="2022-06-23T15:12:00Z"/>
                <w:rFonts w:ascii="Calibri" w:eastAsia="Times New Roman" w:hAnsi="Calibri" w:cs="Calibri"/>
                <w:color w:val="000000"/>
              </w:rPr>
            </w:pPr>
            <w:del w:id="23759" w:author="Stefanie Lane" w:date="2022-06-23T15:12:00Z">
              <w:r w:rsidRPr="004F6583" w:rsidDel="00EB4CE1">
                <w:rPr>
                  <w:rFonts w:ascii="Calibri" w:eastAsia="Times New Roman" w:hAnsi="Calibri" w:cs="Calibri"/>
                  <w:color w:val="000000"/>
                </w:rPr>
                <w:delText>0.06</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7D3D27C8" w14:textId="68363FBF" w:rsidR="004F6583" w:rsidRPr="004F6583" w:rsidDel="00EB4CE1" w:rsidRDefault="004F6583" w:rsidP="004F6583">
            <w:pPr>
              <w:spacing w:after="0" w:line="240" w:lineRule="auto"/>
              <w:jc w:val="center"/>
              <w:rPr>
                <w:del w:id="23760" w:author="Stefanie Lane" w:date="2022-06-23T15:12:00Z"/>
                <w:rFonts w:ascii="Calibri" w:eastAsia="Times New Roman" w:hAnsi="Calibri" w:cs="Calibri"/>
                <w:color w:val="000000"/>
              </w:rPr>
            </w:pPr>
            <w:del w:id="23761" w:author="Stefanie Lane" w:date="2022-06-23T15:12:00Z">
              <w:r w:rsidRPr="004F6583" w:rsidDel="00EB4CE1">
                <w:rPr>
                  <w:rFonts w:ascii="Calibri" w:eastAsia="Times New Roman" w:hAnsi="Calibri" w:cs="Calibri"/>
                  <w:color w:val="000000"/>
                </w:rPr>
                <w:delText>-94.44</w:delText>
              </w:r>
            </w:del>
          </w:p>
        </w:tc>
      </w:tr>
      <w:tr w:rsidR="004F6583" w:rsidRPr="004F6583" w:rsidDel="00EB4CE1" w14:paraId="78A5CD11" w14:textId="77D11855" w:rsidTr="004F6583">
        <w:trPr>
          <w:trHeight w:val="290"/>
          <w:del w:id="23762" w:author="Stefanie Lane" w:date="2022-06-23T15:12:00Z"/>
        </w:trPr>
        <w:tc>
          <w:tcPr>
            <w:tcW w:w="1700" w:type="dxa"/>
            <w:vMerge/>
            <w:tcBorders>
              <w:top w:val="nil"/>
              <w:left w:val="nil"/>
              <w:bottom w:val="nil"/>
              <w:right w:val="nil"/>
            </w:tcBorders>
            <w:vAlign w:val="center"/>
            <w:hideMark/>
          </w:tcPr>
          <w:p w14:paraId="6FD2B05F" w14:textId="04224D1F" w:rsidR="004F6583" w:rsidRPr="004F6583" w:rsidDel="00EB4CE1" w:rsidRDefault="004F6583" w:rsidP="004F6583">
            <w:pPr>
              <w:spacing w:after="0" w:line="240" w:lineRule="auto"/>
              <w:rPr>
                <w:del w:id="2376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0C51EB5" w14:textId="08A3CD75" w:rsidR="004F6583" w:rsidRPr="004F6583" w:rsidDel="00EB4CE1" w:rsidRDefault="004F6583" w:rsidP="004F6583">
            <w:pPr>
              <w:spacing w:after="0" w:line="240" w:lineRule="auto"/>
              <w:rPr>
                <w:del w:id="23764" w:author="Stefanie Lane" w:date="2022-06-23T15:12:00Z"/>
                <w:rFonts w:ascii="Arial" w:eastAsia="Times New Roman" w:hAnsi="Arial" w:cs="Arial"/>
                <w:i/>
                <w:iCs/>
                <w:sz w:val="20"/>
                <w:szCs w:val="20"/>
              </w:rPr>
            </w:pPr>
            <w:del w:id="23765" w:author="Stefanie Lane" w:date="2022-06-23T15:12:00Z">
              <w:r w:rsidRPr="004F6583" w:rsidDel="00EB4CE1">
                <w:rPr>
                  <w:rFonts w:ascii="Arial" w:eastAsia="Times New Roman" w:hAnsi="Arial" w:cs="Arial"/>
                  <w:i/>
                  <w:iCs/>
                  <w:sz w:val="20"/>
                  <w:szCs w:val="20"/>
                </w:rPr>
                <w:delText>Schoenoplectus tabernaemontani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537B257" w14:textId="0F0DABFE" w:rsidR="004F6583" w:rsidRPr="004F6583" w:rsidDel="00EB4CE1" w:rsidRDefault="004F6583" w:rsidP="004F6583">
            <w:pPr>
              <w:spacing w:after="0" w:line="240" w:lineRule="auto"/>
              <w:jc w:val="center"/>
              <w:rPr>
                <w:del w:id="23766" w:author="Stefanie Lane" w:date="2022-06-23T15:12:00Z"/>
                <w:rFonts w:ascii="Calibri" w:eastAsia="Times New Roman" w:hAnsi="Calibri" w:cs="Calibri"/>
                <w:color w:val="000000"/>
              </w:rPr>
            </w:pPr>
            <w:del w:id="23767" w:author="Stefanie Lane" w:date="2022-06-23T15:12:00Z">
              <w:r w:rsidRPr="004F6583" w:rsidDel="00EB4CE1">
                <w:rPr>
                  <w:rFonts w:ascii="Calibri" w:eastAsia="Times New Roman" w:hAnsi="Calibri" w:cs="Calibri"/>
                  <w:color w:val="000000"/>
                </w:rPr>
                <w:delText>0.07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4C16A01" w14:textId="1A8BE261" w:rsidR="004F6583" w:rsidRPr="004F6583" w:rsidDel="00EB4CE1" w:rsidRDefault="004F6583" w:rsidP="004F6583">
            <w:pPr>
              <w:spacing w:after="0" w:line="240" w:lineRule="auto"/>
              <w:jc w:val="center"/>
              <w:rPr>
                <w:del w:id="23768" w:author="Stefanie Lane" w:date="2022-06-23T15:12:00Z"/>
                <w:rFonts w:ascii="Calibri" w:eastAsia="Times New Roman" w:hAnsi="Calibri" w:cs="Calibri"/>
                <w:color w:val="000000"/>
              </w:rPr>
            </w:pPr>
            <w:del w:id="23769" w:author="Stefanie Lane" w:date="2022-06-23T15:12:00Z">
              <w:r w:rsidRPr="004F6583" w:rsidDel="00EB4CE1">
                <w:rPr>
                  <w:rFonts w:ascii="Calibri" w:eastAsia="Times New Roman" w:hAnsi="Calibri" w:cs="Calibri"/>
                  <w:color w:val="000000"/>
                </w:rPr>
                <w:delText>0.15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B0C88C2" w14:textId="03785213" w:rsidR="004F6583" w:rsidRPr="004F6583" w:rsidDel="00EB4CE1" w:rsidRDefault="004F6583" w:rsidP="004F6583">
            <w:pPr>
              <w:spacing w:after="0" w:line="240" w:lineRule="auto"/>
              <w:jc w:val="center"/>
              <w:rPr>
                <w:del w:id="23770" w:author="Stefanie Lane" w:date="2022-06-23T15:12:00Z"/>
                <w:rFonts w:ascii="Calibri" w:eastAsia="Times New Roman" w:hAnsi="Calibri" w:cs="Calibri"/>
                <w:color w:val="000000"/>
              </w:rPr>
            </w:pPr>
            <w:del w:id="23771" w:author="Stefanie Lane" w:date="2022-06-23T15:12:00Z">
              <w:r w:rsidRPr="004F6583" w:rsidDel="00EB4CE1">
                <w:rPr>
                  <w:rFonts w:ascii="Calibri" w:eastAsia="Times New Roman" w:hAnsi="Calibri" w:cs="Calibri"/>
                  <w:color w:val="000000"/>
                </w:rPr>
                <w:delText>0.06</w:delText>
              </w:r>
            </w:del>
          </w:p>
        </w:tc>
        <w:tc>
          <w:tcPr>
            <w:tcW w:w="1760" w:type="dxa"/>
            <w:tcBorders>
              <w:top w:val="nil"/>
              <w:left w:val="nil"/>
              <w:bottom w:val="nil"/>
              <w:right w:val="nil"/>
            </w:tcBorders>
            <w:shd w:val="clear" w:color="auto" w:fill="auto"/>
            <w:noWrap/>
            <w:vAlign w:val="bottom"/>
            <w:hideMark/>
          </w:tcPr>
          <w:p w14:paraId="5AE75B48" w14:textId="39F1442C" w:rsidR="004F6583" w:rsidRPr="004F6583" w:rsidDel="00EB4CE1" w:rsidRDefault="004F6583" w:rsidP="004F6583">
            <w:pPr>
              <w:spacing w:after="0" w:line="240" w:lineRule="auto"/>
              <w:jc w:val="center"/>
              <w:rPr>
                <w:del w:id="23772" w:author="Stefanie Lane" w:date="2022-06-23T15:12:00Z"/>
                <w:rFonts w:ascii="Calibri" w:eastAsia="Times New Roman" w:hAnsi="Calibri" w:cs="Calibri"/>
                <w:color w:val="000000"/>
              </w:rPr>
            </w:pPr>
            <w:del w:id="23773" w:author="Stefanie Lane" w:date="2022-06-23T15:12:00Z">
              <w:r w:rsidRPr="004F6583" w:rsidDel="00EB4CE1">
                <w:rPr>
                  <w:rFonts w:ascii="Calibri" w:eastAsia="Times New Roman" w:hAnsi="Calibri" w:cs="Calibri"/>
                  <w:color w:val="000000"/>
                </w:rPr>
                <w:delText>-94.44</w:delText>
              </w:r>
            </w:del>
          </w:p>
        </w:tc>
      </w:tr>
      <w:tr w:rsidR="004F6583" w:rsidRPr="004F6583" w:rsidDel="00EB4CE1" w14:paraId="52602460" w14:textId="370B545F" w:rsidTr="004F6583">
        <w:trPr>
          <w:trHeight w:val="290"/>
          <w:del w:id="23774" w:author="Stefanie Lane" w:date="2022-06-23T15:12:00Z"/>
        </w:trPr>
        <w:tc>
          <w:tcPr>
            <w:tcW w:w="1700" w:type="dxa"/>
            <w:vMerge/>
            <w:tcBorders>
              <w:top w:val="nil"/>
              <w:left w:val="nil"/>
              <w:bottom w:val="nil"/>
              <w:right w:val="nil"/>
            </w:tcBorders>
            <w:vAlign w:val="center"/>
            <w:hideMark/>
          </w:tcPr>
          <w:p w14:paraId="0BB9054F" w14:textId="2B9F789B" w:rsidR="004F6583" w:rsidRPr="004F6583" w:rsidDel="00EB4CE1" w:rsidRDefault="004F6583" w:rsidP="004F6583">
            <w:pPr>
              <w:spacing w:after="0" w:line="240" w:lineRule="auto"/>
              <w:rPr>
                <w:del w:id="2377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40D4C30" w14:textId="1FE29260" w:rsidR="004F6583" w:rsidRPr="004F6583" w:rsidDel="00EB4CE1" w:rsidRDefault="004F6583" w:rsidP="004F6583">
            <w:pPr>
              <w:spacing w:after="0" w:line="240" w:lineRule="auto"/>
              <w:rPr>
                <w:del w:id="23776" w:author="Stefanie Lane" w:date="2022-06-23T15:12:00Z"/>
                <w:rFonts w:ascii="Arial" w:eastAsia="Times New Roman" w:hAnsi="Arial" w:cs="Arial"/>
                <w:i/>
                <w:iCs/>
                <w:sz w:val="20"/>
                <w:szCs w:val="20"/>
              </w:rPr>
            </w:pPr>
            <w:del w:id="23777" w:author="Stefanie Lane" w:date="2022-06-23T15:12:00Z">
              <w:r w:rsidRPr="004F6583" w:rsidDel="00EB4CE1">
                <w:rPr>
                  <w:rFonts w:ascii="Arial" w:eastAsia="Times New Roman" w:hAnsi="Arial" w:cs="Arial"/>
                  <w:i/>
                  <w:iCs/>
                  <w:sz w:val="20"/>
                  <w:szCs w:val="20"/>
                </w:rPr>
                <w:delText>Carex lyngbyei</w:delText>
              </w:r>
            </w:del>
          </w:p>
        </w:tc>
        <w:tc>
          <w:tcPr>
            <w:tcW w:w="960" w:type="dxa"/>
            <w:tcBorders>
              <w:top w:val="nil"/>
              <w:left w:val="nil"/>
              <w:bottom w:val="nil"/>
              <w:right w:val="nil"/>
            </w:tcBorders>
            <w:shd w:val="clear" w:color="auto" w:fill="auto"/>
            <w:noWrap/>
            <w:vAlign w:val="bottom"/>
            <w:hideMark/>
          </w:tcPr>
          <w:p w14:paraId="1D30B8E3" w14:textId="52162BF7" w:rsidR="004F6583" w:rsidRPr="004F6583" w:rsidDel="00EB4CE1" w:rsidRDefault="004F6583" w:rsidP="004F6583">
            <w:pPr>
              <w:spacing w:after="0" w:line="240" w:lineRule="auto"/>
              <w:jc w:val="center"/>
              <w:rPr>
                <w:del w:id="23778" w:author="Stefanie Lane" w:date="2022-06-23T15:12:00Z"/>
                <w:rFonts w:ascii="Calibri" w:eastAsia="Times New Roman" w:hAnsi="Calibri" w:cs="Calibri"/>
                <w:color w:val="000000"/>
              </w:rPr>
            </w:pPr>
            <w:del w:id="23779" w:author="Stefanie Lane" w:date="2022-06-23T15:12:00Z">
              <w:r w:rsidRPr="004F6583" w:rsidDel="00EB4CE1">
                <w:rPr>
                  <w:rFonts w:ascii="Calibri" w:eastAsia="Times New Roman" w:hAnsi="Calibri" w:cs="Calibri"/>
                  <w:color w:val="000000"/>
                </w:rPr>
                <w:delText>0.76</w:delText>
              </w:r>
            </w:del>
          </w:p>
        </w:tc>
        <w:tc>
          <w:tcPr>
            <w:tcW w:w="960" w:type="dxa"/>
            <w:tcBorders>
              <w:top w:val="nil"/>
              <w:left w:val="nil"/>
              <w:bottom w:val="nil"/>
              <w:right w:val="nil"/>
            </w:tcBorders>
            <w:shd w:val="clear" w:color="auto" w:fill="auto"/>
            <w:noWrap/>
            <w:vAlign w:val="bottom"/>
            <w:hideMark/>
          </w:tcPr>
          <w:p w14:paraId="7131A212" w14:textId="37A17A53" w:rsidR="004F6583" w:rsidRPr="004F6583" w:rsidDel="00EB4CE1" w:rsidRDefault="004F6583" w:rsidP="004F6583">
            <w:pPr>
              <w:spacing w:after="0" w:line="240" w:lineRule="auto"/>
              <w:jc w:val="center"/>
              <w:rPr>
                <w:del w:id="23780" w:author="Stefanie Lane" w:date="2022-06-23T15:12:00Z"/>
                <w:rFonts w:ascii="Calibri" w:eastAsia="Times New Roman" w:hAnsi="Calibri" w:cs="Calibri"/>
                <w:color w:val="000000"/>
              </w:rPr>
            </w:pPr>
            <w:del w:id="23781" w:author="Stefanie Lane" w:date="2022-06-23T15:12:00Z">
              <w:r w:rsidRPr="004F6583" w:rsidDel="00EB4CE1">
                <w:rPr>
                  <w:rFonts w:ascii="Calibri" w:eastAsia="Times New Roman" w:hAnsi="Calibri" w:cs="Calibri"/>
                  <w:color w:val="000000"/>
                </w:rPr>
                <w:delText>1.42</w:delText>
              </w:r>
            </w:del>
          </w:p>
        </w:tc>
        <w:tc>
          <w:tcPr>
            <w:tcW w:w="960" w:type="dxa"/>
            <w:tcBorders>
              <w:top w:val="nil"/>
              <w:left w:val="nil"/>
              <w:bottom w:val="nil"/>
              <w:right w:val="nil"/>
            </w:tcBorders>
            <w:shd w:val="clear" w:color="auto" w:fill="auto"/>
            <w:noWrap/>
            <w:vAlign w:val="bottom"/>
            <w:hideMark/>
          </w:tcPr>
          <w:p w14:paraId="182382EE" w14:textId="48DE8297" w:rsidR="004F6583" w:rsidRPr="004F6583" w:rsidDel="00EB4CE1" w:rsidRDefault="004F6583" w:rsidP="004F6583">
            <w:pPr>
              <w:spacing w:after="0" w:line="240" w:lineRule="auto"/>
              <w:jc w:val="center"/>
              <w:rPr>
                <w:del w:id="23782" w:author="Stefanie Lane" w:date="2022-06-23T15:12:00Z"/>
                <w:rFonts w:ascii="Calibri" w:eastAsia="Times New Roman" w:hAnsi="Calibri" w:cs="Calibri"/>
                <w:color w:val="000000"/>
              </w:rPr>
            </w:pPr>
            <w:del w:id="23783" w:author="Stefanie Lane" w:date="2022-06-23T15:12:00Z">
              <w:r w:rsidRPr="004F6583" w:rsidDel="00EB4CE1">
                <w:rPr>
                  <w:rFonts w:ascii="Calibri" w:eastAsia="Times New Roman" w:hAnsi="Calibri" w:cs="Calibri"/>
                  <w:color w:val="000000"/>
                </w:rPr>
                <w:delText>0.11</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56297A4" w14:textId="1B44BCCA" w:rsidR="004F6583" w:rsidRPr="004F6583" w:rsidDel="00EB4CE1" w:rsidRDefault="004F6583" w:rsidP="004F6583">
            <w:pPr>
              <w:spacing w:after="0" w:line="240" w:lineRule="auto"/>
              <w:jc w:val="center"/>
              <w:rPr>
                <w:del w:id="23784" w:author="Stefanie Lane" w:date="2022-06-23T15:12:00Z"/>
                <w:rFonts w:ascii="Calibri" w:eastAsia="Times New Roman" w:hAnsi="Calibri" w:cs="Calibri"/>
                <w:color w:val="000000"/>
              </w:rPr>
            </w:pPr>
            <w:del w:id="23785" w:author="Stefanie Lane" w:date="2022-06-23T15:12:00Z">
              <w:r w:rsidRPr="004F6583" w:rsidDel="00EB4CE1">
                <w:rPr>
                  <w:rFonts w:ascii="Calibri" w:eastAsia="Times New Roman" w:hAnsi="Calibri" w:cs="Calibri"/>
                  <w:color w:val="000000"/>
                </w:rPr>
                <w:delText>-88.89</w:delText>
              </w:r>
            </w:del>
          </w:p>
        </w:tc>
      </w:tr>
      <w:tr w:rsidR="004F6583" w:rsidRPr="004F6583" w:rsidDel="00EB4CE1" w14:paraId="223E1B0B" w14:textId="10565E52" w:rsidTr="004F6583">
        <w:trPr>
          <w:trHeight w:val="290"/>
          <w:del w:id="23786" w:author="Stefanie Lane" w:date="2022-06-23T15:12:00Z"/>
        </w:trPr>
        <w:tc>
          <w:tcPr>
            <w:tcW w:w="1700" w:type="dxa"/>
            <w:vMerge/>
            <w:tcBorders>
              <w:top w:val="nil"/>
              <w:left w:val="nil"/>
              <w:bottom w:val="nil"/>
              <w:right w:val="nil"/>
            </w:tcBorders>
            <w:vAlign w:val="center"/>
            <w:hideMark/>
          </w:tcPr>
          <w:p w14:paraId="4D6060C0" w14:textId="48B082D3" w:rsidR="004F6583" w:rsidRPr="004F6583" w:rsidDel="00EB4CE1" w:rsidRDefault="004F6583" w:rsidP="004F6583">
            <w:pPr>
              <w:spacing w:after="0" w:line="240" w:lineRule="auto"/>
              <w:rPr>
                <w:del w:id="2378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6C727B" w14:textId="3697A8FA" w:rsidR="004F6583" w:rsidRPr="004F6583" w:rsidDel="00EB4CE1" w:rsidRDefault="004F6583" w:rsidP="004F6583">
            <w:pPr>
              <w:spacing w:after="0" w:line="240" w:lineRule="auto"/>
              <w:rPr>
                <w:del w:id="23788" w:author="Stefanie Lane" w:date="2022-06-23T15:12:00Z"/>
                <w:rFonts w:ascii="Arial" w:eastAsia="Times New Roman" w:hAnsi="Arial" w:cs="Arial"/>
                <w:i/>
                <w:iCs/>
                <w:sz w:val="20"/>
                <w:szCs w:val="20"/>
              </w:rPr>
            </w:pPr>
            <w:del w:id="23789" w:author="Stefanie Lane" w:date="2022-06-23T15:12:00Z">
              <w:r w:rsidRPr="004F6583" w:rsidDel="00EB4CE1">
                <w:rPr>
                  <w:rFonts w:ascii="Arial" w:eastAsia="Times New Roman" w:hAnsi="Arial" w:cs="Arial"/>
                  <w:i/>
                  <w:iCs/>
                  <w:sz w:val="20"/>
                  <w:szCs w:val="20"/>
                </w:rPr>
                <w:delText>Hordeum brachyantherum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C708C29" w14:textId="733A4DDE" w:rsidR="004F6583" w:rsidRPr="004F6583" w:rsidDel="00EB4CE1" w:rsidRDefault="004F6583" w:rsidP="004F6583">
            <w:pPr>
              <w:spacing w:after="0" w:line="240" w:lineRule="auto"/>
              <w:jc w:val="center"/>
              <w:rPr>
                <w:del w:id="23790" w:author="Stefanie Lane" w:date="2022-06-23T15:12:00Z"/>
                <w:rFonts w:ascii="Calibri" w:eastAsia="Times New Roman" w:hAnsi="Calibri" w:cs="Calibri"/>
                <w:color w:val="000000"/>
              </w:rPr>
            </w:pPr>
            <w:del w:id="23791" w:author="Stefanie Lane" w:date="2022-06-23T15:12:00Z">
              <w:r w:rsidRPr="004F6583" w:rsidDel="00EB4CE1">
                <w:rPr>
                  <w:rFonts w:ascii="Calibri" w:eastAsia="Times New Roman" w:hAnsi="Calibri" w:cs="Calibri"/>
                  <w:color w:val="000000"/>
                </w:rPr>
                <w:delText>0.17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4BDD290" w14:textId="1ECA2FB1" w:rsidR="004F6583" w:rsidRPr="004F6583" w:rsidDel="00EB4CE1" w:rsidRDefault="004F6583" w:rsidP="004F6583">
            <w:pPr>
              <w:spacing w:after="0" w:line="240" w:lineRule="auto"/>
              <w:jc w:val="center"/>
              <w:rPr>
                <w:del w:id="23792" w:author="Stefanie Lane" w:date="2022-06-23T15:12:00Z"/>
                <w:rFonts w:ascii="Calibri" w:eastAsia="Times New Roman" w:hAnsi="Calibri" w:cs="Calibri"/>
                <w:color w:val="000000"/>
              </w:rPr>
            </w:pPr>
            <w:del w:id="2379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143DE11" w14:textId="4D945E76" w:rsidR="004F6583" w:rsidRPr="004F6583" w:rsidDel="00EB4CE1" w:rsidRDefault="004F6583" w:rsidP="004F6583">
            <w:pPr>
              <w:spacing w:after="0" w:line="240" w:lineRule="auto"/>
              <w:jc w:val="center"/>
              <w:rPr>
                <w:del w:id="23794" w:author="Stefanie Lane" w:date="2022-06-23T15:12:00Z"/>
                <w:rFonts w:ascii="Calibri" w:eastAsia="Times New Roman" w:hAnsi="Calibri" w:cs="Calibri"/>
                <w:color w:val="000000"/>
              </w:rPr>
            </w:pPr>
            <w:del w:id="23795"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nil"/>
              <w:right w:val="nil"/>
            </w:tcBorders>
            <w:shd w:val="clear" w:color="auto" w:fill="auto"/>
            <w:noWrap/>
            <w:vAlign w:val="bottom"/>
            <w:hideMark/>
          </w:tcPr>
          <w:p w14:paraId="13AB007B" w14:textId="4FF8A171" w:rsidR="004F6583" w:rsidRPr="004F6583" w:rsidDel="00EB4CE1" w:rsidRDefault="004F6583" w:rsidP="004F6583">
            <w:pPr>
              <w:spacing w:after="0" w:line="240" w:lineRule="auto"/>
              <w:jc w:val="center"/>
              <w:rPr>
                <w:del w:id="23796" w:author="Stefanie Lane" w:date="2022-06-23T15:12:00Z"/>
                <w:rFonts w:ascii="Calibri" w:eastAsia="Times New Roman" w:hAnsi="Calibri" w:cs="Calibri"/>
                <w:color w:val="000000"/>
              </w:rPr>
            </w:pPr>
            <w:del w:id="23797" w:author="Stefanie Lane" w:date="2022-06-23T15:12:00Z">
              <w:r w:rsidRPr="004F6583" w:rsidDel="00EB4CE1">
                <w:rPr>
                  <w:rFonts w:ascii="Calibri" w:eastAsia="Times New Roman" w:hAnsi="Calibri" w:cs="Calibri"/>
                  <w:color w:val="000000"/>
                </w:rPr>
                <w:delText>-88.89</w:delText>
              </w:r>
            </w:del>
          </w:p>
        </w:tc>
      </w:tr>
      <w:tr w:rsidR="004F6583" w:rsidRPr="004F6583" w:rsidDel="00EB4CE1" w14:paraId="238EC65B" w14:textId="5C8B7A1D" w:rsidTr="004F6583">
        <w:trPr>
          <w:trHeight w:val="290"/>
          <w:del w:id="23798" w:author="Stefanie Lane" w:date="2022-06-23T15:12:00Z"/>
        </w:trPr>
        <w:tc>
          <w:tcPr>
            <w:tcW w:w="1700" w:type="dxa"/>
            <w:vMerge/>
            <w:tcBorders>
              <w:top w:val="nil"/>
              <w:left w:val="nil"/>
              <w:bottom w:val="nil"/>
              <w:right w:val="nil"/>
            </w:tcBorders>
            <w:vAlign w:val="center"/>
            <w:hideMark/>
          </w:tcPr>
          <w:p w14:paraId="43A03CDA" w14:textId="5C6D2357" w:rsidR="004F6583" w:rsidRPr="004F6583" w:rsidDel="00EB4CE1" w:rsidRDefault="004F6583" w:rsidP="004F6583">
            <w:pPr>
              <w:spacing w:after="0" w:line="240" w:lineRule="auto"/>
              <w:rPr>
                <w:del w:id="2379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4B5873" w14:textId="61F1993E" w:rsidR="004F6583" w:rsidRPr="004F6583" w:rsidDel="00EB4CE1" w:rsidRDefault="004F6583" w:rsidP="004F6583">
            <w:pPr>
              <w:spacing w:after="0" w:line="240" w:lineRule="auto"/>
              <w:rPr>
                <w:del w:id="23800" w:author="Stefanie Lane" w:date="2022-06-23T15:12:00Z"/>
                <w:rFonts w:ascii="Arial" w:eastAsia="Times New Roman" w:hAnsi="Arial" w:cs="Arial"/>
                <w:i/>
                <w:iCs/>
                <w:sz w:val="20"/>
                <w:szCs w:val="20"/>
              </w:rPr>
            </w:pPr>
            <w:del w:id="23801" w:author="Stefanie Lane" w:date="2022-06-23T15:12:00Z">
              <w:r w:rsidRPr="004F6583" w:rsidDel="00EB4CE1">
                <w:rPr>
                  <w:rFonts w:ascii="Arial" w:eastAsia="Times New Roman" w:hAnsi="Arial" w:cs="Arial"/>
                  <w:i/>
                  <w:iCs/>
                  <w:sz w:val="20"/>
                  <w:szCs w:val="20"/>
                </w:rPr>
                <w:delText>Rumex occidentalis</w:delText>
              </w:r>
            </w:del>
          </w:p>
        </w:tc>
        <w:tc>
          <w:tcPr>
            <w:tcW w:w="960" w:type="dxa"/>
            <w:tcBorders>
              <w:top w:val="nil"/>
              <w:left w:val="nil"/>
              <w:bottom w:val="nil"/>
              <w:right w:val="nil"/>
            </w:tcBorders>
            <w:shd w:val="clear" w:color="auto" w:fill="auto"/>
            <w:noWrap/>
            <w:vAlign w:val="bottom"/>
            <w:hideMark/>
          </w:tcPr>
          <w:p w14:paraId="668D2B23" w14:textId="0C90DB29" w:rsidR="004F6583" w:rsidRPr="004F6583" w:rsidDel="00EB4CE1" w:rsidRDefault="004F6583" w:rsidP="004F6583">
            <w:pPr>
              <w:spacing w:after="0" w:line="240" w:lineRule="auto"/>
              <w:jc w:val="center"/>
              <w:rPr>
                <w:del w:id="23802" w:author="Stefanie Lane" w:date="2022-06-23T15:12:00Z"/>
                <w:rFonts w:ascii="Calibri" w:eastAsia="Times New Roman" w:hAnsi="Calibri" w:cs="Calibri"/>
                <w:color w:val="000000"/>
              </w:rPr>
            </w:pPr>
            <w:del w:id="23803" w:author="Stefanie Lane" w:date="2022-06-23T15:12:00Z">
              <w:r w:rsidRPr="004F6583" w:rsidDel="00EB4CE1">
                <w:rPr>
                  <w:rFonts w:ascii="Calibri" w:eastAsia="Times New Roman" w:hAnsi="Calibri" w:cs="Calibri"/>
                  <w:color w:val="000000"/>
                </w:rPr>
                <w:delText>0.07</w:delText>
              </w:r>
            </w:del>
          </w:p>
        </w:tc>
        <w:tc>
          <w:tcPr>
            <w:tcW w:w="960" w:type="dxa"/>
            <w:tcBorders>
              <w:top w:val="nil"/>
              <w:left w:val="nil"/>
              <w:bottom w:val="nil"/>
              <w:right w:val="nil"/>
            </w:tcBorders>
            <w:shd w:val="clear" w:color="auto" w:fill="auto"/>
            <w:noWrap/>
            <w:vAlign w:val="bottom"/>
            <w:hideMark/>
          </w:tcPr>
          <w:p w14:paraId="50BCC531" w14:textId="2C345C22" w:rsidR="004F6583" w:rsidRPr="004F6583" w:rsidDel="00EB4CE1" w:rsidRDefault="004F6583" w:rsidP="004F6583">
            <w:pPr>
              <w:spacing w:after="0" w:line="240" w:lineRule="auto"/>
              <w:jc w:val="center"/>
              <w:rPr>
                <w:del w:id="23804" w:author="Stefanie Lane" w:date="2022-06-23T15:12:00Z"/>
                <w:rFonts w:ascii="Calibri" w:eastAsia="Times New Roman" w:hAnsi="Calibri" w:cs="Calibri"/>
                <w:color w:val="000000"/>
              </w:rPr>
            </w:pPr>
            <w:del w:id="23805" w:author="Stefanie Lane" w:date="2022-06-23T15:12:00Z">
              <w:r w:rsidRPr="004F6583" w:rsidDel="00EB4CE1">
                <w:rPr>
                  <w:rFonts w:ascii="Calibri" w:eastAsia="Times New Roman" w:hAnsi="Calibri" w:cs="Calibri"/>
                  <w:color w:val="000000"/>
                </w:rPr>
                <w:delText>0.15</w:delText>
              </w:r>
            </w:del>
          </w:p>
        </w:tc>
        <w:tc>
          <w:tcPr>
            <w:tcW w:w="960" w:type="dxa"/>
            <w:tcBorders>
              <w:top w:val="nil"/>
              <w:left w:val="nil"/>
              <w:bottom w:val="nil"/>
              <w:right w:val="nil"/>
            </w:tcBorders>
            <w:shd w:val="clear" w:color="auto" w:fill="auto"/>
            <w:noWrap/>
            <w:vAlign w:val="bottom"/>
            <w:hideMark/>
          </w:tcPr>
          <w:p w14:paraId="74E5BCB8" w14:textId="6FBF4C94" w:rsidR="004F6583" w:rsidRPr="004F6583" w:rsidDel="00EB4CE1" w:rsidRDefault="004F6583" w:rsidP="004F6583">
            <w:pPr>
              <w:spacing w:after="0" w:line="240" w:lineRule="auto"/>
              <w:jc w:val="center"/>
              <w:rPr>
                <w:del w:id="23806" w:author="Stefanie Lane" w:date="2022-06-23T15:12:00Z"/>
                <w:rFonts w:ascii="Calibri" w:eastAsia="Times New Roman" w:hAnsi="Calibri" w:cs="Calibri"/>
                <w:color w:val="000000"/>
              </w:rPr>
            </w:pPr>
            <w:del w:id="23807" w:author="Stefanie Lane" w:date="2022-06-23T15:12:00Z">
              <w:r w:rsidRPr="004F6583" w:rsidDel="00EB4CE1">
                <w:rPr>
                  <w:rFonts w:ascii="Calibri" w:eastAsia="Times New Roman" w:hAnsi="Calibri" w:cs="Calibri"/>
                  <w:color w:val="000000"/>
                </w:rPr>
                <w:delText>0.11</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C85C978" w14:textId="18E9CDDE" w:rsidR="004F6583" w:rsidRPr="004F6583" w:rsidDel="00EB4CE1" w:rsidRDefault="004F6583" w:rsidP="004F6583">
            <w:pPr>
              <w:spacing w:after="0" w:line="240" w:lineRule="auto"/>
              <w:jc w:val="center"/>
              <w:rPr>
                <w:del w:id="23808" w:author="Stefanie Lane" w:date="2022-06-23T15:12:00Z"/>
                <w:rFonts w:ascii="Calibri" w:eastAsia="Times New Roman" w:hAnsi="Calibri" w:cs="Calibri"/>
                <w:color w:val="000000"/>
              </w:rPr>
            </w:pPr>
            <w:del w:id="23809" w:author="Stefanie Lane" w:date="2022-06-23T15:12:00Z">
              <w:r w:rsidRPr="004F6583" w:rsidDel="00EB4CE1">
                <w:rPr>
                  <w:rFonts w:ascii="Calibri" w:eastAsia="Times New Roman" w:hAnsi="Calibri" w:cs="Calibri"/>
                  <w:color w:val="000000"/>
                </w:rPr>
                <w:delText>-88.89</w:delText>
              </w:r>
            </w:del>
          </w:p>
        </w:tc>
      </w:tr>
      <w:tr w:rsidR="004F6583" w:rsidRPr="004F6583" w:rsidDel="00EB4CE1" w14:paraId="326DBC03" w14:textId="5F433B2C" w:rsidTr="004F6583">
        <w:trPr>
          <w:trHeight w:val="290"/>
          <w:del w:id="23810" w:author="Stefanie Lane" w:date="2022-06-23T15:12:00Z"/>
        </w:trPr>
        <w:tc>
          <w:tcPr>
            <w:tcW w:w="1700" w:type="dxa"/>
            <w:vMerge/>
            <w:tcBorders>
              <w:top w:val="nil"/>
              <w:left w:val="nil"/>
              <w:bottom w:val="nil"/>
              <w:right w:val="nil"/>
            </w:tcBorders>
            <w:vAlign w:val="center"/>
            <w:hideMark/>
          </w:tcPr>
          <w:p w14:paraId="375C48A8" w14:textId="6DD89AC6" w:rsidR="004F6583" w:rsidRPr="004F6583" w:rsidDel="00EB4CE1" w:rsidRDefault="004F6583" w:rsidP="004F6583">
            <w:pPr>
              <w:spacing w:after="0" w:line="240" w:lineRule="auto"/>
              <w:rPr>
                <w:del w:id="2381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5C2654" w14:textId="29B6A1E1" w:rsidR="004F6583" w:rsidRPr="004F6583" w:rsidDel="00EB4CE1" w:rsidRDefault="004F6583" w:rsidP="004F6583">
            <w:pPr>
              <w:spacing w:after="0" w:line="240" w:lineRule="auto"/>
              <w:rPr>
                <w:del w:id="23812" w:author="Stefanie Lane" w:date="2022-06-23T15:12:00Z"/>
                <w:rFonts w:ascii="Arial" w:eastAsia="Times New Roman" w:hAnsi="Arial" w:cs="Arial"/>
                <w:i/>
                <w:iCs/>
                <w:sz w:val="20"/>
                <w:szCs w:val="20"/>
              </w:rPr>
            </w:pPr>
            <w:del w:id="23813" w:author="Stefanie Lane" w:date="2022-06-23T15:12:00Z">
              <w:r w:rsidRPr="004F6583" w:rsidDel="00EB4CE1">
                <w:rPr>
                  <w:rFonts w:ascii="Arial" w:eastAsia="Times New Roman" w:hAnsi="Arial" w:cs="Arial"/>
                  <w:i/>
                  <w:iCs/>
                  <w:sz w:val="20"/>
                  <w:szCs w:val="20"/>
                </w:rPr>
                <w:delText>Salix lasiandra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C37416D" w14:textId="5E6D09A1" w:rsidR="004F6583" w:rsidRPr="004F6583" w:rsidDel="00EB4CE1" w:rsidRDefault="004F6583" w:rsidP="004F6583">
            <w:pPr>
              <w:spacing w:after="0" w:line="240" w:lineRule="auto"/>
              <w:jc w:val="center"/>
              <w:rPr>
                <w:del w:id="23814" w:author="Stefanie Lane" w:date="2022-06-23T15:12:00Z"/>
                <w:rFonts w:ascii="Calibri" w:eastAsia="Times New Roman" w:hAnsi="Calibri" w:cs="Calibri"/>
                <w:color w:val="000000"/>
              </w:rPr>
            </w:pPr>
            <w:del w:id="23815" w:author="Stefanie Lane" w:date="2022-06-23T15:12:00Z">
              <w:r w:rsidRPr="004F6583" w:rsidDel="00EB4CE1">
                <w:rPr>
                  <w:rFonts w:ascii="Calibri" w:eastAsia="Times New Roman" w:hAnsi="Calibri" w:cs="Calibri"/>
                  <w:color w:val="000000"/>
                </w:rPr>
                <w:delText>1.00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ED5D56E" w14:textId="18175DFA" w:rsidR="004F6583" w:rsidRPr="004F6583" w:rsidDel="00EB4CE1" w:rsidRDefault="004F6583" w:rsidP="004F6583">
            <w:pPr>
              <w:spacing w:after="0" w:line="240" w:lineRule="auto"/>
              <w:jc w:val="center"/>
              <w:rPr>
                <w:del w:id="23816" w:author="Stefanie Lane" w:date="2022-06-23T15:12:00Z"/>
                <w:rFonts w:ascii="Calibri" w:eastAsia="Times New Roman" w:hAnsi="Calibri" w:cs="Calibri"/>
                <w:color w:val="000000"/>
              </w:rPr>
            </w:pPr>
            <w:del w:id="23817" w:author="Stefanie Lane" w:date="2022-06-23T15:12:00Z">
              <w:r w:rsidRPr="004F6583" w:rsidDel="00EB4CE1">
                <w:rPr>
                  <w:rFonts w:ascii="Calibri" w:eastAsia="Times New Roman" w:hAnsi="Calibri" w:cs="Calibri"/>
                  <w:color w:val="000000"/>
                </w:rPr>
                <w:delText>0.39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C69A6EB" w14:textId="537CF64B" w:rsidR="004F6583" w:rsidRPr="004F6583" w:rsidDel="00EB4CE1" w:rsidRDefault="004F6583" w:rsidP="004F6583">
            <w:pPr>
              <w:spacing w:after="0" w:line="240" w:lineRule="auto"/>
              <w:jc w:val="center"/>
              <w:rPr>
                <w:del w:id="23818" w:author="Stefanie Lane" w:date="2022-06-23T15:12:00Z"/>
                <w:rFonts w:ascii="Calibri" w:eastAsia="Times New Roman" w:hAnsi="Calibri" w:cs="Calibri"/>
                <w:color w:val="000000"/>
              </w:rPr>
            </w:pPr>
            <w:del w:id="23819"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nil"/>
              <w:right w:val="nil"/>
            </w:tcBorders>
            <w:shd w:val="clear" w:color="auto" w:fill="auto"/>
            <w:noWrap/>
            <w:vAlign w:val="bottom"/>
            <w:hideMark/>
          </w:tcPr>
          <w:p w14:paraId="4C354390" w14:textId="7C01771B" w:rsidR="004F6583" w:rsidRPr="004F6583" w:rsidDel="00EB4CE1" w:rsidRDefault="004F6583" w:rsidP="004F6583">
            <w:pPr>
              <w:spacing w:after="0" w:line="240" w:lineRule="auto"/>
              <w:jc w:val="center"/>
              <w:rPr>
                <w:del w:id="23820" w:author="Stefanie Lane" w:date="2022-06-23T15:12:00Z"/>
                <w:rFonts w:ascii="Calibri" w:eastAsia="Times New Roman" w:hAnsi="Calibri" w:cs="Calibri"/>
                <w:color w:val="000000"/>
              </w:rPr>
            </w:pPr>
            <w:del w:id="23821" w:author="Stefanie Lane" w:date="2022-06-23T15:12:00Z">
              <w:r w:rsidRPr="004F6583" w:rsidDel="00EB4CE1">
                <w:rPr>
                  <w:rFonts w:ascii="Calibri" w:eastAsia="Times New Roman" w:hAnsi="Calibri" w:cs="Calibri"/>
                  <w:color w:val="000000"/>
                </w:rPr>
                <w:delText>-88.89</w:delText>
              </w:r>
            </w:del>
          </w:p>
        </w:tc>
      </w:tr>
      <w:tr w:rsidR="004F6583" w:rsidRPr="004F6583" w:rsidDel="00EB4CE1" w14:paraId="69CFF9FC" w14:textId="1146F3F6" w:rsidTr="004F6583">
        <w:trPr>
          <w:trHeight w:val="290"/>
          <w:del w:id="23822" w:author="Stefanie Lane" w:date="2022-06-23T15:12:00Z"/>
        </w:trPr>
        <w:tc>
          <w:tcPr>
            <w:tcW w:w="1700" w:type="dxa"/>
            <w:vMerge/>
            <w:tcBorders>
              <w:top w:val="nil"/>
              <w:left w:val="nil"/>
              <w:bottom w:val="nil"/>
              <w:right w:val="nil"/>
            </w:tcBorders>
            <w:vAlign w:val="center"/>
            <w:hideMark/>
          </w:tcPr>
          <w:p w14:paraId="36D28A9E" w14:textId="3141E445" w:rsidR="004F6583" w:rsidRPr="004F6583" w:rsidDel="00EB4CE1" w:rsidRDefault="004F6583" w:rsidP="004F6583">
            <w:pPr>
              <w:spacing w:after="0" w:line="240" w:lineRule="auto"/>
              <w:rPr>
                <w:del w:id="2382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61CACD5" w14:textId="47DF0A60" w:rsidR="004F6583" w:rsidRPr="004F6583" w:rsidDel="00EB4CE1" w:rsidRDefault="004F6583" w:rsidP="004F6583">
            <w:pPr>
              <w:spacing w:after="0" w:line="240" w:lineRule="auto"/>
              <w:rPr>
                <w:del w:id="23824" w:author="Stefanie Lane" w:date="2022-06-23T15:12:00Z"/>
                <w:rFonts w:ascii="Arial" w:eastAsia="Times New Roman" w:hAnsi="Arial" w:cs="Arial"/>
                <w:i/>
                <w:iCs/>
                <w:sz w:val="20"/>
                <w:szCs w:val="20"/>
              </w:rPr>
            </w:pPr>
            <w:del w:id="23825" w:author="Stefanie Lane" w:date="2022-06-23T15:12:00Z">
              <w:r w:rsidRPr="004F6583" w:rsidDel="00EB4CE1">
                <w:rPr>
                  <w:rFonts w:ascii="Arial" w:eastAsia="Times New Roman" w:hAnsi="Arial" w:cs="Arial"/>
                  <w:i/>
                  <w:iCs/>
                  <w:sz w:val="20"/>
                  <w:szCs w:val="20"/>
                </w:rPr>
                <w:delText>Potentilla pacifica</w:delText>
              </w:r>
            </w:del>
          </w:p>
        </w:tc>
        <w:tc>
          <w:tcPr>
            <w:tcW w:w="960" w:type="dxa"/>
            <w:tcBorders>
              <w:top w:val="nil"/>
              <w:left w:val="nil"/>
              <w:bottom w:val="nil"/>
              <w:right w:val="nil"/>
            </w:tcBorders>
            <w:shd w:val="clear" w:color="auto" w:fill="auto"/>
            <w:noWrap/>
            <w:vAlign w:val="bottom"/>
            <w:hideMark/>
          </w:tcPr>
          <w:p w14:paraId="551F54A0" w14:textId="529DE083" w:rsidR="004F6583" w:rsidRPr="004F6583" w:rsidDel="00EB4CE1" w:rsidRDefault="004F6583" w:rsidP="004F6583">
            <w:pPr>
              <w:spacing w:after="0" w:line="240" w:lineRule="auto"/>
              <w:jc w:val="center"/>
              <w:rPr>
                <w:del w:id="23826" w:author="Stefanie Lane" w:date="2022-06-23T15:12:00Z"/>
                <w:rFonts w:ascii="Calibri" w:eastAsia="Times New Roman" w:hAnsi="Calibri" w:cs="Calibri"/>
                <w:color w:val="000000"/>
              </w:rPr>
            </w:pPr>
            <w:del w:id="23827" w:author="Stefanie Lane" w:date="2022-06-23T15:12:00Z">
              <w:r w:rsidRPr="004F6583" w:rsidDel="00EB4CE1">
                <w:rPr>
                  <w:rFonts w:ascii="Calibri" w:eastAsia="Times New Roman" w:hAnsi="Calibri" w:cs="Calibri"/>
                  <w:color w:val="000000"/>
                </w:rPr>
                <w:delText>0.48</w:delText>
              </w:r>
            </w:del>
          </w:p>
        </w:tc>
        <w:tc>
          <w:tcPr>
            <w:tcW w:w="960" w:type="dxa"/>
            <w:tcBorders>
              <w:top w:val="nil"/>
              <w:left w:val="nil"/>
              <w:bottom w:val="nil"/>
              <w:right w:val="nil"/>
            </w:tcBorders>
            <w:shd w:val="clear" w:color="auto" w:fill="auto"/>
            <w:noWrap/>
            <w:vAlign w:val="bottom"/>
            <w:hideMark/>
          </w:tcPr>
          <w:p w14:paraId="2DFE5186" w14:textId="0DBAE10D" w:rsidR="004F6583" w:rsidRPr="004F6583" w:rsidDel="00EB4CE1" w:rsidRDefault="004F6583" w:rsidP="004F6583">
            <w:pPr>
              <w:spacing w:after="0" w:line="240" w:lineRule="auto"/>
              <w:jc w:val="center"/>
              <w:rPr>
                <w:del w:id="23828" w:author="Stefanie Lane" w:date="2022-06-23T15:12:00Z"/>
                <w:rFonts w:ascii="Calibri" w:eastAsia="Times New Roman" w:hAnsi="Calibri" w:cs="Calibri"/>
                <w:color w:val="000000"/>
              </w:rPr>
            </w:pPr>
            <w:del w:id="23829" w:author="Stefanie Lane" w:date="2022-06-23T15:12:00Z">
              <w:r w:rsidRPr="004F6583" w:rsidDel="00EB4CE1">
                <w:rPr>
                  <w:rFonts w:ascii="Calibri" w:eastAsia="Times New Roman" w:hAnsi="Calibri" w:cs="Calibri"/>
                  <w:color w:val="000000"/>
                </w:rPr>
                <w:delText>0.64</w:delText>
              </w:r>
            </w:del>
          </w:p>
        </w:tc>
        <w:tc>
          <w:tcPr>
            <w:tcW w:w="960" w:type="dxa"/>
            <w:tcBorders>
              <w:top w:val="nil"/>
              <w:left w:val="nil"/>
              <w:bottom w:val="nil"/>
              <w:right w:val="nil"/>
            </w:tcBorders>
            <w:shd w:val="clear" w:color="auto" w:fill="auto"/>
            <w:noWrap/>
            <w:vAlign w:val="bottom"/>
            <w:hideMark/>
          </w:tcPr>
          <w:p w14:paraId="108A3B87" w14:textId="555872EF" w:rsidR="004F6583" w:rsidRPr="004F6583" w:rsidDel="00EB4CE1" w:rsidRDefault="004F6583" w:rsidP="004F6583">
            <w:pPr>
              <w:spacing w:after="0" w:line="240" w:lineRule="auto"/>
              <w:jc w:val="center"/>
              <w:rPr>
                <w:del w:id="23830" w:author="Stefanie Lane" w:date="2022-06-23T15:12:00Z"/>
                <w:rFonts w:ascii="Calibri" w:eastAsia="Times New Roman" w:hAnsi="Calibri" w:cs="Calibri"/>
                <w:color w:val="000000"/>
              </w:rPr>
            </w:pPr>
            <w:del w:id="23831" w:author="Stefanie Lane" w:date="2022-06-23T15:12:00Z">
              <w:r w:rsidRPr="004F6583" w:rsidDel="00EB4CE1">
                <w:rPr>
                  <w:rFonts w:ascii="Calibri" w:eastAsia="Times New Roman" w:hAnsi="Calibri" w:cs="Calibri"/>
                  <w:color w:val="000000"/>
                </w:rPr>
                <w:delText>0.22</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21A6636" w14:textId="3D3E120B" w:rsidR="004F6583" w:rsidRPr="004F6583" w:rsidDel="00EB4CE1" w:rsidRDefault="004F6583" w:rsidP="004F6583">
            <w:pPr>
              <w:spacing w:after="0" w:line="240" w:lineRule="auto"/>
              <w:jc w:val="center"/>
              <w:rPr>
                <w:del w:id="23832" w:author="Stefanie Lane" w:date="2022-06-23T15:12:00Z"/>
                <w:rFonts w:ascii="Calibri" w:eastAsia="Times New Roman" w:hAnsi="Calibri" w:cs="Calibri"/>
                <w:color w:val="000000"/>
              </w:rPr>
            </w:pPr>
            <w:del w:id="23833" w:author="Stefanie Lane" w:date="2022-06-23T15:12:00Z">
              <w:r w:rsidRPr="004F6583" w:rsidDel="00EB4CE1">
                <w:rPr>
                  <w:rFonts w:ascii="Calibri" w:eastAsia="Times New Roman" w:hAnsi="Calibri" w:cs="Calibri"/>
                  <w:color w:val="000000"/>
                </w:rPr>
                <w:delText>-77.78</w:delText>
              </w:r>
            </w:del>
          </w:p>
        </w:tc>
      </w:tr>
      <w:tr w:rsidR="004F6583" w:rsidRPr="004F6583" w:rsidDel="00EB4CE1" w14:paraId="246CA145" w14:textId="4C8101A5" w:rsidTr="004F6583">
        <w:trPr>
          <w:trHeight w:val="290"/>
          <w:del w:id="23834" w:author="Stefanie Lane" w:date="2022-06-23T15:12:00Z"/>
        </w:trPr>
        <w:tc>
          <w:tcPr>
            <w:tcW w:w="1700" w:type="dxa"/>
            <w:vMerge/>
            <w:tcBorders>
              <w:top w:val="nil"/>
              <w:left w:val="nil"/>
              <w:bottom w:val="nil"/>
              <w:right w:val="nil"/>
            </w:tcBorders>
            <w:vAlign w:val="center"/>
            <w:hideMark/>
          </w:tcPr>
          <w:p w14:paraId="6AB6269D" w14:textId="6A09CE2D" w:rsidR="004F6583" w:rsidRPr="004F6583" w:rsidDel="00EB4CE1" w:rsidRDefault="004F6583" w:rsidP="004F6583">
            <w:pPr>
              <w:spacing w:after="0" w:line="240" w:lineRule="auto"/>
              <w:rPr>
                <w:del w:id="2383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8F44EB7" w14:textId="7692C8A9" w:rsidR="004F6583" w:rsidRPr="004F6583" w:rsidDel="00EB4CE1" w:rsidRDefault="004F3149" w:rsidP="004F6583">
            <w:pPr>
              <w:spacing w:after="0" w:line="240" w:lineRule="auto"/>
              <w:rPr>
                <w:del w:id="23836" w:author="Stefanie Lane" w:date="2022-06-23T15:12:00Z"/>
                <w:rFonts w:ascii="Arial" w:eastAsia="Times New Roman" w:hAnsi="Arial" w:cs="Arial"/>
                <w:i/>
                <w:iCs/>
                <w:sz w:val="20"/>
                <w:szCs w:val="20"/>
              </w:rPr>
            </w:pPr>
            <w:del w:id="23837" w:author="Stefanie Lane" w:date="2022-06-23T15:12:00Z">
              <w:r w:rsidRPr="004F6583" w:rsidDel="00EB4CE1">
                <w:rPr>
                  <w:rFonts w:ascii="Arial" w:eastAsia="Times New Roman" w:hAnsi="Arial" w:cs="Arial"/>
                  <w:i/>
                  <w:iCs/>
                  <w:sz w:val="20"/>
                  <w:szCs w:val="20"/>
                </w:rPr>
                <w:delText>Sidalcea</w:delText>
              </w:r>
              <w:r w:rsidR="004F6583" w:rsidRPr="004F6583" w:rsidDel="00EB4CE1">
                <w:rPr>
                  <w:rFonts w:ascii="Arial" w:eastAsia="Times New Roman" w:hAnsi="Arial" w:cs="Arial"/>
                  <w:i/>
                  <w:iCs/>
                  <w:sz w:val="20"/>
                  <w:szCs w:val="20"/>
                </w:rPr>
                <w:delText xml:space="preserve"> hendersonii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F7CC214" w14:textId="7828E770" w:rsidR="004F6583" w:rsidRPr="004F6583" w:rsidDel="00EB4CE1" w:rsidRDefault="004F6583" w:rsidP="004F6583">
            <w:pPr>
              <w:spacing w:after="0" w:line="240" w:lineRule="auto"/>
              <w:jc w:val="center"/>
              <w:rPr>
                <w:del w:id="23838" w:author="Stefanie Lane" w:date="2022-06-23T15:12:00Z"/>
                <w:rFonts w:ascii="Calibri" w:eastAsia="Times New Roman" w:hAnsi="Calibri" w:cs="Calibri"/>
                <w:color w:val="000000"/>
              </w:rPr>
            </w:pPr>
            <w:del w:id="23839" w:author="Stefanie Lane" w:date="2022-06-23T15:12:00Z">
              <w:r w:rsidRPr="004F6583" w:rsidDel="00EB4CE1">
                <w:rPr>
                  <w:rFonts w:ascii="Calibri" w:eastAsia="Times New Roman" w:hAnsi="Calibri" w:cs="Calibri"/>
                  <w:color w:val="000000"/>
                </w:rPr>
                <w:delText>0.41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02E8647" w14:textId="5443B131" w:rsidR="004F6583" w:rsidRPr="004F6583" w:rsidDel="00EB4CE1" w:rsidRDefault="004F6583" w:rsidP="004F6583">
            <w:pPr>
              <w:spacing w:after="0" w:line="240" w:lineRule="auto"/>
              <w:jc w:val="center"/>
              <w:rPr>
                <w:del w:id="23840" w:author="Stefanie Lane" w:date="2022-06-23T15:12:00Z"/>
                <w:rFonts w:ascii="Calibri" w:eastAsia="Times New Roman" w:hAnsi="Calibri" w:cs="Calibri"/>
                <w:color w:val="000000"/>
              </w:rPr>
            </w:pPr>
            <w:del w:id="23841" w:author="Stefanie Lane" w:date="2022-06-23T15:12:00Z">
              <w:r w:rsidRPr="004F6583" w:rsidDel="00EB4CE1">
                <w:rPr>
                  <w:rFonts w:ascii="Calibri" w:eastAsia="Times New Roman" w:hAnsi="Calibri" w:cs="Calibri"/>
                  <w:color w:val="000000"/>
                </w:rPr>
                <w:delText>0.18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3E24C4D" w14:textId="43F1883B" w:rsidR="004F6583" w:rsidRPr="004F6583" w:rsidDel="00EB4CE1" w:rsidRDefault="004F6583" w:rsidP="004F6583">
            <w:pPr>
              <w:spacing w:after="0" w:line="240" w:lineRule="auto"/>
              <w:jc w:val="center"/>
              <w:rPr>
                <w:del w:id="23842" w:author="Stefanie Lane" w:date="2022-06-23T15:12:00Z"/>
                <w:rFonts w:ascii="Calibri" w:eastAsia="Times New Roman" w:hAnsi="Calibri" w:cs="Calibri"/>
                <w:color w:val="000000"/>
              </w:rPr>
            </w:pPr>
            <w:del w:id="23843" w:author="Stefanie Lane" w:date="2022-06-23T15:12:00Z">
              <w:r w:rsidRPr="004F6583" w:rsidDel="00EB4CE1">
                <w:rPr>
                  <w:rFonts w:ascii="Calibri" w:eastAsia="Times New Roman" w:hAnsi="Calibri" w:cs="Calibri"/>
                  <w:color w:val="000000"/>
                </w:rPr>
                <w:delText>0.22</w:delText>
              </w:r>
            </w:del>
          </w:p>
        </w:tc>
        <w:tc>
          <w:tcPr>
            <w:tcW w:w="1760" w:type="dxa"/>
            <w:tcBorders>
              <w:top w:val="nil"/>
              <w:left w:val="nil"/>
              <w:bottom w:val="nil"/>
              <w:right w:val="nil"/>
            </w:tcBorders>
            <w:shd w:val="clear" w:color="auto" w:fill="auto"/>
            <w:noWrap/>
            <w:vAlign w:val="bottom"/>
            <w:hideMark/>
          </w:tcPr>
          <w:p w14:paraId="5B95FF36" w14:textId="24041AB3" w:rsidR="004F6583" w:rsidRPr="004F6583" w:rsidDel="00EB4CE1" w:rsidRDefault="004F6583" w:rsidP="004F6583">
            <w:pPr>
              <w:spacing w:after="0" w:line="240" w:lineRule="auto"/>
              <w:jc w:val="center"/>
              <w:rPr>
                <w:del w:id="23844" w:author="Stefanie Lane" w:date="2022-06-23T15:12:00Z"/>
                <w:rFonts w:ascii="Calibri" w:eastAsia="Times New Roman" w:hAnsi="Calibri" w:cs="Calibri"/>
                <w:color w:val="000000"/>
              </w:rPr>
            </w:pPr>
            <w:del w:id="23845" w:author="Stefanie Lane" w:date="2022-06-23T15:12:00Z">
              <w:r w:rsidRPr="004F6583" w:rsidDel="00EB4CE1">
                <w:rPr>
                  <w:rFonts w:ascii="Calibri" w:eastAsia="Times New Roman" w:hAnsi="Calibri" w:cs="Calibri"/>
                  <w:color w:val="000000"/>
                </w:rPr>
                <w:delText>-77.78</w:delText>
              </w:r>
            </w:del>
          </w:p>
        </w:tc>
      </w:tr>
      <w:tr w:rsidR="004F6583" w:rsidRPr="004F6583" w:rsidDel="00EB4CE1" w14:paraId="502DCBA3" w14:textId="1C2CC79C" w:rsidTr="004F6583">
        <w:trPr>
          <w:trHeight w:val="290"/>
          <w:del w:id="23846" w:author="Stefanie Lane" w:date="2022-06-23T15:12:00Z"/>
        </w:trPr>
        <w:tc>
          <w:tcPr>
            <w:tcW w:w="1700" w:type="dxa"/>
            <w:vMerge/>
            <w:tcBorders>
              <w:top w:val="nil"/>
              <w:left w:val="nil"/>
              <w:bottom w:val="nil"/>
              <w:right w:val="nil"/>
            </w:tcBorders>
            <w:vAlign w:val="center"/>
            <w:hideMark/>
          </w:tcPr>
          <w:p w14:paraId="7673A80F" w14:textId="0C28EEC3" w:rsidR="004F6583" w:rsidRPr="004F6583" w:rsidDel="00EB4CE1" w:rsidRDefault="004F6583" w:rsidP="004F6583">
            <w:pPr>
              <w:spacing w:after="0" w:line="240" w:lineRule="auto"/>
              <w:rPr>
                <w:del w:id="2384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03390A" w14:textId="195C5DD3" w:rsidR="004F6583" w:rsidRPr="004F6583" w:rsidDel="00EB4CE1" w:rsidRDefault="004F6583" w:rsidP="004F6583">
            <w:pPr>
              <w:spacing w:after="0" w:line="240" w:lineRule="auto"/>
              <w:rPr>
                <w:del w:id="23848" w:author="Stefanie Lane" w:date="2022-06-23T15:12:00Z"/>
                <w:rFonts w:ascii="Arial" w:eastAsia="Times New Roman" w:hAnsi="Arial" w:cs="Arial"/>
                <w:i/>
                <w:iCs/>
                <w:color w:val="000000"/>
                <w:sz w:val="20"/>
                <w:szCs w:val="20"/>
              </w:rPr>
            </w:pPr>
            <w:del w:id="23849" w:author="Stefanie Lane" w:date="2022-06-23T15:12:00Z">
              <w:r w:rsidRPr="004F6583" w:rsidDel="00EB4CE1">
                <w:rPr>
                  <w:rFonts w:ascii="Arial" w:eastAsia="Times New Roman" w:hAnsi="Arial" w:cs="Arial"/>
                  <w:i/>
                  <w:iCs/>
                  <w:color w:val="000000"/>
                  <w:sz w:val="20"/>
                  <w:szCs w:val="20"/>
                </w:rPr>
                <w:delText>Symphotrichum subspicatum</w:delText>
              </w:r>
            </w:del>
          </w:p>
        </w:tc>
        <w:tc>
          <w:tcPr>
            <w:tcW w:w="960" w:type="dxa"/>
            <w:tcBorders>
              <w:top w:val="nil"/>
              <w:left w:val="nil"/>
              <w:bottom w:val="nil"/>
              <w:right w:val="nil"/>
            </w:tcBorders>
            <w:shd w:val="clear" w:color="auto" w:fill="auto"/>
            <w:noWrap/>
            <w:vAlign w:val="bottom"/>
            <w:hideMark/>
          </w:tcPr>
          <w:p w14:paraId="6CB01C8E" w14:textId="078816DC" w:rsidR="004F6583" w:rsidRPr="004F6583" w:rsidDel="00EB4CE1" w:rsidRDefault="004F6583" w:rsidP="004F6583">
            <w:pPr>
              <w:spacing w:after="0" w:line="240" w:lineRule="auto"/>
              <w:jc w:val="center"/>
              <w:rPr>
                <w:del w:id="23850" w:author="Stefanie Lane" w:date="2022-06-23T15:12:00Z"/>
                <w:rFonts w:ascii="Calibri" w:eastAsia="Times New Roman" w:hAnsi="Calibri" w:cs="Calibri"/>
                <w:color w:val="000000"/>
              </w:rPr>
            </w:pPr>
            <w:del w:id="23851" w:author="Stefanie Lane" w:date="2022-06-23T15:12:00Z">
              <w:r w:rsidRPr="004F6583" w:rsidDel="00EB4CE1">
                <w:rPr>
                  <w:rFonts w:ascii="Calibri" w:eastAsia="Times New Roman" w:hAnsi="Calibri" w:cs="Calibri"/>
                  <w:color w:val="000000"/>
                </w:rPr>
                <w:delText>0.59</w:delText>
              </w:r>
            </w:del>
          </w:p>
        </w:tc>
        <w:tc>
          <w:tcPr>
            <w:tcW w:w="960" w:type="dxa"/>
            <w:tcBorders>
              <w:top w:val="nil"/>
              <w:left w:val="nil"/>
              <w:bottom w:val="nil"/>
              <w:right w:val="nil"/>
            </w:tcBorders>
            <w:shd w:val="clear" w:color="auto" w:fill="auto"/>
            <w:noWrap/>
            <w:vAlign w:val="bottom"/>
            <w:hideMark/>
          </w:tcPr>
          <w:p w14:paraId="3B447151" w14:textId="0AE1BA09" w:rsidR="004F6583" w:rsidRPr="004F6583" w:rsidDel="00EB4CE1" w:rsidRDefault="004F6583" w:rsidP="004F6583">
            <w:pPr>
              <w:spacing w:after="0" w:line="240" w:lineRule="auto"/>
              <w:jc w:val="center"/>
              <w:rPr>
                <w:del w:id="23852" w:author="Stefanie Lane" w:date="2022-06-23T15:12:00Z"/>
                <w:rFonts w:ascii="Calibri" w:eastAsia="Times New Roman" w:hAnsi="Calibri" w:cs="Calibri"/>
                <w:color w:val="000000"/>
              </w:rPr>
            </w:pPr>
            <w:del w:id="23853" w:author="Stefanie Lane" w:date="2022-06-23T15:12:00Z">
              <w:r w:rsidRPr="004F6583" w:rsidDel="00EB4CE1">
                <w:rPr>
                  <w:rFonts w:ascii="Calibri" w:eastAsia="Times New Roman" w:hAnsi="Calibri" w:cs="Calibri"/>
                  <w:color w:val="000000"/>
                </w:rPr>
                <w:delText>0.24</w:delText>
              </w:r>
            </w:del>
          </w:p>
        </w:tc>
        <w:tc>
          <w:tcPr>
            <w:tcW w:w="960" w:type="dxa"/>
            <w:tcBorders>
              <w:top w:val="nil"/>
              <w:left w:val="nil"/>
              <w:bottom w:val="nil"/>
              <w:right w:val="nil"/>
            </w:tcBorders>
            <w:shd w:val="clear" w:color="auto" w:fill="auto"/>
            <w:noWrap/>
            <w:vAlign w:val="bottom"/>
            <w:hideMark/>
          </w:tcPr>
          <w:p w14:paraId="4BBC0279" w14:textId="10AAA305" w:rsidR="004F6583" w:rsidRPr="004F6583" w:rsidDel="00EB4CE1" w:rsidRDefault="004F6583" w:rsidP="004F6583">
            <w:pPr>
              <w:spacing w:after="0" w:line="240" w:lineRule="auto"/>
              <w:jc w:val="center"/>
              <w:rPr>
                <w:del w:id="23854" w:author="Stefanie Lane" w:date="2022-06-23T15:12:00Z"/>
                <w:rFonts w:ascii="Calibri" w:eastAsia="Times New Roman" w:hAnsi="Calibri" w:cs="Calibri"/>
                <w:color w:val="000000"/>
              </w:rPr>
            </w:pPr>
            <w:del w:id="23855" w:author="Stefanie Lane" w:date="2022-06-23T15:12:00Z">
              <w:r w:rsidRPr="004F6583" w:rsidDel="00EB4CE1">
                <w:rPr>
                  <w:rFonts w:ascii="Calibri" w:eastAsia="Times New Roman" w:hAnsi="Calibri" w:cs="Calibri"/>
                  <w:color w:val="000000"/>
                </w:rPr>
                <w:delText>0.25</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06B7B1D4" w14:textId="7D3CAFAF" w:rsidR="004F6583" w:rsidRPr="004F6583" w:rsidDel="00EB4CE1" w:rsidRDefault="004F6583" w:rsidP="004F6583">
            <w:pPr>
              <w:spacing w:after="0" w:line="240" w:lineRule="auto"/>
              <w:jc w:val="center"/>
              <w:rPr>
                <w:del w:id="23856" w:author="Stefanie Lane" w:date="2022-06-23T15:12:00Z"/>
                <w:rFonts w:ascii="Calibri" w:eastAsia="Times New Roman" w:hAnsi="Calibri" w:cs="Calibri"/>
                <w:color w:val="000000"/>
              </w:rPr>
            </w:pPr>
            <w:del w:id="23857" w:author="Stefanie Lane" w:date="2022-06-23T15:12:00Z">
              <w:r w:rsidRPr="004F6583" w:rsidDel="00EB4CE1">
                <w:rPr>
                  <w:rFonts w:ascii="Calibri" w:eastAsia="Times New Roman" w:hAnsi="Calibri" w:cs="Calibri"/>
                  <w:color w:val="000000"/>
                </w:rPr>
                <w:delText>-75.00</w:delText>
              </w:r>
            </w:del>
          </w:p>
        </w:tc>
      </w:tr>
      <w:tr w:rsidR="004F6583" w:rsidRPr="004F6583" w:rsidDel="00EB4CE1" w14:paraId="05A8A671" w14:textId="7912B053" w:rsidTr="004F6583">
        <w:trPr>
          <w:trHeight w:val="290"/>
          <w:del w:id="23858" w:author="Stefanie Lane" w:date="2022-06-23T15:12:00Z"/>
        </w:trPr>
        <w:tc>
          <w:tcPr>
            <w:tcW w:w="1700" w:type="dxa"/>
            <w:vMerge/>
            <w:tcBorders>
              <w:top w:val="nil"/>
              <w:left w:val="nil"/>
              <w:bottom w:val="nil"/>
              <w:right w:val="nil"/>
            </w:tcBorders>
            <w:vAlign w:val="center"/>
            <w:hideMark/>
          </w:tcPr>
          <w:p w14:paraId="07E9F9D8" w14:textId="7CF26909" w:rsidR="004F6583" w:rsidRPr="004F6583" w:rsidDel="00EB4CE1" w:rsidRDefault="004F6583" w:rsidP="004F6583">
            <w:pPr>
              <w:spacing w:after="0" w:line="240" w:lineRule="auto"/>
              <w:rPr>
                <w:del w:id="2385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6228DD7" w14:textId="7AB47567" w:rsidR="004F6583" w:rsidRPr="004F6583" w:rsidDel="00EB4CE1" w:rsidRDefault="004F6583" w:rsidP="004F6583">
            <w:pPr>
              <w:spacing w:after="0" w:line="240" w:lineRule="auto"/>
              <w:rPr>
                <w:del w:id="23860" w:author="Stefanie Lane" w:date="2022-06-23T15:12:00Z"/>
                <w:rFonts w:ascii="Arial" w:eastAsia="Times New Roman" w:hAnsi="Arial" w:cs="Arial"/>
                <w:i/>
                <w:iCs/>
                <w:sz w:val="20"/>
                <w:szCs w:val="20"/>
              </w:rPr>
            </w:pPr>
            <w:del w:id="23861" w:author="Stefanie Lane" w:date="2022-06-23T15:12:00Z">
              <w:r w:rsidRPr="004F6583" w:rsidDel="00EB4CE1">
                <w:rPr>
                  <w:rFonts w:ascii="Arial" w:eastAsia="Times New Roman" w:hAnsi="Arial" w:cs="Arial"/>
                  <w:i/>
                  <w:iCs/>
                  <w:sz w:val="20"/>
                  <w:szCs w:val="20"/>
                </w:rPr>
                <w:delText>Equisetum fluviatile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6A837B0" w14:textId="7808E96D" w:rsidR="004F6583" w:rsidRPr="004F6583" w:rsidDel="00EB4CE1" w:rsidRDefault="004F6583" w:rsidP="004F6583">
            <w:pPr>
              <w:spacing w:after="0" w:line="240" w:lineRule="auto"/>
              <w:jc w:val="center"/>
              <w:rPr>
                <w:del w:id="23862" w:author="Stefanie Lane" w:date="2022-06-23T15:12:00Z"/>
                <w:rFonts w:ascii="Calibri" w:eastAsia="Times New Roman" w:hAnsi="Calibri" w:cs="Calibri"/>
                <w:color w:val="000000"/>
              </w:rPr>
            </w:pPr>
            <w:del w:id="23863" w:author="Stefanie Lane" w:date="2022-06-23T15:12:00Z">
              <w:r w:rsidRPr="004F6583" w:rsidDel="00EB4CE1">
                <w:rPr>
                  <w:rFonts w:ascii="Calibri" w:eastAsia="Times New Roman" w:hAnsi="Calibri" w:cs="Calibri"/>
                  <w:color w:val="000000"/>
                </w:rPr>
                <w:delText>0.62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E6D38D2" w14:textId="08EFE1ED" w:rsidR="004F6583" w:rsidRPr="004F6583" w:rsidDel="00EB4CE1" w:rsidRDefault="004F6583" w:rsidP="004F6583">
            <w:pPr>
              <w:spacing w:after="0" w:line="240" w:lineRule="auto"/>
              <w:jc w:val="center"/>
              <w:rPr>
                <w:del w:id="23864" w:author="Stefanie Lane" w:date="2022-06-23T15:12:00Z"/>
                <w:rFonts w:ascii="Calibri" w:eastAsia="Times New Roman" w:hAnsi="Calibri" w:cs="Calibri"/>
                <w:color w:val="000000"/>
              </w:rPr>
            </w:pPr>
            <w:del w:id="23865" w:author="Stefanie Lane" w:date="2022-06-23T15:12:00Z">
              <w:r w:rsidRPr="004F6583" w:rsidDel="00EB4CE1">
                <w:rPr>
                  <w:rFonts w:ascii="Calibri" w:eastAsia="Times New Roman" w:hAnsi="Calibri" w:cs="Calibri"/>
                  <w:color w:val="000000"/>
                </w:rPr>
                <w:delText>0.36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F29C0FC" w14:textId="75BB0727" w:rsidR="004F6583" w:rsidRPr="004F6583" w:rsidDel="00EB4CE1" w:rsidRDefault="004F6583" w:rsidP="004F6583">
            <w:pPr>
              <w:spacing w:after="0" w:line="240" w:lineRule="auto"/>
              <w:jc w:val="center"/>
              <w:rPr>
                <w:del w:id="23866" w:author="Stefanie Lane" w:date="2022-06-23T15:12:00Z"/>
                <w:rFonts w:ascii="Calibri" w:eastAsia="Times New Roman" w:hAnsi="Calibri" w:cs="Calibri"/>
                <w:color w:val="000000"/>
              </w:rPr>
            </w:pPr>
            <w:del w:id="23867" w:author="Stefanie Lane" w:date="2022-06-23T15:12:00Z">
              <w:r w:rsidRPr="004F6583" w:rsidDel="00EB4CE1">
                <w:rPr>
                  <w:rFonts w:ascii="Calibri" w:eastAsia="Times New Roman" w:hAnsi="Calibri" w:cs="Calibri"/>
                  <w:color w:val="000000"/>
                </w:rPr>
                <w:delText>0.44</w:delText>
              </w:r>
            </w:del>
          </w:p>
        </w:tc>
        <w:tc>
          <w:tcPr>
            <w:tcW w:w="1760" w:type="dxa"/>
            <w:tcBorders>
              <w:top w:val="nil"/>
              <w:left w:val="nil"/>
              <w:bottom w:val="nil"/>
              <w:right w:val="nil"/>
            </w:tcBorders>
            <w:shd w:val="clear" w:color="auto" w:fill="auto"/>
            <w:noWrap/>
            <w:vAlign w:val="bottom"/>
            <w:hideMark/>
          </w:tcPr>
          <w:p w14:paraId="1FDD3E38" w14:textId="230E5D01" w:rsidR="004F6583" w:rsidRPr="004F6583" w:rsidDel="00EB4CE1" w:rsidRDefault="004F6583" w:rsidP="004F6583">
            <w:pPr>
              <w:spacing w:after="0" w:line="240" w:lineRule="auto"/>
              <w:jc w:val="center"/>
              <w:rPr>
                <w:del w:id="23868" w:author="Stefanie Lane" w:date="2022-06-23T15:12:00Z"/>
                <w:rFonts w:ascii="Calibri" w:eastAsia="Times New Roman" w:hAnsi="Calibri" w:cs="Calibri"/>
                <w:color w:val="000000"/>
              </w:rPr>
            </w:pPr>
            <w:del w:id="23869" w:author="Stefanie Lane" w:date="2022-06-23T15:12:00Z">
              <w:r w:rsidRPr="004F6583" w:rsidDel="00EB4CE1">
                <w:rPr>
                  <w:rFonts w:ascii="Calibri" w:eastAsia="Times New Roman" w:hAnsi="Calibri" w:cs="Calibri"/>
                  <w:color w:val="000000"/>
                </w:rPr>
                <w:delText>-55.56</w:delText>
              </w:r>
            </w:del>
          </w:p>
        </w:tc>
      </w:tr>
      <w:tr w:rsidR="004F6583" w:rsidRPr="004F6583" w:rsidDel="00EB4CE1" w14:paraId="1C839BCB" w14:textId="3B09FE04" w:rsidTr="004F6583">
        <w:trPr>
          <w:trHeight w:val="290"/>
          <w:del w:id="23870" w:author="Stefanie Lane" w:date="2022-06-23T15:12:00Z"/>
        </w:trPr>
        <w:tc>
          <w:tcPr>
            <w:tcW w:w="1700" w:type="dxa"/>
            <w:vMerge/>
            <w:tcBorders>
              <w:top w:val="nil"/>
              <w:left w:val="nil"/>
              <w:bottom w:val="nil"/>
              <w:right w:val="nil"/>
            </w:tcBorders>
            <w:vAlign w:val="center"/>
            <w:hideMark/>
          </w:tcPr>
          <w:p w14:paraId="3205E417" w14:textId="5D034C7F" w:rsidR="004F6583" w:rsidRPr="004F6583" w:rsidDel="00EB4CE1" w:rsidRDefault="004F6583" w:rsidP="004F6583">
            <w:pPr>
              <w:spacing w:after="0" w:line="240" w:lineRule="auto"/>
              <w:rPr>
                <w:del w:id="2387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70C122F" w14:textId="629A9726" w:rsidR="004F6583" w:rsidRPr="004F6583" w:rsidDel="00EB4CE1" w:rsidRDefault="004F6583" w:rsidP="004F6583">
            <w:pPr>
              <w:spacing w:after="0" w:line="240" w:lineRule="auto"/>
              <w:rPr>
                <w:del w:id="23872" w:author="Stefanie Lane" w:date="2022-06-23T15:12:00Z"/>
                <w:rFonts w:ascii="Arial" w:eastAsia="Times New Roman" w:hAnsi="Arial" w:cs="Arial"/>
                <w:i/>
                <w:iCs/>
                <w:sz w:val="20"/>
                <w:szCs w:val="20"/>
              </w:rPr>
            </w:pPr>
            <w:del w:id="23873"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nil"/>
              <w:left w:val="nil"/>
              <w:bottom w:val="nil"/>
              <w:right w:val="nil"/>
            </w:tcBorders>
            <w:shd w:val="clear" w:color="auto" w:fill="auto"/>
            <w:noWrap/>
            <w:vAlign w:val="bottom"/>
            <w:hideMark/>
          </w:tcPr>
          <w:p w14:paraId="15226806" w14:textId="5FA58609" w:rsidR="004F6583" w:rsidRPr="004F6583" w:rsidDel="00EB4CE1" w:rsidRDefault="004F6583" w:rsidP="004F6583">
            <w:pPr>
              <w:spacing w:after="0" w:line="240" w:lineRule="auto"/>
              <w:jc w:val="center"/>
              <w:rPr>
                <w:del w:id="23874" w:author="Stefanie Lane" w:date="2022-06-23T15:12:00Z"/>
                <w:rFonts w:ascii="Calibri" w:eastAsia="Times New Roman" w:hAnsi="Calibri" w:cs="Calibri"/>
                <w:color w:val="000000"/>
              </w:rPr>
            </w:pPr>
            <w:del w:id="23875" w:author="Stefanie Lane" w:date="2022-06-23T15:12:00Z">
              <w:r w:rsidRPr="004F6583" w:rsidDel="00EB4CE1">
                <w:rPr>
                  <w:rFonts w:ascii="Calibri" w:eastAsia="Times New Roman" w:hAnsi="Calibri" w:cs="Calibri"/>
                  <w:color w:val="000000"/>
                </w:rPr>
                <w:delText>0.38</w:delText>
              </w:r>
            </w:del>
          </w:p>
        </w:tc>
        <w:tc>
          <w:tcPr>
            <w:tcW w:w="960" w:type="dxa"/>
            <w:tcBorders>
              <w:top w:val="nil"/>
              <w:left w:val="nil"/>
              <w:bottom w:val="nil"/>
              <w:right w:val="nil"/>
            </w:tcBorders>
            <w:shd w:val="clear" w:color="auto" w:fill="auto"/>
            <w:noWrap/>
            <w:vAlign w:val="bottom"/>
            <w:hideMark/>
          </w:tcPr>
          <w:p w14:paraId="63FD6493" w14:textId="6C14036C" w:rsidR="004F6583" w:rsidRPr="004F6583" w:rsidDel="00EB4CE1" w:rsidRDefault="004F6583" w:rsidP="004F6583">
            <w:pPr>
              <w:spacing w:after="0" w:line="240" w:lineRule="auto"/>
              <w:jc w:val="center"/>
              <w:rPr>
                <w:del w:id="23876" w:author="Stefanie Lane" w:date="2022-06-23T15:12:00Z"/>
                <w:rFonts w:ascii="Calibri" w:eastAsia="Times New Roman" w:hAnsi="Calibri" w:cs="Calibri"/>
                <w:color w:val="000000"/>
              </w:rPr>
            </w:pPr>
            <w:del w:id="23877" w:author="Stefanie Lane" w:date="2022-06-23T15:12:00Z">
              <w:r w:rsidRPr="004F6583" w:rsidDel="00EB4CE1">
                <w:rPr>
                  <w:rFonts w:ascii="Calibri" w:eastAsia="Times New Roman" w:hAnsi="Calibri" w:cs="Calibri"/>
                  <w:color w:val="000000"/>
                </w:rPr>
                <w:delText>0.58</w:delText>
              </w:r>
            </w:del>
          </w:p>
        </w:tc>
        <w:tc>
          <w:tcPr>
            <w:tcW w:w="960" w:type="dxa"/>
            <w:tcBorders>
              <w:top w:val="nil"/>
              <w:left w:val="nil"/>
              <w:bottom w:val="nil"/>
              <w:right w:val="nil"/>
            </w:tcBorders>
            <w:shd w:val="clear" w:color="auto" w:fill="auto"/>
            <w:noWrap/>
            <w:vAlign w:val="bottom"/>
            <w:hideMark/>
          </w:tcPr>
          <w:p w14:paraId="0B0856AA" w14:textId="56D4459D" w:rsidR="004F6583" w:rsidRPr="004F6583" w:rsidDel="00EB4CE1" w:rsidRDefault="004F6583" w:rsidP="004F6583">
            <w:pPr>
              <w:spacing w:after="0" w:line="240" w:lineRule="auto"/>
              <w:jc w:val="center"/>
              <w:rPr>
                <w:del w:id="23878" w:author="Stefanie Lane" w:date="2022-06-23T15:12:00Z"/>
                <w:rFonts w:ascii="Calibri" w:eastAsia="Times New Roman" w:hAnsi="Calibri" w:cs="Calibri"/>
                <w:color w:val="000000"/>
              </w:rPr>
            </w:pPr>
            <w:del w:id="23879" w:author="Stefanie Lane" w:date="2022-06-23T15:12:00Z">
              <w:r w:rsidRPr="004F6583" w:rsidDel="00EB4CE1">
                <w:rPr>
                  <w:rFonts w:ascii="Calibri" w:eastAsia="Times New Roman" w:hAnsi="Calibri" w:cs="Calibri"/>
                  <w:color w:val="000000"/>
                </w:rPr>
                <w:delText>0.44</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59F16384" w14:textId="287F69C9" w:rsidR="004F6583" w:rsidRPr="004F6583" w:rsidDel="00EB4CE1" w:rsidRDefault="004F6583" w:rsidP="004F6583">
            <w:pPr>
              <w:spacing w:after="0" w:line="240" w:lineRule="auto"/>
              <w:jc w:val="center"/>
              <w:rPr>
                <w:del w:id="23880" w:author="Stefanie Lane" w:date="2022-06-23T15:12:00Z"/>
                <w:rFonts w:ascii="Calibri" w:eastAsia="Times New Roman" w:hAnsi="Calibri" w:cs="Calibri"/>
                <w:color w:val="000000"/>
              </w:rPr>
            </w:pPr>
            <w:del w:id="23881" w:author="Stefanie Lane" w:date="2022-06-23T15:12:00Z">
              <w:r w:rsidRPr="004F6583" w:rsidDel="00EB4CE1">
                <w:rPr>
                  <w:rFonts w:ascii="Calibri" w:eastAsia="Times New Roman" w:hAnsi="Calibri" w:cs="Calibri"/>
                  <w:color w:val="000000"/>
                </w:rPr>
                <w:delText>-55.56</w:delText>
              </w:r>
            </w:del>
          </w:p>
        </w:tc>
      </w:tr>
      <w:tr w:rsidR="004F6583" w:rsidRPr="004F6583" w:rsidDel="00EB4CE1" w14:paraId="76763759" w14:textId="5DF57022" w:rsidTr="004F6583">
        <w:trPr>
          <w:trHeight w:val="290"/>
          <w:del w:id="23882" w:author="Stefanie Lane" w:date="2022-06-23T15:12:00Z"/>
        </w:trPr>
        <w:tc>
          <w:tcPr>
            <w:tcW w:w="1700" w:type="dxa"/>
            <w:vMerge/>
            <w:tcBorders>
              <w:top w:val="nil"/>
              <w:left w:val="nil"/>
              <w:bottom w:val="nil"/>
              <w:right w:val="nil"/>
            </w:tcBorders>
            <w:vAlign w:val="center"/>
            <w:hideMark/>
          </w:tcPr>
          <w:p w14:paraId="7FFC703E" w14:textId="0962A990" w:rsidR="004F6583" w:rsidRPr="004F6583" w:rsidDel="00EB4CE1" w:rsidRDefault="004F6583" w:rsidP="004F6583">
            <w:pPr>
              <w:spacing w:after="0" w:line="240" w:lineRule="auto"/>
              <w:rPr>
                <w:del w:id="2388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26AEEE4" w14:textId="290F9F14" w:rsidR="004F6583" w:rsidRPr="004F6583" w:rsidDel="00EB4CE1" w:rsidRDefault="004F6583" w:rsidP="004F6583">
            <w:pPr>
              <w:spacing w:after="0" w:line="240" w:lineRule="auto"/>
              <w:rPr>
                <w:del w:id="23884" w:author="Stefanie Lane" w:date="2022-06-23T15:12:00Z"/>
                <w:rFonts w:ascii="Arial" w:eastAsia="Times New Roman" w:hAnsi="Arial" w:cs="Arial"/>
                <w:i/>
                <w:iCs/>
                <w:sz w:val="20"/>
                <w:szCs w:val="20"/>
              </w:rPr>
            </w:pPr>
            <w:del w:id="23885" w:author="Stefanie Lane" w:date="2022-06-23T15:12:00Z">
              <w:r w:rsidRPr="004F6583" w:rsidDel="00EB4CE1">
                <w:rPr>
                  <w:rFonts w:ascii="Arial" w:eastAsia="Times New Roman" w:hAnsi="Arial" w:cs="Arial"/>
                  <w:i/>
                  <w:iCs/>
                  <w:sz w:val="20"/>
                  <w:szCs w:val="20"/>
                </w:rPr>
                <w:delText>Typha latifolia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B5B57C1" w14:textId="57568AB8" w:rsidR="004F6583" w:rsidRPr="004F6583" w:rsidDel="00EB4CE1" w:rsidRDefault="004F6583" w:rsidP="004F6583">
            <w:pPr>
              <w:spacing w:after="0" w:line="240" w:lineRule="auto"/>
              <w:jc w:val="center"/>
              <w:rPr>
                <w:del w:id="23886" w:author="Stefanie Lane" w:date="2022-06-23T15:12:00Z"/>
                <w:rFonts w:ascii="Calibri" w:eastAsia="Times New Roman" w:hAnsi="Calibri" w:cs="Calibri"/>
                <w:color w:val="000000"/>
              </w:rPr>
            </w:pPr>
            <w:del w:id="23887" w:author="Stefanie Lane" w:date="2022-06-23T15:12:00Z">
              <w:r w:rsidRPr="004F6583" w:rsidDel="00EB4CE1">
                <w:rPr>
                  <w:rFonts w:ascii="Calibri" w:eastAsia="Times New Roman" w:hAnsi="Calibri" w:cs="Calibri"/>
                  <w:color w:val="000000"/>
                </w:rPr>
                <w:delText>0.69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A42400E" w14:textId="2E14A77C" w:rsidR="004F6583" w:rsidRPr="004F6583" w:rsidDel="00EB4CE1" w:rsidRDefault="004F6583" w:rsidP="004F6583">
            <w:pPr>
              <w:spacing w:after="0" w:line="240" w:lineRule="auto"/>
              <w:jc w:val="center"/>
              <w:rPr>
                <w:del w:id="23888" w:author="Stefanie Lane" w:date="2022-06-23T15:12:00Z"/>
                <w:rFonts w:ascii="Calibri" w:eastAsia="Times New Roman" w:hAnsi="Calibri" w:cs="Calibri"/>
                <w:color w:val="000000"/>
              </w:rPr>
            </w:pPr>
            <w:del w:id="23889" w:author="Stefanie Lane" w:date="2022-06-23T15:12:00Z">
              <w:r w:rsidRPr="004F6583" w:rsidDel="00EB4CE1">
                <w:rPr>
                  <w:rFonts w:ascii="Calibri" w:eastAsia="Times New Roman" w:hAnsi="Calibri" w:cs="Calibri"/>
                  <w:color w:val="000000"/>
                </w:rPr>
                <w:delText>0.36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AA05B17" w14:textId="696A1670" w:rsidR="004F6583" w:rsidRPr="004F6583" w:rsidDel="00EB4CE1" w:rsidRDefault="004F6583" w:rsidP="004F6583">
            <w:pPr>
              <w:spacing w:after="0" w:line="240" w:lineRule="auto"/>
              <w:jc w:val="center"/>
              <w:rPr>
                <w:del w:id="23890" w:author="Stefanie Lane" w:date="2022-06-23T15:12:00Z"/>
                <w:rFonts w:ascii="Calibri" w:eastAsia="Times New Roman" w:hAnsi="Calibri" w:cs="Calibri"/>
                <w:color w:val="000000"/>
              </w:rPr>
            </w:pPr>
            <w:del w:id="23891" w:author="Stefanie Lane" w:date="2022-06-23T15:12:00Z">
              <w:r w:rsidRPr="004F6583" w:rsidDel="00EB4CE1">
                <w:rPr>
                  <w:rFonts w:ascii="Calibri" w:eastAsia="Times New Roman" w:hAnsi="Calibri" w:cs="Calibri"/>
                  <w:color w:val="000000"/>
                </w:rPr>
                <w:delText>0.44</w:delText>
              </w:r>
            </w:del>
          </w:p>
        </w:tc>
        <w:tc>
          <w:tcPr>
            <w:tcW w:w="1760" w:type="dxa"/>
            <w:tcBorders>
              <w:top w:val="nil"/>
              <w:left w:val="nil"/>
              <w:bottom w:val="nil"/>
              <w:right w:val="nil"/>
            </w:tcBorders>
            <w:shd w:val="clear" w:color="auto" w:fill="auto"/>
            <w:noWrap/>
            <w:vAlign w:val="bottom"/>
            <w:hideMark/>
          </w:tcPr>
          <w:p w14:paraId="44D33A73" w14:textId="25EBB116" w:rsidR="004F6583" w:rsidRPr="004F6583" w:rsidDel="00EB4CE1" w:rsidRDefault="004F6583" w:rsidP="004F6583">
            <w:pPr>
              <w:spacing w:after="0" w:line="240" w:lineRule="auto"/>
              <w:jc w:val="center"/>
              <w:rPr>
                <w:del w:id="23892" w:author="Stefanie Lane" w:date="2022-06-23T15:12:00Z"/>
                <w:rFonts w:ascii="Calibri" w:eastAsia="Times New Roman" w:hAnsi="Calibri" w:cs="Calibri"/>
                <w:color w:val="000000"/>
              </w:rPr>
            </w:pPr>
            <w:del w:id="23893" w:author="Stefanie Lane" w:date="2022-06-23T15:12:00Z">
              <w:r w:rsidRPr="004F6583" w:rsidDel="00EB4CE1">
                <w:rPr>
                  <w:rFonts w:ascii="Calibri" w:eastAsia="Times New Roman" w:hAnsi="Calibri" w:cs="Calibri"/>
                  <w:color w:val="000000"/>
                </w:rPr>
                <w:delText>-55.56</w:delText>
              </w:r>
            </w:del>
          </w:p>
        </w:tc>
      </w:tr>
      <w:tr w:rsidR="004F6583" w:rsidRPr="004F6583" w:rsidDel="00EB4CE1" w14:paraId="37B70938" w14:textId="684863A8" w:rsidTr="004F6583">
        <w:trPr>
          <w:trHeight w:val="290"/>
          <w:del w:id="23894" w:author="Stefanie Lane" w:date="2022-06-23T15:12:00Z"/>
        </w:trPr>
        <w:tc>
          <w:tcPr>
            <w:tcW w:w="1700" w:type="dxa"/>
            <w:vMerge/>
            <w:tcBorders>
              <w:top w:val="nil"/>
              <w:left w:val="nil"/>
              <w:bottom w:val="nil"/>
              <w:right w:val="nil"/>
            </w:tcBorders>
            <w:vAlign w:val="center"/>
            <w:hideMark/>
          </w:tcPr>
          <w:p w14:paraId="30364EEA" w14:textId="2BDBABB5" w:rsidR="004F6583" w:rsidRPr="004F6583" w:rsidDel="00EB4CE1" w:rsidRDefault="004F6583" w:rsidP="004F6583">
            <w:pPr>
              <w:spacing w:after="0" w:line="240" w:lineRule="auto"/>
              <w:rPr>
                <w:del w:id="2389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7E2AF8" w14:textId="2557130D" w:rsidR="004F6583" w:rsidRPr="004F6583" w:rsidDel="00EB4CE1" w:rsidRDefault="004F6583" w:rsidP="004F6583">
            <w:pPr>
              <w:spacing w:after="0" w:line="240" w:lineRule="auto"/>
              <w:rPr>
                <w:del w:id="23896" w:author="Stefanie Lane" w:date="2022-06-23T15:12:00Z"/>
                <w:rFonts w:ascii="Arial" w:eastAsia="Times New Roman" w:hAnsi="Arial" w:cs="Arial"/>
                <w:i/>
                <w:iCs/>
                <w:sz w:val="20"/>
                <w:szCs w:val="20"/>
              </w:rPr>
            </w:pPr>
            <w:del w:id="23897" w:author="Stefanie Lane" w:date="2022-06-23T15:12:00Z">
              <w:r w:rsidRPr="004F6583" w:rsidDel="00EB4CE1">
                <w:rPr>
                  <w:rFonts w:ascii="Arial" w:eastAsia="Times New Roman" w:hAnsi="Arial" w:cs="Arial"/>
                  <w:i/>
                  <w:iCs/>
                  <w:sz w:val="20"/>
                  <w:szCs w:val="20"/>
                </w:rPr>
                <w:delText>Lathyrus palustris</w:delText>
              </w:r>
            </w:del>
          </w:p>
        </w:tc>
        <w:tc>
          <w:tcPr>
            <w:tcW w:w="960" w:type="dxa"/>
            <w:tcBorders>
              <w:top w:val="nil"/>
              <w:left w:val="nil"/>
              <w:bottom w:val="nil"/>
              <w:right w:val="nil"/>
            </w:tcBorders>
            <w:shd w:val="clear" w:color="auto" w:fill="auto"/>
            <w:noWrap/>
            <w:vAlign w:val="bottom"/>
            <w:hideMark/>
          </w:tcPr>
          <w:p w14:paraId="39433C45" w14:textId="18829A77" w:rsidR="004F6583" w:rsidRPr="004F6583" w:rsidDel="00EB4CE1" w:rsidRDefault="004F6583" w:rsidP="004F6583">
            <w:pPr>
              <w:spacing w:after="0" w:line="240" w:lineRule="auto"/>
              <w:jc w:val="center"/>
              <w:rPr>
                <w:del w:id="23898" w:author="Stefanie Lane" w:date="2022-06-23T15:12:00Z"/>
                <w:rFonts w:ascii="Calibri" w:eastAsia="Times New Roman" w:hAnsi="Calibri" w:cs="Calibri"/>
                <w:color w:val="000000"/>
              </w:rPr>
            </w:pPr>
            <w:del w:id="23899" w:author="Stefanie Lane" w:date="2022-06-23T15:12:00Z">
              <w:r w:rsidRPr="004F6583" w:rsidDel="00EB4CE1">
                <w:rPr>
                  <w:rFonts w:ascii="Calibri" w:eastAsia="Times New Roman" w:hAnsi="Calibri" w:cs="Calibri"/>
                  <w:color w:val="000000"/>
                </w:rPr>
                <w:delText>0.55</w:delText>
              </w:r>
            </w:del>
          </w:p>
        </w:tc>
        <w:tc>
          <w:tcPr>
            <w:tcW w:w="960" w:type="dxa"/>
            <w:tcBorders>
              <w:top w:val="nil"/>
              <w:left w:val="nil"/>
              <w:bottom w:val="nil"/>
              <w:right w:val="nil"/>
            </w:tcBorders>
            <w:shd w:val="clear" w:color="auto" w:fill="auto"/>
            <w:noWrap/>
            <w:vAlign w:val="bottom"/>
            <w:hideMark/>
          </w:tcPr>
          <w:p w14:paraId="636BE42D" w14:textId="656C784E" w:rsidR="004F6583" w:rsidRPr="004F6583" w:rsidDel="00EB4CE1" w:rsidRDefault="004F6583" w:rsidP="004F6583">
            <w:pPr>
              <w:spacing w:after="0" w:line="240" w:lineRule="auto"/>
              <w:jc w:val="center"/>
              <w:rPr>
                <w:del w:id="23900" w:author="Stefanie Lane" w:date="2022-06-23T15:12:00Z"/>
                <w:rFonts w:ascii="Calibri" w:eastAsia="Times New Roman" w:hAnsi="Calibri" w:cs="Calibri"/>
                <w:color w:val="000000"/>
              </w:rPr>
            </w:pPr>
            <w:del w:id="23901" w:author="Stefanie Lane" w:date="2022-06-23T15:12:00Z">
              <w:r w:rsidRPr="004F6583" w:rsidDel="00EB4CE1">
                <w:rPr>
                  <w:rFonts w:ascii="Calibri" w:eastAsia="Times New Roman" w:hAnsi="Calibri" w:cs="Calibri"/>
                  <w:color w:val="000000"/>
                </w:rPr>
                <w:delText>0.18</w:delText>
              </w:r>
            </w:del>
          </w:p>
        </w:tc>
        <w:tc>
          <w:tcPr>
            <w:tcW w:w="960" w:type="dxa"/>
            <w:tcBorders>
              <w:top w:val="nil"/>
              <w:left w:val="nil"/>
              <w:bottom w:val="nil"/>
              <w:right w:val="nil"/>
            </w:tcBorders>
            <w:shd w:val="clear" w:color="auto" w:fill="auto"/>
            <w:noWrap/>
            <w:vAlign w:val="bottom"/>
            <w:hideMark/>
          </w:tcPr>
          <w:p w14:paraId="3D1D8CA2" w14:textId="5BD6497C" w:rsidR="004F6583" w:rsidRPr="004F6583" w:rsidDel="00EB4CE1" w:rsidRDefault="004F6583" w:rsidP="004F6583">
            <w:pPr>
              <w:spacing w:after="0" w:line="240" w:lineRule="auto"/>
              <w:jc w:val="center"/>
              <w:rPr>
                <w:del w:id="23902" w:author="Stefanie Lane" w:date="2022-06-23T15:12:00Z"/>
                <w:rFonts w:ascii="Calibri" w:eastAsia="Times New Roman" w:hAnsi="Calibri" w:cs="Calibri"/>
                <w:color w:val="000000"/>
              </w:rPr>
            </w:pPr>
            <w:del w:id="23903" w:author="Stefanie Lane" w:date="2022-06-23T15:12:00Z">
              <w:r w:rsidRPr="004F6583" w:rsidDel="00EB4CE1">
                <w:rPr>
                  <w:rFonts w:ascii="Calibri" w:eastAsia="Times New Roman" w:hAnsi="Calibri" w:cs="Calibri"/>
                  <w:color w:val="000000"/>
                </w:rPr>
                <w:delText>0.56</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31A8E71D" w14:textId="46CE02A6" w:rsidR="004F6583" w:rsidRPr="004F6583" w:rsidDel="00EB4CE1" w:rsidRDefault="004F6583" w:rsidP="004F6583">
            <w:pPr>
              <w:spacing w:after="0" w:line="240" w:lineRule="auto"/>
              <w:jc w:val="center"/>
              <w:rPr>
                <w:del w:id="23904" w:author="Stefanie Lane" w:date="2022-06-23T15:12:00Z"/>
                <w:rFonts w:ascii="Calibri" w:eastAsia="Times New Roman" w:hAnsi="Calibri" w:cs="Calibri"/>
                <w:color w:val="000000"/>
              </w:rPr>
            </w:pPr>
            <w:del w:id="23905" w:author="Stefanie Lane" w:date="2022-06-23T15:12:00Z">
              <w:r w:rsidRPr="004F6583" w:rsidDel="00EB4CE1">
                <w:rPr>
                  <w:rFonts w:ascii="Calibri" w:eastAsia="Times New Roman" w:hAnsi="Calibri" w:cs="Calibri"/>
                  <w:color w:val="000000"/>
                </w:rPr>
                <w:delText>-44.44</w:delText>
              </w:r>
            </w:del>
          </w:p>
        </w:tc>
      </w:tr>
      <w:tr w:rsidR="004F6583" w:rsidRPr="004F6583" w:rsidDel="00EB4CE1" w14:paraId="1E8D81F8" w14:textId="41C0845C" w:rsidTr="004F6583">
        <w:trPr>
          <w:trHeight w:val="290"/>
          <w:del w:id="23906" w:author="Stefanie Lane" w:date="2022-06-23T15:12:00Z"/>
        </w:trPr>
        <w:tc>
          <w:tcPr>
            <w:tcW w:w="1700" w:type="dxa"/>
            <w:vMerge/>
            <w:tcBorders>
              <w:top w:val="nil"/>
              <w:left w:val="nil"/>
              <w:bottom w:val="nil"/>
              <w:right w:val="nil"/>
            </w:tcBorders>
            <w:vAlign w:val="center"/>
            <w:hideMark/>
          </w:tcPr>
          <w:p w14:paraId="03E98057" w14:textId="3C241D91" w:rsidR="004F6583" w:rsidRPr="004F6583" w:rsidDel="00EB4CE1" w:rsidRDefault="004F6583" w:rsidP="004F6583">
            <w:pPr>
              <w:spacing w:after="0" w:line="240" w:lineRule="auto"/>
              <w:rPr>
                <w:del w:id="2390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ED38A9" w14:textId="508F0EFA" w:rsidR="004F6583" w:rsidRPr="004F6583" w:rsidDel="00EB4CE1" w:rsidRDefault="004F6583" w:rsidP="004F6583">
            <w:pPr>
              <w:spacing w:after="0" w:line="240" w:lineRule="auto"/>
              <w:rPr>
                <w:del w:id="23908" w:author="Stefanie Lane" w:date="2022-06-23T15:12:00Z"/>
                <w:rFonts w:ascii="Arial" w:eastAsia="Times New Roman" w:hAnsi="Arial" w:cs="Arial"/>
                <w:i/>
                <w:iCs/>
                <w:color w:val="000000"/>
                <w:sz w:val="20"/>
                <w:szCs w:val="20"/>
              </w:rPr>
            </w:pPr>
            <w:del w:id="23909" w:author="Stefanie Lane" w:date="2022-06-23T15:12:00Z">
              <w:r w:rsidRPr="004F6583" w:rsidDel="00EB4CE1">
                <w:rPr>
                  <w:rFonts w:ascii="Arial" w:eastAsia="Times New Roman" w:hAnsi="Arial" w:cs="Arial"/>
                  <w:i/>
                  <w:iCs/>
                  <w:color w:val="000000"/>
                  <w:sz w:val="20"/>
                  <w:szCs w:val="20"/>
                </w:rPr>
                <w:delText>Agrostis stolonifera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AA387EE" w14:textId="1B3E7BB7" w:rsidR="004F6583" w:rsidRPr="004F6583" w:rsidDel="00EB4CE1" w:rsidRDefault="004F6583" w:rsidP="004F6583">
            <w:pPr>
              <w:spacing w:after="0" w:line="240" w:lineRule="auto"/>
              <w:jc w:val="center"/>
              <w:rPr>
                <w:del w:id="23910" w:author="Stefanie Lane" w:date="2022-06-23T15:12:00Z"/>
                <w:rFonts w:ascii="Calibri" w:eastAsia="Times New Roman" w:hAnsi="Calibri" w:cs="Calibri"/>
                <w:color w:val="000000"/>
              </w:rPr>
            </w:pPr>
            <w:del w:id="23911" w:author="Stefanie Lane" w:date="2022-06-23T15:12:00Z">
              <w:r w:rsidRPr="004F6583" w:rsidDel="00EB4CE1">
                <w:rPr>
                  <w:rFonts w:ascii="Calibri" w:eastAsia="Times New Roman" w:hAnsi="Calibri" w:cs="Calibri"/>
                  <w:color w:val="000000"/>
                </w:rPr>
                <w:delText>0.34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EA29BD0" w14:textId="471CEEBA" w:rsidR="004F6583" w:rsidRPr="004F6583" w:rsidDel="00EB4CE1" w:rsidRDefault="004F6583" w:rsidP="004F6583">
            <w:pPr>
              <w:spacing w:after="0" w:line="240" w:lineRule="auto"/>
              <w:jc w:val="center"/>
              <w:rPr>
                <w:del w:id="23912" w:author="Stefanie Lane" w:date="2022-06-23T15:12:00Z"/>
                <w:rFonts w:ascii="Calibri" w:eastAsia="Times New Roman" w:hAnsi="Calibri" w:cs="Calibri"/>
                <w:color w:val="000000"/>
              </w:rPr>
            </w:pPr>
            <w:del w:id="23913" w:author="Stefanie Lane" w:date="2022-06-23T15:12:00Z">
              <w:r w:rsidRPr="004F6583" w:rsidDel="00EB4CE1">
                <w:rPr>
                  <w:rFonts w:ascii="Calibri" w:eastAsia="Times New Roman" w:hAnsi="Calibri" w:cs="Calibri"/>
                  <w:color w:val="000000"/>
                </w:rPr>
                <w:delText>0.82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F40590C" w14:textId="3BFF27D8" w:rsidR="004F6583" w:rsidRPr="004F6583" w:rsidDel="00EB4CE1" w:rsidRDefault="004F6583" w:rsidP="004F6583">
            <w:pPr>
              <w:spacing w:after="0" w:line="240" w:lineRule="auto"/>
              <w:jc w:val="center"/>
              <w:rPr>
                <w:del w:id="23914" w:author="Stefanie Lane" w:date="2022-06-23T15:12:00Z"/>
                <w:rFonts w:ascii="Calibri" w:eastAsia="Times New Roman" w:hAnsi="Calibri" w:cs="Calibri"/>
                <w:color w:val="000000"/>
              </w:rPr>
            </w:pPr>
            <w:del w:id="23915" w:author="Stefanie Lane" w:date="2022-06-23T15:12:00Z">
              <w:r w:rsidRPr="004F6583" w:rsidDel="00EB4CE1">
                <w:rPr>
                  <w:rFonts w:ascii="Calibri" w:eastAsia="Times New Roman" w:hAnsi="Calibri" w:cs="Calibri"/>
                  <w:color w:val="000000"/>
                </w:rPr>
                <w:delText>0.61</w:delText>
              </w:r>
            </w:del>
          </w:p>
        </w:tc>
        <w:tc>
          <w:tcPr>
            <w:tcW w:w="1760" w:type="dxa"/>
            <w:tcBorders>
              <w:top w:val="nil"/>
              <w:left w:val="nil"/>
              <w:bottom w:val="nil"/>
              <w:right w:val="nil"/>
            </w:tcBorders>
            <w:shd w:val="clear" w:color="auto" w:fill="auto"/>
            <w:noWrap/>
            <w:vAlign w:val="bottom"/>
            <w:hideMark/>
          </w:tcPr>
          <w:p w14:paraId="52A4FD12" w14:textId="46A84DE1" w:rsidR="004F6583" w:rsidRPr="004F6583" w:rsidDel="00EB4CE1" w:rsidRDefault="004F6583" w:rsidP="004F6583">
            <w:pPr>
              <w:spacing w:after="0" w:line="240" w:lineRule="auto"/>
              <w:jc w:val="center"/>
              <w:rPr>
                <w:del w:id="23916" w:author="Stefanie Lane" w:date="2022-06-23T15:12:00Z"/>
                <w:rFonts w:ascii="Calibri" w:eastAsia="Times New Roman" w:hAnsi="Calibri" w:cs="Calibri"/>
                <w:color w:val="000000"/>
              </w:rPr>
            </w:pPr>
            <w:del w:id="23917" w:author="Stefanie Lane" w:date="2022-06-23T15:12:00Z">
              <w:r w:rsidRPr="004F6583" w:rsidDel="00EB4CE1">
                <w:rPr>
                  <w:rFonts w:ascii="Calibri" w:eastAsia="Times New Roman" w:hAnsi="Calibri" w:cs="Calibri"/>
                  <w:color w:val="000000"/>
                </w:rPr>
                <w:delText>-38.89</w:delText>
              </w:r>
            </w:del>
          </w:p>
        </w:tc>
      </w:tr>
      <w:tr w:rsidR="004F6583" w:rsidRPr="004F6583" w:rsidDel="00EB4CE1" w14:paraId="7E8D3884" w14:textId="516A2714" w:rsidTr="004F6583">
        <w:trPr>
          <w:trHeight w:val="290"/>
          <w:del w:id="23918" w:author="Stefanie Lane" w:date="2022-06-23T15:12:00Z"/>
        </w:trPr>
        <w:tc>
          <w:tcPr>
            <w:tcW w:w="1700" w:type="dxa"/>
            <w:vMerge/>
            <w:tcBorders>
              <w:top w:val="nil"/>
              <w:left w:val="nil"/>
              <w:bottom w:val="nil"/>
              <w:right w:val="nil"/>
            </w:tcBorders>
            <w:vAlign w:val="center"/>
            <w:hideMark/>
          </w:tcPr>
          <w:p w14:paraId="35BFC62F" w14:textId="11A28C2D" w:rsidR="004F6583" w:rsidRPr="004F6583" w:rsidDel="00EB4CE1" w:rsidRDefault="004F6583" w:rsidP="004F6583">
            <w:pPr>
              <w:spacing w:after="0" w:line="240" w:lineRule="auto"/>
              <w:rPr>
                <w:del w:id="2391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22D0AB" w14:textId="23E84A27" w:rsidR="004F6583" w:rsidRPr="004F6583" w:rsidDel="00EB4CE1" w:rsidRDefault="004F6583" w:rsidP="004F6583">
            <w:pPr>
              <w:spacing w:after="0" w:line="240" w:lineRule="auto"/>
              <w:rPr>
                <w:del w:id="23920" w:author="Stefanie Lane" w:date="2022-06-23T15:12:00Z"/>
                <w:rFonts w:ascii="Arial" w:eastAsia="Times New Roman" w:hAnsi="Arial" w:cs="Arial"/>
                <w:i/>
                <w:iCs/>
                <w:sz w:val="20"/>
                <w:szCs w:val="20"/>
              </w:rPr>
            </w:pPr>
            <w:del w:id="23921" w:author="Stefanie Lane" w:date="2022-06-23T15:12:00Z">
              <w:r w:rsidRPr="004F6583" w:rsidDel="00EB4CE1">
                <w:rPr>
                  <w:rFonts w:ascii="Arial" w:eastAsia="Times New Roman" w:hAnsi="Arial" w:cs="Arial"/>
                  <w:i/>
                  <w:iCs/>
                  <w:sz w:val="20"/>
                  <w:szCs w:val="20"/>
                </w:rPr>
                <w:delText>Impatiens capensis</w:delText>
              </w:r>
            </w:del>
          </w:p>
        </w:tc>
        <w:tc>
          <w:tcPr>
            <w:tcW w:w="960" w:type="dxa"/>
            <w:tcBorders>
              <w:top w:val="nil"/>
              <w:left w:val="nil"/>
              <w:bottom w:val="nil"/>
              <w:right w:val="nil"/>
            </w:tcBorders>
            <w:shd w:val="clear" w:color="auto" w:fill="auto"/>
            <w:noWrap/>
            <w:vAlign w:val="bottom"/>
            <w:hideMark/>
          </w:tcPr>
          <w:p w14:paraId="67ABF08F" w14:textId="21718FAA" w:rsidR="004F6583" w:rsidRPr="004F6583" w:rsidDel="00EB4CE1" w:rsidRDefault="004F6583" w:rsidP="004F6583">
            <w:pPr>
              <w:spacing w:after="0" w:line="240" w:lineRule="auto"/>
              <w:jc w:val="center"/>
              <w:rPr>
                <w:del w:id="23922" w:author="Stefanie Lane" w:date="2022-06-23T15:12:00Z"/>
                <w:rFonts w:ascii="Calibri" w:eastAsia="Times New Roman" w:hAnsi="Calibri" w:cs="Calibri"/>
                <w:color w:val="000000"/>
              </w:rPr>
            </w:pPr>
            <w:del w:id="23923" w:author="Stefanie Lane" w:date="2022-06-23T15:12:00Z">
              <w:r w:rsidRPr="004F6583" w:rsidDel="00EB4CE1">
                <w:rPr>
                  <w:rFonts w:ascii="Calibri" w:eastAsia="Times New Roman" w:hAnsi="Calibri" w:cs="Calibri"/>
                  <w:color w:val="000000"/>
                </w:rPr>
                <w:delText>0.28</w:delText>
              </w:r>
            </w:del>
          </w:p>
        </w:tc>
        <w:tc>
          <w:tcPr>
            <w:tcW w:w="960" w:type="dxa"/>
            <w:tcBorders>
              <w:top w:val="nil"/>
              <w:left w:val="nil"/>
              <w:bottom w:val="nil"/>
              <w:right w:val="nil"/>
            </w:tcBorders>
            <w:shd w:val="clear" w:color="auto" w:fill="auto"/>
            <w:noWrap/>
            <w:vAlign w:val="bottom"/>
            <w:hideMark/>
          </w:tcPr>
          <w:p w14:paraId="4A387FE1" w14:textId="1CA129E7" w:rsidR="004F6583" w:rsidRPr="004F6583" w:rsidDel="00EB4CE1" w:rsidRDefault="004F6583" w:rsidP="004F6583">
            <w:pPr>
              <w:spacing w:after="0" w:line="240" w:lineRule="auto"/>
              <w:jc w:val="center"/>
              <w:rPr>
                <w:del w:id="23924" w:author="Stefanie Lane" w:date="2022-06-23T15:12:00Z"/>
                <w:rFonts w:ascii="Calibri" w:eastAsia="Times New Roman" w:hAnsi="Calibri" w:cs="Calibri"/>
                <w:color w:val="000000"/>
              </w:rPr>
            </w:pPr>
            <w:del w:id="23925" w:author="Stefanie Lane" w:date="2022-06-23T15:12:00Z">
              <w:r w:rsidRPr="004F6583" w:rsidDel="00EB4CE1">
                <w:rPr>
                  <w:rFonts w:ascii="Calibri" w:eastAsia="Times New Roman" w:hAnsi="Calibri" w:cs="Calibri"/>
                  <w:color w:val="000000"/>
                </w:rPr>
                <w:delText>0.42</w:delText>
              </w:r>
            </w:del>
          </w:p>
        </w:tc>
        <w:tc>
          <w:tcPr>
            <w:tcW w:w="960" w:type="dxa"/>
            <w:tcBorders>
              <w:top w:val="nil"/>
              <w:left w:val="nil"/>
              <w:bottom w:val="nil"/>
              <w:right w:val="nil"/>
            </w:tcBorders>
            <w:shd w:val="clear" w:color="auto" w:fill="auto"/>
            <w:noWrap/>
            <w:vAlign w:val="bottom"/>
            <w:hideMark/>
          </w:tcPr>
          <w:p w14:paraId="748EC416" w14:textId="6DD13EC9" w:rsidR="004F6583" w:rsidRPr="004F6583" w:rsidDel="00EB4CE1" w:rsidRDefault="004F6583" w:rsidP="004F6583">
            <w:pPr>
              <w:spacing w:after="0" w:line="240" w:lineRule="auto"/>
              <w:jc w:val="center"/>
              <w:rPr>
                <w:del w:id="23926" w:author="Stefanie Lane" w:date="2022-06-23T15:12:00Z"/>
                <w:rFonts w:ascii="Calibri" w:eastAsia="Times New Roman" w:hAnsi="Calibri" w:cs="Calibri"/>
                <w:color w:val="000000"/>
              </w:rPr>
            </w:pPr>
            <w:del w:id="23927" w:author="Stefanie Lane" w:date="2022-06-23T15:12:00Z">
              <w:r w:rsidRPr="004F6583" w:rsidDel="00EB4CE1">
                <w:rPr>
                  <w:rFonts w:ascii="Calibri" w:eastAsia="Times New Roman" w:hAnsi="Calibri" w:cs="Calibri"/>
                  <w:color w:val="000000"/>
                </w:rPr>
                <w:delText>0.61</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40568AB" w14:textId="0F6283E2" w:rsidR="004F6583" w:rsidRPr="004F6583" w:rsidDel="00EB4CE1" w:rsidRDefault="004F6583" w:rsidP="004F6583">
            <w:pPr>
              <w:spacing w:after="0" w:line="240" w:lineRule="auto"/>
              <w:jc w:val="center"/>
              <w:rPr>
                <w:del w:id="23928" w:author="Stefanie Lane" w:date="2022-06-23T15:12:00Z"/>
                <w:rFonts w:ascii="Calibri" w:eastAsia="Times New Roman" w:hAnsi="Calibri" w:cs="Calibri"/>
                <w:color w:val="000000"/>
              </w:rPr>
            </w:pPr>
            <w:del w:id="23929" w:author="Stefanie Lane" w:date="2022-06-23T15:12:00Z">
              <w:r w:rsidRPr="004F6583" w:rsidDel="00EB4CE1">
                <w:rPr>
                  <w:rFonts w:ascii="Calibri" w:eastAsia="Times New Roman" w:hAnsi="Calibri" w:cs="Calibri"/>
                  <w:color w:val="000000"/>
                </w:rPr>
                <w:delText>-38.89</w:delText>
              </w:r>
            </w:del>
          </w:p>
        </w:tc>
      </w:tr>
      <w:tr w:rsidR="004F6583" w:rsidRPr="004F6583" w:rsidDel="00EB4CE1" w14:paraId="3070CE2B" w14:textId="71928273" w:rsidTr="004F6583">
        <w:trPr>
          <w:trHeight w:val="290"/>
          <w:del w:id="23930" w:author="Stefanie Lane" w:date="2022-06-23T15:12:00Z"/>
        </w:trPr>
        <w:tc>
          <w:tcPr>
            <w:tcW w:w="1700" w:type="dxa"/>
            <w:vMerge/>
            <w:tcBorders>
              <w:top w:val="nil"/>
              <w:left w:val="nil"/>
              <w:bottom w:val="nil"/>
              <w:right w:val="nil"/>
            </w:tcBorders>
            <w:vAlign w:val="center"/>
            <w:hideMark/>
          </w:tcPr>
          <w:p w14:paraId="0ABE1C56" w14:textId="706A0A05" w:rsidR="004F6583" w:rsidRPr="004F6583" w:rsidDel="00EB4CE1" w:rsidRDefault="004F6583" w:rsidP="004F6583">
            <w:pPr>
              <w:spacing w:after="0" w:line="240" w:lineRule="auto"/>
              <w:rPr>
                <w:del w:id="2393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A51D6CD" w14:textId="2F0F6744" w:rsidR="004F6583" w:rsidRPr="004F6583" w:rsidDel="00EB4CE1" w:rsidRDefault="004F6583" w:rsidP="004F6583">
            <w:pPr>
              <w:spacing w:after="0" w:line="240" w:lineRule="auto"/>
              <w:rPr>
                <w:del w:id="23932" w:author="Stefanie Lane" w:date="2022-06-23T15:12:00Z"/>
                <w:rFonts w:ascii="Arial" w:eastAsia="Times New Roman" w:hAnsi="Arial" w:cs="Arial"/>
                <w:i/>
                <w:iCs/>
                <w:sz w:val="20"/>
                <w:szCs w:val="20"/>
              </w:rPr>
            </w:pPr>
            <w:del w:id="23933" w:author="Stefanie Lane" w:date="2022-06-23T15:12:00Z">
              <w:r w:rsidRPr="004F6583" w:rsidDel="00EB4CE1">
                <w:rPr>
                  <w:rFonts w:ascii="Arial" w:eastAsia="Times New Roman" w:hAnsi="Arial" w:cs="Arial"/>
                  <w:i/>
                  <w:iCs/>
                  <w:sz w:val="20"/>
                  <w:szCs w:val="20"/>
                </w:rPr>
                <w:delText>Festuca arundinacea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0AA3BDB" w14:textId="7CF96282" w:rsidR="004F6583" w:rsidRPr="004F6583" w:rsidDel="00EB4CE1" w:rsidRDefault="004F6583" w:rsidP="004F6583">
            <w:pPr>
              <w:spacing w:after="0" w:line="240" w:lineRule="auto"/>
              <w:jc w:val="center"/>
              <w:rPr>
                <w:del w:id="23934" w:author="Stefanie Lane" w:date="2022-06-23T15:12:00Z"/>
                <w:rFonts w:ascii="Calibri" w:eastAsia="Times New Roman" w:hAnsi="Calibri" w:cs="Calibri"/>
                <w:color w:val="000000"/>
              </w:rPr>
            </w:pPr>
            <w:del w:id="23935" w:author="Stefanie Lane" w:date="2022-06-23T15:12:00Z">
              <w:r w:rsidRPr="004F6583" w:rsidDel="00EB4CE1">
                <w:rPr>
                  <w:rFonts w:ascii="Calibri" w:eastAsia="Times New Roman" w:hAnsi="Calibri" w:cs="Calibri"/>
                  <w:color w:val="000000"/>
                </w:rPr>
                <w:delText>1.55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C7220A" w14:textId="06450805" w:rsidR="004F6583" w:rsidRPr="004F6583" w:rsidDel="00EB4CE1" w:rsidRDefault="004F6583" w:rsidP="004F6583">
            <w:pPr>
              <w:spacing w:after="0" w:line="240" w:lineRule="auto"/>
              <w:jc w:val="center"/>
              <w:rPr>
                <w:del w:id="23936" w:author="Stefanie Lane" w:date="2022-06-23T15:12:00Z"/>
                <w:rFonts w:ascii="Calibri" w:eastAsia="Times New Roman" w:hAnsi="Calibri" w:cs="Calibri"/>
                <w:color w:val="000000"/>
              </w:rPr>
            </w:pPr>
            <w:del w:id="23937" w:author="Stefanie Lane" w:date="2022-06-23T15:12:00Z">
              <w:r w:rsidRPr="004F6583" w:rsidDel="00EB4CE1">
                <w:rPr>
                  <w:rFonts w:ascii="Calibri" w:eastAsia="Times New Roman" w:hAnsi="Calibri" w:cs="Calibri"/>
                  <w:color w:val="000000"/>
                </w:rPr>
                <w:delText>0.91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B71BF9C" w14:textId="215165C9" w:rsidR="004F6583" w:rsidRPr="004F6583" w:rsidDel="00EB4CE1" w:rsidRDefault="004F6583" w:rsidP="004F6583">
            <w:pPr>
              <w:spacing w:after="0" w:line="240" w:lineRule="auto"/>
              <w:jc w:val="center"/>
              <w:rPr>
                <w:del w:id="23938" w:author="Stefanie Lane" w:date="2022-06-23T15:12:00Z"/>
                <w:rFonts w:ascii="Calibri" w:eastAsia="Times New Roman" w:hAnsi="Calibri" w:cs="Calibri"/>
                <w:color w:val="000000"/>
              </w:rPr>
            </w:pPr>
            <w:del w:id="23939" w:author="Stefanie Lane" w:date="2022-06-23T15:12:00Z">
              <w:r w:rsidRPr="004F6583" w:rsidDel="00EB4CE1">
                <w:rPr>
                  <w:rFonts w:ascii="Calibri" w:eastAsia="Times New Roman" w:hAnsi="Calibri" w:cs="Calibri"/>
                  <w:color w:val="000000"/>
                </w:rPr>
                <w:delText>0.72</w:delText>
              </w:r>
            </w:del>
          </w:p>
        </w:tc>
        <w:tc>
          <w:tcPr>
            <w:tcW w:w="1760" w:type="dxa"/>
            <w:tcBorders>
              <w:top w:val="nil"/>
              <w:left w:val="nil"/>
              <w:bottom w:val="nil"/>
              <w:right w:val="nil"/>
            </w:tcBorders>
            <w:shd w:val="clear" w:color="auto" w:fill="auto"/>
            <w:noWrap/>
            <w:vAlign w:val="bottom"/>
            <w:hideMark/>
          </w:tcPr>
          <w:p w14:paraId="05D0A5AF" w14:textId="4ABA8BD0" w:rsidR="004F6583" w:rsidRPr="004F6583" w:rsidDel="00EB4CE1" w:rsidRDefault="004F6583" w:rsidP="004F6583">
            <w:pPr>
              <w:spacing w:after="0" w:line="240" w:lineRule="auto"/>
              <w:jc w:val="center"/>
              <w:rPr>
                <w:del w:id="23940" w:author="Stefanie Lane" w:date="2022-06-23T15:12:00Z"/>
                <w:rFonts w:ascii="Calibri" w:eastAsia="Times New Roman" w:hAnsi="Calibri" w:cs="Calibri"/>
                <w:color w:val="000000"/>
              </w:rPr>
            </w:pPr>
            <w:del w:id="23941" w:author="Stefanie Lane" w:date="2022-06-23T15:12:00Z">
              <w:r w:rsidRPr="004F6583" w:rsidDel="00EB4CE1">
                <w:rPr>
                  <w:rFonts w:ascii="Calibri" w:eastAsia="Times New Roman" w:hAnsi="Calibri" w:cs="Calibri"/>
                  <w:color w:val="000000"/>
                </w:rPr>
                <w:delText>-27.78</w:delText>
              </w:r>
            </w:del>
          </w:p>
        </w:tc>
      </w:tr>
      <w:tr w:rsidR="004F6583" w:rsidRPr="004F6583" w:rsidDel="00EB4CE1" w14:paraId="20DE0B25" w14:textId="74B942DA" w:rsidTr="004F6583">
        <w:trPr>
          <w:trHeight w:val="290"/>
          <w:del w:id="23942" w:author="Stefanie Lane" w:date="2022-06-23T15:12:00Z"/>
        </w:trPr>
        <w:tc>
          <w:tcPr>
            <w:tcW w:w="1700" w:type="dxa"/>
            <w:vMerge/>
            <w:tcBorders>
              <w:top w:val="nil"/>
              <w:left w:val="nil"/>
              <w:bottom w:val="nil"/>
              <w:right w:val="nil"/>
            </w:tcBorders>
            <w:vAlign w:val="center"/>
            <w:hideMark/>
          </w:tcPr>
          <w:p w14:paraId="72A205CF" w14:textId="1CA37874" w:rsidR="004F6583" w:rsidRPr="004F6583" w:rsidDel="00EB4CE1" w:rsidRDefault="004F6583" w:rsidP="004F6583">
            <w:pPr>
              <w:spacing w:after="0" w:line="240" w:lineRule="auto"/>
              <w:rPr>
                <w:del w:id="2394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C5CD43" w14:textId="4650CB96" w:rsidR="004F6583" w:rsidRPr="004F6583" w:rsidDel="00EB4CE1" w:rsidRDefault="004F6583" w:rsidP="004F6583">
            <w:pPr>
              <w:spacing w:after="0" w:line="240" w:lineRule="auto"/>
              <w:rPr>
                <w:del w:id="23944" w:author="Stefanie Lane" w:date="2022-06-23T15:12:00Z"/>
                <w:rFonts w:ascii="Arial" w:eastAsia="Times New Roman" w:hAnsi="Arial" w:cs="Arial"/>
                <w:i/>
                <w:iCs/>
                <w:sz w:val="20"/>
                <w:szCs w:val="20"/>
              </w:rPr>
            </w:pPr>
            <w:del w:id="23945" w:author="Stefanie Lane" w:date="2022-06-23T15:12:00Z">
              <w:r w:rsidRPr="004F6583" w:rsidDel="00EB4CE1">
                <w:rPr>
                  <w:rFonts w:ascii="Arial" w:eastAsia="Times New Roman" w:hAnsi="Arial" w:cs="Arial"/>
                  <w:i/>
                  <w:iCs/>
                  <w:sz w:val="20"/>
                  <w:szCs w:val="20"/>
                </w:rPr>
                <w:delText>Phalaris arundinacea</w:delText>
              </w:r>
            </w:del>
          </w:p>
        </w:tc>
        <w:tc>
          <w:tcPr>
            <w:tcW w:w="960" w:type="dxa"/>
            <w:tcBorders>
              <w:top w:val="nil"/>
              <w:left w:val="nil"/>
              <w:bottom w:val="nil"/>
              <w:right w:val="nil"/>
            </w:tcBorders>
            <w:shd w:val="clear" w:color="auto" w:fill="auto"/>
            <w:noWrap/>
            <w:vAlign w:val="bottom"/>
            <w:hideMark/>
          </w:tcPr>
          <w:p w14:paraId="5B604EF1" w14:textId="249F2458" w:rsidR="004F6583" w:rsidRPr="004F6583" w:rsidDel="00EB4CE1" w:rsidRDefault="004F6583" w:rsidP="004F6583">
            <w:pPr>
              <w:spacing w:after="0" w:line="240" w:lineRule="auto"/>
              <w:jc w:val="center"/>
              <w:rPr>
                <w:del w:id="23946" w:author="Stefanie Lane" w:date="2022-06-23T15:12:00Z"/>
                <w:rFonts w:ascii="Calibri" w:eastAsia="Times New Roman" w:hAnsi="Calibri" w:cs="Calibri"/>
                <w:color w:val="000000"/>
              </w:rPr>
            </w:pPr>
            <w:del w:id="23947" w:author="Stefanie Lane" w:date="2022-06-23T15:12:00Z">
              <w:r w:rsidRPr="004F6583" w:rsidDel="00EB4CE1">
                <w:rPr>
                  <w:rFonts w:ascii="Calibri" w:eastAsia="Times New Roman" w:hAnsi="Calibri" w:cs="Calibri"/>
                  <w:color w:val="000000"/>
                </w:rPr>
                <w:delText>0.07</w:delText>
              </w:r>
            </w:del>
          </w:p>
        </w:tc>
        <w:tc>
          <w:tcPr>
            <w:tcW w:w="960" w:type="dxa"/>
            <w:tcBorders>
              <w:top w:val="nil"/>
              <w:left w:val="nil"/>
              <w:bottom w:val="nil"/>
              <w:right w:val="nil"/>
            </w:tcBorders>
            <w:shd w:val="clear" w:color="auto" w:fill="auto"/>
            <w:noWrap/>
            <w:vAlign w:val="bottom"/>
            <w:hideMark/>
          </w:tcPr>
          <w:p w14:paraId="18C157F5" w14:textId="0841F833" w:rsidR="004F6583" w:rsidRPr="004F6583" w:rsidDel="00EB4CE1" w:rsidRDefault="004F6583" w:rsidP="004F6583">
            <w:pPr>
              <w:spacing w:after="0" w:line="240" w:lineRule="auto"/>
              <w:jc w:val="center"/>
              <w:rPr>
                <w:del w:id="23948" w:author="Stefanie Lane" w:date="2022-06-23T15:12:00Z"/>
                <w:rFonts w:ascii="Calibri" w:eastAsia="Times New Roman" w:hAnsi="Calibri" w:cs="Calibri"/>
                <w:color w:val="000000"/>
              </w:rPr>
            </w:pPr>
            <w:del w:id="23949" w:author="Stefanie Lane" w:date="2022-06-23T15:12:00Z">
              <w:r w:rsidRPr="004F6583" w:rsidDel="00EB4CE1">
                <w:rPr>
                  <w:rFonts w:ascii="Calibri" w:eastAsia="Times New Roman" w:hAnsi="Calibri" w:cs="Calibri"/>
                  <w:color w:val="000000"/>
                </w:rPr>
                <w:delText>0.15</w:delText>
              </w:r>
            </w:del>
          </w:p>
        </w:tc>
        <w:tc>
          <w:tcPr>
            <w:tcW w:w="960" w:type="dxa"/>
            <w:tcBorders>
              <w:top w:val="nil"/>
              <w:left w:val="nil"/>
              <w:bottom w:val="nil"/>
              <w:right w:val="nil"/>
            </w:tcBorders>
            <w:shd w:val="clear" w:color="auto" w:fill="auto"/>
            <w:noWrap/>
            <w:vAlign w:val="bottom"/>
            <w:hideMark/>
          </w:tcPr>
          <w:p w14:paraId="4C5814C4" w14:textId="65DB60CA" w:rsidR="004F6583" w:rsidRPr="004F6583" w:rsidDel="00EB4CE1" w:rsidRDefault="004F6583" w:rsidP="004F6583">
            <w:pPr>
              <w:spacing w:after="0" w:line="240" w:lineRule="auto"/>
              <w:jc w:val="center"/>
              <w:rPr>
                <w:del w:id="23950" w:author="Stefanie Lane" w:date="2022-06-23T15:12:00Z"/>
                <w:rFonts w:ascii="Calibri" w:eastAsia="Times New Roman" w:hAnsi="Calibri" w:cs="Calibri"/>
                <w:color w:val="000000"/>
              </w:rPr>
            </w:pPr>
            <w:del w:id="23951" w:author="Stefanie Lane" w:date="2022-06-23T15:12:00Z">
              <w:r w:rsidRPr="004F6583" w:rsidDel="00EB4CE1">
                <w:rPr>
                  <w:rFonts w:ascii="Calibri" w:eastAsia="Times New Roman" w:hAnsi="Calibri" w:cs="Calibri"/>
                  <w:color w:val="000000"/>
                </w:rPr>
                <w:delText>1.06</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6A2176F9" w14:textId="2C1D224A" w:rsidR="004F6583" w:rsidRPr="004F6583" w:rsidDel="00EB4CE1" w:rsidRDefault="004F6583" w:rsidP="004F6583">
            <w:pPr>
              <w:spacing w:after="0" w:line="240" w:lineRule="auto"/>
              <w:jc w:val="center"/>
              <w:rPr>
                <w:del w:id="23952" w:author="Stefanie Lane" w:date="2022-06-23T15:12:00Z"/>
                <w:rFonts w:ascii="Calibri" w:eastAsia="Times New Roman" w:hAnsi="Calibri" w:cs="Calibri"/>
                <w:color w:val="000000"/>
              </w:rPr>
            </w:pPr>
            <w:del w:id="23953" w:author="Stefanie Lane" w:date="2022-06-23T15:12:00Z">
              <w:r w:rsidRPr="004F6583" w:rsidDel="00EB4CE1">
                <w:rPr>
                  <w:rFonts w:ascii="Calibri" w:eastAsia="Times New Roman" w:hAnsi="Calibri" w:cs="Calibri"/>
                  <w:color w:val="000000"/>
                </w:rPr>
                <w:delText>5.56</w:delText>
              </w:r>
            </w:del>
          </w:p>
        </w:tc>
      </w:tr>
      <w:tr w:rsidR="004F6583" w:rsidRPr="004F6583" w:rsidDel="00EB4CE1" w14:paraId="786F46C9" w14:textId="0C2EE9D1" w:rsidTr="004F6583">
        <w:trPr>
          <w:trHeight w:val="290"/>
          <w:del w:id="23954" w:author="Stefanie Lane" w:date="2022-06-23T15:12:00Z"/>
        </w:trPr>
        <w:tc>
          <w:tcPr>
            <w:tcW w:w="1700" w:type="dxa"/>
            <w:vMerge/>
            <w:tcBorders>
              <w:top w:val="nil"/>
              <w:left w:val="nil"/>
              <w:bottom w:val="nil"/>
              <w:right w:val="nil"/>
            </w:tcBorders>
            <w:vAlign w:val="center"/>
            <w:hideMark/>
          </w:tcPr>
          <w:p w14:paraId="015E585F" w14:textId="02469A76" w:rsidR="004F6583" w:rsidRPr="004F6583" w:rsidDel="00EB4CE1" w:rsidRDefault="004F6583" w:rsidP="004F6583">
            <w:pPr>
              <w:spacing w:after="0" w:line="240" w:lineRule="auto"/>
              <w:rPr>
                <w:del w:id="2395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B70E465" w14:textId="69A05EAE" w:rsidR="004F6583" w:rsidRPr="004F6583" w:rsidDel="00EB4CE1" w:rsidRDefault="004F6583" w:rsidP="004F6583">
            <w:pPr>
              <w:spacing w:after="0" w:line="240" w:lineRule="auto"/>
              <w:rPr>
                <w:del w:id="23956" w:author="Stefanie Lane" w:date="2022-06-23T15:12:00Z"/>
                <w:rFonts w:ascii="Arial" w:eastAsia="Times New Roman" w:hAnsi="Arial" w:cs="Arial"/>
                <w:i/>
                <w:iCs/>
                <w:sz w:val="20"/>
                <w:szCs w:val="20"/>
              </w:rPr>
            </w:pPr>
            <w:del w:id="23957" w:author="Stefanie Lane" w:date="2022-06-23T15:12:00Z">
              <w:r w:rsidRPr="004F6583" w:rsidDel="00EB4CE1">
                <w:rPr>
                  <w:rFonts w:ascii="Arial" w:eastAsia="Times New Roman" w:hAnsi="Arial" w:cs="Arial"/>
                  <w:i/>
                  <w:iCs/>
                  <w:sz w:val="20"/>
                  <w:szCs w:val="20"/>
                </w:rPr>
                <w:delText>Cirsium arvense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4F6ACCA" w14:textId="485D33CC" w:rsidR="004F6583" w:rsidRPr="004F6583" w:rsidDel="00EB4CE1" w:rsidRDefault="004F6583" w:rsidP="004F6583">
            <w:pPr>
              <w:spacing w:after="0" w:line="240" w:lineRule="auto"/>
              <w:jc w:val="center"/>
              <w:rPr>
                <w:del w:id="23958" w:author="Stefanie Lane" w:date="2022-06-23T15:12:00Z"/>
                <w:rFonts w:ascii="Calibri" w:eastAsia="Times New Roman" w:hAnsi="Calibri" w:cs="Calibri"/>
                <w:color w:val="000000"/>
              </w:rPr>
            </w:pPr>
            <w:del w:id="2395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64FAC45" w14:textId="3A98E9E2" w:rsidR="004F6583" w:rsidRPr="004F6583" w:rsidDel="00EB4CE1" w:rsidRDefault="004F6583" w:rsidP="004F6583">
            <w:pPr>
              <w:spacing w:after="0" w:line="240" w:lineRule="auto"/>
              <w:jc w:val="center"/>
              <w:rPr>
                <w:del w:id="23960" w:author="Stefanie Lane" w:date="2022-06-23T15:12:00Z"/>
                <w:rFonts w:ascii="Calibri" w:eastAsia="Times New Roman" w:hAnsi="Calibri" w:cs="Calibri"/>
                <w:color w:val="000000"/>
              </w:rPr>
            </w:pPr>
            <w:del w:id="23961"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9909E00" w14:textId="1751559A" w:rsidR="004F6583" w:rsidRPr="004F6583" w:rsidDel="00EB4CE1" w:rsidRDefault="004F6583" w:rsidP="004F6583">
            <w:pPr>
              <w:spacing w:after="0" w:line="240" w:lineRule="auto"/>
              <w:jc w:val="center"/>
              <w:rPr>
                <w:del w:id="23962" w:author="Stefanie Lane" w:date="2022-06-23T15:12:00Z"/>
                <w:rFonts w:ascii="Calibri" w:eastAsia="Times New Roman" w:hAnsi="Calibri" w:cs="Calibri"/>
                <w:color w:val="000000"/>
              </w:rPr>
            </w:pPr>
            <w:del w:id="23963" w:author="Stefanie Lane" w:date="2022-06-23T15:12:00Z">
              <w:r w:rsidRPr="004F6583" w:rsidDel="00EB4CE1">
                <w:rPr>
                  <w:rFonts w:ascii="Calibri" w:eastAsia="Times New Roman" w:hAnsi="Calibri" w:cs="Calibri"/>
                  <w:color w:val="000000"/>
                </w:rPr>
                <w:delText>0.06</w:delText>
              </w:r>
            </w:del>
          </w:p>
        </w:tc>
        <w:tc>
          <w:tcPr>
            <w:tcW w:w="1760" w:type="dxa"/>
            <w:tcBorders>
              <w:top w:val="nil"/>
              <w:left w:val="nil"/>
              <w:bottom w:val="nil"/>
              <w:right w:val="nil"/>
            </w:tcBorders>
            <w:shd w:val="clear" w:color="auto" w:fill="auto"/>
            <w:noWrap/>
            <w:vAlign w:val="bottom"/>
            <w:hideMark/>
          </w:tcPr>
          <w:p w14:paraId="0C0A0BB1" w14:textId="264DA7E6" w:rsidR="004F6583" w:rsidRPr="004F6583" w:rsidDel="00EB4CE1" w:rsidRDefault="004F6583" w:rsidP="004F6583">
            <w:pPr>
              <w:spacing w:after="0" w:line="240" w:lineRule="auto"/>
              <w:jc w:val="center"/>
              <w:rPr>
                <w:del w:id="23964" w:author="Stefanie Lane" w:date="2022-06-23T15:12:00Z"/>
                <w:rFonts w:ascii="Calibri" w:eastAsia="Times New Roman" w:hAnsi="Calibri" w:cs="Calibri"/>
                <w:color w:val="000000"/>
              </w:rPr>
            </w:pPr>
            <w:del w:id="2396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CEED241" w14:textId="089F5F22" w:rsidTr="004F6583">
        <w:trPr>
          <w:trHeight w:val="290"/>
          <w:del w:id="23966" w:author="Stefanie Lane" w:date="2022-06-23T15:12:00Z"/>
        </w:trPr>
        <w:tc>
          <w:tcPr>
            <w:tcW w:w="1700" w:type="dxa"/>
            <w:vMerge/>
            <w:tcBorders>
              <w:top w:val="nil"/>
              <w:left w:val="nil"/>
              <w:bottom w:val="nil"/>
              <w:right w:val="nil"/>
            </w:tcBorders>
            <w:vAlign w:val="center"/>
            <w:hideMark/>
          </w:tcPr>
          <w:p w14:paraId="5FFB83C7" w14:textId="7ECCA06F" w:rsidR="004F6583" w:rsidRPr="004F6583" w:rsidDel="00EB4CE1" w:rsidRDefault="004F6583" w:rsidP="004F6583">
            <w:pPr>
              <w:spacing w:after="0" w:line="240" w:lineRule="auto"/>
              <w:rPr>
                <w:del w:id="2396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FB65C0" w14:textId="0B33B44B" w:rsidR="004F6583" w:rsidRPr="004F6583" w:rsidDel="00EB4CE1" w:rsidRDefault="004F6583" w:rsidP="004F6583">
            <w:pPr>
              <w:spacing w:after="0" w:line="240" w:lineRule="auto"/>
              <w:rPr>
                <w:del w:id="23968" w:author="Stefanie Lane" w:date="2022-06-23T15:12:00Z"/>
                <w:rFonts w:ascii="Arial" w:eastAsia="Times New Roman" w:hAnsi="Arial" w:cs="Arial"/>
                <w:i/>
                <w:iCs/>
                <w:color w:val="000000"/>
                <w:sz w:val="20"/>
                <w:szCs w:val="20"/>
              </w:rPr>
            </w:pPr>
            <w:del w:id="23969" w:author="Stefanie Lane" w:date="2022-06-23T15:12:00Z">
              <w:r w:rsidRPr="004F6583" w:rsidDel="00EB4CE1">
                <w:rPr>
                  <w:rFonts w:ascii="Arial" w:eastAsia="Times New Roman" w:hAnsi="Arial" w:cs="Arial"/>
                  <w:i/>
                  <w:iCs/>
                  <w:color w:val="000000"/>
                  <w:sz w:val="20"/>
                  <w:szCs w:val="20"/>
                </w:rPr>
                <w:delText>Equisetum arvense</w:delText>
              </w:r>
            </w:del>
          </w:p>
        </w:tc>
        <w:tc>
          <w:tcPr>
            <w:tcW w:w="960" w:type="dxa"/>
            <w:tcBorders>
              <w:top w:val="nil"/>
              <w:left w:val="nil"/>
              <w:bottom w:val="nil"/>
              <w:right w:val="nil"/>
            </w:tcBorders>
            <w:shd w:val="clear" w:color="auto" w:fill="auto"/>
            <w:noWrap/>
            <w:vAlign w:val="bottom"/>
            <w:hideMark/>
          </w:tcPr>
          <w:p w14:paraId="1D7B4547" w14:textId="59985F5C" w:rsidR="004F6583" w:rsidRPr="004F6583" w:rsidDel="00EB4CE1" w:rsidRDefault="004F6583" w:rsidP="004F6583">
            <w:pPr>
              <w:spacing w:after="0" w:line="240" w:lineRule="auto"/>
              <w:jc w:val="center"/>
              <w:rPr>
                <w:del w:id="23970" w:author="Stefanie Lane" w:date="2022-06-23T15:12:00Z"/>
                <w:rFonts w:ascii="Calibri" w:eastAsia="Times New Roman" w:hAnsi="Calibri" w:cs="Calibri"/>
                <w:color w:val="000000"/>
              </w:rPr>
            </w:pPr>
            <w:del w:id="2397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D1D760F" w14:textId="458F3C84" w:rsidR="004F6583" w:rsidRPr="004F6583" w:rsidDel="00EB4CE1" w:rsidRDefault="004F6583" w:rsidP="004F6583">
            <w:pPr>
              <w:spacing w:after="0" w:line="240" w:lineRule="auto"/>
              <w:jc w:val="center"/>
              <w:rPr>
                <w:del w:id="23972" w:author="Stefanie Lane" w:date="2022-06-23T15:12:00Z"/>
                <w:rFonts w:ascii="Calibri" w:eastAsia="Times New Roman" w:hAnsi="Calibri" w:cs="Calibri"/>
                <w:color w:val="000000"/>
              </w:rPr>
            </w:pPr>
            <w:del w:id="2397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E46D8F2" w14:textId="2311639B" w:rsidR="004F6583" w:rsidRPr="004F6583" w:rsidDel="00EB4CE1" w:rsidRDefault="004F6583" w:rsidP="004F6583">
            <w:pPr>
              <w:spacing w:after="0" w:line="240" w:lineRule="auto"/>
              <w:jc w:val="center"/>
              <w:rPr>
                <w:del w:id="23974" w:author="Stefanie Lane" w:date="2022-06-23T15:12:00Z"/>
                <w:rFonts w:ascii="Calibri" w:eastAsia="Times New Roman" w:hAnsi="Calibri" w:cs="Calibri"/>
                <w:color w:val="000000"/>
              </w:rPr>
            </w:pPr>
            <w:del w:id="23975" w:author="Stefanie Lane" w:date="2022-06-23T15:12:00Z">
              <w:r w:rsidRPr="004F6583" w:rsidDel="00EB4CE1">
                <w:rPr>
                  <w:rFonts w:ascii="Calibri" w:eastAsia="Times New Roman" w:hAnsi="Calibri" w:cs="Calibri"/>
                  <w:color w:val="000000"/>
                </w:rPr>
                <w:delText>0.39</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4EFD77EE" w14:textId="6D26E801" w:rsidR="004F6583" w:rsidRPr="004F6583" w:rsidDel="00EB4CE1" w:rsidRDefault="004F6583" w:rsidP="004F6583">
            <w:pPr>
              <w:spacing w:after="0" w:line="240" w:lineRule="auto"/>
              <w:jc w:val="center"/>
              <w:rPr>
                <w:del w:id="23976" w:author="Stefanie Lane" w:date="2022-06-23T15:12:00Z"/>
                <w:rFonts w:ascii="Calibri" w:eastAsia="Times New Roman" w:hAnsi="Calibri" w:cs="Calibri"/>
                <w:color w:val="000000"/>
              </w:rPr>
            </w:pPr>
            <w:del w:id="2397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8F2CA2C" w14:textId="581A984B" w:rsidTr="004F6583">
        <w:trPr>
          <w:trHeight w:val="290"/>
          <w:del w:id="23978" w:author="Stefanie Lane" w:date="2022-06-23T15:12:00Z"/>
        </w:trPr>
        <w:tc>
          <w:tcPr>
            <w:tcW w:w="1700" w:type="dxa"/>
            <w:vMerge/>
            <w:tcBorders>
              <w:top w:val="nil"/>
              <w:left w:val="nil"/>
              <w:bottom w:val="nil"/>
              <w:right w:val="nil"/>
            </w:tcBorders>
            <w:vAlign w:val="center"/>
            <w:hideMark/>
          </w:tcPr>
          <w:p w14:paraId="2104FDED" w14:textId="65115D10" w:rsidR="004F6583" w:rsidRPr="004F6583" w:rsidDel="00EB4CE1" w:rsidRDefault="004F6583" w:rsidP="004F6583">
            <w:pPr>
              <w:spacing w:after="0" w:line="240" w:lineRule="auto"/>
              <w:rPr>
                <w:del w:id="2397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E3FBE" w14:textId="662C141D" w:rsidR="004F6583" w:rsidRPr="004F6583" w:rsidDel="00EB4CE1" w:rsidRDefault="004F6583" w:rsidP="004F6583">
            <w:pPr>
              <w:spacing w:after="0" w:line="240" w:lineRule="auto"/>
              <w:rPr>
                <w:del w:id="23980" w:author="Stefanie Lane" w:date="2022-06-23T15:12:00Z"/>
                <w:rFonts w:ascii="Arial" w:eastAsia="Times New Roman" w:hAnsi="Arial" w:cs="Arial"/>
                <w:i/>
                <w:iCs/>
                <w:sz w:val="20"/>
                <w:szCs w:val="20"/>
              </w:rPr>
            </w:pPr>
            <w:del w:id="23981" w:author="Stefanie Lane" w:date="2022-06-23T15:12:00Z">
              <w:r w:rsidRPr="004F6583" w:rsidDel="00EB4CE1">
                <w:rPr>
                  <w:rFonts w:ascii="Arial" w:eastAsia="Times New Roman" w:hAnsi="Arial" w:cs="Arial"/>
                  <w:i/>
                  <w:iCs/>
                  <w:sz w:val="20"/>
                  <w:szCs w:val="20"/>
                </w:rPr>
                <w:delText>Iris pseudocorus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7304347" w14:textId="440C8C8E" w:rsidR="004F6583" w:rsidRPr="004F6583" w:rsidDel="00EB4CE1" w:rsidRDefault="004F6583" w:rsidP="004F6583">
            <w:pPr>
              <w:spacing w:after="0" w:line="240" w:lineRule="auto"/>
              <w:jc w:val="center"/>
              <w:rPr>
                <w:del w:id="23982" w:author="Stefanie Lane" w:date="2022-06-23T15:12:00Z"/>
                <w:rFonts w:ascii="Calibri" w:eastAsia="Times New Roman" w:hAnsi="Calibri" w:cs="Calibri"/>
                <w:color w:val="000000"/>
              </w:rPr>
            </w:pPr>
            <w:del w:id="2398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191B9CE" w14:textId="3078EC45" w:rsidR="004F6583" w:rsidRPr="004F6583" w:rsidDel="00EB4CE1" w:rsidRDefault="004F6583" w:rsidP="004F6583">
            <w:pPr>
              <w:spacing w:after="0" w:line="240" w:lineRule="auto"/>
              <w:jc w:val="center"/>
              <w:rPr>
                <w:del w:id="23984" w:author="Stefanie Lane" w:date="2022-06-23T15:12:00Z"/>
                <w:rFonts w:ascii="Calibri" w:eastAsia="Times New Roman" w:hAnsi="Calibri" w:cs="Calibri"/>
                <w:color w:val="000000"/>
              </w:rPr>
            </w:pPr>
            <w:del w:id="23985" w:author="Stefanie Lane" w:date="2022-06-23T15:12:00Z">
              <w:r w:rsidRPr="004F6583" w:rsidDel="00EB4CE1">
                <w:rPr>
                  <w:rFonts w:ascii="Calibri" w:eastAsia="Times New Roman" w:hAnsi="Calibri" w:cs="Calibri"/>
                  <w:color w:val="000000"/>
                </w:rPr>
                <w:delText>0.15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E920AD3" w14:textId="2A0CCDE3" w:rsidR="004F6583" w:rsidRPr="004F6583" w:rsidDel="00EB4CE1" w:rsidRDefault="004F6583" w:rsidP="004F6583">
            <w:pPr>
              <w:spacing w:after="0" w:line="240" w:lineRule="auto"/>
              <w:jc w:val="center"/>
              <w:rPr>
                <w:del w:id="23986" w:author="Stefanie Lane" w:date="2022-06-23T15:12:00Z"/>
                <w:rFonts w:ascii="Calibri" w:eastAsia="Times New Roman" w:hAnsi="Calibri" w:cs="Calibri"/>
                <w:color w:val="000000"/>
              </w:rPr>
            </w:pPr>
            <w:del w:id="23987" w:author="Stefanie Lane" w:date="2022-06-23T15:12:00Z">
              <w:r w:rsidRPr="004F6583" w:rsidDel="00EB4CE1">
                <w:rPr>
                  <w:rFonts w:ascii="Calibri" w:eastAsia="Times New Roman" w:hAnsi="Calibri" w:cs="Calibri"/>
                  <w:color w:val="000000"/>
                </w:rPr>
                <w:delText>0.22</w:delText>
              </w:r>
            </w:del>
          </w:p>
        </w:tc>
        <w:tc>
          <w:tcPr>
            <w:tcW w:w="1760" w:type="dxa"/>
            <w:tcBorders>
              <w:top w:val="nil"/>
              <w:left w:val="nil"/>
              <w:bottom w:val="nil"/>
              <w:right w:val="nil"/>
            </w:tcBorders>
            <w:shd w:val="clear" w:color="auto" w:fill="auto"/>
            <w:noWrap/>
            <w:vAlign w:val="bottom"/>
            <w:hideMark/>
          </w:tcPr>
          <w:p w14:paraId="33B60536" w14:textId="4843477E" w:rsidR="004F6583" w:rsidRPr="004F6583" w:rsidDel="00EB4CE1" w:rsidRDefault="004F6583" w:rsidP="004F6583">
            <w:pPr>
              <w:spacing w:after="0" w:line="240" w:lineRule="auto"/>
              <w:jc w:val="center"/>
              <w:rPr>
                <w:del w:id="23988" w:author="Stefanie Lane" w:date="2022-06-23T15:12:00Z"/>
                <w:rFonts w:ascii="Calibri" w:eastAsia="Times New Roman" w:hAnsi="Calibri" w:cs="Calibri"/>
                <w:color w:val="000000"/>
              </w:rPr>
            </w:pPr>
            <w:del w:id="2398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0AAACF16" w14:textId="699B1523" w:rsidTr="004F6583">
        <w:trPr>
          <w:trHeight w:val="290"/>
          <w:del w:id="23990" w:author="Stefanie Lane" w:date="2022-06-23T15:12:00Z"/>
        </w:trPr>
        <w:tc>
          <w:tcPr>
            <w:tcW w:w="1700" w:type="dxa"/>
            <w:vMerge/>
            <w:tcBorders>
              <w:top w:val="nil"/>
              <w:left w:val="nil"/>
              <w:bottom w:val="nil"/>
              <w:right w:val="nil"/>
            </w:tcBorders>
            <w:vAlign w:val="center"/>
            <w:hideMark/>
          </w:tcPr>
          <w:p w14:paraId="4542E6DB" w14:textId="0F516830" w:rsidR="004F6583" w:rsidRPr="004F6583" w:rsidDel="00EB4CE1" w:rsidRDefault="004F6583" w:rsidP="004F6583">
            <w:pPr>
              <w:spacing w:after="0" w:line="240" w:lineRule="auto"/>
              <w:rPr>
                <w:del w:id="2399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F367A" w14:textId="4116C557" w:rsidR="004F6583" w:rsidRPr="004F6583" w:rsidDel="00EB4CE1" w:rsidRDefault="004F6583" w:rsidP="004F6583">
            <w:pPr>
              <w:spacing w:after="0" w:line="240" w:lineRule="auto"/>
              <w:rPr>
                <w:del w:id="23992" w:author="Stefanie Lane" w:date="2022-06-23T15:12:00Z"/>
                <w:rFonts w:ascii="Arial" w:eastAsia="Times New Roman" w:hAnsi="Arial" w:cs="Arial"/>
                <w:i/>
                <w:iCs/>
                <w:sz w:val="20"/>
                <w:szCs w:val="20"/>
              </w:rPr>
            </w:pPr>
            <w:del w:id="23993" w:author="Stefanie Lane" w:date="2022-06-23T15:12:00Z">
              <w:r w:rsidRPr="004F6583" w:rsidDel="00EB4CE1">
                <w:rPr>
                  <w:rFonts w:ascii="Arial" w:eastAsia="Times New Roman" w:hAnsi="Arial" w:cs="Arial"/>
                  <w:i/>
                  <w:iCs/>
                  <w:sz w:val="20"/>
                  <w:szCs w:val="20"/>
                </w:rPr>
                <w:delText>Juncus effusus</w:delText>
              </w:r>
            </w:del>
          </w:p>
        </w:tc>
        <w:tc>
          <w:tcPr>
            <w:tcW w:w="960" w:type="dxa"/>
            <w:tcBorders>
              <w:top w:val="nil"/>
              <w:left w:val="nil"/>
              <w:bottom w:val="nil"/>
              <w:right w:val="nil"/>
            </w:tcBorders>
            <w:shd w:val="clear" w:color="auto" w:fill="auto"/>
            <w:noWrap/>
            <w:vAlign w:val="bottom"/>
            <w:hideMark/>
          </w:tcPr>
          <w:p w14:paraId="20F9B4C6" w14:textId="219D7486" w:rsidR="004F6583" w:rsidRPr="004F6583" w:rsidDel="00EB4CE1" w:rsidRDefault="004F6583" w:rsidP="004F6583">
            <w:pPr>
              <w:spacing w:after="0" w:line="240" w:lineRule="auto"/>
              <w:jc w:val="center"/>
              <w:rPr>
                <w:del w:id="23994" w:author="Stefanie Lane" w:date="2022-06-23T15:12:00Z"/>
                <w:rFonts w:ascii="Calibri" w:eastAsia="Times New Roman" w:hAnsi="Calibri" w:cs="Calibri"/>
                <w:color w:val="000000"/>
              </w:rPr>
            </w:pPr>
            <w:del w:id="2399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2698CA3A" w14:textId="308BEAF5" w:rsidR="004F6583" w:rsidRPr="004F6583" w:rsidDel="00EB4CE1" w:rsidRDefault="004F6583" w:rsidP="004F6583">
            <w:pPr>
              <w:spacing w:after="0" w:line="240" w:lineRule="auto"/>
              <w:jc w:val="center"/>
              <w:rPr>
                <w:del w:id="23996" w:author="Stefanie Lane" w:date="2022-06-23T15:12:00Z"/>
                <w:rFonts w:ascii="Calibri" w:eastAsia="Times New Roman" w:hAnsi="Calibri" w:cs="Calibri"/>
                <w:color w:val="000000"/>
              </w:rPr>
            </w:pPr>
            <w:del w:id="2399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4E92D2AF" w14:textId="02C18E47" w:rsidR="004F6583" w:rsidRPr="004F6583" w:rsidDel="00EB4CE1" w:rsidRDefault="004F6583" w:rsidP="004F6583">
            <w:pPr>
              <w:spacing w:after="0" w:line="240" w:lineRule="auto"/>
              <w:jc w:val="center"/>
              <w:rPr>
                <w:del w:id="23998" w:author="Stefanie Lane" w:date="2022-06-23T15:12:00Z"/>
                <w:rFonts w:ascii="Calibri" w:eastAsia="Times New Roman" w:hAnsi="Calibri" w:cs="Calibri"/>
                <w:color w:val="000000"/>
              </w:rPr>
            </w:pPr>
            <w:del w:id="23999" w:author="Stefanie Lane" w:date="2022-06-23T15:12:00Z">
              <w:r w:rsidRPr="004F6583" w:rsidDel="00EB4CE1">
                <w:rPr>
                  <w:rFonts w:ascii="Calibri" w:eastAsia="Times New Roman" w:hAnsi="Calibri" w:cs="Calibri"/>
                  <w:color w:val="000000"/>
                </w:rPr>
                <w:delText>0.06</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71A96594" w14:textId="567BE207" w:rsidR="004F6583" w:rsidRPr="004F6583" w:rsidDel="00EB4CE1" w:rsidRDefault="004F6583" w:rsidP="004F6583">
            <w:pPr>
              <w:spacing w:after="0" w:line="240" w:lineRule="auto"/>
              <w:jc w:val="center"/>
              <w:rPr>
                <w:del w:id="24000" w:author="Stefanie Lane" w:date="2022-06-23T15:12:00Z"/>
                <w:rFonts w:ascii="Calibri" w:eastAsia="Times New Roman" w:hAnsi="Calibri" w:cs="Calibri"/>
                <w:color w:val="000000"/>
              </w:rPr>
            </w:pPr>
            <w:del w:id="2400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ADC8C34" w14:textId="143ED5EF" w:rsidTr="004F6583">
        <w:trPr>
          <w:trHeight w:val="290"/>
          <w:del w:id="24002" w:author="Stefanie Lane" w:date="2022-06-23T15:12:00Z"/>
        </w:trPr>
        <w:tc>
          <w:tcPr>
            <w:tcW w:w="1700" w:type="dxa"/>
            <w:vMerge/>
            <w:tcBorders>
              <w:top w:val="nil"/>
              <w:left w:val="nil"/>
              <w:bottom w:val="nil"/>
              <w:right w:val="nil"/>
            </w:tcBorders>
            <w:vAlign w:val="center"/>
            <w:hideMark/>
          </w:tcPr>
          <w:p w14:paraId="55D73D42" w14:textId="7D86D473" w:rsidR="004F6583" w:rsidRPr="004F6583" w:rsidDel="00EB4CE1" w:rsidRDefault="004F6583" w:rsidP="004F6583">
            <w:pPr>
              <w:spacing w:after="0" w:line="240" w:lineRule="auto"/>
              <w:rPr>
                <w:del w:id="2400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D55E4A5" w14:textId="38913FD5" w:rsidR="004F6583" w:rsidRPr="004F6583" w:rsidDel="00EB4CE1" w:rsidRDefault="004F6583" w:rsidP="004F6583">
            <w:pPr>
              <w:spacing w:after="0" w:line="240" w:lineRule="auto"/>
              <w:rPr>
                <w:del w:id="24004" w:author="Stefanie Lane" w:date="2022-06-23T15:12:00Z"/>
                <w:rFonts w:ascii="Calibri" w:eastAsia="Times New Roman" w:hAnsi="Calibri" w:cs="Calibri"/>
                <w:color w:val="000000"/>
              </w:rPr>
            </w:pPr>
            <w:del w:id="24005" w:author="Stefanie Lane" w:date="2022-06-23T15:12:00Z">
              <w:r w:rsidRPr="004F6583" w:rsidDel="00EB4CE1">
                <w:rPr>
                  <w:rFonts w:ascii="Calibri" w:eastAsia="Times New Roman" w:hAnsi="Calibri" w:cs="Calibri"/>
                  <w:color w:val="000000"/>
                </w:rPr>
                <w:delText>Lycopus_sp</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331555A" w14:textId="374A9231" w:rsidR="004F6583" w:rsidRPr="004F6583" w:rsidDel="00EB4CE1" w:rsidRDefault="004F6583" w:rsidP="004F6583">
            <w:pPr>
              <w:spacing w:after="0" w:line="240" w:lineRule="auto"/>
              <w:jc w:val="center"/>
              <w:rPr>
                <w:del w:id="24006" w:author="Stefanie Lane" w:date="2022-06-23T15:12:00Z"/>
                <w:rFonts w:ascii="Calibri" w:eastAsia="Times New Roman" w:hAnsi="Calibri" w:cs="Calibri"/>
                <w:color w:val="000000"/>
              </w:rPr>
            </w:pPr>
            <w:del w:id="2400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6A41525" w14:textId="42D7240A" w:rsidR="004F6583" w:rsidRPr="004F6583" w:rsidDel="00EB4CE1" w:rsidRDefault="004F6583" w:rsidP="004F6583">
            <w:pPr>
              <w:spacing w:after="0" w:line="240" w:lineRule="auto"/>
              <w:jc w:val="center"/>
              <w:rPr>
                <w:del w:id="24008" w:author="Stefanie Lane" w:date="2022-06-23T15:12:00Z"/>
                <w:rFonts w:ascii="Calibri" w:eastAsia="Times New Roman" w:hAnsi="Calibri" w:cs="Calibri"/>
                <w:color w:val="000000"/>
              </w:rPr>
            </w:pPr>
            <w:del w:id="2400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FCBEFCD" w14:textId="528E5CFD" w:rsidR="004F6583" w:rsidRPr="004F6583" w:rsidDel="00EB4CE1" w:rsidRDefault="004F6583" w:rsidP="004F6583">
            <w:pPr>
              <w:spacing w:after="0" w:line="240" w:lineRule="auto"/>
              <w:jc w:val="center"/>
              <w:rPr>
                <w:del w:id="24010" w:author="Stefanie Lane" w:date="2022-06-23T15:12:00Z"/>
                <w:rFonts w:ascii="Calibri" w:eastAsia="Times New Roman" w:hAnsi="Calibri" w:cs="Calibri"/>
                <w:color w:val="000000"/>
              </w:rPr>
            </w:pPr>
            <w:del w:id="24011" w:author="Stefanie Lane" w:date="2022-06-23T15:12:00Z">
              <w:r w:rsidRPr="004F6583" w:rsidDel="00EB4CE1">
                <w:rPr>
                  <w:rFonts w:ascii="Calibri" w:eastAsia="Times New Roman" w:hAnsi="Calibri" w:cs="Calibri"/>
                  <w:color w:val="000000"/>
                </w:rPr>
                <w:delText>0.06</w:delText>
              </w:r>
            </w:del>
          </w:p>
        </w:tc>
        <w:tc>
          <w:tcPr>
            <w:tcW w:w="1760" w:type="dxa"/>
            <w:tcBorders>
              <w:top w:val="nil"/>
              <w:left w:val="nil"/>
              <w:bottom w:val="nil"/>
              <w:right w:val="nil"/>
            </w:tcBorders>
            <w:shd w:val="clear" w:color="auto" w:fill="auto"/>
            <w:noWrap/>
            <w:vAlign w:val="bottom"/>
            <w:hideMark/>
          </w:tcPr>
          <w:p w14:paraId="5DBB70A0" w14:textId="3A922915" w:rsidR="004F6583" w:rsidRPr="004F6583" w:rsidDel="00EB4CE1" w:rsidRDefault="004F6583" w:rsidP="004F6583">
            <w:pPr>
              <w:spacing w:after="0" w:line="240" w:lineRule="auto"/>
              <w:jc w:val="center"/>
              <w:rPr>
                <w:del w:id="24012" w:author="Stefanie Lane" w:date="2022-06-23T15:12:00Z"/>
                <w:rFonts w:ascii="Calibri" w:eastAsia="Times New Roman" w:hAnsi="Calibri" w:cs="Calibri"/>
                <w:color w:val="000000"/>
              </w:rPr>
            </w:pPr>
            <w:del w:id="2401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4C9D5E94" w14:textId="7DB8E82A" w:rsidTr="004F6583">
        <w:trPr>
          <w:trHeight w:val="290"/>
          <w:del w:id="24014" w:author="Stefanie Lane" w:date="2022-06-23T15:12:00Z"/>
        </w:trPr>
        <w:tc>
          <w:tcPr>
            <w:tcW w:w="1700" w:type="dxa"/>
            <w:vMerge/>
            <w:tcBorders>
              <w:top w:val="nil"/>
              <w:left w:val="nil"/>
              <w:bottom w:val="nil"/>
              <w:right w:val="nil"/>
            </w:tcBorders>
            <w:vAlign w:val="center"/>
            <w:hideMark/>
          </w:tcPr>
          <w:p w14:paraId="79FB9E2C" w14:textId="49A1FA5B" w:rsidR="004F6583" w:rsidRPr="004F6583" w:rsidDel="00EB4CE1" w:rsidRDefault="004F6583" w:rsidP="004F6583">
            <w:pPr>
              <w:spacing w:after="0" w:line="240" w:lineRule="auto"/>
              <w:rPr>
                <w:del w:id="2401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4F004C8" w14:textId="660E484D" w:rsidR="004F6583" w:rsidRPr="004F6583" w:rsidDel="00EB4CE1" w:rsidRDefault="004F6583" w:rsidP="004F6583">
            <w:pPr>
              <w:spacing w:after="0" w:line="240" w:lineRule="auto"/>
              <w:rPr>
                <w:del w:id="24016" w:author="Stefanie Lane" w:date="2022-06-23T15:12:00Z"/>
                <w:rFonts w:ascii="Arial" w:eastAsia="Times New Roman" w:hAnsi="Arial" w:cs="Arial"/>
                <w:i/>
                <w:iCs/>
                <w:sz w:val="20"/>
                <w:szCs w:val="20"/>
              </w:rPr>
            </w:pPr>
            <w:del w:id="24017"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nil"/>
              <w:left w:val="nil"/>
              <w:bottom w:val="nil"/>
              <w:right w:val="nil"/>
            </w:tcBorders>
            <w:shd w:val="clear" w:color="auto" w:fill="auto"/>
            <w:noWrap/>
            <w:vAlign w:val="bottom"/>
            <w:hideMark/>
          </w:tcPr>
          <w:p w14:paraId="46F43DCE" w14:textId="4CF8AA9B" w:rsidR="004F6583" w:rsidRPr="004F6583" w:rsidDel="00EB4CE1" w:rsidRDefault="004F6583" w:rsidP="004F6583">
            <w:pPr>
              <w:spacing w:after="0" w:line="240" w:lineRule="auto"/>
              <w:jc w:val="center"/>
              <w:rPr>
                <w:del w:id="24018" w:author="Stefanie Lane" w:date="2022-06-23T15:12:00Z"/>
                <w:rFonts w:ascii="Calibri" w:eastAsia="Times New Roman" w:hAnsi="Calibri" w:cs="Calibri"/>
                <w:color w:val="000000"/>
              </w:rPr>
            </w:pPr>
            <w:del w:id="2401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22F3D6D0" w14:textId="7AB5E714" w:rsidR="004F6583" w:rsidRPr="004F6583" w:rsidDel="00EB4CE1" w:rsidRDefault="004F6583" w:rsidP="004F6583">
            <w:pPr>
              <w:spacing w:after="0" w:line="240" w:lineRule="auto"/>
              <w:jc w:val="center"/>
              <w:rPr>
                <w:del w:id="24020" w:author="Stefanie Lane" w:date="2022-06-23T15:12:00Z"/>
                <w:rFonts w:ascii="Calibri" w:eastAsia="Times New Roman" w:hAnsi="Calibri" w:cs="Calibri"/>
                <w:color w:val="000000"/>
              </w:rPr>
            </w:pPr>
            <w:del w:id="2402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F84AE45" w14:textId="2F6EE440" w:rsidR="004F6583" w:rsidRPr="004F6583" w:rsidDel="00EB4CE1" w:rsidRDefault="004F6583" w:rsidP="004F6583">
            <w:pPr>
              <w:spacing w:after="0" w:line="240" w:lineRule="auto"/>
              <w:jc w:val="center"/>
              <w:rPr>
                <w:del w:id="24022" w:author="Stefanie Lane" w:date="2022-06-23T15:12:00Z"/>
                <w:rFonts w:ascii="Calibri" w:eastAsia="Times New Roman" w:hAnsi="Calibri" w:cs="Calibri"/>
                <w:color w:val="000000"/>
              </w:rPr>
            </w:pPr>
            <w:del w:id="24023" w:author="Stefanie Lane" w:date="2022-06-23T15:12:00Z">
              <w:r w:rsidRPr="004F6583" w:rsidDel="00EB4CE1">
                <w:rPr>
                  <w:rFonts w:ascii="Calibri" w:eastAsia="Times New Roman" w:hAnsi="Calibri" w:cs="Calibri"/>
                  <w:color w:val="000000"/>
                </w:rPr>
                <w:delText>0.11</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01E7C90" w14:textId="4C373A00" w:rsidR="004F6583" w:rsidRPr="004F6583" w:rsidDel="00EB4CE1" w:rsidRDefault="004F6583" w:rsidP="004F6583">
            <w:pPr>
              <w:spacing w:after="0" w:line="240" w:lineRule="auto"/>
              <w:jc w:val="center"/>
              <w:rPr>
                <w:del w:id="24024" w:author="Stefanie Lane" w:date="2022-06-23T15:12:00Z"/>
                <w:rFonts w:ascii="Calibri" w:eastAsia="Times New Roman" w:hAnsi="Calibri" w:cs="Calibri"/>
                <w:color w:val="000000"/>
              </w:rPr>
            </w:pPr>
            <w:del w:id="2402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2784BEE8" w14:textId="7FC908B7" w:rsidTr="004F6583">
        <w:trPr>
          <w:trHeight w:val="290"/>
          <w:del w:id="24026" w:author="Stefanie Lane" w:date="2022-06-23T15:12:00Z"/>
        </w:trPr>
        <w:tc>
          <w:tcPr>
            <w:tcW w:w="1700" w:type="dxa"/>
            <w:vMerge/>
            <w:tcBorders>
              <w:top w:val="nil"/>
              <w:left w:val="nil"/>
              <w:bottom w:val="nil"/>
              <w:right w:val="nil"/>
            </w:tcBorders>
            <w:vAlign w:val="center"/>
            <w:hideMark/>
          </w:tcPr>
          <w:p w14:paraId="4C422B6E" w14:textId="39AF8F1D" w:rsidR="004F6583" w:rsidRPr="004F6583" w:rsidDel="00EB4CE1" w:rsidRDefault="004F6583" w:rsidP="004F6583">
            <w:pPr>
              <w:spacing w:after="0" w:line="240" w:lineRule="auto"/>
              <w:rPr>
                <w:del w:id="2402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18908BC" w14:textId="1F122F1E" w:rsidR="004F6583" w:rsidRPr="004F6583" w:rsidDel="00EB4CE1" w:rsidRDefault="004F6583" w:rsidP="004F6583">
            <w:pPr>
              <w:spacing w:after="0" w:line="240" w:lineRule="auto"/>
              <w:rPr>
                <w:del w:id="24028" w:author="Stefanie Lane" w:date="2022-06-23T15:12:00Z"/>
                <w:rFonts w:ascii="Arial" w:eastAsia="Times New Roman" w:hAnsi="Arial" w:cs="Arial"/>
                <w:i/>
                <w:iCs/>
                <w:color w:val="000000"/>
                <w:sz w:val="20"/>
                <w:szCs w:val="20"/>
              </w:rPr>
            </w:pPr>
            <w:del w:id="24029" w:author="Stefanie Lane" w:date="2022-06-23T15:12:00Z">
              <w:r w:rsidRPr="004F6583" w:rsidDel="00EB4CE1">
                <w:rPr>
                  <w:rFonts w:ascii="Arial" w:eastAsia="Times New Roman" w:hAnsi="Arial" w:cs="Arial"/>
                  <w:i/>
                  <w:iCs/>
                  <w:color w:val="000000"/>
                  <w:sz w:val="20"/>
                  <w:szCs w:val="20"/>
                </w:rPr>
                <w:delText>Myrica gale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120CBBF" w14:textId="17A654BD" w:rsidR="004F6583" w:rsidRPr="004F6583" w:rsidDel="00EB4CE1" w:rsidRDefault="004F6583" w:rsidP="004F6583">
            <w:pPr>
              <w:spacing w:after="0" w:line="240" w:lineRule="auto"/>
              <w:jc w:val="center"/>
              <w:rPr>
                <w:del w:id="24030" w:author="Stefanie Lane" w:date="2022-06-23T15:12:00Z"/>
                <w:rFonts w:ascii="Calibri" w:eastAsia="Times New Roman" w:hAnsi="Calibri" w:cs="Calibri"/>
                <w:color w:val="000000"/>
              </w:rPr>
            </w:pPr>
            <w:del w:id="2403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23521C0" w14:textId="630D8B09" w:rsidR="004F6583" w:rsidRPr="004F6583" w:rsidDel="00EB4CE1" w:rsidRDefault="004F6583" w:rsidP="004F6583">
            <w:pPr>
              <w:spacing w:after="0" w:line="240" w:lineRule="auto"/>
              <w:jc w:val="center"/>
              <w:rPr>
                <w:del w:id="24032" w:author="Stefanie Lane" w:date="2022-06-23T15:12:00Z"/>
                <w:rFonts w:ascii="Calibri" w:eastAsia="Times New Roman" w:hAnsi="Calibri" w:cs="Calibri"/>
                <w:color w:val="000000"/>
              </w:rPr>
            </w:pPr>
            <w:del w:id="2403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B5C818A" w14:textId="199BB0D6" w:rsidR="004F6583" w:rsidRPr="004F6583" w:rsidDel="00EB4CE1" w:rsidRDefault="004F6583" w:rsidP="004F6583">
            <w:pPr>
              <w:spacing w:after="0" w:line="240" w:lineRule="auto"/>
              <w:jc w:val="center"/>
              <w:rPr>
                <w:del w:id="24034" w:author="Stefanie Lane" w:date="2022-06-23T15:12:00Z"/>
                <w:rFonts w:ascii="Calibri" w:eastAsia="Times New Roman" w:hAnsi="Calibri" w:cs="Calibri"/>
                <w:color w:val="000000"/>
              </w:rPr>
            </w:pPr>
            <w:del w:id="24035" w:author="Stefanie Lane" w:date="2022-06-23T15:12:00Z">
              <w:r w:rsidRPr="004F6583" w:rsidDel="00EB4CE1">
                <w:rPr>
                  <w:rFonts w:ascii="Calibri" w:eastAsia="Times New Roman" w:hAnsi="Calibri" w:cs="Calibri"/>
                  <w:color w:val="000000"/>
                </w:rPr>
                <w:delText>0.22</w:delText>
              </w:r>
            </w:del>
          </w:p>
        </w:tc>
        <w:tc>
          <w:tcPr>
            <w:tcW w:w="1760" w:type="dxa"/>
            <w:tcBorders>
              <w:top w:val="nil"/>
              <w:left w:val="nil"/>
              <w:bottom w:val="nil"/>
              <w:right w:val="nil"/>
            </w:tcBorders>
            <w:shd w:val="clear" w:color="auto" w:fill="auto"/>
            <w:noWrap/>
            <w:vAlign w:val="bottom"/>
            <w:hideMark/>
          </w:tcPr>
          <w:p w14:paraId="36E26D38" w14:textId="04DBD00C" w:rsidR="004F6583" w:rsidRPr="004F6583" w:rsidDel="00EB4CE1" w:rsidRDefault="004F6583" w:rsidP="004F6583">
            <w:pPr>
              <w:spacing w:after="0" w:line="240" w:lineRule="auto"/>
              <w:jc w:val="center"/>
              <w:rPr>
                <w:del w:id="24036" w:author="Stefanie Lane" w:date="2022-06-23T15:12:00Z"/>
                <w:rFonts w:ascii="Calibri" w:eastAsia="Times New Roman" w:hAnsi="Calibri" w:cs="Calibri"/>
                <w:color w:val="000000"/>
              </w:rPr>
            </w:pPr>
            <w:del w:id="2403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34E67A2D" w14:textId="7FE69B2B" w:rsidTr="004F6583">
        <w:trPr>
          <w:trHeight w:val="290"/>
          <w:del w:id="24038" w:author="Stefanie Lane" w:date="2022-06-23T15:12:00Z"/>
        </w:trPr>
        <w:tc>
          <w:tcPr>
            <w:tcW w:w="1700" w:type="dxa"/>
            <w:vMerge/>
            <w:tcBorders>
              <w:top w:val="nil"/>
              <w:left w:val="nil"/>
              <w:bottom w:val="nil"/>
              <w:right w:val="nil"/>
            </w:tcBorders>
            <w:vAlign w:val="center"/>
            <w:hideMark/>
          </w:tcPr>
          <w:p w14:paraId="2A9CA1A6" w14:textId="5E6042B3" w:rsidR="004F6583" w:rsidRPr="004F6583" w:rsidDel="00EB4CE1" w:rsidRDefault="004F6583" w:rsidP="004F6583">
            <w:pPr>
              <w:spacing w:after="0" w:line="240" w:lineRule="auto"/>
              <w:rPr>
                <w:del w:id="2403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5F22F33" w14:textId="2DEBAE5C" w:rsidR="004F6583" w:rsidRPr="004F6583" w:rsidDel="00EB4CE1" w:rsidRDefault="004F6583" w:rsidP="004F6583">
            <w:pPr>
              <w:spacing w:after="0" w:line="240" w:lineRule="auto"/>
              <w:rPr>
                <w:del w:id="24040" w:author="Stefanie Lane" w:date="2022-06-23T15:12:00Z"/>
                <w:rFonts w:ascii="Arial" w:eastAsia="Times New Roman" w:hAnsi="Arial" w:cs="Arial"/>
                <w:i/>
                <w:iCs/>
                <w:sz w:val="20"/>
                <w:szCs w:val="20"/>
              </w:rPr>
            </w:pPr>
            <w:del w:id="24041" w:author="Stefanie Lane" w:date="2022-06-23T15:12:00Z">
              <w:r w:rsidRPr="004F6583" w:rsidDel="00EB4CE1">
                <w:rPr>
                  <w:rFonts w:ascii="Arial" w:eastAsia="Times New Roman" w:hAnsi="Arial" w:cs="Arial"/>
                  <w:i/>
                  <w:iCs/>
                  <w:sz w:val="20"/>
                  <w:szCs w:val="20"/>
                </w:rPr>
                <w:delText>Salix scouleriana</w:delText>
              </w:r>
            </w:del>
          </w:p>
        </w:tc>
        <w:tc>
          <w:tcPr>
            <w:tcW w:w="960" w:type="dxa"/>
            <w:tcBorders>
              <w:top w:val="nil"/>
              <w:left w:val="nil"/>
              <w:bottom w:val="nil"/>
              <w:right w:val="nil"/>
            </w:tcBorders>
            <w:shd w:val="clear" w:color="auto" w:fill="auto"/>
            <w:noWrap/>
            <w:vAlign w:val="bottom"/>
            <w:hideMark/>
          </w:tcPr>
          <w:p w14:paraId="4709A5D2" w14:textId="458CD763" w:rsidR="004F6583" w:rsidRPr="004F6583" w:rsidDel="00EB4CE1" w:rsidRDefault="004F6583" w:rsidP="004F6583">
            <w:pPr>
              <w:spacing w:after="0" w:line="240" w:lineRule="auto"/>
              <w:jc w:val="center"/>
              <w:rPr>
                <w:del w:id="24042" w:author="Stefanie Lane" w:date="2022-06-23T15:12:00Z"/>
                <w:rFonts w:ascii="Calibri" w:eastAsia="Times New Roman" w:hAnsi="Calibri" w:cs="Calibri"/>
                <w:color w:val="000000"/>
              </w:rPr>
            </w:pPr>
            <w:del w:id="2404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82B5183" w14:textId="472FD43F" w:rsidR="004F6583" w:rsidRPr="004F6583" w:rsidDel="00EB4CE1" w:rsidRDefault="004F6583" w:rsidP="004F6583">
            <w:pPr>
              <w:spacing w:after="0" w:line="240" w:lineRule="auto"/>
              <w:jc w:val="center"/>
              <w:rPr>
                <w:del w:id="24044" w:author="Stefanie Lane" w:date="2022-06-23T15:12:00Z"/>
                <w:rFonts w:ascii="Calibri" w:eastAsia="Times New Roman" w:hAnsi="Calibri" w:cs="Calibri"/>
                <w:color w:val="000000"/>
              </w:rPr>
            </w:pPr>
            <w:del w:id="2404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0E301D5" w14:textId="10EE4237" w:rsidR="004F6583" w:rsidRPr="004F6583" w:rsidDel="00EB4CE1" w:rsidRDefault="004F6583" w:rsidP="004F6583">
            <w:pPr>
              <w:spacing w:after="0" w:line="240" w:lineRule="auto"/>
              <w:jc w:val="center"/>
              <w:rPr>
                <w:del w:id="24046" w:author="Stefanie Lane" w:date="2022-06-23T15:12:00Z"/>
                <w:rFonts w:ascii="Calibri" w:eastAsia="Times New Roman" w:hAnsi="Calibri" w:cs="Calibri"/>
                <w:color w:val="000000"/>
              </w:rPr>
            </w:pPr>
            <w:del w:id="24047" w:author="Stefanie Lane" w:date="2022-06-23T15:12:00Z">
              <w:r w:rsidRPr="004F6583" w:rsidDel="00EB4CE1">
                <w:rPr>
                  <w:rFonts w:ascii="Calibri" w:eastAsia="Times New Roman" w:hAnsi="Calibri" w:cs="Calibri"/>
                  <w:color w:val="000000"/>
                </w:rPr>
                <w:delText>0.17</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6FCA09CA" w14:textId="1F6EFCD8" w:rsidR="004F6583" w:rsidRPr="004F6583" w:rsidDel="00EB4CE1" w:rsidRDefault="004F6583" w:rsidP="004F6583">
            <w:pPr>
              <w:spacing w:after="0" w:line="240" w:lineRule="auto"/>
              <w:jc w:val="center"/>
              <w:rPr>
                <w:del w:id="24048" w:author="Stefanie Lane" w:date="2022-06-23T15:12:00Z"/>
                <w:rFonts w:ascii="Calibri" w:eastAsia="Times New Roman" w:hAnsi="Calibri" w:cs="Calibri"/>
                <w:color w:val="000000"/>
              </w:rPr>
            </w:pPr>
            <w:del w:id="2404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034E7B3" w14:textId="2CBB1516" w:rsidTr="004F6583">
        <w:trPr>
          <w:trHeight w:val="290"/>
          <w:del w:id="24050" w:author="Stefanie Lane" w:date="2022-06-23T15:12:00Z"/>
        </w:trPr>
        <w:tc>
          <w:tcPr>
            <w:tcW w:w="1700" w:type="dxa"/>
            <w:vMerge/>
            <w:tcBorders>
              <w:top w:val="nil"/>
              <w:left w:val="nil"/>
              <w:bottom w:val="nil"/>
              <w:right w:val="nil"/>
            </w:tcBorders>
            <w:vAlign w:val="center"/>
            <w:hideMark/>
          </w:tcPr>
          <w:p w14:paraId="08E9EA7D" w14:textId="4CDBC35F" w:rsidR="004F6583" w:rsidRPr="004F6583" w:rsidDel="00EB4CE1" w:rsidRDefault="004F6583" w:rsidP="004F6583">
            <w:pPr>
              <w:spacing w:after="0" w:line="240" w:lineRule="auto"/>
              <w:rPr>
                <w:del w:id="2405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0D58498" w14:textId="25E2EC01" w:rsidR="004F6583" w:rsidRPr="004F6583" w:rsidDel="00EB4CE1" w:rsidRDefault="004F6583" w:rsidP="004F6583">
            <w:pPr>
              <w:spacing w:after="0" w:line="240" w:lineRule="auto"/>
              <w:rPr>
                <w:del w:id="24052" w:author="Stefanie Lane" w:date="2022-06-23T15:12:00Z"/>
                <w:rFonts w:ascii="Calibri" w:eastAsia="Times New Roman" w:hAnsi="Calibri" w:cs="Calibri"/>
                <w:color w:val="000000"/>
              </w:rPr>
            </w:pPr>
            <w:del w:id="24053" w:author="Stefanie Lane" w:date="2022-06-23T15:12:00Z">
              <w:r w:rsidRPr="004F6583" w:rsidDel="00EB4CE1">
                <w:rPr>
                  <w:rFonts w:ascii="Calibri" w:eastAsia="Times New Roman" w:hAnsi="Calibri" w:cs="Calibri"/>
                  <w:color w:val="000000"/>
                </w:rPr>
                <w:delText xml:space="preserve">Asteraceae sp. </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A4C841F" w14:textId="0D84A9B3" w:rsidR="004F6583" w:rsidRPr="004F6583" w:rsidDel="00EB4CE1" w:rsidRDefault="004F6583" w:rsidP="004F6583">
            <w:pPr>
              <w:spacing w:after="0" w:line="240" w:lineRule="auto"/>
              <w:jc w:val="center"/>
              <w:rPr>
                <w:del w:id="24054" w:author="Stefanie Lane" w:date="2022-06-23T15:12:00Z"/>
                <w:rFonts w:ascii="Calibri" w:eastAsia="Times New Roman" w:hAnsi="Calibri" w:cs="Calibri"/>
                <w:color w:val="000000"/>
              </w:rPr>
            </w:pPr>
            <w:del w:id="2405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4758F5A" w14:textId="356EE882" w:rsidR="004F6583" w:rsidRPr="004F6583" w:rsidDel="00EB4CE1" w:rsidRDefault="004F6583" w:rsidP="004F6583">
            <w:pPr>
              <w:spacing w:after="0" w:line="240" w:lineRule="auto"/>
              <w:jc w:val="center"/>
              <w:rPr>
                <w:del w:id="24056" w:author="Stefanie Lane" w:date="2022-06-23T15:12:00Z"/>
                <w:rFonts w:ascii="Calibri" w:eastAsia="Times New Roman" w:hAnsi="Calibri" w:cs="Calibri"/>
                <w:color w:val="000000"/>
              </w:rPr>
            </w:pPr>
            <w:del w:id="24057"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D092D5C" w14:textId="7ADA8AB4" w:rsidR="004F6583" w:rsidRPr="004F6583" w:rsidDel="00EB4CE1" w:rsidRDefault="004F6583" w:rsidP="004F6583">
            <w:pPr>
              <w:spacing w:after="0" w:line="240" w:lineRule="auto"/>
              <w:jc w:val="center"/>
              <w:rPr>
                <w:del w:id="24058" w:author="Stefanie Lane" w:date="2022-06-23T15:12:00Z"/>
                <w:rFonts w:ascii="Calibri" w:eastAsia="Times New Roman" w:hAnsi="Calibri" w:cs="Calibri"/>
                <w:color w:val="000000"/>
              </w:rPr>
            </w:pPr>
            <w:del w:id="24059"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641E0F11" w14:textId="2D082689" w:rsidR="004F6583" w:rsidRPr="004F6583" w:rsidDel="00EB4CE1" w:rsidRDefault="004F6583" w:rsidP="004F6583">
            <w:pPr>
              <w:spacing w:after="0" w:line="240" w:lineRule="auto"/>
              <w:jc w:val="center"/>
              <w:rPr>
                <w:del w:id="24060" w:author="Stefanie Lane" w:date="2022-06-23T15:12:00Z"/>
                <w:rFonts w:ascii="Calibri" w:eastAsia="Times New Roman" w:hAnsi="Calibri" w:cs="Calibri"/>
                <w:color w:val="000000"/>
              </w:rPr>
            </w:pPr>
          </w:p>
        </w:tc>
      </w:tr>
      <w:tr w:rsidR="004F6583" w:rsidRPr="004F6583" w:rsidDel="00EB4CE1" w14:paraId="0C0B217B" w14:textId="2DE67E72" w:rsidTr="004F6583">
        <w:trPr>
          <w:trHeight w:val="290"/>
          <w:del w:id="24061" w:author="Stefanie Lane" w:date="2022-06-23T15:12:00Z"/>
        </w:trPr>
        <w:tc>
          <w:tcPr>
            <w:tcW w:w="1700" w:type="dxa"/>
            <w:vMerge/>
            <w:tcBorders>
              <w:top w:val="nil"/>
              <w:left w:val="nil"/>
              <w:bottom w:val="nil"/>
              <w:right w:val="nil"/>
            </w:tcBorders>
            <w:vAlign w:val="center"/>
            <w:hideMark/>
          </w:tcPr>
          <w:p w14:paraId="38A9A6C7" w14:textId="2024B321" w:rsidR="004F6583" w:rsidRPr="004F6583" w:rsidDel="00EB4CE1" w:rsidRDefault="004F6583" w:rsidP="004F6583">
            <w:pPr>
              <w:spacing w:after="0" w:line="240" w:lineRule="auto"/>
              <w:rPr>
                <w:del w:id="24062"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F6FF7BC" w14:textId="2C64206F" w:rsidR="004F6583" w:rsidRPr="004F6583" w:rsidDel="00EB4CE1" w:rsidRDefault="004F6583" w:rsidP="004F6583">
            <w:pPr>
              <w:spacing w:after="0" w:line="240" w:lineRule="auto"/>
              <w:rPr>
                <w:del w:id="24063" w:author="Stefanie Lane" w:date="2022-06-23T15:12:00Z"/>
                <w:rFonts w:ascii="Calibri" w:eastAsia="Times New Roman" w:hAnsi="Calibri" w:cs="Calibri"/>
                <w:i/>
                <w:iCs/>
                <w:color w:val="000000"/>
              </w:rPr>
            </w:pPr>
            <w:del w:id="24064" w:author="Stefanie Lane" w:date="2022-06-23T15:12:00Z">
              <w:r w:rsidRPr="004F6583" w:rsidDel="00EB4CE1">
                <w:rPr>
                  <w:rFonts w:ascii="Calibri" w:eastAsia="Times New Roman" w:hAnsi="Calibri" w:cs="Calibri"/>
                  <w:i/>
                  <w:iCs/>
                  <w:color w:val="000000"/>
                </w:rPr>
                <w:delText xml:space="preserve">Carex </w:delText>
              </w:r>
              <w:r w:rsidRPr="004F6583" w:rsidDel="00EB4CE1">
                <w:rPr>
                  <w:rFonts w:ascii="Calibri" w:eastAsia="Times New Roman" w:hAnsi="Calibri" w:cs="Calibri"/>
                  <w:color w:val="000000"/>
                </w:rPr>
                <w:delText xml:space="preserve">sp. </w:delText>
              </w:r>
            </w:del>
          </w:p>
        </w:tc>
        <w:tc>
          <w:tcPr>
            <w:tcW w:w="960" w:type="dxa"/>
            <w:tcBorders>
              <w:top w:val="nil"/>
              <w:left w:val="nil"/>
              <w:bottom w:val="nil"/>
              <w:right w:val="nil"/>
            </w:tcBorders>
            <w:shd w:val="clear" w:color="auto" w:fill="auto"/>
            <w:noWrap/>
            <w:vAlign w:val="bottom"/>
            <w:hideMark/>
          </w:tcPr>
          <w:p w14:paraId="657FC029" w14:textId="7A2697AB" w:rsidR="004F6583" w:rsidRPr="004F6583" w:rsidDel="00EB4CE1" w:rsidRDefault="004F6583" w:rsidP="004F6583">
            <w:pPr>
              <w:spacing w:after="0" w:line="240" w:lineRule="auto"/>
              <w:jc w:val="center"/>
              <w:rPr>
                <w:del w:id="24065" w:author="Stefanie Lane" w:date="2022-06-23T15:12:00Z"/>
                <w:rFonts w:ascii="Calibri" w:eastAsia="Times New Roman" w:hAnsi="Calibri" w:cs="Calibri"/>
                <w:color w:val="000000"/>
              </w:rPr>
            </w:pPr>
            <w:del w:id="24066"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0FBCF11" w14:textId="35958451" w:rsidR="004F6583" w:rsidRPr="004F6583" w:rsidDel="00EB4CE1" w:rsidRDefault="004F6583" w:rsidP="004F6583">
            <w:pPr>
              <w:spacing w:after="0" w:line="240" w:lineRule="auto"/>
              <w:jc w:val="center"/>
              <w:rPr>
                <w:del w:id="24067" w:author="Stefanie Lane" w:date="2022-06-23T15:12:00Z"/>
                <w:rFonts w:ascii="Calibri" w:eastAsia="Times New Roman" w:hAnsi="Calibri" w:cs="Calibri"/>
                <w:color w:val="000000"/>
              </w:rPr>
            </w:pPr>
            <w:del w:id="24068"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nil"/>
              <w:right w:val="nil"/>
            </w:tcBorders>
            <w:shd w:val="clear" w:color="auto" w:fill="auto"/>
            <w:noWrap/>
            <w:vAlign w:val="bottom"/>
            <w:hideMark/>
          </w:tcPr>
          <w:p w14:paraId="0743A7C8" w14:textId="4401E161" w:rsidR="004F6583" w:rsidRPr="004F6583" w:rsidDel="00EB4CE1" w:rsidRDefault="004F6583" w:rsidP="004F6583">
            <w:pPr>
              <w:spacing w:after="0" w:line="240" w:lineRule="auto"/>
              <w:jc w:val="center"/>
              <w:rPr>
                <w:del w:id="24069" w:author="Stefanie Lane" w:date="2022-06-23T15:12:00Z"/>
                <w:rFonts w:ascii="Calibri" w:eastAsia="Times New Roman" w:hAnsi="Calibri" w:cs="Calibri"/>
                <w:color w:val="000000"/>
              </w:rPr>
            </w:pPr>
            <w:del w:id="24070"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498846A6" w14:textId="17302ACB" w:rsidR="004F6583" w:rsidRPr="004F6583" w:rsidDel="00EB4CE1" w:rsidRDefault="004F6583" w:rsidP="004F6583">
            <w:pPr>
              <w:spacing w:after="0" w:line="240" w:lineRule="auto"/>
              <w:jc w:val="center"/>
              <w:rPr>
                <w:del w:id="24071" w:author="Stefanie Lane" w:date="2022-06-23T15:12:00Z"/>
                <w:rFonts w:ascii="Calibri" w:eastAsia="Times New Roman" w:hAnsi="Calibri" w:cs="Calibri"/>
                <w:color w:val="000000"/>
              </w:rPr>
            </w:pPr>
            <w:del w:id="24072"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0BD79912" w14:textId="49C33746" w:rsidTr="004F6583">
        <w:trPr>
          <w:trHeight w:val="290"/>
          <w:del w:id="24073" w:author="Stefanie Lane" w:date="2022-06-23T15:12:00Z"/>
        </w:trPr>
        <w:tc>
          <w:tcPr>
            <w:tcW w:w="1700" w:type="dxa"/>
            <w:vMerge/>
            <w:tcBorders>
              <w:top w:val="nil"/>
              <w:left w:val="nil"/>
              <w:bottom w:val="nil"/>
              <w:right w:val="nil"/>
            </w:tcBorders>
            <w:vAlign w:val="center"/>
            <w:hideMark/>
          </w:tcPr>
          <w:p w14:paraId="221010A0" w14:textId="7E8DA6F0" w:rsidR="004F6583" w:rsidRPr="004F6583" w:rsidDel="00EB4CE1" w:rsidRDefault="004F6583" w:rsidP="004F6583">
            <w:pPr>
              <w:spacing w:after="0" w:line="240" w:lineRule="auto"/>
              <w:rPr>
                <w:del w:id="24074"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5A92A7" w14:textId="7F329702" w:rsidR="004F6583" w:rsidRPr="004F6583" w:rsidDel="00EB4CE1" w:rsidRDefault="004F6583" w:rsidP="004F6583">
            <w:pPr>
              <w:spacing w:after="0" w:line="240" w:lineRule="auto"/>
              <w:rPr>
                <w:del w:id="24075" w:author="Stefanie Lane" w:date="2022-06-23T15:12:00Z"/>
                <w:rFonts w:ascii="Calibri" w:eastAsia="Times New Roman" w:hAnsi="Calibri" w:cs="Calibri"/>
                <w:i/>
                <w:iCs/>
                <w:color w:val="000000"/>
              </w:rPr>
            </w:pPr>
            <w:del w:id="24076" w:author="Stefanie Lane" w:date="2022-06-23T15:12:00Z">
              <w:r w:rsidRPr="004F6583" w:rsidDel="00EB4CE1">
                <w:rPr>
                  <w:rFonts w:ascii="Calibri" w:eastAsia="Times New Roman" w:hAnsi="Calibri" w:cs="Calibri"/>
                  <w:i/>
                  <w:iCs/>
                  <w:color w:val="000000"/>
                </w:rPr>
                <w:delText xml:space="preserve">Galium </w:delText>
              </w:r>
              <w:r w:rsidRPr="004F6583" w:rsidDel="00EB4CE1">
                <w:rPr>
                  <w:rFonts w:ascii="Calibri" w:eastAsia="Times New Roman" w:hAnsi="Calibri" w:cs="Calibri"/>
                  <w:color w:val="000000"/>
                </w:rPr>
                <w:delText xml:space="preserve">sp. </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6B90A46" w14:textId="52D82A2D" w:rsidR="004F6583" w:rsidRPr="004F6583" w:rsidDel="00EB4CE1" w:rsidRDefault="004F6583" w:rsidP="004F6583">
            <w:pPr>
              <w:spacing w:after="0" w:line="240" w:lineRule="auto"/>
              <w:jc w:val="center"/>
              <w:rPr>
                <w:del w:id="24077" w:author="Stefanie Lane" w:date="2022-06-23T15:12:00Z"/>
                <w:rFonts w:ascii="Calibri" w:eastAsia="Times New Roman" w:hAnsi="Calibri" w:cs="Calibri"/>
                <w:color w:val="000000"/>
              </w:rPr>
            </w:pPr>
            <w:del w:id="24078"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3CC1811" w14:textId="49D6E354" w:rsidR="004F6583" w:rsidRPr="004F6583" w:rsidDel="00EB4CE1" w:rsidRDefault="004F6583" w:rsidP="004F6583">
            <w:pPr>
              <w:spacing w:after="0" w:line="240" w:lineRule="auto"/>
              <w:jc w:val="center"/>
              <w:rPr>
                <w:del w:id="24079" w:author="Stefanie Lane" w:date="2022-06-23T15:12:00Z"/>
                <w:rFonts w:ascii="Calibri" w:eastAsia="Times New Roman" w:hAnsi="Calibri" w:cs="Calibri"/>
                <w:color w:val="000000"/>
              </w:rPr>
            </w:pPr>
            <w:del w:id="24080"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7C408BC" w14:textId="53DBE555" w:rsidR="004F6583" w:rsidRPr="004F6583" w:rsidDel="00EB4CE1" w:rsidRDefault="004F6583" w:rsidP="004F6583">
            <w:pPr>
              <w:spacing w:after="0" w:line="240" w:lineRule="auto"/>
              <w:jc w:val="center"/>
              <w:rPr>
                <w:del w:id="24081" w:author="Stefanie Lane" w:date="2022-06-23T15:12:00Z"/>
                <w:rFonts w:ascii="Calibri" w:eastAsia="Times New Roman" w:hAnsi="Calibri" w:cs="Calibri"/>
                <w:color w:val="000000"/>
              </w:rPr>
            </w:pPr>
            <w:del w:id="24082"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768FF5DA" w14:textId="35F9C339" w:rsidR="004F6583" w:rsidRPr="004F6583" w:rsidDel="00EB4CE1" w:rsidRDefault="004F6583" w:rsidP="004F6583">
            <w:pPr>
              <w:spacing w:after="0" w:line="240" w:lineRule="auto"/>
              <w:jc w:val="center"/>
              <w:rPr>
                <w:del w:id="24083" w:author="Stefanie Lane" w:date="2022-06-23T15:12:00Z"/>
                <w:rFonts w:ascii="Calibri" w:eastAsia="Times New Roman" w:hAnsi="Calibri" w:cs="Calibri"/>
                <w:color w:val="000000"/>
              </w:rPr>
            </w:pPr>
          </w:p>
        </w:tc>
      </w:tr>
      <w:tr w:rsidR="004F6583" w:rsidRPr="004F6583" w:rsidDel="00EB4CE1" w14:paraId="3F1D45C4" w14:textId="2523138E" w:rsidTr="004F6583">
        <w:trPr>
          <w:trHeight w:val="290"/>
          <w:del w:id="24084" w:author="Stefanie Lane" w:date="2022-06-23T15:12:00Z"/>
        </w:trPr>
        <w:tc>
          <w:tcPr>
            <w:tcW w:w="1700" w:type="dxa"/>
            <w:vMerge/>
            <w:tcBorders>
              <w:top w:val="nil"/>
              <w:left w:val="nil"/>
              <w:bottom w:val="nil"/>
              <w:right w:val="nil"/>
            </w:tcBorders>
            <w:vAlign w:val="center"/>
            <w:hideMark/>
          </w:tcPr>
          <w:p w14:paraId="6917F82A" w14:textId="612C62E7" w:rsidR="004F6583" w:rsidRPr="004F6583" w:rsidDel="00EB4CE1" w:rsidRDefault="004F6583" w:rsidP="004F6583">
            <w:pPr>
              <w:spacing w:after="0" w:line="240" w:lineRule="auto"/>
              <w:rPr>
                <w:del w:id="2408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7985F0A" w14:textId="7EDB1606" w:rsidR="004F6583" w:rsidRPr="004F6583" w:rsidDel="00EB4CE1" w:rsidRDefault="004F6583" w:rsidP="004F6583">
            <w:pPr>
              <w:spacing w:after="0" w:line="240" w:lineRule="auto"/>
              <w:rPr>
                <w:del w:id="24086" w:author="Stefanie Lane" w:date="2022-06-23T15:12:00Z"/>
                <w:rFonts w:ascii="Arial" w:eastAsia="Times New Roman" w:hAnsi="Arial" w:cs="Arial"/>
                <w:i/>
                <w:iCs/>
                <w:sz w:val="20"/>
                <w:szCs w:val="20"/>
              </w:rPr>
            </w:pPr>
            <w:del w:id="24087" w:author="Stefanie Lane" w:date="2022-06-23T15:12:00Z">
              <w:r w:rsidRPr="004F6583" w:rsidDel="00EB4CE1">
                <w:rPr>
                  <w:rFonts w:ascii="Arial" w:eastAsia="Times New Roman" w:hAnsi="Arial" w:cs="Arial"/>
                  <w:i/>
                  <w:iCs/>
                  <w:sz w:val="20"/>
                  <w:szCs w:val="20"/>
                </w:rPr>
                <w:delText>Juncus oxymeris</w:delText>
              </w:r>
            </w:del>
          </w:p>
        </w:tc>
        <w:tc>
          <w:tcPr>
            <w:tcW w:w="960" w:type="dxa"/>
            <w:tcBorders>
              <w:top w:val="nil"/>
              <w:left w:val="nil"/>
              <w:bottom w:val="nil"/>
              <w:right w:val="nil"/>
            </w:tcBorders>
            <w:shd w:val="clear" w:color="auto" w:fill="auto"/>
            <w:noWrap/>
            <w:vAlign w:val="bottom"/>
            <w:hideMark/>
          </w:tcPr>
          <w:p w14:paraId="0B82DF2C" w14:textId="35E8E9C7" w:rsidR="004F6583" w:rsidRPr="004F6583" w:rsidDel="00EB4CE1" w:rsidRDefault="004F6583" w:rsidP="004F6583">
            <w:pPr>
              <w:spacing w:after="0" w:line="240" w:lineRule="auto"/>
              <w:jc w:val="center"/>
              <w:rPr>
                <w:del w:id="24088" w:author="Stefanie Lane" w:date="2022-06-23T15:12:00Z"/>
                <w:rFonts w:ascii="Calibri" w:eastAsia="Times New Roman" w:hAnsi="Calibri" w:cs="Calibri"/>
                <w:color w:val="000000"/>
              </w:rPr>
            </w:pPr>
            <w:del w:id="2408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36B85AF9" w14:textId="435D4C09" w:rsidR="004F6583" w:rsidRPr="004F6583" w:rsidDel="00EB4CE1" w:rsidRDefault="004F6583" w:rsidP="004F6583">
            <w:pPr>
              <w:spacing w:after="0" w:line="240" w:lineRule="auto"/>
              <w:jc w:val="center"/>
              <w:rPr>
                <w:del w:id="24090" w:author="Stefanie Lane" w:date="2022-06-23T15:12:00Z"/>
                <w:rFonts w:ascii="Calibri" w:eastAsia="Times New Roman" w:hAnsi="Calibri" w:cs="Calibri"/>
                <w:color w:val="000000"/>
              </w:rPr>
            </w:pPr>
            <w:del w:id="24091" w:author="Stefanie Lane" w:date="2022-06-23T15:12:00Z">
              <w:r w:rsidRPr="004F6583" w:rsidDel="00EB4CE1">
                <w:rPr>
                  <w:rFonts w:ascii="Calibri" w:eastAsia="Times New Roman" w:hAnsi="Calibri" w:cs="Calibri"/>
                  <w:color w:val="000000"/>
                </w:rPr>
                <w:delText>0.09</w:delText>
              </w:r>
            </w:del>
          </w:p>
        </w:tc>
        <w:tc>
          <w:tcPr>
            <w:tcW w:w="960" w:type="dxa"/>
            <w:tcBorders>
              <w:top w:val="nil"/>
              <w:left w:val="nil"/>
              <w:bottom w:val="nil"/>
              <w:right w:val="nil"/>
            </w:tcBorders>
            <w:shd w:val="clear" w:color="auto" w:fill="auto"/>
            <w:noWrap/>
            <w:vAlign w:val="bottom"/>
            <w:hideMark/>
          </w:tcPr>
          <w:p w14:paraId="5986E0F1" w14:textId="6D3ADFD1" w:rsidR="004F6583" w:rsidRPr="004F6583" w:rsidDel="00EB4CE1" w:rsidRDefault="004F6583" w:rsidP="004F6583">
            <w:pPr>
              <w:spacing w:after="0" w:line="240" w:lineRule="auto"/>
              <w:jc w:val="center"/>
              <w:rPr>
                <w:del w:id="24092" w:author="Stefanie Lane" w:date="2022-06-23T15:12:00Z"/>
                <w:rFonts w:ascii="Calibri" w:eastAsia="Times New Roman" w:hAnsi="Calibri" w:cs="Calibri"/>
                <w:color w:val="000000"/>
              </w:rPr>
            </w:pPr>
            <w:del w:id="2409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6705944" w14:textId="06A93A02" w:rsidR="004F6583" w:rsidRPr="004F6583" w:rsidDel="00EB4CE1" w:rsidRDefault="004F6583" w:rsidP="004F6583">
            <w:pPr>
              <w:spacing w:after="0" w:line="240" w:lineRule="auto"/>
              <w:jc w:val="center"/>
              <w:rPr>
                <w:del w:id="24094" w:author="Stefanie Lane" w:date="2022-06-23T15:12:00Z"/>
                <w:rFonts w:ascii="Calibri" w:eastAsia="Times New Roman" w:hAnsi="Calibri" w:cs="Calibri"/>
                <w:color w:val="000000"/>
              </w:rPr>
            </w:pPr>
            <w:del w:id="24095"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43448B43" w14:textId="6D88E049" w:rsidTr="004F6583">
        <w:trPr>
          <w:trHeight w:val="290"/>
          <w:del w:id="24096" w:author="Stefanie Lane" w:date="2022-06-23T15:12:00Z"/>
        </w:trPr>
        <w:tc>
          <w:tcPr>
            <w:tcW w:w="1700" w:type="dxa"/>
            <w:vMerge/>
            <w:tcBorders>
              <w:top w:val="nil"/>
              <w:left w:val="nil"/>
              <w:bottom w:val="nil"/>
              <w:right w:val="nil"/>
            </w:tcBorders>
            <w:vAlign w:val="center"/>
            <w:hideMark/>
          </w:tcPr>
          <w:p w14:paraId="610A55A8" w14:textId="4DB1E43C" w:rsidR="004F6583" w:rsidRPr="004F6583" w:rsidDel="00EB4CE1" w:rsidRDefault="004F6583" w:rsidP="004F6583">
            <w:pPr>
              <w:spacing w:after="0" w:line="240" w:lineRule="auto"/>
              <w:rPr>
                <w:del w:id="24097" w:author="Stefanie Lane" w:date="2022-06-23T15:12:00Z"/>
                <w:rFonts w:ascii="Calibri" w:eastAsia="Times New Roman" w:hAnsi="Calibri" w:cs="Calibri"/>
                <w:color w:val="000000"/>
              </w:rPr>
            </w:pPr>
          </w:p>
        </w:tc>
        <w:tc>
          <w:tcPr>
            <w:tcW w:w="3160" w:type="dxa"/>
            <w:tcBorders>
              <w:top w:val="single" w:sz="4" w:space="0" w:color="auto"/>
              <w:left w:val="nil"/>
              <w:bottom w:val="nil"/>
              <w:right w:val="nil"/>
            </w:tcBorders>
            <w:shd w:val="clear" w:color="auto" w:fill="auto"/>
            <w:noWrap/>
            <w:vAlign w:val="bottom"/>
            <w:hideMark/>
          </w:tcPr>
          <w:p w14:paraId="6484E59F" w14:textId="3C8DADBC" w:rsidR="004F6583" w:rsidRPr="004F6583" w:rsidDel="00EB4CE1" w:rsidRDefault="004F6583" w:rsidP="004F6583">
            <w:pPr>
              <w:spacing w:after="0" w:line="240" w:lineRule="auto"/>
              <w:rPr>
                <w:del w:id="24098" w:author="Stefanie Lane" w:date="2022-06-23T15:12:00Z"/>
                <w:rFonts w:ascii="Arial" w:eastAsia="Times New Roman" w:hAnsi="Arial" w:cs="Arial"/>
                <w:i/>
                <w:iCs/>
                <w:sz w:val="20"/>
                <w:szCs w:val="20"/>
              </w:rPr>
            </w:pPr>
            <w:del w:id="24099" w:author="Stefanie Lane" w:date="2022-06-23T15:12:00Z">
              <w:r w:rsidRPr="004F6583" w:rsidDel="00EB4CE1">
                <w:rPr>
                  <w:rFonts w:ascii="Arial" w:eastAsia="Times New Roman" w:hAnsi="Arial" w:cs="Arial"/>
                  <w:i/>
                  <w:iCs/>
                  <w:sz w:val="20"/>
                  <w:szCs w:val="20"/>
                </w:rPr>
                <w:delText>Salix sitchensis</w:delText>
              </w:r>
            </w:del>
          </w:p>
        </w:tc>
        <w:tc>
          <w:tcPr>
            <w:tcW w:w="960" w:type="dxa"/>
            <w:tcBorders>
              <w:top w:val="single" w:sz="4" w:space="0" w:color="auto"/>
              <w:left w:val="nil"/>
              <w:bottom w:val="nil"/>
              <w:right w:val="nil"/>
            </w:tcBorders>
            <w:shd w:val="clear" w:color="auto" w:fill="auto"/>
            <w:noWrap/>
            <w:vAlign w:val="bottom"/>
            <w:hideMark/>
          </w:tcPr>
          <w:p w14:paraId="5969EB90" w14:textId="224EDA45" w:rsidR="004F6583" w:rsidRPr="004F6583" w:rsidDel="00EB4CE1" w:rsidRDefault="004F6583" w:rsidP="004F6583">
            <w:pPr>
              <w:spacing w:after="0" w:line="240" w:lineRule="auto"/>
              <w:jc w:val="center"/>
              <w:rPr>
                <w:del w:id="24100" w:author="Stefanie Lane" w:date="2022-06-23T15:12:00Z"/>
                <w:rFonts w:ascii="Calibri" w:eastAsia="Times New Roman" w:hAnsi="Calibri" w:cs="Calibri"/>
                <w:color w:val="000000"/>
              </w:rPr>
            </w:pPr>
            <w:del w:id="2410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nil"/>
              <w:right w:val="nil"/>
            </w:tcBorders>
            <w:shd w:val="clear" w:color="auto" w:fill="auto"/>
            <w:noWrap/>
            <w:vAlign w:val="bottom"/>
            <w:hideMark/>
          </w:tcPr>
          <w:p w14:paraId="4F7ED53E" w14:textId="46183BCB" w:rsidR="004F6583" w:rsidRPr="004F6583" w:rsidDel="00EB4CE1" w:rsidRDefault="004F6583" w:rsidP="004F6583">
            <w:pPr>
              <w:spacing w:after="0" w:line="240" w:lineRule="auto"/>
              <w:jc w:val="center"/>
              <w:rPr>
                <w:del w:id="24102" w:author="Stefanie Lane" w:date="2022-06-23T15:12:00Z"/>
                <w:rFonts w:ascii="Calibri" w:eastAsia="Times New Roman" w:hAnsi="Calibri" w:cs="Calibri"/>
                <w:color w:val="000000"/>
              </w:rPr>
            </w:pPr>
            <w:del w:id="24103"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nil"/>
              <w:right w:val="nil"/>
            </w:tcBorders>
            <w:shd w:val="clear" w:color="auto" w:fill="auto"/>
            <w:noWrap/>
            <w:vAlign w:val="bottom"/>
            <w:hideMark/>
          </w:tcPr>
          <w:p w14:paraId="4FC794DF" w14:textId="2ABAB376" w:rsidR="004F6583" w:rsidRPr="004F6583" w:rsidDel="00EB4CE1" w:rsidRDefault="004F6583" w:rsidP="004F6583">
            <w:pPr>
              <w:spacing w:after="0" w:line="240" w:lineRule="auto"/>
              <w:jc w:val="center"/>
              <w:rPr>
                <w:del w:id="24104" w:author="Stefanie Lane" w:date="2022-06-23T15:12:00Z"/>
                <w:rFonts w:ascii="Calibri" w:eastAsia="Times New Roman" w:hAnsi="Calibri" w:cs="Calibri"/>
                <w:color w:val="000000"/>
              </w:rPr>
            </w:pPr>
            <w:del w:id="24105"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36A717B0" w14:textId="5783921A" w:rsidR="004F6583" w:rsidRPr="004F6583" w:rsidDel="00EB4CE1" w:rsidRDefault="004F6583" w:rsidP="004F6583">
            <w:pPr>
              <w:spacing w:after="0" w:line="240" w:lineRule="auto"/>
              <w:jc w:val="center"/>
              <w:rPr>
                <w:del w:id="24106" w:author="Stefanie Lane" w:date="2022-06-23T15:12:00Z"/>
                <w:rFonts w:ascii="Calibri" w:eastAsia="Times New Roman" w:hAnsi="Calibri" w:cs="Calibri"/>
                <w:color w:val="000000"/>
              </w:rPr>
            </w:pPr>
          </w:p>
        </w:tc>
      </w:tr>
      <w:tr w:rsidR="004F6583" w:rsidRPr="004F6583" w:rsidDel="00EB4CE1" w14:paraId="117F51B4" w14:textId="2DF8D9B2" w:rsidTr="004F6583">
        <w:trPr>
          <w:trHeight w:val="580"/>
          <w:del w:id="24107" w:author="Stefanie Lane" w:date="2022-06-23T15:12:00Z"/>
        </w:trPr>
        <w:tc>
          <w:tcPr>
            <w:tcW w:w="1700" w:type="dxa"/>
            <w:tcBorders>
              <w:top w:val="single" w:sz="4" w:space="0" w:color="auto"/>
              <w:left w:val="nil"/>
              <w:bottom w:val="single" w:sz="4" w:space="0" w:color="auto"/>
              <w:right w:val="nil"/>
            </w:tcBorders>
            <w:shd w:val="clear" w:color="auto" w:fill="auto"/>
            <w:vAlign w:val="center"/>
            <w:hideMark/>
          </w:tcPr>
          <w:p w14:paraId="379F5864" w14:textId="37113F7D" w:rsidR="004F6583" w:rsidRPr="004F6583" w:rsidDel="00EB4CE1" w:rsidRDefault="004F6583" w:rsidP="004F6583">
            <w:pPr>
              <w:spacing w:after="0" w:line="240" w:lineRule="auto"/>
              <w:jc w:val="center"/>
              <w:rPr>
                <w:del w:id="24108" w:author="Stefanie Lane" w:date="2022-06-23T15:12:00Z"/>
                <w:rFonts w:ascii="Calibri" w:eastAsia="Times New Roman" w:hAnsi="Calibri" w:cs="Calibri"/>
                <w:b/>
                <w:bCs/>
                <w:color w:val="000000"/>
              </w:rPr>
            </w:pPr>
            <w:del w:id="24109" w:author="Stefanie Lane" w:date="2022-06-23T15:12:00Z">
              <w:r w:rsidRPr="004F6583" w:rsidDel="00EB4CE1">
                <w:rPr>
                  <w:rFonts w:ascii="Calibri" w:eastAsia="Times New Roman" w:hAnsi="Calibri" w:cs="Calibri"/>
                  <w:b/>
                  <w:bCs/>
                  <w:color w:val="000000"/>
                </w:rPr>
                <w:delText>Assemblage</w:delText>
              </w:r>
            </w:del>
          </w:p>
        </w:tc>
        <w:tc>
          <w:tcPr>
            <w:tcW w:w="3160" w:type="dxa"/>
            <w:tcBorders>
              <w:top w:val="single" w:sz="4" w:space="0" w:color="auto"/>
              <w:left w:val="nil"/>
              <w:bottom w:val="single" w:sz="4" w:space="0" w:color="auto"/>
              <w:right w:val="nil"/>
            </w:tcBorders>
            <w:shd w:val="clear" w:color="auto" w:fill="auto"/>
            <w:vAlign w:val="center"/>
            <w:hideMark/>
          </w:tcPr>
          <w:p w14:paraId="770EC001" w14:textId="2BBD78B3" w:rsidR="004F6583" w:rsidRPr="004F6583" w:rsidDel="00EB4CE1" w:rsidRDefault="004F6583" w:rsidP="004F6583">
            <w:pPr>
              <w:spacing w:after="0" w:line="240" w:lineRule="auto"/>
              <w:jc w:val="center"/>
              <w:rPr>
                <w:del w:id="24110" w:author="Stefanie Lane" w:date="2022-06-23T15:12:00Z"/>
                <w:rFonts w:ascii="Calibri" w:eastAsia="Times New Roman" w:hAnsi="Calibri" w:cs="Calibri"/>
                <w:b/>
                <w:bCs/>
                <w:color w:val="000000"/>
              </w:rPr>
            </w:pPr>
            <w:del w:id="24111" w:author="Stefanie Lane" w:date="2022-06-23T15:12:00Z">
              <w:r w:rsidRPr="004F6583" w:rsidDel="00EB4CE1">
                <w:rPr>
                  <w:rFonts w:ascii="Calibri" w:eastAsia="Times New Roman" w:hAnsi="Calibri" w:cs="Calibri"/>
                  <w:b/>
                  <w:bCs/>
                  <w:color w:val="000000"/>
                </w:rPr>
                <w:delText>Species</w:delText>
              </w:r>
            </w:del>
          </w:p>
        </w:tc>
        <w:tc>
          <w:tcPr>
            <w:tcW w:w="960" w:type="dxa"/>
            <w:tcBorders>
              <w:top w:val="single" w:sz="4" w:space="0" w:color="auto"/>
              <w:left w:val="nil"/>
              <w:bottom w:val="single" w:sz="4" w:space="0" w:color="auto"/>
              <w:right w:val="nil"/>
            </w:tcBorders>
            <w:shd w:val="clear" w:color="auto" w:fill="auto"/>
            <w:vAlign w:val="center"/>
            <w:hideMark/>
          </w:tcPr>
          <w:p w14:paraId="0BE8D1BD" w14:textId="1ECC4026" w:rsidR="004F6583" w:rsidRPr="004F6583" w:rsidDel="00EB4CE1" w:rsidRDefault="004F6583" w:rsidP="004F6583">
            <w:pPr>
              <w:spacing w:after="0" w:line="240" w:lineRule="auto"/>
              <w:jc w:val="center"/>
              <w:rPr>
                <w:del w:id="24112" w:author="Stefanie Lane" w:date="2022-06-23T15:12:00Z"/>
                <w:rFonts w:ascii="Calibri" w:eastAsia="Times New Roman" w:hAnsi="Calibri" w:cs="Calibri"/>
                <w:b/>
                <w:bCs/>
                <w:color w:val="000000"/>
              </w:rPr>
            </w:pPr>
            <w:del w:id="24113" w:author="Stefanie Lane" w:date="2022-06-23T15:12:00Z">
              <w:r w:rsidRPr="004F6583" w:rsidDel="00EB4CE1">
                <w:rPr>
                  <w:rFonts w:ascii="Calibri" w:eastAsia="Times New Roman" w:hAnsi="Calibri" w:cs="Calibri"/>
                  <w:b/>
                  <w:bCs/>
                  <w:color w:val="000000"/>
                </w:rPr>
                <w:delText>1979</w:delText>
              </w:r>
            </w:del>
          </w:p>
        </w:tc>
        <w:tc>
          <w:tcPr>
            <w:tcW w:w="960" w:type="dxa"/>
            <w:tcBorders>
              <w:top w:val="single" w:sz="4" w:space="0" w:color="auto"/>
              <w:left w:val="nil"/>
              <w:bottom w:val="single" w:sz="4" w:space="0" w:color="auto"/>
              <w:right w:val="nil"/>
            </w:tcBorders>
            <w:shd w:val="clear" w:color="auto" w:fill="auto"/>
            <w:vAlign w:val="center"/>
            <w:hideMark/>
          </w:tcPr>
          <w:p w14:paraId="7DC2FE5F" w14:textId="1CC5B278" w:rsidR="004F6583" w:rsidRPr="004F6583" w:rsidDel="00EB4CE1" w:rsidRDefault="004F6583" w:rsidP="004F6583">
            <w:pPr>
              <w:spacing w:after="0" w:line="240" w:lineRule="auto"/>
              <w:jc w:val="center"/>
              <w:rPr>
                <w:del w:id="24114" w:author="Stefanie Lane" w:date="2022-06-23T15:12:00Z"/>
                <w:rFonts w:ascii="Calibri" w:eastAsia="Times New Roman" w:hAnsi="Calibri" w:cs="Calibri"/>
                <w:b/>
                <w:bCs/>
                <w:color w:val="000000"/>
              </w:rPr>
            </w:pPr>
            <w:del w:id="24115" w:author="Stefanie Lane" w:date="2022-06-23T15:12:00Z">
              <w:r w:rsidRPr="004F6583" w:rsidDel="00EB4CE1">
                <w:rPr>
                  <w:rFonts w:ascii="Calibri" w:eastAsia="Times New Roman" w:hAnsi="Calibri" w:cs="Calibri"/>
                  <w:b/>
                  <w:bCs/>
                  <w:color w:val="000000"/>
                </w:rPr>
                <w:delText>1999</w:delText>
              </w:r>
            </w:del>
          </w:p>
        </w:tc>
        <w:tc>
          <w:tcPr>
            <w:tcW w:w="960" w:type="dxa"/>
            <w:tcBorders>
              <w:top w:val="single" w:sz="4" w:space="0" w:color="auto"/>
              <w:left w:val="nil"/>
              <w:bottom w:val="single" w:sz="4" w:space="0" w:color="auto"/>
              <w:right w:val="nil"/>
            </w:tcBorders>
            <w:shd w:val="clear" w:color="auto" w:fill="auto"/>
            <w:vAlign w:val="center"/>
            <w:hideMark/>
          </w:tcPr>
          <w:p w14:paraId="3CA583FD" w14:textId="675C7611" w:rsidR="004F6583" w:rsidRPr="004F6583" w:rsidDel="00EB4CE1" w:rsidRDefault="004F6583" w:rsidP="004F6583">
            <w:pPr>
              <w:spacing w:after="0" w:line="240" w:lineRule="auto"/>
              <w:jc w:val="center"/>
              <w:rPr>
                <w:del w:id="24116" w:author="Stefanie Lane" w:date="2022-06-23T15:12:00Z"/>
                <w:rFonts w:ascii="Calibri" w:eastAsia="Times New Roman" w:hAnsi="Calibri" w:cs="Calibri"/>
                <w:b/>
                <w:bCs/>
                <w:color w:val="000000"/>
              </w:rPr>
            </w:pPr>
            <w:del w:id="24117" w:author="Stefanie Lane" w:date="2022-06-23T15:12:00Z">
              <w:r w:rsidRPr="004F6583" w:rsidDel="00EB4CE1">
                <w:rPr>
                  <w:rFonts w:ascii="Calibri" w:eastAsia="Times New Roman" w:hAnsi="Calibri" w:cs="Calibri"/>
                  <w:b/>
                  <w:bCs/>
                  <w:color w:val="000000"/>
                </w:rPr>
                <w:delText>2019</w:delText>
              </w:r>
            </w:del>
          </w:p>
        </w:tc>
        <w:tc>
          <w:tcPr>
            <w:tcW w:w="1760" w:type="dxa"/>
            <w:tcBorders>
              <w:top w:val="single" w:sz="4" w:space="0" w:color="auto"/>
              <w:left w:val="nil"/>
              <w:bottom w:val="single" w:sz="4" w:space="0" w:color="auto"/>
              <w:right w:val="nil"/>
            </w:tcBorders>
            <w:shd w:val="clear" w:color="auto" w:fill="auto"/>
            <w:vAlign w:val="center"/>
            <w:hideMark/>
          </w:tcPr>
          <w:p w14:paraId="34C555F4" w14:textId="612A4729" w:rsidR="004F6583" w:rsidRPr="004F6583" w:rsidDel="00EB4CE1" w:rsidRDefault="004F6583" w:rsidP="004F6583">
            <w:pPr>
              <w:spacing w:after="0" w:line="240" w:lineRule="auto"/>
              <w:jc w:val="center"/>
              <w:rPr>
                <w:del w:id="24118" w:author="Stefanie Lane" w:date="2022-06-23T15:12:00Z"/>
                <w:rFonts w:ascii="Calibri" w:eastAsia="Times New Roman" w:hAnsi="Calibri" w:cs="Calibri"/>
                <w:b/>
                <w:bCs/>
                <w:color w:val="000000"/>
              </w:rPr>
            </w:pPr>
            <w:del w:id="24119" w:author="Stefanie Lane" w:date="2022-06-23T15:12:00Z">
              <w:r w:rsidRPr="004F6583" w:rsidDel="00EB4CE1">
                <w:rPr>
                  <w:rFonts w:ascii="Calibri" w:eastAsia="Times New Roman" w:hAnsi="Calibri" w:cs="Calibri"/>
                  <w:b/>
                  <w:bCs/>
                  <w:color w:val="000000"/>
                </w:rPr>
                <w:delText>Percent Change 1979-2019</w:delText>
              </w:r>
            </w:del>
          </w:p>
        </w:tc>
      </w:tr>
      <w:tr w:rsidR="004F6583" w:rsidRPr="004F6583" w:rsidDel="00EB4CE1" w14:paraId="584443FC" w14:textId="53A77E52" w:rsidTr="004F6583">
        <w:trPr>
          <w:trHeight w:val="290"/>
          <w:del w:id="24120" w:author="Stefanie Lane" w:date="2022-06-23T15:12:00Z"/>
        </w:trPr>
        <w:tc>
          <w:tcPr>
            <w:tcW w:w="1700" w:type="dxa"/>
            <w:vMerge w:val="restart"/>
            <w:tcBorders>
              <w:top w:val="nil"/>
              <w:left w:val="nil"/>
              <w:bottom w:val="single" w:sz="4" w:space="0" w:color="000000"/>
              <w:right w:val="nil"/>
            </w:tcBorders>
            <w:shd w:val="clear" w:color="auto" w:fill="auto"/>
            <w:noWrap/>
            <w:vAlign w:val="center"/>
            <w:hideMark/>
          </w:tcPr>
          <w:p w14:paraId="5C6E149F" w14:textId="3EC4476C" w:rsidR="004F6583" w:rsidRPr="004F6583" w:rsidDel="00EB4CE1" w:rsidRDefault="004F6583" w:rsidP="004F6583">
            <w:pPr>
              <w:spacing w:after="0" w:line="240" w:lineRule="auto"/>
              <w:jc w:val="center"/>
              <w:rPr>
                <w:del w:id="24121" w:author="Stefanie Lane" w:date="2022-06-23T15:12:00Z"/>
                <w:rFonts w:ascii="Calibri" w:eastAsia="Times New Roman" w:hAnsi="Calibri" w:cs="Calibri"/>
                <w:color w:val="000000"/>
              </w:rPr>
            </w:pPr>
            <w:del w:id="24122" w:author="Stefanie Lane" w:date="2022-06-23T15:12:00Z">
              <w:r w:rsidRPr="004F6583" w:rsidDel="00EB4CE1">
                <w:rPr>
                  <w:rFonts w:ascii="Calibri" w:eastAsia="Times New Roman" w:hAnsi="Calibri" w:cs="Calibri"/>
                  <w:color w:val="000000"/>
                </w:rPr>
                <w:delText>Sedge</w:delText>
              </w:r>
            </w:del>
          </w:p>
        </w:tc>
        <w:tc>
          <w:tcPr>
            <w:tcW w:w="3160" w:type="dxa"/>
            <w:tcBorders>
              <w:top w:val="nil"/>
              <w:left w:val="nil"/>
              <w:bottom w:val="single" w:sz="4" w:space="0" w:color="auto"/>
              <w:right w:val="nil"/>
            </w:tcBorders>
            <w:shd w:val="clear" w:color="auto" w:fill="auto"/>
            <w:noWrap/>
            <w:vAlign w:val="bottom"/>
            <w:hideMark/>
          </w:tcPr>
          <w:p w14:paraId="0619F460" w14:textId="0AF4D833" w:rsidR="004F6583" w:rsidRPr="004F6583" w:rsidDel="00EB4CE1" w:rsidRDefault="004F6583" w:rsidP="004F6583">
            <w:pPr>
              <w:spacing w:after="0" w:line="240" w:lineRule="auto"/>
              <w:rPr>
                <w:del w:id="24123" w:author="Stefanie Lane" w:date="2022-06-23T15:12:00Z"/>
                <w:rFonts w:ascii="Arial" w:eastAsia="Times New Roman" w:hAnsi="Arial" w:cs="Arial"/>
                <w:i/>
                <w:iCs/>
                <w:sz w:val="20"/>
                <w:szCs w:val="20"/>
              </w:rPr>
            </w:pPr>
            <w:del w:id="24124" w:author="Stefanie Lane" w:date="2022-06-23T15:12:00Z">
              <w:r w:rsidRPr="004F6583" w:rsidDel="00EB4CE1">
                <w:rPr>
                  <w:rFonts w:ascii="Arial" w:eastAsia="Times New Roman" w:hAnsi="Arial" w:cs="Arial"/>
                  <w:i/>
                  <w:iCs/>
                  <w:sz w:val="20"/>
                  <w:szCs w:val="20"/>
                </w:rPr>
                <w:delText>Alisma plantago aquatica</w:delText>
              </w:r>
            </w:del>
          </w:p>
        </w:tc>
        <w:tc>
          <w:tcPr>
            <w:tcW w:w="960" w:type="dxa"/>
            <w:tcBorders>
              <w:top w:val="nil"/>
              <w:left w:val="nil"/>
              <w:bottom w:val="single" w:sz="4" w:space="0" w:color="auto"/>
              <w:right w:val="nil"/>
            </w:tcBorders>
            <w:shd w:val="clear" w:color="auto" w:fill="auto"/>
            <w:noWrap/>
            <w:vAlign w:val="bottom"/>
            <w:hideMark/>
          </w:tcPr>
          <w:p w14:paraId="2CC0CDD5" w14:textId="6E16C775" w:rsidR="004F6583" w:rsidRPr="004F6583" w:rsidDel="00EB4CE1" w:rsidRDefault="004F6583" w:rsidP="004F6583">
            <w:pPr>
              <w:spacing w:after="0" w:line="240" w:lineRule="auto"/>
              <w:jc w:val="center"/>
              <w:rPr>
                <w:del w:id="24125" w:author="Stefanie Lane" w:date="2022-06-23T15:12:00Z"/>
                <w:rFonts w:ascii="Calibri" w:eastAsia="Times New Roman" w:hAnsi="Calibri" w:cs="Calibri"/>
                <w:color w:val="000000"/>
              </w:rPr>
            </w:pPr>
            <w:del w:id="24126" w:author="Stefanie Lane" w:date="2022-06-23T15:12:00Z">
              <w:r w:rsidRPr="004F6583" w:rsidDel="00EB4CE1">
                <w:rPr>
                  <w:rFonts w:ascii="Calibri" w:eastAsia="Times New Roman" w:hAnsi="Calibri" w:cs="Calibri"/>
                  <w:color w:val="000000"/>
                </w:rPr>
                <w:delText>0.35</w:delText>
              </w:r>
            </w:del>
          </w:p>
        </w:tc>
        <w:tc>
          <w:tcPr>
            <w:tcW w:w="960" w:type="dxa"/>
            <w:tcBorders>
              <w:top w:val="nil"/>
              <w:left w:val="nil"/>
              <w:bottom w:val="single" w:sz="4" w:space="0" w:color="auto"/>
              <w:right w:val="nil"/>
            </w:tcBorders>
            <w:shd w:val="clear" w:color="auto" w:fill="auto"/>
            <w:noWrap/>
            <w:vAlign w:val="bottom"/>
            <w:hideMark/>
          </w:tcPr>
          <w:p w14:paraId="7BA53EBD" w14:textId="7AEED6C6" w:rsidR="004F6583" w:rsidRPr="004F6583" w:rsidDel="00EB4CE1" w:rsidRDefault="004F6583" w:rsidP="004F6583">
            <w:pPr>
              <w:spacing w:after="0" w:line="240" w:lineRule="auto"/>
              <w:jc w:val="center"/>
              <w:rPr>
                <w:del w:id="24127" w:author="Stefanie Lane" w:date="2022-06-23T15:12:00Z"/>
                <w:rFonts w:ascii="Calibri" w:eastAsia="Times New Roman" w:hAnsi="Calibri" w:cs="Calibri"/>
                <w:color w:val="000000"/>
              </w:rPr>
            </w:pPr>
            <w:del w:id="24128"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single" w:sz="4" w:space="0" w:color="auto"/>
              <w:right w:val="nil"/>
            </w:tcBorders>
            <w:shd w:val="clear" w:color="auto" w:fill="auto"/>
            <w:noWrap/>
            <w:vAlign w:val="bottom"/>
            <w:hideMark/>
          </w:tcPr>
          <w:p w14:paraId="0D64DB1D" w14:textId="37B27320" w:rsidR="004F6583" w:rsidRPr="004F6583" w:rsidDel="00EB4CE1" w:rsidRDefault="004F6583" w:rsidP="004F6583">
            <w:pPr>
              <w:spacing w:after="0" w:line="240" w:lineRule="auto"/>
              <w:jc w:val="center"/>
              <w:rPr>
                <w:del w:id="24129" w:author="Stefanie Lane" w:date="2022-06-23T15:12:00Z"/>
                <w:rFonts w:ascii="Calibri" w:eastAsia="Times New Roman" w:hAnsi="Calibri" w:cs="Calibri"/>
                <w:color w:val="000000"/>
              </w:rPr>
            </w:pPr>
            <w:del w:id="24130"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7136A426" w14:textId="53F75C94" w:rsidR="004F6583" w:rsidRPr="004F6583" w:rsidDel="00EB4CE1" w:rsidRDefault="004F6583" w:rsidP="004F6583">
            <w:pPr>
              <w:spacing w:after="0" w:line="240" w:lineRule="auto"/>
              <w:jc w:val="center"/>
              <w:rPr>
                <w:del w:id="24131" w:author="Stefanie Lane" w:date="2022-06-23T15:12:00Z"/>
                <w:rFonts w:ascii="Calibri" w:eastAsia="Times New Roman" w:hAnsi="Calibri" w:cs="Calibri"/>
                <w:color w:val="000000"/>
              </w:rPr>
            </w:pPr>
            <w:del w:id="24132"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17D4CA6" w14:textId="719B161F" w:rsidTr="004F6583">
        <w:trPr>
          <w:trHeight w:val="290"/>
          <w:del w:id="24133" w:author="Stefanie Lane" w:date="2022-06-23T15:12:00Z"/>
        </w:trPr>
        <w:tc>
          <w:tcPr>
            <w:tcW w:w="1700" w:type="dxa"/>
            <w:vMerge/>
            <w:tcBorders>
              <w:top w:val="nil"/>
              <w:left w:val="nil"/>
              <w:bottom w:val="single" w:sz="4" w:space="0" w:color="000000"/>
              <w:right w:val="nil"/>
            </w:tcBorders>
            <w:vAlign w:val="center"/>
            <w:hideMark/>
          </w:tcPr>
          <w:p w14:paraId="4DF0EFE4" w14:textId="5BA5E07C" w:rsidR="004F6583" w:rsidRPr="004F6583" w:rsidDel="00EB4CE1" w:rsidRDefault="004F6583" w:rsidP="004F6583">
            <w:pPr>
              <w:spacing w:after="0" w:line="240" w:lineRule="auto"/>
              <w:rPr>
                <w:del w:id="24134"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F2FD366" w14:textId="05A1E6F1" w:rsidR="004F6583" w:rsidRPr="004F6583" w:rsidDel="00EB4CE1" w:rsidRDefault="004F6583" w:rsidP="004F6583">
            <w:pPr>
              <w:spacing w:after="0" w:line="240" w:lineRule="auto"/>
              <w:rPr>
                <w:del w:id="24135" w:author="Stefanie Lane" w:date="2022-06-23T15:12:00Z"/>
                <w:rFonts w:ascii="Arial" w:eastAsia="Times New Roman" w:hAnsi="Arial" w:cs="Arial"/>
                <w:i/>
                <w:iCs/>
                <w:sz w:val="20"/>
                <w:szCs w:val="20"/>
              </w:rPr>
            </w:pPr>
            <w:del w:id="24136" w:author="Stefanie Lane" w:date="2022-06-23T15:12:00Z">
              <w:r w:rsidRPr="004F6583" w:rsidDel="00EB4CE1">
                <w:rPr>
                  <w:rFonts w:ascii="Arial" w:eastAsia="Times New Roman" w:hAnsi="Arial" w:cs="Arial"/>
                  <w:i/>
                  <w:iCs/>
                  <w:sz w:val="20"/>
                  <w:szCs w:val="20"/>
                </w:rPr>
                <w:delText>Deschampsia caespitosa</w:delText>
              </w:r>
            </w:del>
          </w:p>
        </w:tc>
        <w:tc>
          <w:tcPr>
            <w:tcW w:w="960" w:type="dxa"/>
            <w:tcBorders>
              <w:top w:val="nil"/>
              <w:left w:val="nil"/>
              <w:bottom w:val="nil"/>
              <w:right w:val="nil"/>
            </w:tcBorders>
            <w:shd w:val="clear" w:color="auto" w:fill="auto"/>
            <w:noWrap/>
            <w:vAlign w:val="bottom"/>
            <w:hideMark/>
          </w:tcPr>
          <w:p w14:paraId="58CDB42A" w14:textId="2F2562A0" w:rsidR="004F6583" w:rsidRPr="004F6583" w:rsidDel="00EB4CE1" w:rsidRDefault="004F6583" w:rsidP="004F6583">
            <w:pPr>
              <w:spacing w:after="0" w:line="240" w:lineRule="auto"/>
              <w:jc w:val="center"/>
              <w:rPr>
                <w:del w:id="24137" w:author="Stefanie Lane" w:date="2022-06-23T15:12:00Z"/>
                <w:rFonts w:ascii="Calibri" w:eastAsia="Times New Roman" w:hAnsi="Calibri" w:cs="Calibri"/>
                <w:color w:val="000000"/>
              </w:rPr>
            </w:pPr>
            <w:del w:id="24138" w:author="Stefanie Lane" w:date="2022-06-23T15:12:00Z">
              <w:r w:rsidRPr="004F6583" w:rsidDel="00EB4CE1">
                <w:rPr>
                  <w:rFonts w:ascii="Calibri" w:eastAsia="Times New Roman" w:hAnsi="Calibri" w:cs="Calibri"/>
                  <w:color w:val="000000"/>
                </w:rPr>
                <w:delText>0.21</w:delText>
              </w:r>
            </w:del>
          </w:p>
        </w:tc>
        <w:tc>
          <w:tcPr>
            <w:tcW w:w="960" w:type="dxa"/>
            <w:tcBorders>
              <w:top w:val="nil"/>
              <w:left w:val="nil"/>
              <w:bottom w:val="nil"/>
              <w:right w:val="nil"/>
            </w:tcBorders>
            <w:shd w:val="clear" w:color="auto" w:fill="auto"/>
            <w:noWrap/>
            <w:vAlign w:val="bottom"/>
            <w:hideMark/>
          </w:tcPr>
          <w:p w14:paraId="66858D5E" w14:textId="48455B02" w:rsidR="004F6583" w:rsidRPr="004F6583" w:rsidDel="00EB4CE1" w:rsidRDefault="004F6583" w:rsidP="004F6583">
            <w:pPr>
              <w:spacing w:after="0" w:line="240" w:lineRule="auto"/>
              <w:jc w:val="center"/>
              <w:rPr>
                <w:del w:id="24139" w:author="Stefanie Lane" w:date="2022-06-23T15:12:00Z"/>
                <w:rFonts w:ascii="Calibri" w:eastAsia="Times New Roman" w:hAnsi="Calibri" w:cs="Calibri"/>
                <w:color w:val="000000"/>
              </w:rPr>
            </w:pPr>
            <w:del w:id="24140"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2C8D2E62" w14:textId="27C12F20" w:rsidR="004F6583" w:rsidRPr="004F6583" w:rsidDel="00EB4CE1" w:rsidRDefault="004F6583" w:rsidP="004F6583">
            <w:pPr>
              <w:spacing w:after="0" w:line="240" w:lineRule="auto"/>
              <w:jc w:val="center"/>
              <w:rPr>
                <w:del w:id="24141" w:author="Stefanie Lane" w:date="2022-06-23T15:12:00Z"/>
                <w:rFonts w:ascii="Calibri" w:eastAsia="Times New Roman" w:hAnsi="Calibri" w:cs="Calibri"/>
                <w:color w:val="000000"/>
              </w:rPr>
            </w:pPr>
            <w:del w:id="24142"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3F393A45" w14:textId="39399878" w:rsidR="004F6583" w:rsidRPr="004F6583" w:rsidDel="00EB4CE1" w:rsidRDefault="004F6583" w:rsidP="004F6583">
            <w:pPr>
              <w:spacing w:after="0" w:line="240" w:lineRule="auto"/>
              <w:jc w:val="center"/>
              <w:rPr>
                <w:del w:id="24143" w:author="Stefanie Lane" w:date="2022-06-23T15:12:00Z"/>
                <w:rFonts w:ascii="Calibri" w:eastAsia="Times New Roman" w:hAnsi="Calibri" w:cs="Calibri"/>
                <w:color w:val="000000"/>
              </w:rPr>
            </w:pPr>
            <w:del w:id="24144"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16AB2D9" w14:textId="057DB32B" w:rsidTr="004F6583">
        <w:trPr>
          <w:trHeight w:val="290"/>
          <w:del w:id="24145" w:author="Stefanie Lane" w:date="2022-06-23T15:12:00Z"/>
        </w:trPr>
        <w:tc>
          <w:tcPr>
            <w:tcW w:w="1700" w:type="dxa"/>
            <w:vMerge/>
            <w:tcBorders>
              <w:top w:val="nil"/>
              <w:left w:val="nil"/>
              <w:bottom w:val="single" w:sz="4" w:space="0" w:color="000000"/>
              <w:right w:val="nil"/>
            </w:tcBorders>
            <w:vAlign w:val="center"/>
            <w:hideMark/>
          </w:tcPr>
          <w:p w14:paraId="0EF23F25" w14:textId="65AC9DFE" w:rsidR="004F6583" w:rsidRPr="004F6583" w:rsidDel="00EB4CE1" w:rsidRDefault="004F6583" w:rsidP="004F6583">
            <w:pPr>
              <w:spacing w:after="0" w:line="240" w:lineRule="auto"/>
              <w:rPr>
                <w:del w:id="24146"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6D22D0" w14:textId="2A36077F" w:rsidR="004F6583" w:rsidRPr="004F6583" w:rsidDel="00EB4CE1" w:rsidRDefault="004F6583" w:rsidP="004F6583">
            <w:pPr>
              <w:spacing w:after="0" w:line="240" w:lineRule="auto"/>
              <w:rPr>
                <w:del w:id="24147" w:author="Stefanie Lane" w:date="2022-06-23T15:12:00Z"/>
                <w:rFonts w:ascii="Arial" w:eastAsia="Times New Roman" w:hAnsi="Arial" w:cs="Arial"/>
                <w:i/>
                <w:iCs/>
                <w:sz w:val="20"/>
                <w:szCs w:val="20"/>
              </w:rPr>
            </w:pPr>
            <w:del w:id="24148" w:author="Stefanie Lane" w:date="2022-06-23T15:12:00Z">
              <w:r w:rsidRPr="004F6583" w:rsidDel="00EB4CE1">
                <w:rPr>
                  <w:rFonts w:ascii="Arial" w:eastAsia="Times New Roman" w:hAnsi="Arial" w:cs="Arial"/>
                  <w:i/>
                  <w:iCs/>
                  <w:sz w:val="20"/>
                  <w:szCs w:val="20"/>
                </w:rPr>
                <w:delText>Leersia oryzoides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DD847E" w14:textId="75CA4E07" w:rsidR="004F6583" w:rsidRPr="004F6583" w:rsidDel="00EB4CE1" w:rsidRDefault="004F6583" w:rsidP="004F6583">
            <w:pPr>
              <w:spacing w:after="0" w:line="240" w:lineRule="auto"/>
              <w:jc w:val="center"/>
              <w:rPr>
                <w:del w:id="24149" w:author="Stefanie Lane" w:date="2022-06-23T15:12:00Z"/>
                <w:rFonts w:ascii="Calibri" w:eastAsia="Times New Roman" w:hAnsi="Calibri" w:cs="Calibri"/>
                <w:color w:val="000000"/>
              </w:rPr>
            </w:pPr>
            <w:del w:id="24150" w:author="Stefanie Lane" w:date="2022-06-23T15:12:00Z">
              <w:r w:rsidRPr="004F6583" w:rsidDel="00EB4CE1">
                <w:rPr>
                  <w:rFonts w:ascii="Calibri" w:eastAsia="Times New Roman" w:hAnsi="Calibri" w:cs="Calibri"/>
                  <w:color w:val="000000"/>
                </w:rPr>
                <w:delText>0.18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C30A439" w14:textId="6D2059E7" w:rsidR="004F6583" w:rsidRPr="004F6583" w:rsidDel="00EB4CE1" w:rsidRDefault="004F6583" w:rsidP="004F6583">
            <w:pPr>
              <w:spacing w:after="0" w:line="240" w:lineRule="auto"/>
              <w:jc w:val="center"/>
              <w:rPr>
                <w:del w:id="24151" w:author="Stefanie Lane" w:date="2022-06-23T15:12:00Z"/>
                <w:rFonts w:ascii="Calibri" w:eastAsia="Times New Roman" w:hAnsi="Calibri" w:cs="Calibri"/>
                <w:color w:val="000000"/>
              </w:rPr>
            </w:pPr>
            <w:del w:id="24152" w:author="Stefanie Lane" w:date="2022-06-23T15:12:00Z">
              <w:r w:rsidRPr="004F6583" w:rsidDel="00EB4CE1">
                <w:rPr>
                  <w:rFonts w:ascii="Calibri" w:eastAsia="Times New Roman" w:hAnsi="Calibri" w:cs="Calibri"/>
                  <w:color w:val="000000"/>
                </w:rPr>
                <w:delText>0.19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118FF5E" w14:textId="0D25DA66" w:rsidR="004F6583" w:rsidRPr="004F6583" w:rsidDel="00EB4CE1" w:rsidRDefault="004F6583" w:rsidP="004F6583">
            <w:pPr>
              <w:spacing w:after="0" w:line="240" w:lineRule="auto"/>
              <w:jc w:val="center"/>
              <w:rPr>
                <w:del w:id="24153" w:author="Stefanie Lane" w:date="2022-06-23T15:12:00Z"/>
                <w:rFonts w:ascii="Calibri" w:eastAsia="Times New Roman" w:hAnsi="Calibri" w:cs="Calibri"/>
                <w:color w:val="000000"/>
              </w:rPr>
            </w:pPr>
            <w:del w:id="24154"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270978C4" w14:textId="003828B1" w:rsidR="004F6583" w:rsidRPr="004F6583" w:rsidDel="00EB4CE1" w:rsidRDefault="004F6583" w:rsidP="004F6583">
            <w:pPr>
              <w:spacing w:after="0" w:line="240" w:lineRule="auto"/>
              <w:jc w:val="center"/>
              <w:rPr>
                <w:del w:id="24155" w:author="Stefanie Lane" w:date="2022-06-23T15:12:00Z"/>
                <w:rFonts w:ascii="Calibri" w:eastAsia="Times New Roman" w:hAnsi="Calibri" w:cs="Calibri"/>
                <w:color w:val="000000"/>
              </w:rPr>
            </w:pPr>
            <w:del w:id="24156"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7D088072" w14:textId="53A22371" w:rsidTr="004F6583">
        <w:trPr>
          <w:trHeight w:val="290"/>
          <w:del w:id="24157" w:author="Stefanie Lane" w:date="2022-06-23T15:12:00Z"/>
        </w:trPr>
        <w:tc>
          <w:tcPr>
            <w:tcW w:w="1700" w:type="dxa"/>
            <w:vMerge/>
            <w:tcBorders>
              <w:top w:val="nil"/>
              <w:left w:val="nil"/>
              <w:bottom w:val="single" w:sz="4" w:space="0" w:color="000000"/>
              <w:right w:val="nil"/>
            </w:tcBorders>
            <w:vAlign w:val="center"/>
            <w:hideMark/>
          </w:tcPr>
          <w:p w14:paraId="655BF8C9" w14:textId="424F3A2F" w:rsidR="004F6583" w:rsidRPr="004F6583" w:rsidDel="00EB4CE1" w:rsidRDefault="004F6583" w:rsidP="004F6583">
            <w:pPr>
              <w:spacing w:after="0" w:line="240" w:lineRule="auto"/>
              <w:rPr>
                <w:del w:id="24158"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641B94" w14:textId="747802CF" w:rsidR="004F6583" w:rsidRPr="004F6583" w:rsidDel="00EB4CE1" w:rsidRDefault="004F6583" w:rsidP="004F6583">
            <w:pPr>
              <w:spacing w:after="0" w:line="240" w:lineRule="auto"/>
              <w:rPr>
                <w:del w:id="24159" w:author="Stefanie Lane" w:date="2022-06-23T15:12:00Z"/>
                <w:rFonts w:ascii="Arial" w:eastAsia="Times New Roman" w:hAnsi="Arial" w:cs="Arial"/>
                <w:i/>
                <w:iCs/>
                <w:sz w:val="20"/>
                <w:szCs w:val="20"/>
              </w:rPr>
            </w:pPr>
            <w:del w:id="24160" w:author="Stefanie Lane" w:date="2022-06-23T15:12:00Z">
              <w:r w:rsidRPr="004F6583" w:rsidDel="00EB4CE1">
                <w:rPr>
                  <w:rFonts w:ascii="Arial" w:eastAsia="Times New Roman" w:hAnsi="Arial" w:cs="Arial"/>
                  <w:i/>
                  <w:iCs/>
                  <w:sz w:val="20"/>
                  <w:szCs w:val="20"/>
                </w:rPr>
                <w:delText>Lilaeopsis occidentalis</w:delText>
              </w:r>
            </w:del>
          </w:p>
        </w:tc>
        <w:tc>
          <w:tcPr>
            <w:tcW w:w="960" w:type="dxa"/>
            <w:tcBorders>
              <w:top w:val="nil"/>
              <w:left w:val="nil"/>
              <w:bottom w:val="nil"/>
              <w:right w:val="nil"/>
            </w:tcBorders>
            <w:shd w:val="clear" w:color="auto" w:fill="auto"/>
            <w:noWrap/>
            <w:vAlign w:val="bottom"/>
            <w:hideMark/>
          </w:tcPr>
          <w:p w14:paraId="5F82A719" w14:textId="3B10C22D" w:rsidR="004F6583" w:rsidRPr="004F6583" w:rsidDel="00EB4CE1" w:rsidRDefault="004F6583" w:rsidP="004F6583">
            <w:pPr>
              <w:spacing w:after="0" w:line="240" w:lineRule="auto"/>
              <w:jc w:val="center"/>
              <w:rPr>
                <w:del w:id="24161" w:author="Stefanie Lane" w:date="2022-06-23T15:12:00Z"/>
                <w:rFonts w:ascii="Calibri" w:eastAsia="Times New Roman" w:hAnsi="Calibri" w:cs="Calibri"/>
                <w:color w:val="000000"/>
              </w:rPr>
            </w:pPr>
            <w:del w:id="24162"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nil"/>
              <w:right w:val="nil"/>
            </w:tcBorders>
            <w:shd w:val="clear" w:color="auto" w:fill="auto"/>
            <w:noWrap/>
            <w:vAlign w:val="bottom"/>
            <w:hideMark/>
          </w:tcPr>
          <w:p w14:paraId="32515BF9" w14:textId="0CF5FF4F" w:rsidR="004F6583" w:rsidRPr="004F6583" w:rsidDel="00EB4CE1" w:rsidRDefault="004F6583" w:rsidP="004F6583">
            <w:pPr>
              <w:spacing w:after="0" w:line="240" w:lineRule="auto"/>
              <w:jc w:val="center"/>
              <w:rPr>
                <w:del w:id="24163" w:author="Stefanie Lane" w:date="2022-06-23T15:12:00Z"/>
                <w:rFonts w:ascii="Calibri" w:eastAsia="Times New Roman" w:hAnsi="Calibri" w:cs="Calibri"/>
                <w:color w:val="000000"/>
              </w:rPr>
            </w:pPr>
            <w:del w:id="24164" w:author="Stefanie Lane" w:date="2022-06-23T15:12:00Z">
              <w:r w:rsidRPr="004F6583" w:rsidDel="00EB4CE1">
                <w:rPr>
                  <w:rFonts w:ascii="Calibri" w:eastAsia="Times New Roman" w:hAnsi="Calibri" w:cs="Calibri"/>
                  <w:color w:val="000000"/>
                </w:rPr>
                <w:delText>0.10</w:delText>
              </w:r>
            </w:del>
          </w:p>
        </w:tc>
        <w:tc>
          <w:tcPr>
            <w:tcW w:w="960" w:type="dxa"/>
            <w:tcBorders>
              <w:top w:val="nil"/>
              <w:left w:val="nil"/>
              <w:bottom w:val="nil"/>
              <w:right w:val="nil"/>
            </w:tcBorders>
            <w:shd w:val="clear" w:color="auto" w:fill="auto"/>
            <w:noWrap/>
            <w:vAlign w:val="bottom"/>
            <w:hideMark/>
          </w:tcPr>
          <w:p w14:paraId="76423CE4" w14:textId="54502DB3" w:rsidR="004F6583" w:rsidRPr="004F6583" w:rsidDel="00EB4CE1" w:rsidRDefault="004F6583" w:rsidP="004F6583">
            <w:pPr>
              <w:spacing w:after="0" w:line="240" w:lineRule="auto"/>
              <w:jc w:val="center"/>
              <w:rPr>
                <w:del w:id="24165" w:author="Stefanie Lane" w:date="2022-06-23T15:12:00Z"/>
                <w:rFonts w:ascii="Calibri" w:eastAsia="Times New Roman" w:hAnsi="Calibri" w:cs="Calibri"/>
                <w:color w:val="000000"/>
              </w:rPr>
            </w:pPr>
            <w:del w:id="24166"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6626E412" w14:textId="22F6081E" w:rsidR="004F6583" w:rsidRPr="004F6583" w:rsidDel="00EB4CE1" w:rsidRDefault="004F6583" w:rsidP="004F6583">
            <w:pPr>
              <w:spacing w:after="0" w:line="240" w:lineRule="auto"/>
              <w:jc w:val="center"/>
              <w:rPr>
                <w:del w:id="24167" w:author="Stefanie Lane" w:date="2022-06-23T15:12:00Z"/>
                <w:rFonts w:ascii="Calibri" w:eastAsia="Times New Roman" w:hAnsi="Calibri" w:cs="Calibri"/>
                <w:color w:val="000000"/>
              </w:rPr>
            </w:pPr>
            <w:del w:id="24168"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79DFA556" w14:textId="46C8B2FA" w:rsidTr="004F6583">
        <w:trPr>
          <w:trHeight w:val="290"/>
          <w:del w:id="24169" w:author="Stefanie Lane" w:date="2022-06-23T15:12:00Z"/>
        </w:trPr>
        <w:tc>
          <w:tcPr>
            <w:tcW w:w="1700" w:type="dxa"/>
            <w:vMerge/>
            <w:tcBorders>
              <w:top w:val="nil"/>
              <w:left w:val="nil"/>
              <w:bottom w:val="single" w:sz="4" w:space="0" w:color="000000"/>
              <w:right w:val="nil"/>
            </w:tcBorders>
            <w:vAlign w:val="center"/>
            <w:hideMark/>
          </w:tcPr>
          <w:p w14:paraId="4A34838F" w14:textId="0E3676E7" w:rsidR="004F6583" w:rsidRPr="004F6583" w:rsidDel="00EB4CE1" w:rsidRDefault="004F6583" w:rsidP="004F6583">
            <w:pPr>
              <w:spacing w:after="0" w:line="240" w:lineRule="auto"/>
              <w:rPr>
                <w:del w:id="24170"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A7DF63" w14:textId="5A7C2F05" w:rsidR="004F6583" w:rsidRPr="004F6583" w:rsidDel="00EB4CE1" w:rsidRDefault="004F6583" w:rsidP="004F6583">
            <w:pPr>
              <w:spacing w:after="0" w:line="240" w:lineRule="auto"/>
              <w:rPr>
                <w:del w:id="24171" w:author="Stefanie Lane" w:date="2022-06-23T15:12:00Z"/>
                <w:rFonts w:ascii="Arial" w:eastAsia="Times New Roman" w:hAnsi="Arial" w:cs="Arial"/>
                <w:i/>
                <w:iCs/>
                <w:sz w:val="20"/>
                <w:szCs w:val="20"/>
              </w:rPr>
            </w:pPr>
            <w:del w:id="24172" w:author="Stefanie Lane" w:date="2022-06-23T15:12:00Z">
              <w:r w:rsidRPr="004F6583" w:rsidDel="00EB4CE1">
                <w:rPr>
                  <w:rFonts w:ascii="Arial" w:eastAsia="Times New Roman" w:hAnsi="Arial" w:cs="Arial"/>
                  <w:i/>
                  <w:iCs/>
                  <w:sz w:val="20"/>
                  <w:szCs w:val="20"/>
                </w:rPr>
                <w:delText>Mimulus guttatus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231BC05" w14:textId="6924A802" w:rsidR="004F6583" w:rsidRPr="004F6583" w:rsidDel="00EB4CE1" w:rsidRDefault="004F6583" w:rsidP="004F6583">
            <w:pPr>
              <w:spacing w:after="0" w:line="240" w:lineRule="auto"/>
              <w:jc w:val="center"/>
              <w:rPr>
                <w:del w:id="24173" w:author="Stefanie Lane" w:date="2022-06-23T15:12:00Z"/>
                <w:rFonts w:ascii="Calibri" w:eastAsia="Times New Roman" w:hAnsi="Calibri" w:cs="Calibri"/>
                <w:color w:val="000000"/>
              </w:rPr>
            </w:pPr>
            <w:del w:id="24174" w:author="Stefanie Lane" w:date="2022-06-23T15:12:00Z">
              <w:r w:rsidRPr="004F6583" w:rsidDel="00EB4CE1">
                <w:rPr>
                  <w:rFonts w:ascii="Calibri" w:eastAsia="Times New Roman" w:hAnsi="Calibri" w:cs="Calibri"/>
                  <w:color w:val="000000"/>
                </w:rPr>
                <w:delText>0.09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906EA99" w14:textId="3E4E42B9" w:rsidR="004F6583" w:rsidRPr="004F6583" w:rsidDel="00EB4CE1" w:rsidRDefault="004F6583" w:rsidP="004F6583">
            <w:pPr>
              <w:spacing w:after="0" w:line="240" w:lineRule="auto"/>
              <w:jc w:val="center"/>
              <w:rPr>
                <w:del w:id="24175" w:author="Stefanie Lane" w:date="2022-06-23T15:12:00Z"/>
                <w:rFonts w:ascii="Calibri" w:eastAsia="Times New Roman" w:hAnsi="Calibri" w:cs="Calibri"/>
                <w:color w:val="000000"/>
              </w:rPr>
            </w:pPr>
            <w:del w:id="24176"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962E72A" w14:textId="5B627F8F" w:rsidR="004F6583" w:rsidRPr="004F6583" w:rsidDel="00EB4CE1" w:rsidRDefault="004F6583" w:rsidP="004F6583">
            <w:pPr>
              <w:spacing w:after="0" w:line="240" w:lineRule="auto"/>
              <w:jc w:val="center"/>
              <w:rPr>
                <w:del w:id="24177" w:author="Stefanie Lane" w:date="2022-06-23T15:12:00Z"/>
                <w:rFonts w:ascii="Calibri" w:eastAsia="Times New Roman" w:hAnsi="Calibri" w:cs="Calibri"/>
                <w:color w:val="000000"/>
              </w:rPr>
            </w:pPr>
            <w:del w:id="24178"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624B3290" w14:textId="6CC46E4F" w:rsidR="004F6583" w:rsidRPr="004F6583" w:rsidDel="00EB4CE1" w:rsidRDefault="004F6583" w:rsidP="004F6583">
            <w:pPr>
              <w:spacing w:after="0" w:line="240" w:lineRule="auto"/>
              <w:jc w:val="center"/>
              <w:rPr>
                <w:del w:id="24179" w:author="Stefanie Lane" w:date="2022-06-23T15:12:00Z"/>
                <w:rFonts w:ascii="Calibri" w:eastAsia="Times New Roman" w:hAnsi="Calibri" w:cs="Calibri"/>
                <w:color w:val="000000"/>
              </w:rPr>
            </w:pPr>
            <w:del w:id="24180"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74F19E2" w14:textId="02245735" w:rsidTr="004F6583">
        <w:trPr>
          <w:trHeight w:val="290"/>
          <w:del w:id="24181" w:author="Stefanie Lane" w:date="2022-06-23T15:12:00Z"/>
        </w:trPr>
        <w:tc>
          <w:tcPr>
            <w:tcW w:w="1700" w:type="dxa"/>
            <w:vMerge/>
            <w:tcBorders>
              <w:top w:val="nil"/>
              <w:left w:val="nil"/>
              <w:bottom w:val="single" w:sz="4" w:space="0" w:color="000000"/>
              <w:right w:val="nil"/>
            </w:tcBorders>
            <w:vAlign w:val="center"/>
            <w:hideMark/>
          </w:tcPr>
          <w:p w14:paraId="13D6CB15" w14:textId="1C86F86A" w:rsidR="004F6583" w:rsidRPr="004F6583" w:rsidDel="00EB4CE1" w:rsidRDefault="004F6583" w:rsidP="004F6583">
            <w:pPr>
              <w:spacing w:after="0" w:line="240" w:lineRule="auto"/>
              <w:rPr>
                <w:del w:id="24182"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399B67" w14:textId="00F4BAF3" w:rsidR="004F6583" w:rsidRPr="004F6583" w:rsidDel="00EB4CE1" w:rsidRDefault="004F6583" w:rsidP="004F6583">
            <w:pPr>
              <w:spacing w:after="0" w:line="240" w:lineRule="auto"/>
              <w:rPr>
                <w:del w:id="24183" w:author="Stefanie Lane" w:date="2022-06-23T15:12:00Z"/>
                <w:rFonts w:ascii="Arial" w:eastAsia="Times New Roman" w:hAnsi="Arial" w:cs="Arial"/>
                <w:i/>
                <w:iCs/>
                <w:sz w:val="20"/>
                <w:szCs w:val="20"/>
              </w:rPr>
            </w:pPr>
            <w:del w:id="24184" w:author="Stefanie Lane" w:date="2022-06-23T15:12:00Z">
              <w:r w:rsidRPr="004F6583" w:rsidDel="00EB4CE1">
                <w:rPr>
                  <w:rFonts w:ascii="Arial" w:eastAsia="Times New Roman" w:hAnsi="Arial" w:cs="Arial"/>
                  <w:i/>
                  <w:iCs/>
                  <w:sz w:val="20"/>
                  <w:szCs w:val="20"/>
                </w:rPr>
                <w:delText>Myosotis scorpiodes</w:delText>
              </w:r>
            </w:del>
          </w:p>
        </w:tc>
        <w:tc>
          <w:tcPr>
            <w:tcW w:w="960" w:type="dxa"/>
            <w:tcBorders>
              <w:top w:val="nil"/>
              <w:left w:val="nil"/>
              <w:bottom w:val="nil"/>
              <w:right w:val="nil"/>
            </w:tcBorders>
            <w:shd w:val="clear" w:color="auto" w:fill="auto"/>
            <w:noWrap/>
            <w:vAlign w:val="bottom"/>
            <w:hideMark/>
          </w:tcPr>
          <w:p w14:paraId="670B8FCA" w14:textId="47B4B7D8" w:rsidR="004F6583" w:rsidRPr="004F6583" w:rsidDel="00EB4CE1" w:rsidRDefault="004F6583" w:rsidP="004F6583">
            <w:pPr>
              <w:spacing w:after="0" w:line="240" w:lineRule="auto"/>
              <w:jc w:val="center"/>
              <w:rPr>
                <w:del w:id="24185" w:author="Stefanie Lane" w:date="2022-06-23T15:12:00Z"/>
                <w:rFonts w:ascii="Calibri" w:eastAsia="Times New Roman" w:hAnsi="Calibri" w:cs="Calibri"/>
                <w:color w:val="000000"/>
              </w:rPr>
            </w:pPr>
            <w:del w:id="24186"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41981C43" w14:textId="7AFDC2D1" w:rsidR="004F6583" w:rsidRPr="004F6583" w:rsidDel="00EB4CE1" w:rsidRDefault="004F6583" w:rsidP="004F6583">
            <w:pPr>
              <w:spacing w:after="0" w:line="240" w:lineRule="auto"/>
              <w:jc w:val="center"/>
              <w:rPr>
                <w:del w:id="24187" w:author="Stefanie Lane" w:date="2022-06-23T15:12:00Z"/>
                <w:rFonts w:ascii="Calibri" w:eastAsia="Times New Roman" w:hAnsi="Calibri" w:cs="Calibri"/>
                <w:color w:val="000000"/>
              </w:rPr>
            </w:pPr>
            <w:del w:id="24188"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381150E" w14:textId="7427C010" w:rsidR="004F6583" w:rsidRPr="004F6583" w:rsidDel="00EB4CE1" w:rsidRDefault="004F6583" w:rsidP="004F6583">
            <w:pPr>
              <w:spacing w:after="0" w:line="240" w:lineRule="auto"/>
              <w:jc w:val="center"/>
              <w:rPr>
                <w:del w:id="24189" w:author="Stefanie Lane" w:date="2022-06-23T15:12:00Z"/>
                <w:rFonts w:ascii="Calibri" w:eastAsia="Times New Roman" w:hAnsi="Calibri" w:cs="Calibri"/>
                <w:color w:val="000000"/>
              </w:rPr>
            </w:pPr>
            <w:del w:id="24190"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0A115DFB" w14:textId="340014A2" w:rsidR="004F6583" w:rsidRPr="004F6583" w:rsidDel="00EB4CE1" w:rsidRDefault="004F6583" w:rsidP="004F6583">
            <w:pPr>
              <w:spacing w:after="0" w:line="240" w:lineRule="auto"/>
              <w:jc w:val="center"/>
              <w:rPr>
                <w:del w:id="24191" w:author="Stefanie Lane" w:date="2022-06-23T15:12:00Z"/>
                <w:rFonts w:ascii="Calibri" w:eastAsia="Times New Roman" w:hAnsi="Calibri" w:cs="Calibri"/>
                <w:color w:val="000000"/>
              </w:rPr>
            </w:pPr>
            <w:del w:id="24192"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F9449F9" w14:textId="22A80F41" w:rsidTr="004F6583">
        <w:trPr>
          <w:trHeight w:val="290"/>
          <w:del w:id="24193" w:author="Stefanie Lane" w:date="2022-06-23T15:12:00Z"/>
        </w:trPr>
        <w:tc>
          <w:tcPr>
            <w:tcW w:w="1700" w:type="dxa"/>
            <w:vMerge/>
            <w:tcBorders>
              <w:top w:val="nil"/>
              <w:left w:val="nil"/>
              <w:bottom w:val="single" w:sz="4" w:space="0" w:color="000000"/>
              <w:right w:val="nil"/>
            </w:tcBorders>
            <w:vAlign w:val="center"/>
            <w:hideMark/>
          </w:tcPr>
          <w:p w14:paraId="10A0D9AE" w14:textId="47324340" w:rsidR="004F6583" w:rsidRPr="004F6583" w:rsidDel="00EB4CE1" w:rsidRDefault="004F6583" w:rsidP="004F6583">
            <w:pPr>
              <w:spacing w:after="0" w:line="240" w:lineRule="auto"/>
              <w:rPr>
                <w:del w:id="24194"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CBB53E" w14:textId="6E4AD487" w:rsidR="004F6583" w:rsidRPr="004F6583" w:rsidDel="00EB4CE1" w:rsidRDefault="004F6583" w:rsidP="004F6583">
            <w:pPr>
              <w:spacing w:after="0" w:line="240" w:lineRule="auto"/>
              <w:rPr>
                <w:del w:id="24195" w:author="Stefanie Lane" w:date="2022-06-23T15:12:00Z"/>
                <w:rFonts w:ascii="Arial" w:eastAsia="Times New Roman" w:hAnsi="Arial" w:cs="Arial"/>
                <w:i/>
                <w:iCs/>
                <w:sz w:val="20"/>
                <w:szCs w:val="20"/>
              </w:rPr>
            </w:pPr>
            <w:del w:id="24196" w:author="Stefanie Lane" w:date="2022-06-23T15:12:00Z">
              <w:r w:rsidRPr="004F6583" w:rsidDel="00EB4CE1">
                <w:rPr>
                  <w:rFonts w:ascii="Arial" w:eastAsia="Times New Roman" w:hAnsi="Arial" w:cs="Arial"/>
                  <w:i/>
                  <w:iCs/>
                  <w:sz w:val="20"/>
                  <w:szCs w:val="20"/>
                </w:rPr>
                <w:delText>Oenanthe sarmentosa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2F4B482" w14:textId="47C82D90" w:rsidR="004F6583" w:rsidRPr="004F6583" w:rsidDel="00EB4CE1" w:rsidRDefault="004F6583" w:rsidP="004F6583">
            <w:pPr>
              <w:spacing w:after="0" w:line="240" w:lineRule="auto"/>
              <w:jc w:val="center"/>
              <w:rPr>
                <w:del w:id="24197" w:author="Stefanie Lane" w:date="2022-06-23T15:12:00Z"/>
                <w:rFonts w:ascii="Calibri" w:eastAsia="Times New Roman" w:hAnsi="Calibri" w:cs="Calibri"/>
                <w:color w:val="000000"/>
              </w:rPr>
            </w:pPr>
            <w:del w:id="24198" w:author="Stefanie Lane" w:date="2022-06-23T15:12:00Z">
              <w:r w:rsidRPr="004F6583" w:rsidDel="00EB4CE1">
                <w:rPr>
                  <w:rFonts w:ascii="Calibri" w:eastAsia="Times New Roman" w:hAnsi="Calibri" w:cs="Calibri"/>
                  <w:color w:val="000000"/>
                </w:rPr>
                <w:delText>0.71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0BDC6C7" w14:textId="6588C427" w:rsidR="004F6583" w:rsidRPr="004F6583" w:rsidDel="00EB4CE1" w:rsidRDefault="004F6583" w:rsidP="004F6583">
            <w:pPr>
              <w:spacing w:after="0" w:line="240" w:lineRule="auto"/>
              <w:jc w:val="center"/>
              <w:rPr>
                <w:del w:id="24199" w:author="Stefanie Lane" w:date="2022-06-23T15:12:00Z"/>
                <w:rFonts w:ascii="Calibri" w:eastAsia="Times New Roman" w:hAnsi="Calibri" w:cs="Calibri"/>
                <w:color w:val="000000"/>
              </w:rPr>
            </w:pPr>
            <w:del w:id="24200" w:author="Stefanie Lane" w:date="2022-06-23T15:12:00Z">
              <w:r w:rsidRPr="004F6583" w:rsidDel="00EB4CE1">
                <w:rPr>
                  <w:rFonts w:ascii="Calibri" w:eastAsia="Times New Roman" w:hAnsi="Calibri" w:cs="Calibri"/>
                  <w:color w:val="000000"/>
                </w:rPr>
                <w:delText>0.39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B7F9B54" w14:textId="4AD9FA03" w:rsidR="004F6583" w:rsidRPr="004F6583" w:rsidDel="00EB4CE1" w:rsidRDefault="004F6583" w:rsidP="004F6583">
            <w:pPr>
              <w:spacing w:after="0" w:line="240" w:lineRule="auto"/>
              <w:jc w:val="center"/>
              <w:rPr>
                <w:del w:id="24201" w:author="Stefanie Lane" w:date="2022-06-23T15:12:00Z"/>
                <w:rFonts w:ascii="Calibri" w:eastAsia="Times New Roman" w:hAnsi="Calibri" w:cs="Calibri"/>
                <w:color w:val="000000"/>
              </w:rPr>
            </w:pPr>
            <w:del w:id="24202"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6976D9F4" w14:textId="275929DF" w:rsidR="004F6583" w:rsidRPr="004F6583" w:rsidDel="00EB4CE1" w:rsidRDefault="004F6583" w:rsidP="004F6583">
            <w:pPr>
              <w:spacing w:after="0" w:line="240" w:lineRule="auto"/>
              <w:jc w:val="center"/>
              <w:rPr>
                <w:del w:id="24203" w:author="Stefanie Lane" w:date="2022-06-23T15:12:00Z"/>
                <w:rFonts w:ascii="Calibri" w:eastAsia="Times New Roman" w:hAnsi="Calibri" w:cs="Calibri"/>
                <w:color w:val="000000"/>
              </w:rPr>
            </w:pPr>
            <w:del w:id="24204"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DC2E8BB" w14:textId="355AC657" w:rsidTr="004F6583">
        <w:trPr>
          <w:trHeight w:val="290"/>
          <w:del w:id="24205" w:author="Stefanie Lane" w:date="2022-06-23T15:12:00Z"/>
        </w:trPr>
        <w:tc>
          <w:tcPr>
            <w:tcW w:w="1700" w:type="dxa"/>
            <w:vMerge/>
            <w:tcBorders>
              <w:top w:val="nil"/>
              <w:left w:val="nil"/>
              <w:bottom w:val="single" w:sz="4" w:space="0" w:color="000000"/>
              <w:right w:val="nil"/>
            </w:tcBorders>
            <w:vAlign w:val="center"/>
            <w:hideMark/>
          </w:tcPr>
          <w:p w14:paraId="46E69140" w14:textId="245DEFC8" w:rsidR="004F6583" w:rsidRPr="004F6583" w:rsidDel="00EB4CE1" w:rsidRDefault="004F6583" w:rsidP="004F6583">
            <w:pPr>
              <w:spacing w:after="0" w:line="240" w:lineRule="auto"/>
              <w:rPr>
                <w:del w:id="24206"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65F1C25" w14:textId="080324E1" w:rsidR="004F6583" w:rsidRPr="004F6583" w:rsidDel="00EB4CE1" w:rsidRDefault="004F6583" w:rsidP="004F6583">
            <w:pPr>
              <w:spacing w:after="0" w:line="240" w:lineRule="auto"/>
              <w:rPr>
                <w:del w:id="24207" w:author="Stefanie Lane" w:date="2022-06-23T15:12:00Z"/>
                <w:rFonts w:ascii="Arial" w:eastAsia="Times New Roman" w:hAnsi="Arial" w:cs="Arial"/>
                <w:i/>
                <w:iCs/>
                <w:sz w:val="20"/>
                <w:szCs w:val="20"/>
              </w:rPr>
            </w:pPr>
            <w:del w:id="24208" w:author="Stefanie Lane" w:date="2022-06-23T15:12:00Z">
              <w:r w:rsidRPr="004F6583" w:rsidDel="00EB4CE1">
                <w:rPr>
                  <w:rFonts w:ascii="Arial" w:eastAsia="Times New Roman" w:hAnsi="Arial" w:cs="Arial"/>
                  <w:i/>
                  <w:iCs/>
                  <w:sz w:val="20"/>
                  <w:szCs w:val="20"/>
                </w:rPr>
                <w:delText>Platanthera dilatata</w:delText>
              </w:r>
            </w:del>
          </w:p>
        </w:tc>
        <w:tc>
          <w:tcPr>
            <w:tcW w:w="960" w:type="dxa"/>
            <w:tcBorders>
              <w:top w:val="nil"/>
              <w:left w:val="nil"/>
              <w:bottom w:val="nil"/>
              <w:right w:val="nil"/>
            </w:tcBorders>
            <w:shd w:val="clear" w:color="auto" w:fill="auto"/>
            <w:noWrap/>
            <w:vAlign w:val="bottom"/>
            <w:hideMark/>
          </w:tcPr>
          <w:p w14:paraId="59C76D63" w14:textId="7BAA87AD" w:rsidR="004F6583" w:rsidRPr="004F6583" w:rsidDel="00EB4CE1" w:rsidRDefault="004F6583" w:rsidP="004F6583">
            <w:pPr>
              <w:spacing w:after="0" w:line="240" w:lineRule="auto"/>
              <w:jc w:val="center"/>
              <w:rPr>
                <w:del w:id="24209" w:author="Stefanie Lane" w:date="2022-06-23T15:12:00Z"/>
                <w:rFonts w:ascii="Calibri" w:eastAsia="Times New Roman" w:hAnsi="Calibri" w:cs="Calibri"/>
                <w:color w:val="000000"/>
              </w:rPr>
            </w:pPr>
            <w:del w:id="24210" w:author="Stefanie Lane" w:date="2022-06-23T15:12:00Z">
              <w:r w:rsidRPr="004F6583" w:rsidDel="00EB4CE1">
                <w:rPr>
                  <w:rFonts w:ascii="Calibri" w:eastAsia="Times New Roman" w:hAnsi="Calibri" w:cs="Calibri"/>
                  <w:color w:val="000000"/>
                </w:rPr>
                <w:delText>0.09</w:delText>
              </w:r>
            </w:del>
          </w:p>
        </w:tc>
        <w:tc>
          <w:tcPr>
            <w:tcW w:w="960" w:type="dxa"/>
            <w:tcBorders>
              <w:top w:val="nil"/>
              <w:left w:val="nil"/>
              <w:bottom w:val="nil"/>
              <w:right w:val="nil"/>
            </w:tcBorders>
            <w:shd w:val="clear" w:color="auto" w:fill="auto"/>
            <w:noWrap/>
            <w:vAlign w:val="bottom"/>
            <w:hideMark/>
          </w:tcPr>
          <w:p w14:paraId="52BC66C6" w14:textId="5824040A" w:rsidR="004F6583" w:rsidRPr="004F6583" w:rsidDel="00EB4CE1" w:rsidRDefault="004F6583" w:rsidP="004F6583">
            <w:pPr>
              <w:spacing w:after="0" w:line="240" w:lineRule="auto"/>
              <w:jc w:val="center"/>
              <w:rPr>
                <w:del w:id="24211" w:author="Stefanie Lane" w:date="2022-06-23T15:12:00Z"/>
                <w:rFonts w:ascii="Calibri" w:eastAsia="Times New Roman" w:hAnsi="Calibri" w:cs="Calibri"/>
                <w:color w:val="000000"/>
              </w:rPr>
            </w:pPr>
            <w:del w:id="24212"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20BFA4C8" w14:textId="78BBC7C6" w:rsidR="004F6583" w:rsidRPr="004F6583" w:rsidDel="00EB4CE1" w:rsidRDefault="004F6583" w:rsidP="004F6583">
            <w:pPr>
              <w:spacing w:after="0" w:line="240" w:lineRule="auto"/>
              <w:jc w:val="center"/>
              <w:rPr>
                <w:del w:id="24213" w:author="Stefanie Lane" w:date="2022-06-23T15:12:00Z"/>
                <w:rFonts w:ascii="Calibri" w:eastAsia="Times New Roman" w:hAnsi="Calibri" w:cs="Calibri"/>
                <w:color w:val="000000"/>
              </w:rPr>
            </w:pPr>
            <w:del w:id="24214"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732140E1" w14:textId="56EBF675" w:rsidR="004F6583" w:rsidRPr="004F6583" w:rsidDel="00EB4CE1" w:rsidRDefault="004F6583" w:rsidP="004F6583">
            <w:pPr>
              <w:spacing w:after="0" w:line="240" w:lineRule="auto"/>
              <w:jc w:val="center"/>
              <w:rPr>
                <w:del w:id="24215" w:author="Stefanie Lane" w:date="2022-06-23T15:12:00Z"/>
                <w:rFonts w:ascii="Calibri" w:eastAsia="Times New Roman" w:hAnsi="Calibri" w:cs="Calibri"/>
                <w:color w:val="000000"/>
              </w:rPr>
            </w:pPr>
            <w:del w:id="24216"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186A3A8" w14:textId="7B43FDD7" w:rsidTr="004F6583">
        <w:trPr>
          <w:trHeight w:val="290"/>
          <w:del w:id="24217" w:author="Stefanie Lane" w:date="2022-06-23T15:12:00Z"/>
        </w:trPr>
        <w:tc>
          <w:tcPr>
            <w:tcW w:w="1700" w:type="dxa"/>
            <w:vMerge/>
            <w:tcBorders>
              <w:top w:val="nil"/>
              <w:left w:val="nil"/>
              <w:bottom w:val="single" w:sz="4" w:space="0" w:color="000000"/>
              <w:right w:val="nil"/>
            </w:tcBorders>
            <w:vAlign w:val="center"/>
            <w:hideMark/>
          </w:tcPr>
          <w:p w14:paraId="1967247A" w14:textId="7677B74B" w:rsidR="004F6583" w:rsidRPr="004F6583" w:rsidDel="00EB4CE1" w:rsidRDefault="004F6583" w:rsidP="004F6583">
            <w:pPr>
              <w:spacing w:after="0" w:line="240" w:lineRule="auto"/>
              <w:rPr>
                <w:del w:id="24218"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4EF2E4B" w14:textId="69BFA138" w:rsidR="004F6583" w:rsidRPr="004F6583" w:rsidDel="00EB4CE1" w:rsidRDefault="004F6583" w:rsidP="004F6583">
            <w:pPr>
              <w:spacing w:after="0" w:line="240" w:lineRule="auto"/>
              <w:rPr>
                <w:del w:id="24219" w:author="Stefanie Lane" w:date="2022-06-23T15:12:00Z"/>
                <w:rFonts w:ascii="Arial" w:eastAsia="Times New Roman" w:hAnsi="Arial" w:cs="Arial"/>
                <w:i/>
                <w:iCs/>
                <w:sz w:val="20"/>
                <w:szCs w:val="20"/>
              </w:rPr>
            </w:pPr>
            <w:del w:id="24220" w:author="Stefanie Lane" w:date="2022-06-23T15:12:00Z">
              <w:r w:rsidRPr="004F6583" w:rsidDel="00EB4CE1">
                <w:rPr>
                  <w:rFonts w:ascii="Arial" w:eastAsia="Times New Roman" w:hAnsi="Arial" w:cs="Arial"/>
                  <w:i/>
                  <w:iCs/>
                  <w:sz w:val="20"/>
                  <w:szCs w:val="20"/>
                </w:rPr>
                <w:delText>Poa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6CFC226" w14:textId="7798CD9D" w:rsidR="004F6583" w:rsidRPr="004F6583" w:rsidDel="00EB4CE1" w:rsidRDefault="004F6583" w:rsidP="004F6583">
            <w:pPr>
              <w:spacing w:after="0" w:line="240" w:lineRule="auto"/>
              <w:jc w:val="center"/>
              <w:rPr>
                <w:del w:id="24221" w:author="Stefanie Lane" w:date="2022-06-23T15:12:00Z"/>
                <w:rFonts w:ascii="Calibri" w:eastAsia="Times New Roman" w:hAnsi="Calibri" w:cs="Calibri"/>
                <w:color w:val="000000"/>
              </w:rPr>
            </w:pPr>
            <w:del w:id="24222" w:author="Stefanie Lane" w:date="2022-06-23T15:12:00Z">
              <w:r w:rsidRPr="004F6583" w:rsidDel="00EB4CE1">
                <w:rPr>
                  <w:rFonts w:ascii="Calibri" w:eastAsia="Times New Roman" w:hAnsi="Calibri" w:cs="Calibri"/>
                  <w:color w:val="000000"/>
                </w:rPr>
                <w:delText>1.00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B57E98B" w14:textId="3C14EBEF" w:rsidR="004F6583" w:rsidRPr="004F6583" w:rsidDel="00EB4CE1" w:rsidRDefault="004F6583" w:rsidP="004F6583">
            <w:pPr>
              <w:spacing w:after="0" w:line="240" w:lineRule="auto"/>
              <w:jc w:val="center"/>
              <w:rPr>
                <w:del w:id="24223" w:author="Stefanie Lane" w:date="2022-06-23T15:12:00Z"/>
                <w:rFonts w:ascii="Calibri" w:eastAsia="Times New Roman" w:hAnsi="Calibri" w:cs="Calibri"/>
                <w:color w:val="000000"/>
              </w:rPr>
            </w:pPr>
            <w:del w:id="24224" w:author="Stefanie Lane" w:date="2022-06-23T15:12:00Z">
              <w:r w:rsidRPr="004F6583" w:rsidDel="00EB4CE1">
                <w:rPr>
                  <w:rFonts w:ascii="Calibri" w:eastAsia="Times New Roman" w:hAnsi="Calibri" w:cs="Calibri"/>
                  <w:color w:val="000000"/>
                </w:rPr>
                <w:delText>0.23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6A76D1D" w14:textId="09ABF8E2" w:rsidR="004F6583" w:rsidRPr="004F6583" w:rsidDel="00EB4CE1" w:rsidRDefault="004F6583" w:rsidP="004F6583">
            <w:pPr>
              <w:spacing w:after="0" w:line="240" w:lineRule="auto"/>
              <w:jc w:val="center"/>
              <w:rPr>
                <w:del w:id="24225" w:author="Stefanie Lane" w:date="2022-06-23T15:12:00Z"/>
                <w:rFonts w:ascii="Calibri" w:eastAsia="Times New Roman" w:hAnsi="Calibri" w:cs="Calibri"/>
                <w:color w:val="000000"/>
              </w:rPr>
            </w:pPr>
            <w:del w:id="24226"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0011AF81" w14:textId="2577AD67" w:rsidR="004F6583" w:rsidRPr="004F6583" w:rsidDel="00EB4CE1" w:rsidRDefault="004F6583" w:rsidP="004F6583">
            <w:pPr>
              <w:spacing w:after="0" w:line="240" w:lineRule="auto"/>
              <w:jc w:val="center"/>
              <w:rPr>
                <w:del w:id="24227" w:author="Stefanie Lane" w:date="2022-06-23T15:12:00Z"/>
                <w:rFonts w:ascii="Calibri" w:eastAsia="Times New Roman" w:hAnsi="Calibri" w:cs="Calibri"/>
                <w:color w:val="000000"/>
              </w:rPr>
            </w:pPr>
            <w:del w:id="24228"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62EA4FFA" w14:textId="3A4439C4" w:rsidTr="004F6583">
        <w:trPr>
          <w:trHeight w:val="290"/>
          <w:del w:id="24229" w:author="Stefanie Lane" w:date="2022-06-23T15:12:00Z"/>
        </w:trPr>
        <w:tc>
          <w:tcPr>
            <w:tcW w:w="1700" w:type="dxa"/>
            <w:vMerge/>
            <w:tcBorders>
              <w:top w:val="nil"/>
              <w:left w:val="nil"/>
              <w:bottom w:val="single" w:sz="4" w:space="0" w:color="000000"/>
              <w:right w:val="nil"/>
            </w:tcBorders>
            <w:vAlign w:val="center"/>
            <w:hideMark/>
          </w:tcPr>
          <w:p w14:paraId="65413BEC" w14:textId="7A6E0E7F" w:rsidR="004F6583" w:rsidRPr="004F6583" w:rsidDel="00EB4CE1" w:rsidRDefault="004F6583" w:rsidP="004F6583">
            <w:pPr>
              <w:spacing w:after="0" w:line="240" w:lineRule="auto"/>
              <w:rPr>
                <w:del w:id="24230"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2A4B6B0" w14:textId="6B2F25D4" w:rsidR="004F6583" w:rsidRPr="004F6583" w:rsidDel="00EB4CE1" w:rsidRDefault="004F6583" w:rsidP="004F6583">
            <w:pPr>
              <w:spacing w:after="0" w:line="240" w:lineRule="auto"/>
              <w:rPr>
                <w:del w:id="24231" w:author="Stefanie Lane" w:date="2022-06-23T15:12:00Z"/>
                <w:rFonts w:ascii="Arial" w:eastAsia="Times New Roman" w:hAnsi="Arial" w:cs="Arial"/>
                <w:i/>
                <w:iCs/>
                <w:sz w:val="20"/>
                <w:szCs w:val="20"/>
              </w:rPr>
            </w:pPr>
            <w:del w:id="24232" w:author="Stefanie Lane" w:date="2022-06-23T15:12:00Z">
              <w:r w:rsidRPr="004F6583" w:rsidDel="00EB4CE1">
                <w:rPr>
                  <w:rFonts w:ascii="Arial" w:eastAsia="Times New Roman" w:hAnsi="Arial" w:cs="Arial"/>
                  <w:i/>
                  <w:iCs/>
                  <w:sz w:val="20"/>
                  <w:szCs w:val="20"/>
                </w:rPr>
                <w:delText>Puccinella pauciflora</w:delText>
              </w:r>
            </w:del>
          </w:p>
        </w:tc>
        <w:tc>
          <w:tcPr>
            <w:tcW w:w="960" w:type="dxa"/>
            <w:tcBorders>
              <w:top w:val="nil"/>
              <w:left w:val="nil"/>
              <w:bottom w:val="nil"/>
              <w:right w:val="nil"/>
            </w:tcBorders>
            <w:shd w:val="clear" w:color="auto" w:fill="auto"/>
            <w:noWrap/>
            <w:vAlign w:val="bottom"/>
            <w:hideMark/>
          </w:tcPr>
          <w:p w14:paraId="54012B45" w14:textId="0ACB346C" w:rsidR="004F6583" w:rsidRPr="004F6583" w:rsidDel="00EB4CE1" w:rsidRDefault="004F6583" w:rsidP="004F6583">
            <w:pPr>
              <w:spacing w:after="0" w:line="240" w:lineRule="auto"/>
              <w:jc w:val="center"/>
              <w:rPr>
                <w:del w:id="24233" w:author="Stefanie Lane" w:date="2022-06-23T15:12:00Z"/>
                <w:rFonts w:ascii="Calibri" w:eastAsia="Times New Roman" w:hAnsi="Calibri" w:cs="Calibri"/>
                <w:color w:val="000000"/>
              </w:rPr>
            </w:pPr>
            <w:del w:id="24234"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4BE5CBC9" w14:textId="30A6D732" w:rsidR="004F6583" w:rsidRPr="004F6583" w:rsidDel="00EB4CE1" w:rsidRDefault="004F6583" w:rsidP="004F6583">
            <w:pPr>
              <w:spacing w:after="0" w:line="240" w:lineRule="auto"/>
              <w:jc w:val="center"/>
              <w:rPr>
                <w:del w:id="24235" w:author="Stefanie Lane" w:date="2022-06-23T15:12:00Z"/>
                <w:rFonts w:ascii="Calibri" w:eastAsia="Times New Roman" w:hAnsi="Calibri" w:cs="Calibri"/>
                <w:color w:val="000000"/>
              </w:rPr>
            </w:pPr>
            <w:del w:id="24236"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49C7B011" w14:textId="0B9A6957" w:rsidR="004F6583" w:rsidRPr="004F6583" w:rsidDel="00EB4CE1" w:rsidRDefault="004F6583" w:rsidP="004F6583">
            <w:pPr>
              <w:spacing w:after="0" w:line="240" w:lineRule="auto"/>
              <w:jc w:val="center"/>
              <w:rPr>
                <w:del w:id="24237" w:author="Stefanie Lane" w:date="2022-06-23T15:12:00Z"/>
                <w:rFonts w:ascii="Calibri" w:eastAsia="Times New Roman" w:hAnsi="Calibri" w:cs="Calibri"/>
                <w:color w:val="000000"/>
              </w:rPr>
            </w:pPr>
            <w:del w:id="24238"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0CBA520C" w14:textId="3DC7EFB8" w:rsidR="004F6583" w:rsidRPr="004F6583" w:rsidDel="00EB4CE1" w:rsidRDefault="004F6583" w:rsidP="004F6583">
            <w:pPr>
              <w:spacing w:after="0" w:line="240" w:lineRule="auto"/>
              <w:jc w:val="center"/>
              <w:rPr>
                <w:del w:id="24239" w:author="Stefanie Lane" w:date="2022-06-23T15:12:00Z"/>
                <w:rFonts w:ascii="Calibri" w:eastAsia="Times New Roman" w:hAnsi="Calibri" w:cs="Calibri"/>
                <w:color w:val="000000"/>
              </w:rPr>
            </w:pPr>
            <w:del w:id="24240"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7FF6A9A7" w14:textId="65DA0AD6" w:rsidTr="004F6583">
        <w:trPr>
          <w:trHeight w:val="290"/>
          <w:del w:id="24241" w:author="Stefanie Lane" w:date="2022-06-23T15:12:00Z"/>
        </w:trPr>
        <w:tc>
          <w:tcPr>
            <w:tcW w:w="1700" w:type="dxa"/>
            <w:vMerge/>
            <w:tcBorders>
              <w:top w:val="nil"/>
              <w:left w:val="nil"/>
              <w:bottom w:val="single" w:sz="4" w:space="0" w:color="000000"/>
              <w:right w:val="nil"/>
            </w:tcBorders>
            <w:vAlign w:val="center"/>
            <w:hideMark/>
          </w:tcPr>
          <w:p w14:paraId="520B1DCF" w14:textId="6668D876" w:rsidR="004F6583" w:rsidRPr="004F6583" w:rsidDel="00EB4CE1" w:rsidRDefault="004F6583" w:rsidP="004F6583">
            <w:pPr>
              <w:spacing w:after="0" w:line="240" w:lineRule="auto"/>
              <w:rPr>
                <w:del w:id="24242"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836EEF" w14:textId="5F4512EA" w:rsidR="004F6583" w:rsidRPr="004F6583" w:rsidDel="00EB4CE1" w:rsidRDefault="004F6583" w:rsidP="004F6583">
            <w:pPr>
              <w:spacing w:after="0" w:line="240" w:lineRule="auto"/>
              <w:rPr>
                <w:del w:id="24243" w:author="Stefanie Lane" w:date="2022-06-23T15:12:00Z"/>
                <w:rFonts w:ascii="Arial" w:eastAsia="Times New Roman" w:hAnsi="Arial" w:cs="Arial"/>
                <w:i/>
                <w:iCs/>
                <w:sz w:val="20"/>
                <w:szCs w:val="20"/>
              </w:rPr>
            </w:pPr>
            <w:del w:id="24244" w:author="Stefanie Lane" w:date="2022-06-23T15:12:00Z">
              <w:r w:rsidRPr="004F6583" w:rsidDel="00EB4CE1">
                <w:rPr>
                  <w:rFonts w:ascii="Arial" w:eastAsia="Times New Roman" w:hAnsi="Arial" w:cs="Arial"/>
                  <w:i/>
                  <w:iCs/>
                  <w:sz w:val="20"/>
                  <w:szCs w:val="20"/>
                </w:rPr>
                <w:delText>Sium suave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0438D68" w14:textId="77F371FF" w:rsidR="004F6583" w:rsidRPr="004F6583" w:rsidDel="00EB4CE1" w:rsidRDefault="004F6583" w:rsidP="004F6583">
            <w:pPr>
              <w:spacing w:after="0" w:line="240" w:lineRule="auto"/>
              <w:jc w:val="center"/>
              <w:rPr>
                <w:del w:id="24245" w:author="Stefanie Lane" w:date="2022-06-23T15:12:00Z"/>
                <w:rFonts w:ascii="Calibri" w:eastAsia="Times New Roman" w:hAnsi="Calibri" w:cs="Calibri"/>
                <w:color w:val="000000"/>
              </w:rPr>
            </w:pPr>
            <w:del w:id="24246" w:author="Stefanie Lane" w:date="2022-06-23T15:12:00Z">
              <w:r w:rsidRPr="004F6583" w:rsidDel="00EB4CE1">
                <w:rPr>
                  <w:rFonts w:ascii="Calibri" w:eastAsia="Times New Roman" w:hAnsi="Calibri" w:cs="Calibri"/>
                  <w:color w:val="000000"/>
                </w:rPr>
                <w:delText>0.59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A94ACAA" w14:textId="51693F6B" w:rsidR="004F6583" w:rsidRPr="004F6583" w:rsidDel="00EB4CE1" w:rsidRDefault="004F6583" w:rsidP="004F6583">
            <w:pPr>
              <w:spacing w:after="0" w:line="240" w:lineRule="auto"/>
              <w:jc w:val="center"/>
              <w:rPr>
                <w:del w:id="24247" w:author="Stefanie Lane" w:date="2022-06-23T15:12:00Z"/>
                <w:rFonts w:ascii="Calibri" w:eastAsia="Times New Roman" w:hAnsi="Calibri" w:cs="Calibri"/>
                <w:color w:val="000000"/>
              </w:rPr>
            </w:pPr>
            <w:del w:id="24248" w:author="Stefanie Lane" w:date="2022-06-23T15:12:00Z">
              <w:r w:rsidRPr="004F6583" w:rsidDel="00EB4CE1">
                <w:rPr>
                  <w:rFonts w:ascii="Calibri" w:eastAsia="Times New Roman" w:hAnsi="Calibri" w:cs="Calibri"/>
                  <w:color w:val="000000"/>
                </w:rPr>
                <w:delText>0.19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4B0E673" w14:textId="4DB2C868" w:rsidR="004F6583" w:rsidRPr="004F6583" w:rsidDel="00EB4CE1" w:rsidRDefault="004F6583" w:rsidP="004F6583">
            <w:pPr>
              <w:spacing w:after="0" w:line="240" w:lineRule="auto"/>
              <w:jc w:val="center"/>
              <w:rPr>
                <w:del w:id="24249" w:author="Stefanie Lane" w:date="2022-06-23T15:12:00Z"/>
                <w:rFonts w:ascii="Calibri" w:eastAsia="Times New Roman" w:hAnsi="Calibri" w:cs="Calibri"/>
                <w:color w:val="000000"/>
              </w:rPr>
            </w:pPr>
            <w:del w:id="24250"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0185AAD0" w14:textId="5EBF2422" w:rsidR="004F6583" w:rsidRPr="004F6583" w:rsidDel="00EB4CE1" w:rsidRDefault="004F6583" w:rsidP="004F6583">
            <w:pPr>
              <w:spacing w:after="0" w:line="240" w:lineRule="auto"/>
              <w:jc w:val="center"/>
              <w:rPr>
                <w:del w:id="24251" w:author="Stefanie Lane" w:date="2022-06-23T15:12:00Z"/>
                <w:rFonts w:ascii="Calibri" w:eastAsia="Times New Roman" w:hAnsi="Calibri" w:cs="Calibri"/>
                <w:color w:val="000000"/>
              </w:rPr>
            </w:pPr>
            <w:del w:id="24252"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21D2A9F5" w14:textId="22A88707" w:rsidTr="004F6583">
        <w:trPr>
          <w:trHeight w:val="290"/>
          <w:del w:id="24253" w:author="Stefanie Lane" w:date="2022-06-23T15:12:00Z"/>
        </w:trPr>
        <w:tc>
          <w:tcPr>
            <w:tcW w:w="1700" w:type="dxa"/>
            <w:vMerge/>
            <w:tcBorders>
              <w:top w:val="nil"/>
              <w:left w:val="nil"/>
              <w:bottom w:val="single" w:sz="4" w:space="0" w:color="000000"/>
              <w:right w:val="nil"/>
            </w:tcBorders>
            <w:vAlign w:val="center"/>
            <w:hideMark/>
          </w:tcPr>
          <w:p w14:paraId="34D75F6F" w14:textId="78DE8F74" w:rsidR="004F6583" w:rsidRPr="004F6583" w:rsidDel="00EB4CE1" w:rsidRDefault="004F6583" w:rsidP="004F6583">
            <w:pPr>
              <w:spacing w:after="0" w:line="240" w:lineRule="auto"/>
              <w:rPr>
                <w:del w:id="24254"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574FCC4" w14:textId="0D323B92" w:rsidR="004F6583" w:rsidRPr="004F6583" w:rsidDel="00EB4CE1" w:rsidRDefault="004F6583" w:rsidP="004F6583">
            <w:pPr>
              <w:spacing w:after="0" w:line="240" w:lineRule="auto"/>
              <w:rPr>
                <w:del w:id="24255" w:author="Stefanie Lane" w:date="2022-06-23T15:12:00Z"/>
                <w:rFonts w:ascii="Arial" w:eastAsia="Times New Roman" w:hAnsi="Arial" w:cs="Arial"/>
                <w:i/>
                <w:iCs/>
                <w:color w:val="000000"/>
                <w:sz w:val="20"/>
                <w:szCs w:val="20"/>
              </w:rPr>
            </w:pPr>
            <w:del w:id="24256" w:author="Stefanie Lane" w:date="2022-06-23T15:12:00Z">
              <w:r w:rsidRPr="004F6583" w:rsidDel="00EB4CE1">
                <w:rPr>
                  <w:rFonts w:ascii="Arial" w:eastAsia="Times New Roman" w:hAnsi="Arial" w:cs="Arial"/>
                  <w:i/>
                  <w:iCs/>
                  <w:color w:val="000000"/>
                  <w:sz w:val="20"/>
                  <w:szCs w:val="20"/>
                </w:rPr>
                <w:delText>Symphotrichum subspicatum</w:delText>
              </w:r>
            </w:del>
          </w:p>
        </w:tc>
        <w:tc>
          <w:tcPr>
            <w:tcW w:w="960" w:type="dxa"/>
            <w:tcBorders>
              <w:top w:val="nil"/>
              <w:left w:val="nil"/>
              <w:bottom w:val="nil"/>
              <w:right w:val="nil"/>
            </w:tcBorders>
            <w:shd w:val="clear" w:color="auto" w:fill="auto"/>
            <w:noWrap/>
            <w:vAlign w:val="bottom"/>
            <w:hideMark/>
          </w:tcPr>
          <w:p w14:paraId="3411C412" w14:textId="5B240F34" w:rsidR="004F6583" w:rsidRPr="004F6583" w:rsidDel="00EB4CE1" w:rsidRDefault="004F6583" w:rsidP="004F6583">
            <w:pPr>
              <w:spacing w:after="0" w:line="240" w:lineRule="auto"/>
              <w:jc w:val="center"/>
              <w:rPr>
                <w:del w:id="24257" w:author="Stefanie Lane" w:date="2022-06-23T15:12:00Z"/>
                <w:rFonts w:ascii="Calibri" w:eastAsia="Times New Roman" w:hAnsi="Calibri" w:cs="Calibri"/>
                <w:color w:val="000000"/>
              </w:rPr>
            </w:pPr>
            <w:del w:id="24258" w:author="Stefanie Lane" w:date="2022-06-23T15:12:00Z">
              <w:r w:rsidRPr="004F6583" w:rsidDel="00EB4CE1">
                <w:rPr>
                  <w:rFonts w:ascii="Calibri" w:eastAsia="Times New Roman" w:hAnsi="Calibri" w:cs="Calibri"/>
                  <w:color w:val="000000"/>
                </w:rPr>
                <w:delText>0.29</w:delText>
              </w:r>
            </w:del>
          </w:p>
        </w:tc>
        <w:tc>
          <w:tcPr>
            <w:tcW w:w="960" w:type="dxa"/>
            <w:tcBorders>
              <w:top w:val="nil"/>
              <w:left w:val="nil"/>
              <w:bottom w:val="nil"/>
              <w:right w:val="nil"/>
            </w:tcBorders>
            <w:shd w:val="clear" w:color="auto" w:fill="auto"/>
            <w:noWrap/>
            <w:vAlign w:val="bottom"/>
            <w:hideMark/>
          </w:tcPr>
          <w:p w14:paraId="289BAA5A" w14:textId="11681C74" w:rsidR="004F6583" w:rsidRPr="004F6583" w:rsidDel="00EB4CE1" w:rsidRDefault="004F6583" w:rsidP="004F6583">
            <w:pPr>
              <w:spacing w:after="0" w:line="240" w:lineRule="auto"/>
              <w:jc w:val="center"/>
              <w:rPr>
                <w:del w:id="24259" w:author="Stefanie Lane" w:date="2022-06-23T15:12:00Z"/>
                <w:rFonts w:ascii="Calibri" w:eastAsia="Times New Roman" w:hAnsi="Calibri" w:cs="Calibri"/>
                <w:color w:val="000000"/>
              </w:rPr>
            </w:pPr>
            <w:del w:id="24260" w:author="Stefanie Lane" w:date="2022-06-23T15:12:00Z">
              <w:r w:rsidRPr="004F6583" w:rsidDel="00EB4CE1">
                <w:rPr>
                  <w:rFonts w:ascii="Calibri" w:eastAsia="Times New Roman" w:hAnsi="Calibri" w:cs="Calibri"/>
                  <w:color w:val="000000"/>
                </w:rPr>
                <w:delText>0.13</w:delText>
              </w:r>
            </w:del>
          </w:p>
        </w:tc>
        <w:tc>
          <w:tcPr>
            <w:tcW w:w="960" w:type="dxa"/>
            <w:tcBorders>
              <w:top w:val="nil"/>
              <w:left w:val="nil"/>
              <w:bottom w:val="nil"/>
              <w:right w:val="nil"/>
            </w:tcBorders>
            <w:shd w:val="clear" w:color="auto" w:fill="auto"/>
            <w:noWrap/>
            <w:vAlign w:val="bottom"/>
            <w:hideMark/>
          </w:tcPr>
          <w:p w14:paraId="76E300EE" w14:textId="62184A75" w:rsidR="004F6583" w:rsidRPr="004F6583" w:rsidDel="00EB4CE1" w:rsidRDefault="004F6583" w:rsidP="004F6583">
            <w:pPr>
              <w:spacing w:after="0" w:line="240" w:lineRule="auto"/>
              <w:jc w:val="center"/>
              <w:rPr>
                <w:del w:id="24261" w:author="Stefanie Lane" w:date="2022-06-23T15:12:00Z"/>
                <w:rFonts w:ascii="Calibri" w:eastAsia="Times New Roman" w:hAnsi="Calibri" w:cs="Calibri"/>
                <w:color w:val="000000"/>
              </w:rPr>
            </w:pPr>
            <w:del w:id="24262"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7DA79A2D" w14:textId="58ED4CCF" w:rsidR="004F6583" w:rsidRPr="004F6583" w:rsidDel="00EB4CE1" w:rsidRDefault="004F6583" w:rsidP="004F6583">
            <w:pPr>
              <w:spacing w:after="0" w:line="240" w:lineRule="auto"/>
              <w:jc w:val="center"/>
              <w:rPr>
                <w:del w:id="24263" w:author="Stefanie Lane" w:date="2022-06-23T15:12:00Z"/>
                <w:rFonts w:ascii="Calibri" w:eastAsia="Times New Roman" w:hAnsi="Calibri" w:cs="Calibri"/>
                <w:color w:val="000000"/>
              </w:rPr>
            </w:pPr>
            <w:del w:id="24264"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E8C9623" w14:textId="38866EEC" w:rsidTr="004F6583">
        <w:trPr>
          <w:trHeight w:val="290"/>
          <w:del w:id="24265" w:author="Stefanie Lane" w:date="2022-06-23T15:12:00Z"/>
        </w:trPr>
        <w:tc>
          <w:tcPr>
            <w:tcW w:w="1700" w:type="dxa"/>
            <w:vMerge/>
            <w:tcBorders>
              <w:top w:val="nil"/>
              <w:left w:val="nil"/>
              <w:bottom w:val="single" w:sz="4" w:space="0" w:color="000000"/>
              <w:right w:val="nil"/>
            </w:tcBorders>
            <w:vAlign w:val="center"/>
            <w:hideMark/>
          </w:tcPr>
          <w:p w14:paraId="29CEEE5A" w14:textId="3650EB9D" w:rsidR="004F6583" w:rsidRPr="004F6583" w:rsidDel="00EB4CE1" w:rsidRDefault="004F6583" w:rsidP="004F6583">
            <w:pPr>
              <w:spacing w:after="0" w:line="240" w:lineRule="auto"/>
              <w:rPr>
                <w:del w:id="24266"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29ABE14" w14:textId="596BB83B" w:rsidR="004F6583" w:rsidRPr="004F6583" w:rsidDel="00EB4CE1" w:rsidRDefault="004F6583" w:rsidP="004F6583">
            <w:pPr>
              <w:spacing w:after="0" w:line="240" w:lineRule="auto"/>
              <w:rPr>
                <w:del w:id="24267" w:author="Stefanie Lane" w:date="2022-06-23T15:12:00Z"/>
                <w:rFonts w:ascii="Arial" w:eastAsia="Times New Roman" w:hAnsi="Arial" w:cs="Arial"/>
                <w:i/>
                <w:iCs/>
                <w:sz w:val="20"/>
                <w:szCs w:val="20"/>
              </w:rPr>
            </w:pPr>
            <w:del w:id="24268" w:author="Stefanie Lane" w:date="2022-06-23T15:12:00Z">
              <w:r w:rsidRPr="004F6583" w:rsidDel="00EB4CE1">
                <w:rPr>
                  <w:rFonts w:ascii="Arial" w:eastAsia="Times New Roman" w:hAnsi="Arial" w:cs="Arial"/>
                  <w:i/>
                  <w:iCs/>
                  <w:sz w:val="20"/>
                  <w:szCs w:val="20"/>
                </w:rPr>
                <w:delText>Caltha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57AAE68" w14:textId="1487933E" w:rsidR="004F6583" w:rsidRPr="004F6583" w:rsidDel="00EB4CE1" w:rsidRDefault="004F6583" w:rsidP="004F6583">
            <w:pPr>
              <w:spacing w:after="0" w:line="240" w:lineRule="auto"/>
              <w:jc w:val="center"/>
              <w:rPr>
                <w:del w:id="24269" w:author="Stefanie Lane" w:date="2022-06-23T15:12:00Z"/>
                <w:rFonts w:ascii="Calibri" w:eastAsia="Times New Roman" w:hAnsi="Calibri" w:cs="Calibri"/>
                <w:color w:val="000000"/>
              </w:rPr>
            </w:pPr>
            <w:del w:id="24270" w:author="Stefanie Lane" w:date="2022-06-23T15:12:00Z">
              <w:r w:rsidRPr="004F6583" w:rsidDel="00EB4CE1">
                <w:rPr>
                  <w:rFonts w:ascii="Calibri" w:eastAsia="Times New Roman" w:hAnsi="Calibri" w:cs="Calibri"/>
                  <w:color w:val="000000"/>
                </w:rPr>
                <w:delText>1.09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E81748B" w14:textId="302862E7" w:rsidR="004F6583" w:rsidRPr="004F6583" w:rsidDel="00EB4CE1" w:rsidRDefault="004F6583" w:rsidP="004F6583">
            <w:pPr>
              <w:spacing w:after="0" w:line="240" w:lineRule="auto"/>
              <w:jc w:val="center"/>
              <w:rPr>
                <w:del w:id="24271" w:author="Stefanie Lane" w:date="2022-06-23T15:12:00Z"/>
                <w:rFonts w:ascii="Calibri" w:eastAsia="Times New Roman" w:hAnsi="Calibri" w:cs="Calibri"/>
                <w:color w:val="000000"/>
              </w:rPr>
            </w:pPr>
            <w:del w:id="24272" w:author="Stefanie Lane" w:date="2022-06-23T15:12:00Z">
              <w:r w:rsidRPr="004F6583" w:rsidDel="00EB4CE1">
                <w:rPr>
                  <w:rFonts w:ascii="Calibri" w:eastAsia="Times New Roman" w:hAnsi="Calibri" w:cs="Calibri"/>
                  <w:color w:val="000000"/>
                </w:rPr>
                <w:delText>0.48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760E222" w14:textId="1867064C" w:rsidR="004F6583" w:rsidRPr="004F6583" w:rsidDel="00EB4CE1" w:rsidRDefault="004F6583" w:rsidP="004F6583">
            <w:pPr>
              <w:spacing w:after="0" w:line="240" w:lineRule="auto"/>
              <w:jc w:val="center"/>
              <w:rPr>
                <w:del w:id="24273" w:author="Stefanie Lane" w:date="2022-06-23T15:12:00Z"/>
                <w:rFonts w:ascii="Calibri" w:eastAsia="Times New Roman" w:hAnsi="Calibri" w:cs="Calibri"/>
                <w:color w:val="000000"/>
              </w:rPr>
            </w:pPr>
            <w:del w:id="24274"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3AD0279D" w14:textId="436944EF" w:rsidR="004F6583" w:rsidRPr="004F6583" w:rsidDel="00EB4CE1" w:rsidRDefault="004F6583" w:rsidP="004F6583">
            <w:pPr>
              <w:spacing w:after="0" w:line="240" w:lineRule="auto"/>
              <w:jc w:val="center"/>
              <w:rPr>
                <w:del w:id="24275" w:author="Stefanie Lane" w:date="2022-06-23T15:12:00Z"/>
                <w:rFonts w:ascii="Calibri" w:eastAsia="Times New Roman" w:hAnsi="Calibri" w:cs="Calibri"/>
                <w:color w:val="000000"/>
              </w:rPr>
            </w:pPr>
            <w:del w:id="24276"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7605513E" w14:textId="00448779" w:rsidTr="004F6583">
        <w:trPr>
          <w:trHeight w:val="290"/>
          <w:del w:id="24277" w:author="Stefanie Lane" w:date="2022-06-23T15:12:00Z"/>
        </w:trPr>
        <w:tc>
          <w:tcPr>
            <w:tcW w:w="1700" w:type="dxa"/>
            <w:vMerge/>
            <w:tcBorders>
              <w:top w:val="nil"/>
              <w:left w:val="nil"/>
              <w:bottom w:val="single" w:sz="4" w:space="0" w:color="000000"/>
              <w:right w:val="nil"/>
            </w:tcBorders>
            <w:vAlign w:val="center"/>
            <w:hideMark/>
          </w:tcPr>
          <w:p w14:paraId="5268B054" w14:textId="185A355E" w:rsidR="004F6583" w:rsidRPr="004F6583" w:rsidDel="00EB4CE1" w:rsidRDefault="004F6583" w:rsidP="004F6583">
            <w:pPr>
              <w:spacing w:after="0" w:line="240" w:lineRule="auto"/>
              <w:rPr>
                <w:del w:id="24278"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416AC6" w14:textId="348FE0EC" w:rsidR="004F6583" w:rsidRPr="004F6583" w:rsidDel="00EB4CE1" w:rsidRDefault="004F6583" w:rsidP="004F6583">
            <w:pPr>
              <w:spacing w:after="0" w:line="240" w:lineRule="auto"/>
              <w:rPr>
                <w:del w:id="24279" w:author="Stefanie Lane" w:date="2022-06-23T15:12:00Z"/>
                <w:rFonts w:ascii="Arial" w:eastAsia="Times New Roman" w:hAnsi="Arial" w:cs="Arial"/>
                <w:i/>
                <w:iCs/>
                <w:sz w:val="20"/>
                <w:szCs w:val="20"/>
              </w:rPr>
            </w:pPr>
            <w:del w:id="24280" w:author="Stefanie Lane" w:date="2022-06-23T15:12:00Z">
              <w:r w:rsidRPr="004F6583" w:rsidDel="00EB4CE1">
                <w:rPr>
                  <w:rFonts w:ascii="Arial" w:eastAsia="Times New Roman" w:hAnsi="Arial" w:cs="Arial"/>
                  <w:i/>
                  <w:iCs/>
                  <w:sz w:val="20"/>
                  <w:szCs w:val="20"/>
                </w:rPr>
                <w:delText>Equisetum fluviatile</w:delText>
              </w:r>
            </w:del>
          </w:p>
        </w:tc>
        <w:tc>
          <w:tcPr>
            <w:tcW w:w="960" w:type="dxa"/>
            <w:tcBorders>
              <w:top w:val="nil"/>
              <w:left w:val="nil"/>
              <w:bottom w:val="nil"/>
              <w:right w:val="nil"/>
            </w:tcBorders>
            <w:shd w:val="clear" w:color="auto" w:fill="auto"/>
            <w:noWrap/>
            <w:vAlign w:val="bottom"/>
            <w:hideMark/>
          </w:tcPr>
          <w:p w14:paraId="09A9E2C2" w14:textId="0EB48C90" w:rsidR="004F6583" w:rsidRPr="004F6583" w:rsidDel="00EB4CE1" w:rsidRDefault="004F6583" w:rsidP="004F6583">
            <w:pPr>
              <w:spacing w:after="0" w:line="240" w:lineRule="auto"/>
              <w:jc w:val="center"/>
              <w:rPr>
                <w:del w:id="24281" w:author="Stefanie Lane" w:date="2022-06-23T15:12:00Z"/>
                <w:rFonts w:ascii="Calibri" w:eastAsia="Times New Roman" w:hAnsi="Calibri" w:cs="Calibri"/>
                <w:color w:val="000000"/>
              </w:rPr>
            </w:pPr>
            <w:del w:id="24282" w:author="Stefanie Lane" w:date="2022-06-23T15:12:00Z">
              <w:r w:rsidRPr="004F6583" w:rsidDel="00EB4CE1">
                <w:rPr>
                  <w:rFonts w:ascii="Calibri" w:eastAsia="Times New Roman" w:hAnsi="Calibri" w:cs="Calibri"/>
                  <w:color w:val="000000"/>
                </w:rPr>
                <w:delText>0.88</w:delText>
              </w:r>
            </w:del>
          </w:p>
        </w:tc>
        <w:tc>
          <w:tcPr>
            <w:tcW w:w="960" w:type="dxa"/>
            <w:tcBorders>
              <w:top w:val="nil"/>
              <w:left w:val="nil"/>
              <w:bottom w:val="nil"/>
              <w:right w:val="nil"/>
            </w:tcBorders>
            <w:shd w:val="clear" w:color="auto" w:fill="auto"/>
            <w:noWrap/>
            <w:vAlign w:val="bottom"/>
            <w:hideMark/>
          </w:tcPr>
          <w:p w14:paraId="556CE220" w14:textId="3F812716" w:rsidR="004F6583" w:rsidRPr="004F6583" w:rsidDel="00EB4CE1" w:rsidRDefault="004F6583" w:rsidP="004F6583">
            <w:pPr>
              <w:spacing w:after="0" w:line="240" w:lineRule="auto"/>
              <w:jc w:val="center"/>
              <w:rPr>
                <w:del w:id="24283" w:author="Stefanie Lane" w:date="2022-06-23T15:12:00Z"/>
                <w:rFonts w:ascii="Calibri" w:eastAsia="Times New Roman" w:hAnsi="Calibri" w:cs="Calibri"/>
                <w:color w:val="000000"/>
              </w:rPr>
            </w:pPr>
            <w:del w:id="24284" w:author="Stefanie Lane" w:date="2022-06-23T15:12:00Z">
              <w:r w:rsidRPr="004F6583" w:rsidDel="00EB4CE1">
                <w:rPr>
                  <w:rFonts w:ascii="Calibri" w:eastAsia="Times New Roman" w:hAnsi="Calibri" w:cs="Calibri"/>
                  <w:color w:val="000000"/>
                </w:rPr>
                <w:delText>0.58</w:delText>
              </w:r>
            </w:del>
          </w:p>
        </w:tc>
        <w:tc>
          <w:tcPr>
            <w:tcW w:w="960" w:type="dxa"/>
            <w:tcBorders>
              <w:top w:val="nil"/>
              <w:left w:val="nil"/>
              <w:bottom w:val="nil"/>
              <w:right w:val="nil"/>
            </w:tcBorders>
            <w:shd w:val="clear" w:color="auto" w:fill="auto"/>
            <w:noWrap/>
            <w:vAlign w:val="bottom"/>
            <w:hideMark/>
          </w:tcPr>
          <w:p w14:paraId="4D2BC190" w14:textId="58C5485D" w:rsidR="004F6583" w:rsidRPr="004F6583" w:rsidDel="00EB4CE1" w:rsidRDefault="004F6583" w:rsidP="004F6583">
            <w:pPr>
              <w:spacing w:after="0" w:line="240" w:lineRule="auto"/>
              <w:jc w:val="center"/>
              <w:rPr>
                <w:del w:id="24285" w:author="Stefanie Lane" w:date="2022-06-23T15:12:00Z"/>
                <w:rFonts w:ascii="Calibri" w:eastAsia="Times New Roman" w:hAnsi="Calibri" w:cs="Calibri"/>
                <w:color w:val="000000"/>
              </w:rPr>
            </w:pPr>
            <w:del w:id="24286"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22AD8649" w14:textId="2375FBAB" w:rsidR="004F6583" w:rsidRPr="004F6583" w:rsidDel="00EB4CE1" w:rsidRDefault="004F6583" w:rsidP="004F6583">
            <w:pPr>
              <w:spacing w:after="0" w:line="240" w:lineRule="auto"/>
              <w:jc w:val="center"/>
              <w:rPr>
                <w:del w:id="24287" w:author="Stefanie Lane" w:date="2022-06-23T15:12:00Z"/>
                <w:rFonts w:ascii="Calibri" w:eastAsia="Times New Roman" w:hAnsi="Calibri" w:cs="Calibri"/>
                <w:color w:val="000000"/>
              </w:rPr>
            </w:pPr>
            <w:del w:id="24288"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1490D719" w14:textId="58F889CE" w:rsidTr="004F6583">
        <w:trPr>
          <w:trHeight w:val="290"/>
          <w:del w:id="24289" w:author="Stefanie Lane" w:date="2022-06-23T15:12:00Z"/>
        </w:trPr>
        <w:tc>
          <w:tcPr>
            <w:tcW w:w="1700" w:type="dxa"/>
            <w:vMerge/>
            <w:tcBorders>
              <w:top w:val="nil"/>
              <w:left w:val="nil"/>
              <w:bottom w:val="single" w:sz="4" w:space="0" w:color="000000"/>
              <w:right w:val="nil"/>
            </w:tcBorders>
            <w:vAlign w:val="center"/>
            <w:hideMark/>
          </w:tcPr>
          <w:p w14:paraId="450AB69A" w14:textId="600DD0D9" w:rsidR="004F6583" w:rsidRPr="004F6583" w:rsidDel="00EB4CE1" w:rsidRDefault="004F6583" w:rsidP="004F6583">
            <w:pPr>
              <w:spacing w:after="0" w:line="240" w:lineRule="auto"/>
              <w:rPr>
                <w:del w:id="24290"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70C0E2F" w14:textId="0D11EEE7" w:rsidR="004F6583" w:rsidRPr="004F6583" w:rsidDel="00EB4CE1" w:rsidRDefault="004F6583" w:rsidP="004F6583">
            <w:pPr>
              <w:spacing w:after="0" w:line="240" w:lineRule="auto"/>
              <w:rPr>
                <w:del w:id="24291" w:author="Stefanie Lane" w:date="2022-06-23T15:12:00Z"/>
                <w:rFonts w:ascii="Arial" w:eastAsia="Times New Roman" w:hAnsi="Arial" w:cs="Arial"/>
                <w:i/>
                <w:iCs/>
                <w:sz w:val="20"/>
                <w:szCs w:val="20"/>
              </w:rPr>
            </w:pPr>
            <w:del w:id="24292" w:author="Stefanie Lane" w:date="2022-06-23T15:12:00Z">
              <w:r w:rsidRPr="004F6583" w:rsidDel="00EB4CE1">
                <w:rPr>
                  <w:rFonts w:ascii="Arial" w:eastAsia="Times New Roman" w:hAnsi="Arial" w:cs="Arial"/>
                  <w:i/>
                  <w:iCs/>
                  <w:sz w:val="20"/>
                  <w:szCs w:val="20"/>
                </w:rPr>
                <w:delText>Mentha arvensis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488EB8E" w14:textId="0406BC29" w:rsidR="004F6583" w:rsidRPr="004F6583" w:rsidDel="00EB4CE1" w:rsidRDefault="004F6583" w:rsidP="004F6583">
            <w:pPr>
              <w:spacing w:after="0" w:line="240" w:lineRule="auto"/>
              <w:jc w:val="center"/>
              <w:rPr>
                <w:del w:id="24293" w:author="Stefanie Lane" w:date="2022-06-23T15:12:00Z"/>
                <w:rFonts w:ascii="Calibri" w:eastAsia="Times New Roman" w:hAnsi="Calibri" w:cs="Calibri"/>
                <w:color w:val="000000"/>
              </w:rPr>
            </w:pPr>
            <w:del w:id="24294" w:author="Stefanie Lane" w:date="2022-06-23T15:12:00Z">
              <w:r w:rsidRPr="004F6583" w:rsidDel="00EB4CE1">
                <w:rPr>
                  <w:rFonts w:ascii="Calibri" w:eastAsia="Times New Roman" w:hAnsi="Calibri" w:cs="Calibri"/>
                  <w:color w:val="000000"/>
                </w:rPr>
                <w:delText>0.29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3C16F32" w14:textId="116D12C4" w:rsidR="004F6583" w:rsidRPr="004F6583" w:rsidDel="00EB4CE1" w:rsidRDefault="004F6583" w:rsidP="004F6583">
            <w:pPr>
              <w:spacing w:after="0" w:line="240" w:lineRule="auto"/>
              <w:jc w:val="center"/>
              <w:rPr>
                <w:del w:id="24295" w:author="Stefanie Lane" w:date="2022-06-23T15:12:00Z"/>
                <w:rFonts w:ascii="Calibri" w:eastAsia="Times New Roman" w:hAnsi="Calibri" w:cs="Calibri"/>
                <w:color w:val="000000"/>
              </w:rPr>
            </w:pPr>
            <w:del w:id="24296" w:author="Stefanie Lane" w:date="2022-06-23T15:12:00Z">
              <w:r w:rsidRPr="004F6583" w:rsidDel="00EB4CE1">
                <w:rPr>
                  <w:rFonts w:ascii="Calibri" w:eastAsia="Times New Roman" w:hAnsi="Calibri" w:cs="Calibri"/>
                  <w:color w:val="000000"/>
                </w:rPr>
                <w:delText>0.16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ED38504" w14:textId="2075A094" w:rsidR="004F6583" w:rsidRPr="004F6583" w:rsidDel="00EB4CE1" w:rsidRDefault="004F6583" w:rsidP="004F6583">
            <w:pPr>
              <w:spacing w:after="0" w:line="240" w:lineRule="auto"/>
              <w:jc w:val="center"/>
              <w:rPr>
                <w:del w:id="24297" w:author="Stefanie Lane" w:date="2022-06-23T15:12:00Z"/>
                <w:rFonts w:ascii="Calibri" w:eastAsia="Times New Roman" w:hAnsi="Calibri" w:cs="Calibri"/>
                <w:color w:val="000000"/>
              </w:rPr>
            </w:pPr>
            <w:del w:id="24298"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03A2B89B" w14:textId="5B9E0A28" w:rsidR="004F6583" w:rsidRPr="004F6583" w:rsidDel="00EB4CE1" w:rsidRDefault="004F6583" w:rsidP="004F6583">
            <w:pPr>
              <w:spacing w:after="0" w:line="240" w:lineRule="auto"/>
              <w:jc w:val="center"/>
              <w:rPr>
                <w:del w:id="24299" w:author="Stefanie Lane" w:date="2022-06-23T15:12:00Z"/>
                <w:rFonts w:ascii="Calibri" w:eastAsia="Times New Roman" w:hAnsi="Calibri" w:cs="Calibri"/>
                <w:color w:val="000000"/>
              </w:rPr>
            </w:pPr>
            <w:del w:id="24300"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077E7722" w14:textId="2132AE5C" w:rsidTr="004F6583">
        <w:trPr>
          <w:trHeight w:val="290"/>
          <w:del w:id="24301" w:author="Stefanie Lane" w:date="2022-06-23T15:12:00Z"/>
        </w:trPr>
        <w:tc>
          <w:tcPr>
            <w:tcW w:w="1700" w:type="dxa"/>
            <w:vMerge/>
            <w:tcBorders>
              <w:top w:val="nil"/>
              <w:left w:val="nil"/>
              <w:bottom w:val="single" w:sz="4" w:space="0" w:color="000000"/>
              <w:right w:val="nil"/>
            </w:tcBorders>
            <w:vAlign w:val="center"/>
            <w:hideMark/>
          </w:tcPr>
          <w:p w14:paraId="139883D2" w14:textId="51CB858B" w:rsidR="004F6583" w:rsidRPr="004F6583" w:rsidDel="00EB4CE1" w:rsidRDefault="004F6583" w:rsidP="004F6583">
            <w:pPr>
              <w:spacing w:after="0" w:line="240" w:lineRule="auto"/>
              <w:rPr>
                <w:del w:id="24302"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05C96F" w14:textId="07CEF9F2" w:rsidR="004F6583" w:rsidRPr="004F6583" w:rsidDel="00EB4CE1" w:rsidRDefault="004F6583" w:rsidP="004F6583">
            <w:pPr>
              <w:spacing w:after="0" w:line="240" w:lineRule="auto"/>
              <w:rPr>
                <w:del w:id="24303" w:author="Stefanie Lane" w:date="2022-06-23T15:12:00Z"/>
                <w:rFonts w:ascii="Arial" w:eastAsia="Times New Roman" w:hAnsi="Arial" w:cs="Arial"/>
                <w:i/>
                <w:iCs/>
                <w:sz w:val="20"/>
                <w:szCs w:val="20"/>
              </w:rPr>
            </w:pPr>
            <w:del w:id="24304" w:author="Stefanie Lane" w:date="2022-06-23T15:12:00Z">
              <w:r w:rsidRPr="004F6583" w:rsidDel="00EB4CE1">
                <w:rPr>
                  <w:rFonts w:ascii="Arial" w:eastAsia="Times New Roman" w:hAnsi="Arial" w:cs="Arial"/>
                  <w:i/>
                  <w:iCs/>
                  <w:sz w:val="20"/>
                  <w:szCs w:val="20"/>
                </w:rPr>
                <w:delText>Trifolium wormskjoldii</w:delText>
              </w:r>
            </w:del>
          </w:p>
        </w:tc>
        <w:tc>
          <w:tcPr>
            <w:tcW w:w="960" w:type="dxa"/>
            <w:tcBorders>
              <w:top w:val="nil"/>
              <w:left w:val="nil"/>
              <w:bottom w:val="nil"/>
              <w:right w:val="nil"/>
            </w:tcBorders>
            <w:shd w:val="clear" w:color="auto" w:fill="auto"/>
            <w:noWrap/>
            <w:vAlign w:val="bottom"/>
            <w:hideMark/>
          </w:tcPr>
          <w:p w14:paraId="420D7F5D" w14:textId="2A57613A" w:rsidR="004F6583" w:rsidRPr="004F6583" w:rsidDel="00EB4CE1" w:rsidRDefault="004F6583" w:rsidP="004F6583">
            <w:pPr>
              <w:spacing w:after="0" w:line="240" w:lineRule="auto"/>
              <w:jc w:val="center"/>
              <w:rPr>
                <w:del w:id="24305" w:author="Stefanie Lane" w:date="2022-06-23T15:12:00Z"/>
                <w:rFonts w:ascii="Calibri" w:eastAsia="Times New Roman" w:hAnsi="Calibri" w:cs="Calibri"/>
                <w:color w:val="000000"/>
              </w:rPr>
            </w:pPr>
            <w:del w:id="24306" w:author="Stefanie Lane" w:date="2022-06-23T15:12:00Z">
              <w:r w:rsidRPr="004F6583" w:rsidDel="00EB4CE1">
                <w:rPr>
                  <w:rFonts w:ascii="Calibri" w:eastAsia="Times New Roman" w:hAnsi="Calibri" w:cs="Calibri"/>
                  <w:color w:val="000000"/>
                </w:rPr>
                <w:delText>0.41</w:delText>
              </w:r>
            </w:del>
          </w:p>
        </w:tc>
        <w:tc>
          <w:tcPr>
            <w:tcW w:w="960" w:type="dxa"/>
            <w:tcBorders>
              <w:top w:val="nil"/>
              <w:left w:val="nil"/>
              <w:bottom w:val="nil"/>
              <w:right w:val="nil"/>
            </w:tcBorders>
            <w:shd w:val="clear" w:color="auto" w:fill="auto"/>
            <w:noWrap/>
            <w:vAlign w:val="bottom"/>
            <w:hideMark/>
          </w:tcPr>
          <w:p w14:paraId="1ADBFD09" w14:textId="7539BD44" w:rsidR="004F6583" w:rsidRPr="004F6583" w:rsidDel="00EB4CE1" w:rsidRDefault="004F6583" w:rsidP="004F6583">
            <w:pPr>
              <w:spacing w:after="0" w:line="240" w:lineRule="auto"/>
              <w:jc w:val="center"/>
              <w:rPr>
                <w:del w:id="24307" w:author="Stefanie Lane" w:date="2022-06-23T15:12:00Z"/>
                <w:rFonts w:ascii="Calibri" w:eastAsia="Times New Roman" w:hAnsi="Calibri" w:cs="Calibri"/>
                <w:color w:val="000000"/>
              </w:rPr>
            </w:pPr>
            <w:del w:id="24308" w:author="Stefanie Lane" w:date="2022-06-23T15:12:00Z">
              <w:r w:rsidRPr="004F6583" w:rsidDel="00EB4CE1">
                <w:rPr>
                  <w:rFonts w:ascii="Calibri" w:eastAsia="Times New Roman" w:hAnsi="Calibri" w:cs="Calibri"/>
                  <w:color w:val="000000"/>
                </w:rPr>
                <w:delText>0.13</w:delText>
              </w:r>
            </w:del>
          </w:p>
        </w:tc>
        <w:tc>
          <w:tcPr>
            <w:tcW w:w="960" w:type="dxa"/>
            <w:tcBorders>
              <w:top w:val="nil"/>
              <w:left w:val="nil"/>
              <w:bottom w:val="nil"/>
              <w:right w:val="nil"/>
            </w:tcBorders>
            <w:shd w:val="clear" w:color="auto" w:fill="auto"/>
            <w:noWrap/>
            <w:vAlign w:val="bottom"/>
            <w:hideMark/>
          </w:tcPr>
          <w:p w14:paraId="04870B7A" w14:textId="431ED9AE" w:rsidR="004F6583" w:rsidRPr="004F6583" w:rsidDel="00EB4CE1" w:rsidRDefault="004F6583" w:rsidP="004F6583">
            <w:pPr>
              <w:spacing w:after="0" w:line="240" w:lineRule="auto"/>
              <w:jc w:val="center"/>
              <w:rPr>
                <w:del w:id="24309" w:author="Stefanie Lane" w:date="2022-06-23T15:12:00Z"/>
                <w:rFonts w:ascii="Calibri" w:eastAsia="Times New Roman" w:hAnsi="Calibri" w:cs="Calibri"/>
                <w:color w:val="000000"/>
              </w:rPr>
            </w:pPr>
            <w:del w:id="24310" w:author="Stefanie Lane" w:date="2022-06-23T15:12:00Z">
              <w:r w:rsidRPr="004F6583" w:rsidDel="00EB4CE1">
                <w:rPr>
                  <w:rFonts w:ascii="Calibri" w:eastAsia="Times New Roman" w:hAnsi="Calibri" w:cs="Calibri"/>
                  <w:color w:val="000000"/>
                </w:rPr>
                <w:delText>0.07</w:delText>
              </w:r>
            </w:del>
          </w:p>
        </w:tc>
        <w:tc>
          <w:tcPr>
            <w:tcW w:w="1760" w:type="dxa"/>
            <w:tcBorders>
              <w:top w:val="nil"/>
              <w:left w:val="nil"/>
              <w:bottom w:val="single" w:sz="4" w:space="0" w:color="auto"/>
              <w:right w:val="nil"/>
            </w:tcBorders>
            <w:shd w:val="clear" w:color="auto" w:fill="auto"/>
            <w:noWrap/>
            <w:vAlign w:val="bottom"/>
            <w:hideMark/>
          </w:tcPr>
          <w:p w14:paraId="4BD00C8E" w14:textId="1191CB58" w:rsidR="004F6583" w:rsidRPr="004F6583" w:rsidDel="00EB4CE1" w:rsidRDefault="004F6583" w:rsidP="004F6583">
            <w:pPr>
              <w:spacing w:after="0" w:line="240" w:lineRule="auto"/>
              <w:jc w:val="center"/>
              <w:rPr>
                <w:del w:id="24311" w:author="Stefanie Lane" w:date="2022-06-23T15:12:00Z"/>
                <w:rFonts w:ascii="Calibri" w:eastAsia="Times New Roman" w:hAnsi="Calibri" w:cs="Calibri"/>
                <w:color w:val="000000"/>
              </w:rPr>
            </w:pPr>
            <w:del w:id="24312" w:author="Stefanie Lane" w:date="2022-06-23T15:12:00Z">
              <w:r w:rsidRPr="004F6583" w:rsidDel="00EB4CE1">
                <w:rPr>
                  <w:rFonts w:ascii="Calibri" w:eastAsia="Times New Roman" w:hAnsi="Calibri" w:cs="Calibri"/>
                  <w:color w:val="000000"/>
                </w:rPr>
                <w:delText>-92.86</w:delText>
              </w:r>
            </w:del>
          </w:p>
        </w:tc>
      </w:tr>
      <w:tr w:rsidR="004F6583" w:rsidRPr="004F6583" w:rsidDel="00EB4CE1" w14:paraId="0A605CCF" w14:textId="4CF7F567" w:rsidTr="004F6583">
        <w:trPr>
          <w:trHeight w:val="290"/>
          <w:del w:id="24313" w:author="Stefanie Lane" w:date="2022-06-23T15:12:00Z"/>
        </w:trPr>
        <w:tc>
          <w:tcPr>
            <w:tcW w:w="1700" w:type="dxa"/>
            <w:vMerge/>
            <w:tcBorders>
              <w:top w:val="nil"/>
              <w:left w:val="nil"/>
              <w:bottom w:val="single" w:sz="4" w:space="0" w:color="000000"/>
              <w:right w:val="nil"/>
            </w:tcBorders>
            <w:vAlign w:val="center"/>
            <w:hideMark/>
          </w:tcPr>
          <w:p w14:paraId="19AD1B23" w14:textId="3057CC86" w:rsidR="004F6583" w:rsidRPr="004F6583" w:rsidDel="00EB4CE1" w:rsidRDefault="004F6583" w:rsidP="004F6583">
            <w:pPr>
              <w:spacing w:after="0" w:line="240" w:lineRule="auto"/>
              <w:rPr>
                <w:del w:id="24314"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0F6C1A4" w14:textId="334E0700" w:rsidR="004F6583" w:rsidRPr="004F6583" w:rsidDel="00EB4CE1" w:rsidRDefault="004F6583" w:rsidP="004F6583">
            <w:pPr>
              <w:spacing w:after="0" w:line="240" w:lineRule="auto"/>
              <w:rPr>
                <w:del w:id="24315" w:author="Stefanie Lane" w:date="2022-06-23T15:12:00Z"/>
                <w:rFonts w:ascii="Arial" w:eastAsia="Times New Roman" w:hAnsi="Arial" w:cs="Arial"/>
                <w:i/>
                <w:iCs/>
                <w:sz w:val="20"/>
                <w:szCs w:val="20"/>
              </w:rPr>
            </w:pPr>
            <w:del w:id="24316" w:author="Stefanie Lane" w:date="2022-06-23T15:12:00Z">
              <w:r w:rsidRPr="004F6583" w:rsidDel="00EB4CE1">
                <w:rPr>
                  <w:rFonts w:ascii="Arial" w:eastAsia="Times New Roman" w:hAnsi="Arial" w:cs="Arial"/>
                  <w:i/>
                  <w:iCs/>
                  <w:sz w:val="20"/>
                  <w:szCs w:val="20"/>
                </w:rPr>
                <w:delText>Lysimachia thyrsiflora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56F85B3" w14:textId="536F4811" w:rsidR="004F6583" w:rsidRPr="004F6583" w:rsidDel="00EB4CE1" w:rsidRDefault="004F6583" w:rsidP="004F6583">
            <w:pPr>
              <w:spacing w:after="0" w:line="240" w:lineRule="auto"/>
              <w:jc w:val="center"/>
              <w:rPr>
                <w:del w:id="24317" w:author="Stefanie Lane" w:date="2022-06-23T15:12:00Z"/>
                <w:rFonts w:ascii="Calibri" w:eastAsia="Times New Roman" w:hAnsi="Calibri" w:cs="Calibri"/>
                <w:color w:val="000000"/>
              </w:rPr>
            </w:pPr>
            <w:del w:id="24318" w:author="Stefanie Lane" w:date="2022-06-23T15:12:00Z">
              <w:r w:rsidRPr="004F6583" w:rsidDel="00EB4CE1">
                <w:rPr>
                  <w:rFonts w:ascii="Calibri" w:eastAsia="Times New Roman" w:hAnsi="Calibri" w:cs="Calibri"/>
                  <w:color w:val="000000"/>
                </w:rPr>
                <w:delText>0.09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268E4B2" w14:textId="6F2C8F70" w:rsidR="004F6583" w:rsidRPr="004F6583" w:rsidDel="00EB4CE1" w:rsidRDefault="004F6583" w:rsidP="004F6583">
            <w:pPr>
              <w:spacing w:after="0" w:line="240" w:lineRule="auto"/>
              <w:jc w:val="center"/>
              <w:rPr>
                <w:del w:id="24319" w:author="Stefanie Lane" w:date="2022-06-23T15:12:00Z"/>
                <w:rFonts w:ascii="Calibri" w:eastAsia="Times New Roman" w:hAnsi="Calibri" w:cs="Calibri"/>
                <w:color w:val="000000"/>
              </w:rPr>
            </w:pPr>
            <w:del w:id="24320"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D1A2AC6" w14:textId="1B879EAC" w:rsidR="004F6583" w:rsidRPr="004F6583" w:rsidDel="00EB4CE1" w:rsidRDefault="004F6583" w:rsidP="004F6583">
            <w:pPr>
              <w:spacing w:after="0" w:line="240" w:lineRule="auto"/>
              <w:jc w:val="center"/>
              <w:rPr>
                <w:del w:id="24321" w:author="Stefanie Lane" w:date="2022-06-23T15:12:00Z"/>
                <w:rFonts w:ascii="Calibri" w:eastAsia="Times New Roman" w:hAnsi="Calibri" w:cs="Calibri"/>
                <w:color w:val="000000"/>
              </w:rPr>
            </w:pPr>
            <w:del w:id="24322"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4FE7CAEA" w14:textId="3CDEDE03" w:rsidR="004F6583" w:rsidRPr="004F6583" w:rsidDel="00EB4CE1" w:rsidRDefault="004F6583" w:rsidP="004F6583">
            <w:pPr>
              <w:spacing w:after="0" w:line="240" w:lineRule="auto"/>
              <w:jc w:val="center"/>
              <w:rPr>
                <w:del w:id="24323" w:author="Stefanie Lane" w:date="2022-06-23T15:12:00Z"/>
                <w:rFonts w:ascii="Calibri" w:eastAsia="Times New Roman" w:hAnsi="Calibri" w:cs="Calibri"/>
                <w:color w:val="000000"/>
              </w:rPr>
            </w:pPr>
            <w:del w:id="24324" w:author="Stefanie Lane" w:date="2022-06-23T15:12:00Z">
              <w:r w:rsidRPr="004F6583" w:rsidDel="00EB4CE1">
                <w:rPr>
                  <w:rFonts w:ascii="Calibri" w:eastAsia="Times New Roman" w:hAnsi="Calibri" w:cs="Calibri"/>
                  <w:color w:val="000000"/>
                </w:rPr>
                <w:delText>-89.29</w:delText>
              </w:r>
            </w:del>
          </w:p>
        </w:tc>
      </w:tr>
      <w:tr w:rsidR="004F6583" w:rsidRPr="004F6583" w:rsidDel="00EB4CE1" w14:paraId="0D1852D5" w14:textId="73902797" w:rsidTr="004F6583">
        <w:trPr>
          <w:trHeight w:val="290"/>
          <w:del w:id="24325" w:author="Stefanie Lane" w:date="2022-06-23T15:12:00Z"/>
        </w:trPr>
        <w:tc>
          <w:tcPr>
            <w:tcW w:w="1700" w:type="dxa"/>
            <w:vMerge/>
            <w:tcBorders>
              <w:top w:val="nil"/>
              <w:left w:val="nil"/>
              <w:bottom w:val="single" w:sz="4" w:space="0" w:color="000000"/>
              <w:right w:val="nil"/>
            </w:tcBorders>
            <w:vAlign w:val="center"/>
            <w:hideMark/>
          </w:tcPr>
          <w:p w14:paraId="2DD536F5" w14:textId="5F8E41DD" w:rsidR="004F6583" w:rsidRPr="004F6583" w:rsidDel="00EB4CE1" w:rsidRDefault="004F6583" w:rsidP="004F6583">
            <w:pPr>
              <w:spacing w:after="0" w:line="240" w:lineRule="auto"/>
              <w:rPr>
                <w:del w:id="24326"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7AA32F6" w14:textId="6F81A621" w:rsidR="004F6583" w:rsidRPr="004F6583" w:rsidDel="00EB4CE1" w:rsidRDefault="004F6583" w:rsidP="004F6583">
            <w:pPr>
              <w:spacing w:after="0" w:line="240" w:lineRule="auto"/>
              <w:rPr>
                <w:del w:id="24327" w:author="Stefanie Lane" w:date="2022-06-23T15:12:00Z"/>
                <w:rFonts w:ascii="Arial" w:eastAsia="Times New Roman" w:hAnsi="Arial" w:cs="Arial"/>
                <w:i/>
                <w:iCs/>
                <w:sz w:val="20"/>
                <w:szCs w:val="20"/>
              </w:rPr>
            </w:pPr>
            <w:del w:id="24328" w:author="Stefanie Lane" w:date="2022-06-23T15:12:00Z">
              <w:r w:rsidRPr="004F6583" w:rsidDel="00EB4CE1">
                <w:rPr>
                  <w:rFonts w:ascii="Arial" w:eastAsia="Times New Roman" w:hAnsi="Arial" w:cs="Arial"/>
                  <w:i/>
                  <w:iCs/>
                  <w:sz w:val="20"/>
                  <w:szCs w:val="20"/>
                </w:rPr>
                <w:delText>Rumex conglomeratus</w:delText>
              </w:r>
            </w:del>
          </w:p>
        </w:tc>
        <w:tc>
          <w:tcPr>
            <w:tcW w:w="960" w:type="dxa"/>
            <w:tcBorders>
              <w:top w:val="nil"/>
              <w:left w:val="nil"/>
              <w:bottom w:val="nil"/>
              <w:right w:val="nil"/>
            </w:tcBorders>
            <w:shd w:val="clear" w:color="auto" w:fill="auto"/>
            <w:noWrap/>
            <w:vAlign w:val="bottom"/>
            <w:hideMark/>
          </w:tcPr>
          <w:p w14:paraId="0771FF08" w14:textId="5BCF40F0" w:rsidR="004F6583" w:rsidRPr="004F6583" w:rsidDel="00EB4CE1" w:rsidRDefault="004F6583" w:rsidP="004F6583">
            <w:pPr>
              <w:spacing w:after="0" w:line="240" w:lineRule="auto"/>
              <w:jc w:val="center"/>
              <w:rPr>
                <w:del w:id="24329" w:author="Stefanie Lane" w:date="2022-06-23T15:12:00Z"/>
                <w:rFonts w:ascii="Calibri" w:eastAsia="Times New Roman" w:hAnsi="Calibri" w:cs="Calibri"/>
                <w:color w:val="000000"/>
              </w:rPr>
            </w:pPr>
            <w:del w:id="24330"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3B518C74" w14:textId="38FB2841" w:rsidR="004F6583" w:rsidRPr="004F6583" w:rsidDel="00EB4CE1" w:rsidRDefault="004F6583" w:rsidP="004F6583">
            <w:pPr>
              <w:spacing w:after="0" w:line="240" w:lineRule="auto"/>
              <w:jc w:val="center"/>
              <w:rPr>
                <w:del w:id="24331" w:author="Stefanie Lane" w:date="2022-06-23T15:12:00Z"/>
                <w:rFonts w:ascii="Calibri" w:eastAsia="Times New Roman" w:hAnsi="Calibri" w:cs="Calibri"/>
                <w:color w:val="000000"/>
              </w:rPr>
            </w:pPr>
            <w:del w:id="24332"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428620F9" w14:textId="16442320" w:rsidR="004F6583" w:rsidRPr="004F6583" w:rsidDel="00EB4CE1" w:rsidRDefault="004F6583" w:rsidP="004F6583">
            <w:pPr>
              <w:spacing w:after="0" w:line="240" w:lineRule="auto"/>
              <w:jc w:val="center"/>
              <w:rPr>
                <w:del w:id="24333" w:author="Stefanie Lane" w:date="2022-06-23T15:12:00Z"/>
                <w:rFonts w:ascii="Calibri" w:eastAsia="Times New Roman" w:hAnsi="Calibri" w:cs="Calibri"/>
                <w:color w:val="000000"/>
              </w:rPr>
            </w:pPr>
            <w:del w:id="24334"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2EABBA56" w14:textId="4F04507A" w:rsidR="004F6583" w:rsidRPr="004F6583" w:rsidDel="00EB4CE1" w:rsidRDefault="004F6583" w:rsidP="004F6583">
            <w:pPr>
              <w:spacing w:after="0" w:line="240" w:lineRule="auto"/>
              <w:jc w:val="center"/>
              <w:rPr>
                <w:del w:id="24335" w:author="Stefanie Lane" w:date="2022-06-23T15:12:00Z"/>
                <w:rFonts w:ascii="Calibri" w:eastAsia="Times New Roman" w:hAnsi="Calibri" w:cs="Calibri"/>
                <w:color w:val="000000"/>
              </w:rPr>
            </w:pPr>
            <w:del w:id="24336" w:author="Stefanie Lane" w:date="2022-06-23T15:12:00Z">
              <w:r w:rsidRPr="004F6583" w:rsidDel="00EB4CE1">
                <w:rPr>
                  <w:rFonts w:ascii="Calibri" w:eastAsia="Times New Roman" w:hAnsi="Calibri" w:cs="Calibri"/>
                  <w:color w:val="000000"/>
                </w:rPr>
                <w:delText>-89.29</w:delText>
              </w:r>
            </w:del>
          </w:p>
        </w:tc>
      </w:tr>
      <w:tr w:rsidR="004F6583" w:rsidRPr="004F6583" w:rsidDel="00EB4CE1" w14:paraId="0486C2A8" w14:textId="73E4C3AA" w:rsidTr="004F6583">
        <w:trPr>
          <w:trHeight w:val="290"/>
          <w:del w:id="24337" w:author="Stefanie Lane" w:date="2022-06-23T15:12:00Z"/>
        </w:trPr>
        <w:tc>
          <w:tcPr>
            <w:tcW w:w="1700" w:type="dxa"/>
            <w:vMerge/>
            <w:tcBorders>
              <w:top w:val="nil"/>
              <w:left w:val="nil"/>
              <w:bottom w:val="single" w:sz="4" w:space="0" w:color="000000"/>
              <w:right w:val="nil"/>
            </w:tcBorders>
            <w:vAlign w:val="center"/>
            <w:hideMark/>
          </w:tcPr>
          <w:p w14:paraId="792E63D5" w14:textId="7C4BD2CC" w:rsidR="004F6583" w:rsidRPr="004F6583" w:rsidDel="00EB4CE1" w:rsidRDefault="004F6583" w:rsidP="004F6583">
            <w:pPr>
              <w:spacing w:after="0" w:line="240" w:lineRule="auto"/>
              <w:rPr>
                <w:del w:id="24338"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B8D3E6" w14:textId="03E2E190" w:rsidR="004F6583" w:rsidRPr="004F6583" w:rsidDel="00EB4CE1" w:rsidRDefault="004F6583" w:rsidP="004F6583">
            <w:pPr>
              <w:spacing w:after="0" w:line="240" w:lineRule="auto"/>
              <w:rPr>
                <w:del w:id="24339" w:author="Stefanie Lane" w:date="2022-06-23T15:12:00Z"/>
                <w:rFonts w:ascii="Arial" w:eastAsia="Times New Roman" w:hAnsi="Arial" w:cs="Arial"/>
                <w:i/>
                <w:iCs/>
                <w:sz w:val="20"/>
                <w:szCs w:val="20"/>
              </w:rPr>
            </w:pPr>
            <w:del w:id="24340" w:author="Stefanie Lane" w:date="2022-06-23T15:12:00Z">
              <w:r w:rsidRPr="004F6583" w:rsidDel="00EB4CE1">
                <w:rPr>
                  <w:rFonts w:ascii="Arial" w:eastAsia="Times New Roman" w:hAnsi="Arial" w:cs="Arial"/>
                  <w:i/>
                  <w:iCs/>
                  <w:sz w:val="20"/>
                  <w:szCs w:val="20"/>
                </w:rPr>
                <w:delText>Rumex occidentalis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4A5D939" w14:textId="31F3F1C2" w:rsidR="004F6583" w:rsidRPr="004F6583" w:rsidDel="00EB4CE1" w:rsidRDefault="004F6583" w:rsidP="004F6583">
            <w:pPr>
              <w:spacing w:after="0" w:line="240" w:lineRule="auto"/>
              <w:jc w:val="center"/>
              <w:rPr>
                <w:del w:id="24341" w:author="Stefanie Lane" w:date="2022-06-23T15:12:00Z"/>
                <w:rFonts w:ascii="Calibri" w:eastAsia="Times New Roman" w:hAnsi="Calibri" w:cs="Calibri"/>
                <w:color w:val="000000"/>
              </w:rPr>
            </w:pPr>
            <w:del w:id="24342" w:author="Stefanie Lane" w:date="2022-06-23T15:12:00Z">
              <w:r w:rsidRPr="004F6583" w:rsidDel="00EB4CE1">
                <w:rPr>
                  <w:rFonts w:ascii="Calibri" w:eastAsia="Times New Roman" w:hAnsi="Calibri" w:cs="Calibri"/>
                  <w:color w:val="000000"/>
                </w:rPr>
                <w:delText>0.12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98B422A" w14:textId="768E6BE7" w:rsidR="004F6583" w:rsidRPr="004F6583" w:rsidDel="00EB4CE1" w:rsidRDefault="004F6583" w:rsidP="004F6583">
            <w:pPr>
              <w:spacing w:after="0" w:line="240" w:lineRule="auto"/>
              <w:jc w:val="center"/>
              <w:rPr>
                <w:del w:id="24343" w:author="Stefanie Lane" w:date="2022-06-23T15:12:00Z"/>
                <w:rFonts w:ascii="Calibri" w:eastAsia="Times New Roman" w:hAnsi="Calibri" w:cs="Calibri"/>
                <w:color w:val="000000"/>
              </w:rPr>
            </w:pPr>
            <w:del w:id="24344" w:author="Stefanie Lane" w:date="2022-06-23T15:12:00Z">
              <w:r w:rsidRPr="004F6583" w:rsidDel="00EB4CE1">
                <w:rPr>
                  <w:rFonts w:ascii="Calibri" w:eastAsia="Times New Roman" w:hAnsi="Calibri" w:cs="Calibri"/>
                  <w:color w:val="000000"/>
                </w:rPr>
                <w:delText>0.16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E7612A8" w14:textId="50CE613F" w:rsidR="004F6583" w:rsidRPr="004F6583" w:rsidDel="00EB4CE1" w:rsidRDefault="004F6583" w:rsidP="004F6583">
            <w:pPr>
              <w:spacing w:after="0" w:line="240" w:lineRule="auto"/>
              <w:jc w:val="center"/>
              <w:rPr>
                <w:del w:id="24345" w:author="Stefanie Lane" w:date="2022-06-23T15:12:00Z"/>
                <w:rFonts w:ascii="Calibri" w:eastAsia="Times New Roman" w:hAnsi="Calibri" w:cs="Calibri"/>
                <w:color w:val="000000"/>
              </w:rPr>
            </w:pPr>
            <w:del w:id="24346"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12B6A93A" w14:textId="7126ADC1" w:rsidR="004F6583" w:rsidRPr="004F6583" w:rsidDel="00EB4CE1" w:rsidRDefault="004F6583" w:rsidP="004F6583">
            <w:pPr>
              <w:spacing w:after="0" w:line="240" w:lineRule="auto"/>
              <w:jc w:val="center"/>
              <w:rPr>
                <w:del w:id="24347" w:author="Stefanie Lane" w:date="2022-06-23T15:12:00Z"/>
                <w:rFonts w:ascii="Calibri" w:eastAsia="Times New Roman" w:hAnsi="Calibri" w:cs="Calibri"/>
                <w:color w:val="000000"/>
              </w:rPr>
            </w:pPr>
            <w:del w:id="24348" w:author="Stefanie Lane" w:date="2022-06-23T15:12:00Z">
              <w:r w:rsidRPr="004F6583" w:rsidDel="00EB4CE1">
                <w:rPr>
                  <w:rFonts w:ascii="Calibri" w:eastAsia="Times New Roman" w:hAnsi="Calibri" w:cs="Calibri"/>
                  <w:color w:val="000000"/>
                </w:rPr>
                <w:delText>-89.29</w:delText>
              </w:r>
            </w:del>
          </w:p>
        </w:tc>
      </w:tr>
      <w:tr w:rsidR="004F6583" w:rsidRPr="004F6583" w:rsidDel="00EB4CE1" w14:paraId="098EC4F8" w14:textId="663A82CD" w:rsidTr="004F6583">
        <w:trPr>
          <w:trHeight w:val="290"/>
          <w:del w:id="24349" w:author="Stefanie Lane" w:date="2022-06-23T15:12:00Z"/>
        </w:trPr>
        <w:tc>
          <w:tcPr>
            <w:tcW w:w="1700" w:type="dxa"/>
            <w:vMerge/>
            <w:tcBorders>
              <w:top w:val="nil"/>
              <w:left w:val="nil"/>
              <w:bottom w:val="single" w:sz="4" w:space="0" w:color="000000"/>
              <w:right w:val="nil"/>
            </w:tcBorders>
            <w:vAlign w:val="center"/>
            <w:hideMark/>
          </w:tcPr>
          <w:p w14:paraId="40E65D6E" w14:textId="2A334905" w:rsidR="004F6583" w:rsidRPr="004F6583" w:rsidDel="00EB4CE1" w:rsidRDefault="004F6583" w:rsidP="004F6583">
            <w:pPr>
              <w:spacing w:after="0" w:line="240" w:lineRule="auto"/>
              <w:rPr>
                <w:del w:id="24350"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09B19DA" w14:textId="0C850CD3" w:rsidR="004F6583" w:rsidRPr="004F6583" w:rsidDel="00EB4CE1" w:rsidRDefault="004F6583" w:rsidP="004F6583">
            <w:pPr>
              <w:spacing w:after="0" w:line="240" w:lineRule="auto"/>
              <w:rPr>
                <w:del w:id="24351" w:author="Stefanie Lane" w:date="2022-06-23T15:12:00Z"/>
                <w:rFonts w:ascii="Arial" w:eastAsia="Times New Roman" w:hAnsi="Arial" w:cs="Arial"/>
                <w:i/>
                <w:iCs/>
                <w:sz w:val="20"/>
                <w:szCs w:val="20"/>
              </w:rPr>
            </w:pPr>
            <w:del w:id="24352" w:author="Stefanie Lane" w:date="2022-06-23T15:12:00Z">
              <w:r w:rsidRPr="004F6583" w:rsidDel="00EB4CE1">
                <w:rPr>
                  <w:rFonts w:ascii="Arial" w:eastAsia="Times New Roman" w:hAnsi="Arial" w:cs="Arial"/>
                  <w:i/>
                  <w:iCs/>
                  <w:sz w:val="20"/>
                  <w:szCs w:val="20"/>
                </w:rPr>
                <w:delText>Sagittaria latifolia</w:delText>
              </w:r>
            </w:del>
          </w:p>
        </w:tc>
        <w:tc>
          <w:tcPr>
            <w:tcW w:w="960" w:type="dxa"/>
            <w:tcBorders>
              <w:top w:val="nil"/>
              <w:left w:val="nil"/>
              <w:bottom w:val="nil"/>
              <w:right w:val="nil"/>
            </w:tcBorders>
            <w:shd w:val="clear" w:color="auto" w:fill="auto"/>
            <w:noWrap/>
            <w:vAlign w:val="bottom"/>
            <w:hideMark/>
          </w:tcPr>
          <w:p w14:paraId="393BB8AE" w14:textId="6749C37B" w:rsidR="004F6583" w:rsidRPr="004F6583" w:rsidDel="00EB4CE1" w:rsidRDefault="004F6583" w:rsidP="004F6583">
            <w:pPr>
              <w:spacing w:after="0" w:line="240" w:lineRule="auto"/>
              <w:jc w:val="center"/>
              <w:rPr>
                <w:del w:id="24353" w:author="Stefanie Lane" w:date="2022-06-23T15:12:00Z"/>
                <w:rFonts w:ascii="Calibri" w:eastAsia="Times New Roman" w:hAnsi="Calibri" w:cs="Calibri"/>
                <w:color w:val="000000"/>
              </w:rPr>
            </w:pPr>
            <w:del w:id="24354" w:author="Stefanie Lane" w:date="2022-06-23T15:12:00Z">
              <w:r w:rsidRPr="004F6583" w:rsidDel="00EB4CE1">
                <w:rPr>
                  <w:rFonts w:ascii="Calibri" w:eastAsia="Times New Roman" w:hAnsi="Calibri" w:cs="Calibri"/>
                  <w:color w:val="000000"/>
                </w:rPr>
                <w:delText>0.41</w:delText>
              </w:r>
            </w:del>
          </w:p>
        </w:tc>
        <w:tc>
          <w:tcPr>
            <w:tcW w:w="960" w:type="dxa"/>
            <w:tcBorders>
              <w:top w:val="nil"/>
              <w:left w:val="nil"/>
              <w:bottom w:val="nil"/>
              <w:right w:val="nil"/>
            </w:tcBorders>
            <w:shd w:val="clear" w:color="auto" w:fill="auto"/>
            <w:noWrap/>
            <w:vAlign w:val="bottom"/>
            <w:hideMark/>
          </w:tcPr>
          <w:p w14:paraId="4328C80C" w14:textId="13DD34CE" w:rsidR="004F6583" w:rsidRPr="004F6583" w:rsidDel="00EB4CE1" w:rsidRDefault="004F6583" w:rsidP="004F6583">
            <w:pPr>
              <w:spacing w:after="0" w:line="240" w:lineRule="auto"/>
              <w:jc w:val="center"/>
              <w:rPr>
                <w:del w:id="24355" w:author="Stefanie Lane" w:date="2022-06-23T15:12:00Z"/>
                <w:rFonts w:ascii="Calibri" w:eastAsia="Times New Roman" w:hAnsi="Calibri" w:cs="Calibri"/>
                <w:color w:val="000000"/>
              </w:rPr>
            </w:pPr>
            <w:del w:id="24356" w:author="Stefanie Lane" w:date="2022-06-23T15:12:00Z">
              <w:r w:rsidRPr="004F6583" w:rsidDel="00EB4CE1">
                <w:rPr>
                  <w:rFonts w:ascii="Calibri" w:eastAsia="Times New Roman" w:hAnsi="Calibri" w:cs="Calibri"/>
                  <w:color w:val="000000"/>
                </w:rPr>
                <w:delText>0.10</w:delText>
              </w:r>
            </w:del>
          </w:p>
        </w:tc>
        <w:tc>
          <w:tcPr>
            <w:tcW w:w="960" w:type="dxa"/>
            <w:tcBorders>
              <w:top w:val="nil"/>
              <w:left w:val="nil"/>
              <w:bottom w:val="nil"/>
              <w:right w:val="nil"/>
            </w:tcBorders>
            <w:shd w:val="clear" w:color="auto" w:fill="auto"/>
            <w:noWrap/>
            <w:vAlign w:val="bottom"/>
            <w:hideMark/>
          </w:tcPr>
          <w:p w14:paraId="0E8F503A" w14:textId="283F84A0" w:rsidR="004F6583" w:rsidRPr="004F6583" w:rsidDel="00EB4CE1" w:rsidRDefault="004F6583" w:rsidP="004F6583">
            <w:pPr>
              <w:spacing w:after="0" w:line="240" w:lineRule="auto"/>
              <w:jc w:val="center"/>
              <w:rPr>
                <w:del w:id="24357" w:author="Stefanie Lane" w:date="2022-06-23T15:12:00Z"/>
                <w:rFonts w:ascii="Calibri" w:eastAsia="Times New Roman" w:hAnsi="Calibri" w:cs="Calibri"/>
                <w:color w:val="000000"/>
              </w:rPr>
            </w:pPr>
            <w:del w:id="24358"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2B0568B6" w14:textId="27CFB409" w:rsidR="004F6583" w:rsidRPr="004F6583" w:rsidDel="00EB4CE1" w:rsidRDefault="004F6583" w:rsidP="004F6583">
            <w:pPr>
              <w:spacing w:after="0" w:line="240" w:lineRule="auto"/>
              <w:jc w:val="center"/>
              <w:rPr>
                <w:del w:id="24359" w:author="Stefanie Lane" w:date="2022-06-23T15:12:00Z"/>
                <w:rFonts w:ascii="Calibri" w:eastAsia="Times New Roman" w:hAnsi="Calibri" w:cs="Calibri"/>
                <w:color w:val="000000"/>
              </w:rPr>
            </w:pPr>
            <w:del w:id="24360" w:author="Stefanie Lane" w:date="2022-06-23T15:12:00Z">
              <w:r w:rsidRPr="004F6583" w:rsidDel="00EB4CE1">
                <w:rPr>
                  <w:rFonts w:ascii="Calibri" w:eastAsia="Times New Roman" w:hAnsi="Calibri" w:cs="Calibri"/>
                  <w:color w:val="000000"/>
                </w:rPr>
                <w:delText>-89.29</w:delText>
              </w:r>
            </w:del>
          </w:p>
        </w:tc>
      </w:tr>
      <w:tr w:rsidR="004F6583" w:rsidRPr="004F6583" w:rsidDel="00EB4CE1" w14:paraId="06255C91" w14:textId="4F96AB0F" w:rsidTr="004F6583">
        <w:trPr>
          <w:trHeight w:val="290"/>
          <w:del w:id="24361" w:author="Stefanie Lane" w:date="2022-06-23T15:12:00Z"/>
        </w:trPr>
        <w:tc>
          <w:tcPr>
            <w:tcW w:w="1700" w:type="dxa"/>
            <w:vMerge/>
            <w:tcBorders>
              <w:top w:val="nil"/>
              <w:left w:val="nil"/>
              <w:bottom w:val="single" w:sz="4" w:space="0" w:color="000000"/>
              <w:right w:val="nil"/>
            </w:tcBorders>
            <w:vAlign w:val="center"/>
            <w:hideMark/>
          </w:tcPr>
          <w:p w14:paraId="45271012" w14:textId="6DB8E1E3" w:rsidR="004F6583" w:rsidRPr="004F6583" w:rsidDel="00EB4CE1" w:rsidRDefault="004F6583" w:rsidP="004F6583">
            <w:pPr>
              <w:spacing w:after="0" w:line="240" w:lineRule="auto"/>
              <w:rPr>
                <w:del w:id="24362"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A0624D" w14:textId="68BEC57D" w:rsidR="004F6583" w:rsidRPr="004F6583" w:rsidDel="00EB4CE1" w:rsidRDefault="004F6583" w:rsidP="004F6583">
            <w:pPr>
              <w:spacing w:after="0" w:line="240" w:lineRule="auto"/>
              <w:rPr>
                <w:del w:id="24363" w:author="Stefanie Lane" w:date="2022-06-23T15:12:00Z"/>
                <w:rFonts w:ascii="Arial" w:eastAsia="Times New Roman" w:hAnsi="Arial" w:cs="Arial"/>
                <w:i/>
                <w:iCs/>
                <w:sz w:val="20"/>
                <w:szCs w:val="20"/>
              </w:rPr>
            </w:pPr>
            <w:del w:id="24364" w:author="Stefanie Lane" w:date="2022-06-23T15:12:00Z">
              <w:r w:rsidRPr="004F6583" w:rsidDel="00EB4CE1">
                <w:rPr>
                  <w:rFonts w:ascii="Arial" w:eastAsia="Times New Roman" w:hAnsi="Arial" w:cs="Arial"/>
                  <w:i/>
                  <w:iCs/>
                  <w:sz w:val="20"/>
                  <w:szCs w:val="20"/>
                </w:rPr>
                <w:delText>Schoenoplectus tabernaemontani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1E7DCB1" w14:textId="79AB2858" w:rsidR="004F6583" w:rsidRPr="004F6583" w:rsidDel="00EB4CE1" w:rsidRDefault="004F6583" w:rsidP="004F6583">
            <w:pPr>
              <w:spacing w:after="0" w:line="240" w:lineRule="auto"/>
              <w:jc w:val="center"/>
              <w:rPr>
                <w:del w:id="24365" w:author="Stefanie Lane" w:date="2022-06-23T15:12:00Z"/>
                <w:rFonts w:ascii="Calibri" w:eastAsia="Times New Roman" w:hAnsi="Calibri" w:cs="Calibri"/>
                <w:color w:val="000000"/>
              </w:rPr>
            </w:pPr>
            <w:del w:id="24366" w:author="Stefanie Lane" w:date="2022-06-23T15:12:00Z">
              <w:r w:rsidRPr="004F6583" w:rsidDel="00EB4CE1">
                <w:rPr>
                  <w:rFonts w:ascii="Calibri" w:eastAsia="Times New Roman" w:hAnsi="Calibri" w:cs="Calibri"/>
                  <w:color w:val="000000"/>
                </w:rPr>
                <w:delText>0.71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70A5F65" w14:textId="3637B34D" w:rsidR="004F6583" w:rsidRPr="004F6583" w:rsidDel="00EB4CE1" w:rsidRDefault="004F6583" w:rsidP="004F6583">
            <w:pPr>
              <w:spacing w:after="0" w:line="240" w:lineRule="auto"/>
              <w:jc w:val="center"/>
              <w:rPr>
                <w:del w:id="24367" w:author="Stefanie Lane" w:date="2022-06-23T15:12:00Z"/>
                <w:rFonts w:ascii="Calibri" w:eastAsia="Times New Roman" w:hAnsi="Calibri" w:cs="Calibri"/>
                <w:color w:val="000000"/>
              </w:rPr>
            </w:pPr>
            <w:del w:id="24368" w:author="Stefanie Lane" w:date="2022-06-23T15:12:00Z">
              <w:r w:rsidRPr="004F6583" w:rsidDel="00EB4CE1">
                <w:rPr>
                  <w:rFonts w:ascii="Calibri" w:eastAsia="Times New Roman" w:hAnsi="Calibri" w:cs="Calibri"/>
                  <w:color w:val="000000"/>
                </w:rPr>
                <w:delText>0.10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3FA9183" w14:textId="11E66A37" w:rsidR="004F6583" w:rsidRPr="004F6583" w:rsidDel="00EB4CE1" w:rsidRDefault="004F6583" w:rsidP="004F6583">
            <w:pPr>
              <w:spacing w:after="0" w:line="240" w:lineRule="auto"/>
              <w:jc w:val="center"/>
              <w:rPr>
                <w:del w:id="24369" w:author="Stefanie Lane" w:date="2022-06-23T15:12:00Z"/>
                <w:rFonts w:ascii="Calibri" w:eastAsia="Times New Roman" w:hAnsi="Calibri" w:cs="Calibri"/>
                <w:color w:val="000000"/>
              </w:rPr>
            </w:pPr>
            <w:del w:id="24370"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6EAD370A" w14:textId="4F858045" w:rsidR="004F6583" w:rsidRPr="004F6583" w:rsidDel="00EB4CE1" w:rsidRDefault="004F6583" w:rsidP="004F6583">
            <w:pPr>
              <w:spacing w:after="0" w:line="240" w:lineRule="auto"/>
              <w:jc w:val="center"/>
              <w:rPr>
                <w:del w:id="24371" w:author="Stefanie Lane" w:date="2022-06-23T15:12:00Z"/>
                <w:rFonts w:ascii="Calibri" w:eastAsia="Times New Roman" w:hAnsi="Calibri" w:cs="Calibri"/>
                <w:color w:val="000000"/>
              </w:rPr>
            </w:pPr>
            <w:del w:id="24372" w:author="Stefanie Lane" w:date="2022-06-23T15:12:00Z">
              <w:r w:rsidRPr="004F6583" w:rsidDel="00EB4CE1">
                <w:rPr>
                  <w:rFonts w:ascii="Calibri" w:eastAsia="Times New Roman" w:hAnsi="Calibri" w:cs="Calibri"/>
                  <w:color w:val="000000"/>
                </w:rPr>
                <w:delText>-89.29</w:delText>
              </w:r>
            </w:del>
          </w:p>
        </w:tc>
      </w:tr>
      <w:tr w:rsidR="004F6583" w:rsidRPr="004F6583" w:rsidDel="00EB4CE1" w14:paraId="2343262F" w14:textId="25B638D8" w:rsidTr="004F6583">
        <w:trPr>
          <w:trHeight w:val="290"/>
          <w:del w:id="24373" w:author="Stefanie Lane" w:date="2022-06-23T15:12:00Z"/>
        </w:trPr>
        <w:tc>
          <w:tcPr>
            <w:tcW w:w="1700" w:type="dxa"/>
            <w:vMerge/>
            <w:tcBorders>
              <w:top w:val="nil"/>
              <w:left w:val="nil"/>
              <w:bottom w:val="single" w:sz="4" w:space="0" w:color="000000"/>
              <w:right w:val="nil"/>
            </w:tcBorders>
            <w:vAlign w:val="center"/>
            <w:hideMark/>
          </w:tcPr>
          <w:p w14:paraId="625CE9BC" w14:textId="622D500A" w:rsidR="004F6583" w:rsidRPr="004F6583" w:rsidDel="00EB4CE1" w:rsidRDefault="004F6583" w:rsidP="004F6583">
            <w:pPr>
              <w:spacing w:after="0" w:line="240" w:lineRule="auto"/>
              <w:rPr>
                <w:del w:id="24374"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17FC0F1" w14:textId="7F64778E" w:rsidR="004F6583" w:rsidRPr="004F6583" w:rsidDel="00EB4CE1" w:rsidRDefault="004F6583" w:rsidP="004F6583">
            <w:pPr>
              <w:spacing w:after="0" w:line="240" w:lineRule="auto"/>
              <w:rPr>
                <w:del w:id="24375" w:author="Stefanie Lane" w:date="2022-06-23T15:12:00Z"/>
                <w:rFonts w:ascii="Arial" w:eastAsia="Times New Roman" w:hAnsi="Arial" w:cs="Arial"/>
                <w:i/>
                <w:iCs/>
                <w:sz w:val="20"/>
                <w:szCs w:val="20"/>
              </w:rPr>
            </w:pPr>
            <w:del w:id="24376" w:author="Stefanie Lane" w:date="2022-06-23T15:12:00Z">
              <w:r w:rsidRPr="004F6583" w:rsidDel="00EB4CE1">
                <w:rPr>
                  <w:rFonts w:ascii="Arial" w:eastAsia="Times New Roman" w:hAnsi="Arial" w:cs="Arial"/>
                  <w:i/>
                  <w:iCs/>
                  <w:sz w:val="20"/>
                  <w:szCs w:val="20"/>
                </w:rPr>
                <w:delText>Festuca arundinacea</w:delText>
              </w:r>
            </w:del>
          </w:p>
        </w:tc>
        <w:tc>
          <w:tcPr>
            <w:tcW w:w="960" w:type="dxa"/>
            <w:tcBorders>
              <w:top w:val="nil"/>
              <w:left w:val="nil"/>
              <w:bottom w:val="nil"/>
              <w:right w:val="nil"/>
            </w:tcBorders>
            <w:shd w:val="clear" w:color="auto" w:fill="auto"/>
            <w:noWrap/>
            <w:vAlign w:val="bottom"/>
            <w:hideMark/>
          </w:tcPr>
          <w:p w14:paraId="3D19A9C1" w14:textId="4C4B8051" w:rsidR="004F6583" w:rsidRPr="004F6583" w:rsidDel="00EB4CE1" w:rsidRDefault="004F6583" w:rsidP="004F6583">
            <w:pPr>
              <w:spacing w:after="0" w:line="240" w:lineRule="auto"/>
              <w:jc w:val="center"/>
              <w:rPr>
                <w:del w:id="24377" w:author="Stefanie Lane" w:date="2022-06-23T15:12:00Z"/>
                <w:rFonts w:ascii="Calibri" w:eastAsia="Times New Roman" w:hAnsi="Calibri" w:cs="Calibri"/>
                <w:color w:val="000000"/>
              </w:rPr>
            </w:pPr>
            <w:del w:id="24378" w:author="Stefanie Lane" w:date="2022-06-23T15:12:00Z">
              <w:r w:rsidRPr="004F6583" w:rsidDel="00EB4CE1">
                <w:rPr>
                  <w:rFonts w:ascii="Calibri" w:eastAsia="Times New Roman" w:hAnsi="Calibri" w:cs="Calibri"/>
                  <w:color w:val="000000"/>
                </w:rPr>
                <w:delText>0.09</w:delText>
              </w:r>
            </w:del>
          </w:p>
        </w:tc>
        <w:tc>
          <w:tcPr>
            <w:tcW w:w="960" w:type="dxa"/>
            <w:tcBorders>
              <w:top w:val="nil"/>
              <w:left w:val="nil"/>
              <w:bottom w:val="nil"/>
              <w:right w:val="nil"/>
            </w:tcBorders>
            <w:shd w:val="clear" w:color="auto" w:fill="auto"/>
            <w:noWrap/>
            <w:vAlign w:val="bottom"/>
            <w:hideMark/>
          </w:tcPr>
          <w:p w14:paraId="1C92208A" w14:textId="0786757A" w:rsidR="004F6583" w:rsidRPr="004F6583" w:rsidDel="00EB4CE1" w:rsidRDefault="004F6583" w:rsidP="004F6583">
            <w:pPr>
              <w:spacing w:after="0" w:line="240" w:lineRule="auto"/>
              <w:jc w:val="center"/>
              <w:rPr>
                <w:del w:id="24379" w:author="Stefanie Lane" w:date="2022-06-23T15:12:00Z"/>
                <w:rFonts w:ascii="Calibri" w:eastAsia="Times New Roman" w:hAnsi="Calibri" w:cs="Calibri"/>
                <w:color w:val="000000"/>
              </w:rPr>
            </w:pPr>
            <w:del w:id="24380" w:author="Stefanie Lane" w:date="2022-06-23T15:12:00Z">
              <w:r w:rsidRPr="004F6583" w:rsidDel="00EB4CE1">
                <w:rPr>
                  <w:rFonts w:ascii="Calibri" w:eastAsia="Times New Roman" w:hAnsi="Calibri" w:cs="Calibri"/>
                  <w:color w:val="000000"/>
                </w:rPr>
                <w:delText>0.10</w:delText>
              </w:r>
            </w:del>
          </w:p>
        </w:tc>
        <w:tc>
          <w:tcPr>
            <w:tcW w:w="960" w:type="dxa"/>
            <w:tcBorders>
              <w:top w:val="nil"/>
              <w:left w:val="nil"/>
              <w:bottom w:val="nil"/>
              <w:right w:val="nil"/>
            </w:tcBorders>
            <w:shd w:val="clear" w:color="auto" w:fill="auto"/>
            <w:noWrap/>
            <w:vAlign w:val="bottom"/>
            <w:hideMark/>
          </w:tcPr>
          <w:p w14:paraId="2CF7164A" w14:textId="4C5578D3" w:rsidR="004F6583" w:rsidRPr="004F6583" w:rsidDel="00EB4CE1" w:rsidRDefault="004F6583" w:rsidP="004F6583">
            <w:pPr>
              <w:spacing w:after="0" w:line="240" w:lineRule="auto"/>
              <w:jc w:val="center"/>
              <w:rPr>
                <w:del w:id="24381" w:author="Stefanie Lane" w:date="2022-06-23T15:12:00Z"/>
                <w:rFonts w:ascii="Calibri" w:eastAsia="Times New Roman" w:hAnsi="Calibri" w:cs="Calibri"/>
                <w:color w:val="000000"/>
              </w:rPr>
            </w:pPr>
            <w:del w:id="24382" w:author="Stefanie Lane" w:date="2022-06-23T15:12:00Z">
              <w:r w:rsidRPr="004F6583" w:rsidDel="00EB4CE1">
                <w:rPr>
                  <w:rFonts w:ascii="Calibri" w:eastAsia="Times New Roman" w:hAnsi="Calibri" w:cs="Calibri"/>
                  <w:color w:val="000000"/>
                </w:rPr>
                <w:delText>0.18</w:delText>
              </w:r>
            </w:del>
          </w:p>
        </w:tc>
        <w:tc>
          <w:tcPr>
            <w:tcW w:w="1760" w:type="dxa"/>
            <w:tcBorders>
              <w:top w:val="nil"/>
              <w:left w:val="nil"/>
              <w:bottom w:val="single" w:sz="4" w:space="0" w:color="auto"/>
              <w:right w:val="nil"/>
            </w:tcBorders>
            <w:shd w:val="clear" w:color="auto" w:fill="auto"/>
            <w:noWrap/>
            <w:vAlign w:val="bottom"/>
            <w:hideMark/>
          </w:tcPr>
          <w:p w14:paraId="1E1EEBA7" w14:textId="060916A4" w:rsidR="004F6583" w:rsidRPr="004F6583" w:rsidDel="00EB4CE1" w:rsidRDefault="004F6583" w:rsidP="004F6583">
            <w:pPr>
              <w:spacing w:after="0" w:line="240" w:lineRule="auto"/>
              <w:jc w:val="center"/>
              <w:rPr>
                <w:del w:id="24383" w:author="Stefanie Lane" w:date="2022-06-23T15:12:00Z"/>
                <w:rFonts w:ascii="Calibri" w:eastAsia="Times New Roman" w:hAnsi="Calibri" w:cs="Calibri"/>
                <w:color w:val="000000"/>
              </w:rPr>
            </w:pPr>
            <w:del w:id="24384" w:author="Stefanie Lane" w:date="2022-06-23T15:12:00Z">
              <w:r w:rsidRPr="004F6583" w:rsidDel="00EB4CE1">
                <w:rPr>
                  <w:rFonts w:ascii="Calibri" w:eastAsia="Times New Roman" w:hAnsi="Calibri" w:cs="Calibri"/>
                  <w:color w:val="000000"/>
                </w:rPr>
                <w:delText>-82.14</w:delText>
              </w:r>
            </w:del>
          </w:p>
        </w:tc>
      </w:tr>
      <w:tr w:rsidR="004F6583" w:rsidRPr="004F6583" w:rsidDel="00EB4CE1" w14:paraId="7DF3D18A" w14:textId="2B381D76" w:rsidTr="004F6583">
        <w:trPr>
          <w:trHeight w:val="290"/>
          <w:del w:id="24385" w:author="Stefanie Lane" w:date="2022-06-23T15:12:00Z"/>
        </w:trPr>
        <w:tc>
          <w:tcPr>
            <w:tcW w:w="1700" w:type="dxa"/>
            <w:vMerge/>
            <w:tcBorders>
              <w:top w:val="nil"/>
              <w:left w:val="nil"/>
              <w:bottom w:val="single" w:sz="4" w:space="0" w:color="000000"/>
              <w:right w:val="nil"/>
            </w:tcBorders>
            <w:vAlign w:val="center"/>
            <w:hideMark/>
          </w:tcPr>
          <w:p w14:paraId="621C9B9C" w14:textId="5AAF70D6" w:rsidR="004F6583" w:rsidRPr="004F6583" w:rsidDel="00EB4CE1" w:rsidRDefault="004F6583" w:rsidP="004F6583">
            <w:pPr>
              <w:spacing w:after="0" w:line="240" w:lineRule="auto"/>
              <w:rPr>
                <w:del w:id="24386"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8A94E6" w14:textId="1788AEB1" w:rsidR="004F6583" w:rsidRPr="004F6583" w:rsidDel="00EB4CE1" w:rsidRDefault="004F6583" w:rsidP="004F6583">
            <w:pPr>
              <w:spacing w:after="0" w:line="240" w:lineRule="auto"/>
              <w:rPr>
                <w:del w:id="24387" w:author="Stefanie Lane" w:date="2022-06-23T15:12:00Z"/>
                <w:rFonts w:ascii="Arial" w:eastAsia="Times New Roman" w:hAnsi="Arial" w:cs="Arial"/>
                <w:i/>
                <w:iCs/>
                <w:sz w:val="20"/>
                <w:szCs w:val="20"/>
              </w:rPr>
            </w:pPr>
            <w:del w:id="24388" w:author="Stefanie Lane" w:date="2022-06-23T15:12:00Z">
              <w:r w:rsidRPr="004F6583" w:rsidDel="00EB4CE1">
                <w:rPr>
                  <w:rFonts w:ascii="Arial" w:eastAsia="Times New Roman" w:hAnsi="Arial" w:cs="Arial"/>
                  <w:i/>
                  <w:iCs/>
                  <w:sz w:val="20"/>
                  <w:szCs w:val="20"/>
                </w:rPr>
                <w:delText>Menyanthes trifoliata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57F249B" w14:textId="71A273D2" w:rsidR="004F6583" w:rsidRPr="004F6583" w:rsidDel="00EB4CE1" w:rsidRDefault="004F6583" w:rsidP="004F6583">
            <w:pPr>
              <w:spacing w:after="0" w:line="240" w:lineRule="auto"/>
              <w:jc w:val="center"/>
              <w:rPr>
                <w:del w:id="24389" w:author="Stefanie Lane" w:date="2022-06-23T15:12:00Z"/>
                <w:rFonts w:ascii="Calibri" w:eastAsia="Times New Roman" w:hAnsi="Calibri" w:cs="Calibri"/>
                <w:color w:val="000000"/>
              </w:rPr>
            </w:pPr>
            <w:del w:id="24390" w:author="Stefanie Lane" w:date="2022-06-23T15:12:00Z">
              <w:r w:rsidRPr="004F6583" w:rsidDel="00EB4CE1">
                <w:rPr>
                  <w:rFonts w:ascii="Calibri" w:eastAsia="Times New Roman" w:hAnsi="Calibri" w:cs="Calibri"/>
                  <w:color w:val="000000"/>
                </w:rPr>
                <w:delText>0.32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9AC1B43" w14:textId="00422FFC" w:rsidR="004F6583" w:rsidRPr="004F6583" w:rsidDel="00EB4CE1" w:rsidRDefault="004F6583" w:rsidP="004F6583">
            <w:pPr>
              <w:spacing w:after="0" w:line="240" w:lineRule="auto"/>
              <w:jc w:val="center"/>
              <w:rPr>
                <w:del w:id="24391" w:author="Stefanie Lane" w:date="2022-06-23T15:12:00Z"/>
                <w:rFonts w:ascii="Calibri" w:eastAsia="Times New Roman" w:hAnsi="Calibri" w:cs="Calibri"/>
                <w:color w:val="000000"/>
              </w:rPr>
            </w:pPr>
            <w:del w:id="24392" w:author="Stefanie Lane" w:date="2022-06-23T15:12:00Z">
              <w:r w:rsidRPr="004F6583" w:rsidDel="00EB4CE1">
                <w:rPr>
                  <w:rFonts w:ascii="Calibri" w:eastAsia="Times New Roman" w:hAnsi="Calibri" w:cs="Calibri"/>
                  <w:color w:val="000000"/>
                </w:rPr>
                <w:delText>0.68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A9EA1B8" w14:textId="06379138" w:rsidR="004F6583" w:rsidRPr="004F6583" w:rsidDel="00EB4CE1" w:rsidRDefault="004F6583" w:rsidP="004F6583">
            <w:pPr>
              <w:spacing w:after="0" w:line="240" w:lineRule="auto"/>
              <w:jc w:val="center"/>
              <w:rPr>
                <w:del w:id="24393" w:author="Stefanie Lane" w:date="2022-06-23T15:12:00Z"/>
                <w:rFonts w:ascii="Calibri" w:eastAsia="Times New Roman" w:hAnsi="Calibri" w:cs="Calibri"/>
                <w:color w:val="000000"/>
              </w:rPr>
            </w:pPr>
            <w:del w:id="24394" w:author="Stefanie Lane" w:date="2022-06-23T15:12:00Z">
              <w:r w:rsidRPr="004F6583" w:rsidDel="00EB4CE1">
                <w:rPr>
                  <w:rFonts w:ascii="Calibri" w:eastAsia="Times New Roman" w:hAnsi="Calibri" w:cs="Calibri"/>
                  <w:color w:val="000000"/>
                </w:rPr>
                <w:delText>0.18</w:delText>
              </w:r>
            </w:del>
          </w:p>
        </w:tc>
        <w:tc>
          <w:tcPr>
            <w:tcW w:w="1760" w:type="dxa"/>
            <w:tcBorders>
              <w:top w:val="nil"/>
              <w:left w:val="nil"/>
              <w:bottom w:val="single" w:sz="4" w:space="0" w:color="auto"/>
              <w:right w:val="nil"/>
            </w:tcBorders>
            <w:shd w:val="clear" w:color="auto" w:fill="auto"/>
            <w:noWrap/>
            <w:vAlign w:val="bottom"/>
            <w:hideMark/>
          </w:tcPr>
          <w:p w14:paraId="32AEFB84" w14:textId="1CCACD71" w:rsidR="004F6583" w:rsidRPr="004F6583" w:rsidDel="00EB4CE1" w:rsidRDefault="004F6583" w:rsidP="004F6583">
            <w:pPr>
              <w:spacing w:after="0" w:line="240" w:lineRule="auto"/>
              <w:jc w:val="center"/>
              <w:rPr>
                <w:del w:id="24395" w:author="Stefanie Lane" w:date="2022-06-23T15:12:00Z"/>
                <w:rFonts w:ascii="Calibri" w:eastAsia="Times New Roman" w:hAnsi="Calibri" w:cs="Calibri"/>
                <w:color w:val="000000"/>
              </w:rPr>
            </w:pPr>
            <w:del w:id="24396" w:author="Stefanie Lane" w:date="2022-06-23T15:12:00Z">
              <w:r w:rsidRPr="004F6583" w:rsidDel="00EB4CE1">
                <w:rPr>
                  <w:rFonts w:ascii="Calibri" w:eastAsia="Times New Roman" w:hAnsi="Calibri" w:cs="Calibri"/>
                  <w:color w:val="000000"/>
                </w:rPr>
                <w:delText>-82.14</w:delText>
              </w:r>
            </w:del>
          </w:p>
        </w:tc>
      </w:tr>
      <w:tr w:rsidR="004F6583" w:rsidRPr="004F6583" w:rsidDel="00EB4CE1" w14:paraId="437BB44A" w14:textId="1F4EE45B" w:rsidTr="004F6583">
        <w:trPr>
          <w:trHeight w:val="290"/>
          <w:del w:id="24397" w:author="Stefanie Lane" w:date="2022-06-23T15:12:00Z"/>
        </w:trPr>
        <w:tc>
          <w:tcPr>
            <w:tcW w:w="1700" w:type="dxa"/>
            <w:vMerge/>
            <w:tcBorders>
              <w:top w:val="nil"/>
              <w:left w:val="nil"/>
              <w:bottom w:val="single" w:sz="4" w:space="0" w:color="000000"/>
              <w:right w:val="nil"/>
            </w:tcBorders>
            <w:vAlign w:val="center"/>
            <w:hideMark/>
          </w:tcPr>
          <w:p w14:paraId="0DBA8C21" w14:textId="22CF0E60" w:rsidR="004F6583" w:rsidRPr="004F6583" w:rsidDel="00EB4CE1" w:rsidRDefault="004F6583" w:rsidP="004F6583">
            <w:pPr>
              <w:spacing w:after="0" w:line="240" w:lineRule="auto"/>
              <w:rPr>
                <w:del w:id="24398"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9E7E2B" w14:textId="7C67342D" w:rsidR="004F6583" w:rsidRPr="004F6583" w:rsidDel="00EB4CE1" w:rsidRDefault="004F6583" w:rsidP="004F6583">
            <w:pPr>
              <w:spacing w:after="0" w:line="240" w:lineRule="auto"/>
              <w:rPr>
                <w:del w:id="24399" w:author="Stefanie Lane" w:date="2022-06-23T15:12:00Z"/>
                <w:rFonts w:ascii="Arial" w:eastAsia="Times New Roman" w:hAnsi="Arial" w:cs="Arial"/>
                <w:i/>
                <w:iCs/>
                <w:sz w:val="20"/>
                <w:szCs w:val="20"/>
              </w:rPr>
            </w:pPr>
            <w:del w:id="24400" w:author="Stefanie Lane" w:date="2022-06-23T15:12:00Z">
              <w:r w:rsidRPr="004F6583" w:rsidDel="00EB4CE1">
                <w:rPr>
                  <w:rFonts w:ascii="Arial" w:eastAsia="Times New Roman" w:hAnsi="Arial" w:cs="Arial"/>
                  <w:i/>
                  <w:iCs/>
                  <w:sz w:val="20"/>
                  <w:szCs w:val="20"/>
                </w:rPr>
                <w:delText>Bidens cernua</w:delText>
              </w:r>
            </w:del>
          </w:p>
        </w:tc>
        <w:tc>
          <w:tcPr>
            <w:tcW w:w="960" w:type="dxa"/>
            <w:tcBorders>
              <w:top w:val="nil"/>
              <w:left w:val="nil"/>
              <w:bottom w:val="nil"/>
              <w:right w:val="nil"/>
            </w:tcBorders>
            <w:shd w:val="clear" w:color="auto" w:fill="auto"/>
            <w:noWrap/>
            <w:vAlign w:val="bottom"/>
            <w:hideMark/>
          </w:tcPr>
          <w:p w14:paraId="035B0999" w14:textId="1E49ACDB" w:rsidR="004F6583" w:rsidRPr="004F6583" w:rsidDel="00EB4CE1" w:rsidRDefault="004F6583" w:rsidP="004F6583">
            <w:pPr>
              <w:spacing w:after="0" w:line="240" w:lineRule="auto"/>
              <w:jc w:val="center"/>
              <w:rPr>
                <w:del w:id="24401" w:author="Stefanie Lane" w:date="2022-06-23T15:12:00Z"/>
                <w:rFonts w:ascii="Calibri" w:eastAsia="Times New Roman" w:hAnsi="Calibri" w:cs="Calibri"/>
                <w:color w:val="000000"/>
              </w:rPr>
            </w:pPr>
            <w:del w:id="24402" w:author="Stefanie Lane" w:date="2022-06-23T15:12:00Z">
              <w:r w:rsidRPr="004F6583" w:rsidDel="00EB4CE1">
                <w:rPr>
                  <w:rFonts w:ascii="Calibri" w:eastAsia="Times New Roman" w:hAnsi="Calibri" w:cs="Calibri"/>
                  <w:color w:val="000000"/>
                </w:rPr>
                <w:delText>0.47</w:delText>
              </w:r>
            </w:del>
          </w:p>
        </w:tc>
        <w:tc>
          <w:tcPr>
            <w:tcW w:w="960" w:type="dxa"/>
            <w:tcBorders>
              <w:top w:val="nil"/>
              <w:left w:val="nil"/>
              <w:bottom w:val="nil"/>
              <w:right w:val="nil"/>
            </w:tcBorders>
            <w:shd w:val="clear" w:color="auto" w:fill="auto"/>
            <w:noWrap/>
            <w:vAlign w:val="bottom"/>
            <w:hideMark/>
          </w:tcPr>
          <w:p w14:paraId="568BDB1E" w14:textId="0B790B3A" w:rsidR="004F6583" w:rsidRPr="004F6583" w:rsidDel="00EB4CE1" w:rsidRDefault="004F6583" w:rsidP="004F6583">
            <w:pPr>
              <w:spacing w:after="0" w:line="240" w:lineRule="auto"/>
              <w:jc w:val="center"/>
              <w:rPr>
                <w:del w:id="24403" w:author="Stefanie Lane" w:date="2022-06-23T15:12:00Z"/>
                <w:rFonts w:ascii="Calibri" w:eastAsia="Times New Roman" w:hAnsi="Calibri" w:cs="Calibri"/>
                <w:color w:val="000000"/>
              </w:rPr>
            </w:pPr>
            <w:del w:id="24404" w:author="Stefanie Lane" w:date="2022-06-23T15:12:00Z">
              <w:r w:rsidRPr="004F6583" w:rsidDel="00EB4CE1">
                <w:rPr>
                  <w:rFonts w:ascii="Calibri" w:eastAsia="Times New Roman" w:hAnsi="Calibri" w:cs="Calibri"/>
                  <w:color w:val="000000"/>
                </w:rPr>
                <w:delText>0.13</w:delText>
              </w:r>
            </w:del>
          </w:p>
        </w:tc>
        <w:tc>
          <w:tcPr>
            <w:tcW w:w="960" w:type="dxa"/>
            <w:tcBorders>
              <w:top w:val="nil"/>
              <w:left w:val="nil"/>
              <w:bottom w:val="nil"/>
              <w:right w:val="nil"/>
            </w:tcBorders>
            <w:shd w:val="clear" w:color="auto" w:fill="auto"/>
            <w:noWrap/>
            <w:vAlign w:val="bottom"/>
            <w:hideMark/>
          </w:tcPr>
          <w:p w14:paraId="4E61F201" w14:textId="3DB0765B" w:rsidR="004F6583" w:rsidRPr="004F6583" w:rsidDel="00EB4CE1" w:rsidRDefault="004F6583" w:rsidP="004F6583">
            <w:pPr>
              <w:spacing w:after="0" w:line="240" w:lineRule="auto"/>
              <w:jc w:val="center"/>
              <w:rPr>
                <w:del w:id="24405" w:author="Stefanie Lane" w:date="2022-06-23T15:12:00Z"/>
                <w:rFonts w:ascii="Calibri" w:eastAsia="Times New Roman" w:hAnsi="Calibri" w:cs="Calibri"/>
                <w:color w:val="000000"/>
              </w:rPr>
            </w:pPr>
            <w:del w:id="24406" w:author="Stefanie Lane" w:date="2022-06-23T15:12:00Z">
              <w:r w:rsidRPr="004F6583" w:rsidDel="00EB4CE1">
                <w:rPr>
                  <w:rFonts w:ascii="Calibri" w:eastAsia="Times New Roman" w:hAnsi="Calibri" w:cs="Calibri"/>
                  <w:color w:val="000000"/>
                </w:rPr>
                <w:delText>0.21</w:delText>
              </w:r>
            </w:del>
          </w:p>
        </w:tc>
        <w:tc>
          <w:tcPr>
            <w:tcW w:w="1760" w:type="dxa"/>
            <w:tcBorders>
              <w:top w:val="nil"/>
              <w:left w:val="nil"/>
              <w:bottom w:val="single" w:sz="4" w:space="0" w:color="auto"/>
              <w:right w:val="nil"/>
            </w:tcBorders>
            <w:shd w:val="clear" w:color="auto" w:fill="auto"/>
            <w:noWrap/>
            <w:vAlign w:val="bottom"/>
            <w:hideMark/>
          </w:tcPr>
          <w:p w14:paraId="1E8DDD9E" w14:textId="35B94312" w:rsidR="004F6583" w:rsidRPr="004F6583" w:rsidDel="00EB4CE1" w:rsidRDefault="004F6583" w:rsidP="004F6583">
            <w:pPr>
              <w:spacing w:after="0" w:line="240" w:lineRule="auto"/>
              <w:jc w:val="center"/>
              <w:rPr>
                <w:del w:id="24407" w:author="Stefanie Lane" w:date="2022-06-23T15:12:00Z"/>
                <w:rFonts w:ascii="Calibri" w:eastAsia="Times New Roman" w:hAnsi="Calibri" w:cs="Calibri"/>
                <w:color w:val="000000"/>
              </w:rPr>
            </w:pPr>
            <w:del w:id="24408" w:author="Stefanie Lane" w:date="2022-06-23T15:12:00Z">
              <w:r w:rsidRPr="004F6583" w:rsidDel="00EB4CE1">
                <w:rPr>
                  <w:rFonts w:ascii="Calibri" w:eastAsia="Times New Roman" w:hAnsi="Calibri" w:cs="Calibri"/>
                  <w:color w:val="000000"/>
                </w:rPr>
                <w:delText>-78.57</w:delText>
              </w:r>
            </w:del>
          </w:p>
        </w:tc>
      </w:tr>
      <w:tr w:rsidR="004F6583" w:rsidRPr="004F6583" w:rsidDel="00EB4CE1" w14:paraId="1E042118" w14:textId="4CE26B3C" w:rsidTr="004F6583">
        <w:trPr>
          <w:trHeight w:val="290"/>
          <w:del w:id="24409" w:author="Stefanie Lane" w:date="2022-06-23T15:12:00Z"/>
        </w:trPr>
        <w:tc>
          <w:tcPr>
            <w:tcW w:w="1700" w:type="dxa"/>
            <w:vMerge/>
            <w:tcBorders>
              <w:top w:val="nil"/>
              <w:left w:val="nil"/>
              <w:bottom w:val="single" w:sz="4" w:space="0" w:color="000000"/>
              <w:right w:val="nil"/>
            </w:tcBorders>
            <w:vAlign w:val="center"/>
            <w:hideMark/>
          </w:tcPr>
          <w:p w14:paraId="7BC05611" w14:textId="309B303B" w:rsidR="004F6583" w:rsidRPr="004F6583" w:rsidDel="00EB4CE1" w:rsidRDefault="004F6583" w:rsidP="004F6583">
            <w:pPr>
              <w:spacing w:after="0" w:line="240" w:lineRule="auto"/>
              <w:rPr>
                <w:del w:id="24410"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CB2CC8E" w14:textId="4C96119D" w:rsidR="004F6583" w:rsidRPr="004F6583" w:rsidDel="00EB4CE1" w:rsidRDefault="004F6583" w:rsidP="004F6583">
            <w:pPr>
              <w:spacing w:after="0" w:line="240" w:lineRule="auto"/>
              <w:rPr>
                <w:del w:id="24411" w:author="Stefanie Lane" w:date="2022-06-23T15:12:00Z"/>
                <w:rFonts w:ascii="Arial" w:eastAsia="Times New Roman" w:hAnsi="Arial" w:cs="Arial"/>
                <w:i/>
                <w:iCs/>
                <w:sz w:val="20"/>
                <w:szCs w:val="20"/>
              </w:rPr>
            </w:pPr>
            <w:del w:id="24412" w:author="Stefanie Lane" w:date="2022-06-23T15:12:00Z">
              <w:r w:rsidRPr="004F6583" w:rsidDel="00EB4CE1">
                <w:rPr>
                  <w:rFonts w:ascii="Arial" w:eastAsia="Times New Roman" w:hAnsi="Arial" w:cs="Arial"/>
                  <w:i/>
                  <w:iCs/>
                  <w:sz w:val="20"/>
                  <w:szCs w:val="20"/>
                </w:rPr>
                <w:delText>Sidalcia hendersonii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25E192A" w14:textId="342E8722" w:rsidR="004F6583" w:rsidRPr="004F6583" w:rsidDel="00EB4CE1" w:rsidRDefault="004F6583" w:rsidP="004F6583">
            <w:pPr>
              <w:spacing w:after="0" w:line="240" w:lineRule="auto"/>
              <w:jc w:val="center"/>
              <w:rPr>
                <w:del w:id="24413" w:author="Stefanie Lane" w:date="2022-06-23T15:12:00Z"/>
                <w:rFonts w:ascii="Calibri" w:eastAsia="Times New Roman" w:hAnsi="Calibri" w:cs="Calibri"/>
                <w:color w:val="000000"/>
              </w:rPr>
            </w:pPr>
            <w:del w:id="24414" w:author="Stefanie Lane" w:date="2022-06-23T15:12:00Z">
              <w:r w:rsidRPr="004F6583" w:rsidDel="00EB4CE1">
                <w:rPr>
                  <w:rFonts w:ascii="Calibri" w:eastAsia="Times New Roman" w:hAnsi="Calibri" w:cs="Calibri"/>
                  <w:color w:val="000000"/>
                </w:rPr>
                <w:delText>0.09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EF80EDD" w14:textId="7802E7AF" w:rsidR="004F6583" w:rsidRPr="004F6583" w:rsidDel="00EB4CE1" w:rsidRDefault="004F6583" w:rsidP="004F6583">
            <w:pPr>
              <w:spacing w:after="0" w:line="240" w:lineRule="auto"/>
              <w:jc w:val="center"/>
              <w:rPr>
                <w:del w:id="24415" w:author="Stefanie Lane" w:date="2022-06-23T15:12:00Z"/>
                <w:rFonts w:ascii="Calibri" w:eastAsia="Times New Roman" w:hAnsi="Calibri" w:cs="Calibri"/>
                <w:color w:val="000000"/>
              </w:rPr>
            </w:pPr>
            <w:del w:id="24416" w:author="Stefanie Lane" w:date="2022-06-23T15:12:00Z">
              <w:r w:rsidRPr="004F6583" w:rsidDel="00EB4CE1">
                <w:rPr>
                  <w:rFonts w:ascii="Calibri" w:eastAsia="Times New Roman" w:hAnsi="Calibri" w:cs="Calibri"/>
                  <w:color w:val="000000"/>
                </w:rPr>
                <w:delText>0.10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5F0D60" w14:textId="227F1797" w:rsidR="004F6583" w:rsidRPr="004F6583" w:rsidDel="00EB4CE1" w:rsidRDefault="004F6583" w:rsidP="004F6583">
            <w:pPr>
              <w:spacing w:after="0" w:line="240" w:lineRule="auto"/>
              <w:jc w:val="center"/>
              <w:rPr>
                <w:del w:id="24417" w:author="Stefanie Lane" w:date="2022-06-23T15:12:00Z"/>
                <w:rFonts w:ascii="Calibri" w:eastAsia="Times New Roman" w:hAnsi="Calibri" w:cs="Calibri"/>
                <w:color w:val="000000"/>
              </w:rPr>
            </w:pPr>
            <w:del w:id="24418" w:author="Stefanie Lane" w:date="2022-06-23T15:12:00Z">
              <w:r w:rsidRPr="004F6583" w:rsidDel="00EB4CE1">
                <w:rPr>
                  <w:rFonts w:ascii="Calibri" w:eastAsia="Times New Roman" w:hAnsi="Calibri" w:cs="Calibri"/>
                  <w:color w:val="000000"/>
                </w:rPr>
                <w:delText>0.21</w:delText>
              </w:r>
            </w:del>
          </w:p>
        </w:tc>
        <w:tc>
          <w:tcPr>
            <w:tcW w:w="1760" w:type="dxa"/>
            <w:tcBorders>
              <w:top w:val="nil"/>
              <w:left w:val="nil"/>
              <w:bottom w:val="single" w:sz="4" w:space="0" w:color="auto"/>
              <w:right w:val="nil"/>
            </w:tcBorders>
            <w:shd w:val="clear" w:color="auto" w:fill="auto"/>
            <w:noWrap/>
            <w:vAlign w:val="bottom"/>
            <w:hideMark/>
          </w:tcPr>
          <w:p w14:paraId="5290F497" w14:textId="00B8CECE" w:rsidR="004F6583" w:rsidRPr="004F6583" w:rsidDel="00EB4CE1" w:rsidRDefault="004F6583" w:rsidP="004F6583">
            <w:pPr>
              <w:spacing w:after="0" w:line="240" w:lineRule="auto"/>
              <w:jc w:val="center"/>
              <w:rPr>
                <w:del w:id="24419" w:author="Stefanie Lane" w:date="2022-06-23T15:12:00Z"/>
                <w:rFonts w:ascii="Calibri" w:eastAsia="Times New Roman" w:hAnsi="Calibri" w:cs="Calibri"/>
                <w:color w:val="000000"/>
              </w:rPr>
            </w:pPr>
            <w:del w:id="24420" w:author="Stefanie Lane" w:date="2022-06-23T15:12:00Z">
              <w:r w:rsidRPr="004F6583" w:rsidDel="00EB4CE1">
                <w:rPr>
                  <w:rFonts w:ascii="Calibri" w:eastAsia="Times New Roman" w:hAnsi="Calibri" w:cs="Calibri"/>
                  <w:color w:val="000000"/>
                </w:rPr>
                <w:delText>-78.57</w:delText>
              </w:r>
            </w:del>
          </w:p>
        </w:tc>
      </w:tr>
      <w:tr w:rsidR="004F6583" w:rsidRPr="004F6583" w:rsidDel="00EB4CE1" w14:paraId="52BAFD4A" w14:textId="217B2A8C" w:rsidTr="004F6583">
        <w:trPr>
          <w:trHeight w:val="290"/>
          <w:del w:id="24421" w:author="Stefanie Lane" w:date="2022-06-23T15:12:00Z"/>
        </w:trPr>
        <w:tc>
          <w:tcPr>
            <w:tcW w:w="1700" w:type="dxa"/>
            <w:vMerge/>
            <w:tcBorders>
              <w:top w:val="nil"/>
              <w:left w:val="nil"/>
              <w:bottom w:val="single" w:sz="4" w:space="0" w:color="000000"/>
              <w:right w:val="nil"/>
            </w:tcBorders>
            <w:vAlign w:val="center"/>
            <w:hideMark/>
          </w:tcPr>
          <w:p w14:paraId="1F766033" w14:textId="2538B1B2" w:rsidR="004F6583" w:rsidRPr="004F6583" w:rsidDel="00EB4CE1" w:rsidRDefault="004F6583" w:rsidP="004F6583">
            <w:pPr>
              <w:spacing w:after="0" w:line="240" w:lineRule="auto"/>
              <w:rPr>
                <w:del w:id="24422"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B554D23" w14:textId="0B05B0E4" w:rsidR="004F6583" w:rsidRPr="004F6583" w:rsidDel="00EB4CE1" w:rsidRDefault="004F6583" w:rsidP="004F6583">
            <w:pPr>
              <w:spacing w:after="0" w:line="240" w:lineRule="auto"/>
              <w:rPr>
                <w:del w:id="24423" w:author="Stefanie Lane" w:date="2022-06-23T15:12:00Z"/>
                <w:rFonts w:ascii="Arial" w:eastAsia="Times New Roman" w:hAnsi="Arial" w:cs="Arial"/>
                <w:i/>
                <w:iCs/>
                <w:sz w:val="20"/>
                <w:szCs w:val="20"/>
              </w:rPr>
            </w:pPr>
            <w:del w:id="24424" w:author="Stefanie Lane" w:date="2022-06-23T15:12:00Z">
              <w:r w:rsidRPr="004F6583" w:rsidDel="00EB4CE1">
                <w:rPr>
                  <w:rFonts w:ascii="Arial" w:eastAsia="Times New Roman" w:hAnsi="Arial" w:cs="Arial"/>
                  <w:i/>
                  <w:iCs/>
                  <w:sz w:val="20"/>
                  <w:szCs w:val="20"/>
                </w:rPr>
                <w:delText>Salix lasiandra</w:delText>
              </w:r>
            </w:del>
          </w:p>
        </w:tc>
        <w:tc>
          <w:tcPr>
            <w:tcW w:w="960" w:type="dxa"/>
            <w:tcBorders>
              <w:top w:val="nil"/>
              <w:left w:val="nil"/>
              <w:bottom w:val="nil"/>
              <w:right w:val="nil"/>
            </w:tcBorders>
            <w:shd w:val="clear" w:color="auto" w:fill="auto"/>
            <w:noWrap/>
            <w:vAlign w:val="bottom"/>
            <w:hideMark/>
          </w:tcPr>
          <w:p w14:paraId="327CEB91" w14:textId="745FC948" w:rsidR="004F6583" w:rsidRPr="004F6583" w:rsidDel="00EB4CE1" w:rsidRDefault="004F6583" w:rsidP="004F6583">
            <w:pPr>
              <w:spacing w:after="0" w:line="240" w:lineRule="auto"/>
              <w:jc w:val="center"/>
              <w:rPr>
                <w:del w:id="24425" w:author="Stefanie Lane" w:date="2022-06-23T15:12:00Z"/>
                <w:rFonts w:ascii="Calibri" w:eastAsia="Times New Roman" w:hAnsi="Calibri" w:cs="Calibri"/>
                <w:color w:val="000000"/>
              </w:rPr>
            </w:pPr>
            <w:del w:id="24426"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7D65E7D3" w14:textId="19B9C0AD" w:rsidR="004F6583" w:rsidRPr="004F6583" w:rsidDel="00EB4CE1" w:rsidRDefault="004F6583" w:rsidP="004F6583">
            <w:pPr>
              <w:spacing w:after="0" w:line="240" w:lineRule="auto"/>
              <w:jc w:val="center"/>
              <w:rPr>
                <w:del w:id="24427" w:author="Stefanie Lane" w:date="2022-06-23T15:12:00Z"/>
                <w:rFonts w:ascii="Calibri" w:eastAsia="Times New Roman" w:hAnsi="Calibri" w:cs="Calibri"/>
                <w:color w:val="000000"/>
              </w:rPr>
            </w:pPr>
            <w:del w:id="24428"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497B74CD" w14:textId="06216785" w:rsidR="004F6583" w:rsidRPr="004F6583" w:rsidDel="00EB4CE1" w:rsidRDefault="004F6583" w:rsidP="004F6583">
            <w:pPr>
              <w:spacing w:after="0" w:line="240" w:lineRule="auto"/>
              <w:jc w:val="center"/>
              <w:rPr>
                <w:del w:id="24429" w:author="Stefanie Lane" w:date="2022-06-23T15:12:00Z"/>
                <w:rFonts w:ascii="Calibri" w:eastAsia="Times New Roman" w:hAnsi="Calibri" w:cs="Calibri"/>
                <w:color w:val="000000"/>
              </w:rPr>
            </w:pPr>
            <w:del w:id="24430" w:author="Stefanie Lane" w:date="2022-06-23T15:12:00Z">
              <w:r w:rsidRPr="004F6583" w:rsidDel="00EB4CE1">
                <w:rPr>
                  <w:rFonts w:ascii="Calibri" w:eastAsia="Times New Roman" w:hAnsi="Calibri" w:cs="Calibri"/>
                  <w:color w:val="000000"/>
                </w:rPr>
                <w:delText>0.29</w:delText>
              </w:r>
            </w:del>
          </w:p>
        </w:tc>
        <w:tc>
          <w:tcPr>
            <w:tcW w:w="1760" w:type="dxa"/>
            <w:tcBorders>
              <w:top w:val="nil"/>
              <w:left w:val="nil"/>
              <w:bottom w:val="single" w:sz="4" w:space="0" w:color="auto"/>
              <w:right w:val="nil"/>
            </w:tcBorders>
            <w:shd w:val="clear" w:color="auto" w:fill="auto"/>
            <w:noWrap/>
            <w:vAlign w:val="bottom"/>
            <w:hideMark/>
          </w:tcPr>
          <w:p w14:paraId="203CACB9" w14:textId="4A8D1569" w:rsidR="004F6583" w:rsidRPr="004F6583" w:rsidDel="00EB4CE1" w:rsidRDefault="004F6583" w:rsidP="004F6583">
            <w:pPr>
              <w:spacing w:after="0" w:line="240" w:lineRule="auto"/>
              <w:jc w:val="center"/>
              <w:rPr>
                <w:del w:id="24431" w:author="Stefanie Lane" w:date="2022-06-23T15:12:00Z"/>
                <w:rFonts w:ascii="Calibri" w:eastAsia="Times New Roman" w:hAnsi="Calibri" w:cs="Calibri"/>
                <w:color w:val="000000"/>
              </w:rPr>
            </w:pPr>
            <w:del w:id="24432" w:author="Stefanie Lane" w:date="2022-06-23T15:12:00Z">
              <w:r w:rsidRPr="004F6583" w:rsidDel="00EB4CE1">
                <w:rPr>
                  <w:rFonts w:ascii="Calibri" w:eastAsia="Times New Roman" w:hAnsi="Calibri" w:cs="Calibri"/>
                  <w:color w:val="000000"/>
                </w:rPr>
                <w:delText>-71.43</w:delText>
              </w:r>
            </w:del>
          </w:p>
        </w:tc>
      </w:tr>
      <w:tr w:rsidR="004F6583" w:rsidRPr="004F6583" w:rsidDel="00EB4CE1" w14:paraId="5321D2D4" w14:textId="4CD952D8" w:rsidTr="004F6583">
        <w:trPr>
          <w:trHeight w:val="290"/>
          <w:del w:id="24433" w:author="Stefanie Lane" w:date="2022-06-23T15:12:00Z"/>
        </w:trPr>
        <w:tc>
          <w:tcPr>
            <w:tcW w:w="1700" w:type="dxa"/>
            <w:vMerge/>
            <w:tcBorders>
              <w:top w:val="nil"/>
              <w:left w:val="nil"/>
              <w:bottom w:val="single" w:sz="4" w:space="0" w:color="000000"/>
              <w:right w:val="nil"/>
            </w:tcBorders>
            <w:vAlign w:val="center"/>
            <w:hideMark/>
          </w:tcPr>
          <w:p w14:paraId="6A93CFAE" w14:textId="0D1C08B1" w:rsidR="004F6583" w:rsidRPr="004F6583" w:rsidDel="00EB4CE1" w:rsidRDefault="004F6583" w:rsidP="004F6583">
            <w:pPr>
              <w:spacing w:after="0" w:line="240" w:lineRule="auto"/>
              <w:rPr>
                <w:del w:id="24434"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3933135" w14:textId="07861AE3" w:rsidR="004F6583" w:rsidRPr="004F6583" w:rsidDel="00EB4CE1" w:rsidRDefault="004F6583" w:rsidP="004F6583">
            <w:pPr>
              <w:spacing w:after="0" w:line="240" w:lineRule="auto"/>
              <w:rPr>
                <w:del w:id="24435" w:author="Stefanie Lane" w:date="2022-06-23T15:12:00Z"/>
                <w:rFonts w:ascii="Arial" w:eastAsia="Times New Roman" w:hAnsi="Arial" w:cs="Arial"/>
                <w:i/>
                <w:iCs/>
                <w:sz w:val="20"/>
                <w:szCs w:val="20"/>
              </w:rPr>
            </w:pPr>
            <w:del w:id="24436" w:author="Stefanie Lane" w:date="2022-06-23T15:12:00Z">
              <w:r w:rsidRPr="004F6583" w:rsidDel="00EB4CE1">
                <w:rPr>
                  <w:rFonts w:ascii="Arial" w:eastAsia="Times New Roman" w:hAnsi="Arial" w:cs="Arial"/>
                  <w:i/>
                  <w:iCs/>
                  <w:sz w:val="20"/>
                  <w:szCs w:val="20"/>
                </w:rPr>
                <w:delText>Eleocharis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0D3A6C8" w14:textId="3EC22CDD" w:rsidR="004F6583" w:rsidRPr="004F6583" w:rsidDel="00EB4CE1" w:rsidRDefault="004F6583" w:rsidP="004F6583">
            <w:pPr>
              <w:spacing w:after="0" w:line="240" w:lineRule="auto"/>
              <w:jc w:val="center"/>
              <w:rPr>
                <w:del w:id="24437" w:author="Stefanie Lane" w:date="2022-06-23T15:12:00Z"/>
                <w:rFonts w:ascii="Calibri" w:eastAsia="Times New Roman" w:hAnsi="Calibri" w:cs="Calibri"/>
                <w:color w:val="000000"/>
              </w:rPr>
            </w:pPr>
            <w:del w:id="24438" w:author="Stefanie Lane" w:date="2022-06-23T15:12:00Z">
              <w:r w:rsidRPr="004F6583" w:rsidDel="00EB4CE1">
                <w:rPr>
                  <w:rFonts w:ascii="Calibri" w:eastAsia="Times New Roman" w:hAnsi="Calibri" w:cs="Calibri"/>
                  <w:color w:val="000000"/>
                </w:rPr>
                <w:delText>0.79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2B2090B" w14:textId="3A3FEF2E" w:rsidR="004F6583" w:rsidRPr="004F6583" w:rsidDel="00EB4CE1" w:rsidRDefault="004F6583" w:rsidP="004F6583">
            <w:pPr>
              <w:spacing w:after="0" w:line="240" w:lineRule="auto"/>
              <w:jc w:val="center"/>
              <w:rPr>
                <w:del w:id="24439" w:author="Stefanie Lane" w:date="2022-06-23T15:12:00Z"/>
                <w:rFonts w:ascii="Calibri" w:eastAsia="Times New Roman" w:hAnsi="Calibri" w:cs="Calibri"/>
                <w:color w:val="000000"/>
              </w:rPr>
            </w:pPr>
            <w:del w:id="24440" w:author="Stefanie Lane" w:date="2022-06-23T15:12:00Z">
              <w:r w:rsidRPr="004F6583" w:rsidDel="00EB4CE1">
                <w:rPr>
                  <w:rFonts w:ascii="Calibri" w:eastAsia="Times New Roman" w:hAnsi="Calibri" w:cs="Calibri"/>
                  <w:color w:val="000000"/>
                </w:rPr>
                <w:delText>0.35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311C24B" w14:textId="41C789D5" w:rsidR="004F6583" w:rsidRPr="004F6583" w:rsidDel="00EB4CE1" w:rsidRDefault="004F6583" w:rsidP="004F6583">
            <w:pPr>
              <w:spacing w:after="0" w:line="240" w:lineRule="auto"/>
              <w:jc w:val="center"/>
              <w:rPr>
                <w:del w:id="24441" w:author="Stefanie Lane" w:date="2022-06-23T15:12:00Z"/>
                <w:rFonts w:ascii="Calibri" w:eastAsia="Times New Roman" w:hAnsi="Calibri" w:cs="Calibri"/>
                <w:color w:val="000000"/>
              </w:rPr>
            </w:pPr>
            <w:del w:id="24442" w:author="Stefanie Lane" w:date="2022-06-23T15:12:00Z">
              <w:r w:rsidRPr="004F6583" w:rsidDel="00EB4CE1">
                <w:rPr>
                  <w:rFonts w:ascii="Calibri" w:eastAsia="Times New Roman" w:hAnsi="Calibri" w:cs="Calibri"/>
                  <w:color w:val="000000"/>
                </w:rPr>
                <w:delText>0.39</w:delText>
              </w:r>
            </w:del>
          </w:p>
        </w:tc>
        <w:tc>
          <w:tcPr>
            <w:tcW w:w="1760" w:type="dxa"/>
            <w:tcBorders>
              <w:top w:val="nil"/>
              <w:left w:val="nil"/>
              <w:bottom w:val="single" w:sz="4" w:space="0" w:color="auto"/>
              <w:right w:val="nil"/>
            </w:tcBorders>
            <w:shd w:val="clear" w:color="auto" w:fill="auto"/>
            <w:noWrap/>
            <w:vAlign w:val="bottom"/>
            <w:hideMark/>
          </w:tcPr>
          <w:p w14:paraId="2B576747" w14:textId="1EFF8D38" w:rsidR="004F6583" w:rsidRPr="004F6583" w:rsidDel="00EB4CE1" w:rsidRDefault="004F6583" w:rsidP="004F6583">
            <w:pPr>
              <w:spacing w:after="0" w:line="240" w:lineRule="auto"/>
              <w:jc w:val="center"/>
              <w:rPr>
                <w:del w:id="24443" w:author="Stefanie Lane" w:date="2022-06-23T15:12:00Z"/>
                <w:rFonts w:ascii="Calibri" w:eastAsia="Times New Roman" w:hAnsi="Calibri" w:cs="Calibri"/>
                <w:color w:val="000000"/>
              </w:rPr>
            </w:pPr>
            <w:del w:id="24444" w:author="Stefanie Lane" w:date="2022-06-23T15:12:00Z">
              <w:r w:rsidRPr="004F6583" w:rsidDel="00EB4CE1">
                <w:rPr>
                  <w:rFonts w:ascii="Calibri" w:eastAsia="Times New Roman" w:hAnsi="Calibri" w:cs="Calibri"/>
                  <w:color w:val="000000"/>
                </w:rPr>
                <w:delText>-60.71</w:delText>
              </w:r>
            </w:del>
          </w:p>
        </w:tc>
      </w:tr>
      <w:tr w:rsidR="004F6583" w:rsidRPr="004F6583" w:rsidDel="00EB4CE1" w14:paraId="12B0B013" w14:textId="09E8AD7E" w:rsidTr="004F6583">
        <w:trPr>
          <w:trHeight w:val="290"/>
          <w:del w:id="24445" w:author="Stefanie Lane" w:date="2022-06-23T15:12:00Z"/>
        </w:trPr>
        <w:tc>
          <w:tcPr>
            <w:tcW w:w="1700" w:type="dxa"/>
            <w:vMerge/>
            <w:tcBorders>
              <w:top w:val="nil"/>
              <w:left w:val="nil"/>
              <w:bottom w:val="single" w:sz="4" w:space="0" w:color="000000"/>
              <w:right w:val="nil"/>
            </w:tcBorders>
            <w:vAlign w:val="center"/>
            <w:hideMark/>
          </w:tcPr>
          <w:p w14:paraId="53A1E628" w14:textId="484BF678" w:rsidR="004F6583" w:rsidRPr="004F6583" w:rsidDel="00EB4CE1" w:rsidRDefault="004F6583" w:rsidP="004F6583">
            <w:pPr>
              <w:spacing w:after="0" w:line="240" w:lineRule="auto"/>
              <w:rPr>
                <w:del w:id="24446"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5076FE4" w14:textId="253B36CE" w:rsidR="004F6583" w:rsidRPr="004F6583" w:rsidDel="00EB4CE1" w:rsidRDefault="004F6583" w:rsidP="004F6583">
            <w:pPr>
              <w:spacing w:after="0" w:line="240" w:lineRule="auto"/>
              <w:rPr>
                <w:del w:id="24447" w:author="Stefanie Lane" w:date="2022-06-23T15:12:00Z"/>
                <w:rFonts w:ascii="Arial" w:eastAsia="Times New Roman" w:hAnsi="Arial" w:cs="Arial"/>
                <w:i/>
                <w:iCs/>
                <w:sz w:val="20"/>
                <w:szCs w:val="20"/>
              </w:rPr>
            </w:pPr>
            <w:del w:id="24448"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nil"/>
              <w:left w:val="nil"/>
              <w:bottom w:val="nil"/>
              <w:right w:val="nil"/>
            </w:tcBorders>
            <w:shd w:val="clear" w:color="auto" w:fill="auto"/>
            <w:noWrap/>
            <w:vAlign w:val="bottom"/>
            <w:hideMark/>
          </w:tcPr>
          <w:p w14:paraId="095C2BC3" w14:textId="6BB2552D" w:rsidR="004F6583" w:rsidRPr="004F6583" w:rsidDel="00EB4CE1" w:rsidRDefault="004F6583" w:rsidP="004F6583">
            <w:pPr>
              <w:spacing w:after="0" w:line="240" w:lineRule="auto"/>
              <w:jc w:val="center"/>
              <w:rPr>
                <w:del w:id="24449" w:author="Stefanie Lane" w:date="2022-06-23T15:12:00Z"/>
                <w:rFonts w:ascii="Calibri" w:eastAsia="Times New Roman" w:hAnsi="Calibri" w:cs="Calibri"/>
                <w:color w:val="000000"/>
              </w:rPr>
            </w:pPr>
            <w:del w:id="24450"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30079894" w14:textId="337A7F1B" w:rsidR="004F6583" w:rsidRPr="004F6583" w:rsidDel="00EB4CE1" w:rsidRDefault="004F6583" w:rsidP="004F6583">
            <w:pPr>
              <w:spacing w:after="0" w:line="240" w:lineRule="auto"/>
              <w:jc w:val="center"/>
              <w:rPr>
                <w:del w:id="24451" w:author="Stefanie Lane" w:date="2022-06-23T15:12:00Z"/>
                <w:rFonts w:ascii="Calibri" w:eastAsia="Times New Roman" w:hAnsi="Calibri" w:cs="Calibri"/>
                <w:color w:val="000000"/>
              </w:rPr>
            </w:pPr>
            <w:del w:id="24452"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2E753D35" w14:textId="7D6B0E0A" w:rsidR="004F6583" w:rsidRPr="004F6583" w:rsidDel="00EB4CE1" w:rsidRDefault="004F6583" w:rsidP="004F6583">
            <w:pPr>
              <w:spacing w:after="0" w:line="240" w:lineRule="auto"/>
              <w:jc w:val="center"/>
              <w:rPr>
                <w:del w:id="24453" w:author="Stefanie Lane" w:date="2022-06-23T15:12:00Z"/>
                <w:rFonts w:ascii="Calibri" w:eastAsia="Times New Roman" w:hAnsi="Calibri" w:cs="Calibri"/>
                <w:color w:val="000000"/>
              </w:rPr>
            </w:pPr>
            <w:del w:id="24454" w:author="Stefanie Lane" w:date="2022-06-23T15:12:00Z">
              <w:r w:rsidRPr="004F6583" w:rsidDel="00EB4CE1">
                <w:rPr>
                  <w:rFonts w:ascii="Calibri" w:eastAsia="Times New Roman" w:hAnsi="Calibri" w:cs="Calibri"/>
                  <w:color w:val="000000"/>
                </w:rPr>
                <w:delText>0.39</w:delText>
              </w:r>
            </w:del>
          </w:p>
        </w:tc>
        <w:tc>
          <w:tcPr>
            <w:tcW w:w="1760" w:type="dxa"/>
            <w:tcBorders>
              <w:top w:val="nil"/>
              <w:left w:val="nil"/>
              <w:bottom w:val="single" w:sz="4" w:space="0" w:color="auto"/>
              <w:right w:val="nil"/>
            </w:tcBorders>
            <w:shd w:val="clear" w:color="auto" w:fill="auto"/>
            <w:noWrap/>
            <w:vAlign w:val="bottom"/>
            <w:hideMark/>
          </w:tcPr>
          <w:p w14:paraId="62B9F31E" w14:textId="0F0690AB" w:rsidR="004F6583" w:rsidRPr="004F6583" w:rsidDel="00EB4CE1" w:rsidRDefault="004F6583" w:rsidP="004F6583">
            <w:pPr>
              <w:spacing w:after="0" w:line="240" w:lineRule="auto"/>
              <w:jc w:val="center"/>
              <w:rPr>
                <w:del w:id="24455" w:author="Stefanie Lane" w:date="2022-06-23T15:12:00Z"/>
                <w:rFonts w:ascii="Calibri" w:eastAsia="Times New Roman" w:hAnsi="Calibri" w:cs="Calibri"/>
                <w:color w:val="000000"/>
              </w:rPr>
            </w:pPr>
            <w:del w:id="24456" w:author="Stefanie Lane" w:date="2022-06-23T15:12:00Z">
              <w:r w:rsidRPr="004F6583" w:rsidDel="00EB4CE1">
                <w:rPr>
                  <w:rFonts w:ascii="Calibri" w:eastAsia="Times New Roman" w:hAnsi="Calibri" w:cs="Calibri"/>
                  <w:color w:val="000000"/>
                </w:rPr>
                <w:delText>-60.71</w:delText>
              </w:r>
            </w:del>
          </w:p>
        </w:tc>
      </w:tr>
      <w:tr w:rsidR="004F6583" w:rsidRPr="004F6583" w:rsidDel="00EB4CE1" w14:paraId="7291DC25" w14:textId="645D63B2" w:rsidTr="004F6583">
        <w:trPr>
          <w:trHeight w:val="290"/>
          <w:del w:id="24457" w:author="Stefanie Lane" w:date="2022-06-23T15:12:00Z"/>
        </w:trPr>
        <w:tc>
          <w:tcPr>
            <w:tcW w:w="1700" w:type="dxa"/>
            <w:vMerge/>
            <w:tcBorders>
              <w:top w:val="nil"/>
              <w:left w:val="nil"/>
              <w:bottom w:val="single" w:sz="4" w:space="0" w:color="000000"/>
              <w:right w:val="nil"/>
            </w:tcBorders>
            <w:vAlign w:val="center"/>
            <w:hideMark/>
          </w:tcPr>
          <w:p w14:paraId="1F5F8B24" w14:textId="3E54652F" w:rsidR="004F6583" w:rsidRPr="004F6583" w:rsidDel="00EB4CE1" w:rsidRDefault="004F6583" w:rsidP="004F6583">
            <w:pPr>
              <w:spacing w:after="0" w:line="240" w:lineRule="auto"/>
              <w:rPr>
                <w:del w:id="24458"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69AD6F" w14:textId="46BA8E92" w:rsidR="004F6583" w:rsidRPr="004F6583" w:rsidDel="00EB4CE1" w:rsidRDefault="004F6583" w:rsidP="004F6583">
            <w:pPr>
              <w:spacing w:after="0" w:line="240" w:lineRule="auto"/>
              <w:rPr>
                <w:del w:id="24459" w:author="Stefanie Lane" w:date="2022-06-23T15:12:00Z"/>
                <w:rFonts w:ascii="Arial" w:eastAsia="Times New Roman" w:hAnsi="Arial" w:cs="Arial"/>
                <w:i/>
                <w:iCs/>
                <w:sz w:val="20"/>
                <w:szCs w:val="20"/>
              </w:rPr>
            </w:pPr>
            <w:del w:id="24460" w:author="Stefanie Lane" w:date="2022-06-23T15:12:00Z">
              <w:r w:rsidRPr="004F6583" w:rsidDel="00EB4CE1">
                <w:rPr>
                  <w:rFonts w:ascii="Arial" w:eastAsia="Times New Roman" w:hAnsi="Arial" w:cs="Arial"/>
                  <w:i/>
                  <w:iCs/>
                  <w:sz w:val="20"/>
                  <w:szCs w:val="20"/>
                </w:rPr>
                <w:delText>Typha latifolia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42F4E80" w14:textId="7DFC505A" w:rsidR="004F6583" w:rsidRPr="004F6583" w:rsidDel="00EB4CE1" w:rsidRDefault="004F6583" w:rsidP="004F6583">
            <w:pPr>
              <w:spacing w:after="0" w:line="240" w:lineRule="auto"/>
              <w:jc w:val="center"/>
              <w:rPr>
                <w:del w:id="24461" w:author="Stefanie Lane" w:date="2022-06-23T15:12:00Z"/>
                <w:rFonts w:ascii="Calibri" w:eastAsia="Times New Roman" w:hAnsi="Calibri" w:cs="Calibri"/>
                <w:color w:val="000000"/>
              </w:rPr>
            </w:pPr>
            <w:del w:id="24462" w:author="Stefanie Lane" w:date="2022-06-23T15:12:00Z">
              <w:r w:rsidRPr="004F6583" w:rsidDel="00EB4CE1">
                <w:rPr>
                  <w:rFonts w:ascii="Calibri" w:eastAsia="Times New Roman" w:hAnsi="Calibri" w:cs="Calibri"/>
                  <w:color w:val="000000"/>
                </w:rPr>
                <w:delText>0.59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5E32971" w14:textId="53A37A51" w:rsidR="004F6583" w:rsidRPr="004F6583" w:rsidDel="00EB4CE1" w:rsidRDefault="004F6583" w:rsidP="004F6583">
            <w:pPr>
              <w:spacing w:after="0" w:line="240" w:lineRule="auto"/>
              <w:jc w:val="center"/>
              <w:rPr>
                <w:del w:id="24463" w:author="Stefanie Lane" w:date="2022-06-23T15:12:00Z"/>
                <w:rFonts w:ascii="Calibri" w:eastAsia="Times New Roman" w:hAnsi="Calibri" w:cs="Calibri"/>
                <w:color w:val="000000"/>
              </w:rPr>
            </w:pPr>
            <w:del w:id="24464" w:author="Stefanie Lane" w:date="2022-06-23T15:12:00Z">
              <w:r w:rsidRPr="004F6583" w:rsidDel="00EB4CE1">
                <w:rPr>
                  <w:rFonts w:ascii="Calibri" w:eastAsia="Times New Roman" w:hAnsi="Calibri" w:cs="Calibri"/>
                  <w:color w:val="000000"/>
                </w:rPr>
                <w:delText>0.35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6B99C96" w14:textId="41984560" w:rsidR="004F6583" w:rsidRPr="004F6583" w:rsidDel="00EB4CE1" w:rsidRDefault="004F6583" w:rsidP="004F6583">
            <w:pPr>
              <w:spacing w:after="0" w:line="240" w:lineRule="auto"/>
              <w:jc w:val="center"/>
              <w:rPr>
                <w:del w:id="24465" w:author="Stefanie Lane" w:date="2022-06-23T15:12:00Z"/>
                <w:rFonts w:ascii="Calibri" w:eastAsia="Times New Roman" w:hAnsi="Calibri" w:cs="Calibri"/>
                <w:color w:val="000000"/>
              </w:rPr>
            </w:pPr>
            <w:del w:id="24466" w:author="Stefanie Lane" w:date="2022-06-23T15:12:00Z">
              <w:r w:rsidRPr="004F6583" w:rsidDel="00EB4CE1">
                <w:rPr>
                  <w:rFonts w:ascii="Calibri" w:eastAsia="Times New Roman" w:hAnsi="Calibri" w:cs="Calibri"/>
                  <w:color w:val="000000"/>
                </w:rPr>
                <w:delText>0.43</w:delText>
              </w:r>
            </w:del>
          </w:p>
        </w:tc>
        <w:tc>
          <w:tcPr>
            <w:tcW w:w="1760" w:type="dxa"/>
            <w:tcBorders>
              <w:top w:val="nil"/>
              <w:left w:val="nil"/>
              <w:bottom w:val="single" w:sz="4" w:space="0" w:color="auto"/>
              <w:right w:val="nil"/>
            </w:tcBorders>
            <w:shd w:val="clear" w:color="auto" w:fill="auto"/>
            <w:noWrap/>
            <w:vAlign w:val="bottom"/>
            <w:hideMark/>
          </w:tcPr>
          <w:p w14:paraId="69B8D35F" w14:textId="09AA4673" w:rsidR="004F6583" w:rsidRPr="004F6583" w:rsidDel="00EB4CE1" w:rsidRDefault="004F6583" w:rsidP="004F6583">
            <w:pPr>
              <w:spacing w:after="0" w:line="240" w:lineRule="auto"/>
              <w:jc w:val="center"/>
              <w:rPr>
                <w:del w:id="24467" w:author="Stefanie Lane" w:date="2022-06-23T15:12:00Z"/>
                <w:rFonts w:ascii="Calibri" w:eastAsia="Times New Roman" w:hAnsi="Calibri" w:cs="Calibri"/>
                <w:color w:val="000000"/>
              </w:rPr>
            </w:pPr>
            <w:del w:id="24468" w:author="Stefanie Lane" w:date="2022-06-23T15:12:00Z">
              <w:r w:rsidRPr="004F6583" w:rsidDel="00EB4CE1">
                <w:rPr>
                  <w:rFonts w:ascii="Calibri" w:eastAsia="Times New Roman" w:hAnsi="Calibri" w:cs="Calibri"/>
                  <w:color w:val="000000"/>
                </w:rPr>
                <w:delText>-57.14</w:delText>
              </w:r>
            </w:del>
          </w:p>
        </w:tc>
      </w:tr>
      <w:tr w:rsidR="004F6583" w:rsidRPr="004F6583" w:rsidDel="00EB4CE1" w14:paraId="1AE45E18" w14:textId="301121C6" w:rsidTr="004F6583">
        <w:trPr>
          <w:trHeight w:val="290"/>
          <w:del w:id="24469" w:author="Stefanie Lane" w:date="2022-06-23T15:12:00Z"/>
        </w:trPr>
        <w:tc>
          <w:tcPr>
            <w:tcW w:w="1700" w:type="dxa"/>
            <w:vMerge/>
            <w:tcBorders>
              <w:top w:val="nil"/>
              <w:left w:val="nil"/>
              <w:bottom w:val="single" w:sz="4" w:space="0" w:color="000000"/>
              <w:right w:val="nil"/>
            </w:tcBorders>
            <w:vAlign w:val="center"/>
            <w:hideMark/>
          </w:tcPr>
          <w:p w14:paraId="60B76236" w14:textId="6DC68D29" w:rsidR="004F6583" w:rsidRPr="004F6583" w:rsidDel="00EB4CE1" w:rsidRDefault="004F6583" w:rsidP="004F6583">
            <w:pPr>
              <w:spacing w:after="0" w:line="240" w:lineRule="auto"/>
              <w:rPr>
                <w:del w:id="24470"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3FABAC" w14:textId="75225481" w:rsidR="004F6583" w:rsidRPr="004F6583" w:rsidDel="00EB4CE1" w:rsidRDefault="004F6583" w:rsidP="004F6583">
            <w:pPr>
              <w:spacing w:after="0" w:line="240" w:lineRule="auto"/>
              <w:rPr>
                <w:del w:id="24471" w:author="Stefanie Lane" w:date="2022-06-23T15:12:00Z"/>
                <w:rFonts w:ascii="Arial" w:eastAsia="Times New Roman" w:hAnsi="Arial" w:cs="Arial"/>
                <w:i/>
                <w:iCs/>
                <w:sz w:val="20"/>
                <w:szCs w:val="20"/>
              </w:rPr>
            </w:pPr>
            <w:del w:id="24472" w:author="Stefanie Lane" w:date="2022-06-23T15:12:00Z">
              <w:r w:rsidRPr="004F6583" w:rsidDel="00EB4CE1">
                <w:rPr>
                  <w:rFonts w:ascii="Arial" w:eastAsia="Times New Roman" w:hAnsi="Arial" w:cs="Arial"/>
                  <w:i/>
                  <w:iCs/>
                  <w:sz w:val="20"/>
                  <w:szCs w:val="20"/>
                </w:rPr>
                <w:delText>Lathyrus palustris</w:delText>
              </w:r>
            </w:del>
          </w:p>
        </w:tc>
        <w:tc>
          <w:tcPr>
            <w:tcW w:w="960" w:type="dxa"/>
            <w:tcBorders>
              <w:top w:val="nil"/>
              <w:left w:val="nil"/>
              <w:bottom w:val="nil"/>
              <w:right w:val="nil"/>
            </w:tcBorders>
            <w:shd w:val="clear" w:color="auto" w:fill="auto"/>
            <w:noWrap/>
            <w:vAlign w:val="bottom"/>
            <w:hideMark/>
          </w:tcPr>
          <w:p w14:paraId="03A9E192" w14:textId="4110C762" w:rsidR="004F6583" w:rsidRPr="004F6583" w:rsidDel="00EB4CE1" w:rsidRDefault="004F6583" w:rsidP="004F6583">
            <w:pPr>
              <w:spacing w:after="0" w:line="240" w:lineRule="auto"/>
              <w:jc w:val="center"/>
              <w:rPr>
                <w:del w:id="24473" w:author="Stefanie Lane" w:date="2022-06-23T15:12:00Z"/>
                <w:rFonts w:ascii="Calibri" w:eastAsia="Times New Roman" w:hAnsi="Calibri" w:cs="Calibri"/>
                <w:color w:val="000000"/>
              </w:rPr>
            </w:pPr>
            <w:del w:id="24474" w:author="Stefanie Lane" w:date="2022-06-23T15:12:00Z">
              <w:r w:rsidRPr="004F6583" w:rsidDel="00EB4CE1">
                <w:rPr>
                  <w:rFonts w:ascii="Calibri" w:eastAsia="Times New Roman" w:hAnsi="Calibri" w:cs="Calibri"/>
                  <w:color w:val="000000"/>
                </w:rPr>
                <w:delText>0.09</w:delText>
              </w:r>
            </w:del>
          </w:p>
        </w:tc>
        <w:tc>
          <w:tcPr>
            <w:tcW w:w="960" w:type="dxa"/>
            <w:tcBorders>
              <w:top w:val="nil"/>
              <w:left w:val="nil"/>
              <w:bottom w:val="nil"/>
              <w:right w:val="nil"/>
            </w:tcBorders>
            <w:shd w:val="clear" w:color="auto" w:fill="auto"/>
            <w:noWrap/>
            <w:vAlign w:val="bottom"/>
            <w:hideMark/>
          </w:tcPr>
          <w:p w14:paraId="273F49B9" w14:textId="3BBDD172" w:rsidR="004F6583" w:rsidRPr="004F6583" w:rsidDel="00EB4CE1" w:rsidRDefault="004F6583" w:rsidP="004F6583">
            <w:pPr>
              <w:spacing w:after="0" w:line="240" w:lineRule="auto"/>
              <w:jc w:val="center"/>
              <w:rPr>
                <w:del w:id="24475" w:author="Stefanie Lane" w:date="2022-06-23T15:12:00Z"/>
                <w:rFonts w:ascii="Calibri" w:eastAsia="Times New Roman" w:hAnsi="Calibri" w:cs="Calibri"/>
                <w:color w:val="000000"/>
              </w:rPr>
            </w:pPr>
            <w:del w:id="24476"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41FC1413" w14:textId="7C18C9E4" w:rsidR="004F6583" w:rsidRPr="004F6583" w:rsidDel="00EB4CE1" w:rsidRDefault="004F6583" w:rsidP="004F6583">
            <w:pPr>
              <w:spacing w:after="0" w:line="240" w:lineRule="auto"/>
              <w:jc w:val="center"/>
              <w:rPr>
                <w:del w:id="24477" w:author="Stefanie Lane" w:date="2022-06-23T15:12:00Z"/>
                <w:rFonts w:ascii="Calibri" w:eastAsia="Times New Roman" w:hAnsi="Calibri" w:cs="Calibri"/>
                <w:color w:val="000000"/>
              </w:rPr>
            </w:pPr>
            <w:del w:id="24478" w:author="Stefanie Lane" w:date="2022-06-23T15:12:00Z">
              <w:r w:rsidRPr="004F6583" w:rsidDel="00EB4CE1">
                <w:rPr>
                  <w:rFonts w:ascii="Calibri" w:eastAsia="Times New Roman" w:hAnsi="Calibri" w:cs="Calibri"/>
                  <w:color w:val="000000"/>
                </w:rPr>
                <w:delText>0.46</w:delText>
              </w:r>
            </w:del>
          </w:p>
        </w:tc>
        <w:tc>
          <w:tcPr>
            <w:tcW w:w="1760" w:type="dxa"/>
            <w:tcBorders>
              <w:top w:val="nil"/>
              <w:left w:val="nil"/>
              <w:bottom w:val="single" w:sz="4" w:space="0" w:color="auto"/>
              <w:right w:val="nil"/>
            </w:tcBorders>
            <w:shd w:val="clear" w:color="auto" w:fill="auto"/>
            <w:noWrap/>
            <w:vAlign w:val="bottom"/>
            <w:hideMark/>
          </w:tcPr>
          <w:p w14:paraId="7E9AFCE2" w14:textId="5E063AF8" w:rsidR="004F6583" w:rsidRPr="004F6583" w:rsidDel="00EB4CE1" w:rsidRDefault="004F6583" w:rsidP="004F6583">
            <w:pPr>
              <w:spacing w:after="0" w:line="240" w:lineRule="auto"/>
              <w:jc w:val="center"/>
              <w:rPr>
                <w:del w:id="24479" w:author="Stefanie Lane" w:date="2022-06-23T15:12:00Z"/>
                <w:rFonts w:ascii="Calibri" w:eastAsia="Times New Roman" w:hAnsi="Calibri" w:cs="Calibri"/>
                <w:color w:val="000000"/>
              </w:rPr>
            </w:pPr>
            <w:del w:id="24480" w:author="Stefanie Lane" w:date="2022-06-23T15:12:00Z">
              <w:r w:rsidRPr="004F6583" w:rsidDel="00EB4CE1">
                <w:rPr>
                  <w:rFonts w:ascii="Calibri" w:eastAsia="Times New Roman" w:hAnsi="Calibri" w:cs="Calibri"/>
                  <w:color w:val="000000"/>
                </w:rPr>
                <w:delText>-53.57</w:delText>
              </w:r>
            </w:del>
          </w:p>
        </w:tc>
      </w:tr>
      <w:tr w:rsidR="004F6583" w:rsidRPr="004F6583" w:rsidDel="00EB4CE1" w14:paraId="657FDD7C" w14:textId="1F4AC5E3" w:rsidTr="004F6583">
        <w:trPr>
          <w:trHeight w:val="290"/>
          <w:del w:id="24481" w:author="Stefanie Lane" w:date="2022-06-23T15:12:00Z"/>
        </w:trPr>
        <w:tc>
          <w:tcPr>
            <w:tcW w:w="1700" w:type="dxa"/>
            <w:vMerge/>
            <w:tcBorders>
              <w:top w:val="nil"/>
              <w:left w:val="nil"/>
              <w:bottom w:val="single" w:sz="4" w:space="0" w:color="000000"/>
              <w:right w:val="nil"/>
            </w:tcBorders>
            <w:vAlign w:val="center"/>
            <w:hideMark/>
          </w:tcPr>
          <w:p w14:paraId="45FA7916" w14:textId="1C496F11" w:rsidR="004F6583" w:rsidRPr="004F6583" w:rsidDel="00EB4CE1" w:rsidRDefault="004F6583" w:rsidP="004F6583">
            <w:pPr>
              <w:spacing w:after="0" w:line="240" w:lineRule="auto"/>
              <w:rPr>
                <w:del w:id="24482"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5042DF0" w14:textId="70BBE14D" w:rsidR="004F6583" w:rsidRPr="004F6583" w:rsidDel="00EB4CE1" w:rsidRDefault="004F6583" w:rsidP="004F6583">
            <w:pPr>
              <w:spacing w:after="0" w:line="240" w:lineRule="auto"/>
              <w:rPr>
                <w:del w:id="24483" w:author="Stefanie Lane" w:date="2022-06-23T15:12:00Z"/>
                <w:rFonts w:ascii="Arial" w:eastAsia="Times New Roman" w:hAnsi="Arial" w:cs="Arial"/>
                <w:i/>
                <w:iCs/>
                <w:sz w:val="20"/>
                <w:szCs w:val="20"/>
              </w:rPr>
            </w:pPr>
            <w:del w:id="24484" w:author="Stefanie Lane" w:date="2022-06-23T15:12:00Z">
              <w:r w:rsidRPr="004F6583" w:rsidDel="00EB4CE1">
                <w:rPr>
                  <w:rFonts w:ascii="Arial" w:eastAsia="Times New Roman" w:hAnsi="Arial" w:cs="Arial"/>
                  <w:i/>
                  <w:iCs/>
                  <w:sz w:val="20"/>
                  <w:szCs w:val="20"/>
                </w:rPr>
                <w:delText>Potentilla pacifica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C632E12" w14:textId="72BF4C1E" w:rsidR="004F6583" w:rsidRPr="004F6583" w:rsidDel="00EB4CE1" w:rsidRDefault="004F6583" w:rsidP="004F6583">
            <w:pPr>
              <w:spacing w:after="0" w:line="240" w:lineRule="auto"/>
              <w:jc w:val="center"/>
              <w:rPr>
                <w:del w:id="24485" w:author="Stefanie Lane" w:date="2022-06-23T15:12:00Z"/>
                <w:rFonts w:ascii="Calibri" w:eastAsia="Times New Roman" w:hAnsi="Calibri" w:cs="Calibri"/>
                <w:color w:val="000000"/>
              </w:rPr>
            </w:pPr>
            <w:del w:id="24486" w:author="Stefanie Lane" w:date="2022-06-23T15:12:00Z">
              <w:r w:rsidRPr="004F6583" w:rsidDel="00EB4CE1">
                <w:rPr>
                  <w:rFonts w:ascii="Calibri" w:eastAsia="Times New Roman" w:hAnsi="Calibri" w:cs="Calibri"/>
                  <w:color w:val="000000"/>
                </w:rPr>
                <w:delText>0.29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3EB593C" w14:textId="2FD8128F" w:rsidR="004F6583" w:rsidRPr="004F6583" w:rsidDel="00EB4CE1" w:rsidRDefault="004F6583" w:rsidP="004F6583">
            <w:pPr>
              <w:spacing w:after="0" w:line="240" w:lineRule="auto"/>
              <w:jc w:val="center"/>
              <w:rPr>
                <w:del w:id="24487" w:author="Stefanie Lane" w:date="2022-06-23T15:12:00Z"/>
                <w:rFonts w:ascii="Calibri" w:eastAsia="Times New Roman" w:hAnsi="Calibri" w:cs="Calibri"/>
                <w:color w:val="000000"/>
              </w:rPr>
            </w:pPr>
            <w:del w:id="24488" w:author="Stefanie Lane" w:date="2022-06-23T15:12:00Z">
              <w:r w:rsidRPr="004F6583" w:rsidDel="00EB4CE1">
                <w:rPr>
                  <w:rFonts w:ascii="Calibri" w:eastAsia="Times New Roman" w:hAnsi="Calibri" w:cs="Calibri"/>
                  <w:color w:val="000000"/>
                </w:rPr>
                <w:delText>0.74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6CB0D76" w14:textId="0F4CD4F0" w:rsidR="004F6583" w:rsidRPr="004F6583" w:rsidDel="00EB4CE1" w:rsidRDefault="004F6583" w:rsidP="004F6583">
            <w:pPr>
              <w:spacing w:after="0" w:line="240" w:lineRule="auto"/>
              <w:jc w:val="center"/>
              <w:rPr>
                <w:del w:id="24489" w:author="Stefanie Lane" w:date="2022-06-23T15:12:00Z"/>
                <w:rFonts w:ascii="Calibri" w:eastAsia="Times New Roman" w:hAnsi="Calibri" w:cs="Calibri"/>
                <w:color w:val="000000"/>
              </w:rPr>
            </w:pPr>
            <w:del w:id="24490" w:author="Stefanie Lane" w:date="2022-06-23T15:12:00Z">
              <w:r w:rsidRPr="004F6583" w:rsidDel="00EB4CE1">
                <w:rPr>
                  <w:rFonts w:ascii="Calibri" w:eastAsia="Times New Roman" w:hAnsi="Calibri" w:cs="Calibri"/>
                  <w:color w:val="000000"/>
                </w:rPr>
                <w:delText>0.79</w:delText>
              </w:r>
            </w:del>
          </w:p>
        </w:tc>
        <w:tc>
          <w:tcPr>
            <w:tcW w:w="1760" w:type="dxa"/>
            <w:tcBorders>
              <w:top w:val="nil"/>
              <w:left w:val="nil"/>
              <w:bottom w:val="single" w:sz="4" w:space="0" w:color="auto"/>
              <w:right w:val="nil"/>
            </w:tcBorders>
            <w:shd w:val="clear" w:color="auto" w:fill="auto"/>
            <w:noWrap/>
            <w:vAlign w:val="bottom"/>
            <w:hideMark/>
          </w:tcPr>
          <w:p w14:paraId="66D070AF" w14:textId="1191BEA0" w:rsidR="004F6583" w:rsidRPr="004F6583" w:rsidDel="00EB4CE1" w:rsidRDefault="004F6583" w:rsidP="004F6583">
            <w:pPr>
              <w:spacing w:after="0" w:line="240" w:lineRule="auto"/>
              <w:jc w:val="center"/>
              <w:rPr>
                <w:del w:id="24491" w:author="Stefanie Lane" w:date="2022-06-23T15:12:00Z"/>
                <w:rFonts w:ascii="Calibri" w:eastAsia="Times New Roman" w:hAnsi="Calibri" w:cs="Calibri"/>
                <w:color w:val="000000"/>
              </w:rPr>
            </w:pPr>
            <w:del w:id="24492" w:author="Stefanie Lane" w:date="2022-06-23T15:12:00Z">
              <w:r w:rsidRPr="004F6583" w:rsidDel="00EB4CE1">
                <w:rPr>
                  <w:rFonts w:ascii="Calibri" w:eastAsia="Times New Roman" w:hAnsi="Calibri" w:cs="Calibri"/>
                  <w:color w:val="000000"/>
                </w:rPr>
                <w:delText>-21.43</w:delText>
              </w:r>
            </w:del>
          </w:p>
        </w:tc>
      </w:tr>
      <w:tr w:rsidR="004F6583" w:rsidRPr="004F6583" w:rsidDel="00EB4CE1" w14:paraId="59ABB394" w14:textId="7A6E4046" w:rsidTr="004F6583">
        <w:trPr>
          <w:trHeight w:val="290"/>
          <w:del w:id="24493" w:author="Stefanie Lane" w:date="2022-06-23T15:12:00Z"/>
        </w:trPr>
        <w:tc>
          <w:tcPr>
            <w:tcW w:w="1700" w:type="dxa"/>
            <w:vMerge/>
            <w:tcBorders>
              <w:top w:val="nil"/>
              <w:left w:val="nil"/>
              <w:bottom w:val="single" w:sz="4" w:space="0" w:color="000000"/>
              <w:right w:val="nil"/>
            </w:tcBorders>
            <w:vAlign w:val="center"/>
            <w:hideMark/>
          </w:tcPr>
          <w:p w14:paraId="7560DE2C" w14:textId="12964D11" w:rsidR="004F6583" w:rsidRPr="004F6583" w:rsidDel="00EB4CE1" w:rsidRDefault="004F6583" w:rsidP="004F6583">
            <w:pPr>
              <w:spacing w:after="0" w:line="240" w:lineRule="auto"/>
              <w:rPr>
                <w:del w:id="24494"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0382F0E" w14:textId="2B17301C" w:rsidR="004F6583" w:rsidRPr="004F6583" w:rsidDel="00EB4CE1" w:rsidRDefault="004F6583" w:rsidP="004F6583">
            <w:pPr>
              <w:spacing w:after="0" w:line="240" w:lineRule="auto"/>
              <w:rPr>
                <w:del w:id="24495" w:author="Stefanie Lane" w:date="2022-06-23T15:12:00Z"/>
                <w:rFonts w:ascii="Arial" w:eastAsia="Times New Roman" w:hAnsi="Arial" w:cs="Arial"/>
                <w:i/>
                <w:iCs/>
                <w:sz w:val="20"/>
                <w:szCs w:val="20"/>
              </w:rPr>
            </w:pPr>
            <w:del w:id="24496" w:author="Stefanie Lane" w:date="2022-06-23T15:12:00Z">
              <w:r w:rsidRPr="004F6583" w:rsidDel="00EB4CE1">
                <w:rPr>
                  <w:rFonts w:ascii="Arial" w:eastAsia="Times New Roman" w:hAnsi="Arial" w:cs="Arial"/>
                  <w:i/>
                  <w:iCs/>
                  <w:sz w:val="20"/>
                  <w:szCs w:val="20"/>
                </w:rPr>
                <w:delText>Impatiens capensis</w:delText>
              </w:r>
            </w:del>
          </w:p>
        </w:tc>
        <w:tc>
          <w:tcPr>
            <w:tcW w:w="960" w:type="dxa"/>
            <w:tcBorders>
              <w:top w:val="nil"/>
              <w:left w:val="nil"/>
              <w:bottom w:val="nil"/>
              <w:right w:val="nil"/>
            </w:tcBorders>
            <w:shd w:val="clear" w:color="auto" w:fill="auto"/>
            <w:noWrap/>
            <w:vAlign w:val="bottom"/>
            <w:hideMark/>
          </w:tcPr>
          <w:p w14:paraId="2671E34F" w14:textId="339D7F16" w:rsidR="004F6583" w:rsidRPr="004F6583" w:rsidDel="00EB4CE1" w:rsidRDefault="004F6583" w:rsidP="004F6583">
            <w:pPr>
              <w:spacing w:after="0" w:line="240" w:lineRule="auto"/>
              <w:jc w:val="center"/>
              <w:rPr>
                <w:del w:id="24497" w:author="Stefanie Lane" w:date="2022-06-23T15:12:00Z"/>
                <w:rFonts w:ascii="Calibri" w:eastAsia="Times New Roman" w:hAnsi="Calibri" w:cs="Calibri"/>
                <w:color w:val="000000"/>
              </w:rPr>
            </w:pPr>
            <w:del w:id="24498" w:author="Stefanie Lane" w:date="2022-06-23T15:12:00Z">
              <w:r w:rsidRPr="004F6583" w:rsidDel="00EB4CE1">
                <w:rPr>
                  <w:rFonts w:ascii="Calibri" w:eastAsia="Times New Roman" w:hAnsi="Calibri" w:cs="Calibri"/>
                  <w:color w:val="000000"/>
                </w:rPr>
                <w:delText>0.15</w:delText>
              </w:r>
            </w:del>
          </w:p>
        </w:tc>
        <w:tc>
          <w:tcPr>
            <w:tcW w:w="960" w:type="dxa"/>
            <w:tcBorders>
              <w:top w:val="nil"/>
              <w:left w:val="nil"/>
              <w:bottom w:val="nil"/>
              <w:right w:val="nil"/>
            </w:tcBorders>
            <w:shd w:val="clear" w:color="auto" w:fill="auto"/>
            <w:noWrap/>
            <w:vAlign w:val="bottom"/>
            <w:hideMark/>
          </w:tcPr>
          <w:p w14:paraId="7A2A2284" w14:textId="3C212B76" w:rsidR="004F6583" w:rsidRPr="004F6583" w:rsidDel="00EB4CE1" w:rsidRDefault="004F6583" w:rsidP="004F6583">
            <w:pPr>
              <w:spacing w:after="0" w:line="240" w:lineRule="auto"/>
              <w:jc w:val="center"/>
              <w:rPr>
                <w:del w:id="24499" w:author="Stefanie Lane" w:date="2022-06-23T15:12:00Z"/>
                <w:rFonts w:ascii="Calibri" w:eastAsia="Times New Roman" w:hAnsi="Calibri" w:cs="Calibri"/>
                <w:color w:val="000000"/>
              </w:rPr>
            </w:pPr>
            <w:del w:id="24500" w:author="Stefanie Lane" w:date="2022-06-23T15:12:00Z">
              <w:r w:rsidRPr="004F6583" w:rsidDel="00EB4CE1">
                <w:rPr>
                  <w:rFonts w:ascii="Calibri" w:eastAsia="Times New Roman" w:hAnsi="Calibri" w:cs="Calibri"/>
                  <w:color w:val="000000"/>
                </w:rPr>
                <w:delText>1.06</w:delText>
              </w:r>
            </w:del>
          </w:p>
        </w:tc>
        <w:tc>
          <w:tcPr>
            <w:tcW w:w="960" w:type="dxa"/>
            <w:tcBorders>
              <w:top w:val="nil"/>
              <w:left w:val="nil"/>
              <w:bottom w:val="nil"/>
              <w:right w:val="nil"/>
            </w:tcBorders>
            <w:shd w:val="clear" w:color="auto" w:fill="auto"/>
            <w:noWrap/>
            <w:vAlign w:val="bottom"/>
            <w:hideMark/>
          </w:tcPr>
          <w:p w14:paraId="3D7B1378" w14:textId="5F8D17BF" w:rsidR="004F6583" w:rsidRPr="004F6583" w:rsidDel="00EB4CE1" w:rsidRDefault="004F6583" w:rsidP="004F6583">
            <w:pPr>
              <w:spacing w:after="0" w:line="240" w:lineRule="auto"/>
              <w:jc w:val="center"/>
              <w:rPr>
                <w:del w:id="24501" w:author="Stefanie Lane" w:date="2022-06-23T15:12:00Z"/>
                <w:rFonts w:ascii="Calibri" w:eastAsia="Times New Roman" w:hAnsi="Calibri" w:cs="Calibri"/>
                <w:color w:val="000000"/>
              </w:rPr>
            </w:pPr>
            <w:del w:id="24502" w:author="Stefanie Lane" w:date="2022-06-23T15:12:00Z">
              <w:r w:rsidRPr="004F6583" w:rsidDel="00EB4CE1">
                <w:rPr>
                  <w:rFonts w:ascii="Calibri" w:eastAsia="Times New Roman" w:hAnsi="Calibri" w:cs="Calibri"/>
                  <w:color w:val="000000"/>
                </w:rPr>
                <w:delText>0.86</w:delText>
              </w:r>
            </w:del>
          </w:p>
        </w:tc>
        <w:tc>
          <w:tcPr>
            <w:tcW w:w="1760" w:type="dxa"/>
            <w:tcBorders>
              <w:top w:val="nil"/>
              <w:left w:val="nil"/>
              <w:bottom w:val="single" w:sz="4" w:space="0" w:color="auto"/>
              <w:right w:val="nil"/>
            </w:tcBorders>
            <w:shd w:val="clear" w:color="auto" w:fill="auto"/>
            <w:noWrap/>
            <w:vAlign w:val="bottom"/>
            <w:hideMark/>
          </w:tcPr>
          <w:p w14:paraId="35A6C3A0" w14:textId="42D4D7F9" w:rsidR="004F6583" w:rsidRPr="004F6583" w:rsidDel="00EB4CE1" w:rsidRDefault="004F6583" w:rsidP="004F6583">
            <w:pPr>
              <w:spacing w:after="0" w:line="240" w:lineRule="auto"/>
              <w:jc w:val="center"/>
              <w:rPr>
                <w:del w:id="24503" w:author="Stefanie Lane" w:date="2022-06-23T15:12:00Z"/>
                <w:rFonts w:ascii="Calibri" w:eastAsia="Times New Roman" w:hAnsi="Calibri" w:cs="Calibri"/>
                <w:color w:val="000000"/>
              </w:rPr>
            </w:pPr>
            <w:del w:id="24504" w:author="Stefanie Lane" w:date="2022-06-23T15:12:00Z">
              <w:r w:rsidRPr="004F6583" w:rsidDel="00EB4CE1">
                <w:rPr>
                  <w:rFonts w:ascii="Calibri" w:eastAsia="Times New Roman" w:hAnsi="Calibri" w:cs="Calibri"/>
                  <w:color w:val="000000"/>
                </w:rPr>
                <w:delText>-14.29</w:delText>
              </w:r>
            </w:del>
          </w:p>
        </w:tc>
      </w:tr>
      <w:tr w:rsidR="004F6583" w:rsidRPr="004F6583" w:rsidDel="00EB4CE1" w14:paraId="71521AD2" w14:textId="684B2911" w:rsidTr="004F6583">
        <w:trPr>
          <w:trHeight w:val="290"/>
          <w:del w:id="24505" w:author="Stefanie Lane" w:date="2022-06-23T15:12:00Z"/>
        </w:trPr>
        <w:tc>
          <w:tcPr>
            <w:tcW w:w="1700" w:type="dxa"/>
            <w:vMerge/>
            <w:tcBorders>
              <w:top w:val="nil"/>
              <w:left w:val="nil"/>
              <w:bottom w:val="single" w:sz="4" w:space="0" w:color="000000"/>
              <w:right w:val="nil"/>
            </w:tcBorders>
            <w:vAlign w:val="center"/>
            <w:hideMark/>
          </w:tcPr>
          <w:p w14:paraId="2B152888" w14:textId="72A4AEF1" w:rsidR="004F6583" w:rsidRPr="004F6583" w:rsidDel="00EB4CE1" w:rsidRDefault="004F6583" w:rsidP="004F6583">
            <w:pPr>
              <w:spacing w:after="0" w:line="240" w:lineRule="auto"/>
              <w:rPr>
                <w:del w:id="24506"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5C0B53B" w14:textId="32D85AF3" w:rsidR="004F6583" w:rsidRPr="004F6583" w:rsidDel="00EB4CE1" w:rsidRDefault="004F6583" w:rsidP="004F6583">
            <w:pPr>
              <w:spacing w:after="0" w:line="240" w:lineRule="auto"/>
              <w:rPr>
                <w:del w:id="24507" w:author="Stefanie Lane" w:date="2022-06-23T15:12:00Z"/>
                <w:rFonts w:ascii="Arial" w:eastAsia="Times New Roman" w:hAnsi="Arial" w:cs="Arial"/>
                <w:i/>
                <w:iCs/>
                <w:color w:val="000000"/>
                <w:sz w:val="20"/>
                <w:szCs w:val="20"/>
              </w:rPr>
            </w:pPr>
            <w:del w:id="24508" w:author="Stefanie Lane" w:date="2022-06-23T15:12:00Z">
              <w:r w:rsidRPr="004F6583" w:rsidDel="00EB4CE1">
                <w:rPr>
                  <w:rFonts w:ascii="Arial" w:eastAsia="Times New Roman" w:hAnsi="Arial" w:cs="Arial"/>
                  <w:i/>
                  <w:iCs/>
                  <w:color w:val="000000"/>
                  <w:sz w:val="20"/>
                  <w:szCs w:val="20"/>
                </w:rPr>
                <w:delText>Agrostis stolonifera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CF591BE" w14:textId="3125D872" w:rsidR="004F6583" w:rsidRPr="004F6583" w:rsidDel="00EB4CE1" w:rsidRDefault="004F6583" w:rsidP="004F6583">
            <w:pPr>
              <w:spacing w:after="0" w:line="240" w:lineRule="auto"/>
              <w:jc w:val="center"/>
              <w:rPr>
                <w:del w:id="24509" w:author="Stefanie Lane" w:date="2022-06-23T15:12:00Z"/>
                <w:rFonts w:ascii="Calibri" w:eastAsia="Times New Roman" w:hAnsi="Calibri" w:cs="Calibri"/>
                <w:color w:val="000000"/>
              </w:rPr>
            </w:pPr>
            <w:del w:id="24510" w:author="Stefanie Lane" w:date="2022-06-23T15:12:00Z">
              <w:r w:rsidRPr="004F6583" w:rsidDel="00EB4CE1">
                <w:rPr>
                  <w:rFonts w:ascii="Calibri" w:eastAsia="Times New Roman" w:hAnsi="Calibri" w:cs="Calibri"/>
                  <w:color w:val="000000"/>
                </w:rPr>
                <w:delText>1.85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3E502C8" w14:textId="13ED61C9" w:rsidR="004F6583" w:rsidRPr="004F6583" w:rsidDel="00EB4CE1" w:rsidRDefault="004F6583" w:rsidP="004F6583">
            <w:pPr>
              <w:spacing w:after="0" w:line="240" w:lineRule="auto"/>
              <w:jc w:val="center"/>
              <w:rPr>
                <w:del w:id="24511" w:author="Stefanie Lane" w:date="2022-06-23T15:12:00Z"/>
                <w:rFonts w:ascii="Calibri" w:eastAsia="Times New Roman" w:hAnsi="Calibri" w:cs="Calibri"/>
                <w:color w:val="000000"/>
              </w:rPr>
            </w:pPr>
            <w:del w:id="24512" w:author="Stefanie Lane" w:date="2022-06-23T15:12:00Z">
              <w:r w:rsidRPr="004F6583" w:rsidDel="00EB4CE1">
                <w:rPr>
                  <w:rFonts w:ascii="Calibri" w:eastAsia="Times New Roman" w:hAnsi="Calibri" w:cs="Calibri"/>
                  <w:color w:val="000000"/>
                </w:rPr>
                <w:delText>2.32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3A8ADE9" w14:textId="14CD23BB" w:rsidR="004F6583" w:rsidRPr="004F6583" w:rsidDel="00EB4CE1" w:rsidRDefault="004F6583" w:rsidP="004F6583">
            <w:pPr>
              <w:spacing w:after="0" w:line="240" w:lineRule="auto"/>
              <w:jc w:val="center"/>
              <w:rPr>
                <w:del w:id="24513" w:author="Stefanie Lane" w:date="2022-06-23T15:12:00Z"/>
                <w:rFonts w:ascii="Calibri" w:eastAsia="Times New Roman" w:hAnsi="Calibri" w:cs="Calibri"/>
                <w:color w:val="000000"/>
              </w:rPr>
            </w:pPr>
            <w:del w:id="24514" w:author="Stefanie Lane" w:date="2022-06-23T15:12:00Z">
              <w:r w:rsidRPr="004F6583" w:rsidDel="00EB4CE1">
                <w:rPr>
                  <w:rFonts w:ascii="Calibri" w:eastAsia="Times New Roman" w:hAnsi="Calibri" w:cs="Calibri"/>
                  <w:color w:val="000000"/>
                </w:rPr>
                <w:delText>1.25</w:delText>
              </w:r>
            </w:del>
          </w:p>
        </w:tc>
        <w:tc>
          <w:tcPr>
            <w:tcW w:w="1760" w:type="dxa"/>
            <w:tcBorders>
              <w:top w:val="nil"/>
              <w:left w:val="nil"/>
              <w:bottom w:val="single" w:sz="4" w:space="0" w:color="auto"/>
              <w:right w:val="nil"/>
            </w:tcBorders>
            <w:shd w:val="clear" w:color="auto" w:fill="auto"/>
            <w:noWrap/>
            <w:vAlign w:val="bottom"/>
            <w:hideMark/>
          </w:tcPr>
          <w:p w14:paraId="5924BC21" w14:textId="1CE069E5" w:rsidR="004F6583" w:rsidRPr="004F6583" w:rsidDel="00EB4CE1" w:rsidRDefault="004F6583" w:rsidP="004F6583">
            <w:pPr>
              <w:spacing w:after="0" w:line="240" w:lineRule="auto"/>
              <w:jc w:val="center"/>
              <w:rPr>
                <w:del w:id="24515" w:author="Stefanie Lane" w:date="2022-06-23T15:12:00Z"/>
                <w:rFonts w:ascii="Calibri" w:eastAsia="Times New Roman" w:hAnsi="Calibri" w:cs="Calibri"/>
                <w:color w:val="000000"/>
              </w:rPr>
            </w:pPr>
            <w:del w:id="24516" w:author="Stefanie Lane" w:date="2022-06-23T15:12:00Z">
              <w:r w:rsidRPr="004F6583" w:rsidDel="00EB4CE1">
                <w:rPr>
                  <w:rFonts w:ascii="Calibri" w:eastAsia="Times New Roman" w:hAnsi="Calibri" w:cs="Calibri"/>
                  <w:color w:val="000000"/>
                </w:rPr>
                <w:delText>25.00</w:delText>
              </w:r>
            </w:del>
          </w:p>
        </w:tc>
      </w:tr>
      <w:tr w:rsidR="004F6583" w:rsidRPr="004F6583" w:rsidDel="00EB4CE1" w14:paraId="2AE6EFE7" w14:textId="3A49D172" w:rsidTr="004F6583">
        <w:trPr>
          <w:trHeight w:val="290"/>
          <w:del w:id="24517" w:author="Stefanie Lane" w:date="2022-06-23T15:12:00Z"/>
        </w:trPr>
        <w:tc>
          <w:tcPr>
            <w:tcW w:w="1700" w:type="dxa"/>
            <w:vMerge/>
            <w:tcBorders>
              <w:top w:val="nil"/>
              <w:left w:val="nil"/>
              <w:bottom w:val="single" w:sz="4" w:space="0" w:color="000000"/>
              <w:right w:val="nil"/>
            </w:tcBorders>
            <w:vAlign w:val="center"/>
            <w:hideMark/>
          </w:tcPr>
          <w:p w14:paraId="75DBEC83" w14:textId="267357D4" w:rsidR="004F6583" w:rsidRPr="004F6583" w:rsidDel="00EB4CE1" w:rsidRDefault="004F6583" w:rsidP="004F6583">
            <w:pPr>
              <w:spacing w:after="0" w:line="240" w:lineRule="auto"/>
              <w:rPr>
                <w:del w:id="24518"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10D521B" w14:textId="31FD3403" w:rsidR="004F6583" w:rsidRPr="004F6583" w:rsidDel="00EB4CE1" w:rsidRDefault="004F6583" w:rsidP="004F6583">
            <w:pPr>
              <w:spacing w:after="0" w:line="240" w:lineRule="auto"/>
              <w:rPr>
                <w:del w:id="24519" w:author="Stefanie Lane" w:date="2022-06-23T15:12:00Z"/>
                <w:rFonts w:ascii="Arial" w:eastAsia="Times New Roman" w:hAnsi="Arial" w:cs="Arial"/>
                <w:i/>
                <w:iCs/>
                <w:sz w:val="20"/>
                <w:szCs w:val="20"/>
              </w:rPr>
            </w:pPr>
            <w:commentRangeStart w:id="24520"/>
            <w:del w:id="24521" w:author="Stefanie Lane" w:date="2022-06-23T15:12:00Z">
              <w:r w:rsidRPr="004F6583" w:rsidDel="00EB4CE1">
                <w:rPr>
                  <w:rFonts w:ascii="Arial" w:eastAsia="Times New Roman" w:hAnsi="Arial" w:cs="Arial"/>
                  <w:i/>
                  <w:iCs/>
                  <w:sz w:val="20"/>
                  <w:szCs w:val="20"/>
                </w:rPr>
                <w:delText>Carex lyngbyei</w:delText>
              </w:r>
            </w:del>
          </w:p>
        </w:tc>
        <w:tc>
          <w:tcPr>
            <w:tcW w:w="960" w:type="dxa"/>
            <w:tcBorders>
              <w:top w:val="nil"/>
              <w:left w:val="nil"/>
              <w:bottom w:val="nil"/>
              <w:right w:val="nil"/>
            </w:tcBorders>
            <w:shd w:val="clear" w:color="auto" w:fill="auto"/>
            <w:noWrap/>
            <w:vAlign w:val="bottom"/>
            <w:hideMark/>
          </w:tcPr>
          <w:p w14:paraId="47139AAB" w14:textId="59C12251" w:rsidR="004F6583" w:rsidRPr="004F6583" w:rsidDel="00EB4CE1" w:rsidRDefault="004F6583" w:rsidP="004F6583">
            <w:pPr>
              <w:spacing w:after="0" w:line="240" w:lineRule="auto"/>
              <w:jc w:val="center"/>
              <w:rPr>
                <w:del w:id="24522" w:author="Stefanie Lane" w:date="2022-06-23T15:12:00Z"/>
                <w:rFonts w:ascii="Calibri" w:eastAsia="Times New Roman" w:hAnsi="Calibri" w:cs="Calibri"/>
                <w:color w:val="000000"/>
              </w:rPr>
            </w:pPr>
            <w:del w:id="24523" w:author="Stefanie Lane" w:date="2022-06-23T15:12:00Z">
              <w:r w:rsidRPr="004F6583" w:rsidDel="00EB4CE1">
                <w:rPr>
                  <w:rFonts w:ascii="Calibri" w:eastAsia="Times New Roman" w:hAnsi="Calibri" w:cs="Calibri"/>
                  <w:color w:val="000000"/>
                </w:rPr>
                <w:delText>2.97</w:delText>
              </w:r>
            </w:del>
          </w:p>
        </w:tc>
        <w:tc>
          <w:tcPr>
            <w:tcW w:w="960" w:type="dxa"/>
            <w:tcBorders>
              <w:top w:val="nil"/>
              <w:left w:val="nil"/>
              <w:bottom w:val="nil"/>
              <w:right w:val="nil"/>
            </w:tcBorders>
            <w:shd w:val="clear" w:color="auto" w:fill="auto"/>
            <w:noWrap/>
            <w:vAlign w:val="bottom"/>
            <w:hideMark/>
          </w:tcPr>
          <w:p w14:paraId="56216930" w14:textId="614E655A" w:rsidR="004F6583" w:rsidRPr="004F6583" w:rsidDel="00EB4CE1" w:rsidRDefault="004F6583" w:rsidP="004F6583">
            <w:pPr>
              <w:spacing w:after="0" w:line="240" w:lineRule="auto"/>
              <w:jc w:val="center"/>
              <w:rPr>
                <w:del w:id="24524" w:author="Stefanie Lane" w:date="2022-06-23T15:12:00Z"/>
                <w:rFonts w:ascii="Calibri" w:eastAsia="Times New Roman" w:hAnsi="Calibri" w:cs="Calibri"/>
                <w:color w:val="000000"/>
              </w:rPr>
            </w:pPr>
            <w:del w:id="24525" w:author="Stefanie Lane" w:date="2022-06-23T15:12:00Z">
              <w:r w:rsidRPr="004F6583" w:rsidDel="00EB4CE1">
                <w:rPr>
                  <w:rFonts w:ascii="Calibri" w:eastAsia="Times New Roman" w:hAnsi="Calibri" w:cs="Calibri"/>
                  <w:color w:val="000000"/>
                </w:rPr>
                <w:delText>3.03</w:delText>
              </w:r>
            </w:del>
          </w:p>
        </w:tc>
        <w:tc>
          <w:tcPr>
            <w:tcW w:w="960" w:type="dxa"/>
            <w:tcBorders>
              <w:top w:val="nil"/>
              <w:left w:val="nil"/>
              <w:bottom w:val="nil"/>
              <w:right w:val="nil"/>
            </w:tcBorders>
            <w:shd w:val="clear" w:color="auto" w:fill="auto"/>
            <w:noWrap/>
            <w:vAlign w:val="bottom"/>
            <w:hideMark/>
          </w:tcPr>
          <w:p w14:paraId="5ACD32D3" w14:textId="17930511" w:rsidR="004F6583" w:rsidRPr="004F6583" w:rsidDel="00EB4CE1" w:rsidRDefault="004F6583" w:rsidP="004F6583">
            <w:pPr>
              <w:spacing w:after="0" w:line="240" w:lineRule="auto"/>
              <w:jc w:val="center"/>
              <w:rPr>
                <w:del w:id="24526" w:author="Stefanie Lane" w:date="2022-06-23T15:12:00Z"/>
                <w:rFonts w:ascii="Calibri" w:eastAsia="Times New Roman" w:hAnsi="Calibri" w:cs="Calibri"/>
                <w:color w:val="000000"/>
              </w:rPr>
            </w:pPr>
            <w:del w:id="24527" w:author="Stefanie Lane" w:date="2022-06-23T15:12:00Z">
              <w:r w:rsidRPr="004F6583" w:rsidDel="00EB4CE1">
                <w:rPr>
                  <w:rFonts w:ascii="Calibri" w:eastAsia="Times New Roman" w:hAnsi="Calibri" w:cs="Calibri"/>
                  <w:color w:val="000000"/>
                </w:rPr>
                <w:delText>1.93</w:delText>
              </w:r>
            </w:del>
          </w:p>
        </w:tc>
        <w:tc>
          <w:tcPr>
            <w:tcW w:w="1760" w:type="dxa"/>
            <w:tcBorders>
              <w:top w:val="nil"/>
              <w:left w:val="nil"/>
              <w:bottom w:val="single" w:sz="4" w:space="0" w:color="auto"/>
              <w:right w:val="nil"/>
            </w:tcBorders>
            <w:shd w:val="clear" w:color="auto" w:fill="auto"/>
            <w:noWrap/>
            <w:vAlign w:val="bottom"/>
            <w:hideMark/>
          </w:tcPr>
          <w:p w14:paraId="0D23A112" w14:textId="5F041295" w:rsidR="004F6583" w:rsidRPr="004F6583" w:rsidDel="00EB4CE1" w:rsidRDefault="004F6583" w:rsidP="004F6583">
            <w:pPr>
              <w:spacing w:after="0" w:line="240" w:lineRule="auto"/>
              <w:jc w:val="center"/>
              <w:rPr>
                <w:del w:id="24528" w:author="Stefanie Lane" w:date="2022-06-23T15:12:00Z"/>
                <w:rFonts w:ascii="Calibri" w:eastAsia="Times New Roman" w:hAnsi="Calibri" w:cs="Calibri"/>
                <w:color w:val="000000"/>
              </w:rPr>
            </w:pPr>
            <w:del w:id="24529" w:author="Stefanie Lane" w:date="2022-06-23T15:12:00Z">
              <w:r w:rsidRPr="004F6583" w:rsidDel="00EB4CE1">
                <w:rPr>
                  <w:rFonts w:ascii="Calibri" w:eastAsia="Times New Roman" w:hAnsi="Calibri" w:cs="Calibri"/>
                  <w:color w:val="000000"/>
                </w:rPr>
                <w:delText>92.86</w:delText>
              </w:r>
              <w:commentRangeEnd w:id="24520"/>
              <w:r w:rsidR="00401CF6" w:rsidDel="00EB4CE1">
                <w:rPr>
                  <w:rStyle w:val="CommentReference"/>
                </w:rPr>
                <w:commentReference w:id="24520"/>
              </w:r>
            </w:del>
          </w:p>
        </w:tc>
      </w:tr>
      <w:tr w:rsidR="004F6583" w:rsidRPr="004F6583" w:rsidDel="00EB4CE1" w14:paraId="3A180EE1" w14:textId="4693769B" w:rsidTr="004F6583">
        <w:trPr>
          <w:trHeight w:val="290"/>
          <w:del w:id="24530" w:author="Stefanie Lane" w:date="2022-06-23T15:12:00Z"/>
        </w:trPr>
        <w:tc>
          <w:tcPr>
            <w:tcW w:w="1700" w:type="dxa"/>
            <w:vMerge/>
            <w:tcBorders>
              <w:top w:val="nil"/>
              <w:left w:val="nil"/>
              <w:bottom w:val="single" w:sz="4" w:space="0" w:color="000000"/>
              <w:right w:val="nil"/>
            </w:tcBorders>
            <w:vAlign w:val="center"/>
            <w:hideMark/>
          </w:tcPr>
          <w:p w14:paraId="788E4BE1" w14:textId="3CF4CACC" w:rsidR="004F6583" w:rsidRPr="004F6583" w:rsidDel="00EB4CE1" w:rsidRDefault="004F6583" w:rsidP="004F6583">
            <w:pPr>
              <w:spacing w:after="0" w:line="240" w:lineRule="auto"/>
              <w:rPr>
                <w:del w:id="2453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01E436" w14:textId="1614B96C" w:rsidR="004F6583" w:rsidRPr="004F6583" w:rsidDel="00EB4CE1" w:rsidRDefault="004F6583" w:rsidP="004F6583">
            <w:pPr>
              <w:spacing w:after="0" w:line="240" w:lineRule="auto"/>
              <w:rPr>
                <w:del w:id="24532" w:author="Stefanie Lane" w:date="2022-06-23T15:12:00Z"/>
                <w:rFonts w:ascii="Arial" w:eastAsia="Times New Roman" w:hAnsi="Arial" w:cs="Arial"/>
                <w:i/>
                <w:iCs/>
                <w:color w:val="000000"/>
                <w:sz w:val="20"/>
                <w:szCs w:val="20"/>
              </w:rPr>
            </w:pPr>
            <w:del w:id="24533" w:author="Stefanie Lane" w:date="2022-06-23T15:12:00Z">
              <w:r w:rsidRPr="004F6583" w:rsidDel="00EB4CE1">
                <w:rPr>
                  <w:rFonts w:ascii="Arial" w:eastAsia="Times New Roman" w:hAnsi="Arial" w:cs="Arial"/>
                  <w:i/>
                  <w:iCs/>
                  <w:color w:val="000000"/>
                  <w:sz w:val="20"/>
                  <w:szCs w:val="20"/>
                </w:rPr>
                <w:delText>Equisetum arvense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19CADA2" w14:textId="341A1863" w:rsidR="004F6583" w:rsidRPr="004F6583" w:rsidDel="00EB4CE1" w:rsidRDefault="004F6583" w:rsidP="004F6583">
            <w:pPr>
              <w:spacing w:after="0" w:line="240" w:lineRule="auto"/>
              <w:jc w:val="center"/>
              <w:rPr>
                <w:del w:id="24534" w:author="Stefanie Lane" w:date="2022-06-23T15:12:00Z"/>
                <w:rFonts w:ascii="Calibri" w:eastAsia="Times New Roman" w:hAnsi="Calibri" w:cs="Calibri"/>
                <w:color w:val="000000"/>
              </w:rPr>
            </w:pPr>
            <w:del w:id="2453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2BDD44D" w14:textId="6826519F" w:rsidR="004F6583" w:rsidRPr="004F6583" w:rsidDel="00EB4CE1" w:rsidRDefault="004F6583" w:rsidP="004F6583">
            <w:pPr>
              <w:spacing w:after="0" w:line="240" w:lineRule="auto"/>
              <w:jc w:val="center"/>
              <w:rPr>
                <w:del w:id="24536" w:author="Stefanie Lane" w:date="2022-06-23T15:12:00Z"/>
                <w:rFonts w:ascii="Calibri" w:eastAsia="Times New Roman" w:hAnsi="Calibri" w:cs="Calibri"/>
                <w:color w:val="000000"/>
              </w:rPr>
            </w:pPr>
            <w:del w:id="2453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7866D83" w14:textId="211641CA" w:rsidR="004F6583" w:rsidRPr="004F6583" w:rsidDel="00EB4CE1" w:rsidRDefault="004F6583" w:rsidP="004F6583">
            <w:pPr>
              <w:spacing w:after="0" w:line="240" w:lineRule="auto"/>
              <w:jc w:val="center"/>
              <w:rPr>
                <w:del w:id="24538" w:author="Stefanie Lane" w:date="2022-06-23T15:12:00Z"/>
                <w:rFonts w:ascii="Calibri" w:eastAsia="Times New Roman" w:hAnsi="Calibri" w:cs="Calibri"/>
                <w:color w:val="000000"/>
              </w:rPr>
            </w:pPr>
            <w:del w:id="24539" w:author="Stefanie Lane" w:date="2022-06-23T15:12:00Z">
              <w:r w:rsidRPr="004F6583" w:rsidDel="00EB4CE1">
                <w:rPr>
                  <w:rFonts w:ascii="Calibri" w:eastAsia="Times New Roman" w:hAnsi="Calibri" w:cs="Calibri"/>
                  <w:color w:val="000000"/>
                </w:rPr>
                <w:delText>0.68</w:delText>
              </w:r>
            </w:del>
          </w:p>
        </w:tc>
        <w:tc>
          <w:tcPr>
            <w:tcW w:w="1760" w:type="dxa"/>
            <w:tcBorders>
              <w:top w:val="nil"/>
              <w:left w:val="nil"/>
              <w:bottom w:val="single" w:sz="4" w:space="0" w:color="auto"/>
              <w:right w:val="nil"/>
            </w:tcBorders>
            <w:shd w:val="clear" w:color="auto" w:fill="auto"/>
            <w:noWrap/>
            <w:vAlign w:val="bottom"/>
            <w:hideMark/>
          </w:tcPr>
          <w:p w14:paraId="4B23DE68" w14:textId="6DE6B3FA" w:rsidR="004F6583" w:rsidRPr="004F6583" w:rsidDel="00EB4CE1" w:rsidRDefault="004F6583" w:rsidP="004F6583">
            <w:pPr>
              <w:spacing w:after="0" w:line="240" w:lineRule="auto"/>
              <w:jc w:val="center"/>
              <w:rPr>
                <w:del w:id="24540" w:author="Stefanie Lane" w:date="2022-06-23T15:12:00Z"/>
                <w:rFonts w:ascii="Calibri" w:eastAsia="Times New Roman" w:hAnsi="Calibri" w:cs="Calibri"/>
                <w:color w:val="000000"/>
              </w:rPr>
            </w:pPr>
            <w:del w:id="2454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F933971" w14:textId="19DD7E83" w:rsidTr="004F6583">
        <w:trPr>
          <w:trHeight w:val="290"/>
          <w:del w:id="24542" w:author="Stefanie Lane" w:date="2022-06-23T15:12:00Z"/>
        </w:trPr>
        <w:tc>
          <w:tcPr>
            <w:tcW w:w="1700" w:type="dxa"/>
            <w:vMerge/>
            <w:tcBorders>
              <w:top w:val="nil"/>
              <w:left w:val="nil"/>
              <w:bottom w:val="single" w:sz="4" w:space="0" w:color="000000"/>
              <w:right w:val="nil"/>
            </w:tcBorders>
            <w:vAlign w:val="center"/>
            <w:hideMark/>
          </w:tcPr>
          <w:p w14:paraId="47FF9213" w14:textId="2239EAA8" w:rsidR="004F6583" w:rsidRPr="004F6583" w:rsidDel="00EB4CE1" w:rsidRDefault="004F6583" w:rsidP="004F6583">
            <w:pPr>
              <w:spacing w:after="0" w:line="240" w:lineRule="auto"/>
              <w:rPr>
                <w:del w:id="2454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3AF8E" w14:textId="22EBFA69" w:rsidR="004F6583" w:rsidRPr="004F6583" w:rsidDel="00EB4CE1" w:rsidRDefault="004F6583" w:rsidP="004F6583">
            <w:pPr>
              <w:spacing w:after="0" w:line="240" w:lineRule="auto"/>
              <w:rPr>
                <w:del w:id="24544" w:author="Stefanie Lane" w:date="2022-06-23T15:12:00Z"/>
                <w:rFonts w:ascii="Arial" w:eastAsia="Times New Roman" w:hAnsi="Arial" w:cs="Arial"/>
                <w:i/>
                <w:iCs/>
                <w:color w:val="000000"/>
                <w:sz w:val="20"/>
                <w:szCs w:val="20"/>
              </w:rPr>
            </w:pPr>
            <w:del w:id="24545" w:author="Stefanie Lane" w:date="2022-06-23T15:12:00Z">
              <w:r w:rsidRPr="004F6583" w:rsidDel="00EB4CE1">
                <w:rPr>
                  <w:rFonts w:ascii="Arial" w:eastAsia="Times New Roman" w:hAnsi="Arial" w:cs="Arial"/>
                  <w:i/>
                  <w:iCs/>
                  <w:color w:val="000000"/>
                  <w:sz w:val="20"/>
                  <w:szCs w:val="20"/>
                </w:rPr>
                <w:delText>Galium palustre</w:delText>
              </w:r>
            </w:del>
          </w:p>
        </w:tc>
        <w:tc>
          <w:tcPr>
            <w:tcW w:w="960" w:type="dxa"/>
            <w:tcBorders>
              <w:top w:val="nil"/>
              <w:left w:val="nil"/>
              <w:bottom w:val="nil"/>
              <w:right w:val="nil"/>
            </w:tcBorders>
            <w:shd w:val="clear" w:color="auto" w:fill="auto"/>
            <w:noWrap/>
            <w:vAlign w:val="bottom"/>
            <w:hideMark/>
          </w:tcPr>
          <w:p w14:paraId="66C2AD74" w14:textId="51F25DA5" w:rsidR="004F6583" w:rsidRPr="004F6583" w:rsidDel="00EB4CE1" w:rsidRDefault="004F6583" w:rsidP="004F6583">
            <w:pPr>
              <w:spacing w:after="0" w:line="240" w:lineRule="auto"/>
              <w:jc w:val="center"/>
              <w:rPr>
                <w:del w:id="24546" w:author="Stefanie Lane" w:date="2022-06-23T15:12:00Z"/>
                <w:rFonts w:ascii="Calibri" w:eastAsia="Times New Roman" w:hAnsi="Calibri" w:cs="Calibri"/>
                <w:color w:val="000000"/>
              </w:rPr>
            </w:pPr>
            <w:del w:id="2454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585374C" w14:textId="59FF5210" w:rsidR="004F6583" w:rsidRPr="004F6583" w:rsidDel="00EB4CE1" w:rsidRDefault="004F6583" w:rsidP="004F6583">
            <w:pPr>
              <w:spacing w:after="0" w:line="240" w:lineRule="auto"/>
              <w:jc w:val="center"/>
              <w:rPr>
                <w:del w:id="24548" w:author="Stefanie Lane" w:date="2022-06-23T15:12:00Z"/>
                <w:rFonts w:ascii="Calibri" w:eastAsia="Times New Roman" w:hAnsi="Calibri" w:cs="Calibri"/>
                <w:color w:val="000000"/>
              </w:rPr>
            </w:pPr>
            <w:del w:id="2454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2A7379F" w14:textId="32FC28D3" w:rsidR="004F6583" w:rsidRPr="004F6583" w:rsidDel="00EB4CE1" w:rsidRDefault="004F6583" w:rsidP="004F6583">
            <w:pPr>
              <w:spacing w:after="0" w:line="240" w:lineRule="auto"/>
              <w:jc w:val="center"/>
              <w:rPr>
                <w:del w:id="24550" w:author="Stefanie Lane" w:date="2022-06-23T15:12:00Z"/>
                <w:rFonts w:ascii="Calibri" w:eastAsia="Times New Roman" w:hAnsi="Calibri" w:cs="Calibri"/>
                <w:color w:val="000000"/>
              </w:rPr>
            </w:pPr>
            <w:del w:id="24551"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140DC6E0" w14:textId="0EB6E78B" w:rsidR="004F6583" w:rsidRPr="004F6583" w:rsidDel="00EB4CE1" w:rsidRDefault="004F6583" w:rsidP="004F6583">
            <w:pPr>
              <w:spacing w:after="0" w:line="240" w:lineRule="auto"/>
              <w:jc w:val="center"/>
              <w:rPr>
                <w:del w:id="24552" w:author="Stefanie Lane" w:date="2022-06-23T15:12:00Z"/>
                <w:rFonts w:ascii="Calibri" w:eastAsia="Times New Roman" w:hAnsi="Calibri" w:cs="Calibri"/>
                <w:color w:val="000000"/>
              </w:rPr>
            </w:pPr>
            <w:del w:id="2455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29856DB5" w14:textId="52C567E3" w:rsidTr="004F6583">
        <w:trPr>
          <w:trHeight w:val="290"/>
          <w:del w:id="24554" w:author="Stefanie Lane" w:date="2022-06-23T15:12:00Z"/>
        </w:trPr>
        <w:tc>
          <w:tcPr>
            <w:tcW w:w="1700" w:type="dxa"/>
            <w:vMerge/>
            <w:tcBorders>
              <w:top w:val="nil"/>
              <w:left w:val="nil"/>
              <w:bottom w:val="single" w:sz="4" w:space="0" w:color="000000"/>
              <w:right w:val="nil"/>
            </w:tcBorders>
            <w:vAlign w:val="center"/>
            <w:hideMark/>
          </w:tcPr>
          <w:p w14:paraId="7E0F9B7C" w14:textId="614B3836" w:rsidR="004F6583" w:rsidRPr="004F6583" w:rsidDel="00EB4CE1" w:rsidRDefault="004F6583" w:rsidP="004F6583">
            <w:pPr>
              <w:spacing w:after="0" w:line="240" w:lineRule="auto"/>
              <w:rPr>
                <w:del w:id="2455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7CCD291" w14:textId="1DB85A8B" w:rsidR="004F6583" w:rsidRPr="004F6583" w:rsidDel="00EB4CE1" w:rsidRDefault="004F6583" w:rsidP="004F6583">
            <w:pPr>
              <w:spacing w:after="0" w:line="240" w:lineRule="auto"/>
              <w:rPr>
                <w:del w:id="24556" w:author="Stefanie Lane" w:date="2022-06-23T15:12:00Z"/>
                <w:rFonts w:ascii="Arial" w:eastAsia="Times New Roman" w:hAnsi="Arial" w:cs="Arial"/>
                <w:i/>
                <w:iCs/>
                <w:color w:val="000000"/>
                <w:sz w:val="20"/>
                <w:szCs w:val="20"/>
              </w:rPr>
            </w:pPr>
            <w:del w:id="24557" w:author="Stefanie Lane" w:date="2022-06-23T15:12:00Z">
              <w:r w:rsidRPr="004F6583" w:rsidDel="00EB4CE1">
                <w:rPr>
                  <w:rFonts w:ascii="Arial" w:eastAsia="Times New Roman" w:hAnsi="Arial" w:cs="Arial"/>
                  <w:i/>
                  <w:iCs/>
                  <w:color w:val="000000"/>
                  <w:sz w:val="20"/>
                  <w:szCs w:val="20"/>
                </w:rPr>
                <w:delText>Galium trifidum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7B6DB84" w14:textId="447641B1" w:rsidR="004F6583" w:rsidRPr="004F6583" w:rsidDel="00EB4CE1" w:rsidRDefault="004F6583" w:rsidP="004F6583">
            <w:pPr>
              <w:spacing w:after="0" w:line="240" w:lineRule="auto"/>
              <w:jc w:val="center"/>
              <w:rPr>
                <w:del w:id="24558" w:author="Stefanie Lane" w:date="2022-06-23T15:12:00Z"/>
                <w:rFonts w:ascii="Calibri" w:eastAsia="Times New Roman" w:hAnsi="Calibri" w:cs="Calibri"/>
                <w:color w:val="000000"/>
              </w:rPr>
            </w:pPr>
            <w:del w:id="2455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1044CC" w14:textId="07C2E9D0" w:rsidR="004F6583" w:rsidRPr="004F6583" w:rsidDel="00EB4CE1" w:rsidRDefault="004F6583" w:rsidP="004F6583">
            <w:pPr>
              <w:spacing w:after="0" w:line="240" w:lineRule="auto"/>
              <w:jc w:val="center"/>
              <w:rPr>
                <w:del w:id="24560" w:author="Stefanie Lane" w:date="2022-06-23T15:12:00Z"/>
                <w:rFonts w:ascii="Calibri" w:eastAsia="Times New Roman" w:hAnsi="Calibri" w:cs="Calibri"/>
                <w:color w:val="000000"/>
              </w:rPr>
            </w:pPr>
            <w:del w:id="2456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42C2AE4" w14:textId="5B90811D" w:rsidR="004F6583" w:rsidRPr="004F6583" w:rsidDel="00EB4CE1" w:rsidRDefault="004F6583" w:rsidP="004F6583">
            <w:pPr>
              <w:spacing w:after="0" w:line="240" w:lineRule="auto"/>
              <w:jc w:val="center"/>
              <w:rPr>
                <w:del w:id="24562" w:author="Stefanie Lane" w:date="2022-06-23T15:12:00Z"/>
                <w:rFonts w:ascii="Calibri" w:eastAsia="Times New Roman" w:hAnsi="Calibri" w:cs="Calibri"/>
                <w:color w:val="000000"/>
              </w:rPr>
            </w:pPr>
            <w:del w:id="24563" w:author="Stefanie Lane" w:date="2022-06-23T15:12:00Z">
              <w:r w:rsidRPr="004F6583" w:rsidDel="00EB4CE1">
                <w:rPr>
                  <w:rFonts w:ascii="Calibri" w:eastAsia="Times New Roman" w:hAnsi="Calibri" w:cs="Calibri"/>
                  <w:color w:val="000000"/>
                </w:rPr>
                <w:delText>0.07</w:delText>
              </w:r>
            </w:del>
          </w:p>
        </w:tc>
        <w:tc>
          <w:tcPr>
            <w:tcW w:w="1760" w:type="dxa"/>
            <w:tcBorders>
              <w:top w:val="nil"/>
              <w:left w:val="nil"/>
              <w:bottom w:val="single" w:sz="4" w:space="0" w:color="auto"/>
              <w:right w:val="nil"/>
            </w:tcBorders>
            <w:shd w:val="clear" w:color="auto" w:fill="auto"/>
            <w:noWrap/>
            <w:vAlign w:val="bottom"/>
            <w:hideMark/>
          </w:tcPr>
          <w:p w14:paraId="2D762C12" w14:textId="548378FD" w:rsidR="004F6583" w:rsidRPr="004F6583" w:rsidDel="00EB4CE1" w:rsidRDefault="004F6583" w:rsidP="004F6583">
            <w:pPr>
              <w:spacing w:after="0" w:line="240" w:lineRule="auto"/>
              <w:jc w:val="center"/>
              <w:rPr>
                <w:del w:id="24564" w:author="Stefanie Lane" w:date="2022-06-23T15:12:00Z"/>
                <w:rFonts w:ascii="Calibri" w:eastAsia="Times New Roman" w:hAnsi="Calibri" w:cs="Calibri"/>
                <w:color w:val="000000"/>
              </w:rPr>
            </w:pPr>
            <w:del w:id="2456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554EAB42" w14:textId="31FD3912" w:rsidTr="004F6583">
        <w:trPr>
          <w:trHeight w:val="290"/>
          <w:del w:id="24566" w:author="Stefanie Lane" w:date="2022-06-23T15:12:00Z"/>
        </w:trPr>
        <w:tc>
          <w:tcPr>
            <w:tcW w:w="1700" w:type="dxa"/>
            <w:vMerge/>
            <w:tcBorders>
              <w:top w:val="nil"/>
              <w:left w:val="nil"/>
              <w:bottom w:val="single" w:sz="4" w:space="0" w:color="000000"/>
              <w:right w:val="nil"/>
            </w:tcBorders>
            <w:vAlign w:val="center"/>
            <w:hideMark/>
          </w:tcPr>
          <w:p w14:paraId="7ECE70F2" w14:textId="7A2F5178" w:rsidR="004F6583" w:rsidRPr="004F6583" w:rsidDel="00EB4CE1" w:rsidRDefault="004F6583" w:rsidP="004F6583">
            <w:pPr>
              <w:spacing w:after="0" w:line="240" w:lineRule="auto"/>
              <w:rPr>
                <w:del w:id="2456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CFFCF5" w14:textId="045558EA" w:rsidR="004F6583" w:rsidRPr="004F6583" w:rsidDel="00EB4CE1" w:rsidRDefault="004F6583" w:rsidP="004F6583">
            <w:pPr>
              <w:spacing w:after="0" w:line="240" w:lineRule="auto"/>
              <w:rPr>
                <w:del w:id="24568" w:author="Stefanie Lane" w:date="2022-06-23T15:12:00Z"/>
                <w:rFonts w:ascii="Arial" w:eastAsia="Times New Roman" w:hAnsi="Arial" w:cs="Arial"/>
                <w:i/>
                <w:iCs/>
                <w:color w:val="000000"/>
                <w:sz w:val="20"/>
                <w:szCs w:val="20"/>
              </w:rPr>
            </w:pPr>
            <w:del w:id="24569" w:author="Stefanie Lane" w:date="2022-06-23T15:12:00Z">
              <w:r w:rsidRPr="004F6583" w:rsidDel="00EB4CE1">
                <w:rPr>
                  <w:rFonts w:ascii="Arial" w:eastAsia="Times New Roman" w:hAnsi="Arial" w:cs="Arial"/>
                  <w:i/>
                  <w:iCs/>
                  <w:color w:val="000000"/>
                  <w:sz w:val="20"/>
                  <w:szCs w:val="20"/>
                </w:rPr>
                <w:delText>Hypericum scouleri</w:delText>
              </w:r>
            </w:del>
          </w:p>
        </w:tc>
        <w:tc>
          <w:tcPr>
            <w:tcW w:w="960" w:type="dxa"/>
            <w:tcBorders>
              <w:top w:val="nil"/>
              <w:left w:val="nil"/>
              <w:bottom w:val="nil"/>
              <w:right w:val="nil"/>
            </w:tcBorders>
            <w:shd w:val="clear" w:color="auto" w:fill="auto"/>
            <w:noWrap/>
            <w:vAlign w:val="bottom"/>
            <w:hideMark/>
          </w:tcPr>
          <w:p w14:paraId="56282562" w14:textId="5940C746" w:rsidR="004F6583" w:rsidRPr="004F6583" w:rsidDel="00EB4CE1" w:rsidRDefault="004F6583" w:rsidP="004F6583">
            <w:pPr>
              <w:spacing w:after="0" w:line="240" w:lineRule="auto"/>
              <w:jc w:val="center"/>
              <w:rPr>
                <w:del w:id="24570" w:author="Stefanie Lane" w:date="2022-06-23T15:12:00Z"/>
                <w:rFonts w:ascii="Calibri" w:eastAsia="Times New Roman" w:hAnsi="Calibri" w:cs="Calibri"/>
                <w:color w:val="000000"/>
              </w:rPr>
            </w:pPr>
            <w:del w:id="2457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D2F0D65" w14:textId="2529A019" w:rsidR="004F6583" w:rsidRPr="004F6583" w:rsidDel="00EB4CE1" w:rsidRDefault="004F6583" w:rsidP="004F6583">
            <w:pPr>
              <w:spacing w:after="0" w:line="240" w:lineRule="auto"/>
              <w:jc w:val="center"/>
              <w:rPr>
                <w:del w:id="24572" w:author="Stefanie Lane" w:date="2022-06-23T15:12:00Z"/>
                <w:rFonts w:ascii="Calibri" w:eastAsia="Times New Roman" w:hAnsi="Calibri" w:cs="Calibri"/>
                <w:color w:val="000000"/>
              </w:rPr>
            </w:pPr>
            <w:del w:id="2457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121D200" w14:textId="48EFA67D" w:rsidR="004F6583" w:rsidRPr="004F6583" w:rsidDel="00EB4CE1" w:rsidRDefault="004F6583" w:rsidP="004F6583">
            <w:pPr>
              <w:spacing w:after="0" w:line="240" w:lineRule="auto"/>
              <w:jc w:val="center"/>
              <w:rPr>
                <w:del w:id="24574" w:author="Stefanie Lane" w:date="2022-06-23T15:12:00Z"/>
                <w:rFonts w:ascii="Calibri" w:eastAsia="Times New Roman" w:hAnsi="Calibri" w:cs="Calibri"/>
                <w:color w:val="000000"/>
              </w:rPr>
            </w:pPr>
            <w:del w:id="24575" w:author="Stefanie Lane" w:date="2022-06-23T15:12:00Z">
              <w:r w:rsidRPr="004F6583" w:rsidDel="00EB4CE1">
                <w:rPr>
                  <w:rFonts w:ascii="Calibri" w:eastAsia="Times New Roman" w:hAnsi="Calibri" w:cs="Calibri"/>
                  <w:color w:val="000000"/>
                </w:rPr>
                <w:delText>0.07</w:delText>
              </w:r>
            </w:del>
          </w:p>
        </w:tc>
        <w:tc>
          <w:tcPr>
            <w:tcW w:w="1760" w:type="dxa"/>
            <w:tcBorders>
              <w:top w:val="nil"/>
              <w:left w:val="nil"/>
              <w:bottom w:val="single" w:sz="4" w:space="0" w:color="auto"/>
              <w:right w:val="nil"/>
            </w:tcBorders>
            <w:shd w:val="clear" w:color="auto" w:fill="auto"/>
            <w:noWrap/>
            <w:vAlign w:val="bottom"/>
            <w:hideMark/>
          </w:tcPr>
          <w:p w14:paraId="398242EF" w14:textId="2CD2E739" w:rsidR="004F6583" w:rsidRPr="004F6583" w:rsidDel="00EB4CE1" w:rsidRDefault="004F6583" w:rsidP="004F6583">
            <w:pPr>
              <w:spacing w:after="0" w:line="240" w:lineRule="auto"/>
              <w:jc w:val="center"/>
              <w:rPr>
                <w:del w:id="24576" w:author="Stefanie Lane" w:date="2022-06-23T15:12:00Z"/>
                <w:rFonts w:ascii="Calibri" w:eastAsia="Times New Roman" w:hAnsi="Calibri" w:cs="Calibri"/>
                <w:color w:val="000000"/>
              </w:rPr>
            </w:pPr>
            <w:del w:id="2457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A979695" w14:textId="492E8CCC" w:rsidTr="004F6583">
        <w:trPr>
          <w:trHeight w:val="290"/>
          <w:del w:id="24578" w:author="Stefanie Lane" w:date="2022-06-23T15:12:00Z"/>
        </w:trPr>
        <w:tc>
          <w:tcPr>
            <w:tcW w:w="1700" w:type="dxa"/>
            <w:vMerge/>
            <w:tcBorders>
              <w:top w:val="nil"/>
              <w:left w:val="nil"/>
              <w:bottom w:val="single" w:sz="4" w:space="0" w:color="000000"/>
              <w:right w:val="nil"/>
            </w:tcBorders>
            <w:vAlign w:val="center"/>
            <w:hideMark/>
          </w:tcPr>
          <w:p w14:paraId="460CD40D" w14:textId="5A832654" w:rsidR="004F6583" w:rsidRPr="004F6583" w:rsidDel="00EB4CE1" w:rsidRDefault="004F6583" w:rsidP="004F6583">
            <w:pPr>
              <w:spacing w:after="0" w:line="240" w:lineRule="auto"/>
              <w:rPr>
                <w:del w:id="2457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52FBEBA" w14:textId="74624698" w:rsidR="004F6583" w:rsidRPr="004F6583" w:rsidDel="00EB4CE1" w:rsidRDefault="004F6583" w:rsidP="004F6583">
            <w:pPr>
              <w:spacing w:after="0" w:line="240" w:lineRule="auto"/>
              <w:rPr>
                <w:del w:id="24580" w:author="Stefanie Lane" w:date="2022-06-23T15:12:00Z"/>
                <w:rFonts w:ascii="Arial" w:eastAsia="Times New Roman" w:hAnsi="Arial" w:cs="Arial"/>
                <w:i/>
                <w:iCs/>
                <w:sz w:val="20"/>
                <w:szCs w:val="20"/>
              </w:rPr>
            </w:pPr>
            <w:del w:id="24581" w:author="Stefanie Lane" w:date="2022-06-23T15:12:00Z">
              <w:r w:rsidRPr="004F6583" w:rsidDel="00EB4CE1">
                <w:rPr>
                  <w:rFonts w:ascii="Arial" w:eastAsia="Times New Roman" w:hAnsi="Arial" w:cs="Arial"/>
                  <w:i/>
                  <w:iCs/>
                  <w:sz w:val="20"/>
                  <w:szCs w:val="20"/>
                </w:rPr>
                <w:delText>Iris pseudocorus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3B4D4C4" w14:textId="793B2C80" w:rsidR="004F6583" w:rsidRPr="004F6583" w:rsidDel="00EB4CE1" w:rsidRDefault="004F6583" w:rsidP="004F6583">
            <w:pPr>
              <w:spacing w:after="0" w:line="240" w:lineRule="auto"/>
              <w:jc w:val="center"/>
              <w:rPr>
                <w:del w:id="24582" w:author="Stefanie Lane" w:date="2022-06-23T15:12:00Z"/>
                <w:rFonts w:ascii="Calibri" w:eastAsia="Times New Roman" w:hAnsi="Calibri" w:cs="Calibri"/>
                <w:color w:val="000000"/>
              </w:rPr>
            </w:pPr>
            <w:del w:id="2458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B532BF6" w14:textId="6E27314B" w:rsidR="004F6583" w:rsidRPr="004F6583" w:rsidDel="00EB4CE1" w:rsidRDefault="004F6583" w:rsidP="004F6583">
            <w:pPr>
              <w:spacing w:after="0" w:line="240" w:lineRule="auto"/>
              <w:jc w:val="center"/>
              <w:rPr>
                <w:del w:id="24584" w:author="Stefanie Lane" w:date="2022-06-23T15:12:00Z"/>
                <w:rFonts w:ascii="Calibri" w:eastAsia="Times New Roman" w:hAnsi="Calibri" w:cs="Calibri"/>
                <w:color w:val="000000"/>
              </w:rPr>
            </w:pPr>
            <w:del w:id="24585" w:author="Stefanie Lane" w:date="2022-06-23T15:12:00Z">
              <w:r w:rsidRPr="004F6583" w:rsidDel="00EB4CE1">
                <w:rPr>
                  <w:rFonts w:ascii="Calibri" w:eastAsia="Times New Roman" w:hAnsi="Calibri" w:cs="Calibri"/>
                  <w:color w:val="000000"/>
                </w:rPr>
                <w:delText>0.13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0CA3E28" w14:textId="709B01C1" w:rsidR="004F6583" w:rsidRPr="004F6583" w:rsidDel="00EB4CE1" w:rsidRDefault="004F6583" w:rsidP="004F6583">
            <w:pPr>
              <w:spacing w:after="0" w:line="240" w:lineRule="auto"/>
              <w:jc w:val="center"/>
              <w:rPr>
                <w:del w:id="24586" w:author="Stefanie Lane" w:date="2022-06-23T15:12:00Z"/>
                <w:rFonts w:ascii="Calibri" w:eastAsia="Times New Roman" w:hAnsi="Calibri" w:cs="Calibri"/>
                <w:color w:val="000000"/>
              </w:rPr>
            </w:pPr>
            <w:del w:id="24587" w:author="Stefanie Lane" w:date="2022-06-23T15:12:00Z">
              <w:r w:rsidRPr="004F6583" w:rsidDel="00EB4CE1">
                <w:rPr>
                  <w:rFonts w:ascii="Calibri" w:eastAsia="Times New Roman" w:hAnsi="Calibri" w:cs="Calibri"/>
                  <w:color w:val="000000"/>
                </w:rPr>
                <w:delText>0.25</w:delText>
              </w:r>
            </w:del>
          </w:p>
        </w:tc>
        <w:tc>
          <w:tcPr>
            <w:tcW w:w="1760" w:type="dxa"/>
            <w:tcBorders>
              <w:top w:val="nil"/>
              <w:left w:val="nil"/>
              <w:bottom w:val="single" w:sz="4" w:space="0" w:color="auto"/>
              <w:right w:val="nil"/>
            </w:tcBorders>
            <w:shd w:val="clear" w:color="auto" w:fill="auto"/>
            <w:noWrap/>
            <w:vAlign w:val="bottom"/>
            <w:hideMark/>
          </w:tcPr>
          <w:p w14:paraId="39BF4A71" w14:textId="059F3E88" w:rsidR="004F6583" w:rsidRPr="004F6583" w:rsidDel="00EB4CE1" w:rsidRDefault="004F6583" w:rsidP="004F6583">
            <w:pPr>
              <w:spacing w:after="0" w:line="240" w:lineRule="auto"/>
              <w:jc w:val="center"/>
              <w:rPr>
                <w:del w:id="24588" w:author="Stefanie Lane" w:date="2022-06-23T15:12:00Z"/>
                <w:rFonts w:ascii="Calibri" w:eastAsia="Times New Roman" w:hAnsi="Calibri" w:cs="Calibri"/>
                <w:color w:val="000000"/>
              </w:rPr>
            </w:pPr>
            <w:del w:id="2458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EEBC2DA" w14:textId="41C36E9D" w:rsidTr="004F6583">
        <w:trPr>
          <w:trHeight w:val="290"/>
          <w:del w:id="24590" w:author="Stefanie Lane" w:date="2022-06-23T15:12:00Z"/>
        </w:trPr>
        <w:tc>
          <w:tcPr>
            <w:tcW w:w="1700" w:type="dxa"/>
            <w:vMerge/>
            <w:tcBorders>
              <w:top w:val="nil"/>
              <w:left w:val="nil"/>
              <w:bottom w:val="single" w:sz="4" w:space="0" w:color="000000"/>
              <w:right w:val="nil"/>
            </w:tcBorders>
            <w:vAlign w:val="center"/>
            <w:hideMark/>
          </w:tcPr>
          <w:p w14:paraId="2478C18D" w14:textId="19DC3A17" w:rsidR="004F6583" w:rsidRPr="004F6583" w:rsidDel="00EB4CE1" w:rsidRDefault="004F6583" w:rsidP="004F6583">
            <w:pPr>
              <w:spacing w:after="0" w:line="240" w:lineRule="auto"/>
              <w:rPr>
                <w:del w:id="2459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7A5F598" w14:textId="30AD3EE0" w:rsidR="004F6583" w:rsidRPr="004F6583" w:rsidDel="00EB4CE1" w:rsidRDefault="004F6583" w:rsidP="004F6583">
            <w:pPr>
              <w:spacing w:after="0" w:line="240" w:lineRule="auto"/>
              <w:rPr>
                <w:del w:id="24592" w:author="Stefanie Lane" w:date="2022-06-23T15:12:00Z"/>
                <w:rFonts w:ascii="Arial" w:eastAsia="Times New Roman" w:hAnsi="Arial" w:cs="Arial"/>
                <w:i/>
                <w:iCs/>
                <w:sz w:val="20"/>
                <w:szCs w:val="20"/>
              </w:rPr>
            </w:pPr>
            <w:del w:id="24593" w:author="Stefanie Lane" w:date="2022-06-23T15:12:00Z">
              <w:r w:rsidRPr="004F6583" w:rsidDel="00EB4CE1">
                <w:rPr>
                  <w:rFonts w:ascii="Arial" w:eastAsia="Times New Roman" w:hAnsi="Arial" w:cs="Arial"/>
                  <w:i/>
                  <w:iCs/>
                  <w:sz w:val="20"/>
                  <w:szCs w:val="20"/>
                </w:rPr>
                <w:delText>Juncus articulatus</w:delText>
              </w:r>
            </w:del>
          </w:p>
        </w:tc>
        <w:tc>
          <w:tcPr>
            <w:tcW w:w="960" w:type="dxa"/>
            <w:tcBorders>
              <w:top w:val="nil"/>
              <w:left w:val="nil"/>
              <w:bottom w:val="nil"/>
              <w:right w:val="nil"/>
            </w:tcBorders>
            <w:shd w:val="clear" w:color="auto" w:fill="auto"/>
            <w:noWrap/>
            <w:vAlign w:val="bottom"/>
            <w:hideMark/>
          </w:tcPr>
          <w:p w14:paraId="44CBAAF9" w14:textId="0151EBE6" w:rsidR="004F6583" w:rsidRPr="004F6583" w:rsidDel="00EB4CE1" w:rsidRDefault="004F6583" w:rsidP="004F6583">
            <w:pPr>
              <w:spacing w:after="0" w:line="240" w:lineRule="auto"/>
              <w:jc w:val="center"/>
              <w:rPr>
                <w:del w:id="24594" w:author="Stefanie Lane" w:date="2022-06-23T15:12:00Z"/>
                <w:rFonts w:ascii="Calibri" w:eastAsia="Times New Roman" w:hAnsi="Calibri" w:cs="Calibri"/>
                <w:color w:val="000000"/>
              </w:rPr>
            </w:pPr>
            <w:del w:id="2459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46AFBBB" w14:textId="3ED385D6" w:rsidR="004F6583" w:rsidRPr="004F6583" w:rsidDel="00EB4CE1" w:rsidRDefault="004F6583" w:rsidP="004F6583">
            <w:pPr>
              <w:spacing w:after="0" w:line="240" w:lineRule="auto"/>
              <w:jc w:val="center"/>
              <w:rPr>
                <w:del w:id="24596" w:author="Stefanie Lane" w:date="2022-06-23T15:12:00Z"/>
                <w:rFonts w:ascii="Calibri" w:eastAsia="Times New Roman" w:hAnsi="Calibri" w:cs="Calibri"/>
                <w:color w:val="000000"/>
              </w:rPr>
            </w:pPr>
            <w:del w:id="2459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274816A4" w14:textId="53C22DD2" w:rsidR="004F6583" w:rsidRPr="004F6583" w:rsidDel="00EB4CE1" w:rsidRDefault="004F6583" w:rsidP="004F6583">
            <w:pPr>
              <w:spacing w:after="0" w:line="240" w:lineRule="auto"/>
              <w:jc w:val="center"/>
              <w:rPr>
                <w:del w:id="24598" w:author="Stefanie Lane" w:date="2022-06-23T15:12:00Z"/>
                <w:rFonts w:ascii="Calibri" w:eastAsia="Times New Roman" w:hAnsi="Calibri" w:cs="Calibri"/>
                <w:color w:val="000000"/>
              </w:rPr>
            </w:pPr>
            <w:del w:id="24599"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13996606" w14:textId="5B64B6BE" w:rsidR="004F6583" w:rsidRPr="004F6583" w:rsidDel="00EB4CE1" w:rsidRDefault="004F6583" w:rsidP="004F6583">
            <w:pPr>
              <w:spacing w:after="0" w:line="240" w:lineRule="auto"/>
              <w:jc w:val="center"/>
              <w:rPr>
                <w:del w:id="24600" w:author="Stefanie Lane" w:date="2022-06-23T15:12:00Z"/>
                <w:rFonts w:ascii="Calibri" w:eastAsia="Times New Roman" w:hAnsi="Calibri" w:cs="Calibri"/>
                <w:color w:val="000000"/>
              </w:rPr>
            </w:pPr>
            <w:del w:id="2460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FA7FBEB" w14:textId="0F152DBD" w:rsidTr="004F6583">
        <w:trPr>
          <w:trHeight w:val="290"/>
          <w:del w:id="24602" w:author="Stefanie Lane" w:date="2022-06-23T15:12:00Z"/>
        </w:trPr>
        <w:tc>
          <w:tcPr>
            <w:tcW w:w="1700" w:type="dxa"/>
            <w:vMerge/>
            <w:tcBorders>
              <w:top w:val="nil"/>
              <w:left w:val="nil"/>
              <w:bottom w:val="single" w:sz="4" w:space="0" w:color="000000"/>
              <w:right w:val="nil"/>
            </w:tcBorders>
            <w:vAlign w:val="center"/>
            <w:hideMark/>
          </w:tcPr>
          <w:p w14:paraId="359F1AC2" w14:textId="017763D7" w:rsidR="004F6583" w:rsidRPr="004F6583" w:rsidDel="00EB4CE1" w:rsidRDefault="004F6583" w:rsidP="004F6583">
            <w:pPr>
              <w:spacing w:after="0" w:line="240" w:lineRule="auto"/>
              <w:rPr>
                <w:del w:id="2460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3D25E2B" w14:textId="5C3DEAAC" w:rsidR="004F6583" w:rsidRPr="004F6583" w:rsidDel="00EB4CE1" w:rsidRDefault="004F6583" w:rsidP="004F6583">
            <w:pPr>
              <w:spacing w:after="0" w:line="240" w:lineRule="auto"/>
              <w:rPr>
                <w:del w:id="24604" w:author="Stefanie Lane" w:date="2022-06-23T15:12:00Z"/>
                <w:rFonts w:ascii="Arial" w:eastAsia="Times New Roman" w:hAnsi="Arial" w:cs="Arial"/>
                <w:i/>
                <w:iCs/>
                <w:sz w:val="20"/>
                <w:szCs w:val="20"/>
              </w:rPr>
            </w:pPr>
            <w:del w:id="24605" w:author="Stefanie Lane" w:date="2022-06-23T15:12:00Z">
              <w:r w:rsidRPr="004F6583" w:rsidDel="00EB4CE1">
                <w:rPr>
                  <w:rFonts w:ascii="Arial" w:eastAsia="Times New Roman" w:hAnsi="Arial" w:cs="Arial"/>
                  <w:i/>
                  <w:iCs/>
                  <w:sz w:val="20"/>
                  <w:szCs w:val="20"/>
                </w:rPr>
                <w:delText>Juncus oxymeris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8735B5C" w14:textId="4E60B1D6" w:rsidR="004F6583" w:rsidRPr="004F6583" w:rsidDel="00EB4CE1" w:rsidRDefault="004F6583" w:rsidP="004F6583">
            <w:pPr>
              <w:spacing w:after="0" w:line="240" w:lineRule="auto"/>
              <w:jc w:val="center"/>
              <w:rPr>
                <w:del w:id="24606" w:author="Stefanie Lane" w:date="2022-06-23T15:12:00Z"/>
                <w:rFonts w:ascii="Calibri" w:eastAsia="Times New Roman" w:hAnsi="Calibri" w:cs="Calibri"/>
                <w:color w:val="000000"/>
              </w:rPr>
            </w:pPr>
            <w:del w:id="2460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C8493B0" w14:textId="6E932C84" w:rsidR="004F6583" w:rsidRPr="004F6583" w:rsidDel="00EB4CE1" w:rsidRDefault="004F6583" w:rsidP="004F6583">
            <w:pPr>
              <w:spacing w:after="0" w:line="240" w:lineRule="auto"/>
              <w:jc w:val="center"/>
              <w:rPr>
                <w:del w:id="24608" w:author="Stefanie Lane" w:date="2022-06-23T15:12:00Z"/>
                <w:rFonts w:ascii="Calibri" w:eastAsia="Times New Roman" w:hAnsi="Calibri" w:cs="Calibri"/>
                <w:color w:val="000000"/>
              </w:rPr>
            </w:pPr>
            <w:del w:id="2460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522BAC7" w14:textId="1F1FB2A0" w:rsidR="004F6583" w:rsidRPr="004F6583" w:rsidDel="00EB4CE1" w:rsidRDefault="004F6583" w:rsidP="004F6583">
            <w:pPr>
              <w:spacing w:after="0" w:line="240" w:lineRule="auto"/>
              <w:jc w:val="center"/>
              <w:rPr>
                <w:del w:id="24610" w:author="Stefanie Lane" w:date="2022-06-23T15:12:00Z"/>
                <w:rFonts w:ascii="Calibri" w:eastAsia="Times New Roman" w:hAnsi="Calibri" w:cs="Calibri"/>
                <w:color w:val="000000"/>
              </w:rPr>
            </w:pPr>
            <w:del w:id="24611"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1064373E" w14:textId="1E14628B" w:rsidR="004F6583" w:rsidRPr="004F6583" w:rsidDel="00EB4CE1" w:rsidRDefault="004F6583" w:rsidP="004F6583">
            <w:pPr>
              <w:spacing w:after="0" w:line="240" w:lineRule="auto"/>
              <w:jc w:val="center"/>
              <w:rPr>
                <w:del w:id="24612" w:author="Stefanie Lane" w:date="2022-06-23T15:12:00Z"/>
                <w:rFonts w:ascii="Calibri" w:eastAsia="Times New Roman" w:hAnsi="Calibri" w:cs="Calibri"/>
                <w:color w:val="000000"/>
              </w:rPr>
            </w:pPr>
            <w:del w:id="2461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EA17F12" w14:textId="0244DAC3" w:rsidTr="004F6583">
        <w:trPr>
          <w:trHeight w:val="290"/>
          <w:del w:id="24614" w:author="Stefanie Lane" w:date="2022-06-23T15:12:00Z"/>
        </w:trPr>
        <w:tc>
          <w:tcPr>
            <w:tcW w:w="1700" w:type="dxa"/>
            <w:vMerge/>
            <w:tcBorders>
              <w:top w:val="nil"/>
              <w:left w:val="nil"/>
              <w:bottom w:val="single" w:sz="4" w:space="0" w:color="000000"/>
              <w:right w:val="nil"/>
            </w:tcBorders>
            <w:vAlign w:val="center"/>
            <w:hideMark/>
          </w:tcPr>
          <w:p w14:paraId="1A7861A1" w14:textId="3A886AD3" w:rsidR="004F6583" w:rsidRPr="004F6583" w:rsidDel="00EB4CE1" w:rsidRDefault="004F6583" w:rsidP="004F6583">
            <w:pPr>
              <w:spacing w:after="0" w:line="240" w:lineRule="auto"/>
              <w:rPr>
                <w:del w:id="2461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462FB0" w14:textId="1E76FF37" w:rsidR="004F6583" w:rsidRPr="004F6583" w:rsidDel="00EB4CE1" w:rsidRDefault="004F6583" w:rsidP="004F6583">
            <w:pPr>
              <w:spacing w:after="0" w:line="240" w:lineRule="auto"/>
              <w:rPr>
                <w:del w:id="24616" w:author="Stefanie Lane" w:date="2022-06-23T15:12:00Z"/>
                <w:rFonts w:ascii="Calibri" w:eastAsia="Times New Roman" w:hAnsi="Calibri" w:cs="Calibri"/>
                <w:color w:val="000000"/>
              </w:rPr>
            </w:pPr>
            <w:del w:id="24617" w:author="Stefanie Lane" w:date="2022-06-23T15:12:00Z">
              <w:r w:rsidRPr="004F6583" w:rsidDel="00EB4CE1">
                <w:rPr>
                  <w:rFonts w:ascii="Calibri" w:eastAsia="Times New Roman" w:hAnsi="Calibri" w:cs="Calibri"/>
                  <w:color w:val="000000"/>
                </w:rPr>
                <w:delText>Lycopus_sp</w:delText>
              </w:r>
            </w:del>
          </w:p>
        </w:tc>
        <w:tc>
          <w:tcPr>
            <w:tcW w:w="960" w:type="dxa"/>
            <w:tcBorders>
              <w:top w:val="nil"/>
              <w:left w:val="nil"/>
              <w:bottom w:val="nil"/>
              <w:right w:val="nil"/>
            </w:tcBorders>
            <w:shd w:val="clear" w:color="auto" w:fill="auto"/>
            <w:noWrap/>
            <w:vAlign w:val="bottom"/>
            <w:hideMark/>
          </w:tcPr>
          <w:p w14:paraId="7AA03060" w14:textId="56299D4C" w:rsidR="004F6583" w:rsidRPr="004F6583" w:rsidDel="00EB4CE1" w:rsidRDefault="004F6583" w:rsidP="004F6583">
            <w:pPr>
              <w:spacing w:after="0" w:line="240" w:lineRule="auto"/>
              <w:jc w:val="center"/>
              <w:rPr>
                <w:del w:id="24618" w:author="Stefanie Lane" w:date="2022-06-23T15:12:00Z"/>
                <w:rFonts w:ascii="Calibri" w:eastAsia="Times New Roman" w:hAnsi="Calibri" w:cs="Calibri"/>
                <w:color w:val="000000"/>
              </w:rPr>
            </w:pPr>
            <w:del w:id="2461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6E6CD0FA" w14:textId="15844EEB" w:rsidR="004F6583" w:rsidRPr="004F6583" w:rsidDel="00EB4CE1" w:rsidRDefault="004F6583" w:rsidP="004F6583">
            <w:pPr>
              <w:spacing w:after="0" w:line="240" w:lineRule="auto"/>
              <w:jc w:val="center"/>
              <w:rPr>
                <w:del w:id="24620" w:author="Stefanie Lane" w:date="2022-06-23T15:12:00Z"/>
                <w:rFonts w:ascii="Calibri" w:eastAsia="Times New Roman" w:hAnsi="Calibri" w:cs="Calibri"/>
                <w:color w:val="000000"/>
              </w:rPr>
            </w:pPr>
            <w:del w:id="2462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F99FBA2" w14:textId="0FD44CD7" w:rsidR="004F6583" w:rsidRPr="004F6583" w:rsidDel="00EB4CE1" w:rsidRDefault="004F6583" w:rsidP="004F6583">
            <w:pPr>
              <w:spacing w:after="0" w:line="240" w:lineRule="auto"/>
              <w:jc w:val="center"/>
              <w:rPr>
                <w:del w:id="24622" w:author="Stefanie Lane" w:date="2022-06-23T15:12:00Z"/>
                <w:rFonts w:ascii="Calibri" w:eastAsia="Times New Roman" w:hAnsi="Calibri" w:cs="Calibri"/>
                <w:color w:val="000000"/>
              </w:rPr>
            </w:pPr>
            <w:del w:id="24623"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31575696" w14:textId="5E9481CF" w:rsidR="004F6583" w:rsidRPr="004F6583" w:rsidDel="00EB4CE1" w:rsidRDefault="004F6583" w:rsidP="004F6583">
            <w:pPr>
              <w:spacing w:after="0" w:line="240" w:lineRule="auto"/>
              <w:jc w:val="center"/>
              <w:rPr>
                <w:del w:id="24624" w:author="Stefanie Lane" w:date="2022-06-23T15:12:00Z"/>
                <w:rFonts w:ascii="Calibri" w:eastAsia="Times New Roman" w:hAnsi="Calibri" w:cs="Calibri"/>
                <w:color w:val="000000"/>
              </w:rPr>
            </w:pPr>
            <w:del w:id="2462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4E83130C" w14:textId="0BE43943" w:rsidTr="004F6583">
        <w:trPr>
          <w:trHeight w:val="290"/>
          <w:del w:id="24626" w:author="Stefanie Lane" w:date="2022-06-23T15:12:00Z"/>
        </w:trPr>
        <w:tc>
          <w:tcPr>
            <w:tcW w:w="1700" w:type="dxa"/>
            <w:vMerge/>
            <w:tcBorders>
              <w:top w:val="nil"/>
              <w:left w:val="nil"/>
              <w:bottom w:val="single" w:sz="4" w:space="0" w:color="000000"/>
              <w:right w:val="nil"/>
            </w:tcBorders>
            <w:vAlign w:val="center"/>
            <w:hideMark/>
          </w:tcPr>
          <w:p w14:paraId="1494D9CA" w14:textId="26892848" w:rsidR="004F6583" w:rsidRPr="004F6583" w:rsidDel="00EB4CE1" w:rsidRDefault="004F6583" w:rsidP="004F6583">
            <w:pPr>
              <w:spacing w:after="0" w:line="240" w:lineRule="auto"/>
              <w:rPr>
                <w:del w:id="2462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D73E4CA" w14:textId="76DB29E6" w:rsidR="004F6583" w:rsidRPr="004F6583" w:rsidDel="00EB4CE1" w:rsidRDefault="004F6583" w:rsidP="004F6583">
            <w:pPr>
              <w:spacing w:after="0" w:line="240" w:lineRule="auto"/>
              <w:rPr>
                <w:del w:id="24628" w:author="Stefanie Lane" w:date="2022-06-23T15:12:00Z"/>
                <w:rFonts w:ascii="Arial" w:eastAsia="Times New Roman" w:hAnsi="Arial" w:cs="Arial"/>
                <w:i/>
                <w:iCs/>
                <w:sz w:val="20"/>
                <w:szCs w:val="20"/>
              </w:rPr>
            </w:pPr>
            <w:del w:id="24629" w:author="Stefanie Lane" w:date="2022-06-23T15:12:00Z">
              <w:r w:rsidRPr="004F6583" w:rsidDel="00EB4CE1">
                <w:rPr>
                  <w:rFonts w:ascii="Arial" w:eastAsia="Times New Roman" w:hAnsi="Arial" w:cs="Arial"/>
                  <w:i/>
                  <w:iCs/>
                  <w:sz w:val="20"/>
                  <w:szCs w:val="20"/>
                </w:rPr>
                <w:delText>Mentha aquatica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21CDB05" w14:textId="50E341EF" w:rsidR="004F6583" w:rsidRPr="004F6583" w:rsidDel="00EB4CE1" w:rsidRDefault="004F6583" w:rsidP="004F6583">
            <w:pPr>
              <w:spacing w:after="0" w:line="240" w:lineRule="auto"/>
              <w:jc w:val="center"/>
              <w:rPr>
                <w:del w:id="24630" w:author="Stefanie Lane" w:date="2022-06-23T15:12:00Z"/>
                <w:rFonts w:ascii="Calibri" w:eastAsia="Times New Roman" w:hAnsi="Calibri" w:cs="Calibri"/>
                <w:color w:val="000000"/>
              </w:rPr>
            </w:pPr>
            <w:del w:id="2463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80B2D27" w14:textId="39653E86" w:rsidR="004F6583" w:rsidRPr="004F6583" w:rsidDel="00EB4CE1" w:rsidRDefault="004F6583" w:rsidP="004F6583">
            <w:pPr>
              <w:spacing w:after="0" w:line="240" w:lineRule="auto"/>
              <w:jc w:val="center"/>
              <w:rPr>
                <w:del w:id="24632" w:author="Stefanie Lane" w:date="2022-06-23T15:12:00Z"/>
                <w:rFonts w:ascii="Calibri" w:eastAsia="Times New Roman" w:hAnsi="Calibri" w:cs="Calibri"/>
                <w:color w:val="000000"/>
              </w:rPr>
            </w:pPr>
            <w:del w:id="24633" w:author="Stefanie Lane" w:date="2022-06-23T15:12:00Z">
              <w:r w:rsidRPr="004F6583" w:rsidDel="00EB4CE1">
                <w:rPr>
                  <w:rFonts w:ascii="Calibri" w:eastAsia="Times New Roman" w:hAnsi="Calibri" w:cs="Calibri"/>
                  <w:color w:val="000000"/>
                </w:rPr>
                <w:delText>0.16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FCFFEF2" w14:textId="7C1C6634" w:rsidR="004F6583" w:rsidRPr="004F6583" w:rsidDel="00EB4CE1" w:rsidRDefault="004F6583" w:rsidP="004F6583">
            <w:pPr>
              <w:spacing w:after="0" w:line="240" w:lineRule="auto"/>
              <w:jc w:val="center"/>
              <w:rPr>
                <w:del w:id="24634" w:author="Stefanie Lane" w:date="2022-06-23T15:12:00Z"/>
                <w:rFonts w:ascii="Calibri" w:eastAsia="Times New Roman" w:hAnsi="Calibri" w:cs="Calibri"/>
                <w:color w:val="000000"/>
              </w:rPr>
            </w:pPr>
            <w:del w:id="24635" w:author="Stefanie Lane" w:date="2022-06-23T15:12:00Z">
              <w:r w:rsidRPr="004F6583" w:rsidDel="00EB4CE1">
                <w:rPr>
                  <w:rFonts w:ascii="Calibri" w:eastAsia="Times New Roman" w:hAnsi="Calibri" w:cs="Calibri"/>
                  <w:color w:val="000000"/>
                </w:rPr>
                <w:delText>0.54</w:delText>
              </w:r>
            </w:del>
          </w:p>
        </w:tc>
        <w:tc>
          <w:tcPr>
            <w:tcW w:w="1760" w:type="dxa"/>
            <w:tcBorders>
              <w:top w:val="nil"/>
              <w:left w:val="nil"/>
              <w:bottom w:val="single" w:sz="4" w:space="0" w:color="auto"/>
              <w:right w:val="nil"/>
            </w:tcBorders>
            <w:shd w:val="clear" w:color="auto" w:fill="auto"/>
            <w:noWrap/>
            <w:vAlign w:val="bottom"/>
            <w:hideMark/>
          </w:tcPr>
          <w:p w14:paraId="09745239" w14:textId="6889DCB0" w:rsidR="004F6583" w:rsidRPr="004F6583" w:rsidDel="00EB4CE1" w:rsidRDefault="004F6583" w:rsidP="004F6583">
            <w:pPr>
              <w:spacing w:after="0" w:line="240" w:lineRule="auto"/>
              <w:jc w:val="center"/>
              <w:rPr>
                <w:del w:id="24636" w:author="Stefanie Lane" w:date="2022-06-23T15:12:00Z"/>
                <w:rFonts w:ascii="Calibri" w:eastAsia="Times New Roman" w:hAnsi="Calibri" w:cs="Calibri"/>
                <w:color w:val="000000"/>
              </w:rPr>
            </w:pPr>
            <w:del w:id="2463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5C974C1C" w14:textId="39BB4FBD" w:rsidTr="004F6583">
        <w:trPr>
          <w:trHeight w:val="290"/>
          <w:del w:id="24638" w:author="Stefanie Lane" w:date="2022-06-23T15:12:00Z"/>
        </w:trPr>
        <w:tc>
          <w:tcPr>
            <w:tcW w:w="1700" w:type="dxa"/>
            <w:vMerge/>
            <w:tcBorders>
              <w:top w:val="nil"/>
              <w:left w:val="nil"/>
              <w:bottom w:val="single" w:sz="4" w:space="0" w:color="000000"/>
              <w:right w:val="nil"/>
            </w:tcBorders>
            <w:vAlign w:val="center"/>
            <w:hideMark/>
          </w:tcPr>
          <w:p w14:paraId="157E91FF" w14:textId="4D757357" w:rsidR="004F6583" w:rsidRPr="004F6583" w:rsidDel="00EB4CE1" w:rsidRDefault="004F6583" w:rsidP="004F6583">
            <w:pPr>
              <w:spacing w:after="0" w:line="240" w:lineRule="auto"/>
              <w:rPr>
                <w:del w:id="2463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3B3A6EC" w14:textId="2DD6ACB2" w:rsidR="004F6583" w:rsidRPr="004F6583" w:rsidDel="00EB4CE1" w:rsidRDefault="004F6583" w:rsidP="004F6583">
            <w:pPr>
              <w:spacing w:after="0" w:line="240" w:lineRule="auto"/>
              <w:rPr>
                <w:del w:id="24640" w:author="Stefanie Lane" w:date="2022-06-23T15:12:00Z"/>
                <w:rFonts w:ascii="Arial" w:eastAsia="Times New Roman" w:hAnsi="Arial" w:cs="Arial"/>
                <w:i/>
                <w:iCs/>
                <w:sz w:val="20"/>
                <w:szCs w:val="20"/>
              </w:rPr>
            </w:pPr>
            <w:del w:id="24641" w:author="Stefanie Lane" w:date="2022-06-23T15:12:00Z">
              <w:r w:rsidRPr="004F6583" w:rsidDel="00EB4CE1">
                <w:rPr>
                  <w:rFonts w:ascii="Arial" w:eastAsia="Times New Roman" w:hAnsi="Arial" w:cs="Arial"/>
                  <w:i/>
                  <w:iCs/>
                  <w:sz w:val="20"/>
                  <w:szCs w:val="20"/>
                </w:rPr>
                <w:delText>Phalaris arundinacea</w:delText>
              </w:r>
            </w:del>
          </w:p>
        </w:tc>
        <w:tc>
          <w:tcPr>
            <w:tcW w:w="960" w:type="dxa"/>
            <w:tcBorders>
              <w:top w:val="nil"/>
              <w:left w:val="nil"/>
              <w:bottom w:val="nil"/>
              <w:right w:val="nil"/>
            </w:tcBorders>
            <w:shd w:val="clear" w:color="auto" w:fill="auto"/>
            <w:noWrap/>
            <w:vAlign w:val="bottom"/>
            <w:hideMark/>
          </w:tcPr>
          <w:p w14:paraId="0E1789EC" w14:textId="1FABE535" w:rsidR="004F6583" w:rsidRPr="004F6583" w:rsidDel="00EB4CE1" w:rsidRDefault="004F6583" w:rsidP="004F6583">
            <w:pPr>
              <w:spacing w:after="0" w:line="240" w:lineRule="auto"/>
              <w:jc w:val="center"/>
              <w:rPr>
                <w:del w:id="24642" w:author="Stefanie Lane" w:date="2022-06-23T15:12:00Z"/>
                <w:rFonts w:ascii="Calibri" w:eastAsia="Times New Roman" w:hAnsi="Calibri" w:cs="Calibri"/>
                <w:color w:val="000000"/>
              </w:rPr>
            </w:pPr>
            <w:del w:id="2464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3812E293" w14:textId="2084F31B" w:rsidR="004F6583" w:rsidRPr="004F6583" w:rsidDel="00EB4CE1" w:rsidRDefault="004F6583" w:rsidP="004F6583">
            <w:pPr>
              <w:spacing w:after="0" w:line="240" w:lineRule="auto"/>
              <w:jc w:val="center"/>
              <w:rPr>
                <w:del w:id="24644" w:author="Stefanie Lane" w:date="2022-06-23T15:12:00Z"/>
                <w:rFonts w:ascii="Calibri" w:eastAsia="Times New Roman" w:hAnsi="Calibri" w:cs="Calibri"/>
                <w:color w:val="000000"/>
              </w:rPr>
            </w:pPr>
            <w:del w:id="2464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478AF1F3" w14:textId="276F05E9" w:rsidR="004F6583" w:rsidRPr="004F6583" w:rsidDel="00EB4CE1" w:rsidRDefault="004F6583" w:rsidP="004F6583">
            <w:pPr>
              <w:spacing w:after="0" w:line="240" w:lineRule="auto"/>
              <w:jc w:val="center"/>
              <w:rPr>
                <w:del w:id="24646" w:author="Stefanie Lane" w:date="2022-06-23T15:12:00Z"/>
                <w:rFonts w:ascii="Calibri" w:eastAsia="Times New Roman" w:hAnsi="Calibri" w:cs="Calibri"/>
                <w:color w:val="000000"/>
              </w:rPr>
            </w:pPr>
            <w:del w:id="24647" w:author="Stefanie Lane" w:date="2022-06-23T15:12:00Z">
              <w:r w:rsidRPr="004F6583" w:rsidDel="00EB4CE1">
                <w:rPr>
                  <w:rFonts w:ascii="Calibri" w:eastAsia="Times New Roman" w:hAnsi="Calibri" w:cs="Calibri"/>
                  <w:color w:val="000000"/>
                </w:rPr>
                <w:delText>0.07</w:delText>
              </w:r>
            </w:del>
          </w:p>
        </w:tc>
        <w:tc>
          <w:tcPr>
            <w:tcW w:w="1760" w:type="dxa"/>
            <w:tcBorders>
              <w:top w:val="nil"/>
              <w:left w:val="nil"/>
              <w:bottom w:val="single" w:sz="4" w:space="0" w:color="auto"/>
              <w:right w:val="nil"/>
            </w:tcBorders>
            <w:shd w:val="clear" w:color="auto" w:fill="auto"/>
            <w:noWrap/>
            <w:vAlign w:val="bottom"/>
            <w:hideMark/>
          </w:tcPr>
          <w:p w14:paraId="3870DB3C" w14:textId="694290D6" w:rsidR="004F6583" w:rsidRPr="004F6583" w:rsidDel="00EB4CE1" w:rsidRDefault="004F6583" w:rsidP="004F6583">
            <w:pPr>
              <w:spacing w:after="0" w:line="240" w:lineRule="auto"/>
              <w:jc w:val="center"/>
              <w:rPr>
                <w:del w:id="24648" w:author="Stefanie Lane" w:date="2022-06-23T15:12:00Z"/>
                <w:rFonts w:ascii="Calibri" w:eastAsia="Times New Roman" w:hAnsi="Calibri" w:cs="Calibri"/>
                <w:color w:val="000000"/>
              </w:rPr>
            </w:pPr>
            <w:del w:id="2464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4BDAC6FF" w14:textId="127B6CD3" w:rsidTr="004F6583">
        <w:trPr>
          <w:trHeight w:val="290"/>
          <w:del w:id="24650" w:author="Stefanie Lane" w:date="2022-06-23T15:12:00Z"/>
        </w:trPr>
        <w:tc>
          <w:tcPr>
            <w:tcW w:w="1700" w:type="dxa"/>
            <w:vMerge/>
            <w:tcBorders>
              <w:top w:val="nil"/>
              <w:left w:val="nil"/>
              <w:bottom w:val="single" w:sz="4" w:space="0" w:color="000000"/>
              <w:right w:val="nil"/>
            </w:tcBorders>
            <w:vAlign w:val="center"/>
            <w:hideMark/>
          </w:tcPr>
          <w:p w14:paraId="334FBAAB" w14:textId="61EED203" w:rsidR="004F6583" w:rsidRPr="004F6583" w:rsidDel="00EB4CE1" w:rsidRDefault="004F6583" w:rsidP="004F6583">
            <w:pPr>
              <w:spacing w:after="0" w:line="240" w:lineRule="auto"/>
              <w:rPr>
                <w:del w:id="2465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4B90C90" w14:textId="4C61140E" w:rsidR="004F6583" w:rsidRPr="004F6583" w:rsidDel="00EB4CE1" w:rsidRDefault="004F6583" w:rsidP="004F6583">
            <w:pPr>
              <w:spacing w:after="0" w:line="240" w:lineRule="auto"/>
              <w:rPr>
                <w:del w:id="24652" w:author="Stefanie Lane" w:date="2022-06-23T15:12:00Z"/>
                <w:rFonts w:ascii="Arial" w:eastAsia="Times New Roman" w:hAnsi="Arial" w:cs="Arial"/>
                <w:i/>
                <w:iCs/>
                <w:sz w:val="20"/>
                <w:szCs w:val="20"/>
              </w:rPr>
            </w:pPr>
            <w:del w:id="24653" w:author="Stefanie Lane" w:date="2022-06-23T15:12:00Z">
              <w:r w:rsidRPr="004F6583" w:rsidDel="00EB4CE1">
                <w:rPr>
                  <w:rFonts w:ascii="Arial" w:eastAsia="Times New Roman" w:hAnsi="Arial" w:cs="Arial"/>
                  <w:i/>
                  <w:iCs/>
                  <w:sz w:val="20"/>
                  <w:szCs w:val="20"/>
                </w:rPr>
                <w:delText>Scirpus microcarpus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A23AD02" w14:textId="434B349A" w:rsidR="004F6583" w:rsidRPr="004F6583" w:rsidDel="00EB4CE1" w:rsidRDefault="004F6583" w:rsidP="004F6583">
            <w:pPr>
              <w:spacing w:after="0" w:line="240" w:lineRule="auto"/>
              <w:jc w:val="center"/>
              <w:rPr>
                <w:del w:id="24654" w:author="Stefanie Lane" w:date="2022-06-23T15:12:00Z"/>
                <w:rFonts w:ascii="Calibri" w:eastAsia="Times New Roman" w:hAnsi="Calibri" w:cs="Calibri"/>
                <w:color w:val="000000"/>
              </w:rPr>
            </w:pPr>
            <w:del w:id="2465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5B0DE25" w14:textId="372DD7C8" w:rsidR="004F6583" w:rsidRPr="004F6583" w:rsidDel="00EB4CE1" w:rsidRDefault="004F6583" w:rsidP="004F6583">
            <w:pPr>
              <w:spacing w:after="0" w:line="240" w:lineRule="auto"/>
              <w:jc w:val="center"/>
              <w:rPr>
                <w:del w:id="24656" w:author="Stefanie Lane" w:date="2022-06-23T15:12:00Z"/>
                <w:rFonts w:ascii="Calibri" w:eastAsia="Times New Roman" w:hAnsi="Calibri" w:cs="Calibri"/>
                <w:color w:val="000000"/>
              </w:rPr>
            </w:pPr>
            <w:del w:id="2465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472907" w14:textId="74BBD358" w:rsidR="004F6583" w:rsidRPr="004F6583" w:rsidDel="00EB4CE1" w:rsidRDefault="004F6583" w:rsidP="004F6583">
            <w:pPr>
              <w:spacing w:after="0" w:line="240" w:lineRule="auto"/>
              <w:jc w:val="center"/>
              <w:rPr>
                <w:del w:id="24658" w:author="Stefanie Lane" w:date="2022-06-23T15:12:00Z"/>
                <w:rFonts w:ascii="Calibri" w:eastAsia="Times New Roman" w:hAnsi="Calibri" w:cs="Calibri"/>
                <w:color w:val="000000"/>
              </w:rPr>
            </w:pPr>
            <w:del w:id="24659" w:author="Stefanie Lane" w:date="2022-06-23T15:12:00Z">
              <w:r w:rsidRPr="004F6583" w:rsidDel="00EB4CE1">
                <w:rPr>
                  <w:rFonts w:ascii="Calibri" w:eastAsia="Times New Roman" w:hAnsi="Calibri" w:cs="Calibri"/>
                  <w:color w:val="000000"/>
                </w:rPr>
                <w:delText>0.07</w:delText>
              </w:r>
            </w:del>
          </w:p>
        </w:tc>
        <w:tc>
          <w:tcPr>
            <w:tcW w:w="1760" w:type="dxa"/>
            <w:tcBorders>
              <w:top w:val="nil"/>
              <w:left w:val="nil"/>
              <w:bottom w:val="single" w:sz="4" w:space="0" w:color="auto"/>
              <w:right w:val="nil"/>
            </w:tcBorders>
            <w:shd w:val="clear" w:color="auto" w:fill="auto"/>
            <w:noWrap/>
            <w:vAlign w:val="bottom"/>
            <w:hideMark/>
          </w:tcPr>
          <w:p w14:paraId="3DFDC77C" w14:textId="64A7BFF1" w:rsidR="004F6583" w:rsidRPr="004F6583" w:rsidDel="00EB4CE1" w:rsidRDefault="004F6583" w:rsidP="004F6583">
            <w:pPr>
              <w:spacing w:after="0" w:line="240" w:lineRule="auto"/>
              <w:jc w:val="center"/>
              <w:rPr>
                <w:del w:id="24660" w:author="Stefanie Lane" w:date="2022-06-23T15:12:00Z"/>
                <w:rFonts w:ascii="Calibri" w:eastAsia="Times New Roman" w:hAnsi="Calibri" w:cs="Calibri"/>
                <w:color w:val="000000"/>
              </w:rPr>
            </w:pPr>
            <w:del w:id="2466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2E75AF92" w14:textId="344A0896" w:rsidTr="004F6583">
        <w:trPr>
          <w:trHeight w:val="290"/>
          <w:del w:id="24662" w:author="Stefanie Lane" w:date="2022-06-23T15:12:00Z"/>
        </w:trPr>
        <w:tc>
          <w:tcPr>
            <w:tcW w:w="1700" w:type="dxa"/>
            <w:vMerge/>
            <w:tcBorders>
              <w:top w:val="nil"/>
              <w:left w:val="nil"/>
              <w:bottom w:val="single" w:sz="4" w:space="0" w:color="000000"/>
              <w:right w:val="nil"/>
            </w:tcBorders>
            <w:vAlign w:val="center"/>
            <w:hideMark/>
          </w:tcPr>
          <w:p w14:paraId="23111482" w14:textId="240AA030" w:rsidR="004F6583" w:rsidRPr="004F6583" w:rsidDel="00EB4CE1" w:rsidRDefault="004F6583" w:rsidP="004F6583">
            <w:pPr>
              <w:spacing w:after="0" w:line="240" w:lineRule="auto"/>
              <w:rPr>
                <w:del w:id="24663"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614C79F8" w14:textId="46B01A7E" w:rsidR="004F6583" w:rsidRPr="004F6583" w:rsidDel="00EB4CE1" w:rsidRDefault="004F6583" w:rsidP="004F6583">
            <w:pPr>
              <w:spacing w:after="0" w:line="240" w:lineRule="auto"/>
              <w:rPr>
                <w:del w:id="24664" w:author="Stefanie Lane" w:date="2022-06-23T15:12:00Z"/>
                <w:rFonts w:ascii="Arial" w:eastAsia="Times New Roman" w:hAnsi="Arial" w:cs="Arial"/>
                <w:i/>
                <w:iCs/>
                <w:sz w:val="20"/>
                <w:szCs w:val="20"/>
              </w:rPr>
            </w:pPr>
            <w:del w:id="24665" w:author="Stefanie Lane" w:date="2022-06-23T15:12:00Z">
              <w:r w:rsidRPr="004F6583" w:rsidDel="00EB4CE1">
                <w:rPr>
                  <w:rFonts w:ascii="Arial" w:eastAsia="Times New Roman" w:hAnsi="Arial" w:cs="Arial"/>
                  <w:i/>
                  <w:iCs/>
                  <w:sz w:val="20"/>
                  <w:szCs w:val="20"/>
                </w:rPr>
                <w:delText>Cirsium arvense</w:delText>
              </w:r>
            </w:del>
          </w:p>
        </w:tc>
        <w:tc>
          <w:tcPr>
            <w:tcW w:w="960" w:type="dxa"/>
            <w:tcBorders>
              <w:top w:val="nil"/>
              <w:left w:val="nil"/>
              <w:bottom w:val="nil"/>
              <w:right w:val="nil"/>
            </w:tcBorders>
            <w:shd w:val="clear" w:color="auto" w:fill="auto"/>
            <w:noWrap/>
            <w:vAlign w:val="bottom"/>
            <w:hideMark/>
          </w:tcPr>
          <w:p w14:paraId="4DF00884" w14:textId="6CF5316E" w:rsidR="004F6583" w:rsidRPr="004F6583" w:rsidDel="00EB4CE1" w:rsidRDefault="004F6583" w:rsidP="004F6583">
            <w:pPr>
              <w:spacing w:after="0" w:line="240" w:lineRule="auto"/>
              <w:jc w:val="center"/>
              <w:rPr>
                <w:del w:id="24666" w:author="Stefanie Lane" w:date="2022-06-23T15:12:00Z"/>
                <w:rFonts w:ascii="Calibri" w:eastAsia="Times New Roman" w:hAnsi="Calibri" w:cs="Calibri"/>
                <w:color w:val="000000"/>
              </w:rPr>
            </w:pPr>
            <w:del w:id="2466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C839F9A" w14:textId="15764B1D" w:rsidR="004F6583" w:rsidRPr="004F6583" w:rsidDel="00EB4CE1" w:rsidRDefault="004F6583" w:rsidP="004F6583">
            <w:pPr>
              <w:spacing w:after="0" w:line="240" w:lineRule="auto"/>
              <w:jc w:val="center"/>
              <w:rPr>
                <w:del w:id="24668" w:author="Stefanie Lane" w:date="2022-06-23T15:12:00Z"/>
                <w:rFonts w:ascii="Calibri" w:eastAsia="Times New Roman" w:hAnsi="Calibri" w:cs="Calibri"/>
                <w:color w:val="000000"/>
              </w:rPr>
            </w:pPr>
            <w:del w:id="24669"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308E7CC9" w14:textId="762C5EA4" w:rsidR="004F6583" w:rsidRPr="004F6583" w:rsidDel="00EB4CE1" w:rsidRDefault="004F6583" w:rsidP="004F6583">
            <w:pPr>
              <w:spacing w:after="0" w:line="240" w:lineRule="auto"/>
              <w:jc w:val="center"/>
              <w:rPr>
                <w:del w:id="24670" w:author="Stefanie Lane" w:date="2022-06-23T15:12:00Z"/>
                <w:rFonts w:ascii="Calibri" w:eastAsia="Times New Roman" w:hAnsi="Calibri" w:cs="Calibri"/>
                <w:color w:val="000000"/>
              </w:rPr>
            </w:pPr>
            <w:del w:id="24671"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6555FA71" w14:textId="1F37A1E1" w:rsidR="004F6583" w:rsidRPr="004F6583" w:rsidDel="00EB4CE1" w:rsidRDefault="004F6583" w:rsidP="004F6583">
            <w:pPr>
              <w:spacing w:after="0" w:line="240" w:lineRule="auto"/>
              <w:jc w:val="center"/>
              <w:rPr>
                <w:del w:id="24672" w:author="Stefanie Lane" w:date="2022-06-23T15:12:00Z"/>
                <w:rFonts w:ascii="Calibri" w:eastAsia="Times New Roman" w:hAnsi="Calibri" w:cs="Calibri"/>
                <w:color w:val="000000"/>
              </w:rPr>
            </w:pPr>
            <w:del w:id="24673"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5DE98441" w14:textId="079D01B4" w:rsidTr="004F6583">
        <w:trPr>
          <w:trHeight w:val="290"/>
          <w:del w:id="24674" w:author="Stefanie Lane" w:date="2022-06-23T15:12:00Z"/>
        </w:trPr>
        <w:tc>
          <w:tcPr>
            <w:tcW w:w="1700" w:type="dxa"/>
            <w:vMerge/>
            <w:tcBorders>
              <w:top w:val="nil"/>
              <w:left w:val="nil"/>
              <w:bottom w:val="single" w:sz="4" w:space="0" w:color="000000"/>
              <w:right w:val="nil"/>
            </w:tcBorders>
            <w:vAlign w:val="center"/>
            <w:hideMark/>
          </w:tcPr>
          <w:p w14:paraId="73DD4ACE" w14:textId="17381FC9" w:rsidR="004F6583" w:rsidRPr="004F6583" w:rsidDel="00EB4CE1" w:rsidRDefault="004F6583" w:rsidP="004F6583">
            <w:pPr>
              <w:spacing w:after="0" w:line="240" w:lineRule="auto"/>
              <w:rPr>
                <w:del w:id="24675"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B8BA7B7" w14:textId="5F282BD3" w:rsidR="004F6583" w:rsidRPr="004F6583" w:rsidDel="00EB4CE1" w:rsidRDefault="004F6583" w:rsidP="004F6583">
            <w:pPr>
              <w:spacing w:after="0" w:line="240" w:lineRule="auto"/>
              <w:rPr>
                <w:del w:id="24676" w:author="Stefanie Lane" w:date="2022-06-23T15:12:00Z"/>
                <w:rFonts w:ascii="Arial" w:eastAsia="Times New Roman" w:hAnsi="Arial" w:cs="Arial"/>
                <w:i/>
                <w:iCs/>
                <w:sz w:val="20"/>
                <w:szCs w:val="20"/>
              </w:rPr>
            </w:pPr>
            <w:del w:id="24677" w:author="Stefanie Lane" w:date="2022-06-23T15:12:00Z">
              <w:r w:rsidRPr="004F6583" w:rsidDel="00EB4CE1">
                <w:rPr>
                  <w:rFonts w:ascii="Arial" w:eastAsia="Times New Roman" w:hAnsi="Arial" w:cs="Arial"/>
                  <w:i/>
                  <w:iCs/>
                  <w:sz w:val="20"/>
                  <w:szCs w:val="20"/>
                </w:rPr>
                <w:delText>Equisetum palustre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7ADDA18" w14:textId="23261446" w:rsidR="004F6583" w:rsidRPr="004F6583" w:rsidDel="00EB4CE1" w:rsidRDefault="004F6583" w:rsidP="004F6583">
            <w:pPr>
              <w:spacing w:after="0" w:line="240" w:lineRule="auto"/>
              <w:jc w:val="center"/>
              <w:rPr>
                <w:del w:id="24678" w:author="Stefanie Lane" w:date="2022-06-23T15:12:00Z"/>
                <w:rFonts w:ascii="Calibri" w:eastAsia="Times New Roman" w:hAnsi="Calibri" w:cs="Calibri"/>
                <w:color w:val="000000"/>
              </w:rPr>
            </w:pPr>
            <w:del w:id="2467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394908E" w14:textId="06E47403" w:rsidR="004F6583" w:rsidRPr="004F6583" w:rsidDel="00EB4CE1" w:rsidRDefault="004F6583" w:rsidP="004F6583">
            <w:pPr>
              <w:spacing w:after="0" w:line="240" w:lineRule="auto"/>
              <w:jc w:val="center"/>
              <w:rPr>
                <w:del w:id="24680" w:author="Stefanie Lane" w:date="2022-06-23T15:12:00Z"/>
                <w:rFonts w:ascii="Calibri" w:eastAsia="Times New Roman" w:hAnsi="Calibri" w:cs="Calibri"/>
                <w:color w:val="000000"/>
              </w:rPr>
            </w:pPr>
            <w:del w:id="24681" w:author="Stefanie Lane" w:date="2022-06-23T15:12:00Z">
              <w:r w:rsidRPr="004F6583" w:rsidDel="00EB4CE1">
                <w:rPr>
                  <w:rFonts w:ascii="Calibri" w:eastAsia="Times New Roman" w:hAnsi="Calibri" w:cs="Calibri"/>
                  <w:color w:val="000000"/>
                </w:rPr>
                <w:delText>0.19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57A5626" w14:textId="05433B82" w:rsidR="004F6583" w:rsidRPr="004F6583" w:rsidDel="00EB4CE1" w:rsidRDefault="004F6583" w:rsidP="004F6583">
            <w:pPr>
              <w:spacing w:after="0" w:line="240" w:lineRule="auto"/>
              <w:jc w:val="center"/>
              <w:rPr>
                <w:del w:id="24682" w:author="Stefanie Lane" w:date="2022-06-23T15:12:00Z"/>
                <w:rFonts w:ascii="Calibri" w:eastAsia="Times New Roman" w:hAnsi="Calibri" w:cs="Calibri"/>
                <w:color w:val="000000"/>
              </w:rPr>
            </w:pPr>
            <w:del w:id="24683"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2147E359" w14:textId="7F4EA857" w:rsidR="004F6583" w:rsidRPr="004F6583" w:rsidDel="00EB4CE1" w:rsidRDefault="004F6583" w:rsidP="004F6583">
            <w:pPr>
              <w:spacing w:after="0" w:line="240" w:lineRule="auto"/>
              <w:jc w:val="center"/>
              <w:rPr>
                <w:del w:id="24684" w:author="Stefanie Lane" w:date="2022-06-23T15:12:00Z"/>
                <w:rFonts w:ascii="Calibri" w:eastAsia="Times New Roman" w:hAnsi="Calibri" w:cs="Calibri"/>
                <w:color w:val="000000"/>
              </w:rPr>
            </w:pPr>
            <w:del w:id="24685"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2EC15242" w14:textId="0C2EBB44" w:rsidTr="004F6583">
        <w:trPr>
          <w:trHeight w:val="290"/>
          <w:del w:id="24686" w:author="Stefanie Lane" w:date="2022-06-23T15:12:00Z"/>
        </w:trPr>
        <w:tc>
          <w:tcPr>
            <w:tcW w:w="1700" w:type="dxa"/>
            <w:vMerge/>
            <w:tcBorders>
              <w:top w:val="nil"/>
              <w:left w:val="nil"/>
              <w:bottom w:val="single" w:sz="4" w:space="0" w:color="000000"/>
              <w:right w:val="nil"/>
            </w:tcBorders>
            <w:vAlign w:val="center"/>
            <w:hideMark/>
          </w:tcPr>
          <w:p w14:paraId="628390EC" w14:textId="2D56FFAD" w:rsidR="004F6583" w:rsidRPr="004F6583" w:rsidDel="00EB4CE1" w:rsidRDefault="004F6583" w:rsidP="004F6583">
            <w:pPr>
              <w:spacing w:after="0" w:line="240" w:lineRule="auto"/>
              <w:rPr>
                <w:del w:id="2468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C5B895F" w14:textId="02054170" w:rsidR="004F6583" w:rsidRPr="004F6583" w:rsidDel="00EB4CE1" w:rsidRDefault="004F6583" w:rsidP="004F6583">
            <w:pPr>
              <w:spacing w:after="0" w:line="240" w:lineRule="auto"/>
              <w:rPr>
                <w:del w:id="24688" w:author="Stefanie Lane" w:date="2022-06-23T15:12:00Z"/>
                <w:rFonts w:ascii="Calibri" w:eastAsia="Times New Roman" w:hAnsi="Calibri" w:cs="Calibri"/>
                <w:i/>
                <w:iCs/>
                <w:color w:val="000000"/>
              </w:rPr>
            </w:pPr>
            <w:commentRangeStart w:id="24689"/>
            <w:del w:id="24690" w:author="Stefanie Lane" w:date="2022-06-23T15:12:00Z">
              <w:r w:rsidRPr="004F6583" w:rsidDel="00EB4CE1">
                <w:rPr>
                  <w:rFonts w:ascii="Calibri" w:eastAsia="Times New Roman" w:hAnsi="Calibri" w:cs="Calibri"/>
                  <w:i/>
                  <w:iCs/>
                  <w:color w:val="000000"/>
                </w:rPr>
                <w:delText xml:space="preserve">Galium </w:delText>
              </w:r>
              <w:r w:rsidRPr="004F6583" w:rsidDel="00EB4CE1">
                <w:rPr>
                  <w:rFonts w:ascii="Calibri" w:eastAsia="Times New Roman" w:hAnsi="Calibri" w:cs="Calibri"/>
                  <w:color w:val="000000"/>
                </w:rPr>
                <w:delText xml:space="preserve">sp. </w:delText>
              </w:r>
            </w:del>
          </w:p>
        </w:tc>
        <w:tc>
          <w:tcPr>
            <w:tcW w:w="960" w:type="dxa"/>
            <w:tcBorders>
              <w:top w:val="nil"/>
              <w:left w:val="nil"/>
              <w:bottom w:val="nil"/>
              <w:right w:val="nil"/>
            </w:tcBorders>
            <w:shd w:val="clear" w:color="auto" w:fill="auto"/>
            <w:noWrap/>
            <w:vAlign w:val="bottom"/>
            <w:hideMark/>
          </w:tcPr>
          <w:p w14:paraId="0EB1E0F9" w14:textId="1EAC24A1" w:rsidR="004F6583" w:rsidRPr="004F6583" w:rsidDel="00EB4CE1" w:rsidRDefault="004F6583" w:rsidP="004F6583">
            <w:pPr>
              <w:spacing w:after="0" w:line="240" w:lineRule="auto"/>
              <w:jc w:val="center"/>
              <w:rPr>
                <w:del w:id="24691" w:author="Stefanie Lane" w:date="2022-06-23T15:12:00Z"/>
                <w:rFonts w:ascii="Calibri" w:eastAsia="Times New Roman" w:hAnsi="Calibri" w:cs="Calibri"/>
                <w:color w:val="000000"/>
              </w:rPr>
            </w:pPr>
            <w:del w:id="24692"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91073D1" w14:textId="4D05FE25" w:rsidR="004F6583" w:rsidRPr="004F6583" w:rsidDel="00EB4CE1" w:rsidRDefault="004F6583" w:rsidP="004F6583">
            <w:pPr>
              <w:spacing w:after="0" w:line="240" w:lineRule="auto"/>
              <w:jc w:val="center"/>
              <w:rPr>
                <w:del w:id="24693" w:author="Stefanie Lane" w:date="2022-06-23T15:12:00Z"/>
                <w:rFonts w:ascii="Calibri" w:eastAsia="Times New Roman" w:hAnsi="Calibri" w:cs="Calibri"/>
                <w:color w:val="000000"/>
              </w:rPr>
            </w:pPr>
            <w:del w:id="24694"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6737FE14" w14:textId="47C673E0" w:rsidR="004F6583" w:rsidRPr="004F6583" w:rsidDel="00EB4CE1" w:rsidRDefault="004F6583" w:rsidP="004F6583">
            <w:pPr>
              <w:spacing w:after="0" w:line="240" w:lineRule="auto"/>
              <w:jc w:val="center"/>
              <w:rPr>
                <w:del w:id="24695" w:author="Stefanie Lane" w:date="2022-06-23T15:12:00Z"/>
                <w:rFonts w:ascii="Calibri" w:eastAsia="Times New Roman" w:hAnsi="Calibri" w:cs="Calibri"/>
                <w:color w:val="000000"/>
              </w:rPr>
            </w:pPr>
            <w:del w:id="24696" w:author="Stefanie Lane" w:date="2022-06-23T15:12:00Z">
              <w:r w:rsidRPr="004F6583" w:rsidDel="00EB4CE1">
                <w:rPr>
                  <w:rFonts w:ascii="Calibri" w:eastAsia="Times New Roman" w:hAnsi="Calibri" w:cs="Calibri"/>
                  <w:color w:val="000000"/>
                </w:rPr>
                <w:delText>0.00</w:delText>
              </w:r>
              <w:commentRangeEnd w:id="24689"/>
              <w:r w:rsidR="00403789" w:rsidDel="00EB4CE1">
                <w:rPr>
                  <w:rStyle w:val="CommentReference"/>
                </w:rPr>
                <w:commentReference w:id="24689"/>
              </w:r>
            </w:del>
          </w:p>
        </w:tc>
        <w:tc>
          <w:tcPr>
            <w:tcW w:w="1760" w:type="dxa"/>
            <w:tcBorders>
              <w:top w:val="nil"/>
              <w:left w:val="nil"/>
              <w:bottom w:val="single" w:sz="4" w:space="0" w:color="auto"/>
              <w:right w:val="nil"/>
            </w:tcBorders>
            <w:shd w:val="clear" w:color="auto" w:fill="auto"/>
            <w:noWrap/>
            <w:vAlign w:val="bottom"/>
            <w:hideMark/>
          </w:tcPr>
          <w:p w14:paraId="6A1B2758" w14:textId="235843D3" w:rsidR="004F6583" w:rsidRPr="004F6583" w:rsidDel="00EB4CE1" w:rsidRDefault="004F6583" w:rsidP="004F6583">
            <w:pPr>
              <w:spacing w:after="0" w:line="240" w:lineRule="auto"/>
              <w:jc w:val="center"/>
              <w:rPr>
                <w:del w:id="24697" w:author="Stefanie Lane" w:date="2022-06-23T15:12:00Z"/>
                <w:rFonts w:ascii="Calibri" w:eastAsia="Times New Roman" w:hAnsi="Calibri" w:cs="Calibri"/>
                <w:color w:val="000000"/>
              </w:rPr>
            </w:pPr>
            <w:del w:id="24698"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0A389443" w14:textId="1833DB14" w:rsidTr="004F6583">
        <w:trPr>
          <w:trHeight w:val="290"/>
          <w:del w:id="24699" w:author="Stefanie Lane" w:date="2022-06-23T15:12:00Z"/>
        </w:trPr>
        <w:tc>
          <w:tcPr>
            <w:tcW w:w="1700" w:type="dxa"/>
            <w:vMerge/>
            <w:tcBorders>
              <w:top w:val="nil"/>
              <w:left w:val="nil"/>
              <w:bottom w:val="single" w:sz="4" w:space="0" w:color="000000"/>
              <w:right w:val="nil"/>
            </w:tcBorders>
            <w:vAlign w:val="center"/>
            <w:hideMark/>
          </w:tcPr>
          <w:p w14:paraId="497D680C" w14:textId="77D2C95C" w:rsidR="004F6583" w:rsidRPr="004F6583" w:rsidDel="00EB4CE1" w:rsidRDefault="004F6583" w:rsidP="004F6583">
            <w:pPr>
              <w:spacing w:after="0" w:line="240" w:lineRule="auto"/>
              <w:rPr>
                <w:del w:id="24700"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0D656E" w14:textId="6C83CE52" w:rsidR="004F6583" w:rsidRPr="004F6583" w:rsidDel="00EB4CE1" w:rsidRDefault="004F6583" w:rsidP="004F6583">
            <w:pPr>
              <w:spacing w:after="0" w:line="240" w:lineRule="auto"/>
              <w:rPr>
                <w:del w:id="24701" w:author="Stefanie Lane" w:date="2022-06-23T15:12:00Z"/>
                <w:rFonts w:ascii="Arial" w:eastAsia="Times New Roman" w:hAnsi="Arial" w:cs="Arial"/>
                <w:i/>
                <w:iCs/>
                <w:sz w:val="20"/>
                <w:szCs w:val="20"/>
              </w:rPr>
            </w:pPr>
            <w:del w:id="24702"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BF91B54" w14:textId="178F2264" w:rsidR="004F6583" w:rsidRPr="004F6583" w:rsidDel="00EB4CE1" w:rsidRDefault="004F6583" w:rsidP="004F6583">
            <w:pPr>
              <w:spacing w:after="0" w:line="240" w:lineRule="auto"/>
              <w:jc w:val="center"/>
              <w:rPr>
                <w:del w:id="24703" w:author="Stefanie Lane" w:date="2022-06-23T15:12:00Z"/>
                <w:rFonts w:ascii="Calibri" w:eastAsia="Times New Roman" w:hAnsi="Calibri" w:cs="Calibri"/>
                <w:color w:val="000000"/>
              </w:rPr>
            </w:pPr>
            <w:del w:id="24704"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E9A54C9" w14:textId="692720E1" w:rsidR="004F6583" w:rsidRPr="004F6583" w:rsidDel="00EB4CE1" w:rsidRDefault="004F6583" w:rsidP="004F6583">
            <w:pPr>
              <w:spacing w:after="0" w:line="240" w:lineRule="auto"/>
              <w:jc w:val="center"/>
              <w:rPr>
                <w:del w:id="24705" w:author="Stefanie Lane" w:date="2022-06-23T15:12:00Z"/>
                <w:rFonts w:ascii="Calibri" w:eastAsia="Times New Roman" w:hAnsi="Calibri" w:cs="Calibri"/>
                <w:color w:val="000000"/>
              </w:rPr>
            </w:pPr>
            <w:del w:id="24706"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1B372D2" w14:textId="1D254DAE" w:rsidR="004F6583" w:rsidRPr="004F6583" w:rsidDel="00EB4CE1" w:rsidRDefault="004F6583" w:rsidP="004F6583">
            <w:pPr>
              <w:spacing w:after="0" w:line="240" w:lineRule="auto"/>
              <w:jc w:val="center"/>
              <w:rPr>
                <w:del w:id="24707" w:author="Stefanie Lane" w:date="2022-06-23T15:12:00Z"/>
                <w:rFonts w:ascii="Calibri" w:eastAsia="Times New Roman" w:hAnsi="Calibri" w:cs="Calibri"/>
                <w:color w:val="000000"/>
              </w:rPr>
            </w:pPr>
            <w:del w:id="24708"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7C48A6EC" w14:textId="3B21BBF1" w:rsidR="004F6583" w:rsidRPr="004F6583" w:rsidDel="00EB4CE1" w:rsidRDefault="004F6583" w:rsidP="004F6583">
            <w:pPr>
              <w:spacing w:after="0" w:line="240" w:lineRule="auto"/>
              <w:jc w:val="center"/>
              <w:rPr>
                <w:del w:id="24709" w:author="Stefanie Lane" w:date="2022-06-23T15:12:00Z"/>
                <w:rFonts w:ascii="Calibri" w:eastAsia="Times New Roman" w:hAnsi="Calibri" w:cs="Calibri"/>
                <w:color w:val="000000"/>
              </w:rPr>
            </w:pPr>
            <w:del w:id="24710"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6960A48C" w14:textId="3B9EAA50" w:rsidTr="004F6583">
        <w:trPr>
          <w:trHeight w:val="290"/>
          <w:del w:id="24711" w:author="Stefanie Lane" w:date="2022-06-23T15:12:00Z"/>
        </w:trPr>
        <w:tc>
          <w:tcPr>
            <w:tcW w:w="1700" w:type="dxa"/>
            <w:vMerge/>
            <w:tcBorders>
              <w:top w:val="nil"/>
              <w:left w:val="nil"/>
              <w:bottom w:val="single" w:sz="4" w:space="0" w:color="000000"/>
              <w:right w:val="nil"/>
            </w:tcBorders>
            <w:vAlign w:val="center"/>
            <w:hideMark/>
          </w:tcPr>
          <w:p w14:paraId="379C90CD" w14:textId="18684F88" w:rsidR="004F6583" w:rsidRPr="004F6583" w:rsidDel="00EB4CE1" w:rsidRDefault="004F6583" w:rsidP="004F6583">
            <w:pPr>
              <w:spacing w:after="0" w:line="240" w:lineRule="auto"/>
              <w:rPr>
                <w:del w:id="24712"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C6BE6BC" w14:textId="74BFCFE5" w:rsidR="004F6583" w:rsidRPr="004F6583" w:rsidDel="00EB4CE1" w:rsidRDefault="004F6583" w:rsidP="004F6583">
            <w:pPr>
              <w:spacing w:after="0" w:line="240" w:lineRule="auto"/>
              <w:rPr>
                <w:del w:id="24713" w:author="Stefanie Lane" w:date="2022-06-23T15:12:00Z"/>
                <w:rFonts w:ascii="Arial" w:eastAsia="Times New Roman" w:hAnsi="Arial" w:cs="Arial"/>
                <w:i/>
                <w:iCs/>
                <w:sz w:val="20"/>
                <w:szCs w:val="20"/>
              </w:rPr>
            </w:pPr>
            <w:del w:id="24714" w:author="Stefanie Lane" w:date="2022-06-23T15:12:00Z">
              <w:r w:rsidRPr="004F6583" w:rsidDel="00EB4CE1">
                <w:rPr>
                  <w:rFonts w:ascii="Arial" w:eastAsia="Times New Roman" w:hAnsi="Arial" w:cs="Arial"/>
                  <w:i/>
                  <w:iCs/>
                  <w:sz w:val="20"/>
                  <w:szCs w:val="20"/>
                </w:rPr>
                <w:delText>Salix sitchensis</w:delText>
              </w:r>
            </w:del>
          </w:p>
        </w:tc>
        <w:tc>
          <w:tcPr>
            <w:tcW w:w="960" w:type="dxa"/>
            <w:tcBorders>
              <w:top w:val="nil"/>
              <w:left w:val="nil"/>
              <w:bottom w:val="single" w:sz="4" w:space="0" w:color="auto"/>
              <w:right w:val="nil"/>
            </w:tcBorders>
            <w:shd w:val="clear" w:color="auto" w:fill="auto"/>
            <w:noWrap/>
            <w:vAlign w:val="bottom"/>
            <w:hideMark/>
          </w:tcPr>
          <w:p w14:paraId="227F811B" w14:textId="7D978CEF" w:rsidR="004F6583" w:rsidRPr="004F6583" w:rsidDel="00EB4CE1" w:rsidRDefault="004F6583" w:rsidP="004F6583">
            <w:pPr>
              <w:spacing w:after="0" w:line="240" w:lineRule="auto"/>
              <w:jc w:val="center"/>
              <w:rPr>
                <w:del w:id="24715" w:author="Stefanie Lane" w:date="2022-06-23T15:12:00Z"/>
                <w:rFonts w:ascii="Calibri" w:eastAsia="Times New Roman" w:hAnsi="Calibri" w:cs="Calibri"/>
                <w:color w:val="000000"/>
              </w:rPr>
            </w:pPr>
            <w:del w:id="24716"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single" w:sz="4" w:space="0" w:color="auto"/>
              <w:right w:val="nil"/>
            </w:tcBorders>
            <w:shd w:val="clear" w:color="auto" w:fill="auto"/>
            <w:noWrap/>
            <w:vAlign w:val="bottom"/>
            <w:hideMark/>
          </w:tcPr>
          <w:p w14:paraId="1088B53D" w14:textId="3A0699B2" w:rsidR="004F6583" w:rsidRPr="004F6583" w:rsidDel="00EB4CE1" w:rsidRDefault="004F6583" w:rsidP="004F6583">
            <w:pPr>
              <w:spacing w:after="0" w:line="240" w:lineRule="auto"/>
              <w:jc w:val="center"/>
              <w:rPr>
                <w:del w:id="24717" w:author="Stefanie Lane" w:date="2022-06-23T15:12:00Z"/>
                <w:rFonts w:ascii="Calibri" w:eastAsia="Times New Roman" w:hAnsi="Calibri" w:cs="Calibri"/>
                <w:color w:val="000000"/>
              </w:rPr>
            </w:pPr>
            <w:del w:id="24718"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single" w:sz="4" w:space="0" w:color="auto"/>
              <w:right w:val="nil"/>
            </w:tcBorders>
            <w:shd w:val="clear" w:color="auto" w:fill="auto"/>
            <w:noWrap/>
            <w:vAlign w:val="bottom"/>
            <w:hideMark/>
          </w:tcPr>
          <w:p w14:paraId="679DA320" w14:textId="2A4318A8" w:rsidR="004F6583" w:rsidRPr="004F6583" w:rsidDel="00EB4CE1" w:rsidRDefault="004F6583" w:rsidP="004F6583">
            <w:pPr>
              <w:spacing w:after="0" w:line="240" w:lineRule="auto"/>
              <w:jc w:val="center"/>
              <w:rPr>
                <w:del w:id="24719" w:author="Stefanie Lane" w:date="2022-06-23T15:12:00Z"/>
                <w:rFonts w:ascii="Calibri" w:eastAsia="Times New Roman" w:hAnsi="Calibri" w:cs="Calibri"/>
                <w:color w:val="000000"/>
              </w:rPr>
            </w:pPr>
            <w:del w:id="24720"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2587E4C8" w14:textId="6B15BA72" w:rsidR="004F6583" w:rsidRPr="004F6583" w:rsidDel="00EB4CE1" w:rsidRDefault="004F6583" w:rsidP="004F6583">
            <w:pPr>
              <w:spacing w:after="0" w:line="240" w:lineRule="auto"/>
              <w:jc w:val="center"/>
              <w:rPr>
                <w:del w:id="24721" w:author="Stefanie Lane" w:date="2022-06-23T15:12:00Z"/>
                <w:rFonts w:ascii="Calibri" w:eastAsia="Times New Roman" w:hAnsi="Calibri" w:cs="Calibri"/>
                <w:color w:val="000000"/>
              </w:rPr>
            </w:pPr>
            <w:del w:id="24722" w:author="Stefanie Lane" w:date="2022-06-23T15:12:00Z">
              <w:r w:rsidRPr="004F6583" w:rsidDel="00EB4CE1">
                <w:rPr>
                  <w:rFonts w:ascii="Calibri" w:eastAsia="Times New Roman" w:hAnsi="Calibri" w:cs="Calibri"/>
                  <w:color w:val="000000"/>
                </w:rPr>
                <w:delText> </w:delText>
              </w:r>
            </w:del>
          </w:p>
        </w:tc>
      </w:tr>
    </w:tbl>
    <w:p w14:paraId="734D3BD4" w14:textId="77777777" w:rsidR="004F6583" w:rsidRPr="004F6583" w:rsidRDefault="004F6583"/>
    <w:p w14:paraId="14E9C951" w14:textId="77777777" w:rsidR="00AF6DDB" w:rsidRDefault="00AF6DDB" w:rsidP="00AF6DDB">
      <w:pPr>
        <w:pStyle w:val="Heading1"/>
        <w:suppressLineNumbers/>
      </w:pPr>
      <w:commentRangeStart w:id="24723"/>
      <w:r>
        <w:t xml:space="preserve">Potential </w:t>
      </w:r>
      <w:commentRangeEnd w:id="24723"/>
      <w:r w:rsidR="00687F56">
        <w:rPr>
          <w:rStyle w:val="CommentReference"/>
          <w:rFonts w:asciiTheme="minorHAnsi" w:eastAsiaTheme="minorHAnsi" w:hAnsiTheme="minorHAnsi" w:cstheme="minorBidi"/>
          <w:color w:val="auto"/>
        </w:rPr>
        <w:commentReference w:id="24723"/>
      </w:r>
      <w:r>
        <w:t>journals</w:t>
      </w:r>
    </w:p>
    <w:bookmarkStart w:id="24724" w:name="_Hlk104299828"/>
    <w:p w14:paraId="67DCDEAC" w14:textId="75F70923" w:rsidR="00AF6DDB" w:rsidRDefault="00AF6DDB" w:rsidP="00AF6DDB">
      <w:pPr>
        <w:pStyle w:val="Heading2"/>
        <w:suppressLineNumbers/>
      </w:pPr>
      <w:r>
        <w:fldChar w:fldCharType="begin"/>
      </w:r>
      <w:r>
        <w:instrText xml:space="preserve"> HYPERLINK "https://onlinelibrary.wiley.com/page/journal/16541103/homepage/forauthors.html" </w:instrText>
      </w:r>
      <w:r>
        <w:fldChar w:fldCharType="separate"/>
      </w:r>
      <w:r w:rsidRPr="00381F8E">
        <w:rPr>
          <w:rStyle w:val="Hyperlink"/>
        </w:rPr>
        <w:t>Journal of Vegetation Science</w:t>
      </w:r>
      <w:r>
        <w:fldChar w:fldCharType="end"/>
      </w:r>
    </w:p>
    <w:p w14:paraId="1F5759CF" w14:textId="49900F73" w:rsidR="00AF6DDB" w:rsidRDefault="00AF6DDB" w:rsidP="00AF6DDB">
      <w:pPr>
        <w:suppressLineNumbers/>
        <w:rPr>
          <w:ins w:id="24725" w:author="Stefanie Lane" w:date="2022-06-15T11:35:00Z"/>
        </w:rPr>
      </w:pPr>
      <w:r>
        <w:t>2020 IF 2.865 (Q1, Ecology/Plant Science)</w:t>
      </w:r>
    </w:p>
    <w:p w14:paraId="36AD7FED" w14:textId="7F69A2D5" w:rsidR="00091B5C" w:rsidRPr="00784D30" w:rsidRDefault="00091B5C" w:rsidP="00AF6DDB">
      <w:pPr>
        <w:suppressLineNumbers/>
      </w:pPr>
      <w:ins w:id="24726" w:author="Stefanie Lane" w:date="2022-06-15T11:36:00Z">
        <w:r>
          <w:t>**</w:t>
        </w:r>
      </w:ins>
      <w:ins w:id="24727" w:author="Stefanie Lane" w:date="2022-06-15T11:35:00Z">
        <w:r>
          <w:t>Open access fee (J. Veg. Sci. and App. Veg. Sci.) = USD $3800</w:t>
        </w:r>
      </w:ins>
    </w:p>
    <w:p w14:paraId="751D0E32" w14:textId="21266D97" w:rsidR="00AF6DDB" w:rsidRPr="00784D30" w:rsidRDefault="00AF6DDB" w:rsidP="00AF6DDB">
      <w:pPr>
        <w:suppressLineNumbers/>
        <w:ind w:left="720"/>
      </w:pPr>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784D30">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784D30">
        <w:rPr>
          <w:b/>
        </w:rPr>
        <w:t>biodiversity (including species richness and composition)</w:t>
      </w:r>
      <w:r>
        <w:t xml:space="preserve">, spatial patterns (including plant geography and landscape ecology), </w:t>
      </w:r>
      <w:r w:rsidRPr="00784D30">
        <w:rPr>
          <w:b/>
        </w:rPr>
        <w:t>temporal changes (including demography, community dynamics</w:t>
      </w:r>
      <w:r>
        <w:t xml:space="preserve"> and palaeoecology)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t>
      </w:r>
      <w:hyperlink r:id="rId32" w:history="1">
        <w:r w:rsidRPr="004126DB">
          <w:rPr>
            <w:rStyle w:val="Hyperlink"/>
          </w:rPr>
          <w:t>Applied Vegetation Science</w:t>
        </w:r>
      </w:hyperlink>
      <w:r>
        <w:t>.</w:t>
      </w:r>
    </w:p>
    <w:bookmarkEnd w:id="24724"/>
    <w:p w14:paraId="76B6969C" w14:textId="6A61BB7B" w:rsidR="00AF6DDB" w:rsidRDefault="00AF6DDB" w:rsidP="00AF6DDB">
      <w:pPr>
        <w:pStyle w:val="Heading2"/>
        <w:suppressLineNumbers/>
      </w:pPr>
      <w:r>
        <w:fldChar w:fldCharType="begin"/>
      </w:r>
      <w:r>
        <w:instrText xml:space="preserve"> HYPERLINK "https://www.springer.com/journal/13157/submission-guidelines" \l "Instructions%20for%20Authors_Article%20Types" </w:instrText>
      </w:r>
      <w:r>
        <w:fldChar w:fldCharType="separate"/>
      </w:r>
      <w:r>
        <w:rPr>
          <w:rStyle w:val="Hyperlink"/>
        </w:rPr>
        <w:t>Wetlands</w:t>
      </w:r>
      <w:r>
        <w:rPr>
          <w:rStyle w:val="Hyperlink"/>
        </w:rPr>
        <w:fldChar w:fldCharType="end"/>
      </w:r>
    </w:p>
    <w:p w14:paraId="55BCE804" w14:textId="0EE4F8CE" w:rsidR="00AF6DDB" w:rsidRDefault="00AF6DDB" w:rsidP="00AF6DDB">
      <w:pPr>
        <w:suppressLineNumbers/>
        <w:rPr>
          <w:ins w:id="24728" w:author="Stefanie Lane" w:date="2022-06-23T11:59:00Z"/>
        </w:rPr>
      </w:pPr>
      <w:r>
        <w:t>2020 SJR IF 2.369 (Q2, Ecology)</w:t>
      </w:r>
    </w:p>
    <w:p w14:paraId="0129B6E7" w14:textId="7CA6E343" w:rsidR="00C165EB" w:rsidRDefault="00C165EB" w:rsidP="00AF6DDB">
      <w:pPr>
        <w:suppressLineNumbers/>
      </w:pPr>
      <w:ins w:id="24729" w:author="Stefanie Lane" w:date="2022-06-23T11:59:00Z">
        <w:r>
          <w:t xml:space="preserve">** Open access fee = </w:t>
        </w:r>
        <w:r w:rsidR="00F504D0">
          <w:t xml:space="preserve">USD $3390, </w:t>
        </w:r>
      </w:ins>
      <w:ins w:id="24730" w:author="Stefanie Lane" w:date="2022-06-23T12:14:00Z">
        <w:r w:rsidR="00210833">
          <w:t xml:space="preserve">however there may be a </w:t>
        </w:r>
      </w:ins>
      <w:ins w:id="24731" w:author="Stefanie Lane" w:date="2022-06-23T11:59:00Z">
        <w:r w:rsidR="00F504D0">
          <w:t>discount from SpringerOpen/</w:t>
        </w:r>
      </w:ins>
      <w:ins w:id="24732" w:author="Stefanie Lane" w:date="2022-06-23T12:00:00Z">
        <w:r w:rsidR="00F504D0">
          <w:t>BMC affiliation</w:t>
        </w:r>
      </w:ins>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4262539F" w:rsidR="00AF6DDB" w:rsidRDefault="00000000" w:rsidP="00AF6DDB">
      <w:pPr>
        <w:pStyle w:val="Heading2"/>
        <w:suppressLineNumbers/>
      </w:pPr>
      <w:hyperlink r:id="rId33"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512ED0DB"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4" w:history="1">
        <w:r w:rsidRPr="0015525B">
          <w:rPr>
            <w:rStyle w:val="Hyperlink"/>
          </w:rPr>
          <w:t>Scope</w:t>
        </w:r>
      </w:hyperlink>
      <w:r w:rsidRPr="0015525B">
        <w:t xml:space="preserve">). </w:t>
      </w:r>
    </w:p>
    <w:p w14:paraId="547F8455" w14:textId="77777777" w:rsidR="00AF6DDB" w:rsidRDefault="00AF6DDB" w:rsidP="00AF6DDB">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3B04A1DF" w14:textId="0C0F3016" w:rsidR="00AF6DDB" w:rsidRDefault="00000000" w:rsidP="00AF6DDB">
      <w:pPr>
        <w:pStyle w:val="Heading2"/>
        <w:suppressLineNumbers/>
      </w:pPr>
      <w:hyperlink r:id="rId35" w:history="1">
        <w:r w:rsidR="00AF6DDB" w:rsidRPr="003A6805">
          <w:rPr>
            <w:rStyle w:val="Hyperlink"/>
          </w:rPr>
          <w:t>Plant Ecology</w:t>
        </w:r>
      </w:hyperlink>
    </w:p>
    <w:p w14:paraId="3BC2BE8E" w14:textId="77777777" w:rsidR="00AF6DDB" w:rsidRDefault="00AF6DDB" w:rsidP="00AF6DDB">
      <w:pPr>
        <w:suppressLineNumbers/>
      </w:pPr>
      <w:r>
        <w:t>2020 SJR IF 1.914 (Q2, Ecology)</w:t>
      </w:r>
    </w:p>
    <w:p w14:paraId="39151F8F" w14:textId="77777777" w:rsidR="00AF6DDB" w:rsidRDefault="00AF6DDB" w:rsidP="00AF6DDB">
      <w:pPr>
        <w:suppressLineNumbers/>
        <w:ind w:left="720"/>
      </w:pPr>
      <w:r w:rsidRPr="003A6805">
        <w:t>Plant Ecology publishes original scientific papers that report and interpret the findings of pure and applied research into the ecology of vascular plants in terrestrial and wetland ecosystems. Empirical, experimental, theoretical and review papers reporting on ecophysiology, population, community, ecosystem, landscape, molecular and historical ecology are within the scope of the journal.</w:t>
      </w:r>
    </w:p>
    <w:p w14:paraId="7A687FD8" w14:textId="77777777" w:rsidR="00AF6DDB" w:rsidRPr="00156528" w:rsidRDefault="00AF6DDB" w:rsidP="00AF6DDB">
      <w:pPr>
        <w:pStyle w:val="ListParagraph"/>
        <w:numPr>
          <w:ilvl w:val="0"/>
          <w:numId w:val="27"/>
        </w:numPr>
        <w:suppressLineNumbers/>
      </w:pPr>
      <w:r>
        <w:t xml:space="preserve">Note – Denoth &amp; Myers (2007) was published in this journal; their dataset is included in this publication.  </w:t>
      </w:r>
    </w:p>
    <w:p w14:paraId="15FD8BF0" w14:textId="3DB47D41" w:rsidR="00AF6DDB" w:rsidRDefault="00000000" w:rsidP="00AF6DDB">
      <w:pPr>
        <w:pStyle w:val="Heading2"/>
        <w:suppressLineNumbers/>
      </w:pPr>
      <w:hyperlink r:id="rId36" w:history="1">
        <w:r w:rsidR="00AF6DDB" w:rsidRPr="00C0125E">
          <w:rPr>
            <w:rStyle w:val="Hyperlink"/>
          </w:rPr>
          <w:t>Canadian Journal of Botany</w:t>
        </w:r>
      </w:hyperlink>
    </w:p>
    <w:p w14:paraId="3AEE4370" w14:textId="77777777" w:rsidR="00AF6DDB" w:rsidRDefault="00AF6DDB" w:rsidP="00AF6DDB">
      <w:pPr>
        <w:suppressLineNumbers/>
      </w:pPr>
      <w:r>
        <w:t xml:space="preserve">2-year IF 1.323, no quartile ranking found </w:t>
      </w:r>
    </w:p>
    <w:p w14:paraId="619E03F1" w14:textId="77777777" w:rsidR="00AF6DDB" w:rsidRDefault="00AF6DDB" w:rsidP="00AF6DDB">
      <w:pPr>
        <w:suppressLineNumbers/>
        <w:ind w:left="720"/>
      </w:pPr>
      <w:r>
        <w:t>Published since 1929, this monthly journal features comprehensive research articles and notes in all segments of plant sciences, including cell and molecular biology, ecology, mycology and plant-microbe interactions, phycology, physiology and biochemistry, structure and development, genetics, genomics, systematics, and phytogeography….</w:t>
      </w:r>
    </w:p>
    <w:p w14:paraId="060A0FBE" w14:textId="77777777" w:rsidR="00AF6DDB" w:rsidRDefault="00AF6DDB" w:rsidP="00AF6DDB">
      <w:pPr>
        <w:pStyle w:val="ListParagraph"/>
        <w:numPr>
          <w:ilvl w:val="0"/>
          <w:numId w:val="27"/>
        </w:numPr>
        <w:suppressLineNumbers/>
      </w:pPr>
      <w:r>
        <w:t xml:space="preserve">Note – Bradfield &amp; Porter (1982) was published in this journal; their dataset is included in this publication.   </w:t>
      </w:r>
    </w:p>
    <w:p w14:paraId="4B0AA1AC" w14:textId="77777777" w:rsidR="00AF6DDB" w:rsidRDefault="00AF6DDB" w:rsidP="00AF6DDB">
      <w:pPr>
        <w:suppressLineNumbers/>
      </w:pPr>
    </w:p>
    <w:p w14:paraId="71E91F6B" w14:textId="77777777" w:rsidR="00AF6DDB" w:rsidRDefault="00AF6DDB" w:rsidP="00AF6DDB">
      <w:pPr>
        <w:suppressLineNumbers/>
      </w:pPr>
    </w:p>
    <w:p w14:paraId="17674735" w14:textId="77777777" w:rsidR="00AF6DDB" w:rsidRDefault="00AF6DDB" w:rsidP="00AF6DDB">
      <w:pPr>
        <w:suppressLineNumbers/>
      </w:pPr>
    </w:p>
    <w:p w14:paraId="70236F21" w14:textId="77777777" w:rsidR="00AF6DDB" w:rsidRDefault="00AF6DDB" w:rsidP="00AF6DDB">
      <w:pPr>
        <w:suppressLineNumbers/>
        <w:rPr>
          <w:rFonts w:asciiTheme="majorHAnsi" w:eastAsiaTheme="majorEastAsia" w:hAnsiTheme="majorHAnsi" w:cstheme="majorBidi"/>
          <w:color w:val="2F5496" w:themeColor="accent1" w:themeShade="BF"/>
          <w:sz w:val="32"/>
          <w:szCs w:val="32"/>
        </w:rPr>
      </w:pPr>
      <w:r>
        <w:br w:type="page"/>
      </w:r>
    </w:p>
    <w:p w14:paraId="0D07F5BE" w14:textId="77777777" w:rsidR="00AF6DDB" w:rsidRDefault="00AF6DDB"/>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fanie Lane" w:date="2022-06-24T17:34:00Z" w:initials="SLL">
    <w:p w14:paraId="3BE94FCD" w14:textId="1F54B4EE" w:rsidR="005F530C" w:rsidRDefault="005F530C">
      <w:pPr>
        <w:pStyle w:val="CommentText"/>
      </w:pPr>
      <w:r>
        <w:rPr>
          <w:rStyle w:val="CommentReference"/>
        </w:rPr>
        <w:annotationRef/>
      </w:r>
      <w:r w:rsidR="00282781">
        <w:t>Data contributors listed as co-authors unless otherwise advised; I would like to send either this draft</w:t>
      </w:r>
      <w:r w:rsidR="00C93D84">
        <w:t xml:space="preserve"> (if it’s ready)</w:t>
      </w:r>
      <w:r w:rsidR="00282781">
        <w:t xml:space="preserve">, or the next revision to Gary &amp; Madlen to request their agreement to co-authorship and comments before submitting to a journal. </w:t>
      </w:r>
    </w:p>
  </w:comment>
  <w:comment w:id="1982" w:author="Martin, Tara (Forestry)" w:date="2022-05-27T12:33:00Z" w:initials="MT(">
    <w:p w14:paraId="5460D1F5" w14:textId="5102919D" w:rsidR="00AA7988" w:rsidRDefault="00AA7988">
      <w:pPr>
        <w:pStyle w:val="CommentText"/>
      </w:pPr>
      <w:r>
        <w:rPr>
          <w:rStyle w:val="CommentReference"/>
        </w:rPr>
        <w:annotationRef/>
      </w:r>
      <w:r>
        <w:t xml:space="preserve">A question reviewers will have is whether the loss of species is an artifact of sampling fewer plots.  We need to be able to address this. </w:t>
      </w:r>
    </w:p>
  </w:comment>
  <w:comment w:id="1986" w:author="Martin, Tara (Forestry)" w:date="2022-05-27T12:33:00Z" w:initials="MT(">
    <w:p w14:paraId="1EB2EDF7" w14:textId="77777777" w:rsidR="00AA7988" w:rsidRDefault="00AA7988" w:rsidP="00DD0C1B">
      <w:pPr>
        <w:pStyle w:val="CommentText"/>
      </w:pPr>
      <w:r>
        <w:rPr>
          <w:rStyle w:val="CommentReference"/>
        </w:rPr>
        <w:annotationRef/>
      </w:r>
      <w:r>
        <w:t xml:space="preserve">A question reviewers will have is whether the loss of species is an artifact of sampling fewer plots.  We need to be able to address this. </w:t>
      </w:r>
    </w:p>
  </w:comment>
  <w:comment w:id="2667" w:author="Martin, Tara (Forestry)" w:date="2022-05-27T12:36:00Z" w:initials="MT(">
    <w:p w14:paraId="68F8403E" w14:textId="0DA2A996" w:rsidR="00AA7988" w:rsidRDefault="00AA7988">
      <w:pPr>
        <w:pStyle w:val="CommentText"/>
      </w:pPr>
      <w:r>
        <w:rPr>
          <w:rStyle w:val="CommentReference"/>
        </w:rPr>
        <w:annotationRef/>
      </w:r>
      <w:r>
        <w:t xml:space="preserve">I’m sure about the value of this table.  What do appearance, disappearance and total mean?  Where do these values come from?  If this is a proportion, why reporting 7 deciminal places?   </w:t>
      </w:r>
    </w:p>
  </w:comment>
  <w:comment w:id="2993" w:author="Stefanie Lane" w:date="2022-06-21T14:01:00Z" w:initials="SLL">
    <w:p w14:paraId="6649091F" w14:textId="0732F6D8" w:rsidR="00AA7988" w:rsidRDefault="00AA7988">
      <w:pPr>
        <w:pStyle w:val="CommentText"/>
      </w:pPr>
      <w:r>
        <w:rPr>
          <w:rStyle w:val="CommentReference"/>
        </w:rPr>
        <w:annotationRef/>
      </w:r>
      <w:r>
        <w:t>Reorganize this paragraph w/ ‘potential mechanism’ paragraph?</w:t>
      </w:r>
    </w:p>
  </w:comment>
  <w:comment w:id="3176" w:author="Stefanie Lane" w:date="2022-06-22T14:23:00Z" w:initials="SLL">
    <w:p w14:paraId="57D4835D" w14:textId="5A360CF3" w:rsidR="00AA7988" w:rsidRDefault="00AA7988">
      <w:pPr>
        <w:pStyle w:val="CommentText"/>
      </w:pPr>
      <w:r>
        <w:rPr>
          <w:rStyle w:val="CommentReference"/>
        </w:rPr>
        <w:annotationRef/>
      </w:r>
      <w:r>
        <w:t>Weird sentence</w:t>
      </w:r>
    </w:p>
  </w:comment>
  <w:comment w:id="3212" w:author="Stefanie Lane" w:date="2022-06-22T15:17:00Z" w:initials="SLL">
    <w:p w14:paraId="355830A6" w14:textId="2F5D0521" w:rsidR="00AA7988" w:rsidRDefault="00AA7988">
      <w:pPr>
        <w:pStyle w:val="CommentText"/>
      </w:pPr>
      <w:r>
        <w:rPr>
          <w:rStyle w:val="CommentReference"/>
        </w:rPr>
        <w:annotationRef/>
      </w:r>
      <w:r>
        <w:t>Refer to mgmt. plans in general needing to target longer timescales; this is very specific to BC/canada</w:t>
      </w:r>
    </w:p>
  </w:comment>
  <w:comment w:id="3328" w:author="Martin, Tara (Forestry)" w:date="2022-05-27T10:23:00Z" w:initials="MT(">
    <w:p w14:paraId="385F53A8" w14:textId="3C5101E9" w:rsidR="00AA7988" w:rsidRDefault="00AA7988">
      <w:pPr>
        <w:pStyle w:val="CommentText"/>
      </w:pPr>
      <w:r>
        <w:rPr>
          <w:rStyle w:val="CommentReference"/>
        </w:rPr>
        <w:annotationRef/>
      </w:r>
      <w:r>
        <w:t xml:space="preserve">It’s been a while since I’ve run a dissimilarity measure, so forgive my potentially silly questions.  It’s not clear to me what these indicator values and p-values mean.  Ie. what is being compared to what?  </w:t>
      </w:r>
    </w:p>
    <w:p w14:paraId="292DC89A" w14:textId="77777777" w:rsidR="00AA7988" w:rsidRDefault="00AA7988">
      <w:pPr>
        <w:pStyle w:val="CommentText"/>
      </w:pPr>
    </w:p>
    <w:p w14:paraId="21B8662D" w14:textId="553AEDB4" w:rsidR="00AA7988" w:rsidRDefault="00AA7988">
      <w:pPr>
        <w:pStyle w:val="CommentText"/>
      </w:pPr>
      <w:r>
        <w:t xml:space="preserve">Define what IndVal is in the Table heading (ie. Indicator values). Ditto below table. </w:t>
      </w:r>
    </w:p>
  </w:comment>
  <w:comment w:id="3323" w:author="Martin, Tara (Forestry)" w:date="2022-05-27T10:21:00Z" w:initials="MT(">
    <w:p w14:paraId="12455BC8" w14:textId="09B47E09" w:rsidR="00AA7988" w:rsidRDefault="00AA7988">
      <w:pPr>
        <w:pStyle w:val="CommentText"/>
      </w:pPr>
      <w:r>
        <w:rPr>
          <w:rStyle w:val="CommentReference"/>
        </w:rPr>
        <w:annotationRef/>
      </w:r>
      <w:r>
        <w:t xml:space="preserve">This is an important table explaining your results – I think this table needs to move into the main text.  </w:t>
      </w:r>
    </w:p>
  </w:comment>
  <w:comment w:id="3329" w:author="Martin, Tara (Forestry)" w:date="2022-05-27T10:20:00Z" w:initials="MT(">
    <w:p w14:paraId="0F78140F" w14:textId="66A5BFA4" w:rsidR="00AA7988" w:rsidRDefault="00AA7988">
      <w:pPr>
        <w:pStyle w:val="CommentText"/>
      </w:pPr>
      <w:r>
        <w:rPr>
          <w:rStyle w:val="CommentReference"/>
        </w:rPr>
        <w:annotationRef/>
      </w:r>
      <w:r>
        <w:t xml:space="preserve">This would be much easier to read if it were a Table that is editable in word rather than an image. Ditto for Table 5. </w:t>
      </w:r>
    </w:p>
  </w:comment>
  <w:comment w:id="5073" w:author="Martin, Tara (Forestry)" w:date="2022-05-27T10:31:00Z" w:initials="MT(">
    <w:p w14:paraId="0D8DD819" w14:textId="1E9B5E92" w:rsidR="00AA7988" w:rsidRDefault="00AA7988">
      <w:pPr>
        <w:pStyle w:val="CommentText"/>
      </w:pPr>
      <w:r>
        <w:rPr>
          <w:rStyle w:val="CommentReference"/>
        </w:rPr>
        <w:annotationRef/>
      </w:r>
      <w:r>
        <w:t xml:space="preserve">Some underlining is missing in this table e.g. Sedge column 1979 above ‘Potentilla pacifica and 2019 Bogbean last 4 species. But see comment above about converting this to an editable file (import from Excel for example), rather than image. </w:t>
      </w:r>
    </w:p>
  </w:comment>
  <w:comment w:id="24520" w:author="Martin, Tara (Forestry)" w:date="2022-05-26T09:45:00Z" w:initials="MT(">
    <w:p w14:paraId="6CCCB760" w14:textId="42B69620" w:rsidR="00AA7988" w:rsidRDefault="00AA7988">
      <w:pPr>
        <w:pStyle w:val="CommentText"/>
      </w:pPr>
      <w:r>
        <w:rPr>
          <w:rStyle w:val="CommentReference"/>
        </w:rPr>
        <w:annotationRef/>
      </w:r>
      <w:r>
        <w:t>Why is this positive when its declined by 64% from 1979</w:t>
      </w:r>
    </w:p>
  </w:comment>
  <w:comment w:id="24689" w:author="Martin, Tara (Forestry)" w:date="2022-05-26T09:42:00Z" w:initials="MT(">
    <w:p w14:paraId="3290ED3F" w14:textId="13B68FEA" w:rsidR="00AA7988" w:rsidRDefault="00AA7988">
      <w:pPr>
        <w:pStyle w:val="CommentText"/>
      </w:pPr>
      <w:r>
        <w:rPr>
          <w:rStyle w:val="CommentReference"/>
        </w:rPr>
        <w:annotationRef/>
      </w:r>
      <w:r>
        <w:t>Suggest deleting as its likely one of the two galiums already listed</w:t>
      </w:r>
    </w:p>
  </w:comment>
  <w:comment w:id="24723" w:author="Stefanie Lane" w:date="2022-06-15T11:14:00Z" w:initials="SLL">
    <w:p w14:paraId="4A68A39A" w14:textId="106C0071" w:rsidR="00AA7988" w:rsidRDefault="00AA7988">
      <w:pPr>
        <w:pStyle w:val="CommentText"/>
      </w:pPr>
      <w:r>
        <w:rPr>
          <w:rStyle w:val="CommentReference"/>
        </w:rPr>
        <w:annotationRef/>
      </w:r>
      <w:r>
        <w:t xml:space="preserve">Tara’s comment was to consider applied journals (J Veg Sci &amp; Can J Bot don’t lean towards applications). Therefore, Wetlands may be the most appropriate.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E94FCD" w15:done="0"/>
  <w15:commentEx w15:paraId="5460D1F5" w15:done="0"/>
  <w15:commentEx w15:paraId="1EB2EDF7" w15:done="0"/>
  <w15:commentEx w15:paraId="68F8403E" w15:done="0"/>
  <w15:commentEx w15:paraId="6649091F" w15:done="0"/>
  <w15:commentEx w15:paraId="57D4835D" w15:done="0"/>
  <w15:commentEx w15:paraId="355830A6" w15:done="0"/>
  <w15:commentEx w15:paraId="21B8662D" w15:done="0"/>
  <w15:commentEx w15:paraId="12455BC8" w15:done="1"/>
  <w15:commentEx w15:paraId="0F78140F" w15:done="1"/>
  <w15:commentEx w15:paraId="0D8DD819" w15:done="0"/>
  <w15:commentEx w15:paraId="6CCCB760" w15:done="0"/>
  <w15:commentEx w15:paraId="3290ED3F" w15:done="0"/>
  <w15:commentEx w15:paraId="4A68A3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E94FCD" w16cid:durableId="26607410"/>
  <w16cid:commentId w16cid:paraId="5460D1F5" w16cid:durableId="263B4382"/>
  <w16cid:commentId w16cid:paraId="1EB2EDF7" w16cid:durableId="263F5425"/>
  <w16cid:commentId w16cid:paraId="68F8403E" w16cid:durableId="263B4454"/>
  <w16cid:commentId w16cid:paraId="6649091F" w16cid:durableId="265C4DD7"/>
  <w16cid:commentId w16cid:paraId="57D4835D" w16cid:durableId="265DA44C"/>
  <w16cid:commentId w16cid:paraId="355830A6" w16cid:durableId="265DB0F5"/>
  <w16cid:commentId w16cid:paraId="21B8662D" w16cid:durableId="263B2538"/>
  <w16cid:commentId w16cid:paraId="12455BC8" w16cid:durableId="263B24C2"/>
  <w16cid:commentId w16cid:paraId="0F78140F" w16cid:durableId="263B2457"/>
  <w16cid:commentId w16cid:paraId="0D8DD819" w16cid:durableId="263B2715"/>
  <w16cid:commentId w16cid:paraId="6CCCB760" w16cid:durableId="2639CAA1"/>
  <w16cid:commentId w16cid:paraId="3290ED3F" w16cid:durableId="2639C9EE"/>
  <w16cid:commentId w16cid:paraId="4A68A39A" w16cid:durableId="26543D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DE4FB" w14:textId="77777777" w:rsidR="00903834" w:rsidRDefault="00903834" w:rsidP="00BF4E75">
      <w:pPr>
        <w:spacing w:after="0" w:line="240" w:lineRule="auto"/>
      </w:pPr>
      <w:r>
        <w:separator/>
      </w:r>
    </w:p>
  </w:endnote>
  <w:endnote w:type="continuationSeparator" w:id="0">
    <w:p w14:paraId="431233F3" w14:textId="77777777" w:rsidR="00903834" w:rsidRDefault="00903834" w:rsidP="00BF4E75">
      <w:pPr>
        <w:spacing w:after="0" w:line="240" w:lineRule="auto"/>
      </w:pPr>
      <w:r>
        <w:continuationSeparator/>
      </w:r>
    </w:p>
  </w:endnote>
  <w:endnote w:type="continuationNotice" w:id="1">
    <w:p w14:paraId="72E8E518" w14:textId="77777777" w:rsidR="00903834" w:rsidRDefault="009038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2EBF3" w14:textId="77777777" w:rsidR="00903834" w:rsidRDefault="00903834" w:rsidP="00BF4E75">
      <w:pPr>
        <w:spacing w:after="0" w:line="240" w:lineRule="auto"/>
      </w:pPr>
      <w:r>
        <w:separator/>
      </w:r>
    </w:p>
  </w:footnote>
  <w:footnote w:type="continuationSeparator" w:id="0">
    <w:p w14:paraId="49A64970" w14:textId="77777777" w:rsidR="00903834" w:rsidRDefault="00903834" w:rsidP="00BF4E75">
      <w:pPr>
        <w:spacing w:after="0" w:line="240" w:lineRule="auto"/>
      </w:pPr>
      <w:r>
        <w:continuationSeparator/>
      </w:r>
    </w:p>
  </w:footnote>
  <w:footnote w:type="continuationNotice" w:id="1">
    <w:p w14:paraId="6928DA6E" w14:textId="77777777" w:rsidR="00903834" w:rsidRDefault="009038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599134"/>
      <w:docPartObj>
        <w:docPartGallery w:val="Page Numbers (Top of Page)"/>
        <w:docPartUnique/>
      </w:docPartObj>
    </w:sdtPr>
    <w:sdtEndPr>
      <w:rPr>
        <w:noProof/>
      </w:rPr>
    </w:sdtEndPr>
    <w:sdtContent>
      <w:p w14:paraId="202B23FC" w14:textId="77777777" w:rsidR="00AA7988" w:rsidRDefault="00AA7988">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AA7988" w:rsidRDefault="00AA79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175818"/>
      <w:docPartObj>
        <w:docPartGallery w:val="Page Numbers (Top of Page)"/>
        <w:docPartUnique/>
      </w:docPartObj>
    </w:sdtPr>
    <w:sdtEndPr>
      <w:rPr>
        <w:noProof/>
      </w:rPr>
    </w:sdtEndPr>
    <w:sdtContent>
      <w:p w14:paraId="7C2A62D9" w14:textId="15752154" w:rsidR="00AA7988" w:rsidRDefault="00AA7988">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AA7988" w:rsidRDefault="00AA79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1"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717937">
    <w:abstractNumId w:val="18"/>
  </w:num>
  <w:num w:numId="2" w16cid:durableId="917790048">
    <w:abstractNumId w:val="6"/>
  </w:num>
  <w:num w:numId="3" w16cid:durableId="1167096488">
    <w:abstractNumId w:val="12"/>
  </w:num>
  <w:num w:numId="4" w16cid:durableId="876965216">
    <w:abstractNumId w:val="15"/>
  </w:num>
  <w:num w:numId="5" w16cid:durableId="1738355913">
    <w:abstractNumId w:val="28"/>
  </w:num>
  <w:num w:numId="6" w16cid:durableId="330988198">
    <w:abstractNumId w:val="25"/>
  </w:num>
  <w:num w:numId="7" w16cid:durableId="1411198808">
    <w:abstractNumId w:val="9"/>
  </w:num>
  <w:num w:numId="8" w16cid:durableId="508447590">
    <w:abstractNumId w:val="8"/>
  </w:num>
  <w:num w:numId="9" w16cid:durableId="1024594090">
    <w:abstractNumId w:val="17"/>
  </w:num>
  <w:num w:numId="10" w16cid:durableId="1432891433">
    <w:abstractNumId w:val="1"/>
  </w:num>
  <w:num w:numId="11" w16cid:durableId="405298835">
    <w:abstractNumId w:val="0"/>
  </w:num>
  <w:num w:numId="12" w16cid:durableId="532621173">
    <w:abstractNumId w:val="2"/>
  </w:num>
  <w:num w:numId="13" w16cid:durableId="799222681">
    <w:abstractNumId w:val="11"/>
  </w:num>
  <w:num w:numId="14" w16cid:durableId="870993463">
    <w:abstractNumId w:val="19"/>
  </w:num>
  <w:num w:numId="15" w16cid:durableId="586352631">
    <w:abstractNumId w:val="7"/>
  </w:num>
  <w:num w:numId="16" w16cid:durableId="1904557093">
    <w:abstractNumId w:val="14"/>
  </w:num>
  <w:num w:numId="17" w16cid:durableId="1847943348">
    <w:abstractNumId w:val="20"/>
  </w:num>
  <w:num w:numId="18" w16cid:durableId="2075271719">
    <w:abstractNumId w:val="16"/>
  </w:num>
  <w:num w:numId="19" w16cid:durableId="975180778">
    <w:abstractNumId w:val="10"/>
  </w:num>
  <w:num w:numId="20" w16cid:durableId="1623806147">
    <w:abstractNumId w:val="13"/>
  </w:num>
  <w:num w:numId="21" w16cid:durableId="1742828872">
    <w:abstractNumId w:val="27"/>
  </w:num>
  <w:num w:numId="22" w16cid:durableId="805203672">
    <w:abstractNumId w:val="29"/>
  </w:num>
  <w:num w:numId="23" w16cid:durableId="1852379238">
    <w:abstractNumId w:val="26"/>
  </w:num>
  <w:num w:numId="24" w16cid:durableId="146633047">
    <w:abstractNumId w:val="3"/>
  </w:num>
  <w:num w:numId="25" w16cid:durableId="192693299">
    <w:abstractNumId w:val="5"/>
  </w:num>
  <w:num w:numId="26" w16cid:durableId="1289241815">
    <w:abstractNumId w:val="24"/>
  </w:num>
  <w:num w:numId="27" w16cid:durableId="1265961676">
    <w:abstractNumId w:val="23"/>
  </w:num>
  <w:num w:numId="28" w16cid:durableId="277638485">
    <w:abstractNumId w:val="30"/>
  </w:num>
  <w:num w:numId="29" w16cid:durableId="1583222653">
    <w:abstractNumId w:val="4"/>
  </w:num>
  <w:num w:numId="30" w16cid:durableId="752167692">
    <w:abstractNumId w:val="22"/>
  </w:num>
  <w:num w:numId="31" w16cid:durableId="142988855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ie Lane">
    <w15:presenceInfo w15:providerId="None" w15:userId="Stefanie Lane"/>
  </w15:person>
  <w15:person w15:author="Martin, Tara (Forestry)">
    <w15:presenceInfo w15:providerId="AD" w15:userId="S-1-5-21-3458574638-2780845101-4193349012-41469"/>
  </w15:person>
  <w15:person w15:author="Lane, Stefanie">
    <w15:presenceInfo w15:providerId="AD" w15:userId="S::stefanie.lane@ubc.ca::4a8c6c9c-e558-4387-bb26-bde8015993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78AC"/>
    <w:rsid w:val="00007C90"/>
    <w:rsid w:val="000100C5"/>
    <w:rsid w:val="0001042C"/>
    <w:rsid w:val="00010D37"/>
    <w:rsid w:val="0001195D"/>
    <w:rsid w:val="00011E3D"/>
    <w:rsid w:val="00012A89"/>
    <w:rsid w:val="00012C42"/>
    <w:rsid w:val="000146C2"/>
    <w:rsid w:val="00014A9A"/>
    <w:rsid w:val="00014D08"/>
    <w:rsid w:val="000169C2"/>
    <w:rsid w:val="000178FD"/>
    <w:rsid w:val="00020056"/>
    <w:rsid w:val="00021ECF"/>
    <w:rsid w:val="00023269"/>
    <w:rsid w:val="00023622"/>
    <w:rsid w:val="00023B13"/>
    <w:rsid w:val="0003077F"/>
    <w:rsid w:val="00030FB9"/>
    <w:rsid w:val="00032A06"/>
    <w:rsid w:val="00032F50"/>
    <w:rsid w:val="0003526B"/>
    <w:rsid w:val="0003545C"/>
    <w:rsid w:val="0003711B"/>
    <w:rsid w:val="00040606"/>
    <w:rsid w:val="000406CD"/>
    <w:rsid w:val="000415CA"/>
    <w:rsid w:val="00041623"/>
    <w:rsid w:val="000425A4"/>
    <w:rsid w:val="00042C5A"/>
    <w:rsid w:val="000431F1"/>
    <w:rsid w:val="00045C36"/>
    <w:rsid w:val="00046624"/>
    <w:rsid w:val="000475FF"/>
    <w:rsid w:val="00050718"/>
    <w:rsid w:val="00050B97"/>
    <w:rsid w:val="00051192"/>
    <w:rsid w:val="0005195D"/>
    <w:rsid w:val="00051B04"/>
    <w:rsid w:val="00054383"/>
    <w:rsid w:val="00056084"/>
    <w:rsid w:val="00057AEE"/>
    <w:rsid w:val="00057D4B"/>
    <w:rsid w:val="00060358"/>
    <w:rsid w:val="00060AB7"/>
    <w:rsid w:val="00061706"/>
    <w:rsid w:val="00063E63"/>
    <w:rsid w:val="0006408D"/>
    <w:rsid w:val="000648CF"/>
    <w:rsid w:val="00064ACC"/>
    <w:rsid w:val="0006502E"/>
    <w:rsid w:val="00066EFD"/>
    <w:rsid w:val="00067159"/>
    <w:rsid w:val="000678E1"/>
    <w:rsid w:val="00070546"/>
    <w:rsid w:val="000710F5"/>
    <w:rsid w:val="00071896"/>
    <w:rsid w:val="0007225D"/>
    <w:rsid w:val="00073000"/>
    <w:rsid w:val="00074139"/>
    <w:rsid w:val="00074DAF"/>
    <w:rsid w:val="00075B9F"/>
    <w:rsid w:val="000766B8"/>
    <w:rsid w:val="00076FA5"/>
    <w:rsid w:val="00080FBC"/>
    <w:rsid w:val="000815B6"/>
    <w:rsid w:val="000832A2"/>
    <w:rsid w:val="000834F5"/>
    <w:rsid w:val="00085771"/>
    <w:rsid w:val="00085CD4"/>
    <w:rsid w:val="00087251"/>
    <w:rsid w:val="000900E9"/>
    <w:rsid w:val="00091B5C"/>
    <w:rsid w:val="000938AA"/>
    <w:rsid w:val="000A2ECF"/>
    <w:rsid w:val="000A3AB7"/>
    <w:rsid w:val="000A3E15"/>
    <w:rsid w:val="000A3E1A"/>
    <w:rsid w:val="000A57D0"/>
    <w:rsid w:val="000A7784"/>
    <w:rsid w:val="000B2B17"/>
    <w:rsid w:val="000B2B56"/>
    <w:rsid w:val="000B37AD"/>
    <w:rsid w:val="000B556F"/>
    <w:rsid w:val="000B68F2"/>
    <w:rsid w:val="000B6922"/>
    <w:rsid w:val="000B79A0"/>
    <w:rsid w:val="000C13F0"/>
    <w:rsid w:val="000C185E"/>
    <w:rsid w:val="000C2F44"/>
    <w:rsid w:val="000C3F87"/>
    <w:rsid w:val="000C4B24"/>
    <w:rsid w:val="000C4EEC"/>
    <w:rsid w:val="000C5906"/>
    <w:rsid w:val="000C5CE7"/>
    <w:rsid w:val="000C7E11"/>
    <w:rsid w:val="000C7EAE"/>
    <w:rsid w:val="000C7F52"/>
    <w:rsid w:val="000D0AF3"/>
    <w:rsid w:val="000D0AFA"/>
    <w:rsid w:val="000D0EFF"/>
    <w:rsid w:val="000D1B5F"/>
    <w:rsid w:val="000D215B"/>
    <w:rsid w:val="000D3031"/>
    <w:rsid w:val="000D33FC"/>
    <w:rsid w:val="000D4503"/>
    <w:rsid w:val="000D7921"/>
    <w:rsid w:val="000E1309"/>
    <w:rsid w:val="000E1C8D"/>
    <w:rsid w:val="000E4F3A"/>
    <w:rsid w:val="000E5B61"/>
    <w:rsid w:val="000E643E"/>
    <w:rsid w:val="000E729E"/>
    <w:rsid w:val="000E7352"/>
    <w:rsid w:val="000E7AE9"/>
    <w:rsid w:val="000F08CD"/>
    <w:rsid w:val="000F0F9A"/>
    <w:rsid w:val="000F0FB8"/>
    <w:rsid w:val="000F3F96"/>
    <w:rsid w:val="000F4196"/>
    <w:rsid w:val="000F6BE9"/>
    <w:rsid w:val="000F6CCA"/>
    <w:rsid w:val="00100565"/>
    <w:rsid w:val="00100D21"/>
    <w:rsid w:val="00102B71"/>
    <w:rsid w:val="0010340E"/>
    <w:rsid w:val="001042B3"/>
    <w:rsid w:val="001105CB"/>
    <w:rsid w:val="00110DE4"/>
    <w:rsid w:val="00111023"/>
    <w:rsid w:val="00112B78"/>
    <w:rsid w:val="001148DE"/>
    <w:rsid w:val="00114EB3"/>
    <w:rsid w:val="00115FDC"/>
    <w:rsid w:val="00116D28"/>
    <w:rsid w:val="0012104D"/>
    <w:rsid w:val="00122537"/>
    <w:rsid w:val="00122884"/>
    <w:rsid w:val="00124273"/>
    <w:rsid w:val="00124BDB"/>
    <w:rsid w:val="001262D0"/>
    <w:rsid w:val="00130227"/>
    <w:rsid w:val="001307AD"/>
    <w:rsid w:val="00130DE3"/>
    <w:rsid w:val="001326DF"/>
    <w:rsid w:val="00132E6A"/>
    <w:rsid w:val="0013437B"/>
    <w:rsid w:val="00135A6C"/>
    <w:rsid w:val="001369F0"/>
    <w:rsid w:val="00137AA7"/>
    <w:rsid w:val="00137DE2"/>
    <w:rsid w:val="001401E6"/>
    <w:rsid w:val="00140BDF"/>
    <w:rsid w:val="00141FDA"/>
    <w:rsid w:val="00142404"/>
    <w:rsid w:val="00142945"/>
    <w:rsid w:val="001429F4"/>
    <w:rsid w:val="00145842"/>
    <w:rsid w:val="001504D2"/>
    <w:rsid w:val="00151992"/>
    <w:rsid w:val="0015412F"/>
    <w:rsid w:val="0015482B"/>
    <w:rsid w:val="00154B30"/>
    <w:rsid w:val="0015525B"/>
    <w:rsid w:val="001552E4"/>
    <w:rsid w:val="0015552F"/>
    <w:rsid w:val="00156528"/>
    <w:rsid w:val="0015725C"/>
    <w:rsid w:val="001578C8"/>
    <w:rsid w:val="00160864"/>
    <w:rsid w:val="0016094B"/>
    <w:rsid w:val="00160B87"/>
    <w:rsid w:val="00160C1F"/>
    <w:rsid w:val="00161052"/>
    <w:rsid w:val="001617DD"/>
    <w:rsid w:val="0016265B"/>
    <w:rsid w:val="00162ED5"/>
    <w:rsid w:val="00163B51"/>
    <w:rsid w:val="001646E3"/>
    <w:rsid w:val="001656ED"/>
    <w:rsid w:val="00165997"/>
    <w:rsid w:val="00165DCB"/>
    <w:rsid w:val="00170E03"/>
    <w:rsid w:val="00171408"/>
    <w:rsid w:val="00173A95"/>
    <w:rsid w:val="00175845"/>
    <w:rsid w:val="00175D27"/>
    <w:rsid w:val="0017705E"/>
    <w:rsid w:val="00177A8E"/>
    <w:rsid w:val="00177F29"/>
    <w:rsid w:val="00182C65"/>
    <w:rsid w:val="00182D7E"/>
    <w:rsid w:val="00183E18"/>
    <w:rsid w:val="00184440"/>
    <w:rsid w:val="0018553F"/>
    <w:rsid w:val="0018587A"/>
    <w:rsid w:val="00185AB9"/>
    <w:rsid w:val="00190738"/>
    <w:rsid w:val="00191332"/>
    <w:rsid w:val="00191909"/>
    <w:rsid w:val="00191A59"/>
    <w:rsid w:val="00192CAF"/>
    <w:rsid w:val="00193021"/>
    <w:rsid w:val="00193320"/>
    <w:rsid w:val="001939FA"/>
    <w:rsid w:val="0019569C"/>
    <w:rsid w:val="001957B8"/>
    <w:rsid w:val="001959B3"/>
    <w:rsid w:val="00195C88"/>
    <w:rsid w:val="00195D4F"/>
    <w:rsid w:val="00195DF7"/>
    <w:rsid w:val="001A0EA3"/>
    <w:rsid w:val="001A11D6"/>
    <w:rsid w:val="001A3616"/>
    <w:rsid w:val="001A3ED2"/>
    <w:rsid w:val="001A595A"/>
    <w:rsid w:val="001A62D5"/>
    <w:rsid w:val="001A6EA1"/>
    <w:rsid w:val="001A74A2"/>
    <w:rsid w:val="001B0737"/>
    <w:rsid w:val="001B103D"/>
    <w:rsid w:val="001B1861"/>
    <w:rsid w:val="001B3F90"/>
    <w:rsid w:val="001B46DC"/>
    <w:rsid w:val="001B70A0"/>
    <w:rsid w:val="001C04D5"/>
    <w:rsid w:val="001C22FB"/>
    <w:rsid w:val="001C33F4"/>
    <w:rsid w:val="001C4110"/>
    <w:rsid w:val="001C64DC"/>
    <w:rsid w:val="001D0894"/>
    <w:rsid w:val="001D098D"/>
    <w:rsid w:val="001D3977"/>
    <w:rsid w:val="001D7003"/>
    <w:rsid w:val="001D7731"/>
    <w:rsid w:val="001E072A"/>
    <w:rsid w:val="001E210B"/>
    <w:rsid w:val="001E3C6F"/>
    <w:rsid w:val="001E50E6"/>
    <w:rsid w:val="001E5A8C"/>
    <w:rsid w:val="001E5D06"/>
    <w:rsid w:val="001E6553"/>
    <w:rsid w:val="001E759C"/>
    <w:rsid w:val="001F0C92"/>
    <w:rsid w:val="001F19B1"/>
    <w:rsid w:val="001F1D23"/>
    <w:rsid w:val="001F3B46"/>
    <w:rsid w:val="001F436B"/>
    <w:rsid w:val="001F5046"/>
    <w:rsid w:val="001F5545"/>
    <w:rsid w:val="001F699E"/>
    <w:rsid w:val="001F6AC9"/>
    <w:rsid w:val="0020057A"/>
    <w:rsid w:val="00201A74"/>
    <w:rsid w:val="0020507B"/>
    <w:rsid w:val="00205444"/>
    <w:rsid w:val="00205D24"/>
    <w:rsid w:val="002066B9"/>
    <w:rsid w:val="00206A47"/>
    <w:rsid w:val="00210833"/>
    <w:rsid w:val="002116AC"/>
    <w:rsid w:val="002117EF"/>
    <w:rsid w:val="00215022"/>
    <w:rsid w:val="00215C48"/>
    <w:rsid w:val="00221150"/>
    <w:rsid w:val="0022363E"/>
    <w:rsid w:val="0022504C"/>
    <w:rsid w:val="00226A79"/>
    <w:rsid w:val="00231775"/>
    <w:rsid w:val="00231BAA"/>
    <w:rsid w:val="00232AF1"/>
    <w:rsid w:val="00232B99"/>
    <w:rsid w:val="002346AE"/>
    <w:rsid w:val="002355AC"/>
    <w:rsid w:val="00235C27"/>
    <w:rsid w:val="00236A5C"/>
    <w:rsid w:val="0023791D"/>
    <w:rsid w:val="0024166F"/>
    <w:rsid w:val="0024173A"/>
    <w:rsid w:val="00241A51"/>
    <w:rsid w:val="0024305C"/>
    <w:rsid w:val="002445D1"/>
    <w:rsid w:val="00245C13"/>
    <w:rsid w:val="002501CE"/>
    <w:rsid w:val="002505BD"/>
    <w:rsid w:val="00250AFD"/>
    <w:rsid w:val="00251DBF"/>
    <w:rsid w:val="00251F2D"/>
    <w:rsid w:val="002530CB"/>
    <w:rsid w:val="002532A3"/>
    <w:rsid w:val="0025479E"/>
    <w:rsid w:val="00255BCB"/>
    <w:rsid w:val="00257238"/>
    <w:rsid w:val="00260E9B"/>
    <w:rsid w:val="002613DE"/>
    <w:rsid w:val="00262B24"/>
    <w:rsid w:val="0026386E"/>
    <w:rsid w:val="0026405A"/>
    <w:rsid w:val="002647A9"/>
    <w:rsid w:val="00265339"/>
    <w:rsid w:val="00265374"/>
    <w:rsid w:val="00266237"/>
    <w:rsid w:val="0026711C"/>
    <w:rsid w:val="00270100"/>
    <w:rsid w:val="0027315E"/>
    <w:rsid w:val="00274100"/>
    <w:rsid w:val="00276B00"/>
    <w:rsid w:val="00277767"/>
    <w:rsid w:val="00281A74"/>
    <w:rsid w:val="00281B1F"/>
    <w:rsid w:val="00281B21"/>
    <w:rsid w:val="00282781"/>
    <w:rsid w:val="00282D23"/>
    <w:rsid w:val="002839E8"/>
    <w:rsid w:val="002846E2"/>
    <w:rsid w:val="002853ED"/>
    <w:rsid w:val="0029101D"/>
    <w:rsid w:val="00291286"/>
    <w:rsid w:val="00291BAF"/>
    <w:rsid w:val="002930FD"/>
    <w:rsid w:val="00293DD0"/>
    <w:rsid w:val="00295CCC"/>
    <w:rsid w:val="0029656F"/>
    <w:rsid w:val="002979C4"/>
    <w:rsid w:val="00297FBE"/>
    <w:rsid w:val="002A21CB"/>
    <w:rsid w:val="002A28FF"/>
    <w:rsid w:val="002A34E3"/>
    <w:rsid w:val="002A3848"/>
    <w:rsid w:val="002A39AE"/>
    <w:rsid w:val="002A5220"/>
    <w:rsid w:val="002A5734"/>
    <w:rsid w:val="002A5853"/>
    <w:rsid w:val="002A77CD"/>
    <w:rsid w:val="002B0984"/>
    <w:rsid w:val="002B1438"/>
    <w:rsid w:val="002B30B8"/>
    <w:rsid w:val="002B346B"/>
    <w:rsid w:val="002B4227"/>
    <w:rsid w:val="002B6766"/>
    <w:rsid w:val="002B7F52"/>
    <w:rsid w:val="002C1B96"/>
    <w:rsid w:val="002C1D2C"/>
    <w:rsid w:val="002C2500"/>
    <w:rsid w:val="002C2B35"/>
    <w:rsid w:val="002C2E18"/>
    <w:rsid w:val="002C3C8D"/>
    <w:rsid w:val="002C4FFA"/>
    <w:rsid w:val="002C55D8"/>
    <w:rsid w:val="002D0061"/>
    <w:rsid w:val="002D0C63"/>
    <w:rsid w:val="002D186B"/>
    <w:rsid w:val="002D28F3"/>
    <w:rsid w:val="002D3D31"/>
    <w:rsid w:val="002D4941"/>
    <w:rsid w:val="002D5D96"/>
    <w:rsid w:val="002D6004"/>
    <w:rsid w:val="002D603D"/>
    <w:rsid w:val="002D7F1C"/>
    <w:rsid w:val="002E0FEC"/>
    <w:rsid w:val="002E1C7E"/>
    <w:rsid w:val="002E39F4"/>
    <w:rsid w:val="002E4247"/>
    <w:rsid w:val="002E43B4"/>
    <w:rsid w:val="002E4D1C"/>
    <w:rsid w:val="002E4E7F"/>
    <w:rsid w:val="002E52B1"/>
    <w:rsid w:val="002E58E8"/>
    <w:rsid w:val="002E78EE"/>
    <w:rsid w:val="002F1902"/>
    <w:rsid w:val="002F27E1"/>
    <w:rsid w:val="002F3C7E"/>
    <w:rsid w:val="002F47C7"/>
    <w:rsid w:val="002F548C"/>
    <w:rsid w:val="002F72ED"/>
    <w:rsid w:val="002F7CB6"/>
    <w:rsid w:val="00302A99"/>
    <w:rsid w:val="00302BAF"/>
    <w:rsid w:val="003039A5"/>
    <w:rsid w:val="003069B8"/>
    <w:rsid w:val="00311779"/>
    <w:rsid w:val="00311A63"/>
    <w:rsid w:val="00311DF5"/>
    <w:rsid w:val="003124A1"/>
    <w:rsid w:val="0031439A"/>
    <w:rsid w:val="00314D54"/>
    <w:rsid w:val="00315C34"/>
    <w:rsid w:val="00316E6C"/>
    <w:rsid w:val="00321C4A"/>
    <w:rsid w:val="00321D8D"/>
    <w:rsid w:val="00322751"/>
    <w:rsid w:val="00323240"/>
    <w:rsid w:val="0032580F"/>
    <w:rsid w:val="0032655A"/>
    <w:rsid w:val="00326E41"/>
    <w:rsid w:val="00327D46"/>
    <w:rsid w:val="00330735"/>
    <w:rsid w:val="0033085B"/>
    <w:rsid w:val="00331C29"/>
    <w:rsid w:val="00331CF9"/>
    <w:rsid w:val="00332EF5"/>
    <w:rsid w:val="00334ABA"/>
    <w:rsid w:val="00335529"/>
    <w:rsid w:val="00336630"/>
    <w:rsid w:val="0033682E"/>
    <w:rsid w:val="00336FE4"/>
    <w:rsid w:val="00340BB0"/>
    <w:rsid w:val="00340BED"/>
    <w:rsid w:val="00341EBD"/>
    <w:rsid w:val="00342ABF"/>
    <w:rsid w:val="003436E0"/>
    <w:rsid w:val="00343A98"/>
    <w:rsid w:val="00345DE4"/>
    <w:rsid w:val="00350D7F"/>
    <w:rsid w:val="003516D0"/>
    <w:rsid w:val="003518FC"/>
    <w:rsid w:val="00352A16"/>
    <w:rsid w:val="00353F7C"/>
    <w:rsid w:val="00354D05"/>
    <w:rsid w:val="003554A2"/>
    <w:rsid w:val="00355BBB"/>
    <w:rsid w:val="00356FC2"/>
    <w:rsid w:val="00357A5D"/>
    <w:rsid w:val="00357F51"/>
    <w:rsid w:val="00361ED3"/>
    <w:rsid w:val="00362708"/>
    <w:rsid w:val="00362DA9"/>
    <w:rsid w:val="00363A72"/>
    <w:rsid w:val="00365200"/>
    <w:rsid w:val="00365839"/>
    <w:rsid w:val="00365F91"/>
    <w:rsid w:val="00367E6C"/>
    <w:rsid w:val="00370D1D"/>
    <w:rsid w:val="00370EED"/>
    <w:rsid w:val="00372150"/>
    <w:rsid w:val="00373A49"/>
    <w:rsid w:val="00373BDC"/>
    <w:rsid w:val="003744EF"/>
    <w:rsid w:val="00375FF5"/>
    <w:rsid w:val="00376059"/>
    <w:rsid w:val="003765AB"/>
    <w:rsid w:val="00377013"/>
    <w:rsid w:val="003778BD"/>
    <w:rsid w:val="00377AD3"/>
    <w:rsid w:val="00380BA0"/>
    <w:rsid w:val="00380D8E"/>
    <w:rsid w:val="0038192E"/>
    <w:rsid w:val="003821F1"/>
    <w:rsid w:val="003828C6"/>
    <w:rsid w:val="00382938"/>
    <w:rsid w:val="003841DB"/>
    <w:rsid w:val="003843D8"/>
    <w:rsid w:val="003900B2"/>
    <w:rsid w:val="00390CC3"/>
    <w:rsid w:val="00390DB5"/>
    <w:rsid w:val="00391339"/>
    <w:rsid w:val="00392DC9"/>
    <w:rsid w:val="003A048B"/>
    <w:rsid w:val="003A302D"/>
    <w:rsid w:val="003A3518"/>
    <w:rsid w:val="003A6805"/>
    <w:rsid w:val="003B0E2E"/>
    <w:rsid w:val="003B2DDD"/>
    <w:rsid w:val="003B6B3D"/>
    <w:rsid w:val="003C77E5"/>
    <w:rsid w:val="003C783A"/>
    <w:rsid w:val="003D0B07"/>
    <w:rsid w:val="003D15FC"/>
    <w:rsid w:val="003D30A6"/>
    <w:rsid w:val="003D3321"/>
    <w:rsid w:val="003D3366"/>
    <w:rsid w:val="003D4C7B"/>
    <w:rsid w:val="003D5257"/>
    <w:rsid w:val="003D7780"/>
    <w:rsid w:val="003E0877"/>
    <w:rsid w:val="003E3BE9"/>
    <w:rsid w:val="003E5380"/>
    <w:rsid w:val="003E6D9C"/>
    <w:rsid w:val="003E73BD"/>
    <w:rsid w:val="003E7D76"/>
    <w:rsid w:val="003F0CC5"/>
    <w:rsid w:val="003F0DE8"/>
    <w:rsid w:val="003F19D8"/>
    <w:rsid w:val="003F241A"/>
    <w:rsid w:val="003F2561"/>
    <w:rsid w:val="003F3E2D"/>
    <w:rsid w:val="003F3F7D"/>
    <w:rsid w:val="003F479F"/>
    <w:rsid w:val="00401CF6"/>
    <w:rsid w:val="00402FFE"/>
    <w:rsid w:val="00403637"/>
    <w:rsid w:val="00403789"/>
    <w:rsid w:val="0040424A"/>
    <w:rsid w:val="00404CFC"/>
    <w:rsid w:val="0040538A"/>
    <w:rsid w:val="00405FBE"/>
    <w:rsid w:val="004074EB"/>
    <w:rsid w:val="00410567"/>
    <w:rsid w:val="00412BC8"/>
    <w:rsid w:val="0041482D"/>
    <w:rsid w:val="00415113"/>
    <w:rsid w:val="00417186"/>
    <w:rsid w:val="00417CFC"/>
    <w:rsid w:val="004209CF"/>
    <w:rsid w:val="004215E5"/>
    <w:rsid w:val="0042175C"/>
    <w:rsid w:val="00421CA1"/>
    <w:rsid w:val="004269BE"/>
    <w:rsid w:val="004306D0"/>
    <w:rsid w:val="00431393"/>
    <w:rsid w:val="004313B8"/>
    <w:rsid w:val="0043333B"/>
    <w:rsid w:val="00434A28"/>
    <w:rsid w:val="00434F98"/>
    <w:rsid w:val="00443FA2"/>
    <w:rsid w:val="00444F7F"/>
    <w:rsid w:val="00446B55"/>
    <w:rsid w:val="00447198"/>
    <w:rsid w:val="00447764"/>
    <w:rsid w:val="00450EEF"/>
    <w:rsid w:val="00451D10"/>
    <w:rsid w:val="00452942"/>
    <w:rsid w:val="00453ACC"/>
    <w:rsid w:val="00456B4F"/>
    <w:rsid w:val="0045765D"/>
    <w:rsid w:val="004604A1"/>
    <w:rsid w:val="00461840"/>
    <w:rsid w:val="00463533"/>
    <w:rsid w:val="004645C0"/>
    <w:rsid w:val="00464FB4"/>
    <w:rsid w:val="00466169"/>
    <w:rsid w:val="00466393"/>
    <w:rsid w:val="0046752E"/>
    <w:rsid w:val="00467A3C"/>
    <w:rsid w:val="004708C1"/>
    <w:rsid w:val="004715D9"/>
    <w:rsid w:val="00474703"/>
    <w:rsid w:val="00481F1F"/>
    <w:rsid w:val="004832DC"/>
    <w:rsid w:val="004834EB"/>
    <w:rsid w:val="00483828"/>
    <w:rsid w:val="0048459B"/>
    <w:rsid w:val="00485A40"/>
    <w:rsid w:val="0048665D"/>
    <w:rsid w:val="00493281"/>
    <w:rsid w:val="004939B2"/>
    <w:rsid w:val="00493F79"/>
    <w:rsid w:val="004951EF"/>
    <w:rsid w:val="004952BF"/>
    <w:rsid w:val="00496966"/>
    <w:rsid w:val="00496BFB"/>
    <w:rsid w:val="00496DDE"/>
    <w:rsid w:val="00497451"/>
    <w:rsid w:val="00497B75"/>
    <w:rsid w:val="004A05B5"/>
    <w:rsid w:val="004A412C"/>
    <w:rsid w:val="004A4987"/>
    <w:rsid w:val="004B0EA2"/>
    <w:rsid w:val="004B1258"/>
    <w:rsid w:val="004B1CD4"/>
    <w:rsid w:val="004B1E88"/>
    <w:rsid w:val="004B4F5B"/>
    <w:rsid w:val="004B5453"/>
    <w:rsid w:val="004B5482"/>
    <w:rsid w:val="004C0674"/>
    <w:rsid w:val="004C1992"/>
    <w:rsid w:val="004C3383"/>
    <w:rsid w:val="004C3D45"/>
    <w:rsid w:val="004C58D7"/>
    <w:rsid w:val="004C6C15"/>
    <w:rsid w:val="004C75E2"/>
    <w:rsid w:val="004C7DF9"/>
    <w:rsid w:val="004D0D10"/>
    <w:rsid w:val="004D0FAD"/>
    <w:rsid w:val="004D4202"/>
    <w:rsid w:val="004D7707"/>
    <w:rsid w:val="004D7A19"/>
    <w:rsid w:val="004E025F"/>
    <w:rsid w:val="004E07B6"/>
    <w:rsid w:val="004E2523"/>
    <w:rsid w:val="004E41B7"/>
    <w:rsid w:val="004E4FD4"/>
    <w:rsid w:val="004E511D"/>
    <w:rsid w:val="004E6247"/>
    <w:rsid w:val="004E715D"/>
    <w:rsid w:val="004E761A"/>
    <w:rsid w:val="004F0A5E"/>
    <w:rsid w:val="004F2CC3"/>
    <w:rsid w:val="004F3149"/>
    <w:rsid w:val="004F31B5"/>
    <w:rsid w:val="004F4742"/>
    <w:rsid w:val="004F5D7D"/>
    <w:rsid w:val="004F6583"/>
    <w:rsid w:val="00502AA6"/>
    <w:rsid w:val="00504CB3"/>
    <w:rsid w:val="00504E47"/>
    <w:rsid w:val="00505257"/>
    <w:rsid w:val="005057F7"/>
    <w:rsid w:val="00511F46"/>
    <w:rsid w:val="005138C0"/>
    <w:rsid w:val="00513926"/>
    <w:rsid w:val="00514DA9"/>
    <w:rsid w:val="00516504"/>
    <w:rsid w:val="00516E54"/>
    <w:rsid w:val="0051760C"/>
    <w:rsid w:val="00517DAD"/>
    <w:rsid w:val="005205A8"/>
    <w:rsid w:val="00520744"/>
    <w:rsid w:val="005209C4"/>
    <w:rsid w:val="005211A7"/>
    <w:rsid w:val="00523DCA"/>
    <w:rsid w:val="00524332"/>
    <w:rsid w:val="005245B5"/>
    <w:rsid w:val="005314CF"/>
    <w:rsid w:val="005317D4"/>
    <w:rsid w:val="00532682"/>
    <w:rsid w:val="00533507"/>
    <w:rsid w:val="00534F10"/>
    <w:rsid w:val="00535270"/>
    <w:rsid w:val="00536771"/>
    <w:rsid w:val="00536D7E"/>
    <w:rsid w:val="005372BF"/>
    <w:rsid w:val="00537848"/>
    <w:rsid w:val="0054108C"/>
    <w:rsid w:val="0054211F"/>
    <w:rsid w:val="0054402A"/>
    <w:rsid w:val="00545B23"/>
    <w:rsid w:val="00546478"/>
    <w:rsid w:val="00547973"/>
    <w:rsid w:val="00547C63"/>
    <w:rsid w:val="00551D64"/>
    <w:rsid w:val="00551E87"/>
    <w:rsid w:val="00552E8C"/>
    <w:rsid w:val="005531EB"/>
    <w:rsid w:val="00554B0B"/>
    <w:rsid w:val="00554EAC"/>
    <w:rsid w:val="00556C34"/>
    <w:rsid w:val="00557665"/>
    <w:rsid w:val="0055787A"/>
    <w:rsid w:val="00560BD4"/>
    <w:rsid w:val="00561EB0"/>
    <w:rsid w:val="00562266"/>
    <w:rsid w:val="005622C3"/>
    <w:rsid w:val="00563294"/>
    <w:rsid w:val="00563755"/>
    <w:rsid w:val="00564330"/>
    <w:rsid w:val="00564B1B"/>
    <w:rsid w:val="00566C69"/>
    <w:rsid w:val="005709DE"/>
    <w:rsid w:val="00572AAF"/>
    <w:rsid w:val="005775E0"/>
    <w:rsid w:val="0058125F"/>
    <w:rsid w:val="0058243F"/>
    <w:rsid w:val="005825A8"/>
    <w:rsid w:val="00582D1C"/>
    <w:rsid w:val="0058398E"/>
    <w:rsid w:val="00584559"/>
    <w:rsid w:val="0058652A"/>
    <w:rsid w:val="005865AB"/>
    <w:rsid w:val="00586761"/>
    <w:rsid w:val="005867A4"/>
    <w:rsid w:val="00586B0D"/>
    <w:rsid w:val="00591510"/>
    <w:rsid w:val="0059170F"/>
    <w:rsid w:val="00591C26"/>
    <w:rsid w:val="00592970"/>
    <w:rsid w:val="00592A8A"/>
    <w:rsid w:val="00592B7A"/>
    <w:rsid w:val="00592C5E"/>
    <w:rsid w:val="00597434"/>
    <w:rsid w:val="00597B02"/>
    <w:rsid w:val="00597B6A"/>
    <w:rsid w:val="005A13B4"/>
    <w:rsid w:val="005A152F"/>
    <w:rsid w:val="005A3958"/>
    <w:rsid w:val="005A45E0"/>
    <w:rsid w:val="005A646D"/>
    <w:rsid w:val="005A64B1"/>
    <w:rsid w:val="005A73BE"/>
    <w:rsid w:val="005B01F1"/>
    <w:rsid w:val="005B1812"/>
    <w:rsid w:val="005B182C"/>
    <w:rsid w:val="005B2A34"/>
    <w:rsid w:val="005B3DD8"/>
    <w:rsid w:val="005B3EAB"/>
    <w:rsid w:val="005B3F3F"/>
    <w:rsid w:val="005B41A4"/>
    <w:rsid w:val="005B45C6"/>
    <w:rsid w:val="005B5681"/>
    <w:rsid w:val="005B6F7B"/>
    <w:rsid w:val="005B73D6"/>
    <w:rsid w:val="005C05E1"/>
    <w:rsid w:val="005C0700"/>
    <w:rsid w:val="005C1666"/>
    <w:rsid w:val="005C168D"/>
    <w:rsid w:val="005C1DBD"/>
    <w:rsid w:val="005C2E6D"/>
    <w:rsid w:val="005C36D9"/>
    <w:rsid w:val="005C7E26"/>
    <w:rsid w:val="005D0F1A"/>
    <w:rsid w:val="005D2289"/>
    <w:rsid w:val="005D3606"/>
    <w:rsid w:val="005D4914"/>
    <w:rsid w:val="005D4D22"/>
    <w:rsid w:val="005D63D3"/>
    <w:rsid w:val="005D71DC"/>
    <w:rsid w:val="005D7840"/>
    <w:rsid w:val="005E1406"/>
    <w:rsid w:val="005E1C14"/>
    <w:rsid w:val="005E3171"/>
    <w:rsid w:val="005E4258"/>
    <w:rsid w:val="005E629B"/>
    <w:rsid w:val="005E6D0A"/>
    <w:rsid w:val="005E6D45"/>
    <w:rsid w:val="005E7ED4"/>
    <w:rsid w:val="005F13EF"/>
    <w:rsid w:val="005F1C36"/>
    <w:rsid w:val="005F25F4"/>
    <w:rsid w:val="005F30A9"/>
    <w:rsid w:val="005F3F8D"/>
    <w:rsid w:val="005F44EE"/>
    <w:rsid w:val="005F530C"/>
    <w:rsid w:val="005F62FF"/>
    <w:rsid w:val="005F7BFA"/>
    <w:rsid w:val="005F7C5D"/>
    <w:rsid w:val="00601C8E"/>
    <w:rsid w:val="00602041"/>
    <w:rsid w:val="0060276B"/>
    <w:rsid w:val="00603887"/>
    <w:rsid w:val="0060507D"/>
    <w:rsid w:val="006056DB"/>
    <w:rsid w:val="006058F4"/>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17"/>
    <w:rsid w:val="00616D04"/>
    <w:rsid w:val="006202C7"/>
    <w:rsid w:val="00621AD0"/>
    <w:rsid w:val="006227CC"/>
    <w:rsid w:val="006228AE"/>
    <w:rsid w:val="006229F7"/>
    <w:rsid w:val="00623488"/>
    <w:rsid w:val="006236E0"/>
    <w:rsid w:val="006260D4"/>
    <w:rsid w:val="006261B2"/>
    <w:rsid w:val="00626CB4"/>
    <w:rsid w:val="00627D91"/>
    <w:rsid w:val="0063163F"/>
    <w:rsid w:val="00631E68"/>
    <w:rsid w:val="00631EE5"/>
    <w:rsid w:val="00632450"/>
    <w:rsid w:val="00632BF9"/>
    <w:rsid w:val="00632C3F"/>
    <w:rsid w:val="00637D0D"/>
    <w:rsid w:val="00640EC2"/>
    <w:rsid w:val="00640F94"/>
    <w:rsid w:val="00641175"/>
    <w:rsid w:val="0064149B"/>
    <w:rsid w:val="00645972"/>
    <w:rsid w:val="00645BA0"/>
    <w:rsid w:val="00646478"/>
    <w:rsid w:val="006509EF"/>
    <w:rsid w:val="0065175A"/>
    <w:rsid w:val="00653374"/>
    <w:rsid w:val="006561F0"/>
    <w:rsid w:val="00656568"/>
    <w:rsid w:val="00656D64"/>
    <w:rsid w:val="006571A8"/>
    <w:rsid w:val="006601E5"/>
    <w:rsid w:val="00660F1B"/>
    <w:rsid w:val="00661313"/>
    <w:rsid w:val="00662518"/>
    <w:rsid w:val="006634D1"/>
    <w:rsid w:val="00664139"/>
    <w:rsid w:val="0066416F"/>
    <w:rsid w:val="0066549B"/>
    <w:rsid w:val="00666186"/>
    <w:rsid w:val="00666F91"/>
    <w:rsid w:val="0066777E"/>
    <w:rsid w:val="00670D47"/>
    <w:rsid w:val="00671503"/>
    <w:rsid w:val="00672132"/>
    <w:rsid w:val="00672AF5"/>
    <w:rsid w:val="00673842"/>
    <w:rsid w:val="00673CF3"/>
    <w:rsid w:val="006753B2"/>
    <w:rsid w:val="00675DE4"/>
    <w:rsid w:val="00676817"/>
    <w:rsid w:val="006779DC"/>
    <w:rsid w:val="00677BE0"/>
    <w:rsid w:val="006822AD"/>
    <w:rsid w:val="00682510"/>
    <w:rsid w:val="006825FE"/>
    <w:rsid w:val="00682F61"/>
    <w:rsid w:val="00682FC6"/>
    <w:rsid w:val="00683B73"/>
    <w:rsid w:val="00684212"/>
    <w:rsid w:val="0068421F"/>
    <w:rsid w:val="00686E15"/>
    <w:rsid w:val="00687A8E"/>
    <w:rsid w:val="00687F56"/>
    <w:rsid w:val="00691F2A"/>
    <w:rsid w:val="00693FAC"/>
    <w:rsid w:val="006943BC"/>
    <w:rsid w:val="00695A7B"/>
    <w:rsid w:val="006A1D56"/>
    <w:rsid w:val="006A2027"/>
    <w:rsid w:val="006A3A46"/>
    <w:rsid w:val="006A6238"/>
    <w:rsid w:val="006A7EBD"/>
    <w:rsid w:val="006B280C"/>
    <w:rsid w:val="006B4B1A"/>
    <w:rsid w:val="006B4D7D"/>
    <w:rsid w:val="006B67B7"/>
    <w:rsid w:val="006B7D31"/>
    <w:rsid w:val="006B7F7A"/>
    <w:rsid w:val="006C1E97"/>
    <w:rsid w:val="006C27E6"/>
    <w:rsid w:val="006C2A87"/>
    <w:rsid w:val="006C3B4D"/>
    <w:rsid w:val="006C5D18"/>
    <w:rsid w:val="006C7722"/>
    <w:rsid w:val="006C7F76"/>
    <w:rsid w:val="006D0E40"/>
    <w:rsid w:val="006D1F2B"/>
    <w:rsid w:val="006D3208"/>
    <w:rsid w:val="006D403A"/>
    <w:rsid w:val="006D411C"/>
    <w:rsid w:val="006D50AD"/>
    <w:rsid w:val="006D7D53"/>
    <w:rsid w:val="006E0F29"/>
    <w:rsid w:val="006E12A0"/>
    <w:rsid w:val="006E1EEE"/>
    <w:rsid w:val="006E4746"/>
    <w:rsid w:val="006E56E2"/>
    <w:rsid w:val="006E652B"/>
    <w:rsid w:val="006E6E32"/>
    <w:rsid w:val="006E7FF9"/>
    <w:rsid w:val="006F0DE5"/>
    <w:rsid w:val="006F10B7"/>
    <w:rsid w:val="006F1D4B"/>
    <w:rsid w:val="006F225A"/>
    <w:rsid w:val="006F2706"/>
    <w:rsid w:val="006F3B74"/>
    <w:rsid w:val="006F3C9D"/>
    <w:rsid w:val="006F3FB8"/>
    <w:rsid w:val="006F44DC"/>
    <w:rsid w:val="006F4C99"/>
    <w:rsid w:val="006F63DA"/>
    <w:rsid w:val="006F792D"/>
    <w:rsid w:val="006F7949"/>
    <w:rsid w:val="00704594"/>
    <w:rsid w:val="0070559A"/>
    <w:rsid w:val="00705CB9"/>
    <w:rsid w:val="007068D1"/>
    <w:rsid w:val="007072B6"/>
    <w:rsid w:val="007079F9"/>
    <w:rsid w:val="007108E4"/>
    <w:rsid w:val="00711CA1"/>
    <w:rsid w:val="00713666"/>
    <w:rsid w:val="00713AA8"/>
    <w:rsid w:val="00715E10"/>
    <w:rsid w:val="00717599"/>
    <w:rsid w:val="00717925"/>
    <w:rsid w:val="00717B42"/>
    <w:rsid w:val="00722C6E"/>
    <w:rsid w:val="007232F0"/>
    <w:rsid w:val="007277D8"/>
    <w:rsid w:val="00730EE5"/>
    <w:rsid w:val="00731E9D"/>
    <w:rsid w:val="00735F9E"/>
    <w:rsid w:val="00737366"/>
    <w:rsid w:val="00737DC6"/>
    <w:rsid w:val="0074150F"/>
    <w:rsid w:val="0074167B"/>
    <w:rsid w:val="00742ECA"/>
    <w:rsid w:val="00744FD6"/>
    <w:rsid w:val="00746ACC"/>
    <w:rsid w:val="007502B6"/>
    <w:rsid w:val="007503F0"/>
    <w:rsid w:val="00750658"/>
    <w:rsid w:val="00750723"/>
    <w:rsid w:val="0075178D"/>
    <w:rsid w:val="00751C22"/>
    <w:rsid w:val="00752CEE"/>
    <w:rsid w:val="0075327A"/>
    <w:rsid w:val="00754CEC"/>
    <w:rsid w:val="00755FA7"/>
    <w:rsid w:val="00756082"/>
    <w:rsid w:val="007560EB"/>
    <w:rsid w:val="007604A5"/>
    <w:rsid w:val="007613DB"/>
    <w:rsid w:val="00761764"/>
    <w:rsid w:val="007641CD"/>
    <w:rsid w:val="00764D94"/>
    <w:rsid w:val="00765E49"/>
    <w:rsid w:val="00766A27"/>
    <w:rsid w:val="00766A9C"/>
    <w:rsid w:val="0077186C"/>
    <w:rsid w:val="00771950"/>
    <w:rsid w:val="00774A3D"/>
    <w:rsid w:val="00774F7E"/>
    <w:rsid w:val="00775E14"/>
    <w:rsid w:val="00780854"/>
    <w:rsid w:val="00780EFE"/>
    <w:rsid w:val="00781C35"/>
    <w:rsid w:val="00782975"/>
    <w:rsid w:val="007853EC"/>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161D"/>
    <w:rsid w:val="007A295B"/>
    <w:rsid w:val="007A5898"/>
    <w:rsid w:val="007A5AD4"/>
    <w:rsid w:val="007A5BC9"/>
    <w:rsid w:val="007A7412"/>
    <w:rsid w:val="007A7E2C"/>
    <w:rsid w:val="007B228A"/>
    <w:rsid w:val="007B267B"/>
    <w:rsid w:val="007B5827"/>
    <w:rsid w:val="007B5B53"/>
    <w:rsid w:val="007B5EB8"/>
    <w:rsid w:val="007B643A"/>
    <w:rsid w:val="007B68EF"/>
    <w:rsid w:val="007B6DAA"/>
    <w:rsid w:val="007B714A"/>
    <w:rsid w:val="007B7B88"/>
    <w:rsid w:val="007C0BCF"/>
    <w:rsid w:val="007C16FD"/>
    <w:rsid w:val="007C216B"/>
    <w:rsid w:val="007C2518"/>
    <w:rsid w:val="007C4787"/>
    <w:rsid w:val="007C5111"/>
    <w:rsid w:val="007C65DB"/>
    <w:rsid w:val="007C7215"/>
    <w:rsid w:val="007D14DA"/>
    <w:rsid w:val="007D1510"/>
    <w:rsid w:val="007D18BD"/>
    <w:rsid w:val="007D2223"/>
    <w:rsid w:val="007D2D1E"/>
    <w:rsid w:val="007D3305"/>
    <w:rsid w:val="007D3502"/>
    <w:rsid w:val="007D3C72"/>
    <w:rsid w:val="007D3D3E"/>
    <w:rsid w:val="007D3FF6"/>
    <w:rsid w:val="007D481D"/>
    <w:rsid w:val="007D4F72"/>
    <w:rsid w:val="007D5193"/>
    <w:rsid w:val="007D52A9"/>
    <w:rsid w:val="007D691F"/>
    <w:rsid w:val="007D6E8A"/>
    <w:rsid w:val="007D79A2"/>
    <w:rsid w:val="007D7FC0"/>
    <w:rsid w:val="007E0130"/>
    <w:rsid w:val="007E1038"/>
    <w:rsid w:val="007E2743"/>
    <w:rsid w:val="007E551D"/>
    <w:rsid w:val="007E76F8"/>
    <w:rsid w:val="007F10E6"/>
    <w:rsid w:val="007F224A"/>
    <w:rsid w:val="007F2945"/>
    <w:rsid w:val="007F552F"/>
    <w:rsid w:val="007F58E7"/>
    <w:rsid w:val="007F6820"/>
    <w:rsid w:val="007F6D5D"/>
    <w:rsid w:val="007F7457"/>
    <w:rsid w:val="007F75D5"/>
    <w:rsid w:val="00804535"/>
    <w:rsid w:val="00804ABF"/>
    <w:rsid w:val="0080524E"/>
    <w:rsid w:val="00810720"/>
    <w:rsid w:val="008112B2"/>
    <w:rsid w:val="00811F80"/>
    <w:rsid w:val="00815308"/>
    <w:rsid w:val="0081728E"/>
    <w:rsid w:val="008215F2"/>
    <w:rsid w:val="00821B04"/>
    <w:rsid w:val="00822A1D"/>
    <w:rsid w:val="00823843"/>
    <w:rsid w:val="008246B7"/>
    <w:rsid w:val="0082558B"/>
    <w:rsid w:val="00826980"/>
    <w:rsid w:val="008278AB"/>
    <w:rsid w:val="00827992"/>
    <w:rsid w:val="00827E44"/>
    <w:rsid w:val="00827EE2"/>
    <w:rsid w:val="00832709"/>
    <w:rsid w:val="0083503E"/>
    <w:rsid w:val="008358B4"/>
    <w:rsid w:val="00835A79"/>
    <w:rsid w:val="0084145C"/>
    <w:rsid w:val="00841571"/>
    <w:rsid w:val="0084176A"/>
    <w:rsid w:val="00841E62"/>
    <w:rsid w:val="00843D41"/>
    <w:rsid w:val="00843FAB"/>
    <w:rsid w:val="00847A51"/>
    <w:rsid w:val="00847E0E"/>
    <w:rsid w:val="00852326"/>
    <w:rsid w:val="00853200"/>
    <w:rsid w:val="008547E1"/>
    <w:rsid w:val="0086027D"/>
    <w:rsid w:val="00861509"/>
    <w:rsid w:val="0086653A"/>
    <w:rsid w:val="008667DB"/>
    <w:rsid w:val="008712F3"/>
    <w:rsid w:val="00872B88"/>
    <w:rsid w:val="00872EF0"/>
    <w:rsid w:val="00875EE5"/>
    <w:rsid w:val="00876D65"/>
    <w:rsid w:val="008772A4"/>
    <w:rsid w:val="00880A48"/>
    <w:rsid w:val="00886BE2"/>
    <w:rsid w:val="008871D9"/>
    <w:rsid w:val="008879FB"/>
    <w:rsid w:val="00887D9F"/>
    <w:rsid w:val="008906A5"/>
    <w:rsid w:val="0089145E"/>
    <w:rsid w:val="008919D3"/>
    <w:rsid w:val="00892282"/>
    <w:rsid w:val="00892550"/>
    <w:rsid w:val="0089375E"/>
    <w:rsid w:val="00893C3F"/>
    <w:rsid w:val="008971A1"/>
    <w:rsid w:val="008A1FF7"/>
    <w:rsid w:val="008A2825"/>
    <w:rsid w:val="008A6AC1"/>
    <w:rsid w:val="008A7BA5"/>
    <w:rsid w:val="008B0483"/>
    <w:rsid w:val="008B1E75"/>
    <w:rsid w:val="008B20C7"/>
    <w:rsid w:val="008B2154"/>
    <w:rsid w:val="008B4342"/>
    <w:rsid w:val="008B54D6"/>
    <w:rsid w:val="008B5C68"/>
    <w:rsid w:val="008B7573"/>
    <w:rsid w:val="008B774C"/>
    <w:rsid w:val="008C1ED6"/>
    <w:rsid w:val="008C1ED9"/>
    <w:rsid w:val="008C2B2E"/>
    <w:rsid w:val="008C76B7"/>
    <w:rsid w:val="008D1487"/>
    <w:rsid w:val="008D148B"/>
    <w:rsid w:val="008D3363"/>
    <w:rsid w:val="008D4031"/>
    <w:rsid w:val="008D51B1"/>
    <w:rsid w:val="008D620A"/>
    <w:rsid w:val="008D7C52"/>
    <w:rsid w:val="008E0C4C"/>
    <w:rsid w:val="008E1F98"/>
    <w:rsid w:val="008E28D2"/>
    <w:rsid w:val="008E3E4F"/>
    <w:rsid w:val="008E445C"/>
    <w:rsid w:val="008E5A8C"/>
    <w:rsid w:val="008E629E"/>
    <w:rsid w:val="008F0232"/>
    <w:rsid w:val="008F096E"/>
    <w:rsid w:val="008F11DF"/>
    <w:rsid w:val="008F15A4"/>
    <w:rsid w:val="008F1D4F"/>
    <w:rsid w:val="008F27B9"/>
    <w:rsid w:val="008F28C2"/>
    <w:rsid w:val="008F4A72"/>
    <w:rsid w:val="008F615E"/>
    <w:rsid w:val="008F774C"/>
    <w:rsid w:val="009024D3"/>
    <w:rsid w:val="00902E6D"/>
    <w:rsid w:val="00903834"/>
    <w:rsid w:val="00903A33"/>
    <w:rsid w:val="00907858"/>
    <w:rsid w:val="00907A37"/>
    <w:rsid w:val="00910BAB"/>
    <w:rsid w:val="009113BE"/>
    <w:rsid w:val="009118D4"/>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86B"/>
    <w:rsid w:val="00927ACF"/>
    <w:rsid w:val="00931405"/>
    <w:rsid w:val="009335C2"/>
    <w:rsid w:val="00933E4A"/>
    <w:rsid w:val="00933EF5"/>
    <w:rsid w:val="0093412C"/>
    <w:rsid w:val="00934D31"/>
    <w:rsid w:val="00936505"/>
    <w:rsid w:val="00937CCB"/>
    <w:rsid w:val="00942DF3"/>
    <w:rsid w:val="009434BA"/>
    <w:rsid w:val="00945595"/>
    <w:rsid w:val="0094616F"/>
    <w:rsid w:val="00947182"/>
    <w:rsid w:val="0095147C"/>
    <w:rsid w:val="009518AE"/>
    <w:rsid w:val="00954FB4"/>
    <w:rsid w:val="00955EA6"/>
    <w:rsid w:val="009560F5"/>
    <w:rsid w:val="009565D0"/>
    <w:rsid w:val="009575C7"/>
    <w:rsid w:val="00960ADF"/>
    <w:rsid w:val="00960C24"/>
    <w:rsid w:val="00960C57"/>
    <w:rsid w:val="00962576"/>
    <w:rsid w:val="00962E6C"/>
    <w:rsid w:val="00964A54"/>
    <w:rsid w:val="00965B70"/>
    <w:rsid w:val="00967299"/>
    <w:rsid w:val="00967664"/>
    <w:rsid w:val="00971A0A"/>
    <w:rsid w:val="00972717"/>
    <w:rsid w:val="00975FFD"/>
    <w:rsid w:val="009765DE"/>
    <w:rsid w:val="00980731"/>
    <w:rsid w:val="00980A64"/>
    <w:rsid w:val="0098105C"/>
    <w:rsid w:val="00982B42"/>
    <w:rsid w:val="009831EC"/>
    <w:rsid w:val="009835B0"/>
    <w:rsid w:val="009836CC"/>
    <w:rsid w:val="009837A5"/>
    <w:rsid w:val="00983F18"/>
    <w:rsid w:val="009853E8"/>
    <w:rsid w:val="00985B10"/>
    <w:rsid w:val="0098703B"/>
    <w:rsid w:val="00990A72"/>
    <w:rsid w:val="00991436"/>
    <w:rsid w:val="0099288F"/>
    <w:rsid w:val="00992F14"/>
    <w:rsid w:val="00992FD9"/>
    <w:rsid w:val="00993730"/>
    <w:rsid w:val="0099445A"/>
    <w:rsid w:val="00995248"/>
    <w:rsid w:val="009A2A63"/>
    <w:rsid w:val="009A68C5"/>
    <w:rsid w:val="009A70CC"/>
    <w:rsid w:val="009A71BD"/>
    <w:rsid w:val="009A74F1"/>
    <w:rsid w:val="009B0066"/>
    <w:rsid w:val="009B141E"/>
    <w:rsid w:val="009B1A00"/>
    <w:rsid w:val="009B1BF0"/>
    <w:rsid w:val="009B3910"/>
    <w:rsid w:val="009B4686"/>
    <w:rsid w:val="009B46F9"/>
    <w:rsid w:val="009B4A77"/>
    <w:rsid w:val="009B5FFC"/>
    <w:rsid w:val="009B696B"/>
    <w:rsid w:val="009B74D3"/>
    <w:rsid w:val="009B7734"/>
    <w:rsid w:val="009B7F56"/>
    <w:rsid w:val="009C06CB"/>
    <w:rsid w:val="009C08E0"/>
    <w:rsid w:val="009C2620"/>
    <w:rsid w:val="009C26BA"/>
    <w:rsid w:val="009C4224"/>
    <w:rsid w:val="009C4383"/>
    <w:rsid w:val="009C47B2"/>
    <w:rsid w:val="009C4C63"/>
    <w:rsid w:val="009C60E7"/>
    <w:rsid w:val="009C7F51"/>
    <w:rsid w:val="009D132B"/>
    <w:rsid w:val="009D1A0A"/>
    <w:rsid w:val="009D2215"/>
    <w:rsid w:val="009D5862"/>
    <w:rsid w:val="009D5B10"/>
    <w:rsid w:val="009D5D68"/>
    <w:rsid w:val="009D5D95"/>
    <w:rsid w:val="009D7C18"/>
    <w:rsid w:val="009E2364"/>
    <w:rsid w:val="009E33B6"/>
    <w:rsid w:val="009E3CA2"/>
    <w:rsid w:val="009E4359"/>
    <w:rsid w:val="009E6EF0"/>
    <w:rsid w:val="009F0260"/>
    <w:rsid w:val="009F1121"/>
    <w:rsid w:val="009F2497"/>
    <w:rsid w:val="009F2D99"/>
    <w:rsid w:val="009F4733"/>
    <w:rsid w:val="009F4F68"/>
    <w:rsid w:val="009F650B"/>
    <w:rsid w:val="009F7460"/>
    <w:rsid w:val="00A00E4C"/>
    <w:rsid w:val="00A04088"/>
    <w:rsid w:val="00A04573"/>
    <w:rsid w:val="00A0546E"/>
    <w:rsid w:val="00A057AC"/>
    <w:rsid w:val="00A067F6"/>
    <w:rsid w:val="00A06E47"/>
    <w:rsid w:val="00A10EB3"/>
    <w:rsid w:val="00A11140"/>
    <w:rsid w:val="00A11AF9"/>
    <w:rsid w:val="00A11C7C"/>
    <w:rsid w:val="00A1470E"/>
    <w:rsid w:val="00A1508C"/>
    <w:rsid w:val="00A15AD1"/>
    <w:rsid w:val="00A15FE2"/>
    <w:rsid w:val="00A171B6"/>
    <w:rsid w:val="00A20DBD"/>
    <w:rsid w:val="00A21CBF"/>
    <w:rsid w:val="00A22262"/>
    <w:rsid w:val="00A22923"/>
    <w:rsid w:val="00A238B2"/>
    <w:rsid w:val="00A25394"/>
    <w:rsid w:val="00A25A9F"/>
    <w:rsid w:val="00A25F28"/>
    <w:rsid w:val="00A300F5"/>
    <w:rsid w:val="00A34032"/>
    <w:rsid w:val="00A34338"/>
    <w:rsid w:val="00A35DB7"/>
    <w:rsid w:val="00A36F97"/>
    <w:rsid w:val="00A4023D"/>
    <w:rsid w:val="00A40812"/>
    <w:rsid w:val="00A414E5"/>
    <w:rsid w:val="00A41C9C"/>
    <w:rsid w:val="00A43219"/>
    <w:rsid w:val="00A4417A"/>
    <w:rsid w:val="00A4533D"/>
    <w:rsid w:val="00A46471"/>
    <w:rsid w:val="00A4761F"/>
    <w:rsid w:val="00A50052"/>
    <w:rsid w:val="00A516D4"/>
    <w:rsid w:val="00A51A9A"/>
    <w:rsid w:val="00A5217F"/>
    <w:rsid w:val="00A524E4"/>
    <w:rsid w:val="00A5448B"/>
    <w:rsid w:val="00A5580A"/>
    <w:rsid w:val="00A55AFE"/>
    <w:rsid w:val="00A56B24"/>
    <w:rsid w:val="00A572EA"/>
    <w:rsid w:val="00A62F8C"/>
    <w:rsid w:val="00A641B0"/>
    <w:rsid w:val="00A64503"/>
    <w:rsid w:val="00A65220"/>
    <w:rsid w:val="00A65739"/>
    <w:rsid w:val="00A65C46"/>
    <w:rsid w:val="00A66519"/>
    <w:rsid w:val="00A66521"/>
    <w:rsid w:val="00A6698C"/>
    <w:rsid w:val="00A67F7E"/>
    <w:rsid w:val="00A71890"/>
    <w:rsid w:val="00A73066"/>
    <w:rsid w:val="00A761BA"/>
    <w:rsid w:val="00A7637D"/>
    <w:rsid w:val="00A8047C"/>
    <w:rsid w:val="00A812C3"/>
    <w:rsid w:val="00A81685"/>
    <w:rsid w:val="00A836C3"/>
    <w:rsid w:val="00A83CC3"/>
    <w:rsid w:val="00A84D3A"/>
    <w:rsid w:val="00A85981"/>
    <w:rsid w:val="00A85FBC"/>
    <w:rsid w:val="00A863CC"/>
    <w:rsid w:val="00A914EE"/>
    <w:rsid w:val="00A92244"/>
    <w:rsid w:val="00A92717"/>
    <w:rsid w:val="00A92BF8"/>
    <w:rsid w:val="00A92F9A"/>
    <w:rsid w:val="00A94B74"/>
    <w:rsid w:val="00A94DD3"/>
    <w:rsid w:val="00A9637E"/>
    <w:rsid w:val="00A970BB"/>
    <w:rsid w:val="00A97D83"/>
    <w:rsid w:val="00AA00C7"/>
    <w:rsid w:val="00AA097D"/>
    <w:rsid w:val="00AA142C"/>
    <w:rsid w:val="00AA19AA"/>
    <w:rsid w:val="00AA1B69"/>
    <w:rsid w:val="00AA24C1"/>
    <w:rsid w:val="00AA2F11"/>
    <w:rsid w:val="00AA3A45"/>
    <w:rsid w:val="00AA6E98"/>
    <w:rsid w:val="00AA7206"/>
    <w:rsid w:val="00AA74D5"/>
    <w:rsid w:val="00AA7988"/>
    <w:rsid w:val="00AA7D9E"/>
    <w:rsid w:val="00AB067D"/>
    <w:rsid w:val="00AB0911"/>
    <w:rsid w:val="00AB0A5A"/>
    <w:rsid w:val="00AB134B"/>
    <w:rsid w:val="00AB3637"/>
    <w:rsid w:val="00AB3F1F"/>
    <w:rsid w:val="00AB46CE"/>
    <w:rsid w:val="00AB620B"/>
    <w:rsid w:val="00AC0554"/>
    <w:rsid w:val="00AC078D"/>
    <w:rsid w:val="00AC1054"/>
    <w:rsid w:val="00AC1473"/>
    <w:rsid w:val="00AC332B"/>
    <w:rsid w:val="00AC33B6"/>
    <w:rsid w:val="00AC6FC0"/>
    <w:rsid w:val="00AD1920"/>
    <w:rsid w:val="00AD2CF0"/>
    <w:rsid w:val="00AD317B"/>
    <w:rsid w:val="00AD4549"/>
    <w:rsid w:val="00AD611F"/>
    <w:rsid w:val="00AE0332"/>
    <w:rsid w:val="00AE0E35"/>
    <w:rsid w:val="00AE3431"/>
    <w:rsid w:val="00AE3EAA"/>
    <w:rsid w:val="00AE417E"/>
    <w:rsid w:val="00AE42C1"/>
    <w:rsid w:val="00AE4E82"/>
    <w:rsid w:val="00AE6672"/>
    <w:rsid w:val="00AF0EE7"/>
    <w:rsid w:val="00AF166C"/>
    <w:rsid w:val="00AF5903"/>
    <w:rsid w:val="00AF5C4D"/>
    <w:rsid w:val="00AF617B"/>
    <w:rsid w:val="00AF6DDB"/>
    <w:rsid w:val="00AF6F9D"/>
    <w:rsid w:val="00B027AD"/>
    <w:rsid w:val="00B051DD"/>
    <w:rsid w:val="00B067C5"/>
    <w:rsid w:val="00B0684C"/>
    <w:rsid w:val="00B10282"/>
    <w:rsid w:val="00B112D7"/>
    <w:rsid w:val="00B12247"/>
    <w:rsid w:val="00B125A0"/>
    <w:rsid w:val="00B125C0"/>
    <w:rsid w:val="00B1370A"/>
    <w:rsid w:val="00B137F2"/>
    <w:rsid w:val="00B14056"/>
    <w:rsid w:val="00B142F5"/>
    <w:rsid w:val="00B152E2"/>
    <w:rsid w:val="00B16A74"/>
    <w:rsid w:val="00B16A83"/>
    <w:rsid w:val="00B17914"/>
    <w:rsid w:val="00B17DDE"/>
    <w:rsid w:val="00B200A5"/>
    <w:rsid w:val="00B20487"/>
    <w:rsid w:val="00B20B1C"/>
    <w:rsid w:val="00B20FEF"/>
    <w:rsid w:val="00B21BC1"/>
    <w:rsid w:val="00B21E18"/>
    <w:rsid w:val="00B225CB"/>
    <w:rsid w:val="00B238CA"/>
    <w:rsid w:val="00B23904"/>
    <w:rsid w:val="00B23B30"/>
    <w:rsid w:val="00B24004"/>
    <w:rsid w:val="00B24FA3"/>
    <w:rsid w:val="00B26ADC"/>
    <w:rsid w:val="00B26E4D"/>
    <w:rsid w:val="00B272BE"/>
    <w:rsid w:val="00B3220D"/>
    <w:rsid w:val="00B3227D"/>
    <w:rsid w:val="00B32C11"/>
    <w:rsid w:val="00B35CD6"/>
    <w:rsid w:val="00B3719A"/>
    <w:rsid w:val="00B40842"/>
    <w:rsid w:val="00B41474"/>
    <w:rsid w:val="00B44909"/>
    <w:rsid w:val="00B4575F"/>
    <w:rsid w:val="00B47D6F"/>
    <w:rsid w:val="00B50176"/>
    <w:rsid w:val="00B50CE7"/>
    <w:rsid w:val="00B51030"/>
    <w:rsid w:val="00B52797"/>
    <w:rsid w:val="00B5315A"/>
    <w:rsid w:val="00B5422A"/>
    <w:rsid w:val="00B5630D"/>
    <w:rsid w:val="00B56827"/>
    <w:rsid w:val="00B572BF"/>
    <w:rsid w:val="00B57438"/>
    <w:rsid w:val="00B57785"/>
    <w:rsid w:val="00B608FE"/>
    <w:rsid w:val="00B61B57"/>
    <w:rsid w:val="00B6258E"/>
    <w:rsid w:val="00B64E24"/>
    <w:rsid w:val="00B653C2"/>
    <w:rsid w:val="00B65417"/>
    <w:rsid w:val="00B65DE0"/>
    <w:rsid w:val="00B67ABA"/>
    <w:rsid w:val="00B67B9B"/>
    <w:rsid w:val="00B71811"/>
    <w:rsid w:val="00B7235F"/>
    <w:rsid w:val="00B72C5D"/>
    <w:rsid w:val="00B7397C"/>
    <w:rsid w:val="00B73BCB"/>
    <w:rsid w:val="00B73CC7"/>
    <w:rsid w:val="00B745A6"/>
    <w:rsid w:val="00B75868"/>
    <w:rsid w:val="00B759A2"/>
    <w:rsid w:val="00B80321"/>
    <w:rsid w:val="00B80808"/>
    <w:rsid w:val="00B80B02"/>
    <w:rsid w:val="00B80FFC"/>
    <w:rsid w:val="00B82229"/>
    <w:rsid w:val="00B829EB"/>
    <w:rsid w:val="00B832A6"/>
    <w:rsid w:val="00B86420"/>
    <w:rsid w:val="00B90265"/>
    <w:rsid w:val="00B903C8"/>
    <w:rsid w:val="00B905EE"/>
    <w:rsid w:val="00B92DA1"/>
    <w:rsid w:val="00B94ABA"/>
    <w:rsid w:val="00B95114"/>
    <w:rsid w:val="00B95C51"/>
    <w:rsid w:val="00BA0F76"/>
    <w:rsid w:val="00BA207B"/>
    <w:rsid w:val="00BA2269"/>
    <w:rsid w:val="00BA22E1"/>
    <w:rsid w:val="00BA28BB"/>
    <w:rsid w:val="00BA3B32"/>
    <w:rsid w:val="00BA3B7F"/>
    <w:rsid w:val="00BA6D7B"/>
    <w:rsid w:val="00BA70AB"/>
    <w:rsid w:val="00BA77BB"/>
    <w:rsid w:val="00BA7988"/>
    <w:rsid w:val="00BB0030"/>
    <w:rsid w:val="00BB2167"/>
    <w:rsid w:val="00BB21C0"/>
    <w:rsid w:val="00BB3381"/>
    <w:rsid w:val="00BB3A77"/>
    <w:rsid w:val="00BB43F1"/>
    <w:rsid w:val="00BB7C99"/>
    <w:rsid w:val="00BC0673"/>
    <w:rsid w:val="00BC2519"/>
    <w:rsid w:val="00BC6EB6"/>
    <w:rsid w:val="00BD23FD"/>
    <w:rsid w:val="00BD2963"/>
    <w:rsid w:val="00BD2EEF"/>
    <w:rsid w:val="00BD4897"/>
    <w:rsid w:val="00BD4A5D"/>
    <w:rsid w:val="00BD7884"/>
    <w:rsid w:val="00BD7941"/>
    <w:rsid w:val="00BE1DC1"/>
    <w:rsid w:val="00BE22F1"/>
    <w:rsid w:val="00BE2B2D"/>
    <w:rsid w:val="00BE3435"/>
    <w:rsid w:val="00BE3EBE"/>
    <w:rsid w:val="00BE4E14"/>
    <w:rsid w:val="00BE5B2D"/>
    <w:rsid w:val="00BE6419"/>
    <w:rsid w:val="00BE6592"/>
    <w:rsid w:val="00BF11E6"/>
    <w:rsid w:val="00BF33D6"/>
    <w:rsid w:val="00BF4E75"/>
    <w:rsid w:val="00BF6BC0"/>
    <w:rsid w:val="00C0125E"/>
    <w:rsid w:val="00C025C4"/>
    <w:rsid w:val="00C02E94"/>
    <w:rsid w:val="00C03394"/>
    <w:rsid w:val="00C04EFB"/>
    <w:rsid w:val="00C11F92"/>
    <w:rsid w:val="00C1541D"/>
    <w:rsid w:val="00C1570D"/>
    <w:rsid w:val="00C16108"/>
    <w:rsid w:val="00C1612D"/>
    <w:rsid w:val="00C165EB"/>
    <w:rsid w:val="00C16D36"/>
    <w:rsid w:val="00C204B2"/>
    <w:rsid w:val="00C22C3B"/>
    <w:rsid w:val="00C23268"/>
    <w:rsid w:val="00C24AE9"/>
    <w:rsid w:val="00C26A4D"/>
    <w:rsid w:val="00C278BD"/>
    <w:rsid w:val="00C305EB"/>
    <w:rsid w:val="00C31F17"/>
    <w:rsid w:val="00C325A9"/>
    <w:rsid w:val="00C32D1F"/>
    <w:rsid w:val="00C33CFD"/>
    <w:rsid w:val="00C33F43"/>
    <w:rsid w:val="00C3536E"/>
    <w:rsid w:val="00C361AB"/>
    <w:rsid w:val="00C36798"/>
    <w:rsid w:val="00C36DEA"/>
    <w:rsid w:val="00C37528"/>
    <w:rsid w:val="00C41C30"/>
    <w:rsid w:val="00C42257"/>
    <w:rsid w:val="00C43526"/>
    <w:rsid w:val="00C43531"/>
    <w:rsid w:val="00C4444F"/>
    <w:rsid w:val="00C45A65"/>
    <w:rsid w:val="00C5002E"/>
    <w:rsid w:val="00C503CA"/>
    <w:rsid w:val="00C52729"/>
    <w:rsid w:val="00C5549B"/>
    <w:rsid w:val="00C55998"/>
    <w:rsid w:val="00C55BA3"/>
    <w:rsid w:val="00C56065"/>
    <w:rsid w:val="00C5636B"/>
    <w:rsid w:val="00C56564"/>
    <w:rsid w:val="00C56866"/>
    <w:rsid w:val="00C601B8"/>
    <w:rsid w:val="00C64559"/>
    <w:rsid w:val="00C661EE"/>
    <w:rsid w:val="00C66B8E"/>
    <w:rsid w:val="00C674C0"/>
    <w:rsid w:val="00C67DE7"/>
    <w:rsid w:val="00C70D36"/>
    <w:rsid w:val="00C714A0"/>
    <w:rsid w:val="00C71566"/>
    <w:rsid w:val="00C72265"/>
    <w:rsid w:val="00C7269E"/>
    <w:rsid w:val="00C73D34"/>
    <w:rsid w:val="00C7450F"/>
    <w:rsid w:val="00C748F1"/>
    <w:rsid w:val="00C764F1"/>
    <w:rsid w:val="00C76D5E"/>
    <w:rsid w:val="00C80754"/>
    <w:rsid w:val="00C80B84"/>
    <w:rsid w:val="00C8195F"/>
    <w:rsid w:val="00C8310E"/>
    <w:rsid w:val="00C83A8E"/>
    <w:rsid w:val="00C83D32"/>
    <w:rsid w:val="00C847A1"/>
    <w:rsid w:val="00C85884"/>
    <w:rsid w:val="00C85DD5"/>
    <w:rsid w:val="00C86781"/>
    <w:rsid w:val="00C876B9"/>
    <w:rsid w:val="00C87C21"/>
    <w:rsid w:val="00C87D42"/>
    <w:rsid w:val="00C925BB"/>
    <w:rsid w:val="00C925CA"/>
    <w:rsid w:val="00C928FF"/>
    <w:rsid w:val="00C92E39"/>
    <w:rsid w:val="00C938EC"/>
    <w:rsid w:val="00C93D84"/>
    <w:rsid w:val="00C94867"/>
    <w:rsid w:val="00C951A8"/>
    <w:rsid w:val="00CA0247"/>
    <w:rsid w:val="00CA1C8A"/>
    <w:rsid w:val="00CA1E2C"/>
    <w:rsid w:val="00CA299E"/>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72B2"/>
    <w:rsid w:val="00CC01C2"/>
    <w:rsid w:val="00CC033F"/>
    <w:rsid w:val="00CC1422"/>
    <w:rsid w:val="00CC359C"/>
    <w:rsid w:val="00CC3A16"/>
    <w:rsid w:val="00CC4CB5"/>
    <w:rsid w:val="00CC5170"/>
    <w:rsid w:val="00CD2620"/>
    <w:rsid w:val="00CD36F2"/>
    <w:rsid w:val="00CD5021"/>
    <w:rsid w:val="00CD760E"/>
    <w:rsid w:val="00CE0922"/>
    <w:rsid w:val="00CE0935"/>
    <w:rsid w:val="00CE0CA3"/>
    <w:rsid w:val="00CE107C"/>
    <w:rsid w:val="00CE1F44"/>
    <w:rsid w:val="00CE25CD"/>
    <w:rsid w:val="00CE3E67"/>
    <w:rsid w:val="00CE3FEC"/>
    <w:rsid w:val="00CE40F0"/>
    <w:rsid w:val="00CE440B"/>
    <w:rsid w:val="00CE4D3E"/>
    <w:rsid w:val="00CE5059"/>
    <w:rsid w:val="00CE544C"/>
    <w:rsid w:val="00CE6BB0"/>
    <w:rsid w:val="00CE79B7"/>
    <w:rsid w:val="00CE7FE6"/>
    <w:rsid w:val="00CF0E11"/>
    <w:rsid w:val="00CF1A90"/>
    <w:rsid w:val="00CF1D15"/>
    <w:rsid w:val="00CF3773"/>
    <w:rsid w:val="00CF4F30"/>
    <w:rsid w:val="00CF60F3"/>
    <w:rsid w:val="00CF6E65"/>
    <w:rsid w:val="00D006A8"/>
    <w:rsid w:val="00D00AEA"/>
    <w:rsid w:val="00D02040"/>
    <w:rsid w:val="00D03FB7"/>
    <w:rsid w:val="00D04063"/>
    <w:rsid w:val="00D04E75"/>
    <w:rsid w:val="00D05525"/>
    <w:rsid w:val="00D056C7"/>
    <w:rsid w:val="00D06E1D"/>
    <w:rsid w:val="00D075CE"/>
    <w:rsid w:val="00D10058"/>
    <w:rsid w:val="00D100AD"/>
    <w:rsid w:val="00D100CD"/>
    <w:rsid w:val="00D1108B"/>
    <w:rsid w:val="00D12581"/>
    <w:rsid w:val="00D12703"/>
    <w:rsid w:val="00D1328A"/>
    <w:rsid w:val="00D147AF"/>
    <w:rsid w:val="00D1578C"/>
    <w:rsid w:val="00D158CE"/>
    <w:rsid w:val="00D16117"/>
    <w:rsid w:val="00D211D7"/>
    <w:rsid w:val="00D22138"/>
    <w:rsid w:val="00D250AB"/>
    <w:rsid w:val="00D265CF"/>
    <w:rsid w:val="00D27999"/>
    <w:rsid w:val="00D30647"/>
    <w:rsid w:val="00D32FFF"/>
    <w:rsid w:val="00D33D45"/>
    <w:rsid w:val="00D346C6"/>
    <w:rsid w:val="00D35CF0"/>
    <w:rsid w:val="00D36EDD"/>
    <w:rsid w:val="00D417C6"/>
    <w:rsid w:val="00D42A39"/>
    <w:rsid w:val="00D43FBD"/>
    <w:rsid w:val="00D4425C"/>
    <w:rsid w:val="00D449DB"/>
    <w:rsid w:val="00D502A8"/>
    <w:rsid w:val="00D5247D"/>
    <w:rsid w:val="00D525E1"/>
    <w:rsid w:val="00D529B9"/>
    <w:rsid w:val="00D5322B"/>
    <w:rsid w:val="00D53476"/>
    <w:rsid w:val="00D5364E"/>
    <w:rsid w:val="00D541D1"/>
    <w:rsid w:val="00D570B4"/>
    <w:rsid w:val="00D57B41"/>
    <w:rsid w:val="00D608C6"/>
    <w:rsid w:val="00D623F0"/>
    <w:rsid w:val="00D66AC3"/>
    <w:rsid w:val="00D67027"/>
    <w:rsid w:val="00D673A3"/>
    <w:rsid w:val="00D70675"/>
    <w:rsid w:val="00D714F9"/>
    <w:rsid w:val="00D71C66"/>
    <w:rsid w:val="00D732FC"/>
    <w:rsid w:val="00D74EE0"/>
    <w:rsid w:val="00D75DA9"/>
    <w:rsid w:val="00D76E01"/>
    <w:rsid w:val="00D76F6F"/>
    <w:rsid w:val="00D800BC"/>
    <w:rsid w:val="00D81553"/>
    <w:rsid w:val="00D81B84"/>
    <w:rsid w:val="00D81CB7"/>
    <w:rsid w:val="00D83235"/>
    <w:rsid w:val="00D84B2A"/>
    <w:rsid w:val="00D859E5"/>
    <w:rsid w:val="00D8669D"/>
    <w:rsid w:val="00D86CB9"/>
    <w:rsid w:val="00D8774E"/>
    <w:rsid w:val="00D9113B"/>
    <w:rsid w:val="00D92E45"/>
    <w:rsid w:val="00D9468B"/>
    <w:rsid w:val="00D95107"/>
    <w:rsid w:val="00D95917"/>
    <w:rsid w:val="00D95CDE"/>
    <w:rsid w:val="00D97AC7"/>
    <w:rsid w:val="00D97B61"/>
    <w:rsid w:val="00DA0E1A"/>
    <w:rsid w:val="00DA2CBC"/>
    <w:rsid w:val="00DA5F77"/>
    <w:rsid w:val="00DA6217"/>
    <w:rsid w:val="00DA75AE"/>
    <w:rsid w:val="00DB1221"/>
    <w:rsid w:val="00DB1300"/>
    <w:rsid w:val="00DB193D"/>
    <w:rsid w:val="00DB21FF"/>
    <w:rsid w:val="00DB370D"/>
    <w:rsid w:val="00DB38C6"/>
    <w:rsid w:val="00DB39C2"/>
    <w:rsid w:val="00DB4B52"/>
    <w:rsid w:val="00DB669B"/>
    <w:rsid w:val="00DC07F3"/>
    <w:rsid w:val="00DC0E63"/>
    <w:rsid w:val="00DC2740"/>
    <w:rsid w:val="00DC27A2"/>
    <w:rsid w:val="00DC5555"/>
    <w:rsid w:val="00DC56B3"/>
    <w:rsid w:val="00DC71DA"/>
    <w:rsid w:val="00DD0C1B"/>
    <w:rsid w:val="00DD287F"/>
    <w:rsid w:val="00DD2C74"/>
    <w:rsid w:val="00DD2FCF"/>
    <w:rsid w:val="00DD3C5D"/>
    <w:rsid w:val="00DD4C27"/>
    <w:rsid w:val="00DD7D83"/>
    <w:rsid w:val="00DE0985"/>
    <w:rsid w:val="00DE0C36"/>
    <w:rsid w:val="00DE13CA"/>
    <w:rsid w:val="00DE3142"/>
    <w:rsid w:val="00DE35CC"/>
    <w:rsid w:val="00DE3CCB"/>
    <w:rsid w:val="00DE607E"/>
    <w:rsid w:val="00DE7F11"/>
    <w:rsid w:val="00DF05AC"/>
    <w:rsid w:val="00DF0779"/>
    <w:rsid w:val="00DF1151"/>
    <w:rsid w:val="00DF118F"/>
    <w:rsid w:val="00DF16C3"/>
    <w:rsid w:val="00DF50C7"/>
    <w:rsid w:val="00DF6183"/>
    <w:rsid w:val="00E00A7F"/>
    <w:rsid w:val="00E01451"/>
    <w:rsid w:val="00E01C0E"/>
    <w:rsid w:val="00E01EEA"/>
    <w:rsid w:val="00E02BF3"/>
    <w:rsid w:val="00E03DB7"/>
    <w:rsid w:val="00E04F65"/>
    <w:rsid w:val="00E04FC7"/>
    <w:rsid w:val="00E061A8"/>
    <w:rsid w:val="00E06557"/>
    <w:rsid w:val="00E07755"/>
    <w:rsid w:val="00E07E08"/>
    <w:rsid w:val="00E10A2E"/>
    <w:rsid w:val="00E1190F"/>
    <w:rsid w:val="00E1495F"/>
    <w:rsid w:val="00E15471"/>
    <w:rsid w:val="00E15E1A"/>
    <w:rsid w:val="00E16842"/>
    <w:rsid w:val="00E17066"/>
    <w:rsid w:val="00E20B52"/>
    <w:rsid w:val="00E224E6"/>
    <w:rsid w:val="00E24A76"/>
    <w:rsid w:val="00E270CF"/>
    <w:rsid w:val="00E30ACE"/>
    <w:rsid w:val="00E32107"/>
    <w:rsid w:val="00E36358"/>
    <w:rsid w:val="00E42346"/>
    <w:rsid w:val="00E42512"/>
    <w:rsid w:val="00E42D7D"/>
    <w:rsid w:val="00E43ECE"/>
    <w:rsid w:val="00E45AB9"/>
    <w:rsid w:val="00E47769"/>
    <w:rsid w:val="00E47DE5"/>
    <w:rsid w:val="00E530AC"/>
    <w:rsid w:val="00E53E74"/>
    <w:rsid w:val="00E563DA"/>
    <w:rsid w:val="00E56CB1"/>
    <w:rsid w:val="00E600E4"/>
    <w:rsid w:val="00E60FB9"/>
    <w:rsid w:val="00E61A9B"/>
    <w:rsid w:val="00E61EF9"/>
    <w:rsid w:val="00E62615"/>
    <w:rsid w:val="00E6327A"/>
    <w:rsid w:val="00E65D05"/>
    <w:rsid w:val="00E66484"/>
    <w:rsid w:val="00E67759"/>
    <w:rsid w:val="00E70CDA"/>
    <w:rsid w:val="00E71AA9"/>
    <w:rsid w:val="00E71C29"/>
    <w:rsid w:val="00E72813"/>
    <w:rsid w:val="00E729CD"/>
    <w:rsid w:val="00E73137"/>
    <w:rsid w:val="00E73CEC"/>
    <w:rsid w:val="00E74143"/>
    <w:rsid w:val="00E74CB5"/>
    <w:rsid w:val="00E74FF9"/>
    <w:rsid w:val="00E752D9"/>
    <w:rsid w:val="00E752DF"/>
    <w:rsid w:val="00E75976"/>
    <w:rsid w:val="00E76A6B"/>
    <w:rsid w:val="00E76F17"/>
    <w:rsid w:val="00E77D51"/>
    <w:rsid w:val="00E81669"/>
    <w:rsid w:val="00E8167E"/>
    <w:rsid w:val="00E82DA2"/>
    <w:rsid w:val="00E83221"/>
    <w:rsid w:val="00E853B4"/>
    <w:rsid w:val="00E85E2A"/>
    <w:rsid w:val="00E871F6"/>
    <w:rsid w:val="00E87841"/>
    <w:rsid w:val="00E90CBE"/>
    <w:rsid w:val="00E93886"/>
    <w:rsid w:val="00E944E1"/>
    <w:rsid w:val="00E96DED"/>
    <w:rsid w:val="00EA0260"/>
    <w:rsid w:val="00EA053C"/>
    <w:rsid w:val="00EA1201"/>
    <w:rsid w:val="00EA13DD"/>
    <w:rsid w:val="00EA174F"/>
    <w:rsid w:val="00EA375B"/>
    <w:rsid w:val="00EA54B2"/>
    <w:rsid w:val="00EA6993"/>
    <w:rsid w:val="00EA78C7"/>
    <w:rsid w:val="00EA7939"/>
    <w:rsid w:val="00EB0574"/>
    <w:rsid w:val="00EB0607"/>
    <w:rsid w:val="00EB17BE"/>
    <w:rsid w:val="00EB3E1E"/>
    <w:rsid w:val="00EB4CE1"/>
    <w:rsid w:val="00EB5014"/>
    <w:rsid w:val="00EB58B4"/>
    <w:rsid w:val="00EB5F8D"/>
    <w:rsid w:val="00EB6652"/>
    <w:rsid w:val="00EB7D94"/>
    <w:rsid w:val="00EC03FB"/>
    <w:rsid w:val="00EC0E54"/>
    <w:rsid w:val="00EC14B7"/>
    <w:rsid w:val="00EC1912"/>
    <w:rsid w:val="00EC2480"/>
    <w:rsid w:val="00EC318A"/>
    <w:rsid w:val="00EC35C9"/>
    <w:rsid w:val="00EC4172"/>
    <w:rsid w:val="00EC4678"/>
    <w:rsid w:val="00EC5692"/>
    <w:rsid w:val="00EC6E5B"/>
    <w:rsid w:val="00EC79B9"/>
    <w:rsid w:val="00ED2AAF"/>
    <w:rsid w:val="00ED5970"/>
    <w:rsid w:val="00ED6E01"/>
    <w:rsid w:val="00ED752B"/>
    <w:rsid w:val="00ED765A"/>
    <w:rsid w:val="00EE00B3"/>
    <w:rsid w:val="00EE010C"/>
    <w:rsid w:val="00EE1637"/>
    <w:rsid w:val="00EE1C74"/>
    <w:rsid w:val="00EE42AD"/>
    <w:rsid w:val="00EE466E"/>
    <w:rsid w:val="00EE5600"/>
    <w:rsid w:val="00EE5B7B"/>
    <w:rsid w:val="00EE6F44"/>
    <w:rsid w:val="00EE701C"/>
    <w:rsid w:val="00EE77BC"/>
    <w:rsid w:val="00EF0807"/>
    <w:rsid w:val="00EF25A3"/>
    <w:rsid w:val="00EF2E40"/>
    <w:rsid w:val="00EF307A"/>
    <w:rsid w:val="00EF396E"/>
    <w:rsid w:val="00EF3ED1"/>
    <w:rsid w:val="00EF4732"/>
    <w:rsid w:val="00EF4ED1"/>
    <w:rsid w:val="00EF7876"/>
    <w:rsid w:val="00F0046C"/>
    <w:rsid w:val="00F005E9"/>
    <w:rsid w:val="00F014FE"/>
    <w:rsid w:val="00F01910"/>
    <w:rsid w:val="00F031D4"/>
    <w:rsid w:val="00F03A3F"/>
    <w:rsid w:val="00F03E48"/>
    <w:rsid w:val="00F0404E"/>
    <w:rsid w:val="00F04B33"/>
    <w:rsid w:val="00F05767"/>
    <w:rsid w:val="00F113F5"/>
    <w:rsid w:val="00F11F03"/>
    <w:rsid w:val="00F13D1F"/>
    <w:rsid w:val="00F15F7E"/>
    <w:rsid w:val="00F17047"/>
    <w:rsid w:val="00F2017D"/>
    <w:rsid w:val="00F222C0"/>
    <w:rsid w:val="00F22952"/>
    <w:rsid w:val="00F23186"/>
    <w:rsid w:val="00F2346B"/>
    <w:rsid w:val="00F2385E"/>
    <w:rsid w:val="00F23965"/>
    <w:rsid w:val="00F25D14"/>
    <w:rsid w:val="00F268FA"/>
    <w:rsid w:val="00F309EA"/>
    <w:rsid w:val="00F315F4"/>
    <w:rsid w:val="00F34A1C"/>
    <w:rsid w:val="00F35686"/>
    <w:rsid w:val="00F37A35"/>
    <w:rsid w:val="00F37EF3"/>
    <w:rsid w:val="00F41B59"/>
    <w:rsid w:val="00F42870"/>
    <w:rsid w:val="00F436E7"/>
    <w:rsid w:val="00F4578C"/>
    <w:rsid w:val="00F45D4C"/>
    <w:rsid w:val="00F45F29"/>
    <w:rsid w:val="00F46DE2"/>
    <w:rsid w:val="00F47998"/>
    <w:rsid w:val="00F47BBD"/>
    <w:rsid w:val="00F504D0"/>
    <w:rsid w:val="00F507C0"/>
    <w:rsid w:val="00F525FA"/>
    <w:rsid w:val="00F52BCC"/>
    <w:rsid w:val="00F5377C"/>
    <w:rsid w:val="00F540D9"/>
    <w:rsid w:val="00F55297"/>
    <w:rsid w:val="00F573EF"/>
    <w:rsid w:val="00F60479"/>
    <w:rsid w:val="00F60D2F"/>
    <w:rsid w:val="00F614F1"/>
    <w:rsid w:val="00F622F3"/>
    <w:rsid w:val="00F62757"/>
    <w:rsid w:val="00F63A19"/>
    <w:rsid w:val="00F661DD"/>
    <w:rsid w:val="00F66297"/>
    <w:rsid w:val="00F66803"/>
    <w:rsid w:val="00F676D1"/>
    <w:rsid w:val="00F676E8"/>
    <w:rsid w:val="00F67AA2"/>
    <w:rsid w:val="00F7211B"/>
    <w:rsid w:val="00F73B25"/>
    <w:rsid w:val="00F7401C"/>
    <w:rsid w:val="00F752B9"/>
    <w:rsid w:val="00F754EB"/>
    <w:rsid w:val="00F75B96"/>
    <w:rsid w:val="00F77621"/>
    <w:rsid w:val="00F77679"/>
    <w:rsid w:val="00F8031D"/>
    <w:rsid w:val="00F80438"/>
    <w:rsid w:val="00F812CC"/>
    <w:rsid w:val="00F9303D"/>
    <w:rsid w:val="00F94015"/>
    <w:rsid w:val="00F94B85"/>
    <w:rsid w:val="00F954D3"/>
    <w:rsid w:val="00F96909"/>
    <w:rsid w:val="00F9702A"/>
    <w:rsid w:val="00FA0A43"/>
    <w:rsid w:val="00FA12BF"/>
    <w:rsid w:val="00FA189D"/>
    <w:rsid w:val="00FA4F48"/>
    <w:rsid w:val="00FA6E66"/>
    <w:rsid w:val="00FA7522"/>
    <w:rsid w:val="00FB02DD"/>
    <w:rsid w:val="00FB0309"/>
    <w:rsid w:val="00FB3565"/>
    <w:rsid w:val="00FB3E22"/>
    <w:rsid w:val="00FB450F"/>
    <w:rsid w:val="00FB539A"/>
    <w:rsid w:val="00FB5F66"/>
    <w:rsid w:val="00FB64DD"/>
    <w:rsid w:val="00FB6917"/>
    <w:rsid w:val="00FB6AA0"/>
    <w:rsid w:val="00FB7B95"/>
    <w:rsid w:val="00FC0A3B"/>
    <w:rsid w:val="00FC1A57"/>
    <w:rsid w:val="00FC1CB8"/>
    <w:rsid w:val="00FC1E8E"/>
    <w:rsid w:val="00FC2AB6"/>
    <w:rsid w:val="00FC3E91"/>
    <w:rsid w:val="00FC461A"/>
    <w:rsid w:val="00FC6416"/>
    <w:rsid w:val="00FC7578"/>
    <w:rsid w:val="00FC7C7B"/>
    <w:rsid w:val="00FC7E24"/>
    <w:rsid w:val="00FC7EC2"/>
    <w:rsid w:val="00FD278C"/>
    <w:rsid w:val="00FD3F0F"/>
    <w:rsid w:val="00FD40DC"/>
    <w:rsid w:val="00FD41DF"/>
    <w:rsid w:val="00FD4B64"/>
    <w:rsid w:val="00FD6216"/>
    <w:rsid w:val="00FD7BB5"/>
    <w:rsid w:val="00FE156E"/>
    <w:rsid w:val="00FE1C76"/>
    <w:rsid w:val="00FE2056"/>
    <w:rsid w:val="00FE2BE8"/>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B3"/>
    <w:rsid w:val="00FF67CC"/>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402FFE"/>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402FFE"/>
    <w:pPr>
      <w:spacing w:before="100" w:beforeAutospacing="1" w:after="100" w:afterAutospacing="1" w:line="240" w:lineRule="auto"/>
      <w:jc w:val="center"/>
    </w:pPr>
    <w:rPr>
      <w:rFonts w:ascii="Times New Roman" w:eastAsia="Times New Roman" w:hAnsi="Times New Roman" w:cs="Times New Roman"/>
      <w:sz w:val="24"/>
      <w:szCs w:val="24"/>
      <w:lang w:val="en-CA" w:eastAsia="en-CA"/>
    </w:rPr>
  </w:style>
  <w:style w:type="paragraph" w:customStyle="1" w:styleId="xl64">
    <w:name w:val="xl64"/>
    <w:basedOn w:val="Normal"/>
    <w:rsid w:val="00402FFE"/>
    <w:pPr>
      <w:spacing w:before="100" w:beforeAutospacing="1" w:after="100" w:afterAutospacing="1" w:line="240" w:lineRule="auto"/>
      <w:jc w:val="center"/>
    </w:pPr>
    <w:rPr>
      <w:rFonts w:ascii="Times New Roman" w:eastAsia="Times New Roman" w:hAnsi="Times New Roman" w:cs="Times New Roman"/>
      <w:sz w:val="24"/>
      <w:szCs w:val="24"/>
      <w:lang w:val="en-CA" w:eastAsia="en-CA"/>
    </w:rPr>
  </w:style>
  <w:style w:type="paragraph" w:customStyle="1" w:styleId="xl65">
    <w:name w:val="xl65"/>
    <w:basedOn w:val="Normal"/>
    <w:rsid w:val="00402FFE"/>
    <w:pPr>
      <w:spacing w:before="100" w:beforeAutospacing="1" w:after="100" w:afterAutospacing="1" w:line="240" w:lineRule="auto"/>
      <w:jc w:val="center"/>
      <w:textAlignment w:val="center"/>
    </w:pPr>
    <w:rPr>
      <w:rFonts w:ascii="Times New Roman" w:eastAsia="Times New Roman" w:hAnsi="Times New Roman" w:cs="Times New Roman"/>
      <w:sz w:val="24"/>
      <w:szCs w:val="24"/>
      <w:lang w:val="en-CA" w:eastAsia="en-CA"/>
    </w:rPr>
  </w:style>
  <w:style w:type="paragraph" w:customStyle="1" w:styleId="xl66">
    <w:name w:val="xl66"/>
    <w:basedOn w:val="Normal"/>
    <w:rsid w:val="00402FFE"/>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lang w:val="en-CA" w:eastAsia="en-CA"/>
    </w:rPr>
  </w:style>
  <w:style w:type="paragraph" w:customStyle="1" w:styleId="xl67">
    <w:name w:val="xl67"/>
    <w:basedOn w:val="Normal"/>
    <w:rsid w:val="00402FFE"/>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n-CA" w:eastAsia="en-CA"/>
    </w:rPr>
  </w:style>
  <w:style w:type="paragraph" w:customStyle="1" w:styleId="xl68">
    <w:name w:val="xl68"/>
    <w:basedOn w:val="Normal"/>
    <w:rsid w:val="00402FFE"/>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n-CA" w:eastAsia="en-CA"/>
    </w:rPr>
  </w:style>
  <w:style w:type="paragraph" w:customStyle="1" w:styleId="xl69">
    <w:name w:val="xl69"/>
    <w:basedOn w:val="Normal"/>
    <w:rsid w:val="00402FFE"/>
    <w:pPr>
      <w:spacing w:before="100" w:beforeAutospacing="1" w:after="100" w:afterAutospacing="1" w:line="240" w:lineRule="auto"/>
    </w:pPr>
    <w:rPr>
      <w:rFonts w:ascii="Times New Roman" w:eastAsia="Times New Roman" w:hAnsi="Times New Roman" w:cs="Times New Roman"/>
      <w:i/>
      <w:iCs/>
      <w:sz w:val="24"/>
      <w:szCs w:val="24"/>
      <w:lang w:val="en-CA" w:eastAsia="en-CA"/>
    </w:rPr>
  </w:style>
  <w:style w:type="paragraph" w:customStyle="1" w:styleId="xl70">
    <w:name w:val="xl70"/>
    <w:basedOn w:val="Normal"/>
    <w:rsid w:val="00402FFE"/>
    <w:pPr>
      <w:spacing w:before="100" w:beforeAutospacing="1" w:after="100" w:afterAutospacing="1" w:line="240" w:lineRule="auto"/>
      <w:jc w:val="center"/>
    </w:pPr>
    <w:rPr>
      <w:rFonts w:ascii="Times New Roman" w:eastAsia="Times New Roman" w:hAnsi="Times New Roman" w:cs="Times New Roman"/>
      <w:sz w:val="24"/>
      <w:szCs w:val="24"/>
      <w:lang w:val="en-CA" w:eastAsia="en-CA"/>
    </w:rPr>
  </w:style>
  <w:style w:type="paragraph" w:customStyle="1" w:styleId="xl71">
    <w:name w:val="xl71"/>
    <w:basedOn w:val="Normal"/>
    <w:rsid w:val="00402FFE"/>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n-CA" w:eastAsia="en-CA"/>
    </w:rPr>
  </w:style>
  <w:style w:type="paragraph" w:customStyle="1" w:styleId="xl72">
    <w:name w:val="xl72"/>
    <w:basedOn w:val="Normal"/>
    <w:rsid w:val="00402FFE"/>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lang w:val="en-CA" w:eastAsia="en-CA"/>
    </w:rPr>
  </w:style>
  <w:style w:type="paragraph" w:customStyle="1" w:styleId="xl73">
    <w:name w:val="xl73"/>
    <w:basedOn w:val="Normal"/>
    <w:rsid w:val="00402FFE"/>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n-CA" w:eastAsia="en-CA"/>
    </w:rPr>
  </w:style>
  <w:style w:type="paragraph" w:customStyle="1" w:styleId="xl74">
    <w:name w:val="xl74"/>
    <w:basedOn w:val="Normal"/>
    <w:rsid w:val="00402FFE"/>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n-CA" w:eastAsia="en-CA"/>
    </w:rPr>
  </w:style>
  <w:style w:type="paragraph" w:customStyle="1" w:styleId="xl75">
    <w:name w:val="xl75"/>
    <w:basedOn w:val="Normal"/>
    <w:rsid w:val="00402FFE"/>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lang w:val="en-CA" w:eastAsia="en-CA"/>
    </w:rPr>
  </w:style>
  <w:style w:type="paragraph" w:customStyle="1" w:styleId="xl76">
    <w:name w:val="xl76"/>
    <w:basedOn w:val="Normal"/>
    <w:rsid w:val="00402FFE"/>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n-CA" w:eastAsia="en-CA"/>
    </w:rPr>
  </w:style>
  <w:style w:type="paragraph" w:customStyle="1" w:styleId="xl77">
    <w:name w:val="xl77"/>
    <w:basedOn w:val="Normal"/>
    <w:rsid w:val="00402FFE"/>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n-CA" w:eastAsia="en-CA"/>
    </w:rPr>
  </w:style>
  <w:style w:type="paragraph" w:customStyle="1" w:styleId="xl78">
    <w:name w:val="xl78"/>
    <w:basedOn w:val="Normal"/>
    <w:rsid w:val="00402FFE"/>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lang w:val="en-CA" w:eastAsia="en-CA"/>
    </w:rPr>
  </w:style>
  <w:style w:type="paragraph" w:customStyle="1" w:styleId="xl79">
    <w:name w:val="xl79"/>
    <w:basedOn w:val="Normal"/>
    <w:rsid w:val="00402FFE"/>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n-CA" w:eastAsia="en-CA"/>
    </w:rPr>
  </w:style>
  <w:style w:type="paragraph" w:customStyle="1" w:styleId="xl80">
    <w:name w:val="xl80"/>
    <w:basedOn w:val="Normal"/>
    <w:rsid w:val="00402FFE"/>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n-CA" w:eastAsia="en-CA"/>
    </w:rPr>
  </w:style>
  <w:style w:type="paragraph" w:customStyle="1" w:styleId="xl81">
    <w:name w:val="xl81"/>
    <w:basedOn w:val="Normal"/>
    <w:rsid w:val="00402FFE"/>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CA" w:eastAsia="en-CA"/>
    </w:rPr>
  </w:style>
  <w:style w:type="paragraph" w:customStyle="1" w:styleId="xl82">
    <w:name w:val="xl82"/>
    <w:basedOn w:val="Normal"/>
    <w:rsid w:val="00402FFE"/>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CA" w:eastAsia="en-CA"/>
    </w:rPr>
  </w:style>
  <w:style w:type="paragraph" w:customStyle="1" w:styleId="xl83">
    <w:name w:val="xl83"/>
    <w:basedOn w:val="Normal"/>
    <w:rsid w:val="00402FFE"/>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84">
    <w:name w:val="xl84"/>
    <w:basedOn w:val="Normal"/>
    <w:rsid w:val="00402FFE"/>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lang w:val="en-CA" w:eastAsia="en-CA"/>
    </w:rPr>
  </w:style>
  <w:style w:type="paragraph" w:customStyle="1" w:styleId="xl85">
    <w:name w:val="xl85"/>
    <w:basedOn w:val="Normal"/>
    <w:rsid w:val="00402FFE"/>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n-CA" w:eastAsia="en-CA"/>
    </w:rPr>
  </w:style>
  <w:style w:type="paragraph" w:customStyle="1" w:styleId="xl86">
    <w:name w:val="xl86"/>
    <w:basedOn w:val="Normal"/>
    <w:rsid w:val="00402FFE"/>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n-CA" w:eastAsia="en-CA"/>
    </w:rPr>
  </w:style>
  <w:style w:type="paragraph" w:customStyle="1" w:styleId="xl87">
    <w:name w:val="xl87"/>
    <w:basedOn w:val="Normal"/>
    <w:rsid w:val="00402FFE"/>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CA" w:eastAsia="en-CA"/>
    </w:rPr>
  </w:style>
  <w:style w:type="paragraph" w:customStyle="1" w:styleId="xl88">
    <w:name w:val="xl88"/>
    <w:basedOn w:val="Normal"/>
    <w:rsid w:val="00402FFE"/>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CA" w:eastAsia="en-CA"/>
    </w:rPr>
  </w:style>
  <w:style w:type="paragraph" w:customStyle="1" w:styleId="xl89">
    <w:name w:val="xl89"/>
    <w:basedOn w:val="Normal"/>
    <w:rsid w:val="00402FFE"/>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50731576">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8.sv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yperlink" Target="http://www.publish.csiro.au/nid/126/aid/429.htm"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www.publish.csiro.au/mf/forauthors"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www.openstreetmap.org/" TargetMode="External"/><Relationship Id="rId32" Type="http://schemas.openxmlformats.org/officeDocument/2006/relationships/hyperlink" Target="https://onlinelibrary.wiley.com/page/journal/1654109x/homepage/forauthors.htm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maps.gov.bc.ca/ess/hm/imap4m/" TargetMode="External"/><Relationship Id="rId28" Type="http://schemas.openxmlformats.org/officeDocument/2006/relationships/image" Target="media/image10.png"/><Relationship Id="rId36" Type="http://schemas.openxmlformats.org/officeDocument/2006/relationships/hyperlink" Target="https://cdnsciencepub.com/journal/cjb/about"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ielane@utexas.edu" TargetMode="External"/><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www.springer.com/journal/11258"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C37F3B-36B3-4EC0-ACB5-9DB2DDDD50D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B02745-6870-4A65-917F-24475DB56A2F}">
  <ds:schemaRefs>
    <ds:schemaRef ds:uri="http://schemas.openxmlformats.org/officeDocument/2006/bibliography"/>
  </ds:schemaRefs>
</ds:datastoreItem>
</file>

<file path=customXml/itemProps4.xml><?xml version="1.0" encoding="utf-8"?>
<ds:datastoreItem xmlns:ds="http://schemas.openxmlformats.org/officeDocument/2006/customXml" ds:itemID="{0705CF77-204C-4ED1-AE5A-44BAD4E57A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1781</TotalTime>
  <Pages>5</Pages>
  <Words>31376</Words>
  <Characters>178849</Characters>
  <Application>Microsoft Office Word</Application>
  <DocSecurity>0</DocSecurity>
  <Lines>1490</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Lane, Stefanie</cp:lastModifiedBy>
  <cp:revision>153</cp:revision>
  <dcterms:created xsi:type="dcterms:W3CDTF">2022-05-27T21:07:00Z</dcterms:created>
  <dcterms:modified xsi:type="dcterms:W3CDTF">2023-04-28T19:07:00Z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zotero-version="6.0.9"&gt;&lt;session id="4LSqqGZ6"/&gt;&lt;style id="http://www.zotero.org/styles/apa-no-doi-no-issue" locale="en-US" hasBibliography="1" bibliographyStyleHasBeenSet="1"/&gt;&lt;prefs&gt;&lt;pref name="fieldType" value="Field"/&gt;&lt;/prefs&gt;&lt;/d</vt:lpwstr>
  </property>
  <property fmtid="{D5CDD505-2E9C-101B-9397-08002B2CF9AE}" pid="4" name="ZOTERO_PREF_2">
    <vt:lpwstr>ata&gt;</vt:lpwstr>
  </property>
</Properties>
</file>