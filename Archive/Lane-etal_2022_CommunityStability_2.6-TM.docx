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F0DEA" w14:textId="34F95CDA" w:rsidR="00241A51" w:rsidRDefault="00560BD4" w:rsidP="009853E8">
      <w:pPr>
        <w:suppressLineNumbers/>
        <w:spacing w:line="480" w:lineRule="auto"/>
        <w:jc w:val="center"/>
      </w:pPr>
      <w:bookmarkStart w:id="0" w:name="_GoBack"/>
      <w:bookmarkEnd w:id="0"/>
      <w:r>
        <w:rPr>
          <w:b/>
        </w:rPr>
        <w:t xml:space="preserve">Plant </w:t>
      </w:r>
      <w:r w:rsidR="009D5B10">
        <w:rPr>
          <w:b/>
        </w:rPr>
        <w:t xml:space="preserve">community </w:t>
      </w:r>
      <w:r>
        <w:rPr>
          <w:b/>
        </w:rPr>
        <w:t xml:space="preserve">compositional persistence 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40814299" w:rsidR="009853E8" w:rsidRPr="00241A51" w:rsidRDefault="009853E8" w:rsidP="009853E8">
      <w:pPr>
        <w:suppressLineNumbers/>
        <w:spacing w:line="480" w:lineRule="auto"/>
        <w:jc w:val="center"/>
        <w:rPr>
          <w:rFonts w:cstheme="minorHAnsi"/>
          <w:sz w:val="24"/>
          <w:szCs w:val="24"/>
        </w:rPr>
      </w:pPr>
      <w:r w:rsidRPr="00A81377">
        <w:rPr>
          <w:rFonts w:cstheme="minorHAnsi"/>
          <w:sz w:val="24"/>
          <w:szCs w:val="24"/>
        </w:rPr>
        <w:t>Stefanie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r w:rsidR="00241A51">
        <w:rPr>
          <w:rFonts w:cstheme="minorHAnsi"/>
          <w:sz w:val="24"/>
          <w:szCs w:val="24"/>
        </w:rPr>
        <w:t>Gary Bradfield</w:t>
      </w:r>
      <w:r w:rsidR="00B6258E">
        <w:rPr>
          <w:rFonts w:cstheme="minorHAnsi"/>
          <w:sz w:val="24"/>
          <w:szCs w:val="24"/>
          <w:vertAlign w:val="superscript"/>
        </w:rPr>
        <w:t>1</w:t>
      </w:r>
      <w:r w:rsidR="00241A51">
        <w:rPr>
          <w:rFonts w:cstheme="minorHAnsi"/>
          <w:sz w:val="24"/>
          <w:szCs w:val="24"/>
        </w:rPr>
        <w:t>,</w:t>
      </w:r>
      <w:r w:rsidR="00DB1221">
        <w:rPr>
          <w:rFonts w:cstheme="minorHAnsi"/>
          <w:sz w:val="24"/>
          <w:szCs w:val="24"/>
        </w:rPr>
        <w:t xml:space="preserve"> </w:t>
      </w:r>
      <w:proofErr w:type="spellStart"/>
      <w:r w:rsidR="00DB1221">
        <w:rPr>
          <w:rFonts w:cstheme="minorHAnsi"/>
          <w:sz w:val="24"/>
          <w:szCs w:val="24"/>
        </w:rPr>
        <w:t>Madlen</w:t>
      </w:r>
      <w:proofErr w:type="spellEnd"/>
      <w:r w:rsidR="00DB1221">
        <w:rPr>
          <w:rFonts w:cstheme="minorHAnsi"/>
          <w:sz w:val="24"/>
          <w:szCs w:val="24"/>
        </w:rPr>
        <w:t xml:space="preserve"> Denoth</w:t>
      </w:r>
      <w:r w:rsidR="00B6258E">
        <w:rPr>
          <w:rFonts w:cstheme="minorHAnsi"/>
          <w:sz w:val="24"/>
          <w:szCs w:val="24"/>
          <w:vertAlign w:val="superscript"/>
        </w:rPr>
        <w:t>1</w:t>
      </w:r>
      <w:r w:rsidR="00DB1221">
        <w:rPr>
          <w:rFonts w:cstheme="minorHAnsi"/>
          <w:sz w:val="24"/>
          <w:szCs w:val="24"/>
        </w:rPr>
        <w:t xml:space="preserve">, Tara </w:t>
      </w:r>
      <w:ins w:id="1" w:author="Martin, Tara (Forestry)" w:date="2022-05-26T08:35:00Z">
        <w:r w:rsidR="001A62D5">
          <w:rPr>
            <w:rFonts w:cstheme="minorHAnsi"/>
            <w:sz w:val="24"/>
            <w:szCs w:val="24"/>
          </w:rPr>
          <w:t xml:space="preserve">G. </w:t>
        </w:r>
      </w:ins>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37959F30" w:rsidR="00843D41" w:rsidRPr="00A81377" w:rsidRDefault="00C43526" w:rsidP="009853E8">
      <w:pPr>
        <w:suppressLineNumbers/>
        <w:spacing w:line="480" w:lineRule="auto"/>
        <w:rPr>
          <w:rFonts w:cstheme="minorHAnsi"/>
          <w:sz w:val="24"/>
          <w:szCs w:val="24"/>
        </w:rPr>
      </w:pPr>
      <w:r w:rsidRPr="007D52A9">
        <w:rPr>
          <w:rFonts w:cstheme="minorHAnsi"/>
          <w:sz w:val="24"/>
          <w:szCs w:val="24"/>
          <w:vertAlign w:val="superscript"/>
        </w:rPr>
        <w:t>1</w:t>
      </w:r>
      <w:ins w:id="2" w:author="Martin, Tara (Forestry)" w:date="2022-05-27T08:34:00Z">
        <w:r w:rsidR="00497B75">
          <w:rPr>
            <w:rFonts w:cstheme="minorHAnsi"/>
            <w:sz w:val="24"/>
            <w:szCs w:val="24"/>
          </w:rPr>
          <w:t>D</w:t>
        </w:r>
      </w:ins>
      <w:del w:id="3" w:author="Martin, Tara (Forestry)" w:date="2022-05-27T08:34:00Z">
        <w:r w:rsidR="009853E8" w:rsidRPr="00A81377" w:rsidDel="00497B75">
          <w:rPr>
            <w:rFonts w:cstheme="minorHAnsi"/>
            <w:sz w:val="24"/>
            <w:szCs w:val="24"/>
          </w:rPr>
          <w:delText>T</w:delText>
        </w:r>
      </w:del>
      <w:ins w:id="4" w:author="Martin, Tara (Forestry)" w:date="2022-05-27T08:33:00Z">
        <w:r w:rsidR="00497B75">
          <w:rPr>
            <w:rFonts w:cstheme="minorHAnsi"/>
            <w:sz w:val="24"/>
            <w:szCs w:val="24"/>
          </w:rPr>
          <w:t>epertment of Forest and C</w:t>
        </w:r>
      </w:ins>
      <w:ins w:id="5" w:author="Martin, Tara (Forestry)" w:date="2022-05-27T08:34:00Z">
        <w:r w:rsidR="00497B75">
          <w:rPr>
            <w:rFonts w:cstheme="minorHAnsi"/>
            <w:sz w:val="24"/>
            <w:szCs w:val="24"/>
          </w:rPr>
          <w:t xml:space="preserve">onservation Science, </w:t>
        </w:r>
      </w:ins>
      <w:del w:id="6" w:author="Martin, Tara (Forestry)" w:date="2022-05-27T08:34:00Z">
        <w:r w:rsidR="009853E8" w:rsidRPr="00A81377" w:rsidDel="00497B75">
          <w:rPr>
            <w:rFonts w:cstheme="minorHAnsi"/>
            <w:sz w:val="24"/>
            <w:szCs w:val="24"/>
          </w:rPr>
          <w:delText xml:space="preserve">he </w:delText>
        </w:r>
      </w:del>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p>
    <w:p w14:paraId="4B148843" w14:textId="6D5DB459" w:rsidR="009853E8" w:rsidRDefault="009853E8" w:rsidP="009853E8">
      <w:pPr>
        <w:suppressLineNumbers/>
        <w:spacing w:line="480" w:lineRule="auto"/>
        <w:rPr>
          <w:rFonts w:cstheme="minorHAnsi"/>
          <w:sz w:val="24"/>
          <w:szCs w:val="24"/>
        </w:rPr>
      </w:pPr>
      <w:r w:rsidRPr="00A81377">
        <w:rPr>
          <w:rFonts w:cstheme="minorHAnsi"/>
          <w:sz w:val="24"/>
          <w:szCs w:val="24"/>
        </w:rPr>
        <w:t xml:space="preserve">Corresponding author: </w:t>
      </w:r>
      <w:hyperlink r:id="rId11" w:history="1">
        <w:r w:rsidR="00E03DB7" w:rsidRPr="00F91C9A">
          <w:rPr>
            <w:rStyle w:val="Hyperlink"/>
            <w:rFonts w:cstheme="minorHAnsi"/>
            <w:sz w:val="24"/>
            <w:szCs w:val="24"/>
          </w:rPr>
          <w:t>stefanielane@utexas.edu</w:t>
        </w:r>
      </w:hyperlink>
    </w:p>
    <w:p w14:paraId="6EA06E5C" w14:textId="49FF526A" w:rsidR="009853E8" w:rsidRDefault="00551E87" w:rsidP="007D52A9">
      <w:pPr>
        <w:pStyle w:val="Heading1"/>
        <w:suppressLineNumbers/>
      </w:pPr>
      <w:r>
        <w:t>Abstract</w:t>
      </w:r>
    </w:p>
    <w:p w14:paraId="63099388" w14:textId="6047B0E4" w:rsidR="00551E87" w:rsidRDefault="00551E87" w:rsidP="007D52A9">
      <w:pPr>
        <w:suppressLineNumbers/>
      </w:pPr>
    </w:p>
    <w:p w14:paraId="1E81CF82" w14:textId="1A8A0861" w:rsidR="00551E87" w:rsidRDefault="00160864" w:rsidP="007D52A9">
      <w:pPr>
        <w:suppressLineNumbers/>
      </w:pPr>
      <w:r>
        <w:t>TBD</w:t>
      </w:r>
      <w:r w:rsidR="00ED5970">
        <w:t xml:space="preserve"> per journal</w:t>
      </w:r>
      <w:r w:rsidR="00D97B61">
        <w:t xml:space="preserve"> – frame premise </w:t>
      </w:r>
      <w:r w:rsidR="006C2A87">
        <w:t xml:space="preserve">with </w:t>
      </w:r>
      <w:r w:rsidR="00132E6A">
        <w:t>respect</w:t>
      </w:r>
      <w:r w:rsidR="006C2A87">
        <w:t xml:space="preserve"> to</w:t>
      </w:r>
      <w:r w:rsidR="00D97B61">
        <w:t xml:space="preserve"> issue of global homogenization, exemplified here in a protected area </w:t>
      </w:r>
      <w:r w:rsidR="009F4733">
        <w:t xml:space="preserve">subject to indirect disturbances. </w:t>
      </w:r>
      <w:r w:rsidR="00132E6A">
        <w:t>Value of study is to observe changes in species composition to inform concepts of habitat stability</w:t>
      </w:r>
      <w:r w:rsidR="0075178D">
        <w:t xml:space="preserve"> and community homogenization</w:t>
      </w:r>
      <w:r w:rsidR="00132E6A">
        <w:t xml:space="preserve"> in the absence of direct</w:t>
      </w:r>
      <w:r w:rsidR="0058652A">
        <w:t xml:space="preserve"> (pulse)</w:t>
      </w:r>
      <w:r w:rsidR="00132E6A">
        <w:t xml:space="preserve"> disturbance pressures. </w:t>
      </w:r>
    </w:p>
    <w:p w14:paraId="3DE8DBF9" w14:textId="38BF07DE" w:rsidR="00551E87" w:rsidRDefault="00551E87" w:rsidP="007D52A9">
      <w:pPr>
        <w:suppressLineNumbers/>
      </w:pP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5BE9FD9F" w:rsidR="00551E87" w:rsidRDefault="00551E87" w:rsidP="007D52A9">
      <w:pPr>
        <w:suppressLineNumbers/>
      </w:pPr>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66F7F63B" w14:textId="77777777" w:rsidR="00960C57" w:rsidRDefault="00960C57" w:rsidP="007D52A9">
      <w:pPr>
        <w:pStyle w:val="Heading1"/>
        <w:suppressLineNumbers/>
      </w:pPr>
      <w:r>
        <w:lastRenderedPageBreak/>
        <w:t>Potential journals</w:t>
      </w:r>
    </w:p>
    <w:p w14:paraId="377F0902" w14:textId="711964D3" w:rsidR="002E78EE" w:rsidRDefault="002D28F3" w:rsidP="007D52A9">
      <w:pPr>
        <w:pStyle w:val="Heading2"/>
        <w:suppressLineNumbers/>
      </w:pPr>
      <w:hyperlink r:id="rId12" w:anchor="Instructions%20for%20Authors_Article%20Types" w:history="1">
        <w:r w:rsidR="002E78EE">
          <w:rPr>
            <w:rStyle w:val="Hyperlink"/>
          </w:rPr>
          <w:t>Wetlands</w:t>
        </w:r>
      </w:hyperlink>
    </w:p>
    <w:p w14:paraId="1F896499" w14:textId="27F54A1A" w:rsidR="002E78EE" w:rsidRDefault="002E78EE" w:rsidP="007D52A9">
      <w:pPr>
        <w:suppressLineNumbers/>
      </w:pPr>
      <w:r>
        <w:t>202</w:t>
      </w:r>
      <w:r w:rsidR="00B152E2">
        <w:t xml:space="preserve">0 SJR </w:t>
      </w:r>
      <w:r>
        <w:t>IF 2.</w:t>
      </w:r>
      <w:r w:rsidR="00B152E2">
        <w:t>369 (Q2</w:t>
      </w:r>
      <w:r w:rsidR="003843D8">
        <w:t>, Ecology</w:t>
      </w:r>
      <w:r w:rsidR="00B152E2">
        <w:t>)</w:t>
      </w:r>
    </w:p>
    <w:p w14:paraId="22A51239" w14:textId="699B7A42" w:rsidR="002E78EE" w:rsidRPr="007D52A9" w:rsidRDefault="002E78EE" w:rsidP="007D52A9">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3599CC3A" w14:textId="5FC1938B" w:rsidR="00972717" w:rsidRDefault="002D28F3" w:rsidP="007D52A9">
      <w:pPr>
        <w:pStyle w:val="Heading2"/>
        <w:suppressLineNumbers/>
      </w:pPr>
      <w:hyperlink r:id="rId13" w:history="1">
        <w:r w:rsidR="00972717" w:rsidRPr="0015525B">
          <w:rPr>
            <w:rStyle w:val="Hyperlink"/>
          </w:rPr>
          <w:t>Marine &amp; Freshwater Research</w:t>
        </w:r>
      </w:hyperlink>
    </w:p>
    <w:p w14:paraId="4F2EB0E5" w14:textId="06B8EDA2" w:rsidR="0015525B" w:rsidRDefault="0015525B" w:rsidP="007D52A9">
      <w:pPr>
        <w:suppressLineNumbers/>
      </w:pPr>
      <w:r>
        <w:t>202</w:t>
      </w:r>
      <w:r w:rsidR="00914152">
        <w:t>0 SJR</w:t>
      </w:r>
      <w:r>
        <w:t xml:space="preserve"> IF 2.0</w:t>
      </w:r>
      <w:r w:rsidR="00B152E2">
        <w:t>3</w:t>
      </w:r>
      <w:r w:rsidR="00914152">
        <w:t>4 (Q2, Aquatic Science)</w:t>
      </w:r>
    </w:p>
    <w:p w14:paraId="668BD81E" w14:textId="3EDC9CA3" w:rsidR="0015525B" w:rsidRPr="0015525B" w:rsidRDefault="0015525B" w:rsidP="007D52A9">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14" w:history="1">
        <w:r w:rsidRPr="0015525B">
          <w:rPr>
            <w:rStyle w:val="Hyperlink"/>
          </w:rPr>
          <w:t>Scope</w:t>
        </w:r>
      </w:hyperlink>
      <w:r w:rsidRPr="0015525B">
        <w:t xml:space="preserve">). </w:t>
      </w:r>
    </w:p>
    <w:p w14:paraId="3FB90E6A" w14:textId="5766BA09" w:rsidR="006A3A46" w:rsidRDefault="0015525B" w:rsidP="00E1190F">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p w14:paraId="74F27C60" w14:textId="77777777" w:rsidR="00E1190F" w:rsidRDefault="002D28F3" w:rsidP="00E1190F">
      <w:pPr>
        <w:pStyle w:val="Heading2"/>
        <w:suppressLineNumbers/>
      </w:pPr>
      <w:hyperlink r:id="rId15" w:history="1">
        <w:r w:rsidR="00E1190F" w:rsidRPr="003A6805">
          <w:rPr>
            <w:rStyle w:val="Hyperlink"/>
          </w:rPr>
          <w:t>Plant Ecology</w:t>
        </w:r>
      </w:hyperlink>
    </w:p>
    <w:p w14:paraId="159A5874" w14:textId="210D5C6F" w:rsidR="00E1190F" w:rsidRDefault="00E1190F" w:rsidP="00E1190F">
      <w:pPr>
        <w:suppressLineNumbers/>
      </w:pPr>
      <w:r>
        <w:t>2020 SJR IF 1.914 (Q2</w:t>
      </w:r>
      <w:r w:rsidR="00523DCA">
        <w:t>,</w:t>
      </w:r>
      <w:r>
        <w:t xml:space="preserve"> Ecology)</w:t>
      </w:r>
    </w:p>
    <w:p w14:paraId="5D400B11" w14:textId="1C9C2D83" w:rsidR="00E1190F" w:rsidRDefault="00E1190F" w:rsidP="00E1190F">
      <w:pPr>
        <w:suppressLineNumbers/>
        <w:ind w:left="720"/>
      </w:pPr>
      <w:r w:rsidRPr="003A6805">
        <w:t>Plant Ecology publishes original scientific papers that report and interpret the findings of pure and applied research into the ecology of vascular plants in terrestrial and wetland ecosystems. Empirical, experimental, theoretical and review papers reporting on ecophysiology, population, community, ecosystem, landscape, molecular and historical ecology are within the scope of the journal.</w:t>
      </w:r>
    </w:p>
    <w:p w14:paraId="2E8AAE4B" w14:textId="1A39BA39" w:rsidR="00523DCA" w:rsidRPr="00156528" w:rsidRDefault="00523DCA" w:rsidP="00523DCA">
      <w:pPr>
        <w:pStyle w:val="ListParagraph"/>
        <w:numPr>
          <w:ilvl w:val="0"/>
          <w:numId w:val="27"/>
        </w:numPr>
        <w:suppressLineNumbers/>
      </w:pPr>
      <w:r>
        <w:t>Note – Denoth &amp; Myers (2007) was published in this journal</w:t>
      </w:r>
      <w:r w:rsidR="000A7784">
        <w:t xml:space="preserve">; their dataset is included in this publication. </w:t>
      </w:r>
      <w:r>
        <w:t xml:space="preserve"> </w:t>
      </w:r>
    </w:p>
    <w:p w14:paraId="0F170D60" w14:textId="526536F7" w:rsidR="007B714A" w:rsidRDefault="002D28F3" w:rsidP="00C0125E">
      <w:pPr>
        <w:pStyle w:val="Heading2"/>
        <w:suppressLineNumbers/>
      </w:pPr>
      <w:hyperlink r:id="rId16" w:history="1">
        <w:r w:rsidR="007B714A" w:rsidRPr="00C0125E">
          <w:rPr>
            <w:rStyle w:val="Hyperlink"/>
          </w:rPr>
          <w:t>Canadian Journal of Botany</w:t>
        </w:r>
      </w:hyperlink>
    </w:p>
    <w:p w14:paraId="376D06A6" w14:textId="4CAB1F62" w:rsidR="007B714A" w:rsidRDefault="009D2215" w:rsidP="007D52A9">
      <w:pPr>
        <w:suppressLineNumbers/>
      </w:pPr>
      <w:r>
        <w:t>2-year IF 1.323</w:t>
      </w:r>
      <w:r w:rsidR="00372150">
        <w:t xml:space="preserve">, </w:t>
      </w:r>
      <w:r w:rsidR="00054383">
        <w:t>no quartile ranking found</w:t>
      </w:r>
      <w:r>
        <w:t xml:space="preserve"> </w:t>
      </w:r>
    </w:p>
    <w:p w14:paraId="6B113812" w14:textId="1EFFBD11" w:rsidR="002E78EE" w:rsidRDefault="007A7412" w:rsidP="00547973">
      <w:pPr>
        <w:suppressLineNumbers/>
        <w:ind w:left="720"/>
      </w:pPr>
      <w:r>
        <w:t>Published since 1929, this monthly journal features comprehensive research articles and notes in all segments of plant sciences, including cell and molecular biology, ecology, mycology and plant-microbe interactions, phycology, physiology and biochemistry, structure and development, genetics, genomics, systematics, and phytogeography….</w:t>
      </w:r>
    </w:p>
    <w:p w14:paraId="5404F7C9" w14:textId="64F635EF" w:rsidR="00523DCA" w:rsidRDefault="00523DCA" w:rsidP="00523DCA">
      <w:pPr>
        <w:pStyle w:val="ListParagraph"/>
        <w:numPr>
          <w:ilvl w:val="0"/>
          <w:numId w:val="27"/>
        </w:numPr>
        <w:suppressLineNumbers/>
      </w:pPr>
      <w:r>
        <w:t xml:space="preserve">Note – Bradfield &amp; Porter (1982) </w:t>
      </w:r>
      <w:r w:rsidR="000A7784">
        <w:t xml:space="preserve">was published in this journal; their dataset is included in this publication.  </w:t>
      </w:r>
      <w:r>
        <w:t xml:space="preserve"> </w:t>
      </w:r>
    </w:p>
    <w:p w14:paraId="771661D3" w14:textId="6A89C56D" w:rsidR="002E78EE" w:rsidRDefault="002E78EE" w:rsidP="007D52A9">
      <w:pPr>
        <w:suppressLineNumbers/>
      </w:pPr>
    </w:p>
    <w:p w14:paraId="4267D425" w14:textId="21EA8B23" w:rsidR="002E78EE" w:rsidRDefault="002E78EE" w:rsidP="007D52A9">
      <w:pPr>
        <w:suppressLineNumbers/>
      </w:pPr>
    </w:p>
    <w:p w14:paraId="5E5EE928" w14:textId="77777777" w:rsidR="002E78EE" w:rsidRDefault="002E78EE" w:rsidP="007D52A9">
      <w:pPr>
        <w:suppressLineNumbers/>
      </w:pPr>
    </w:p>
    <w:p w14:paraId="185E759C" w14:textId="77777777" w:rsidR="002E78EE" w:rsidRDefault="002E78EE"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05EEABF4" w:rsidR="00A92F9A" w:rsidRDefault="001A62D5" w:rsidP="005F7C5D">
      <w:pPr>
        <w:ind w:firstLine="720"/>
      </w:pPr>
      <w:ins w:id="7" w:author="Martin, Tara (Forestry)" w:date="2022-05-26T08:43:00Z">
        <w:r>
          <w:t>In a time of r</w:t>
        </w:r>
      </w:ins>
      <w:commentRangeStart w:id="8"/>
      <w:ins w:id="9" w:author="Martin, Tara (Forestry)" w:date="2022-05-26T08:39:00Z">
        <w:r>
          <w:t>apid global change</w:t>
        </w:r>
      </w:ins>
      <w:ins w:id="10" w:author="Martin, Tara (Forestry)" w:date="2022-05-26T08:43:00Z">
        <w:r>
          <w:t>,</w:t>
        </w:r>
      </w:ins>
      <w:del w:id="11" w:author="Martin, Tara (Forestry)" w:date="2022-05-26T08:39:00Z">
        <w:r w:rsidR="00100565" w:rsidRPr="0007225D" w:rsidDel="001A62D5">
          <w:delText>The</w:delText>
        </w:r>
        <w:r w:rsidR="00F75B96" w:rsidRPr="0007225D" w:rsidDel="001A62D5">
          <w:delText xml:space="preserve"> </w:delText>
        </w:r>
        <w:r w:rsidR="00100565" w:rsidRPr="0007225D" w:rsidDel="001A62D5">
          <w:delText xml:space="preserve">importance </w:delText>
        </w:r>
        <w:r w:rsidR="00566C69" w:rsidRPr="0007225D" w:rsidDel="001A62D5">
          <w:delText>of</w:delText>
        </w:r>
        <w:r w:rsidR="00D10058" w:rsidRPr="0007225D" w:rsidDel="001A62D5">
          <w:delText xml:space="preserve"> climate change</w:delText>
        </w:r>
      </w:del>
      <w:r w:rsidR="00B35CD6">
        <w:t xml:space="preserve"> </w:t>
      </w:r>
      <w:commentRangeEnd w:id="8"/>
      <w:r>
        <w:rPr>
          <w:rStyle w:val="CommentReference"/>
        </w:rPr>
        <w:commentReference w:id="8"/>
      </w:r>
      <w:del w:id="12" w:author="Martin, Tara (Forestry)" w:date="2022-05-26T08:43:00Z">
        <w:r w:rsidR="00415113" w:rsidRPr="0007225D" w:rsidDel="001A62D5">
          <w:delText xml:space="preserve">drives </w:delText>
        </w:r>
        <w:r w:rsidR="00195D4F" w:rsidRPr="0007225D" w:rsidDel="001A62D5">
          <w:delText xml:space="preserve">a </w:delText>
        </w:r>
        <w:r w:rsidR="004A412C" w:rsidRPr="0007225D" w:rsidDel="001A62D5">
          <w:delText>need to</w:delText>
        </w:r>
        <w:r w:rsidR="00D10058" w:rsidRPr="0007225D" w:rsidDel="001A62D5">
          <w:delText xml:space="preserve"> </w:delText>
        </w:r>
      </w:del>
      <w:r w:rsidR="00B225CB" w:rsidRPr="0007225D">
        <w:t>understand</w:t>
      </w:r>
      <w:ins w:id="13" w:author="Martin, Tara (Forestry)" w:date="2022-05-26T08:43:00Z">
        <w:r>
          <w:t>ing</w:t>
        </w:r>
      </w:ins>
      <w:r w:rsidR="00FE71DC" w:rsidRPr="0007225D">
        <w:t xml:space="preserve"> patterns of</w:t>
      </w:r>
      <w:r w:rsidR="00C80754">
        <w:t xml:space="preserve"> ecosystem </w:t>
      </w:r>
      <w:r w:rsidR="009C7F51">
        <w:t>response</w:t>
      </w:r>
      <w:ins w:id="14" w:author="Martin, Tara (Forestry)" w:date="2022-05-26T08:54:00Z">
        <w:r w:rsidR="00C04EFB">
          <w:t xml:space="preserve"> over time,</w:t>
        </w:r>
      </w:ins>
      <w:del w:id="15" w:author="Martin, Tara (Forestry)" w:date="2022-05-26T08:46:00Z">
        <w:r w:rsidR="009C7F51" w:rsidDel="00C04EFB">
          <w:delText>s</w:delText>
        </w:r>
      </w:del>
      <w:r w:rsidR="00C80754">
        <w:t xml:space="preserve"> </w:t>
      </w:r>
      <w:r w:rsidR="00D5364E">
        <w:t>through</w:t>
      </w:r>
      <w:r w:rsidR="00B225CB" w:rsidRPr="0007225D">
        <w:t xml:space="preserve"> plant community</w:t>
      </w:r>
      <w:r w:rsidR="00C83A8E">
        <w:t xml:space="preserve"> </w:t>
      </w:r>
      <w:r w:rsidR="00ED752B" w:rsidRPr="0007225D">
        <w:t>compositional</w:t>
      </w:r>
      <w:r w:rsidR="00872EF0" w:rsidRPr="0007225D">
        <w:t xml:space="preserve"> cha</w:t>
      </w:r>
      <w:r w:rsidR="00872EF0" w:rsidRPr="00A40812">
        <w:t>nge</w:t>
      </w:r>
      <w:r w:rsidR="00D5364E">
        <w:t>s</w:t>
      </w:r>
      <w:ins w:id="16" w:author="Martin, Tara (Forestry)" w:date="2022-05-26T08:43:00Z">
        <w:r>
          <w:t xml:space="preserve"> can help </w:t>
        </w:r>
      </w:ins>
      <w:ins w:id="17" w:author="Martin, Tara (Forestry)" w:date="2022-05-26T08:44:00Z">
        <w:r>
          <w:t>inform conservation management interventions</w:t>
        </w:r>
      </w:ins>
      <w:r w:rsidR="00A40812" w:rsidRPr="00A40812">
        <w:t>.</w:t>
      </w:r>
      <w:r w:rsidR="001F19B1">
        <w:t xml:space="preserve"> </w:t>
      </w:r>
      <w:r w:rsidR="004C0674">
        <w:t>C</w:t>
      </w:r>
      <w:r w:rsidR="0003545C">
        <w:t>ommunity stability</w:t>
      </w:r>
      <w:r w:rsidR="00682FC6">
        <w:t xml:space="preserve"> </w:t>
      </w:r>
      <w:r w:rsidR="00A970BB">
        <w:t>may</w:t>
      </w:r>
      <w:r w:rsidR="002355AC">
        <w:t xml:space="preserve"> be characterized </w:t>
      </w:r>
      <w:r w:rsidR="008A2825">
        <w:t>as consistency</w:t>
      </w:r>
      <w:r w:rsidR="007C5111">
        <w:t xml:space="preserve"> in species or functional diversity </w:t>
      </w:r>
      <w:r w:rsidR="003D7780">
        <w:t>through time and space</w:t>
      </w:r>
      <w:r w:rsidR="00E871F6">
        <w:t xml:space="preserve"> </w:t>
      </w:r>
      <w:r w:rsidR="00E871F6">
        <w:fldChar w:fldCharType="begin"/>
      </w:r>
      <w:r w:rsidR="00A970BB">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E871F6">
        <w:fldChar w:fldCharType="separate"/>
      </w:r>
      <w:r w:rsidR="00A970BB" w:rsidRPr="00A970BB">
        <w:rPr>
          <w:rFonts w:ascii="Calibri" w:hAnsi="Calibri" w:cs="Calibri"/>
        </w:rPr>
        <w:t>(Holling, 1973</w:t>
      </w:r>
      <w:r w:rsidR="00A970BB">
        <w:rPr>
          <w:rFonts w:ascii="Calibri" w:hAnsi="Calibri" w:cs="Calibri"/>
        </w:rPr>
        <w:t xml:space="preserve">; </w:t>
      </w:r>
      <w:r w:rsidR="00A970BB" w:rsidRPr="00A970BB">
        <w:rPr>
          <w:rFonts w:ascii="Calibri" w:hAnsi="Calibri" w:cs="Calibri"/>
        </w:rPr>
        <w:t>Donohue et al., 2016)</w:t>
      </w:r>
      <w:r w:rsidR="00E871F6">
        <w:fldChar w:fldCharType="end"/>
      </w:r>
      <w:r w:rsidR="00CA1C8A">
        <w:t>.</w:t>
      </w:r>
      <w:r w:rsidR="00666F91">
        <w:t xml:space="preserve"> </w:t>
      </w:r>
      <w:r w:rsidR="004C6C15">
        <w:t>Shifts in community-dominant species, loss</w:t>
      </w:r>
      <w:r w:rsidR="002A5853">
        <w:t xml:space="preserve"> of native species diversity,</w:t>
      </w:r>
      <w:r w:rsidR="00B82229">
        <w:t xml:space="preserve"> and</w:t>
      </w:r>
      <w:r w:rsidR="002A5853">
        <w:t xml:space="preserve"> </w:t>
      </w:r>
      <w:r w:rsidR="004C6C15">
        <w:t>species turnover (</w:t>
      </w:r>
      <w:r w:rsidR="00EF4732">
        <w:t>such as greater</w:t>
      </w:r>
      <w:r w:rsidR="004C6C15">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(Bai, Han, Wu, Chen, &amp; Li,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7E551D" w:rsidRPr="007E551D">
        <w:rPr>
          <w:rFonts w:ascii="Calibri" w:hAnsi="Calibri" w:cs="Calibri"/>
          <w:szCs w:val="24"/>
        </w:rPr>
        <w:t>(Hanski, 1982; Lepš,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such as estuaries</w:t>
      </w:r>
      <w:del w:id="18" w:author="Martin, Tara (Forestry)" w:date="2022-05-26T08:36:00Z">
        <w:r w:rsidR="00245C13" w:rsidDel="001A62D5">
          <w:delText>.</w:delText>
        </w:r>
      </w:del>
      <w:r w:rsidR="00245C13">
        <w:t xml:space="preserve"> </w:t>
      </w:r>
      <w:r w:rsidR="00245C13">
        <w:fldChar w:fldCharType="begin"/>
      </w:r>
      <w:r w:rsidR="00BD2EEF">
        <w: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245C13" w:rsidRPr="00554B0B">
        <w:rPr>
          <w:rFonts w:ascii="Calibri" w:hAnsi="Calibri" w:cs="Calibri"/>
        </w:rPr>
        <w:t>(Ovaskainen, Rybicki, &amp; Abrego, 2019; Underwood, Chapman, &amp; Connell, 2000)</w:t>
      </w:r>
      <w:r w:rsidR="00245C13">
        <w:fldChar w:fldCharType="end"/>
      </w:r>
      <w:r w:rsidR="00245C13">
        <w:t>.</w:t>
      </w:r>
    </w:p>
    <w:p w14:paraId="4F7BFC02" w14:textId="667393A9"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EB7D94" w:rsidRPr="00EB7D94">
        <w:rPr>
          <w:rFonts w:ascii="Calibri" w:hAnsi="Calibri" w:cs="Calibri"/>
        </w:rPr>
        <w:t>(Pasternack, 2009)</w:t>
      </w:r>
      <w:r w:rsidR="003B2DDD">
        <w:fldChar w:fldCharType="end"/>
      </w:r>
      <w:r w:rsidR="003B2DDD">
        <w:t>.</w:t>
      </w:r>
      <w:r w:rsidR="00D00AEA">
        <w:t xml:space="preserve"> </w:t>
      </w:r>
      <w:ins w:id="19" w:author="Martin, Tara (Forestry)" w:date="2022-05-27T08:58:00Z">
        <w:r w:rsidR="0091685C">
          <w:t xml:space="preserve">Estuarine habitats support </w:t>
        </w:r>
      </w:ins>
      <w:ins w:id="20" w:author="Martin, Tara (Forestry)" w:date="2022-05-27T09:07:00Z">
        <w:r w:rsidR="00FC6416">
          <w:t xml:space="preserve">high species richness, including </w:t>
        </w:r>
      </w:ins>
      <w:ins w:id="21" w:author="Martin, Tara (Forestry)" w:date="2022-05-27T08:58:00Z">
        <w:r w:rsidR="0091685C">
          <w:t>species at risk</w:t>
        </w:r>
      </w:ins>
      <w:ins w:id="22" w:author="Martin, Tara (Forestry)" w:date="2022-05-27T09:04:00Z">
        <w:r w:rsidR="00FC6416">
          <w:t xml:space="preserve"> (Kehoe et al 2020)</w:t>
        </w:r>
      </w:ins>
      <w:ins w:id="23" w:author="Martin, Tara (Forestry)" w:date="2022-05-27T08:58:00Z">
        <w:r w:rsidR="0091685C">
          <w:t xml:space="preserve"> </w:t>
        </w:r>
      </w:ins>
      <w:ins w:id="24" w:author="Martin, Tara (Forestry)" w:date="2022-05-27T09:04:00Z">
        <w:r w:rsidR="00FC6416">
          <w:t xml:space="preserve">and </w:t>
        </w:r>
      </w:ins>
      <w:ins w:id="25" w:author="Martin, Tara (Forestry)" w:date="2022-05-27T09:08:00Z">
        <w:r w:rsidR="00FC6416">
          <w:t>are</w:t>
        </w:r>
      </w:ins>
      <w:ins w:id="26" w:author="Martin, Tara (Forestry)" w:date="2022-05-27T09:05:00Z">
        <w:r w:rsidR="00FC6416">
          <w:t xml:space="preserve"> important carbon reservoirs (</w:t>
        </w:r>
        <w:commentRangeStart w:id="27"/>
        <w:r w:rsidR="00FC6416">
          <w:t>Douglas et al 2022)</w:t>
        </w:r>
      </w:ins>
      <w:commentRangeEnd w:id="27"/>
      <w:ins w:id="28" w:author="Martin, Tara (Forestry)" w:date="2022-05-27T09:06:00Z">
        <w:r w:rsidR="00FC6416">
          <w:rPr>
            <w:rStyle w:val="CommentReference"/>
          </w:rPr>
          <w:commentReference w:id="27"/>
        </w:r>
        <w:r w:rsidR="00FC6416">
          <w:t xml:space="preserve">. </w:t>
        </w:r>
      </w:ins>
      <w:r w:rsidR="00D00AEA">
        <w:t xml:space="preserve">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of retreat or expansion are spatially restricted by</w:t>
      </w:r>
      <w:r w:rsidR="00C8195F">
        <w:t xml:space="preserve"> fjord</w:t>
      </w:r>
      <w:r w:rsidR="00FA12BF">
        <w:t xml:space="preserve"> </w:t>
      </w:r>
      <w:r w:rsidR="00E77D51">
        <w:t>geography</w:t>
      </w:r>
      <w:r w:rsidR="00391339">
        <w:t xml:space="preserve"> </w:t>
      </w:r>
      <w:r w:rsidR="00391339">
        <w:fldChar w:fldCharType="begin"/>
      </w:r>
      <w:r w:rsidR="00BD2EEF">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(TFMs)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 stability of plant communities within tidal marshes may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(Holling,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2F12959A" w14:textId="2DFB0907" w:rsidR="00E75976" w:rsidRDefault="00592C5E">
      <w:r>
        <w:tab/>
      </w:r>
      <w:r w:rsidR="00D529B9">
        <w:t xml:space="preserve">A challenge of </w:t>
      </w:r>
      <w:r w:rsidR="00A1470E">
        <w:t xml:space="preserve">understanding </w:t>
      </w:r>
      <w:r w:rsidR="00D529B9">
        <w:t>community stability</w:t>
      </w:r>
      <w:r>
        <w:t xml:space="preserve">, </w:t>
      </w:r>
      <w:r w:rsidR="000C7EAE">
        <w:t>including with</w:t>
      </w:r>
      <w:r>
        <w:t>in estuaries,</w:t>
      </w:r>
      <w:r w:rsidR="00D529B9">
        <w:t xml:space="preserve"> is the lack of long-term </w:t>
      </w:r>
      <w:r w:rsidR="00EC1912">
        <w:t>data</w:t>
      </w:r>
      <w:r w:rsidR="001578C8">
        <w:t xml:space="preserve">. </w:t>
      </w:r>
      <w:r w:rsidR="00E00A7F">
        <w:t xml:space="preserve">In </w:t>
      </w:r>
      <w:ins w:id="29" w:author="Martin, Tara (Forestry)" w:date="2022-05-27T09:35:00Z">
        <w:r w:rsidR="00434A28">
          <w:t xml:space="preserve">the </w:t>
        </w:r>
      </w:ins>
      <w:r w:rsidR="00E00A7F">
        <w:t xml:space="preserve">absence of </w:t>
      </w:r>
      <w:r w:rsidR="00907858">
        <w:t>long-term</w:t>
      </w:r>
      <w:r w:rsidR="00744FD6">
        <w:t xml:space="preserve"> monitoring</w:t>
      </w:r>
      <w:r w:rsidR="00E00A7F">
        <w:t xml:space="preserve">, </w:t>
      </w:r>
      <w:r w:rsidR="004C7DF9">
        <w:t xml:space="preserve">historical datasets can provide a </w:t>
      </w:r>
      <w:r w:rsidR="00AA7D9E">
        <w:t>‘</w:t>
      </w:r>
      <w:r w:rsidR="004C7DF9">
        <w:t>snapshot</w:t>
      </w:r>
      <w:r w:rsidR="00AA7D9E">
        <w:t>’</w:t>
      </w:r>
      <w:r w:rsidR="004C7DF9">
        <w:t xml:space="preserve"> of </w:t>
      </w:r>
      <w:r w:rsidR="00205D24">
        <w:t>species compositional variation</w:t>
      </w:r>
      <w:r w:rsidR="00F268FA">
        <w:t xml:space="preserve"> over</w:t>
      </w:r>
      <w:r w:rsidR="004C7DF9">
        <w:t xml:space="preserve"> time. </w:t>
      </w:r>
      <w:r w:rsidR="00F812CC">
        <w:t>One such opportunity exists in</w:t>
      </w:r>
      <w:ins w:id="30" w:author="Martin, Tara (Forestry)" w:date="2022-05-27T09:20:00Z">
        <w:r w:rsidR="00A914EE">
          <w:t xml:space="preserve"> the Fraser River estuary,</w:t>
        </w:r>
      </w:ins>
      <w:r w:rsidR="00F812CC">
        <w:t xml:space="preserve"> </w:t>
      </w:r>
      <w:ins w:id="31" w:author="Martin, Tara (Forestry)" w:date="2022-05-27T09:21:00Z">
        <w:r w:rsidR="00A914EE">
          <w:t xml:space="preserve">British Columbia, </w:t>
        </w:r>
      </w:ins>
      <w:ins w:id="32" w:author="Martin, Tara (Forestry)" w:date="2022-05-27T09:09:00Z">
        <w:r w:rsidR="00FC6416">
          <w:t xml:space="preserve">Canada in </w:t>
        </w:r>
      </w:ins>
      <w:ins w:id="33" w:author="Martin, Tara (Forestry)" w:date="2022-05-27T09:10:00Z">
        <w:r w:rsidR="00FC6416">
          <w:t xml:space="preserve">an area called the </w:t>
        </w:r>
      </w:ins>
      <w:r w:rsidR="00F812CC">
        <w:t>Ladner Marsh</w:t>
      </w:r>
      <w:del w:id="34" w:author="Martin, Tara (Forestry)" w:date="2022-05-27T09:20:00Z">
        <w:r w:rsidR="00E75976" w:rsidDel="00A914EE">
          <w:delText>,</w:delText>
        </w:r>
      </w:del>
      <w:r>
        <w:t xml:space="preserve"> </w:t>
      </w:r>
      <w:ins w:id="35" w:author="Martin, Tara (Forestry)" w:date="2022-05-27T09:20:00Z">
        <w:r w:rsidR="00A914EE">
          <w:t>(</w:t>
        </w:r>
      </w:ins>
      <w:del w:id="36" w:author="Martin, Tara (Forestry)" w:date="2022-05-27T09:20:00Z">
        <w:r w:rsidR="004834EB" w:rsidDel="00A914EE">
          <w:delText>which is part of the South Arm Marshes</w:delText>
        </w:r>
        <w:r w:rsidR="002E4E7F" w:rsidDel="00A914EE">
          <w:delText xml:space="preserve"> (SAM)</w:delText>
        </w:r>
        <w:r w:rsidR="004834EB" w:rsidDel="00A914EE">
          <w:delText xml:space="preserve"> Wildlife Management Area (WMA) </w:delText>
        </w:r>
      </w:del>
      <w:del w:id="37" w:author="Martin, Tara (Forestry)" w:date="2022-05-27T09:10:00Z">
        <w:r w:rsidR="004834EB" w:rsidDel="00FC6416">
          <w:delText>near Delta,</w:delText>
        </w:r>
      </w:del>
      <w:del w:id="38" w:author="Martin, Tara (Forestry)" w:date="2022-05-27T09:20:00Z">
        <w:r w:rsidR="004834EB" w:rsidDel="00A914EE">
          <w:delText xml:space="preserve"> BC</w:delText>
        </w:r>
      </w:del>
      <w:del w:id="39" w:author="Martin, Tara (Forestry)" w:date="2022-05-27T09:10:00Z">
        <w:r w:rsidR="004834EB" w:rsidDel="00FC6416">
          <w:delText>, Canada</w:delText>
        </w:r>
      </w:del>
      <w:del w:id="40" w:author="Martin, Tara (Forestry)" w:date="2022-05-27T09:20:00Z">
        <w:r w:rsidR="004834EB" w:rsidDel="00A914EE">
          <w:delText xml:space="preserve"> </w:delText>
        </w:r>
        <w:r w:rsidR="00C42257" w:rsidDel="00A914EE">
          <w:delText>(</w:delText>
        </w:r>
      </w:del>
      <w:r w:rsidR="00C42257">
        <w:fldChar w:fldCharType="begin"/>
      </w:r>
      <w:r w:rsidR="00C42257">
        <w:instrText xml:space="preserve"> REF _Ref103170248 \h </w:instrText>
      </w:r>
      <w:r w:rsidR="00C42257">
        <w:fldChar w:fldCharType="separate"/>
      </w:r>
      <w:ins w:id="41" w:author="Stefanie Lane" w:date="2022-05-19T13:03:00Z">
        <w:r w:rsidR="000F6BE9">
          <w:t xml:space="preserve">Figure </w:t>
        </w:r>
        <w:r w:rsidR="000F6BE9">
          <w:rPr>
            <w:noProof/>
          </w:rPr>
          <w:t>1</w:t>
        </w:r>
      </w:ins>
      <w:r w:rsidR="00C42257">
        <w:fldChar w:fldCharType="end"/>
      </w:r>
      <w:r w:rsidR="00C42257">
        <w:t>)</w:t>
      </w:r>
      <w:r w:rsidR="004834EB">
        <w:t>.</w:t>
      </w:r>
      <w:r w:rsidR="00EC03FB" w:rsidDel="00ED765A">
        <w:t xml:space="preserve"> </w:t>
      </w:r>
      <w:r w:rsidR="006202C7">
        <w:t xml:space="preserve">Despite </w:t>
      </w:r>
      <w:ins w:id="42" w:author="Martin, Tara (Forestry)" w:date="2022-05-27T09:12:00Z">
        <w:r w:rsidR="00FC6416">
          <w:t xml:space="preserve">large-scale </w:t>
        </w:r>
      </w:ins>
      <w:r w:rsidR="00886BE2">
        <w:t xml:space="preserve">industrialization and </w:t>
      </w:r>
      <w:ins w:id="43" w:author="Martin, Tara (Forestry)" w:date="2022-05-27T09:12:00Z">
        <w:r w:rsidR="00FC6416">
          <w:t>urbanization</w:t>
        </w:r>
      </w:ins>
      <w:del w:id="44" w:author="Martin, Tara (Forestry)" w:date="2022-05-27T09:12:00Z">
        <w:r w:rsidR="00886BE2" w:rsidDel="00FC6416">
          <w:delText>municipal expansion</w:delText>
        </w:r>
      </w:del>
      <w:r w:rsidR="00886BE2">
        <w:t xml:space="preserve"> within the region, t</w:t>
      </w:r>
      <w:ins w:id="45" w:author="Martin, Tara (Forestry)" w:date="2022-05-27T08:53:00Z">
        <w:r w:rsidR="00D84B2A">
          <w:t>he Ladner Marsh</w:t>
        </w:r>
      </w:ins>
      <w:del w:id="46" w:author="Martin, Tara (Forestry)" w:date="2022-05-27T08:53:00Z">
        <w:r w:rsidR="00886BE2" w:rsidDel="00D84B2A">
          <w:delText xml:space="preserve">his </w:delText>
        </w:r>
        <w:r w:rsidR="00102B71" w:rsidDel="00D84B2A">
          <w:delText>habitat</w:delText>
        </w:r>
      </w:del>
      <w:del w:id="47" w:author="Martin, Tara (Forestry)" w:date="2022-05-27T09:31:00Z">
        <w:r w:rsidR="00886BE2" w:rsidDel="00E87841">
          <w:delText xml:space="preserve"> </w:delText>
        </w:r>
      </w:del>
      <w:ins w:id="48" w:author="Martin, Tara (Forestry)" w:date="2022-05-27T09:30:00Z">
        <w:r w:rsidR="00E87841">
          <w:t xml:space="preserve"> </w:t>
        </w:r>
      </w:ins>
      <w:r w:rsidR="00886BE2">
        <w:t xml:space="preserve">has escaped development, and to the best of </w:t>
      </w:r>
      <w:ins w:id="49" w:author="Martin, Tara (Forestry)" w:date="2022-05-26T08:47:00Z">
        <w:r w:rsidR="00C04EFB">
          <w:t>our</w:t>
        </w:r>
      </w:ins>
      <w:del w:id="50" w:author="Martin, Tara (Forestry)" w:date="2022-05-26T08:47:00Z">
        <w:r w:rsidR="00886BE2" w:rsidDel="00C04EFB">
          <w:delText>the author</w:delText>
        </w:r>
        <w:r w:rsidR="00042C5A" w:rsidDel="00C04EFB">
          <w:delText>s’</w:delText>
        </w:r>
      </w:del>
      <w:r w:rsidR="00886BE2">
        <w:t xml:space="preserve"> knowledge has not experienced major natural disturbance in the past 50 years. </w:t>
      </w:r>
      <w:del w:id="51" w:author="Martin, Tara (Forestry)" w:date="2022-05-27T09:26:00Z">
        <w:r w:rsidR="00362DA9" w:rsidRPr="00362DA9" w:rsidDel="00E87841">
          <w:delText>Understanding how community composition prior to and since the 1991 establishment of the WMA is important for regional land managers in evaluating benchmarks for conservation</w:delText>
        </w:r>
        <w:r w:rsidR="00102B71" w:rsidDel="00E87841">
          <w:delText xml:space="preserve"> and </w:delText>
        </w:r>
        <w:r w:rsidR="00362DA9" w:rsidRPr="00362DA9" w:rsidDel="00E87841">
          <w:delText xml:space="preserve">restoration targets. </w:delText>
        </w:r>
      </w:del>
      <w:r w:rsidR="0074167B">
        <w:t>Two</w:t>
      </w:r>
      <w:r w:rsidR="00645972">
        <w:t xml:space="preserve"> historical</w:t>
      </w:r>
      <w:r w:rsidR="0074167B">
        <w:t xml:space="preserve"> studies conducted in Ladner Marsh</w:t>
      </w:r>
      <w:r w:rsidR="00FE2BE8">
        <w:t xml:space="preserve"> </w:t>
      </w:r>
      <w:r w:rsidR="00FE2BE8" w:rsidRPr="002E4E7F">
        <w:rPr>
          <w:rFonts w:ascii="Calibri" w:hAnsi="Calibri" w:cs="Calibri"/>
        </w:rPr>
        <w:t>(Bradfield &amp; Porter, 1982; Denoth &amp; Myers, 2007)</w:t>
      </w:r>
      <w:r w:rsidR="0074167B">
        <w:t xml:space="preserve"> </w:t>
      </w:r>
      <w:r w:rsidR="00FE2BE8">
        <w:t>used similar methods to document</w:t>
      </w:r>
      <w:r w:rsidR="0074167B">
        <w:t xml:space="preserve"> floristic diversity</w:t>
      </w:r>
      <w:ins w:id="52" w:author="Martin, Tara (Forestry)" w:date="2022-05-27T09:28:00Z">
        <w:r w:rsidR="00E87841">
          <w:t xml:space="preserve">. </w:t>
        </w:r>
      </w:ins>
      <w:del w:id="53" w:author="Martin, Tara (Forestry)" w:date="2022-05-27T09:36:00Z">
        <w:r w:rsidR="00FF5CB3" w:rsidDel="00434A28">
          <w:delText>.</w:delText>
        </w:r>
        <w:r w:rsidR="00693FAC" w:rsidDel="00434A28">
          <w:delText xml:space="preserve"> </w:delText>
        </w:r>
      </w:del>
      <w:r w:rsidR="00FF5CB3">
        <w:t>Bradfield &amp; Porter</w:t>
      </w:r>
      <w:r w:rsidR="00693FAC">
        <w:t xml:space="preserve"> (1982)</w:t>
      </w:r>
      <w:r w:rsidR="00FF5CB3">
        <w:t xml:space="preserve"> identified distinct community sub-types (hereafter, “assemblages”),</w:t>
      </w:r>
      <w:r w:rsidR="00693FAC">
        <w:t xml:space="preserve"> likely</w:t>
      </w:r>
      <w:r w:rsidR="00C56564">
        <w:t xml:space="preserve"> driven</w:t>
      </w:r>
      <w:r w:rsidR="00FF5CB3">
        <w:t xml:space="preserve"> by edaphic factors</w:t>
      </w:r>
      <w:r w:rsidR="00C56564">
        <w:t xml:space="preserve"> such as drainage</w:t>
      </w:r>
      <w:r w:rsidR="00FF5CB3">
        <w:t xml:space="preserve">. </w:t>
      </w:r>
      <w:r w:rsidR="0074167B">
        <w:t xml:space="preserve"> </w:t>
      </w:r>
      <w:r w:rsidR="00C56564">
        <w:t xml:space="preserve">Denoth &amp; Myers </w:t>
      </w:r>
      <w:ins w:id="54" w:author="Martin, Tara (Forestry)" w:date="2022-05-27T09:33:00Z">
        <w:r w:rsidR="00E87841">
          <w:t xml:space="preserve">(2007) </w:t>
        </w:r>
      </w:ins>
      <w:r w:rsidR="00C56564">
        <w:t xml:space="preserve">repeated the sampling to determine whether a non-native species (purple loosestrife) was displacing </w:t>
      </w:r>
      <w:r w:rsidR="00C938EC">
        <w:t xml:space="preserve">a species of </w:t>
      </w:r>
      <w:ins w:id="55" w:author="Martin, Tara (Forestry)" w:date="2022-05-27T09:33:00Z">
        <w:r w:rsidR="00E87841">
          <w:t xml:space="preserve">conservation </w:t>
        </w:r>
      </w:ins>
      <w:r w:rsidR="00C938EC">
        <w:t>concern</w:t>
      </w:r>
      <w:r w:rsidR="00CA0247">
        <w:t xml:space="preserve">, </w:t>
      </w:r>
      <w:r w:rsidR="00C938EC">
        <w:t xml:space="preserve">Henderson’s </w:t>
      </w:r>
      <w:proofErr w:type="spellStart"/>
      <w:r w:rsidR="00C938EC">
        <w:t>checkermallow</w:t>
      </w:r>
      <w:proofErr w:type="spellEnd"/>
      <w:r w:rsidR="00C938EC">
        <w:t>.</w:t>
      </w:r>
      <w:r w:rsidR="00277767">
        <w:t xml:space="preserve"> Henderson’s </w:t>
      </w:r>
      <w:proofErr w:type="spellStart"/>
      <w:r w:rsidR="00277767">
        <w:t>checkermallow</w:t>
      </w:r>
      <w:proofErr w:type="spellEnd"/>
      <w:r w:rsidR="00277767">
        <w:t xml:space="preserve"> (</w:t>
      </w:r>
      <w:r w:rsidR="00277767">
        <w:rPr>
          <w:i/>
        </w:rPr>
        <w:t xml:space="preserve">Sidalcea hendersonii </w:t>
      </w:r>
      <w:r w:rsidR="00277767">
        <w:t>S. Watson)</w:t>
      </w:r>
      <w:r w:rsidR="00CA0247">
        <w:t xml:space="preserve"> is </w:t>
      </w:r>
      <w:r w:rsidR="00277767">
        <w:t xml:space="preserve">locally abundant in this marsh, and thus stability of habitat conditions is vital for species conservation. </w:t>
      </w:r>
      <w:del w:id="56" w:author="Martin, Tara (Forestry)" w:date="2022-05-27T09:34:00Z">
        <w:r w:rsidR="00C938EC" w:rsidDel="00E87841">
          <w:delText xml:space="preserve"> </w:delText>
        </w:r>
      </w:del>
      <w:r w:rsidR="00B14056">
        <w:t>While these studies independently characterize different community metrics, t</w:t>
      </w:r>
      <w:r w:rsidR="00C938EC">
        <w:t xml:space="preserve">hese datasets </w:t>
      </w:r>
      <w:r w:rsidR="0074167B">
        <w:t xml:space="preserve">provide the opportunity to repeat observations </w:t>
      </w:r>
      <w:r w:rsidR="00CB18BB">
        <w:t>and</w:t>
      </w:r>
      <w:r w:rsidR="0074167B">
        <w:t xml:space="preserve"> characterize long-term plant community changes</w:t>
      </w:r>
      <w:r w:rsidR="00B14056">
        <w:t xml:space="preserve"> and </w:t>
      </w:r>
      <w:r w:rsidR="006202C7">
        <w:t xml:space="preserve">habitat </w:t>
      </w:r>
      <w:r w:rsidR="00B14056">
        <w:t>stability</w:t>
      </w:r>
      <w:r w:rsidR="0074167B">
        <w:t>.</w:t>
      </w:r>
    </w:p>
    <w:p w14:paraId="4A26B4C7" w14:textId="38BF672F" w:rsidR="007C0BCF" w:rsidRDefault="00434A28" w:rsidP="005F7C5D">
      <w:pPr>
        <w:ind w:firstLine="720"/>
      </w:pPr>
      <w:ins w:id="57" w:author="Martin, Tara (Forestry)" w:date="2022-05-27T09:36:00Z">
        <w:r>
          <w:lastRenderedPageBreak/>
          <w:t xml:space="preserve">These </w:t>
        </w:r>
      </w:ins>
      <w:ins w:id="58" w:author="Martin, Tara (Forestry)" w:date="2022-05-27T09:38:00Z">
        <w:r>
          <w:t xml:space="preserve">two </w:t>
        </w:r>
      </w:ins>
      <w:ins w:id="59" w:author="Martin, Tara (Forestry)" w:date="2022-05-27T09:37:00Z">
        <w:r>
          <w:t xml:space="preserve">historical </w:t>
        </w:r>
      </w:ins>
      <w:ins w:id="60" w:author="Martin, Tara (Forestry)" w:date="2022-05-27T09:36:00Z">
        <w:r>
          <w:t xml:space="preserve">studies present a unique </w:t>
        </w:r>
      </w:ins>
      <w:ins w:id="61" w:author="Martin, Tara (Forestry)" w:date="2022-05-27T09:37:00Z">
        <w:r>
          <w:t xml:space="preserve">opportunity to repeat </w:t>
        </w:r>
      </w:ins>
      <w:ins w:id="62" w:author="Martin, Tara (Forestry)" w:date="2022-05-27T09:38:00Z">
        <w:r>
          <w:t xml:space="preserve">the sampling a third time </w:t>
        </w:r>
      </w:ins>
      <w:del w:id="63" w:author="Martin, Tara (Forestry)" w:date="2022-05-27T09:38:00Z">
        <w:r w:rsidR="00DC5555" w:rsidDel="00434A28">
          <w:delText>The main objective of this work is</w:delText>
        </w:r>
      </w:del>
      <w:ins w:id="64" w:author="Martin, Tara (Forestry)" w:date="2022-05-27T09:38:00Z">
        <w:r>
          <w:t>and</w:t>
        </w:r>
      </w:ins>
      <w:r w:rsidR="00DC5555">
        <w:t xml:space="preserve"> to </w:t>
      </w:r>
      <w:r w:rsidR="008358B4">
        <w:t xml:space="preserve">infer </w:t>
      </w:r>
      <w:r w:rsidR="00E42D7D">
        <w:t xml:space="preserve">stability of </w:t>
      </w:r>
      <w:r w:rsidR="009B46F9">
        <w:t xml:space="preserve">plant community </w:t>
      </w:r>
      <w:r w:rsidR="00E42D7D">
        <w:t>compositional structure</w:t>
      </w:r>
      <w:r w:rsidR="009B46F9">
        <w:t xml:space="preserve"> </w:t>
      </w:r>
      <w:r w:rsidR="00D502A8">
        <w:t xml:space="preserve">in the absence of </w:t>
      </w:r>
      <w:r w:rsidR="00C5549B">
        <w:t xml:space="preserve">large-scale or direct </w:t>
      </w:r>
      <w:r w:rsidR="00E76A6B">
        <w:t>disturbance</w:t>
      </w:r>
      <w:r w:rsidR="00D502A8">
        <w:t xml:space="preserve"> </w:t>
      </w:r>
      <w:r w:rsidR="009B46F9">
        <w:t>in a</w:t>
      </w:r>
      <w:r w:rsidR="00B86420">
        <w:t xml:space="preserve"> tidal freshwater marsh. </w:t>
      </w:r>
      <w:commentRangeStart w:id="65"/>
      <w:ins w:id="66" w:author="Martin, Tara (Forestry)" w:date="2022-05-26T08:48:00Z">
        <w:r w:rsidR="00C04EFB">
          <w:t>We</w:t>
        </w:r>
      </w:ins>
      <w:commentRangeEnd w:id="65"/>
      <w:ins w:id="67" w:author="Martin, Tara (Forestry)" w:date="2022-05-26T08:49:00Z">
        <w:r w:rsidR="00C04EFB">
          <w:rPr>
            <w:rStyle w:val="CommentReference"/>
          </w:rPr>
          <w:commentReference w:id="65"/>
        </w:r>
      </w:ins>
      <w:del w:id="68" w:author="Martin, Tara (Forestry)" w:date="2022-05-26T08:48:00Z">
        <w:r w:rsidR="007A161D" w:rsidDel="00C04EFB">
          <w:delText>I</w:delText>
        </w:r>
      </w:del>
      <w:r w:rsidR="007A161D">
        <w:t xml:space="preserve"> used three observational datasets spanning four decades to answer the following questions: </w:t>
      </w:r>
    </w:p>
    <w:p w14:paraId="2AFD6DE8" w14:textId="1C1389B6" w:rsidR="007C0BCF" w:rsidRDefault="00537848" w:rsidP="00612ED6">
      <w:pPr>
        <w:ind w:firstLine="720"/>
      </w:pPr>
      <w:r>
        <w:t xml:space="preserve">(1) </w:t>
      </w:r>
      <w:proofErr w:type="gramStart"/>
      <w:r w:rsidR="00151992">
        <w:t>Are</w:t>
      </w:r>
      <w:proofErr w:type="gramEnd"/>
      <w:r w:rsidR="00151992">
        <w:t xml:space="preserve"> </w:t>
      </w:r>
      <w:ins w:id="69" w:author="Martin, Tara (Forestry)" w:date="2022-05-26T08:50:00Z">
        <w:r w:rsidR="00C04EFB">
          <w:t xml:space="preserve">tidal freshwater marsh </w:t>
        </w:r>
      </w:ins>
      <w:del w:id="70" w:author="Martin, Tara (Forestry)" w:date="2022-05-26T08:50:00Z">
        <w:r w:rsidR="007C0BCF" w:rsidDel="00C04EFB">
          <w:delText xml:space="preserve">TFM </w:delText>
        </w:r>
      </w:del>
      <w:r w:rsidR="00151992">
        <w:t xml:space="preserve">assemblages </w:t>
      </w:r>
      <w:del w:id="71" w:author="Martin, Tara (Forestry)" w:date="2022-05-26T08:50:00Z">
        <w:r w:rsidR="007C0BCF" w:rsidDel="00C04EFB">
          <w:delText>continuously</w:delText>
        </w:r>
        <w:r w:rsidR="00151992" w:rsidDel="00C04EFB">
          <w:delText xml:space="preserve"> </w:delText>
        </w:r>
      </w:del>
      <w:r w:rsidR="00151992">
        <w:t>characterized by the same dominant species</w:t>
      </w:r>
      <w:ins w:id="72" w:author="Martin, Tara (Forestry)" w:date="2022-05-26T08:50:00Z">
        <w:r w:rsidR="00C04EFB">
          <w:t xml:space="preserve"> over a </w:t>
        </w:r>
      </w:ins>
      <w:ins w:id="73" w:author="Martin, Tara (Forestry)" w:date="2022-05-26T08:51:00Z">
        <w:r w:rsidR="00C04EFB">
          <w:t>40 year period</w:t>
        </w:r>
      </w:ins>
      <w:r w:rsidR="00151992">
        <w:t xml:space="preserve">? In the absence of significant environmental disturbance, </w:t>
      </w:r>
      <w:ins w:id="74" w:author="Martin, Tara (Forestry)" w:date="2022-05-26T08:50:00Z">
        <w:r w:rsidR="00C04EFB">
          <w:t>we</w:t>
        </w:r>
      </w:ins>
      <w:del w:id="75" w:author="Martin, Tara (Forestry)" w:date="2022-05-26T08:50:00Z">
        <w:r w:rsidR="00151992" w:rsidDel="00C04EFB">
          <w:delText>I</w:delText>
        </w:r>
      </w:del>
      <w:r w:rsidR="00151992">
        <w:t xml:space="preserve"> expect the same species </w:t>
      </w:r>
      <w:r w:rsidR="00F954D3">
        <w:t xml:space="preserve">composition </w:t>
      </w:r>
      <w:r w:rsidR="00151992">
        <w:t xml:space="preserve">to dominate each assemblage as identified by Bradfield &amp; Porter (1982). </w:t>
      </w:r>
    </w:p>
    <w:p w14:paraId="5B0CDEDC" w14:textId="52B1E5F3" w:rsidR="00496BFB" w:rsidRDefault="00537848" w:rsidP="00496BFB">
      <w:pPr>
        <w:ind w:firstLine="720"/>
      </w:pPr>
      <w:r>
        <w:t xml:space="preserve">(2) </w:t>
      </w:r>
      <w:r w:rsidR="00151992">
        <w:t xml:space="preserve">Is </w:t>
      </w:r>
      <w:r w:rsidR="00FA7522">
        <w:t>the mean species diver</w:t>
      </w:r>
      <w:r w:rsidR="008E1F98">
        <w:t>sity (</w:t>
      </w:r>
      <w:r w:rsidR="008E1F98">
        <w:rPr>
          <w:rFonts w:cstheme="minorHAnsi"/>
        </w:rPr>
        <w:t>α</w:t>
      </w:r>
      <w:r w:rsidR="008E1F98">
        <w:t>-diversity) and variation (</w:t>
      </w:r>
      <w:r w:rsidR="008E1F98">
        <w:rPr>
          <w:rFonts w:cstheme="minorHAnsi"/>
        </w:rPr>
        <w:t>β</w:t>
      </w:r>
      <w:r w:rsidR="008E1F98">
        <w:t xml:space="preserve">-diversity) within and across assemblages constant between </w:t>
      </w:r>
      <w:ins w:id="76" w:author="Martin, Tara (Forestry)" w:date="2022-05-26T08:51:00Z">
        <w:r w:rsidR="00C04EFB">
          <w:t>the three sampling periods (19</w:t>
        </w:r>
      </w:ins>
      <w:ins w:id="77" w:author="Martin, Tara (Forestry)" w:date="2022-05-26T08:56:00Z">
        <w:r w:rsidR="0001042C">
          <w:t>79</w:t>
        </w:r>
      </w:ins>
      <w:ins w:id="78" w:author="Martin, Tara (Forestry)" w:date="2022-05-26T08:51:00Z">
        <w:r w:rsidR="00C04EFB">
          <w:t xml:space="preserve">, </w:t>
        </w:r>
      </w:ins>
      <w:ins w:id="79" w:author="Martin, Tara (Forestry)" w:date="2022-05-26T08:56:00Z">
        <w:r w:rsidR="0001042C">
          <w:t>1999</w:t>
        </w:r>
      </w:ins>
      <w:ins w:id="80" w:author="Martin, Tara (Forestry)" w:date="2022-05-26T08:52:00Z">
        <w:r w:rsidR="00C04EFB">
          <w:t>, 2019)</w:t>
        </w:r>
      </w:ins>
      <w:del w:id="81" w:author="Martin, Tara (Forestry)" w:date="2022-05-26T08:51:00Z">
        <w:r w:rsidR="008E1F98" w:rsidDel="00C04EFB">
          <w:delText>years</w:delText>
        </w:r>
      </w:del>
      <w:r w:rsidR="00AA1B69">
        <w:t xml:space="preserve">? If the plant </w:t>
      </w:r>
      <w:r w:rsidR="00EB6652">
        <w:t>community is</w:t>
      </w:r>
      <w:r w:rsidR="00AA1B69">
        <w:t xml:space="preserve"> stable, </w:t>
      </w:r>
      <w:ins w:id="82" w:author="Martin, Tara (Forestry)" w:date="2022-05-26T08:52:00Z">
        <w:r w:rsidR="00C04EFB">
          <w:t>we</w:t>
        </w:r>
      </w:ins>
      <w:del w:id="83" w:author="Martin, Tara (Forestry)" w:date="2022-05-26T08:52:00Z">
        <w:r w:rsidR="00AA1B69" w:rsidDel="00C04EFB">
          <w:delText>I</w:delText>
        </w:r>
      </w:del>
      <w:r w:rsidR="00AA1B69">
        <w:t xml:space="preserve"> expect little change in </w:t>
      </w:r>
      <w:r w:rsidR="00AA1B69">
        <w:rPr>
          <w:rFonts w:cstheme="minorHAnsi"/>
        </w:rPr>
        <w:t>α</w:t>
      </w:r>
      <w:r w:rsidR="00AA1B69">
        <w:t xml:space="preserve">-diversity and </w:t>
      </w:r>
      <w:r w:rsidR="00AA1B69">
        <w:rPr>
          <w:rFonts w:cstheme="minorHAnsi"/>
        </w:rPr>
        <w:t>β</w:t>
      </w:r>
      <w:r w:rsidR="00AA1B69">
        <w:t xml:space="preserve">-diversity. </w:t>
      </w:r>
    </w:p>
    <w:p w14:paraId="640BC3CE" w14:textId="36C536E5" w:rsidR="00151992" w:rsidRDefault="00537848" w:rsidP="005F7C5D">
      <w:pPr>
        <w:ind w:firstLine="720"/>
      </w:pPr>
      <w:r>
        <w:t xml:space="preserve">(3) </w:t>
      </w:r>
      <w:r w:rsidR="00151992">
        <w:t>What is the total turnover</w:t>
      </w:r>
      <w:r w:rsidR="009129C1">
        <w:t xml:space="preserve"> within each assemblage</w:t>
      </w:r>
      <w:r w:rsidR="00151992">
        <w:t xml:space="preserve">, and which species gained or lost are driving changes within each assemblage? </w:t>
      </w:r>
      <w:ins w:id="84" w:author="Martin, Tara (Forestry)" w:date="2022-05-26T08:53:00Z">
        <w:r w:rsidR="00C04EFB">
          <w:t>We</w:t>
        </w:r>
      </w:ins>
      <w:del w:id="85" w:author="Martin, Tara (Forestry)" w:date="2022-05-26T08:53:00Z">
        <w:r w:rsidR="00F0046C" w:rsidDel="00C04EFB">
          <w:delText>I</w:delText>
        </w:r>
      </w:del>
      <w:r w:rsidR="00F0046C">
        <w:t xml:space="preserve"> expect that increasing abundance of invasive species over time would result in greater number of species lost (and fewer species gained), and thus greater rates of </w:t>
      </w:r>
      <w:r w:rsidR="00F04B33">
        <w:t>t</w:t>
      </w:r>
      <w:r w:rsidR="00E76F17">
        <w:t>urnover</w:t>
      </w:r>
      <w:r w:rsidR="008A1FF7">
        <w:t xml:space="preserve">. </w:t>
      </w:r>
    </w:p>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3CA3AE5F" w:rsidR="001F436B" w:rsidRDefault="001F436B" w:rsidP="005F7C5D">
      <w:pPr>
        <w:ind w:firstLine="720"/>
      </w:pPr>
      <w:r>
        <w:t>The Fraser River drains the largest catchment in British Columbia, and its estuary currently spans 2</w:t>
      </w:r>
      <w:r w:rsidR="004306D0">
        <w:t>,</w:t>
      </w:r>
      <w:r>
        <w:t xml:space="preserve">814 ha, one-third of which lies within the South Arm Marshes Wildlife Management Area </w:t>
      </w:r>
      <w:r>
        <w:fldChar w:fldCharType="begin"/>
      </w:r>
      <w:r w:rsidR="00BD2EEF">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fldChar w:fldCharType="separate"/>
      </w:r>
      <w:r w:rsidRPr="001F436B">
        <w:rPr>
          <w:rFonts w:ascii="Calibri" w:hAnsi="Calibri" w:cs="Calibri"/>
        </w:rPr>
        <w:t>(Schaefer, 2004)</w:t>
      </w:r>
      <w:r>
        <w:fldChar w:fldCharType="end"/>
      </w:r>
      <w:r>
        <w:t xml:space="preserve"> (</w:t>
      </w:r>
      <w:r w:rsidR="00766A27">
        <w:fldChar w:fldCharType="begin"/>
      </w:r>
      <w:r w:rsidR="00766A27">
        <w:instrText xml:space="preserve"> REF _Ref103170248 \h </w:instrText>
      </w:r>
      <w:r w:rsidR="00766A27">
        <w:fldChar w:fldCharType="separate"/>
      </w:r>
      <w:ins w:id="86" w:author="Stefanie Lane" w:date="2022-05-19T13:03:00Z">
        <w:r w:rsidR="000F6BE9">
          <w:t xml:space="preserve">Figure </w:t>
        </w:r>
        <w:r w:rsidR="000F6BE9">
          <w:rPr>
            <w:noProof/>
          </w:rPr>
          <w:t>1</w:t>
        </w:r>
      </w:ins>
      <w:r w:rsidR="00766A27">
        <w:fldChar w:fldCharType="end"/>
      </w:r>
      <w:r>
        <w:t xml:space="preserve">). Ladner Marsh occupies </w:t>
      </w:r>
      <w:r w:rsidRPr="00631B1E">
        <w:t xml:space="preserve">approximately </w:t>
      </w:r>
      <w:r>
        <w:t>100</w:t>
      </w:r>
      <w:r w:rsidRPr="00631B1E">
        <w:t xml:space="preserve"> ha wi</w:t>
      </w:r>
      <w:r>
        <w:t xml:space="preserve">thin the South Arm Marshes, bounded to the east by </w:t>
      </w:r>
      <w:del w:id="87" w:author="Martin, Tara (Forestry)" w:date="2022-05-27T09:42:00Z">
        <w:r w:rsidDel="005B01F1">
          <w:delText xml:space="preserve">municipal </w:delText>
        </w:r>
      </w:del>
      <w:ins w:id="88" w:author="Martin, Tara (Forestry)" w:date="2022-05-27T09:42:00Z">
        <w:r w:rsidR="005B01F1">
          <w:t xml:space="preserve">urban and industrial </w:t>
        </w:r>
      </w:ins>
      <w:r>
        <w:t>development and by the Fraser River along its western edge (</w:t>
      </w:r>
      <w:r w:rsidR="000A3E15">
        <w:fldChar w:fldCharType="begin"/>
      </w:r>
      <w:r w:rsidR="000A3E15">
        <w:instrText xml:space="preserve"> REF _Ref103170248 \h </w:instrText>
      </w:r>
      <w:r w:rsidR="000A3E15">
        <w:fldChar w:fldCharType="separate"/>
      </w:r>
      <w:ins w:id="89" w:author="Stefanie Lane" w:date="2022-05-19T13:03:00Z">
        <w:r w:rsidR="000F6BE9">
          <w:t xml:space="preserve">Figure </w:t>
        </w:r>
        <w:r w:rsidR="000F6BE9">
          <w:rPr>
            <w:noProof/>
          </w:rPr>
          <w:t>1</w:t>
        </w:r>
      </w:ins>
      <w:r w:rsidR="000A3E15">
        <w:fldChar w:fldCharType="end"/>
      </w:r>
      <w:r>
        <w:t>).</w:t>
      </w:r>
    </w:p>
    <w:p w14:paraId="4503C271" w14:textId="7352D093" w:rsidR="005372BF" w:rsidRDefault="00A15FE2" w:rsidP="005F7C5D">
      <w:pPr>
        <w:ind w:firstLine="720"/>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BD2EEF">
        <w:instrText xml:space="preserve"> ADDIN ZOTERO_ITEM CSL_CITATION {"citationID":"38FrsNx6","properties":{"formattedCitation":"(Sinks, Borde, Diefenderfer, &amp; Karnezis, 2021)","plainCitation":"(Sinks, Borde, Diefenderfer, &amp; Karnezis,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(Sinks, Borde, Diefenderfer, &amp; Karnezis, 2021)</w:t>
      </w:r>
      <w:r w:rsidR="005A152F">
        <w:fldChar w:fldCharType="end"/>
      </w:r>
      <w:r w:rsidR="00A11140">
        <w:t xml:space="preserve">. </w:t>
      </w:r>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32B8DA2F" w:rsidR="005372BF" w:rsidRPr="009B0BA5" w:rsidRDefault="005372BF">
      <w:pPr>
        <w:ind w:firstLine="720"/>
      </w:pPr>
      <w:r>
        <w:t xml:space="preserve">Data were originally collected in 1979 as part of an observational study to characterize dominant </w:t>
      </w:r>
      <w:r w:rsidR="00E563DA">
        <w:t>assemblage</w:t>
      </w:r>
      <w:r>
        <w:t xml:space="preserve"> types </w:t>
      </w:r>
      <w:r>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commentRangeStart w:id="90"/>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commentRangeEnd w:id="90"/>
      <w:r w:rsidR="0001042C">
        <w:rPr>
          <w:rStyle w:val="CommentReference"/>
        </w:rPr>
        <w:commentReference w:id="90"/>
      </w:r>
      <w:r w:rsidR="00E563DA">
        <w:t>(Bradfield, 2019 personal comm.)</w:t>
      </w:r>
      <w:ins w:id="91" w:author="Martin, Tara (Forestry)" w:date="2022-05-26T09:08:00Z">
        <w:r w:rsidR="007A5BC9">
          <w:t xml:space="preserve"> (Figure 1D)</w:t>
        </w:r>
      </w:ins>
      <w:r w:rsidR="00E563DA">
        <w:t xml:space="preserve">. </w:t>
      </w:r>
      <w:r>
        <w:t>Cluster analysis and principal components analysis (PCA) distinguished three community associations, each dominated by a distinct species: Lyngbye’s sedge (</w:t>
      </w:r>
      <w:r>
        <w:rPr>
          <w:i/>
        </w:rPr>
        <w:t>Carex lyngbyei</w:t>
      </w:r>
      <w:r>
        <w:t xml:space="preserve"> </w:t>
      </w:r>
      <w:proofErr w:type="spellStart"/>
      <w:r>
        <w:t>Hornem</w:t>
      </w:r>
      <w:proofErr w:type="spellEnd"/>
      <w:r>
        <w:t>.), fescue (</w:t>
      </w:r>
      <w:r>
        <w:rPr>
          <w:i/>
        </w:rPr>
        <w:t>Festuca arundinaceae</w:t>
      </w:r>
      <w:r>
        <w:t xml:space="preserve"> </w:t>
      </w:r>
      <w:proofErr w:type="spellStart"/>
      <w:r>
        <w:t>Schreb</w:t>
      </w:r>
      <w:proofErr w:type="spellEnd"/>
      <w:r>
        <w:t>.), and bogbean (</w:t>
      </w:r>
      <w:r>
        <w:rPr>
          <w:i/>
        </w:rPr>
        <w:t xml:space="preserve">Menyanthes trifoliata </w:t>
      </w:r>
      <w:r>
        <w:t>L.).</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072D19C3" w:rsidR="005372BF" w:rsidRDefault="005372BF" w:rsidP="005372BF">
      <w:pPr>
        <w:ind w:firstLine="720"/>
      </w:pPr>
      <w:r>
        <w:t xml:space="preserve">A subsequent survey conducted in 1999 recreated the transects and sought to place sampling plots at </w:t>
      </w:r>
      <w:ins w:id="92" w:author="Martin, Tara (Forestry)" w:date="2022-05-26T08:57:00Z">
        <w:r w:rsidR="0001042C">
          <w:t xml:space="preserve">the </w:t>
        </w:r>
      </w:ins>
      <w:r>
        <w:t>exact positions sampled in 1979 to test relationships between invasive purple loosestrife (</w:t>
      </w:r>
      <w:proofErr w:type="spellStart"/>
      <w:r>
        <w:rPr>
          <w:i/>
        </w:rPr>
        <w:t>Lythrum</w:t>
      </w:r>
      <w:proofErr w:type="spellEnd"/>
      <w:r>
        <w:rPr>
          <w:i/>
        </w:rPr>
        <w:t xml:space="preserve"> </w:t>
      </w:r>
      <w:proofErr w:type="spellStart"/>
      <w:r>
        <w:rPr>
          <w:i/>
        </w:rPr>
        <w:t>salicaria</w:t>
      </w:r>
      <w:proofErr w:type="spellEnd"/>
      <w:r>
        <w:t xml:space="preserve">, L.) and Henderson’s </w:t>
      </w:r>
      <w:proofErr w:type="spellStart"/>
      <w:r>
        <w:t>checkermallow</w:t>
      </w:r>
      <w:proofErr w:type="spellEnd"/>
      <w:r>
        <w:t xml:space="preserve"> (</w:t>
      </w:r>
      <w:r>
        <w:rPr>
          <w:i/>
        </w:rPr>
        <w:t xml:space="preserve">Sidalcea hendersonii </w:t>
      </w:r>
      <w:r>
        <w:t xml:space="preserve">S. Watson), which is a Blue Listed species of special concern in British Columbia </w:t>
      </w:r>
      <w:r>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w:t>
      </w:r>
      <w:r w:rsidR="0091346E">
        <w:t xml:space="preserve">ve </w:t>
      </w:r>
      <w:r>
        <w:t>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6B40964E"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w:t>
      </w:r>
      <w:ins w:id="93" w:author="Martin, Tara (Forestry)" w:date="2022-05-27T09:48:00Z">
        <w:r w:rsidR="00FB3E22">
          <w:t xml:space="preserve">(Figure 1D) </w:t>
        </w:r>
      </w:ins>
      <w:r w:rsidR="002A34E3">
        <w:t xml:space="preserve">on a georeferenced </w:t>
      </w:r>
      <w:proofErr w:type="spellStart"/>
      <w:r w:rsidR="002A34E3">
        <w:t>basemap</w:t>
      </w:r>
      <w:proofErr w:type="spellEnd"/>
      <w:r w:rsidR="002A34E3">
        <w:t xml:space="preserve">, aligning </w:t>
      </w:r>
      <w:r w:rsidR="002C1D2C">
        <w:t xml:space="preserve">prominent landscape features, and marking GPS locations in </w:t>
      </w:r>
      <w:proofErr w:type="spellStart"/>
      <w:r w:rsidR="002C1D2C">
        <w:t>Avenza</w:t>
      </w:r>
      <w:proofErr w:type="spellEnd"/>
      <w:r w:rsidR="0070559A">
        <w:t xml:space="preserve"> Maps</w:t>
      </w:r>
      <w:r w:rsidR="002C1D2C">
        <w:t xml:space="preserve"> (</w:t>
      </w:r>
      <w:proofErr w:type="spellStart"/>
      <w:r w:rsidR="0070559A">
        <w:t>Avenza</w:t>
      </w:r>
      <w:proofErr w:type="spellEnd"/>
      <w:r w:rsidR="0070559A">
        <w:t xml:space="preserve"> Systems Inc., Ontario, Canada, v. 3.2</w:t>
      </w:r>
      <w:commentRangeStart w:id="94"/>
      <w:r w:rsidR="0070559A">
        <w:t>)</w:t>
      </w:r>
      <w:r w:rsidR="00B832A6">
        <w:t>.</w:t>
      </w:r>
      <w:r w:rsidR="00947182">
        <w:t xml:space="preserve"> </w:t>
      </w:r>
      <w:r>
        <w:t>Transect “Q” (n = 7 plots) was omitted in 1999 and 2019 due to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t>omitted</w:t>
      </w:r>
      <w:r>
        <w:t xml:space="preserve"> in 2019 due to </w:t>
      </w:r>
      <w:r w:rsidR="000D215B">
        <w:t>physical inaccessibility</w:t>
      </w:r>
      <w:r>
        <w:t>, either due to overgrowth of riparian fringe</w:t>
      </w:r>
      <w:r w:rsidR="000D215B">
        <w:t>,</w:t>
      </w:r>
      <w:r>
        <w:t xml:space="preserve"> widening of tidal channels, or </w:t>
      </w:r>
      <w:r w:rsidR="000D215B">
        <w:t>variation in transect placement</w:t>
      </w:r>
      <w:r w:rsidR="00827E44">
        <w:t xml:space="preserve"> (</w:t>
      </w:r>
      <w:ins w:id="95" w:author="Martin, Tara (Forestry)" w:date="2022-05-26T09:10:00Z">
        <w:r w:rsidR="007A5BC9">
          <w:t xml:space="preserve">Figure 1, </w:t>
        </w:r>
      </w:ins>
      <w:r w:rsidR="00BC6EB6" w:rsidRPr="007D52A9">
        <w:fldChar w:fldCharType="begin"/>
      </w:r>
      <w:r w:rsidR="00BC6EB6" w:rsidRPr="007D52A9">
        <w:instrText xml:space="preserve"> REF _Ref103763315 \h </w:instrText>
      </w:r>
      <w:r w:rsidR="00BC6EB6">
        <w:instrText xml:space="preserve"> \* MERGEFORMAT </w:instrText>
      </w:r>
      <w:r w:rsidR="00BC6EB6" w:rsidRPr="007D52A9">
        <w:fldChar w:fldCharType="separate"/>
      </w:r>
      <w:ins w:id="96" w:author="Stefanie Lane" w:date="2022-05-19T13:03:00Z">
        <w:r w:rsidR="000F6BE9">
          <w:t xml:space="preserve">Table </w:t>
        </w:r>
      </w:ins>
      <w:ins w:id="97" w:author="Martin, Tara (Forestry)" w:date="2022-05-26T09:11:00Z">
        <w:r w:rsidR="007A5BC9">
          <w:t>S</w:t>
        </w:r>
      </w:ins>
      <w:ins w:id="98" w:author="Stefanie Lane" w:date="2022-05-19T13:03:00Z">
        <w:r w:rsidR="000F6BE9">
          <w:rPr>
            <w:noProof/>
          </w:rPr>
          <w:t>3</w:t>
        </w:r>
      </w:ins>
      <w:r w:rsidR="00BC6EB6" w:rsidRPr="007D52A9">
        <w:fldChar w:fldCharType="end"/>
      </w:r>
      <w:del w:id="99" w:author="Martin, Tara (Forestry)" w:date="2022-05-26T09:11:00Z">
        <w:r w:rsidR="00BC6EB6" w:rsidRPr="007D52A9" w:rsidDel="007A5BC9">
          <w:delText xml:space="preserve">, </w:delText>
        </w:r>
        <w:r w:rsidR="00827E44" w:rsidRPr="007D52A9" w:rsidDel="007A5BC9">
          <w:delText>Supplemental</w:delText>
        </w:r>
      </w:del>
      <w:commentRangeEnd w:id="94"/>
      <w:r w:rsidR="0001042C">
        <w:rPr>
          <w:rStyle w:val="CommentReference"/>
        </w:rPr>
        <w:commentReference w:id="94"/>
      </w:r>
      <w:r w:rsidR="00827E44" w:rsidRPr="007D52A9">
        <w:t>)</w:t>
      </w:r>
      <w:r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lastRenderedPageBreak/>
        <w:fldChar w:fldCharType="begin"/>
      </w:r>
      <w:r w:rsidR="00BD2EEF">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F34A772" w14:textId="06A77E7A" w:rsidR="00D4425C" w:rsidRDefault="00D4425C" w:rsidP="00D4425C">
      <w:pPr>
        <w:ind w:firstLine="720"/>
      </w:pPr>
      <w:r>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r w:rsidR="008B0483" w:rsidRPr="00E90CBE">
        <w:fldChar w:fldCharType="begin"/>
      </w:r>
      <w:r w:rsidR="008B0483" w:rsidRPr="008B0483">
        <w:instrText xml:space="preserve"> REF _Ref103170248 \h </w:instrText>
      </w:r>
      <w:r w:rsidR="008B0483">
        <w:instrText xml:space="preserve"> \* MERGEFORMAT </w:instrText>
      </w:r>
      <w:r w:rsidR="008B0483" w:rsidRPr="00E90CBE">
        <w:fldChar w:fldCharType="separate"/>
      </w:r>
      <w:ins w:id="100" w:author="Stefanie Lane" w:date="2022-05-19T13:03:00Z">
        <w:r w:rsidR="000F6BE9">
          <w:t xml:space="preserve">Figure </w:t>
        </w:r>
        <w:r w:rsidR="000F6BE9">
          <w:rPr>
            <w:noProof/>
          </w:rPr>
          <w:t>1</w:t>
        </w:r>
      </w:ins>
      <w:r w:rsidR="008B0483" w:rsidRPr="00E90CBE">
        <w:fldChar w:fldCharType="end"/>
      </w:r>
      <w:ins w:id="101" w:author="Martin, Tara (Forestry)" w:date="2022-05-27T09:53:00Z">
        <w:r w:rsidR="00FB3E22">
          <w:t>E</w:t>
        </w:r>
      </w:ins>
      <w:r w:rsidR="00D95107" w:rsidRPr="007D52A9">
        <w:t>)</w:t>
      </w:r>
      <w:r w:rsidRPr="00E90CBE">
        <w:t>. A</w:t>
      </w:r>
      <w:r>
        <w:t xml:space="preserve">ssemblage types were considered if their boundary intersected the transect tape; assemblages tangential to the survey transect (but not intersecting it) were ignored. Assemblages were defined as being dominated </w:t>
      </w:r>
      <w:r>
        <w:rPr>
          <w:u w:val="single"/>
        </w:rPr>
        <w:t>&gt;</w:t>
      </w:r>
      <w:r>
        <w:t>50% by one or two species. If no species was clearly dominant, the area was characterized as “undefined.” No areas of assemblage types were so small that the 1 m</w:t>
      </w:r>
      <w:r>
        <w:rPr>
          <w:vertAlign w:val="superscript"/>
        </w:rPr>
        <w:t>2</w:t>
      </w:r>
      <w:r>
        <w:t xml:space="preserve"> quadrat was less than 1 m from the boundary of the next assemblage. Along transects where the same assemblage </w:t>
      </w:r>
      <w:ins w:id="102" w:author="Martin, Tara (Forestry)" w:date="2022-05-27T09:54:00Z">
        <w:r w:rsidR="00FB3E22">
          <w:t>extended beyond</w:t>
        </w:r>
      </w:ins>
      <w:del w:id="103" w:author="Martin, Tara (Forestry)" w:date="2022-05-27T09:54:00Z">
        <w:r w:rsidDel="00FB3E22">
          <w:delText>reached &gt;</w:delText>
        </w:r>
      </w:del>
      <w:r>
        <w:t xml:space="preserve"> 20 m, quadrats were sampled every 10 m to reproduce a modal distance of 10 m </w:t>
      </w:r>
      <w:r>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8F148C">
        <w:rPr>
          <w:rFonts w:ascii="Calibri" w:hAnsi="Calibri" w:cs="Calibri"/>
        </w:rPr>
        <w:t>(Bradfield &amp; Porter, 1982)</w:t>
      </w:r>
      <w:r>
        <w:fldChar w:fldCharType="end"/>
      </w:r>
      <w:r>
        <w:t>.</w:t>
      </w:r>
    </w:p>
    <w:p w14:paraId="12088E45" w14:textId="5C137836" w:rsidR="00D4425C" w:rsidRDefault="00D4425C" w:rsidP="00D4425C">
      <w:pPr>
        <w:ind w:firstLine="720"/>
      </w:pPr>
      <w:r>
        <w:t xml:space="preserve">Individuals were defined as “in the </w:t>
      </w:r>
      <w:commentRangeStart w:id="104"/>
      <w:r>
        <w:t>plot</w:t>
      </w:r>
      <w:commentRangeEnd w:id="104"/>
      <w:r w:rsidR="00221150">
        <w:rPr>
          <w:rStyle w:val="CommentReference"/>
        </w:rPr>
        <w:commentReference w:id="104"/>
      </w:r>
      <w:r>
        <w:t xml:space="preserve">” if </w:t>
      </w:r>
      <w:r>
        <w:rPr>
          <w:u w:val="single"/>
        </w:rPr>
        <w:t>&gt;</w:t>
      </w:r>
      <w:r w:rsidR="008B0483">
        <w:t xml:space="preserve"> </w:t>
      </w:r>
      <w:r>
        <w:t xml:space="preserve">50% of their most basal stem originated within the </w:t>
      </w:r>
      <w:commentRangeStart w:id="105"/>
      <w:r>
        <w:t xml:space="preserve">plot </w:t>
      </w:r>
      <w:commentRangeEnd w:id="105"/>
      <w:r w:rsidR="00221150">
        <w:rPr>
          <w:rStyle w:val="CommentReference"/>
        </w:rPr>
        <w:commentReference w:id="105"/>
      </w:r>
      <w:r>
        <w:t>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to the nearest </w:t>
      </w:r>
      <w:commentRangeStart w:id="106"/>
      <w:r>
        <w:t>1/64</w:t>
      </w:r>
      <w:r w:rsidRPr="001024C9">
        <w:rPr>
          <w:vertAlign w:val="superscript"/>
        </w:rPr>
        <w:t>th</w:t>
      </w:r>
      <w:r>
        <w:t xml:space="preserve"> m</w:t>
      </w:r>
      <w:r>
        <w:rPr>
          <w:vertAlign w:val="superscript"/>
        </w:rPr>
        <w:t>2</w:t>
      </w:r>
      <w:commentRangeEnd w:id="106"/>
      <w:r w:rsidR="00D12703">
        <w:rPr>
          <w:rStyle w:val="CommentReference"/>
        </w:rPr>
        <w:commentReference w:id="106"/>
      </w:r>
      <w:r>
        <w:t>, and later binned into quartile categories (</w:t>
      </w:r>
      <w:r w:rsidR="00B51030">
        <w:t>0</w:t>
      </w:r>
      <w:r w:rsidR="00FF352B">
        <w:t>%</w:t>
      </w:r>
      <w:r w:rsidR="00B51030">
        <w:t xml:space="preserve">, </w:t>
      </w:r>
      <w:r>
        <w:t>&lt; 25%, 25-50%, 50-75%, and &gt; 75%).</w:t>
      </w:r>
    </w:p>
    <w:p w14:paraId="7F0B508F" w14:textId="77777777" w:rsidR="00B40842" w:rsidRDefault="00B40842" w:rsidP="00B40842">
      <w:pPr>
        <w:pStyle w:val="Heading3"/>
      </w:pPr>
      <w:r>
        <w:t>Taxonomy</w:t>
      </w:r>
    </w:p>
    <w:p w14:paraId="294F4C93" w14:textId="7830980F"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r w:rsidR="00112B78" w:rsidRPr="00E90CBE">
        <w:fldChar w:fldCharType="begin"/>
      </w:r>
      <w:r w:rsidR="00112B78" w:rsidRPr="00112B78">
        <w:instrText xml:space="preserve"> REF _Ref103170147 \h </w:instrText>
      </w:r>
      <w:r w:rsidR="00112B78">
        <w:instrText xml:space="preserve"> \* MERGEFORMAT </w:instrText>
      </w:r>
      <w:r w:rsidR="00112B78" w:rsidRPr="00E90CBE">
        <w:fldChar w:fldCharType="separate"/>
      </w:r>
      <w:ins w:id="107" w:author="Stefanie Lane" w:date="2022-05-19T13:03:00Z">
        <w:r w:rsidR="000F6BE9">
          <w:t xml:space="preserve">Table </w:t>
        </w:r>
      </w:ins>
      <w:ins w:id="108" w:author="Martin, Tara (Forestry)" w:date="2022-05-26T09:16:00Z">
        <w:r w:rsidR="00D12703">
          <w:t>S</w:t>
        </w:r>
      </w:ins>
      <w:ins w:id="109" w:author="Stefanie Lane" w:date="2022-05-19T13:03:00Z">
        <w:r w:rsidR="000F6BE9">
          <w:rPr>
            <w:noProof/>
          </w:rPr>
          <w:t>6</w:t>
        </w:r>
      </w:ins>
      <w:r w:rsidR="00112B78" w:rsidRPr="00E90CBE">
        <w:fldChar w:fldCharType="end"/>
      </w:r>
      <w:del w:id="110" w:author="Martin, Tara (Forestry)" w:date="2022-05-26T09:16:00Z">
        <w:r w:rsidR="00112B78" w:rsidRPr="00E90CBE" w:rsidDel="00D12703">
          <w:delText>,</w:delText>
        </w:r>
        <w:r w:rsidRPr="00E90CBE" w:rsidDel="00D12703">
          <w:delText xml:space="preserve"> </w:delText>
        </w:r>
        <w:r w:rsidRPr="007D52A9" w:rsidDel="00D12703">
          <w:delText>Supplemental</w:delText>
        </w:r>
      </w:del>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w:t>
      </w:r>
      <w:r w:rsidR="00934D31">
        <w:t xml:space="preserve"> of the same genus</w:t>
      </w:r>
      <w:r>
        <w:t xml:space="preserve"> with similar abundance. </w:t>
      </w:r>
    </w:p>
    <w:p w14:paraId="3BFEE0A2" w14:textId="6DCE26EE" w:rsidR="00D03FB7" w:rsidRDefault="00D03FB7" w:rsidP="005F7C5D">
      <w:pPr>
        <w:pStyle w:val="Heading2"/>
      </w:pPr>
      <w:r>
        <w:t xml:space="preserve">Analyses </w:t>
      </w:r>
    </w:p>
    <w:p w14:paraId="4F033B5D" w14:textId="2337909F" w:rsidR="00557665" w:rsidDel="008D620A" w:rsidRDefault="00E72813" w:rsidP="007D52A9">
      <w:pPr>
        <w:ind w:firstLine="720"/>
        <w:rPr>
          <w:del w:id="111" w:author="Martin, Tara (Forestry)" w:date="2022-05-26T09:25:00Z"/>
        </w:rPr>
      </w:pPr>
      <w:del w:id="112" w:author="Martin, Tara (Forestry)" w:date="2022-05-26T09:25:00Z">
        <w:r w:rsidDel="008D620A">
          <w:delText>All analyses were performed in R v.4.0.2.</w:delText>
        </w:r>
        <w:r w:rsidR="00165DCB" w:rsidDel="008D620A">
          <w:delText xml:space="preserve"> </w:delText>
        </w:r>
        <w:r w:rsidR="00AA6E98" w:rsidDel="008D620A">
          <w:delText xml:space="preserve">Descriptive analyses are used to qualitatively compare changes in community composition. </w:delText>
        </w:r>
        <w:commentRangeStart w:id="113"/>
        <w:r w:rsidR="00AA6E98" w:rsidDel="008D620A">
          <w:delText xml:space="preserve">Statistical analyses are not used because data to </w:delText>
        </w:r>
        <w:r w:rsidR="00572AAF" w:rsidDel="008D620A">
          <w:delText>support</w:delText>
        </w:r>
        <w:r w:rsidR="00AA6E98" w:rsidDel="008D620A">
          <w:delText xml:space="preserve"> causal mechanism</w:delText>
        </w:r>
        <w:r w:rsidR="00572AAF" w:rsidDel="008D620A">
          <w:delText xml:space="preserve">s for shifts in composition are unavailable. </w:delText>
        </w:r>
        <w:commentRangeEnd w:id="113"/>
        <w:r w:rsidR="00D12703" w:rsidDel="008D620A">
          <w:rPr>
            <w:rStyle w:val="CommentReference"/>
          </w:rPr>
          <w:commentReference w:id="113"/>
        </w:r>
      </w:del>
    </w:p>
    <w:p w14:paraId="25B3F343" w14:textId="0597EDA9" w:rsidR="008D620A" w:rsidRDefault="00B47D6F" w:rsidP="008D620A">
      <w:pPr>
        <w:ind w:firstLine="720"/>
        <w:rPr>
          <w:ins w:id="114" w:author="Martin, Tara (Forestry)" w:date="2022-05-26T09:25:00Z"/>
        </w:rPr>
      </w:pPr>
      <w:r>
        <w:t>To determine dominant community types, cluster analysis was performed for each observation year using Euclidean distance as the measure of plot dissimilarity (“st</w:t>
      </w:r>
      <w:r w:rsidRPr="007D52A9">
        <w:t>ats,”</w:t>
      </w:r>
      <w:r w:rsidR="00E42346" w:rsidRPr="007D52A9">
        <w:t xml:space="preserve"> R Core Team</w:t>
      </w:r>
      <w:r>
        <w:t xml:space="preserve">). </w:t>
      </w:r>
      <w:commentRangeStart w:id="115"/>
      <w:ins w:id="116" w:author="Martin, Tara (Forestry)" w:date="2022-05-27T10:00:00Z">
        <w:r w:rsidR="00221150">
          <w:t xml:space="preserve">We also used </w:t>
        </w:r>
      </w:ins>
      <w:r w:rsidR="00EE00B3">
        <w:t>Bray-</w:t>
      </w:r>
      <w:r w:rsidR="00887D9F">
        <w:t xml:space="preserve">Curtis distance </w:t>
      </w:r>
      <w:commentRangeEnd w:id="115"/>
      <w:r w:rsidR="00221150">
        <w:rPr>
          <w:rStyle w:val="CommentReference"/>
        </w:rPr>
        <w:commentReference w:id="115"/>
      </w:r>
      <w:ins w:id="117" w:author="Martin, Tara (Forestry)" w:date="2022-05-27T10:00:00Z">
        <w:r w:rsidR="00221150">
          <w:t>which</w:t>
        </w:r>
      </w:ins>
      <w:del w:id="118" w:author="Martin, Tara (Forestry)" w:date="2022-05-27T10:00:00Z">
        <w:r w:rsidR="00887D9F" w:rsidDel="00221150">
          <w:delText xml:space="preserve">may be </w:delText>
        </w:r>
        <w:r w:rsidR="00AA19AA" w:rsidDel="00221150">
          <w:delText>preferred</w:delText>
        </w:r>
        <w:r w:rsidR="00887D9F" w:rsidDel="00221150">
          <w:delText xml:space="preserve"> to</w:delText>
        </w:r>
      </w:del>
      <w:r w:rsidR="00887D9F">
        <w:t xml:space="preserve"> account</w:t>
      </w:r>
      <w:ins w:id="119" w:author="Martin, Tara (Forestry)" w:date="2022-05-27T10:01:00Z">
        <w:r w:rsidR="00221150">
          <w:t>s</w:t>
        </w:r>
      </w:ins>
      <w:r w:rsidR="00887D9F">
        <w:t xml:space="preserve"> for species identity and</w:t>
      </w:r>
      <w:r w:rsidR="00CC5170">
        <w:t xml:space="preserve"> </w:t>
      </w:r>
      <w:ins w:id="120" w:author="Martin, Tara (Forestry)" w:date="2022-05-27T10:01:00Z">
        <w:r w:rsidR="00221150">
          <w:t>is</w:t>
        </w:r>
      </w:ins>
      <w:del w:id="121" w:author="Martin, Tara (Forestry)" w:date="2022-05-27T10:01:00Z">
        <w:r w:rsidR="00CC5170" w:rsidDel="00221150">
          <w:delText>to</w:delText>
        </w:r>
        <w:r w:rsidR="00887D9F" w:rsidDel="00221150">
          <w:delText xml:space="preserve"> be</w:delText>
        </w:r>
      </w:del>
      <w:r w:rsidR="00887D9F">
        <w:t xml:space="preserve"> less sensitive to species absence</w:t>
      </w:r>
      <w:r w:rsidR="00673CF3">
        <w:t xml:space="preserve"> </w:t>
      </w:r>
      <w:r w:rsidR="00673CF3">
        <w:fldChar w:fldCharType="begin"/>
      </w:r>
      <w:r w:rsidR="00BD2EEF">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fldChar w:fldCharType="separate"/>
      </w:r>
      <w:r w:rsidR="00262B24" w:rsidRPr="00262B24">
        <w:rPr>
          <w:rFonts w:ascii="Calibri" w:hAnsi="Calibri" w:cs="Calibri"/>
        </w:rPr>
        <w:t>(Legendre &amp; Legendre, 2012)</w:t>
      </w:r>
      <w:r w:rsidR="00673CF3">
        <w:fldChar w:fldCharType="end"/>
      </w:r>
      <w:r w:rsidR="00887D9F">
        <w:t xml:space="preserve">, </w:t>
      </w:r>
      <w:r w:rsidR="003D5257">
        <w:t xml:space="preserve">however </w:t>
      </w:r>
      <w:ins w:id="122" w:author="Martin, Tara (Forestry)" w:date="2022-05-27T10:01:00Z">
        <w:r w:rsidR="00221150">
          <w:t xml:space="preserve">we present </w:t>
        </w:r>
      </w:ins>
      <w:ins w:id="123" w:author="Martin, Tara (Forestry)" w:date="2022-05-27T10:02:00Z">
        <w:r w:rsidR="00221150">
          <w:t>results</w:t>
        </w:r>
      </w:ins>
      <w:ins w:id="124" w:author="Martin, Tara (Forestry)" w:date="2022-05-27T10:03:00Z">
        <w:r w:rsidR="00221150">
          <w:t xml:space="preserve"> of </w:t>
        </w:r>
      </w:ins>
      <w:r w:rsidR="00262B24">
        <w:t xml:space="preserve">Euclidean distance </w:t>
      </w:r>
      <w:del w:id="125" w:author="Martin, Tara (Forestry)" w:date="2022-05-27T10:01:00Z">
        <w:r w:rsidR="00262B24" w:rsidDel="00221150">
          <w:delText xml:space="preserve">was chosen </w:delText>
        </w:r>
      </w:del>
      <w:r w:rsidR="00262B24">
        <w:t xml:space="preserve">to </w:t>
      </w:r>
      <w:r w:rsidR="00EE77BC">
        <w:t xml:space="preserve">facilitate </w:t>
      </w:r>
      <w:r w:rsidR="00262B24">
        <w:t>direct comparisons to results produced by Bradfield &amp; Porter (1982).</w:t>
      </w:r>
      <w:r w:rsidR="00EE00B3">
        <w:t xml:space="preserve"> </w:t>
      </w:r>
      <w:r w:rsidR="00276B00">
        <w:t>Clusters were cut into three groups</w:t>
      </w:r>
      <w:r w:rsidR="00BD4A5D">
        <w:t>, and plots contained within the groups were used subjected to</w:t>
      </w:r>
      <w:r w:rsidR="00BD4A5D" w:rsidRPr="00BD4A5D">
        <w:t xml:space="preserve"> </w:t>
      </w:r>
      <w:r w:rsidR="00BD4A5D">
        <w:t>species indicator analysis to determine the dominant species driving clusters (</w:t>
      </w:r>
      <w:r w:rsidR="00751C22">
        <w:t>“</w:t>
      </w:r>
      <w:commentRangeStart w:id="126"/>
      <w:proofErr w:type="spellStart"/>
      <w:r w:rsidR="00BD4A5D">
        <w:t>indicspecies</w:t>
      </w:r>
      <w:proofErr w:type="spellEnd"/>
      <w:r w:rsidR="00311779">
        <w:t>,</w:t>
      </w:r>
      <w:r w:rsidR="00751C22">
        <w:t>”</w:t>
      </w:r>
      <w:commentRangeEnd w:id="126"/>
      <w:r w:rsidR="008D620A">
        <w:rPr>
          <w:rStyle w:val="CommentReference"/>
        </w:rPr>
        <w:commentReference w:id="126"/>
      </w:r>
      <w:ins w:id="127" w:author="Martin, Tara (Forestry)" w:date="2022-05-26T09:28:00Z">
        <w:r w:rsidR="008D620A">
          <w:t xml:space="preserve">R package </w:t>
        </w:r>
      </w:ins>
      <w:r w:rsidR="00311779">
        <w:fldChar w:fldCharType="begin"/>
      </w:r>
      <w:r w:rsidR="00BD2EEF">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2016)","dontUpdate":true,"noteIndex":0},"citationItems":[{"id":2313,"uris":["http://zotero.org/users/6092945/items/X4BXN5G8"],"itemData":{"id":2313,"type":"book","abstract":"Studying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fldChar w:fldCharType="separate"/>
      </w:r>
      <w:r w:rsidR="00C80B84" w:rsidRPr="002D5D96">
        <w:rPr>
          <w:rFonts w:ascii="Calibri" w:hAnsi="Calibri" w:cs="Calibri"/>
          <w:szCs w:val="24"/>
        </w:rPr>
        <w:t>De Cáceres &amp; Jansen, 2016)</w:t>
      </w:r>
      <w:r w:rsidR="00311779">
        <w:fldChar w:fldCharType="end"/>
      </w:r>
      <w:r w:rsidR="00BD4A5D">
        <w:t>.</w:t>
      </w:r>
      <w:r w:rsidR="00CC5170">
        <w:t xml:space="preserve"> </w:t>
      </w:r>
      <w:r w:rsidR="00B94ABA">
        <w:t xml:space="preserve">Species </w:t>
      </w:r>
      <w:r w:rsidR="00417186">
        <w:t xml:space="preserve">were </w:t>
      </w:r>
      <w:r w:rsidR="00195C88">
        <w:t xml:space="preserve">randomized within the </w:t>
      </w:r>
      <w:r w:rsidR="0015412F">
        <w:t xml:space="preserve">assemblage </w:t>
      </w:r>
      <w:r w:rsidR="00195C88">
        <w:t xml:space="preserve">cluster, and those </w:t>
      </w:r>
      <w:r w:rsidR="00B94ABA">
        <w:t xml:space="preserve">with the </w:t>
      </w:r>
      <w:r w:rsidR="00CD36F2">
        <w:t>greatest statistical</w:t>
      </w:r>
      <w:r w:rsidR="00B94ABA">
        <w:t xml:space="preserve"> </w:t>
      </w:r>
      <w:r w:rsidR="00370D1D">
        <w:t>correlation within the assemblage</w:t>
      </w:r>
      <w:r w:rsidR="0015412F">
        <w:t xml:space="preserve"> were</w:t>
      </w:r>
      <w:r w:rsidR="00195C88">
        <w:t xml:space="preserve"> selected as indicators for the cluster. </w:t>
      </w:r>
      <w:r w:rsidR="00B94ABA">
        <w:t xml:space="preserve"> </w:t>
      </w:r>
      <w:ins w:id="128" w:author="Martin, Tara (Forestry)" w:date="2022-05-27T10:03:00Z">
        <w:r w:rsidR="00221150">
          <w:t>During</w:t>
        </w:r>
      </w:ins>
      <w:del w:id="129" w:author="Martin, Tara (Forestry)" w:date="2022-05-27T10:03:00Z">
        <w:r w:rsidR="00DD2C74" w:rsidDel="00221150">
          <w:delText>In</w:delText>
        </w:r>
      </w:del>
      <w:r w:rsidR="00DD2C74">
        <w:t xml:space="preserve"> initial analyses, both Euclidean and Bray-Curtis distances were used to confirm distance measure did not have a major effect on plot clustering and subsequent indicator species analysis; cluster analysis figures and indicator species </w:t>
      </w:r>
      <w:r w:rsidR="00281A74">
        <w:t xml:space="preserve">table using Bray-Curtis distance </w:t>
      </w:r>
      <w:r w:rsidR="00DD2C74">
        <w:t>are available in</w:t>
      </w:r>
      <w:r w:rsidR="00E17066">
        <w:t xml:space="preserve"> </w:t>
      </w:r>
      <w:r w:rsidR="00E17066">
        <w:fldChar w:fldCharType="begin"/>
      </w:r>
      <w:r w:rsidR="00E17066">
        <w:instrText xml:space="preserve"> REF _Ref103856212 \h </w:instrText>
      </w:r>
      <w:r w:rsidR="00E17066">
        <w:fldChar w:fldCharType="separate"/>
      </w:r>
      <w:ins w:id="130" w:author="Stefanie Lane" w:date="2022-05-19T13:03:00Z">
        <w:r w:rsidR="000F6BE9">
          <w:t xml:space="preserve">Table </w:t>
        </w:r>
      </w:ins>
      <w:ins w:id="131" w:author="Martin, Tara (Forestry)" w:date="2022-05-27T10:04:00Z">
        <w:r w:rsidR="00221150">
          <w:t>S</w:t>
        </w:r>
      </w:ins>
      <w:ins w:id="132" w:author="Stefanie Lane" w:date="2022-05-19T13:03:00Z">
        <w:r w:rsidR="000F6BE9">
          <w:rPr>
            <w:noProof/>
          </w:rPr>
          <w:t>5</w:t>
        </w:r>
      </w:ins>
      <w:r w:rsidR="00E17066">
        <w:fldChar w:fldCharType="end"/>
      </w:r>
      <w:r w:rsidR="00DD2C74">
        <w:t xml:space="preserve"> </w:t>
      </w:r>
      <w:r w:rsidR="00597B02">
        <w:t>an</w:t>
      </w:r>
      <w:r w:rsidR="00811F80">
        <w:t xml:space="preserve">d </w:t>
      </w:r>
      <w:r w:rsidR="00811F80">
        <w:fldChar w:fldCharType="begin"/>
      </w:r>
      <w:r w:rsidR="00811F80">
        <w:instrText xml:space="preserve"> REF _Ref103857626 \h </w:instrText>
      </w:r>
      <w:r w:rsidR="00811F80">
        <w:fldChar w:fldCharType="separate"/>
      </w:r>
      <w:ins w:id="133" w:author="Stefanie Lane" w:date="2022-05-19T13:03:00Z">
        <w:r w:rsidR="000F6BE9">
          <w:t xml:space="preserve">Figure </w:t>
        </w:r>
      </w:ins>
      <w:ins w:id="134" w:author="Martin, Tara (Forestry)" w:date="2022-05-27T10:04:00Z">
        <w:r w:rsidR="00221150">
          <w:t>S</w:t>
        </w:r>
      </w:ins>
      <w:ins w:id="135" w:author="Stefanie Lane" w:date="2022-05-19T13:03:00Z">
        <w:r w:rsidR="000F6BE9">
          <w:rPr>
            <w:noProof/>
          </w:rPr>
          <w:t>4</w:t>
        </w:r>
      </w:ins>
      <w:r w:rsidR="00811F80">
        <w:fldChar w:fldCharType="end"/>
      </w:r>
      <w:del w:id="136" w:author="Martin, Tara (Forestry)" w:date="2022-05-27T10:04:00Z">
        <w:r w:rsidR="00811F80" w:rsidDel="00221150">
          <w:delText xml:space="preserve"> </w:delText>
        </w:r>
        <w:r w:rsidR="00E17066" w:rsidDel="00221150">
          <w:delText>(</w:delText>
        </w:r>
        <w:r w:rsidR="00DD2C74" w:rsidRPr="00E17066" w:rsidDel="00221150">
          <w:delText>Supplemental</w:delText>
        </w:r>
        <w:r w:rsidR="00E17066" w:rsidDel="00221150">
          <w:delText>)</w:delText>
        </w:r>
      </w:del>
      <w:r w:rsidR="00E17066">
        <w:t xml:space="preserve">. </w:t>
      </w:r>
      <w:ins w:id="137" w:author="Martin, Tara (Forestry)" w:date="2022-05-26T09:25:00Z">
        <w:r w:rsidR="008D620A">
          <w:t xml:space="preserve">All analyses were performed in R v.4.0.2. </w:t>
        </w:r>
      </w:ins>
    </w:p>
    <w:p w14:paraId="404E09C4" w14:textId="0AB0A3AA" w:rsidR="00BD4A5D" w:rsidDel="008D620A" w:rsidRDefault="00BD4A5D">
      <w:pPr>
        <w:ind w:firstLine="720"/>
        <w:rPr>
          <w:del w:id="138" w:author="Martin, Tara (Forestry)" w:date="2022-05-26T09:25:00Z"/>
        </w:rPr>
      </w:pPr>
    </w:p>
    <w:p w14:paraId="4E77AE69" w14:textId="407857A1" w:rsidR="00464FB4" w:rsidRDefault="009A2A63" w:rsidP="00E72813">
      <w:pPr>
        <w:sectPr w:rsidR="00464FB4" w:rsidSect="007D52A9">
          <w:headerReference w:type="default" r:id="rId20"/>
          <w:pgSz w:w="12240" w:h="15840"/>
          <w:pgMar w:top="1080" w:right="1080" w:bottom="1080" w:left="1080" w:header="720" w:footer="720" w:gutter="0"/>
          <w:lnNumType w:countBy="1" w:restart="continuous"/>
          <w:cols w:space="720"/>
          <w:titlePg/>
          <w:docGrid w:linePitch="360"/>
        </w:sectPr>
      </w:pPr>
      <w:r>
        <w:tab/>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assemblage</w:t>
      </w:r>
      <w:r w:rsidR="00B745A6">
        <w:t xml:space="preserve">, and </w:t>
      </w:r>
      <w:r w:rsidR="00B745A6">
        <w:rPr>
          <w:rFonts w:cstheme="minorHAnsi"/>
        </w:rPr>
        <w:t>β</w:t>
      </w:r>
      <w:r w:rsidR="00B745A6">
        <w:t>-diversity calculated as t</w:t>
      </w:r>
      <w:r w:rsidR="00D76E01">
        <w:t xml:space="preserve">he total number of species within the assemblage divided by </w:t>
      </w:r>
      <w:r w:rsidR="00D76E01">
        <w:rPr>
          <w:rFonts w:cstheme="minorHAnsi"/>
        </w:rPr>
        <w:t>α</w:t>
      </w:r>
      <w:r w:rsidR="00D76E01">
        <w:t xml:space="preserve">-diversity. These calculations were also performed on all data recorded for the observation year to generate a community-wide measure of diversity. </w:t>
      </w:r>
      <w:r w:rsidR="009836CC">
        <w:t>Community</w:t>
      </w:r>
      <w:r w:rsidR="006F3B74">
        <w:t xml:space="preserve"> </w:t>
      </w:r>
      <w:r w:rsidR="00E944E1">
        <w:t>turnover</w:t>
      </w:r>
      <w:r w:rsidR="006F3B74">
        <w:t xml:space="preserve"> within</w:t>
      </w:r>
      <w:r w:rsidR="007945ED">
        <w:t xml:space="preserve"> and between</w:t>
      </w:r>
      <w:r w:rsidR="006F3B74">
        <w:t xml:space="preserve"> assemblage type</w:t>
      </w:r>
      <w:r w:rsidR="007945ED">
        <w:t>s</w:t>
      </w:r>
      <w:r w:rsidR="006F3B74">
        <w:t xml:space="preserve"> </w:t>
      </w:r>
      <w:r w:rsidR="007945ED">
        <w:t xml:space="preserve">were </w:t>
      </w:r>
      <w:r w:rsidR="006F3B74">
        <w:t xml:space="preserve">measured using the </w:t>
      </w:r>
      <w:r w:rsidR="009836CC">
        <w:t>“</w:t>
      </w:r>
      <w:r w:rsidR="006F3B74">
        <w:t>codyn</w:t>
      </w:r>
      <w:r w:rsidR="009836CC">
        <w:t>”</w:t>
      </w:r>
      <w:r w:rsidR="006F3B74">
        <w:t xml:space="preserve"> </w:t>
      </w:r>
      <w:ins w:id="139" w:author="Martin, Tara (Forestry)" w:date="2022-05-26T09:28:00Z">
        <w:r w:rsidR="008D620A">
          <w:t xml:space="preserve">R </w:t>
        </w:r>
      </w:ins>
      <w:r w:rsidR="006F3B74">
        <w:t xml:space="preserve">package </w:t>
      </w:r>
      <w:r w:rsidR="00191332">
        <w:fldChar w:fldCharType="begin"/>
      </w:r>
      <w:r w:rsidR="00BD2E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191332">
        <w:fldChar w:fldCharType="separate"/>
      </w:r>
      <w:r w:rsidR="00191332" w:rsidRPr="002D5D96">
        <w:rPr>
          <w:rFonts w:ascii="Calibri" w:hAnsi="Calibri" w:cs="Calibri"/>
        </w:rPr>
        <w:t xml:space="preserve">(Hallett et al., </w:t>
      </w:r>
      <w:r w:rsidR="00191332" w:rsidRPr="002D5D96">
        <w:rPr>
          <w:rFonts w:ascii="Calibri" w:hAnsi="Calibri" w:cs="Calibri"/>
        </w:rPr>
        <w:lastRenderedPageBreak/>
        <w:t>2016)</w:t>
      </w:r>
      <w:r w:rsidR="00191332">
        <w:fldChar w:fldCharType="end"/>
      </w:r>
      <w:r w:rsidR="006F3B74">
        <w:t>.</w:t>
      </w:r>
      <w:r w:rsidR="00556C34">
        <w:t xml:space="preserve"> </w:t>
      </w:r>
      <w:r w:rsidR="00DB21FF">
        <w:t xml:space="preserve">Total species turnover, appearances, and disappearances were calculated for each assemblage </w:t>
      </w:r>
      <w:r w:rsidR="00756082">
        <w:t xml:space="preserve">between </w:t>
      </w:r>
      <w:r w:rsidR="002066B9">
        <w:t>all</w:t>
      </w:r>
      <w:r w:rsidR="00756082">
        <w:t xml:space="preserve"> </w:t>
      </w:r>
      <w:r w:rsidR="00DB21FF">
        <w:t>timepoint</w:t>
      </w:r>
      <w:r w:rsidR="00756082">
        <w:t>s</w:t>
      </w:r>
      <w:r w:rsidR="00DB21FF">
        <w:t xml:space="preserve"> since 1979</w:t>
      </w:r>
      <w:r w:rsidR="00756082">
        <w:t xml:space="preserve">, where total turnover is a ratio of the sum of species gained and lost to the total number of species observed in both timepoints. </w:t>
      </w:r>
      <w:r w:rsidR="00FF7E1B">
        <w:t xml:space="preserve">Changes in abundance of </w:t>
      </w:r>
      <w:r w:rsidR="00D1578C">
        <w:t>s</w:t>
      </w:r>
      <w:r w:rsidR="00E944E1">
        <w:t>pecies gained or lost were visualized using rank clock plots for each assemblage type</w:t>
      </w:r>
      <w:r w:rsidR="00556C34">
        <w:t xml:space="preserve"> (“codyn,” </w:t>
      </w:r>
      <w:r w:rsidR="00556C34">
        <w:fldChar w:fldCharType="begin"/>
      </w:r>
      <w:r w:rsidR="00BD2EEF">
        <w:instrText xml:space="preserve"> ADDIN ZOTERO_ITEM CSL_CITATION {"citationID":"KhLgfE6J","properties":{"formattedCitation":"(Hallett et al., 2016)","plainCitation":"(Hallett et al., 2016)","dontUpdate":true,"noteIndex":0},"citationItems":[{"id":2295,"uris":["http://zotero.org/users/6092945/items/CURY38XB"],"itemData":{"id":2295,"type":"article-journal","abstract":"New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556C34">
        <w:fldChar w:fldCharType="separate"/>
      </w:r>
      <w:r w:rsidR="00556C34" w:rsidRPr="00556C34">
        <w:rPr>
          <w:rFonts w:ascii="Calibri" w:hAnsi="Calibri" w:cs="Calibri"/>
        </w:rPr>
        <w:t>Hallett et al., 2016)</w:t>
      </w:r>
      <w:r w:rsidR="00556C34">
        <w:fldChar w:fldCharType="end"/>
      </w:r>
      <w:r w:rsidR="00E944E1">
        <w:t xml:space="preserve">. </w:t>
      </w:r>
      <w:r w:rsidR="00191332">
        <w:t xml:space="preserve">Only </w:t>
      </w:r>
      <w:r w:rsidR="00BE22F1">
        <w:t xml:space="preserve">three species most </w:t>
      </w:r>
      <w:r w:rsidR="00191332">
        <w:t>significantly driving assemblage clusters</w:t>
      </w:r>
      <w:r w:rsidR="00616D04">
        <w:t xml:space="preserve"> each year</w:t>
      </w:r>
      <w:r w:rsidR="00191332">
        <w:t>, as identified by species indicator analysis, were included in the rank clock plots</w:t>
      </w:r>
      <w:r w:rsidR="00F23965">
        <w:t xml:space="preserve"> for visual clarity</w:t>
      </w:r>
      <w:r w:rsidR="00191332">
        <w:t xml:space="preserve">. </w:t>
      </w:r>
      <w:r w:rsidR="00CC1422">
        <w:t>All species cover abundance are summarized in</w:t>
      </w:r>
      <w:r w:rsidR="001F5046">
        <w:t xml:space="preserve"> </w:t>
      </w:r>
      <w:r w:rsidR="001F5046" w:rsidRPr="00E90CBE">
        <w:fldChar w:fldCharType="begin"/>
      </w:r>
      <w:r w:rsidR="001F5046" w:rsidRPr="001F5046">
        <w:instrText xml:space="preserve"> REF _Ref103170147 \h </w:instrText>
      </w:r>
      <w:r w:rsidR="001F5046">
        <w:instrText xml:space="preserve"> \* MERGEFORMAT </w:instrText>
      </w:r>
      <w:r w:rsidR="001F5046" w:rsidRPr="00E90CBE">
        <w:fldChar w:fldCharType="separate"/>
      </w:r>
      <w:ins w:id="140" w:author="Stefanie Lane" w:date="2022-05-19T13:03:00Z">
        <w:r w:rsidR="000F6BE9">
          <w:t xml:space="preserve">Table </w:t>
        </w:r>
        <w:r w:rsidR="000F6BE9">
          <w:rPr>
            <w:noProof/>
          </w:rPr>
          <w:t>6</w:t>
        </w:r>
      </w:ins>
      <w:r w:rsidR="001F5046" w:rsidRPr="00E90CBE">
        <w:fldChar w:fldCharType="end"/>
      </w:r>
      <w:r w:rsidR="001F5046" w:rsidRPr="00E90CBE">
        <w:t xml:space="preserve"> </w:t>
      </w:r>
      <w:r w:rsidR="001F5046" w:rsidRPr="001F5046">
        <w:t>(</w:t>
      </w:r>
      <w:r w:rsidR="00CC1422" w:rsidRPr="007D52A9">
        <w:t>Supplemental</w:t>
      </w:r>
      <w:r w:rsidR="001F5046" w:rsidRPr="007D52A9">
        <w:t>)</w:t>
      </w:r>
    </w:p>
    <w:p w14:paraId="49D60543" w14:textId="29B3B657" w:rsidR="00E72813" w:rsidRDefault="00E72813"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141" w:name="_Ref103170248"/>
      <w:r w:rsidRPr="00746ACC">
        <w:rPr>
          <w:noProof/>
        </w:rPr>
        <w:t xml:space="preserve"> </w:t>
      </w:r>
      <w:r w:rsidR="002445D1" w:rsidRPr="002445D1">
        <w:rPr>
          <w:noProof/>
        </w:rPr>
        <mc:AlternateContent>
          <mc:Choice Requires="wpg">
            <w:drawing>
              <wp:anchor distT="0" distB="0" distL="114300" distR="114300" simplePos="0" relativeHeight="251668480"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a:extLst/>
                          </pic:cNvPr>
                          <pic:cNvPicPr/>
                        </pic:nvPicPr>
                        <pic:blipFill>
                          <a:blip r:embed="rId21"/>
                          <a:stretch>
                            <a:fillRect/>
                          </a:stretch>
                        </pic:blipFill>
                        <pic:spPr>
                          <a:xfrm>
                            <a:off x="0" y="0"/>
                            <a:ext cx="6400800" cy="2411095"/>
                          </a:xfrm>
                          <a:prstGeom prst="rect">
                            <a:avLst/>
                          </a:prstGeom>
                        </pic:spPr>
                      </pic:pic>
                      <pic:pic xmlns:pic="http://schemas.openxmlformats.org/drawingml/2006/picture">
                        <pic:nvPicPr>
                          <pic:cNvPr id="43" name="Picture 43">
                            <a:extLst/>
                          </pic:cNvPr>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a:extLst/>
                          </pic:cNvPr>
                          <pic:cNvPicPr/>
                        </pic:nvPicPr>
                        <pic:blipFill rotWithShape="1">
                          <a:blip r:embed="rId23"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a:extLst/>
                        </wps:cNvPr>
                        <wps:cNvSpPr txBox="1"/>
                        <wps:spPr>
                          <a:xfrm>
                            <a:off x="99709" y="2520965"/>
                            <a:ext cx="219018" cy="246221"/>
                          </a:xfrm>
                          <a:prstGeom prst="rect">
                            <a:avLst/>
                          </a:prstGeom>
                          <a:noFill/>
                          <a:ln>
                            <a:solidFill>
                              <a:schemeClr val="tx1"/>
                            </a:solidFill>
                          </a:ln>
                        </wps:spPr>
                        <wps:txbx>
                          <w:txbxContent>
                            <w:p w14:paraId="30EDCAFC" w14:textId="77777777" w:rsidR="00E01451" w:rsidRDefault="00E01451"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a:extLst/>
                        </wps:cNvPr>
                        <wps:cNvSpPr txBox="1"/>
                        <wps:spPr>
                          <a:xfrm>
                            <a:off x="2673626" y="2517047"/>
                            <a:ext cx="219018" cy="246221"/>
                          </a:xfrm>
                          <a:prstGeom prst="rect">
                            <a:avLst/>
                          </a:prstGeom>
                          <a:noFill/>
                          <a:ln>
                            <a:solidFill>
                              <a:schemeClr val="tx1"/>
                            </a:solidFill>
                          </a:ln>
                        </wps:spPr>
                        <wps:txbx>
                          <w:txbxContent>
                            <w:p w14:paraId="2D90E7DC" w14:textId="77777777" w:rsidR="00E01451" w:rsidRDefault="00E01451"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15pt;margin-top:-.25pt;width:516pt;height:480.7pt;z-index:251668480"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24"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25"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26"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0;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E01451" w:rsidRDefault="00E01451"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0;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E01451" w:rsidRDefault="00E01451"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1BCB4239" w:rsidR="00B051DD" w:rsidRDefault="00B051DD" w:rsidP="00B051DD">
      <w:pPr>
        <w:pStyle w:val="Caption"/>
      </w:pPr>
      <w:r>
        <w:t xml:space="preserve">Figure </w:t>
      </w:r>
      <w:r w:rsidR="002D28F3">
        <w:fldChar w:fldCharType="begin"/>
      </w:r>
      <w:r w:rsidR="002D28F3">
        <w:instrText xml:space="preserve"> SEQ Figure \* ARABIC </w:instrText>
      </w:r>
      <w:r w:rsidR="002D28F3">
        <w:fldChar w:fldCharType="separate"/>
      </w:r>
      <w:r w:rsidR="000F6BE9">
        <w:rPr>
          <w:noProof/>
        </w:rPr>
        <w:t>1</w:t>
      </w:r>
      <w:r w:rsidR="002D28F3">
        <w:rPr>
          <w:noProof/>
        </w:rPr>
        <w:fldChar w:fldCharType="end"/>
      </w:r>
      <w:bookmarkEnd w:id="141"/>
      <w:r>
        <w:t xml:space="preserve">. </w:t>
      </w:r>
      <w:r w:rsidR="00FF456A" w:rsidRPr="00FF456A">
        <w:t xml:space="preserve">Location of the study site in Vancouver, British Columbia, Canada (A), approximately 20 km north of the South Arm Marshes Wildlife Management Area (highlighted in orange, B). Ladner Marsh abuts municipal development on the south bank of the Fraser River (C). </w:t>
      </w:r>
      <w:bookmarkStart w:id="142" w:name="_Hlk101788017"/>
      <w:r w:rsidR="00FF456A" w:rsidRPr="00FF456A">
        <w:t xml:space="preserve">Base maps (A, B) generated by </w:t>
      </w:r>
      <w:proofErr w:type="spellStart"/>
      <w:r w:rsidR="00FF456A" w:rsidRPr="00FF456A">
        <w:t>iMap</w:t>
      </w:r>
      <w:proofErr w:type="spellEnd"/>
      <w:r w:rsidR="00FF456A" w:rsidRPr="00FF456A">
        <w:t xml:space="preserve"> published by the B. C. Conservation Data Center (Victoria, BC, Canada, </w:t>
      </w:r>
      <w:hyperlink r:id="rId27" w:history="1">
        <w:r w:rsidR="00FF456A" w:rsidRPr="00FF456A">
          <w:rPr>
            <w:rStyle w:val="Hyperlink"/>
          </w:rPr>
          <w:t>https://maps.gov.bc.ca/ess/hm/imap4m/</w:t>
        </w:r>
      </w:hyperlink>
      <w:r w:rsidR="00FF456A" w:rsidRPr="00FF456A">
        <w:t xml:space="preserve">) and (C) OpenStreetMap (OpenStreetMap contributors, 2015, </w:t>
      </w:r>
      <w:hyperlink r:id="rId28" w:history="1">
        <w:r w:rsidR="00FF456A" w:rsidRPr="00FF456A">
          <w:rPr>
            <w:rStyle w:val="Hyperlink"/>
          </w:rPr>
          <w:t>https://www.openstreetmap.org/</w:t>
        </w:r>
      </w:hyperlink>
      <w:r w:rsidR="00FF456A" w:rsidRPr="00FF456A">
        <w:t>)</w:t>
      </w:r>
      <w:bookmarkEnd w:id="142"/>
      <w:del w:id="143" w:author="Martin, Tara (Forestry)" w:date="2022-05-27T09:51:00Z">
        <w:r w:rsidR="009B1A00" w:rsidDel="00FB3E22">
          <w:delText xml:space="preserve"> (*</w:delText>
        </w:r>
        <w:r w:rsidR="00B21E18" w:rsidDel="00FB3E22">
          <w:delText>these panels</w:delText>
        </w:r>
        <w:r w:rsidR="009B1A00" w:rsidDel="00FB3E22">
          <w:delText xml:space="preserve"> also appear in </w:delText>
        </w:r>
        <w:r w:rsidR="00D70675" w:rsidDel="00FB3E22">
          <w:delText>Lane, 2022, Applications in Plant Sciences)</w:delText>
        </w:r>
      </w:del>
      <w:r w:rsidR="00FF456A">
        <w:t xml:space="preserve">, </w:t>
      </w:r>
      <w:del w:id="144" w:author="Martin, Tara (Forestry)" w:date="2022-05-27T09:51:00Z">
        <w:r w:rsidR="00DB39C2" w:rsidDel="00FB3E22">
          <w:delText xml:space="preserve"> </w:delText>
        </w:r>
      </w:del>
      <w:r>
        <w:rPr>
          <w:noProof/>
        </w:rPr>
        <w:t xml:space="preserve">transect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r w:rsidR="00FF456A">
        <w:rPr>
          <w:noProof/>
        </w:rPr>
        <w:t xml:space="preserve"> (D)</w:t>
      </w:r>
      <w:r w:rsidR="00AE42C1">
        <w:rPr>
          <w:noProof/>
        </w:rPr>
        <w:t xml:space="preserve">, and </w:t>
      </w:r>
      <w:r w:rsidR="00C33CFD">
        <w:rPr>
          <w:noProof/>
        </w:rPr>
        <w:t xml:space="preserve">semi-systematic plot placement within and between assemblages based on </w:t>
      </w:r>
      <w:r w:rsidR="003778BD">
        <w:rPr>
          <w:noProof/>
        </w:rPr>
        <w:t>species dominance</w:t>
      </w:r>
      <w:r w:rsidR="00FF456A">
        <w:rPr>
          <w:noProof/>
        </w:rPr>
        <w:t xml:space="preserve"> (E)</w:t>
      </w:r>
      <w:r w:rsidR="003778BD">
        <w:rPr>
          <w:noProof/>
        </w:rPr>
        <w:t xml:space="preserv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47C528D2" w14:textId="18EBA386" w:rsidR="00464FB4" w:rsidRDefault="006C5D18" w:rsidP="005209C4">
      <w:pPr>
        <w:pStyle w:val="Heading1"/>
      </w:pPr>
      <w:r>
        <w:lastRenderedPageBreak/>
        <w:t>Results</w:t>
      </w:r>
    </w:p>
    <w:p w14:paraId="71F92B5C" w14:textId="77777777" w:rsidR="00B80B02" w:rsidRPr="00E90CBE" w:rsidRDefault="00B80B02" w:rsidP="007D52A9">
      <w:pPr>
        <w:ind w:firstLine="720"/>
      </w:pPr>
    </w:p>
    <w:p w14:paraId="0632C7A0" w14:textId="1CB41EF6" w:rsidR="009D1A0A" w:rsidRDefault="00A85981" w:rsidP="005F7C5D">
      <w:pPr>
        <w:ind w:firstLine="720"/>
      </w:pPr>
      <w:r>
        <w:t>Three main a</w:t>
      </w:r>
      <w:r w:rsidR="006C3B4D">
        <w:t xml:space="preserve">ssemblages </w:t>
      </w:r>
      <w:r>
        <w:t>within Ladner Marsh can be characterized by the same dominant species</w:t>
      </w:r>
      <w:r w:rsidR="00EB3E1E">
        <w:t xml:space="preserve"> across all sampling periods</w:t>
      </w:r>
      <w:r w:rsidR="002B6766">
        <w:t xml:space="preserve">, however cluster analysis shows increasing </w:t>
      </w:r>
      <w:r w:rsidR="008B54D6">
        <w:t>dissimilarity between assemblage types over time. That is, plots are increasingly similar to each other within a given assemblage, but share fewer similarities between assemblages</w:t>
      </w:r>
      <w:r w:rsidR="005C1666">
        <w:t xml:space="preserve"> (</w:t>
      </w:r>
      <w:r w:rsidR="00363A72">
        <w:fldChar w:fldCharType="begin"/>
      </w:r>
      <w:r w:rsidR="00363A72">
        <w:instrText xml:space="preserve"> REF _Ref94197029 \h </w:instrText>
      </w:r>
      <w:r w:rsidR="00363A72">
        <w:fldChar w:fldCharType="separate"/>
      </w:r>
      <w:ins w:id="145" w:author="Stefanie Lane" w:date="2022-05-19T13:03:00Z">
        <w:r w:rsidR="000F6BE9">
          <w:t xml:space="preserve">Figure </w:t>
        </w:r>
        <w:r w:rsidR="000F6BE9">
          <w:rPr>
            <w:noProof/>
          </w:rPr>
          <w:t>2</w:t>
        </w:r>
      </w:ins>
      <w:r w:rsidR="00363A72">
        <w:fldChar w:fldCharType="end"/>
      </w:r>
      <w:r w:rsidR="005C1666">
        <w:t xml:space="preserve">). </w:t>
      </w:r>
      <w:ins w:id="146" w:author="Martin, Tara (Forestry)" w:date="2022-05-27T12:22:00Z">
        <w:r w:rsidR="00F66803">
          <w:t xml:space="preserve">Over time, it appears that </w:t>
        </w:r>
      </w:ins>
      <w:del w:id="147" w:author="Martin, Tara (Forestry)" w:date="2022-05-27T12:22:00Z">
        <w:r w:rsidR="002B6766" w:rsidDel="00F66803">
          <w:delText>This may indicate that</w:delText>
        </w:r>
        <w:r w:rsidR="00FB6AA0" w:rsidDel="00F66803">
          <w:delText xml:space="preserve"> </w:delText>
        </w:r>
      </w:del>
      <w:ins w:id="148" w:author="Martin, Tara (Forestry)" w:date="2022-05-27T12:22:00Z">
        <w:r w:rsidR="00F66803">
          <w:t>a</w:t>
        </w:r>
      </w:ins>
      <w:del w:id="149" w:author="Martin, Tara (Forestry)" w:date="2022-05-27T12:22:00Z">
        <w:r w:rsidR="00FB6AA0" w:rsidDel="00F66803">
          <w:delText>a</w:delText>
        </w:r>
      </w:del>
      <w:r w:rsidR="008B54D6">
        <w:t xml:space="preserve">ssemblages are becoming </w:t>
      </w:r>
      <w:r w:rsidR="00FB6AA0">
        <w:t>homogenized</w:t>
      </w:r>
      <w:r w:rsidR="008B54D6">
        <w:t xml:space="preserve"> in terms of species similarity</w:t>
      </w:r>
      <w:r w:rsidR="009C4224">
        <w:t>, with greater</w:t>
      </w:r>
      <w:r w:rsidR="003C783A">
        <w:t xml:space="preserve"> species</w:t>
      </w:r>
      <w:r w:rsidR="009C4224">
        <w:t xml:space="preserve"> </w:t>
      </w:r>
      <w:r w:rsidR="00FB6AA0">
        <w:t>heterogeneity</w:t>
      </w:r>
      <w:r w:rsidR="009C4224">
        <w:t xml:space="preserve"> between assemblage types. </w:t>
      </w:r>
      <w:ins w:id="150" w:author="Martin, Tara (Forestry)" w:date="2022-05-27T12:24:00Z">
        <w:r w:rsidR="00F66803">
          <w:t>While t</w:t>
        </w:r>
      </w:ins>
      <w:ins w:id="151" w:author="Martin, Tara (Forestry)" w:date="2022-05-27T12:23:00Z">
        <w:r w:rsidR="00F66803">
          <w:t>he</w:t>
        </w:r>
      </w:ins>
      <w:ins w:id="152" w:author="Martin, Tara (Forestry)" w:date="2022-05-27T12:24:00Z">
        <w:r w:rsidR="00F66803">
          <w:t xml:space="preserve"> indicator species </w:t>
        </w:r>
      </w:ins>
      <w:ins w:id="153" w:author="Martin, Tara (Forestry)" w:date="2022-05-27T12:28:00Z">
        <w:r w:rsidR="00E01451">
          <w:t xml:space="preserve">with the highest significance </w:t>
        </w:r>
      </w:ins>
      <w:ins w:id="154" w:author="Martin, Tara (Forestry)" w:date="2022-05-27T12:24:00Z">
        <w:r w:rsidR="00F66803">
          <w:t xml:space="preserve">across each assemblage </w:t>
        </w:r>
      </w:ins>
      <w:del w:id="155" w:author="Martin, Tara (Forestry)" w:date="2022-05-27T12:23:00Z">
        <w:r w:rsidR="008B54D6" w:rsidDel="00F66803">
          <w:delText>I</w:delText>
        </w:r>
      </w:del>
      <w:del w:id="156" w:author="Martin, Tara (Forestry)" w:date="2022-05-27T12:24:00Z">
        <w:r w:rsidR="008B54D6" w:rsidDel="00F66803">
          <w:delText xml:space="preserve">ndicator species </w:delText>
        </w:r>
      </w:del>
      <w:ins w:id="157" w:author="Martin, Tara (Forestry)" w:date="2022-05-27T12:23:00Z">
        <w:r w:rsidR="00F66803">
          <w:t>remain</w:t>
        </w:r>
      </w:ins>
      <w:ins w:id="158" w:author="Martin, Tara (Forestry)" w:date="2022-05-27T12:25:00Z">
        <w:r w:rsidR="00F66803">
          <w:t xml:space="preserve"> </w:t>
        </w:r>
      </w:ins>
      <w:ins w:id="159" w:author="Martin, Tara (Forestry)" w:date="2022-05-27T12:26:00Z">
        <w:r w:rsidR="00E01451">
          <w:t>constant</w:t>
        </w:r>
      </w:ins>
      <w:ins w:id="160" w:author="Martin, Tara (Forestry)" w:date="2022-05-27T12:25:00Z">
        <w:r w:rsidR="00F66803">
          <w:t xml:space="preserve"> over time </w:t>
        </w:r>
      </w:ins>
      <w:ins w:id="161" w:author="Martin, Tara (Forestry)" w:date="2022-05-27T12:39:00Z">
        <w:r w:rsidR="000B68F2">
          <w:t>(</w:t>
        </w:r>
        <w:proofErr w:type="spellStart"/>
        <w:r w:rsidR="000B68F2">
          <w:t>ie</w:t>
        </w:r>
        <w:proofErr w:type="spellEnd"/>
        <w:r w:rsidR="000B68F2">
          <w:t xml:space="preserve">. </w:t>
        </w:r>
      </w:ins>
      <w:ins w:id="162" w:author="Martin, Tara (Forestry)" w:date="2022-05-27T12:40:00Z">
        <w:r w:rsidR="000B68F2">
          <w:t>Carex lyngbyei is consistently the high</w:t>
        </w:r>
      </w:ins>
      <w:ins w:id="163" w:author="Martin, Tara (Forestry)" w:date="2022-05-27T12:41:00Z">
        <w:r w:rsidR="000B68F2">
          <w:t>est indicator of the Sedge assemblage over time)</w:t>
        </w:r>
      </w:ins>
      <w:ins w:id="164" w:author="Martin, Tara (Forestry)" w:date="2022-05-27T12:40:00Z">
        <w:r w:rsidR="000B68F2">
          <w:t xml:space="preserve"> </w:t>
        </w:r>
      </w:ins>
      <w:ins w:id="165" w:author="Martin, Tara (Forestry)" w:date="2022-05-27T12:42:00Z">
        <w:r w:rsidR="000B68F2">
          <w:t>an</w:t>
        </w:r>
      </w:ins>
      <w:ins w:id="166" w:author="Martin, Tara (Forestry)" w:date="2022-05-27T12:25:00Z">
        <w:r w:rsidR="00F66803">
          <w:t xml:space="preserve">d drive </w:t>
        </w:r>
      </w:ins>
      <w:del w:id="167" w:author="Martin, Tara (Forestry)" w:date="2022-05-27T12:25:00Z">
        <w:r w:rsidR="008B54D6" w:rsidDel="00F66803">
          <w:delText xml:space="preserve">analysis shows that the same species are </w:delText>
        </w:r>
        <w:r w:rsidR="00FB6AA0" w:rsidDel="00F66803">
          <w:delText xml:space="preserve">driving </w:delText>
        </w:r>
      </w:del>
      <w:r w:rsidR="00FB6AA0">
        <w:t>cluster groups</w:t>
      </w:r>
      <w:del w:id="168" w:author="Martin, Tara (Forestry)" w:date="2022-05-27T12:25:00Z">
        <w:r w:rsidR="00B92DA1" w:rsidDel="00F66803">
          <w:delText xml:space="preserve"> across all time points</w:delText>
        </w:r>
      </w:del>
      <w:r w:rsidR="00B92DA1">
        <w:t xml:space="preserve">, </w:t>
      </w:r>
      <w:del w:id="169" w:author="Martin, Tara (Forestry)" w:date="2022-05-27T12:25:00Z">
        <w:r w:rsidR="00B92DA1" w:rsidDel="00E01451">
          <w:delText xml:space="preserve">and thus </w:delText>
        </w:r>
        <w:r w:rsidR="008B54D6" w:rsidDel="00E01451">
          <w:delText xml:space="preserve">significantly characterizing </w:delText>
        </w:r>
        <w:r w:rsidR="005C1666" w:rsidDel="00E01451">
          <w:delText xml:space="preserve">each assemblage. However, </w:delText>
        </w:r>
        <w:r w:rsidR="003C783A" w:rsidDel="00E01451">
          <w:delText xml:space="preserve">the </w:delText>
        </w:r>
      </w:del>
      <w:r w:rsidR="003C783A">
        <w:t xml:space="preserve">other </w:t>
      </w:r>
      <w:r w:rsidR="005C1666">
        <w:t>species that significantly drive indicators of assemblages change over tim</w:t>
      </w:r>
      <w:r w:rsidR="005C1666" w:rsidRPr="00F96909">
        <w:t>e (</w:t>
      </w:r>
      <w:commentRangeStart w:id="170"/>
      <w:r w:rsidR="00632C3F">
        <w:fldChar w:fldCharType="begin"/>
      </w:r>
      <w:r w:rsidR="00632C3F">
        <w:instrText xml:space="preserve"> REF _Ref102639740 \h </w:instrText>
      </w:r>
      <w:r w:rsidR="00632C3F">
        <w:fldChar w:fldCharType="separate"/>
      </w:r>
      <w:ins w:id="171" w:author="Stefanie Lane" w:date="2022-05-19T13:03:00Z">
        <w:r w:rsidR="000F6BE9">
          <w:t xml:space="preserve">Table </w:t>
        </w:r>
      </w:ins>
      <w:ins w:id="172" w:author="Martin, Tara (Forestry)" w:date="2022-05-26T09:29:00Z">
        <w:r w:rsidR="008D620A">
          <w:t>S</w:t>
        </w:r>
      </w:ins>
      <w:ins w:id="173" w:author="Stefanie Lane" w:date="2022-05-19T13:03:00Z">
        <w:r w:rsidR="000F6BE9">
          <w:rPr>
            <w:noProof/>
          </w:rPr>
          <w:t>4</w:t>
        </w:r>
      </w:ins>
      <w:r w:rsidR="00632C3F">
        <w:fldChar w:fldCharType="end"/>
      </w:r>
      <w:ins w:id="174" w:author="Martin, Tara (Forestry)" w:date="2022-05-27T12:28:00Z">
        <w:r w:rsidR="00E01451">
          <w:t xml:space="preserve"> and S5</w:t>
        </w:r>
      </w:ins>
      <w:del w:id="175" w:author="Martin, Tara (Forestry)" w:date="2022-05-26T09:29:00Z">
        <w:r w:rsidR="00F96909" w:rsidDel="008D620A">
          <w:delText xml:space="preserve">, </w:delText>
        </w:r>
        <w:r w:rsidR="005C1666" w:rsidRPr="007D52A9" w:rsidDel="008D620A">
          <w:delText>Supplemental</w:delText>
        </w:r>
      </w:del>
      <w:r w:rsidR="005C1666" w:rsidRPr="00F96909">
        <w:t>)</w:t>
      </w:r>
      <w:r w:rsidR="005C1666">
        <w:t xml:space="preserve">. </w:t>
      </w:r>
      <w:commentRangeEnd w:id="170"/>
      <w:r w:rsidR="00B95C51">
        <w:rPr>
          <w:rStyle w:val="CommentReference"/>
        </w:rPr>
        <w:commentReference w:id="170"/>
      </w:r>
      <w:commentRangeStart w:id="176"/>
      <w:ins w:id="177" w:author="Martin, Tara (Forestry)" w:date="2022-05-27T12:39:00Z">
        <w:r w:rsidR="000B68F2">
          <w:t xml:space="preserve">For </w:t>
        </w:r>
        <w:proofErr w:type="gramStart"/>
        <w:r w:rsidR="000B68F2">
          <w:t>example</w:t>
        </w:r>
        <w:proofErr w:type="gramEnd"/>
        <w:r w:rsidR="000B68F2">
          <w:t>….</w:t>
        </w:r>
      </w:ins>
      <w:commentRangeEnd w:id="176"/>
      <w:ins w:id="178" w:author="Martin, Tara (Forestry)" w:date="2022-05-27T12:42:00Z">
        <w:r w:rsidR="000B68F2">
          <w:rPr>
            <w:rStyle w:val="CommentReference"/>
          </w:rPr>
          <w:commentReference w:id="176"/>
        </w:r>
      </w:ins>
    </w:p>
    <w:p w14:paraId="3F3E7064" w14:textId="22FC7873" w:rsidR="00EC4678" w:rsidRPr="007D52A9" w:rsidRDefault="001E5A8C" w:rsidP="007D52A9">
      <w:pPr>
        <w:pStyle w:val="Caption"/>
        <w:rPr>
          <w:i w:val="0"/>
          <w:iCs w:val="0"/>
          <w:color w:val="auto"/>
          <w:sz w:val="22"/>
          <w:szCs w:val="22"/>
        </w:rPr>
      </w:pPr>
      <w:r>
        <w:rPr>
          <w:i w:val="0"/>
          <w:iCs w:val="0"/>
          <w:color w:val="auto"/>
          <w:sz w:val="22"/>
          <w:szCs w:val="22"/>
        </w:rPr>
        <w:t>A</w:t>
      </w:r>
      <w:commentRangeStart w:id="179"/>
      <w:r>
        <w:rPr>
          <w:i w:val="0"/>
          <w:iCs w:val="0"/>
          <w:color w:val="auto"/>
          <w:sz w:val="22"/>
          <w:szCs w:val="22"/>
        </w:rPr>
        <w:t xml:space="preserve">cross the entire </w:t>
      </w:r>
      <w:r w:rsidR="00967299" w:rsidRPr="007D52A9">
        <w:rPr>
          <w:i w:val="0"/>
          <w:iCs w:val="0"/>
          <w:color w:val="auto"/>
          <w:sz w:val="22"/>
          <w:szCs w:val="22"/>
        </w:rPr>
        <w:t>Ladner Marsh plant community</w:t>
      </w:r>
      <w:r>
        <w:rPr>
          <w:i w:val="0"/>
          <w:iCs w:val="0"/>
          <w:color w:val="auto"/>
          <w:sz w:val="22"/>
          <w:szCs w:val="22"/>
        </w:rPr>
        <w:t xml:space="preserve">, </w:t>
      </w:r>
      <w:r w:rsidR="00967299" w:rsidRPr="007D52A9">
        <w:rPr>
          <w:i w:val="0"/>
          <w:iCs w:val="0"/>
          <w:color w:val="auto"/>
          <w:sz w:val="22"/>
          <w:szCs w:val="22"/>
        </w:rPr>
        <w:t xml:space="preserve">two to three species </w:t>
      </w:r>
      <w:r>
        <w:rPr>
          <w:i w:val="0"/>
          <w:iCs w:val="0"/>
          <w:color w:val="auto"/>
          <w:sz w:val="22"/>
          <w:szCs w:val="22"/>
        </w:rPr>
        <w:t xml:space="preserve">were lost </w:t>
      </w:r>
      <w:r w:rsidR="00967299" w:rsidRPr="007D52A9">
        <w:rPr>
          <w:i w:val="0"/>
          <w:iCs w:val="0"/>
          <w:color w:val="auto"/>
          <w:sz w:val="22"/>
          <w:szCs w:val="22"/>
        </w:rPr>
        <w:t>each year following the 1979 survey (</w:t>
      </w:r>
      <w:r w:rsidR="00967299" w:rsidRPr="007D52A9">
        <w:rPr>
          <w:i w:val="0"/>
          <w:iCs w:val="0"/>
          <w:color w:val="auto"/>
          <w:sz w:val="22"/>
          <w:szCs w:val="22"/>
        </w:rPr>
        <w:fldChar w:fldCharType="begin"/>
      </w:r>
      <w:r w:rsidR="00967299" w:rsidRPr="007D52A9">
        <w:rPr>
          <w:i w:val="0"/>
          <w:iCs w:val="0"/>
          <w:color w:val="auto"/>
          <w:sz w:val="22"/>
          <w:szCs w:val="22"/>
        </w:rPr>
        <w:instrText xml:space="preserve"> REF _Ref103162268 \h </w:instrText>
      </w:r>
      <w:r w:rsidR="00BD23FD">
        <w:rPr>
          <w:i w:val="0"/>
          <w:iCs w:val="0"/>
          <w:color w:val="auto"/>
          <w:sz w:val="22"/>
          <w:szCs w:val="22"/>
        </w:rPr>
        <w:instrText xml:space="preserve"> \* MERGEFORMAT </w:instrText>
      </w:r>
      <w:r w:rsidR="00967299" w:rsidRPr="007D52A9">
        <w:rPr>
          <w:i w:val="0"/>
          <w:iCs w:val="0"/>
          <w:color w:val="auto"/>
          <w:sz w:val="22"/>
          <w:szCs w:val="22"/>
        </w:rPr>
      </w:r>
      <w:r w:rsidR="00967299" w:rsidRPr="007D52A9">
        <w:rPr>
          <w:i w:val="0"/>
          <w:iCs w:val="0"/>
          <w:color w:val="auto"/>
          <w:sz w:val="22"/>
          <w:szCs w:val="22"/>
        </w:rPr>
        <w:fldChar w:fldCharType="separate"/>
      </w:r>
      <w:ins w:id="180" w:author="Stefanie Lane" w:date="2022-05-19T13:03:00Z">
        <w:r w:rsidR="000F6BE9" w:rsidRPr="000F6BE9">
          <w:rPr>
            <w:i w:val="0"/>
            <w:iCs w:val="0"/>
            <w:color w:val="auto"/>
            <w:sz w:val="22"/>
            <w:szCs w:val="22"/>
          </w:rPr>
          <w:t>Table 1</w:t>
        </w:r>
      </w:ins>
      <w:r w:rsidR="00967299" w:rsidRPr="007D52A9">
        <w:rPr>
          <w:i w:val="0"/>
          <w:iCs w:val="0"/>
          <w:color w:val="auto"/>
          <w:sz w:val="22"/>
          <w:szCs w:val="22"/>
        </w:rPr>
        <w:fldChar w:fldCharType="end"/>
      </w:r>
      <w:r w:rsidR="00967299" w:rsidRPr="007D52A9">
        <w:rPr>
          <w:i w:val="0"/>
          <w:iCs w:val="0"/>
          <w:color w:val="auto"/>
          <w:sz w:val="22"/>
          <w:szCs w:val="22"/>
        </w:rPr>
        <w:t xml:space="preserve">). </w:t>
      </w:r>
      <w:r w:rsidR="007E76F8">
        <w:rPr>
          <w:i w:val="0"/>
          <w:iCs w:val="0"/>
          <w:color w:val="auto"/>
          <w:sz w:val="22"/>
          <w:szCs w:val="22"/>
        </w:rPr>
        <w:t>Within</w:t>
      </w:r>
      <w:r w:rsidR="00967299" w:rsidRPr="007D52A9">
        <w:rPr>
          <w:i w:val="0"/>
          <w:iCs w:val="0"/>
          <w:color w:val="auto"/>
          <w:sz w:val="22"/>
          <w:szCs w:val="22"/>
        </w:rPr>
        <w:t xml:space="preserve"> every assemblage alpha-diversity (mean number of species) decreased</w:t>
      </w:r>
      <w:r>
        <w:rPr>
          <w:i w:val="0"/>
          <w:iCs w:val="0"/>
          <w:color w:val="auto"/>
          <w:sz w:val="22"/>
          <w:szCs w:val="22"/>
        </w:rPr>
        <w:t xml:space="preserve"> every observation year</w:t>
      </w:r>
      <w:r w:rsidR="00967299" w:rsidRPr="007D52A9">
        <w:rPr>
          <w:i w:val="0"/>
          <w:iCs w:val="0"/>
          <w:color w:val="auto"/>
          <w:sz w:val="22"/>
          <w:szCs w:val="22"/>
        </w:rPr>
        <w:t>, with the greatest loss of alpha-diversity in the Fescue assemblage. This may be in part due to the occurrence of 50% fewer plots clustered as Fescue in 2019 than in 1979, however the Bogbean assemblage had ~20% decrease in alpha-diversity despite an increase of ~47% more plots by 2019</w:t>
      </w:r>
      <w:commentRangeEnd w:id="179"/>
      <w:r w:rsidR="000B68F2">
        <w:rPr>
          <w:rStyle w:val="CommentReference"/>
          <w:i w:val="0"/>
          <w:iCs w:val="0"/>
          <w:color w:val="auto"/>
        </w:rPr>
        <w:commentReference w:id="179"/>
      </w:r>
      <w:r w:rsidR="00967299" w:rsidRPr="007D52A9">
        <w:rPr>
          <w:i w:val="0"/>
          <w:iCs w:val="0"/>
          <w:color w:val="auto"/>
          <w:sz w:val="22"/>
          <w:szCs w:val="22"/>
        </w:rPr>
        <w:t xml:space="preserve">. Beta-diversity increased each year for all assemblages, </w:t>
      </w:r>
      <w:commentRangeStart w:id="181"/>
      <w:r w:rsidR="00967299" w:rsidRPr="007D52A9">
        <w:rPr>
          <w:i w:val="0"/>
          <w:iCs w:val="0"/>
          <w:color w:val="auto"/>
          <w:sz w:val="22"/>
          <w:szCs w:val="22"/>
        </w:rPr>
        <w:t>although Bogbean assemblages experienced the lowest increase in variation between plots</w:t>
      </w:r>
      <w:del w:id="182" w:author="Martin, Tara (Forestry)" w:date="2022-05-26T09:30:00Z">
        <w:r w:rsidR="00967299" w:rsidRPr="007D52A9" w:rsidDel="008D620A">
          <w:rPr>
            <w:i w:val="0"/>
            <w:iCs w:val="0"/>
            <w:color w:val="auto"/>
            <w:sz w:val="22"/>
            <w:szCs w:val="22"/>
          </w:rPr>
          <w:delText>.</w:delText>
        </w:r>
      </w:del>
      <w:r w:rsidR="00967299" w:rsidRPr="007D52A9">
        <w:rPr>
          <w:i w:val="0"/>
          <w:iCs w:val="0"/>
          <w:color w:val="auto"/>
          <w:sz w:val="22"/>
          <w:szCs w:val="22"/>
        </w:rPr>
        <w:t xml:space="preserve"> </w:t>
      </w:r>
      <w:r w:rsidR="00CB1A9E">
        <w:rPr>
          <w:i w:val="0"/>
          <w:iCs w:val="0"/>
          <w:color w:val="auto"/>
          <w:sz w:val="22"/>
          <w:szCs w:val="22"/>
        </w:rPr>
        <w:t>(</w:t>
      </w:r>
      <w:r w:rsidR="00CB1A9E">
        <w:rPr>
          <w:i w:val="0"/>
          <w:iCs w:val="0"/>
          <w:color w:val="auto"/>
          <w:sz w:val="22"/>
          <w:szCs w:val="22"/>
        </w:rPr>
        <w:fldChar w:fldCharType="begin"/>
      </w:r>
      <w:r w:rsidR="00CB1A9E">
        <w:rPr>
          <w:i w:val="0"/>
          <w:iCs w:val="0"/>
          <w:color w:val="auto"/>
          <w:sz w:val="22"/>
          <w:szCs w:val="22"/>
        </w:rPr>
        <w:instrText xml:space="preserve"> REF _Ref103162268 \h  \* MERGEFORMAT </w:instrText>
      </w:r>
      <w:r w:rsidR="00CB1A9E">
        <w:rPr>
          <w:i w:val="0"/>
          <w:iCs w:val="0"/>
          <w:color w:val="auto"/>
          <w:sz w:val="22"/>
          <w:szCs w:val="22"/>
        </w:rPr>
      </w:r>
      <w:r w:rsidR="00CB1A9E">
        <w:rPr>
          <w:i w:val="0"/>
          <w:iCs w:val="0"/>
          <w:color w:val="auto"/>
          <w:sz w:val="22"/>
          <w:szCs w:val="22"/>
        </w:rPr>
        <w:fldChar w:fldCharType="separate"/>
      </w:r>
      <w:ins w:id="183" w:author="Stefanie Lane" w:date="2022-05-19T20:34:00Z">
        <w:r w:rsidR="00CB1A9E" w:rsidRPr="00CB1A9E">
          <w:rPr>
            <w:i w:val="0"/>
            <w:iCs w:val="0"/>
            <w:color w:val="auto"/>
            <w:sz w:val="22"/>
            <w:szCs w:val="22"/>
          </w:rPr>
          <w:t>Table 1</w:t>
        </w:r>
      </w:ins>
      <w:r w:rsidR="00CB1A9E">
        <w:rPr>
          <w:i w:val="0"/>
          <w:iCs w:val="0"/>
          <w:color w:val="auto"/>
          <w:sz w:val="22"/>
          <w:szCs w:val="22"/>
        </w:rPr>
        <w:fldChar w:fldCharType="end"/>
      </w:r>
      <w:r w:rsidR="00CB1A9E">
        <w:rPr>
          <w:i w:val="0"/>
          <w:iCs w:val="0"/>
          <w:color w:val="auto"/>
          <w:sz w:val="22"/>
          <w:szCs w:val="22"/>
        </w:rPr>
        <w:t>)</w:t>
      </w:r>
      <w:r w:rsidR="00967299" w:rsidRPr="007D52A9">
        <w:rPr>
          <w:i w:val="0"/>
          <w:iCs w:val="0"/>
          <w:color w:val="auto"/>
          <w:sz w:val="22"/>
          <w:szCs w:val="22"/>
        </w:rPr>
        <w:t xml:space="preserve">. </w:t>
      </w:r>
      <w:commentRangeEnd w:id="181"/>
      <w:r w:rsidR="00750723">
        <w:rPr>
          <w:rStyle w:val="CommentReference"/>
          <w:i w:val="0"/>
          <w:iCs w:val="0"/>
          <w:color w:val="auto"/>
        </w:rPr>
        <w:commentReference w:id="181"/>
      </w:r>
      <w:r w:rsidR="009E3CA2" w:rsidRPr="007D52A9">
        <w:rPr>
          <w:i w:val="0"/>
          <w:iCs w:val="0"/>
          <w:color w:val="auto"/>
          <w:sz w:val="22"/>
          <w:szCs w:val="22"/>
        </w:rPr>
        <w:t xml:space="preserve">Total species turnover between 1979 and 2019 </w:t>
      </w:r>
      <w:r w:rsidR="00137AA7" w:rsidRPr="007D52A9">
        <w:rPr>
          <w:i w:val="0"/>
          <w:iCs w:val="0"/>
          <w:color w:val="auto"/>
          <w:sz w:val="22"/>
          <w:szCs w:val="22"/>
        </w:rPr>
        <w:t xml:space="preserve">was </w:t>
      </w:r>
      <w:r w:rsidR="009E3CA2" w:rsidRPr="007D52A9">
        <w:rPr>
          <w:i w:val="0"/>
          <w:iCs w:val="0"/>
          <w:color w:val="auto"/>
          <w:sz w:val="22"/>
          <w:szCs w:val="22"/>
        </w:rPr>
        <w:t>~50% in each assemblage</w:t>
      </w:r>
      <w:r w:rsidR="006D411C" w:rsidRPr="007D52A9">
        <w:rPr>
          <w:i w:val="0"/>
          <w:iCs w:val="0"/>
          <w:color w:val="auto"/>
          <w:sz w:val="22"/>
          <w:szCs w:val="22"/>
        </w:rPr>
        <w:t xml:space="preserve"> (</w:t>
      </w:r>
      <w:r w:rsidR="009F0260" w:rsidRPr="007D52A9">
        <w:rPr>
          <w:i w:val="0"/>
          <w:iCs w:val="0"/>
          <w:color w:val="auto"/>
          <w:sz w:val="22"/>
          <w:szCs w:val="22"/>
        </w:rPr>
        <w:fldChar w:fldCharType="begin"/>
      </w:r>
      <w:r w:rsidR="009F0260" w:rsidRPr="007D52A9">
        <w:rPr>
          <w:i w:val="0"/>
          <w:iCs w:val="0"/>
          <w:color w:val="auto"/>
          <w:sz w:val="22"/>
          <w:szCs w:val="22"/>
        </w:rPr>
        <w:instrText xml:space="preserve"> REF _Ref94197100 \h </w:instrText>
      </w:r>
      <w:r w:rsidR="00E02BF3">
        <w:rPr>
          <w:i w:val="0"/>
          <w:iCs w:val="0"/>
          <w:color w:val="auto"/>
          <w:sz w:val="22"/>
          <w:szCs w:val="22"/>
        </w:rPr>
        <w:instrText xml:space="preserve"> \* MERGEFORMAT </w:instrText>
      </w:r>
      <w:r w:rsidR="009F0260" w:rsidRPr="007D52A9">
        <w:rPr>
          <w:i w:val="0"/>
          <w:iCs w:val="0"/>
          <w:color w:val="auto"/>
          <w:sz w:val="22"/>
          <w:szCs w:val="22"/>
        </w:rPr>
      </w:r>
      <w:r w:rsidR="009F0260" w:rsidRPr="007D52A9">
        <w:rPr>
          <w:i w:val="0"/>
          <w:iCs w:val="0"/>
          <w:color w:val="auto"/>
          <w:sz w:val="22"/>
          <w:szCs w:val="22"/>
        </w:rPr>
        <w:fldChar w:fldCharType="separate"/>
      </w:r>
      <w:ins w:id="184" w:author="Stefanie Lane" w:date="2022-05-19T13:03:00Z">
        <w:r w:rsidR="000F6BE9" w:rsidRPr="000F6BE9">
          <w:rPr>
            <w:i w:val="0"/>
            <w:iCs w:val="0"/>
            <w:color w:val="auto"/>
            <w:sz w:val="22"/>
            <w:szCs w:val="22"/>
          </w:rPr>
          <w:t>Table 2</w:t>
        </w:r>
      </w:ins>
      <w:r w:rsidR="009F0260" w:rsidRPr="007D52A9">
        <w:rPr>
          <w:i w:val="0"/>
          <w:iCs w:val="0"/>
          <w:color w:val="auto"/>
          <w:sz w:val="22"/>
          <w:szCs w:val="22"/>
        </w:rPr>
        <w:fldChar w:fldCharType="end"/>
      </w:r>
      <w:r w:rsidR="006D411C" w:rsidRPr="007D52A9">
        <w:rPr>
          <w:i w:val="0"/>
          <w:iCs w:val="0"/>
          <w:color w:val="auto"/>
          <w:sz w:val="22"/>
          <w:szCs w:val="22"/>
        </w:rPr>
        <w:t>).</w:t>
      </w:r>
      <w:r w:rsidR="009E3CA2" w:rsidRPr="007D52A9">
        <w:rPr>
          <w:i w:val="0"/>
          <w:iCs w:val="0"/>
          <w:color w:val="auto"/>
          <w:sz w:val="22"/>
          <w:szCs w:val="22"/>
        </w:rPr>
        <w:t xml:space="preserve"> </w:t>
      </w:r>
      <w:r w:rsidR="006561F0" w:rsidRPr="007D52A9">
        <w:rPr>
          <w:i w:val="0"/>
          <w:iCs w:val="0"/>
          <w:color w:val="auto"/>
          <w:sz w:val="22"/>
          <w:szCs w:val="22"/>
        </w:rPr>
        <w:t>Notably, a</w:t>
      </w:r>
      <w:r w:rsidR="00D35CF0" w:rsidRPr="007D52A9">
        <w:rPr>
          <w:i w:val="0"/>
          <w:iCs w:val="0"/>
          <w:color w:val="auto"/>
          <w:sz w:val="22"/>
          <w:szCs w:val="22"/>
        </w:rPr>
        <w:t xml:space="preserve">ll assemblage types had </w:t>
      </w:r>
      <w:r w:rsidR="009F650B" w:rsidRPr="007D52A9">
        <w:rPr>
          <w:i w:val="0"/>
          <w:iCs w:val="0"/>
          <w:color w:val="auto"/>
          <w:sz w:val="22"/>
          <w:szCs w:val="22"/>
        </w:rPr>
        <w:t>more</w:t>
      </w:r>
      <w:r w:rsidR="00D35CF0" w:rsidRPr="007D52A9">
        <w:rPr>
          <w:i w:val="0"/>
          <w:iCs w:val="0"/>
          <w:color w:val="auto"/>
          <w:sz w:val="22"/>
          <w:szCs w:val="22"/>
        </w:rPr>
        <w:t xml:space="preserve"> species </w:t>
      </w:r>
      <w:r w:rsidR="009F650B" w:rsidRPr="007D52A9">
        <w:rPr>
          <w:i w:val="0"/>
          <w:iCs w:val="0"/>
          <w:color w:val="auto"/>
          <w:sz w:val="22"/>
          <w:szCs w:val="22"/>
        </w:rPr>
        <w:t>disappear</w:t>
      </w:r>
      <w:r w:rsidR="006E7FF9" w:rsidRPr="007D52A9">
        <w:rPr>
          <w:i w:val="0"/>
          <w:iCs w:val="0"/>
          <w:color w:val="auto"/>
          <w:sz w:val="22"/>
          <w:szCs w:val="22"/>
        </w:rPr>
        <w:t xml:space="preserve"> </w:t>
      </w:r>
      <w:ins w:id="185" w:author="Martin, Tara (Forestry)" w:date="2022-05-26T09:30:00Z">
        <w:r w:rsidR="008D620A">
          <w:rPr>
            <w:i w:val="0"/>
            <w:iCs w:val="0"/>
            <w:color w:val="auto"/>
            <w:sz w:val="22"/>
            <w:szCs w:val="22"/>
          </w:rPr>
          <w:t>between</w:t>
        </w:r>
      </w:ins>
      <w:del w:id="186" w:author="Martin, Tara (Forestry)" w:date="2022-05-26T09:30:00Z">
        <w:r w:rsidR="006E7FF9" w:rsidRPr="007D52A9" w:rsidDel="008D620A">
          <w:rPr>
            <w:i w:val="0"/>
            <w:iCs w:val="0"/>
            <w:color w:val="auto"/>
            <w:sz w:val="22"/>
            <w:szCs w:val="22"/>
          </w:rPr>
          <w:delText>since</w:delText>
        </w:r>
      </w:del>
      <w:r w:rsidR="006E7FF9" w:rsidRPr="007D52A9">
        <w:rPr>
          <w:i w:val="0"/>
          <w:iCs w:val="0"/>
          <w:color w:val="auto"/>
          <w:sz w:val="22"/>
          <w:szCs w:val="22"/>
        </w:rPr>
        <w:t xml:space="preserve"> 1979</w:t>
      </w:r>
      <w:r w:rsidR="009F650B" w:rsidRPr="007D52A9">
        <w:rPr>
          <w:i w:val="0"/>
          <w:iCs w:val="0"/>
          <w:color w:val="auto"/>
          <w:sz w:val="22"/>
          <w:szCs w:val="22"/>
        </w:rPr>
        <w:t xml:space="preserve"> </w:t>
      </w:r>
      <w:ins w:id="187" w:author="Martin, Tara (Forestry)" w:date="2022-05-26T09:30:00Z">
        <w:r w:rsidR="008D620A">
          <w:rPr>
            <w:i w:val="0"/>
            <w:iCs w:val="0"/>
            <w:color w:val="auto"/>
            <w:sz w:val="22"/>
            <w:szCs w:val="22"/>
          </w:rPr>
          <w:t>and</w:t>
        </w:r>
      </w:ins>
      <w:del w:id="188" w:author="Martin, Tara (Forestry)" w:date="2022-05-26T09:30:00Z">
        <w:r w:rsidR="009F650B" w:rsidRPr="007D52A9" w:rsidDel="008D620A">
          <w:rPr>
            <w:i w:val="0"/>
            <w:iCs w:val="0"/>
            <w:color w:val="auto"/>
            <w:sz w:val="22"/>
            <w:szCs w:val="22"/>
          </w:rPr>
          <w:delText>in</w:delText>
        </w:r>
      </w:del>
      <w:r w:rsidR="009F650B" w:rsidRPr="007D52A9">
        <w:rPr>
          <w:i w:val="0"/>
          <w:iCs w:val="0"/>
          <w:color w:val="auto"/>
          <w:sz w:val="22"/>
          <w:szCs w:val="22"/>
        </w:rPr>
        <w:t xml:space="preserve"> 2019</w:t>
      </w:r>
      <w:r w:rsidR="00D35CF0" w:rsidRPr="007D52A9">
        <w:rPr>
          <w:i w:val="0"/>
          <w:iCs w:val="0"/>
          <w:color w:val="auto"/>
          <w:sz w:val="22"/>
          <w:szCs w:val="22"/>
        </w:rPr>
        <w:t xml:space="preserve"> than </w:t>
      </w:r>
      <w:ins w:id="189" w:author="Martin, Tara (Forestry)" w:date="2022-05-26T09:30:00Z">
        <w:r w:rsidR="008D620A">
          <w:rPr>
            <w:i w:val="0"/>
            <w:iCs w:val="0"/>
            <w:color w:val="auto"/>
            <w:sz w:val="22"/>
            <w:szCs w:val="22"/>
          </w:rPr>
          <w:t>between 2019 and</w:t>
        </w:r>
      </w:ins>
      <w:del w:id="190" w:author="Martin, Tara (Forestry)" w:date="2022-05-26T09:30:00Z">
        <w:r w:rsidR="009F650B" w:rsidRPr="007D52A9" w:rsidDel="008D620A">
          <w:rPr>
            <w:i w:val="0"/>
            <w:iCs w:val="0"/>
            <w:color w:val="auto"/>
            <w:sz w:val="22"/>
            <w:szCs w:val="22"/>
          </w:rPr>
          <w:delText>in</w:delText>
        </w:r>
      </w:del>
      <w:r w:rsidR="009F650B" w:rsidRPr="007D52A9">
        <w:rPr>
          <w:i w:val="0"/>
          <w:iCs w:val="0"/>
          <w:color w:val="auto"/>
          <w:sz w:val="22"/>
          <w:szCs w:val="22"/>
        </w:rPr>
        <w:t xml:space="preserve"> 1999. </w:t>
      </w:r>
      <w:r w:rsidR="006561F0" w:rsidRPr="007D52A9">
        <w:rPr>
          <w:i w:val="0"/>
          <w:iCs w:val="0"/>
          <w:color w:val="auto"/>
          <w:sz w:val="22"/>
          <w:szCs w:val="22"/>
        </w:rPr>
        <w:t>O</w:t>
      </w:r>
      <w:r w:rsidR="009F650B" w:rsidRPr="007D52A9">
        <w:rPr>
          <w:i w:val="0"/>
          <w:iCs w:val="0"/>
          <w:color w:val="auto"/>
          <w:sz w:val="22"/>
          <w:szCs w:val="22"/>
        </w:rPr>
        <w:t xml:space="preserve">nly the </w:t>
      </w:r>
      <w:r w:rsidR="00FD7BB5" w:rsidRPr="007D52A9">
        <w:rPr>
          <w:i w:val="0"/>
          <w:iCs w:val="0"/>
          <w:color w:val="auto"/>
          <w:sz w:val="22"/>
          <w:szCs w:val="22"/>
        </w:rPr>
        <w:t>Sedge</w:t>
      </w:r>
      <w:r w:rsidR="009F650B" w:rsidRPr="007D52A9">
        <w:rPr>
          <w:i w:val="0"/>
          <w:iCs w:val="0"/>
          <w:color w:val="auto"/>
          <w:sz w:val="22"/>
          <w:szCs w:val="22"/>
        </w:rPr>
        <w:t xml:space="preserve"> assemblage had a </w:t>
      </w:r>
      <w:r w:rsidR="006D411C" w:rsidRPr="007D52A9">
        <w:rPr>
          <w:i w:val="0"/>
          <w:iCs w:val="0"/>
          <w:color w:val="auto"/>
          <w:sz w:val="22"/>
          <w:szCs w:val="22"/>
        </w:rPr>
        <w:t xml:space="preserve">marked increase in </w:t>
      </w:r>
      <w:commentRangeStart w:id="191"/>
      <w:r w:rsidR="006D411C" w:rsidRPr="007D52A9">
        <w:rPr>
          <w:i w:val="0"/>
          <w:iCs w:val="0"/>
          <w:color w:val="auto"/>
          <w:sz w:val="22"/>
          <w:szCs w:val="22"/>
        </w:rPr>
        <w:t xml:space="preserve">species </w:t>
      </w:r>
      <w:r w:rsidR="006561F0" w:rsidRPr="007D52A9">
        <w:rPr>
          <w:i w:val="0"/>
          <w:iCs w:val="0"/>
          <w:color w:val="auto"/>
          <w:sz w:val="22"/>
          <w:szCs w:val="22"/>
        </w:rPr>
        <w:t>appearance</w:t>
      </w:r>
      <w:r w:rsidR="00023269" w:rsidRPr="007D52A9">
        <w:rPr>
          <w:i w:val="0"/>
          <w:iCs w:val="0"/>
          <w:color w:val="auto"/>
          <w:sz w:val="22"/>
          <w:szCs w:val="22"/>
        </w:rPr>
        <w:t xml:space="preserve"> </w:t>
      </w:r>
      <w:commentRangeEnd w:id="191"/>
      <w:r w:rsidR="008D620A">
        <w:rPr>
          <w:rStyle w:val="CommentReference"/>
          <w:i w:val="0"/>
          <w:iCs w:val="0"/>
          <w:color w:val="auto"/>
        </w:rPr>
        <w:commentReference w:id="191"/>
      </w:r>
      <w:r w:rsidR="00023269" w:rsidRPr="007D52A9">
        <w:rPr>
          <w:i w:val="0"/>
          <w:iCs w:val="0"/>
          <w:color w:val="auto"/>
          <w:sz w:val="22"/>
          <w:szCs w:val="22"/>
        </w:rPr>
        <w:t>in 2019</w:t>
      </w:r>
      <w:r w:rsidR="006D411C" w:rsidRPr="007D52A9">
        <w:rPr>
          <w:i w:val="0"/>
          <w:iCs w:val="0"/>
          <w:color w:val="auto"/>
          <w:sz w:val="22"/>
          <w:szCs w:val="22"/>
        </w:rPr>
        <w:t xml:space="preserve">, while the </w:t>
      </w:r>
      <w:r w:rsidR="00FD7BB5" w:rsidRPr="007D52A9">
        <w:rPr>
          <w:i w:val="0"/>
          <w:iCs w:val="0"/>
          <w:color w:val="auto"/>
          <w:sz w:val="22"/>
          <w:szCs w:val="22"/>
        </w:rPr>
        <w:t>Bogbean</w:t>
      </w:r>
      <w:r w:rsidR="006D411C" w:rsidRPr="007D52A9">
        <w:rPr>
          <w:i w:val="0"/>
          <w:iCs w:val="0"/>
          <w:color w:val="auto"/>
          <w:sz w:val="22"/>
          <w:szCs w:val="22"/>
        </w:rPr>
        <w:t xml:space="preserve"> community had more </w:t>
      </w:r>
      <w:commentRangeStart w:id="192"/>
      <w:r w:rsidR="006D411C" w:rsidRPr="007D52A9">
        <w:rPr>
          <w:i w:val="0"/>
          <w:iCs w:val="0"/>
          <w:color w:val="auto"/>
          <w:sz w:val="22"/>
          <w:szCs w:val="22"/>
        </w:rPr>
        <w:t xml:space="preserve">species </w:t>
      </w:r>
      <w:r w:rsidR="006561F0" w:rsidRPr="007D52A9">
        <w:rPr>
          <w:i w:val="0"/>
          <w:iCs w:val="0"/>
          <w:color w:val="auto"/>
          <w:sz w:val="22"/>
          <w:szCs w:val="22"/>
        </w:rPr>
        <w:t xml:space="preserve">appearance </w:t>
      </w:r>
      <w:commentRangeEnd w:id="192"/>
      <w:r w:rsidR="008D620A">
        <w:rPr>
          <w:rStyle w:val="CommentReference"/>
          <w:i w:val="0"/>
          <w:iCs w:val="0"/>
          <w:color w:val="auto"/>
        </w:rPr>
        <w:commentReference w:id="192"/>
      </w:r>
      <w:r w:rsidR="006D411C" w:rsidRPr="007D52A9">
        <w:rPr>
          <w:i w:val="0"/>
          <w:iCs w:val="0"/>
          <w:color w:val="auto"/>
          <w:sz w:val="22"/>
          <w:szCs w:val="22"/>
        </w:rPr>
        <w:t xml:space="preserve">in 1999. </w:t>
      </w:r>
      <w:r w:rsidR="006561F0" w:rsidRPr="007D52A9">
        <w:rPr>
          <w:i w:val="0"/>
          <w:iCs w:val="0"/>
          <w:color w:val="auto"/>
          <w:sz w:val="22"/>
          <w:szCs w:val="22"/>
        </w:rPr>
        <w:t xml:space="preserve">The </w:t>
      </w:r>
      <w:r w:rsidR="00EC4678" w:rsidRPr="007D52A9">
        <w:rPr>
          <w:i w:val="0"/>
          <w:iCs w:val="0"/>
          <w:color w:val="auto"/>
          <w:sz w:val="22"/>
          <w:szCs w:val="22"/>
        </w:rPr>
        <w:t xml:space="preserve">greater rates of disappearance from the assemblages </w:t>
      </w:r>
      <w:r w:rsidR="00E82DA2" w:rsidRPr="007D52A9">
        <w:rPr>
          <w:i w:val="0"/>
          <w:iCs w:val="0"/>
          <w:color w:val="auto"/>
          <w:sz w:val="22"/>
          <w:szCs w:val="22"/>
        </w:rPr>
        <w:t xml:space="preserve">are likely </w:t>
      </w:r>
      <w:r w:rsidR="00EC4678" w:rsidRPr="007D52A9">
        <w:rPr>
          <w:i w:val="0"/>
          <w:iCs w:val="0"/>
          <w:color w:val="auto"/>
          <w:sz w:val="22"/>
          <w:szCs w:val="22"/>
        </w:rPr>
        <w:t>driv</w:t>
      </w:r>
      <w:r w:rsidR="00E82DA2" w:rsidRPr="007D52A9">
        <w:rPr>
          <w:i w:val="0"/>
          <w:iCs w:val="0"/>
          <w:color w:val="auto"/>
          <w:sz w:val="22"/>
          <w:szCs w:val="22"/>
        </w:rPr>
        <w:t>ing</w:t>
      </w:r>
      <w:r w:rsidR="00EC4678" w:rsidRPr="007D52A9">
        <w:rPr>
          <w:i w:val="0"/>
          <w:iCs w:val="0"/>
          <w:color w:val="auto"/>
          <w:sz w:val="22"/>
          <w:szCs w:val="22"/>
        </w:rPr>
        <w:t xml:space="preserve"> homogenization observed in cluster analysis. </w:t>
      </w:r>
    </w:p>
    <w:p w14:paraId="2E6CE862" w14:textId="756B5A8F" w:rsidR="00100D21" w:rsidRDefault="006D411C" w:rsidP="005F7C5D">
      <w:pPr>
        <w:ind w:firstLine="720"/>
      </w:pPr>
      <w:r w:rsidRPr="00C56065">
        <w:t xml:space="preserve">Rank </w:t>
      </w:r>
      <w:r w:rsidR="007B5B53" w:rsidRPr="00C56065">
        <w:t xml:space="preserve">clock plots </w:t>
      </w:r>
      <w:r w:rsidR="00D075CE" w:rsidRPr="00C56065">
        <w:t>show changing dominance of select species over time (</w:t>
      </w:r>
      <w:r w:rsidR="00533507">
        <w:fldChar w:fldCharType="begin"/>
      </w:r>
      <w:r w:rsidR="00533507">
        <w:instrText xml:space="preserve"> REF _Ref103862754 \h </w:instrText>
      </w:r>
      <w:r w:rsidR="00533507">
        <w:fldChar w:fldCharType="separate"/>
      </w:r>
      <w:ins w:id="193" w:author="Stefanie Lane" w:date="2022-05-19T14:25:00Z">
        <w:r w:rsidR="00533507">
          <w:t xml:space="preserve">Figure </w:t>
        </w:r>
        <w:r w:rsidR="00533507">
          <w:rPr>
            <w:noProof/>
          </w:rPr>
          <w:t>3</w:t>
        </w:r>
      </w:ins>
      <w:r w:rsidR="00533507">
        <w:fldChar w:fldCharType="end"/>
      </w:r>
      <w:r w:rsidR="00D075CE" w:rsidRPr="00C56065">
        <w:t xml:space="preserve">). Notably, Fescue assemblage </w:t>
      </w:r>
      <w:r w:rsidR="00AC332B" w:rsidRPr="00C56065">
        <w:t>shows ~50% decrease in cover of characteristic</w:t>
      </w:r>
      <w:r w:rsidR="00EE466E">
        <w:t xml:space="preserve"> non-native</w:t>
      </w:r>
      <w:r w:rsidR="00AC332B" w:rsidRPr="00C56065">
        <w:t xml:space="preserve"> species </w:t>
      </w:r>
      <w:r w:rsidR="00AC332B" w:rsidRPr="00C56065">
        <w:rPr>
          <w:i/>
        </w:rPr>
        <w:t>Festuca arundinaceae</w:t>
      </w:r>
      <w:r w:rsidR="00AC332B" w:rsidRPr="00C56065">
        <w:t xml:space="preserve">, while </w:t>
      </w:r>
      <w:r w:rsidR="00060358" w:rsidRPr="00C56065">
        <w:t xml:space="preserve">cover of </w:t>
      </w:r>
      <w:r w:rsidR="00AC332B" w:rsidRPr="00C56065">
        <w:t xml:space="preserve">non-native </w:t>
      </w:r>
      <w:r w:rsidR="00AC332B" w:rsidRPr="00C56065">
        <w:rPr>
          <w:i/>
        </w:rPr>
        <w:t>Phalaris arundinaceae</w:t>
      </w:r>
      <w:del w:id="194" w:author="Martin, Tara (Forestry)" w:date="2022-05-26T09:34:00Z">
        <w:r w:rsidR="00AC332B" w:rsidRPr="00C56065" w:rsidDel="008D620A">
          <w:delText xml:space="preserve"> </w:delText>
        </w:r>
        <w:r w:rsidR="00060358" w:rsidRPr="00C56065" w:rsidDel="008D620A">
          <w:delText>has</w:delText>
        </w:r>
      </w:del>
      <w:r w:rsidR="00060358" w:rsidRPr="00C56065">
        <w:t xml:space="preserve"> more than doubled since 1999. </w:t>
      </w:r>
      <w:r w:rsidR="00C76D5E" w:rsidRPr="00C56065">
        <w:t xml:space="preserve">In the </w:t>
      </w:r>
      <w:r w:rsidR="00FD7BB5" w:rsidRPr="00C56065">
        <w:t>Sedge</w:t>
      </w:r>
      <w:r w:rsidR="00C76D5E" w:rsidRPr="00C56065">
        <w:t xml:space="preserve"> assemblage, cover abundance of </w:t>
      </w:r>
      <w:r w:rsidR="00C76D5E" w:rsidRPr="00C56065">
        <w:rPr>
          <w:i/>
        </w:rPr>
        <w:t>Agrostis stolonifera</w:t>
      </w:r>
      <w:r w:rsidR="00C76D5E" w:rsidRPr="00C56065">
        <w:t xml:space="preserve"> appears to have decrease by almost half, however cover of </w:t>
      </w:r>
      <w:r w:rsidR="00CE3E67" w:rsidRPr="00C56065">
        <w:t xml:space="preserve">assemblage-defining species </w:t>
      </w:r>
      <w:r w:rsidR="00CE3E67" w:rsidRPr="00C56065">
        <w:rPr>
          <w:i/>
        </w:rPr>
        <w:t>Carex lyngbyei</w:t>
      </w:r>
      <w:r w:rsidR="00CE3E67" w:rsidRPr="00C56065">
        <w:t xml:space="preserve"> has decreased by about one-third. </w:t>
      </w:r>
      <w:r w:rsidR="005709DE">
        <w:t xml:space="preserve">Bogbean assemblage maintains </w:t>
      </w:r>
      <w:r w:rsidR="005B45C6">
        <w:t>greatest coverage of its defining species (</w:t>
      </w:r>
      <w:r w:rsidR="005B45C6">
        <w:rPr>
          <w:i/>
        </w:rPr>
        <w:t>Menyanthes trifoliata</w:t>
      </w:r>
      <w:r w:rsidR="005B45C6">
        <w:t xml:space="preserve">), however </w:t>
      </w:r>
      <w:r w:rsidR="00014A9A" w:rsidRPr="00C56065">
        <w:t xml:space="preserve">non-native </w:t>
      </w:r>
      <w:r w:rsidR="00014A9A" w:rsidRPr="00C56065">
        <w:rPr>
          <w:i/>
        </w:rPr>
        <w:t>Mentha aquatica</w:t>
      </w:r>
      <w:r w:rsidR="005B45C6">
        <w:rPr>
          <w:i/>
        </w:rPr>
        <w:t xml:space="preserve"> </w:t>
      </w:r>
      <w:r w:rsidR="005B45C6">
        <w:t xml:space="preserve">accounts for </w:t>
      </w:r>
      <w:r w:rsidR="00CD760E">
        <w:t xml:space="preserve">~50% of plot cover on average by 2019. </w:t>
      </w:r>
    </w:p>
    <w:p w14:paraId="3D519838" w14:textId="77777777" w:rsidR="009D1A0A" w:rsidRPr="009D1A0A" w:rsidRDefault="009D1A0A" w:rsidP="009D1A0A"/>
    <w:p w14:paraId="1774FCB2" w14:textId="1EB98DC3" w:rsidR="00B61B57" w:rsidRDefault="00B61B57" w:rsidP="0066777E"/>
    <w:p w14:paraId="148443DA" w14:textId="17B64F89" w:rsidR="00C94867" w:rsidRDefault="00C94867">
      <w:pPr>
        <w:rPr>
          <w:i/>
          <w:iCs/>
          <w:color w:val="44546A" w:themeColor="text2"/>
          <w:sz w:val="18"/>
          <w:szCs w:val="18"/>
        </w:rPr>
      </w:pPr>
    </w:p>
    <w:p w14:paraId="731B6B36" w14:textId="2C22D11A" w:rsidR="00F2017D" w:rsidRDefault="00FE1C76" w:rsidP="00F2017D">
      <w:pPr>
        <w:keepNext/>
      </w:pPr>
      <w:commentRangeStart w:id="195"/>
      <w:commentRangeStart w:id="196"/>
      <w:r>
        <w:rPr>
          <w:noProof/>
        </w:rPr>
        <w:lastRenderedPageBreak/>
        <w:drawing>
          <wp:inline distT="0" distB="0" distL="0" distR="0" wp14:anchorId="14580129" wp14:editId="68891DFD">
            <wp:extent cx="5943600" cy="366989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669895"/>
                    </a:xfrm>
                    <a:prstGeom prst="rect">
                      <a:avLst/>
                    </a:prstGeom>
                  </pic:spPr>
                </pic:pic>
              </a:graphicData>
            </a:graphic>
          </wp:inline>
        </w:drawing>
      </w:r>
      <w:commentRangeEnd w:id="195"/>
      <w:commentRangeEnd w:id="196"/>
      <w:r w:rsidR="00195DF7">
        <w:rPr>
          <w:rStyle w:val="CommentReference"/>
        </w:rPr>
        <w:commentReference w:id="195"/>
      </w:r>
      <w:r w:rsidR="00B95C51">
        <w:rPr>
          <w:rStyle w:val="CommentReference"/>
        </w:rPr>
        <w:commentReference w:id="196"/>
      </w:r>
    </w:p>
    <w:p w14:paraId="33960BA8" w14:textId="07B8FCF9" w:rsidR="00FE1C76" w:rsidRDefault="00F2017D" w:rsidP="00F2017D">
      <w:pPr>
        <w:pStyle w:val="Caption"/>
      </w:pPr>
      <w:bookmarkStart w:id="197" w:name="_Ref94197029"/>
      <w:r>
        <w:t xml:space="preserve">Figure </w:t>
      </w:r>
      <w:r w:rsidR="002D28F3">
        <w:fldChar w:fldCharType="begin"/>
      </w:r>
      <w:r w:rsidR="002D28F3">
        <w:instrText xml:space="preserve"> SEQ Figure \* ARABIC </w:instrText>
      </w:r>
      <w:r w:rsidR="002D28F3">
        <w:fldChar w:fldCharType="separate"/>
      </w:r>
      <w:r w:rsidR="000F6BE9">
        <w:rPr>
          <w:noProof/>
        </w:rPr>
        <w:t>2</w:t>
      </w:r>
      <w:r w:rsidR="002D28F3">
        <w:rPr>
          <w:noProof/>
        </w:rPr>
        <w:fldChar w:fldCharType="end"/>
      </w:r>
      <w:bookmarkEnd w:id="197"/>
      <w:r>
        <w:t xml:space="preserve">. </w:t>
      </w:r>
      <w:r w:rsidR="00DD2FCF">
        <w:t>A</w:t>
      </w:r>
      <w:r w:rsidR="00A00E4C">
        <w:t xml:space="preserve">ssemblage </w:t>
      </w:r>
      <w:r w:rsidR="00DD2FCF">
        <w:t>diversity</w:t>
      </w:r>
      <w:r w:rsidR="00A00E4C">
        <w:t xml:space="preserve"> becomes more dissimilar over time, as shown by greater Euclidean distance between</w:t>
      </w:r>
      <w:r w:rsidR="00DD2FCF">
        <w:t xml:space="preserve"> assemblage types</w:t>
      </w:r>
      <w:r>
        <w:t xml:space="preserve">. </w:t>
      </w:r>
    </w:p>
    <w:p w14:paraId="0EE18C2D" w14:textId="77777777" w:rsidR="001646E3" w:rsidRDefault="007D14DA" w:rsidP="007D52A9">
      <w:pPr>
        <w:keepNext/>
      </w:pPr>
      <w:commentRangeStart w:id="198"/>
      <w:r>
        <w:rPr>
          <w:noProof/>
        </w:rPr>
        <w:lastRenderedPageBreak/>
        <w:drawing>
          <wp:inline distT="0" distB="0" distL="0" distR="0" wp14:anchorId="561A21B6" wp14:editId="6DB6EBE6">
            <wp:extent cx="5359790" cy="71463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361607" cy="7148810"/>
                    </a:xfrm>
                    <a:prstGeom prst="rect">
                      <a:avLst/>
                    </a:prstGeom>
                    <a:noFill/>
                    <a:ln>
                      <a:noFill/>
                    </a:ln>
                  </pic:spPr>
                </pic:pic>
              </a:graphicData>
            </a:graphic>
          </wp:inline>
        </w:drawing>
      </w:r>
      <w:commentRangeEnd w:id="198"/>
      <w:r w:rsidR="00F66803">
        <w:rPr>
          <w:rStyle w:val="CommentReference"/>
        </w:rPr>
        <w:commentReference w:id="198"/>
      </w:r>
    </w:p>
    <w:p w14:paraId="41572129" w14:textId="7306D610" w:rsidR="0089145E" w:rsidRDefault="001646E3" w:rsidP="007D52A9">
      <w:pPr>
        <w:pStyle w:val="Caption"/>
      </w:pPr>
      <w:bookmarkStart w:id="199" w:name="_Ref103862754"/>
      <w:r>
        <w:t xml:space="preserve">Figure </w:t>
      </w:r>
      <w:r w:rsidR="002D28F3">
        <w:fldChar w:fldCharType="begin"/>
      </w:r>
      <w:r w:rsidR="002D28F3">
        <w:instrText xml:space="preserve"> SEQ Figure \* ARABIC </w:instrText>
      </w:r>
      <w:r w:rsidR="002D28F3">
        <w:fldChar w:fldCharType="separate"/>
      </w:r>
      <w:r w:rsidR="000F6BE9">
        <w:rPr>
          <w:noProof/>
        </w:rPr>
        <w:t>3</w:t>
      </w:r>
      <w:r w:rsidR="002D28F3">
        <w:rPr>
          <w:noProof/>
        </w:rPr>
        <w:fldChar w:fldCharType="end"/>
      </w:r>
      <w:bookmarkEnd w:id="199"/>
      <w:r>
        <w:t xml:space="preserve">. </w:t>
      </w:r>
      <w:r w:rsidRPr="006D50AD">
        <w:t>Rank abundance clocks</w:t>
      </w:r>
      <w:r>
        <w:t xml:space="preserve"> visualize the changing </w:t>
      </w:r>
      <w:r w:rsidR="002C4FFA">
        <w:t xml:space="preserve">cover class </w:t>
      </w:r>
      <w:r>
        <w:t>abundance</w:t>
      </w:r>
      <w:r w:rsidR="00ED2AAF">
        <w:t xml:space="preserve"> </w:t>
      </w:r>
      <w:r>
        <w:t xml:space="preserve">(y-axis values) of </w:t>
      </w:r>
      <w:r w:rsidR="00ED2AAF">
        <w:t xml:space="preserve">the three most significant indicator </w:t>
      </w:r>
      <w:r>
        <w:t>species</w:t>
      </w:r>
      <w:r w:rsidR="00ED2AAF">
        <w:t xml:space="preserve"> in each observation year. Cover class value is read </w:t>
      </w:r>
      <w:r>
        <w:t xml:space="preserve">from center of the plot (0) along a radius extending </w:t>
      </w:r>
      <w:r w:rsidR="00F309EA">
        <w:t>along y-axis.</w:t>
      </w:r>
      <w:r>
        <w:t xml:space="preserve"> Oldest timepoints are in the 12 o’clock position, and observation timepoints proceed clockwise, ending at the 11:59 position. (Top) </w:t>
      </w: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w:t>
      </w:r>
      <w:r w:rsidR="004951EF">
        <w:t>declines at a slower rate</w:t>
      </w:r>
      <w:r w:rsidRPr="006D50AD">
        <w:t xml:space="preserve">. </w:t>
      </w:r>
      <w:r>
        <w:t xml:space="preserve">(Middle) </w:t>
      </w: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w:t>
      </w:r>
      <w:r w:rsidR="00F309EA">
        <w:t>dominance</w:t>
      </w:r>
      <w:r w:rsidRPr="006D50AD">
        <w:t xml:space="preserve"> of </w:t>
      </w:r>
      <w:r w:rsidRPr="00330735">
        <w:rPr>
          <w:i w:val="0"/>
        </w:rPr>
        <w:t>Poa palustris</w:t>
      </w:r>
      <w:r w:rsidRPr="006D50AD">
        <w:t xml:space="preserve"> </w:t>
      </w:r>
      <w:r w:rsidR="00F309EA">
        <w:t xml:space="preserve">in 1999 </w:t>
      </w:r>
      <w:r w:rsidRPr="006D50AD">
        <w:t xml:space="preserve">may be due to </w:t>
      </w:r>
      <w:r w:rsidR="00F309EA">
        <w:t>misidentification of</w:t>
      </w:r>
      <w:r w:rsidRPr="006D50AD">
        <w:t xml:space="preserve"> </w:t>
      </w:r>
      <w:r w:rsidRPr="002B346B">
        <w:rPr>
          <w:i w:val="0"/>
        </w:rPr>
        <w:t>Agrostis stolonifera</w:t>
      </w:r>
      <w:r>
        <w:rPr>
          <w:i w:val="0"/>
        </w:rPr>
        <w:t>.</w:t>
      </w:r>
      <w:r>
        <w:t xml:space="preserve"> (Bottom)</w:t>
      </w:r>
      <w:r w:rsidR="004951EF">
        <w:t xml:space="preserve"> </w:t>
      </w:r>
      <w:r w:rsidR="004951EF" w:rsidRPr="006D50AD">
        <w:t xml:space="preserve">Bogbean assemblage is consistently dominated by </w:t>
      </w:r>
      <w:r w:rsidR="004951EF" w:rsidRPr="002B346B">
        <w:rPr>
          <w:i w:val="0"/>
        </w:rPr>
        <w:t>Menyanthes trifoliata</w:t>
      </w:r>
      <w:r w:rsidR="004951EF" w:rsidRPr="006D50AD">
        <w:t xml:space="preserve">, however non-native </w:t>
      </w:r>
      <w:r w:rsidR="004951EF" w:rsidRPr="002B346B">
        <w:rPr>
          <w:i w:val="0"/>
        </w:rPr>
        <w:t>Mentha aquatica</w:t>
      </w:r>
      <w:r w:rsidR="004951EF" w:rsidRPr="006D50AD">
        <w:t xml:space="preserve"> becomes dominant</w:t>
      </w:r>
      <w:r w:rsidR="00564330">
        <w:t xml:space="preserve">. </w:t>
      </w:r>
      <w:bookmarkStart w:id="200" w:name="_Ref103083520"/>
      <w:r w:rsidR="0089145E">
        <w:br w:type="page"/>
      </w:r>
    </w:p>
    <w:p w14:paraId="07FF81FA" w14:textId="6843B5C2" w:rsidR="0054108C" w:rsidDel="00E01451" w:rsidRDefault="00231BAA" w:rsidP="00D81CB7">
      <w:pPr>
        <w:rPr>
          <w:del w:id="201" w:author="Martin, Tara (Forestry)" w:date="2022-05-27T12:30:00Z"/>
        </w:rPr>
      </w:pPr>
      <w:bookmarkStart w:id="202" w:name="_Ref103162268"/>
      <w:del w:id="203" w:author="Martin, Tara (Forestry)" w:date="2022-05-27T12:30:00Z">
        <w:r w:rsidDel="00E01451">
          <w:lastRenderedPageBreak/>
          <w:delText xml:space="preserve">Table </w:delText>
        </w:r>
        <w:r w:rsidR="001A62D5" w:rsidDel="00E01451">
          <w:fldChar w:fldCharType="begin"/>
        </w:r>
        <w:r w:rsidR="001A62D5" w:rsidDel="00E01451">
          <w:delInstrText xml:space="preserve"> SEQ Table \* ARABIC </w:delInstrText>
        </w:r>
        <w:r w:rsidR="001A62D5" w:rsidDel="00E01451">
          <w:fldChar w:fldCharType="separate"/>
        </w:r>
        <w:r w:rsidR="000F6BE9" w:rsidDel="00E01451">
          <w:rPr>
            <w:noProof/>
          </w:rPr>
          <w:delText>1</w:delText>
        </w:r>
        <w:r w:rsidR="001A62D5" w:rsidDel="00E01451">
          <w:rPr>
            <w:noProof/>
          </w:rPr>
          <w:fldChar w:fldCharType="end"/>
        </w:r>
        <w:bookmarkEnd w:id="200"/>
        <w:bookmarkEnd w:id="202"/>
        <w:r w:rsidDel="00E01451">
          <w:delText xml:space="preserve">. </w:delText>
        </w:r>
        <w:r w:rsidR="000A2ECF" w:rsidDel="00E01451">
          <w:delText xml:space="preserve">Between 1979 and 2019, </w:delText>
        </w:r>
        <w:r w:rsidR="00796E00" w:rsidDel="00E01451">
          <w:delText>8 fewer plots and 5 fewer species were observed</w:delText>
        </w:r>
        <w:r w:rsidR="00AC1054" w:rsidDel="00E01451">
          <w:delText xml:space="preserve">, resulting in slightly lower </w:delText>
        </w:r>
        <w:r w:rsidR="00AC1054" w:rsidDel="00E01451">
          <w:rPr>
            <w:rFonts w:cstheme="minorHAnsi"/>
          </w:rPr>
          <w:delText>α</w:delText>
        </w:r>
        <w:r w:rsidR="00AC1054" w:rsidDel="00E01451">
          <w:delText xml:space="preserve">-diversity  and greater </w:delText>
        </w:r>
        <w:r w:rsidR="00AC1054" w:rsidDel="00E01451">
          <w:rPr>
            <w:rFonts w:cstheme="minorHAnsi"/>
          </w:rPr>
          <w:delText>β</w:delText>
        </w:r>
        <w:r w:rsidR="00AC1054" w:rsidDel="00E01451">
          <w:delText xml:space="preserve">-diversity. For each assemblage type, Bogbean is the only assemblage to proportionally gain plots between </w:delText>
        </w:r>
        <w:r w:rsidR="003900B2" w:rsidDel="00E01451">
          <w:delText>1979 and 2019</w:delText>
        </w:r>
        <w:r w:rsidR="00AC1054" w:rsidDel="00E01451">
          <w:delText xml:space="preserve">, while </w:delText>
        </w:r>
        <w:r w:rsidR="003900B2" w:rsidDel="00E01451">
          <w:delText>the F</w:delText>
        </w:r>
        <w:r w:rsidR="00AC1054" w:rsidDel="00E01451">
          <w:delText>escue</w:delText>
        </w:r>
        <w:r w:rsidR="003900B2" w:rsidDel="00E01451">
          <w:delText xml:space="preserve"> and Sedge assemblages lost plots. </w:delText>
        </w:r>
        <w:r w:rsidR="00AC1054" w:rsidDel="00E01451">
          <w:delText xml:space="preserve"> </w:delText>
        </w:r>
        <w:r w:rsidR="00796E00" w:rsidDel="00E01451">
          <w:delText xml:space="preserve"> </w:delText>
        </w:r>
        <w:r w:rsidR="0051760C" w:rsidDel="00E01451">
          <w:delText xml:space="preserve"> </w:delText>
        </w:r>
        <w:r w:rsidR="0089145E" w:rsidDel="00E01451">
          <w:fldChar w:fldCharType="begin"/>
        </w:r>
        <w:r w:rsidR="0089145E" w:rsidDel="00E01451">
          <w:delInstrText xml:space="preserve"> LINK Excel.Sheet.12 "https://ubcca-my.sharepoint.com/personal/stefanie_lane_ubc_ca/Documents/Documents/Dissertation/CommunityStability/2019_Tables.xlsx" "DiversityMeasures!R5C1:R24C7" \a \f 4 \h </w:delInstrText>
        </w:r>
        <w:r w:rsidR="0089145E" w:rsidDel="00E01451">
          <w:fldChar w:fldCharType="separate"/>
        </w:r>
        <w:r w:rsidR="000F6BE9" w:rsidDel="00E01451">
          <w:rPr>
            <w:b/>
            <w:bCs/>
          </w:rPr>
          <w:delText>Error! Not a valid link.</w:delText>
        </w:r>
        <w:r w:rsidR="0089145E" w:rsidDel="00E01451">
          <w:fldChar w:fldCharType="end"/>
        </w:r>
      </w:del>
    </w:p>
    <w:p w14:paraId="7E6DBC46" w14:textId="68400E5C" w:rsidR="00E01451" w:rsidRPr="00E01451" w:rsidRDefault="00E01451" w:rsidP="00E01451">
      <w:pPr>
        <w:keepNext/>
        <w:spacing w:after="200" w:line="240" w:lineRule="auto"/>
        <w:rPr>
          <w:ins w:id="204" w:author="Martin, Tara (Forestry)" w:date="2022-05-27T12:30:00Z"/>
          <w:rFonts w:ascii="Calibri" w:eastAsia="Calibri" w:hAnsi="Calibri" w:cs="Calibri"/>
          <w:i/>
          <w:iCs/>
          <w:color w:val="44546A"/>
          <w:sz w:val="18"/>
          <w:szCs w:val="18"/>
        </w:rPr>
      </w:pPr>
      <w:ins w:id="205" w:author="Martin, Tara (Forestry)" w:date="2022-05-27T12:30:00Z">
        <w:r w:rsidRPr="00E01451">
          <w:rPr>
            <w:rFonts w:ascii="Calibri" w:eastAsia="Calibri" w:hAnsi="Calibri" w:cs="Calibri"/>
            <w:i/>
            <w:iCs/>
            <w:color w:val="44546A"/>
            <w:sz w:val="18"/>
            <w:szCs w:val="18"/>
          </w:rPr>
          <w:t xml:space="preserve">Table 1. </w:t>
        </w:r>
        <w:commentRangeStart w:id="206"/>
        <w:r w:rsidRPr="00E01451">
          <w:rPr>
            <w:rFonts w:ascii="Calibri" w:eastAsia="Calibri" w:hAnsi="Calibri" w:cs="Calibri"/>
            <w:i/>
            <w:iCs/>
            <w:color w:val="44546A"/>
            <w:sz w:val="18"/>
            <w:szCs w:val="18"/>
          </w:rPr>
          <w:t>Between 1979 and 2019, 8 fewer plots and 5 fewer species were observed</w:t>
        </w:r>
      </w:ins>
      <w:commentRangeEnd w:id="206"/>
      <w:ins w:id="207" w:author="Martin, Tara (Forestry)" w:date="2022-05-27T12:33:00Z">
        <w:r>
          <w:rPr>
            <w:rStyle w:val="CommentReference"/>
          </w:rPr>
          <w:commentReference w:id="206"/>
        </w:r>
      </w:ins>
      <w:ins w:id="208" w:author="Martin, Tara (Forestry)" w:date="2022-05-27T12:30:00Z">
        <w:r w:rsidRPr="00E01451">
          <w:rPr>
            <w:rFonts w:ascii="Calibri" w:eastAsia="Calibri" w:hAnsi="Calibri" w:cs="Calibri"/>
            <w:i/>
            <w:iCs/>
            <w:color w:val="44546A"/>
            <w:sz w:val="18"/>
            <w:szCs w:val="18"/>
          </w:rPr>
          <w:t>, resulting in slightly lower α-diversity and greater β-diversity. For each assemblage type, Bogbean is the only assemblage to proportionally gain plots between 1979 and 2019, while the Fescue and Sedge assemblages lost plots.</w:t>
        </w:r>
      </w:ins>
    </w:p>
    <w:tbl>
      <w:tblPr>
        <w:tblW w:w="6620" w:type="dxa"/>
        <w:tblCellMar>
          <w:left w:w="0" w:type="dxa"/>
          <w:right w:w="0" w:type="dxa"/>
        </w:tblCellMar>
        <w:tblLook w:val="04A0" w:firstRow="1" w:lastRow="0" w:firstColumn="1" w:lastColumn="0" w:noHBand="0" w:noVBand="1"/>
      </w:tblPr>
      <w:tblGrid>
        <w:gridCol w:w="1313"/>
        <w:gridCol w:w="1032"/>
        <w:gridCol w:w="960"/>
        <w:gridCol w:w="300"/>
        <w:gridCol w:w="1005"/>
        <w:gridCol w:w="1005"/>
        <w:gridCol w:w="1005"/>
      </w:tblGrid>
      <w:tr w:rsidR="00E01451" w:rsidRPr="00E01451" w14:paraId="0CCCE362" w14:textId="77777777" w:rsidTr="00E01451">
        <w:trPr>
          <w:trHeight w:val="870"/>
          <w:ins w:id="209" w:author="Martin, Tara (Forestry)" w:date="2022-05-27T12:30:00Z"/>
        </w:trPr>
        <w:tc>
          <w:tcPr>
            <w:tcW w:w="1313" w:type="dxa"/>
            <w:tcBorders>
              <w:top w:val="single" w:sz="8" w:space="0" w:color="auto"/>
              <w:left w:val="nil"/>
              <w:bottom w:val="single" w:sz="8" w:space="0" w:color="auto"/>
              <w:right w:val="nil"/>
            </w:tcBorders>
            <w:tcMar>
              <w:top w:w="0" w:type="dxa"/>
              <w:left w:w="108" w:type="dxa"/>
              <w:bottom w:w="0" w:type="dxa"/>
              <w:right w:w="108" w:type="dxa"/>
            </w:tcMar>
            <w:vAlign w:val="center"/>
            <w:hideMark/>
          </w:tcPr>
          <w:p w14:paraId="52DCB699" w14:textId="77777777" w:rsidR="00E01451" w:rsidRPr="00E01451" w:rsidRDefault="00E01451" w:rsidP="00E01451">
            <w:pPr>
              <w:spacing w:after="0" w:line="240" w:lineRule="auto"/>
              <w:jc w:val="center"/>
              <w:rPr>
                <w:ins w:id="210" w:author="Martin, Tara (Forestry)" w:date="2022-05-27T12:30:00Z"/>
                <w:rFonts w:ascii="Calibri" w:eastAsia="Calibri" w:hAnsi="Calibri" w:cs="Calibri"/>
                <w:b/>
                <w:bCs/>
                <w:color w:val="000000"/>
              </w:rPr>
            </w:pPr>
            <w:ins w:id="211" w:author="Martin, Tara (Forestry)" w:date="2022-05-27T12:30:00Z">
              <w:r w:rsidRPr="00E01451">
                <w:rPr>
                  <w:rFonts w:ascii="Calibri" w:eastAsia="Calibri" w:hAnsi="Calibri" w:cs="Calibri"/>
                  <w:b/>
                  <w:bCs/>
                  <w:color w:val="000000"/>
                </w:rPr>
                <w:t>Assemblage</w:t>
              </w:r>
            </w:ins>
          </w:p>
        </w:tc>
        <w:tc>
          <w:tcPr>
            <w:tcW w:w="1032" w:type="dxa"/>
            <w:tcBorders>
              <w:top w:val="single" w:sz="8" w:space="0" w:color="auto"/>
              <w:left w:val="nil"/>
              <w:bottom w:val="single" w:sz="8" w:space="0" w:color="auto"/>
              <w:right w:val="nil"/>
            </w:tcBorders>
            <w:tcMar>
              <w:top w:w="0" w:type="dxa"/>
              <w:left w:w="108" w:type="dxa"/>
              <w:bottom w:w="0" w:type="dxa"/>
              <w:right w:w="108" w:type="dxa"/>
            </w:tcMar>
            <w:vAlign w:val="center"/>
            <w:hideMark/>
          </w:tcPr>
          <w:p w14:paraId="7855FE72" w14:textId="77777777" w:rsidR="00E01451" w:rsidRPr="00E01451" w:rsidRDefault="00E01451" w:rsidP="00E01451">
            <w:pPr>
              <w:spacing w:after="0" w:line="240" w:lineRule="auto"/>
              <w:jc w:val="center"/>
              <w:rPr>
                <w:ins w:id="212" w:author="Martin, Tara (Forestry)" w:date="2022-05-27T12:30:00Z"/>
                <w:rFonts w:ascii="Calibri" w:eastAsia="Calibri" w:hAnsi="Calibri" w:cs="Calibri"/>
                <w:b/>
                <w:bCs/>
                <w:color w:val="000000"/>
              </w:rPr>
            </w:pPr>
            <w:ins w:id="213" w:author="Martin, Tara (Forestry)" w:date="2022-05-27T12:30:00Z">
              <w:r w:rsidRPr="00E01451">
                <w:rPr>
                  <w:rFonts w:ascii="Calibri" w:eastAsia="Calibri" w:hAnsi="Calibri" w:cs="Calibri"/>
                  <w:b/>
                  <w:bCs/>
                  <w:color w:val="000000"/>
                </w:rPr>
                <w:t>No. quadrats</w:t>
              </w:r>
            </w:ins>
          </w:p>
        </w:tc>
        <w:tc>
          <w:tcPr>
            <w:tcW w:w="960" w:type="dxa"/>
            <w:tcBorders>
              <w:top w:val="single" w:sz="8" w:space="0" w:color="auto"/>
              <w:left w:val="nil"/>
              <w:bottom w:val="single" w:sz="8" w:space="0" w:color="auto"/>
              <w:right w:val="nil"/>
            </w:tcBorders>
            <w:tcMar>
              <w:top w:w="0" w:type="dxa"/>
              <w:left w:w="108" w:type="dxa"/>
              <w:bottom w:w="0" w:type="dxa"/>
              <w:right w:w="108" w:type="dxa"/>
            </w:tcMar>
            <w:vAlign w:val="center"/>
            <w:hideMark/>
          </w:tcPr>
          <w:p w14:paraId="160F46B7" w14:textId="77777777" w:rsidR="00E01451" w:rsidRPr="00E01451" w:rsidRDefault="00E01451" w:rsidP="00E01451">
            <w:pPr>
              <w:spacing w:after="0" w:line="240" w:lineRule="auto"/>
              <w:jc w:val="center"/>
              <w:rPr>
                <w:ins w:id="214" w:author="Martin, Tara (Forestry)" w:date="2022-05-27T12:30:00Z"/>
                <w:rFonts w:ascii="Calibri" w:eastAsia="Calibri" w:hAnsi="Calibri" w:cs="Calibri"/>
                <w:b/>
                <w:bCs/>
                <w:color w:val="000000"/>
              </w:rPr>
            </w:pPr>
            <w:ins w:id="215" w:author="Martin, Tara (Forestry)" w:date="2022-05-27T12:30:00Z">
              <w:r w:rsidRPr="00E01451">
                <w:rPr>
                  <w:rFonts w:ascii="Calibri" w:eastAsia="Calibri" w:hAnsi="Calibri" w:cs="Calibri"/>
                  <w:b/>
                  <w:bCs/>
                  <w:color w:val="000000"/>
                </w:rPr>
                <w:t>No. species</w:t>
              </w:r>
            </w:ins>
          </w:p>
        </w:tc>
        <w:tc>
          <w:tcPr>
            <w:tcW w:w="300" w:type="dxa"/>
            <w:tcMar>
              <w:top w:w="0" w:type="dxa"/>
              <w:left w:w="108" w:type="dxa"/>
              <w:bottom w:w="0" w:type="dxa"/>
              <w:right w:w="108" w:type="dxa"/>
            </w:tcMar>
            <w:vAlign w:val="center"/>
            <w:hideMark/>
          </w:tcPr>
          <w:p w14:paraId="63189226" w14:textId="77777777" w:rsidR="00E01451" w:rsidRPr="00E01451" w:rsidRDefault="00E01451" w:rsidP="00E01451">
            <w:pPr>
              <w:spacing w:after="0" w:line="240" w:lineRule="auto"/>
              <w:rPr>
                <w:ins w:id="216" w:author="Martin, Tara (Forestry)" w:date="2022-05-27T12:30:00Z"/>
                <w:rFonts w:ascii="Calibri" w:eastAsia="Calibri" w:hAnsi="Calibri" w:cs="Calibri"/>
                <w:b/>
                <w:bCs/>
                <w:color w:val="000000"/>
              </w:rPr>
            </w:pPr>
          </w:p>
        </w:tc>
        <w:tc>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
          <w:p w14:paraId="40ABBA6F" w14:textId="77777777" w:rsidR="00E01451" w:rsidRPr="00E01451" w:rsidRDefault="00E01451" w:rsidP="00E01451">
            <w:pPr>
              <w:spacing w:after="0" w:line="240" w:lineRule="auto"/>
              <w:jc w:val="center"/>
              <w:rPr>
                <w:ins w:id="217" w:author="Martin, Tara (Forestry)" w:date="2022-05-27T12:30:00Z"/>
                <w:rFonts w:ascii="Calibri" w:eastAsia="Calibri" w:hAnsi="Calibri" w:cs="Calibri"/>
                <w:b/>
                <w:bCs/>
                <w:color w:val="000000"/>
              </w:rPr>
            </w:pPr>
            <w:ins w:id="218" w:author="Martin, Tara (Forestry)" w:date="2022-05-27T12:30:00Z">
              <w:r w:rsidRPr="00E01451">
                <w:rPr>
                  <w:rFonts w:ascii="Calibri" w:eastAsia="Calibri" w:hAnsi="Calibri" w:cs="Calibri"/>
                  <w:b/>
                  <w:bCs/>
                  <w:color w:val="000000"/>
                </w:rPr>
                <w:t>α diversity</w:t>
              </w:r>
            </w:ins>
          </w:p>
        </w:tc>
        <w:tc>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
          <w:p w14:paraId="171C0D1E" w14:textId="77777777" w:rsidR="00E01451" w:rsidRPr="00E01451" w:rsidRDefault="00E01451" w:rsidP="00E01451">
            <w:pPr>
              <w:spacing w:after="0" w:line="240" w:lineRule="auto"/>
              <w:jc w:val="center"/>
              <w:rPr>
                <w:ins w:id="219" w:author="Martin, Tara (Forestry)" w:date="2022-05-27T12:30:00Z"/>
                <w:rFonts w:ascii="Calibri" w:eastAsia="Calibri" w:hAnsi="Calibri" w:cs="Calibri"/>
                <w:b/>
                <w:bCs/>
                <w:color w:val="000000"/>
              </w:rPr>
            </w:pPr>
            <w:ins w:id="220" w:author="Martin, Tara (Forestry)" w:date="2022-05-27T12:30:00Z">
              <w:r w:rsidRPr="00E01451">
                <w:rPr>
                  <w:rFonts w:ascii="Calibri" w:eastAsia="Calibri" w:hAnsi="Calibri" w:cs="Calibri"/>
                  <w:b/>
                  <w:bCs/>
                  <w:color w:val="000000"/>
                </w:rPr>
                <w:t xml:space="preserve">α diversity </w:t>
              </w:r>
              <w:proofErr w:type="spellStart"/>
              <w:r w:rsidRPr="00E01451">
                <w:rPr>
                  <w:rFonts w:ascii="Calibri" w:eastAsia="Calibri" w:hAnsi="Calibri" w:cs="Calibri"/>
                  <w:b/>
                  <w:bCs/>
                  <w:color w:val="000000"/>
                </w:rPr>
                <w:t>sd</w:t>
              </w:r>
              <w:proofErr w:type="spellEnd"/>
            </w:ins>
          </w:p>
        </w:tc>
        <w:tc>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
          <w:p w14:paraId="2A2FF4BE" w14:textId="77777777" w:rsidR="00E01451" w:rsidRPr="00E01451" w:rsidRDefault="00E01451" w:rsidP="00E01451">
            <w:pPr>
              <w:spacing w:after="0" w:line="240" w:lineRule="auto"/>
              <w:jc w:val="center"/>
              <w:rPr>
                <w:ins w:id="221" w:author="Martin, Tara (Forestry)" w:date="2022-05-27T12:30:00Z"/>
                <w:rFonts w:ascii="Calibri" w:eastAsia="Calibri" w:hAnsi="Calibri" w:cs="Calibri"/>
                <w:b/>
                <w:bCs/>
                <w:color w:val="000000"/>
              </w:rPr>
            </w:pPr>
            <w:ins w:id="222" w:author="Martin, Tara (Forestry)" w:date="2022-05-27T12:30:00Z">
              <w:r w:rsidRPr="00E01451">
                <w:rPr>
                  <w:rFonts w:ascii="Calibri" w:eastAsia="Calibri" w:hAnsi="Calibri" w:cs="Calibri"/>
                  <w:b/>
                  <w:bCs/>
                  <w:color w:val="000000"/>
                </w:rPr>
                <w:t>β diversity</w:t>
              </w:r>
            </w:ins>
          </w:p>
        </w:tc>
      </w:tr>
      <w:tr w:rsidR="00E01451" w:rsidRPr="00E01451" w14:paraId="42B819FA" w14:textId="77777777" w:rsidTr="00E01451">
        <w:trPr>
          <w:trHeight w:val="290"/>
          <w:ins w:id="223" w:author="Martin, Tara (Forestry)" w:date="2022-05-27T12:30:00Z"/>
        </w:trPr>
        <w:tc>
          <w:tcPr>
            <w:tcW w:w="1313" w:type="dxa"/>
            <w:tcMar>
              <w:top w:w="0" w:type="dxa"/>
              <w:left w:w="108" w:type="dxa"/>
              <w:bottom w:w="0" w:type="dxa"/>
              <w:right w:w="108" w:type="dxa"/>
            </w:tcMar>
            <w:vAlign w:val="bottom"/>
            <w:hideMark/>
          </w:tcPr>
          <w:p w14:paraId="2B3BEF95" w14:textId="77777777" w:rsidR="00E01451" w:rsidRPr="00E01451" w:rsidRDefault="00E01451" w:rsidP="00E01451">
            <w:pPr>
              <w:spacing w:after="0" w:line="240" w:lineRule="auto"/>
              <w:rPr>
                <w:ins w:id="224" w:author="Martin, Tara (Forestry)" w:date="2022-05-27T12:30:00Z"/>
                <w:rFonts w:ascii="Calibri" w:eastAsia="Calibri" w:hAnsi="Calibri" w:cs="Calibri"/>
                <w:b/>
                <w:bCs/>
                <w:color w:val="000000"/>
              </w:rPr>
            </w:pPr>
            <w:ins w:id="225" w:author="Martin, Tara (Forestry)" w:date="2022-05-27T12:30:00Z">
              <w:r w:rsidRPr="00E01451">
                <w:rPr>
                  <w:rFonts w:ascii="Calibri" w:eastAsia="Calibri" w:hAnsi="Calibri" w:cs="Calibri"/>
                  <w:b/>
                  <w:bCs/>
                  <w:color w:val="000000"/>
                </w:rPr>
                <w:t>Sedge</w:t>
              </w:r>
            </w:ins>
          </w:p>
        </w:tc>
        <w:tc>
          <w:tcPr>
            <w:tcW w:w="1032" w:type="dxa"/>
            <w:noWrap/>
            <w:tcMar>
              <w:top w:w="0" w:type="dxa"/>
              <w:left w:w="108" w:type="dxa"/>
              <w:bottom w:w="0" w:type="dxa"/>
              <w:right w:w="108" w:type="dxa"/>
            </w:tcMar>
            <w:vAlign w:val="bottom"/>
            <w:hideMark/>
          </w:tcPr>
          <w:p w14:paraId="3562FDD2" w14:textId="77777777" w:rsidR="00E01451" w:rsidRPr="00E01451" w:rsidRDefault="00E01451" w:rsidP="00E01451">
            <w:pPr>
              <w:spacing w:after="0" w:line="240" w:lineRule="auto"/>
              <w:rPr>
                <w:ins w:id="226" w:author="Martin, Tara (Forestry)" w:date="2022-05-27T12:30:00Z"/>
                <w:rFonts w:ascii="Calibri" w:eastAsia="Calibri" w:hAnsi="Calibri" w:cs="Calibri"/>
                <w:b/>
                <w:bCs/>
                <w:color w:val="000000"/>
              </w:rPr>
            </w:pPr>
          </w:p>
        </w:tc>
        <w:tc>
          <w:tcPr>
            <w:tcW w:w="960" w:type="dxa"/>
            <w:noWrap/>
            <w:tcMar>
              <w:top w:w="0" w:type="dxa"/>
              <w:left w:w="108" w:type="dxa"/>
              <w:bottom w:w="0" w:type="dxa"/>
              <w:right w:w="108" w:type="dxa"/>
            </w:tcMar>
            <w:vAlign w:val="bottom"/>
            <w:hideMark/>
          </w:tcPr>
          <w:p w14:paraId="31B04133" w14:textId="77777777" w:rsidR="00E01451" w:rsidRPr="00E01451" w:rsidRDefault="00E01451" w:rsidP="00E01451">
            <w:pPr>
              <w:spacing w:after="0" w:line="240" w:lineRule="auto"/>
              <w:rPr>
                <w:ins w:id="227" w:author="Martin, Tara (Forestry)" w:date="2022-05-27T12:30: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
          <w:p w14:paraId="51C2082F" w14:textId="77777777" w:rsidR="00E01451" w:rsidRPr="00E01451" w:rsidRDefault="00E01451" w:rsidP="00E01451">
            <w:pPr>
              <w:spacing w:after="0" w:line="240" w:lineRule="auto"/>
              <w:rPr>
                <w:ins w:id="228"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1BC0D7EE" w14:textId="77777777" w:rsidR="00E01451" w:rsidRPr="00E01451" w:rsidRDefault="00E01451" w:rsidP="00E01451">
            <w:pPr>
              <w:spacing w:after="0" w:line="240" w:lineRule="auto"/>
              <w:rPr>
                <w:ins w:id="229"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50288BAB" w14:textId="77777777" w:rsidR="00E01451" w:rsidRPr="00E01451" w:rsidRDefault="00E01451" w:rsidP="00E01451">
            <w:pPr>
              <w:spacing w:after="0" w:line="240" w:lineRule="auto"/>
              <w:rPr>
                <w:ins w:id="230"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3E830087" w14:textId="77777777" w:rsidR="00E01451" w:rsidRPr="00E01451" w:rsidRDefault="00E01451" w:rsidP="00E01451">
            <w:pPr>
              <w:spacing w:after="0" w:line="240" w:lineRule="auto"/>
              <w:rPr>
                <w:ins w:id="231" w:author="Martin, Tara (Forestry)" w:date="2022-05-27T12:30:00Z"/>
                <w:rFonts w:ascii="Times New Roman" w:eastAsia="Times New Roman" w:hAnsi="Times New Roman" w:cs="Times New Roman"/>
                <w:sz w:val="20"/>
                <w:szCs w:val="20"/>
              </w:rPr>
            </w:pPr>
          </w:p>
        </w:tc>
      </w:tr>
      <w:tr w:rsidR="00E01451" w:rsidRPr="00E01451" w14:paraId="4EADA0CF" w14:textId="77777777" w:rsidTr="00E01451">
        <w:trPr>
          <w:trHeight w:val="290"/>
          <w:ins w:id="232" w:author="Martin, Tara (Forestry)" w:date="2022-05-27T12:30:00Z"/>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2BC96AFB" w14:textId="77777777" w:rsidR="00E01451" w:rsidRPr="00E01451" w:rsidRDefault="00E01451" w:rsidP="00E01451">
            <w:pPr>
              <w:spacing w:after="0" w:line="240" w:lineRule="auto"/>
              <w:jc w:val="right"/>
              <w:rPr>
                <w:ins w:id="233" w:author="Martin, Tara (Forestry)" w:date="2022-05-27T12:30:00Z"/>
                <w:rFonts w:ascii="Calibri" w:eastAsia="Calibri" w:hAnsi="Calibri" w:cs="Calibri"/>
                <w:color w:val="000000"/>
              </w:rPr>
            </w:pPr>
            <w:ins w:id="234" w:author="Martin, Tara (Forestry)" w:date="2022-05-27T12:30:00Z">
              <w:r w:rsidRPr="00E01451">
                <w:rPr>
                  <w:rFonts w:ascii="Calibri" w:eastAsia="Calibri" w:hAnsi="Calibri" w:cs="Calibri"/>
                  <w:color w:val="000000"/>
                </w:rPr>
                <w:t>1979</w:t>
              </w:r>
            </w:ins>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6919ECE2" w14:textId="77777777" w:rsidR="00E01451" w:rsidRPr="00E01451" w:rsidRDefault="00E01451" w:rsidP="00E01451">
            <w:pPr>
              <w:spacing w:after="0" w:line="240" w:lineRule="auto"/>
              <w:jc w:val="center"/>
              <w:rPr>
                <w:ins w:id="235" w:author="Martin, Tara (Forestry)" w:date="2022-05-27T12:30:00Z"/>
                <w:rFonts w:ascii="Calibri" w:eastAsia="Calibri" w:hAnsi="Calibri" w:cs="Calibri"/>
                <w:color w:val="000000"/>
              </w:rPr>
            </w:pPr>
            <w:ins w:id="236" w:author="Martin, Tara (Forestry)" w:date="2022-05-27T12:30:00Z">
              <w:r w:rsidRPr="00E01451">
                <w:rPr>
                  <w:rFonts w:ascii="Calibri" w:eastAsia="Calibri" w:hAnsi="Calibri" w:cs="Calibri"/>
                  <w:color w:val="000000"/>
                </w:rPr>
                <w:t>34</w:t>
              </w:r>
            </w:ins>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22A181CE" w14:textId="77777777" w:rsidR="00E01451" w:rsidRPr="00E01451" w:rsidRDefault="00E01451" w:rsidP="00E01451">
            <w:pPr>
              <w:spacing w:after="0" w:line="240" w:lineRule="auto"/>
              <w:jc w:val="center"/>
              <w:rPr>
                <w:ins w:id="237" w:author="Martin, Tara (Forestry)" w:date="2022-05-27T12:30:00Z"/>
                <w:rFonts w:ascii="Calibri" w:eastAsia="Calibri" w:hAnsi="Calibri" w:cs="Calibri"/>
                <w:color w:val="000000"/>
              </w:rPr>
            </w:pPr>
            <w:ins w:id="238" w:author="Martin, Tara (Forestry)" w:date="2022-05-27T12:30:00Z">
              <w:r w:rsidRPr="00E01451">
                <w:rPr>
                  <w:rFonts w:ascii="Calibri" w:eastAsia="Calibri" w:hAnsi="Calibri" w:cs="Calibri"/>
                  <w:color w:val="000000"/>
                </w:rPr>
                <w:t>36</w:t>
              </w:r>
            </w:ins>
          </w:p>
        </w:tc>
        <w:tc>
          <w:tcPr>
            <w:tcW w:w="300" w:type="dxa"/>
            <w:noWrap/>
            <w:tcMar>
              <w:top w:w="0" w:type="dxa"/>
              <w:left w:w="108" w:type="dxa"/>
              <w:bottom w:w="0" w:type="dxa"/>
              <w:right w:w="108" w:type="dxa"/>
            </w:tcMar>
            <w:vAlign w:val="bottom"/>
            <w:hideMark/>
          </w:tcPr>
          <w:p w14:paraId="28FD7E4D" w14:textId="77777777" w:rsidR="00E01451" w:rsidRPr="00E01451" w:rsidRDefault="00E01451" w:rsidP="00E01451">
            <w:pPr>
              <w:spacing w:after="0" w:line="240" w:lineRule="auto"/>
              <w:rPr>
                <w:ins w:id="239" w:author="Martin, Tara (Forestry)" w:date="2022-05-27T12:30: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1FE307DF" w14:textId="77777777" w:rsidR="00E01451" w:rsidRPr="00E01451" w:rsidRDefault="00E01451" w:rsidP="00E01451">
            <w:pPr>
              <w:spacing w:after="0" w:line="240" w:lineRule="auto"/>
              <w:jc w:val="center"/>
              <w:rPr>
                <w:ins w:id="240" w:author="Martin, Tara (Forestry)" w:date="2022-05-27T12:30:00Z"/>
                <w:rFonts w:ascii="Calibri" w:eastAsia="Calibri" w:hAnsi="Calibri" w:cs="Calibri"/>
                <w:color w:val="000000"/>
              </w:rPr>
            </w:pPr>
            <w:ins w:id="241" w:author="Martin, Tara (Forestry)" w:date="2022-05-27T12:30:00Z">
              <w:r w:rsidRPr="00E01451">
                <w:rPr>
                  <w:rFonts w:ascii="Calibri" w:eastAsia="Calibri" w:hAnsi="Calibri" w:cs="Calibri"/>
                  <w:color w:val="000000"/>
                </w:rPr>
                <w:t>8.74</w:t>
              </w:r>
            </w:ins>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63B1BCD1" w14:textId="77777777" w:rsidR="00E01451" w:rsidRPr="00E01451" w:rsidRDefault="00E01451" w:rsidP="00E01451">
            <w:pPr>
              <w:spacing w:after="0" w:line="240" w:lineRule="auto"/>
              <w:jc w:val="center"/>
              <w:rPr>
                <w:ins w:id="242" w:author="Martin, Tara (Forestry)" w:date="2022-05-27T12:30:00Z"/>
                <w:rFonts w:ascii="Calibri" w:eastAsia="Calibri" w:hAnsi="Calibri" w:cs="Calibri"/>
                <w:color w:val="000000"/>
              </w:rPr>
            </w:pPr>
            <w:ins w:id="243" w:author="Martin, Tara (Forestry)" w:date="2022-05-27T12:30:00Z">
              <w:r w:rsidRPr="00E01451">
                <w:rPr>
                  <w:rFonts w:ascii="Calibri" w:eastAsia="Calibri" w:hAnsi="Calibri" w:cs="Calibri"/>
                  <w:color w:val="000000"/>
                </w:rPr>
                <w:t>2.45</w:t>
              </w:r>
            </w:ins>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34A590B8" w14:textId="77777777" w:rsidR="00E01451" w:rsidRPr="00E01451" w:rsidRDefault="00E01451" w:rsidP="00E01451">
            <w:pPr>
              <w:spacing w:after="0" w:line="240" w:lineRule="auto"/>
              <w:jc w:val="center"/>
              <w:rPr>
                <w:ins w:id="244" w:author="Martin, Tara (Forestry)" w:date="2022-05-27T12:30:00Z"/>
                <w:rFonts w:ascii="Calibri" w:eastAsia="Calibri" w:hAnsi="Calibri" w:cs="Calibri"/>
                <w:color w:val="000000"/>
              </w:rPr>
            </w:pPr>
            <w:ins w:id="245" w:author="Martin, Tara (Forestry)" w:date="2022-05-27T12:30:00Z">
              <w:r w:rsidRPr="00E01451">
                <w:rPr>
                  <w:rFonts w:ascii="Calibri" w:eastAsia="Calibri" w:hAnsi="Calibri" w:cs="Calibri"/>
                  <w:color w:val="000000"/>
                </w:rPr>
                <w:t>3.89</w:t>
              </w:r>
            </w:ins>
          </w:p>
        </w:tc>
      </w:tr>
      <w:tr w:rsidR="00E01451" w:rsidRPr="00E01451" w14:paraId="1A07D67E" w14:textId="77777777" w:rsidTr="00E01451">
        <w:trPr>
          <w:trHeight w:val="290"/>
          <w:ins w:id="246" w:author="Martin, Tara (Forestry)" w:date="2022-05-27T12:30:00Z"/>
        </w:trPr>
        <w:tc>
          <w:tcPr>
            <w:tcW w:w="1313" w:type="dxa"/>
            <w:noWrap/>
            <w:tcMar>
              <w:top w:w="0" w:type="dxa"/>
              <w:left w:w="108" w:type="dxa"/>
              <w:bottom w:w="0" w:type="dxa"/>
              <w:right w:w="108" w:type="dxa"/>
            </w:tcMar>
            <w:vAlign w:val="bottom"/>
            <w:hideMark/>
          </w:tcPr>
          <w:p w14:paraId="75FF075A" w14:textId="77777777" w:rsidR="00E01451" w:rsidRPr="00E01451" w:rsidRDefault="00E01451" w:rsidP="00E01451">
            <w:pPr>
              <w:spacing w:after="0" w:line="240" w:lineRule="auto"/>
              <w:jc w:val="right"/>
              <w:rPr>
                <w:ins w:id="247" w:author="Martin, Tara (Forestry)" w:date="2022-05-27T12:30:00Z"/>
                <w:rFonts w:ascii="Calibri" w:eastAsia="Calibri" w:hAnsi="Calibri" w:cs="Calibri"/>
                <w:color w:val="000000"/>
              </w:rPr>
            </w:pPr>
            <w:ins w:id="248" w:author="Martin, Tara (Forestry)" w:date="2022-05-27T12:30:00Z">
              <w:r w:rsidRPr="00E01451">
                <w:rPr>
                  <w:rFonts w:ascii="Calibri" w:eastAsia="Calibri" w:hAnsi="Calibri" w:cs="Calibri"/>
                  <w:color w:val="000000"/>
                </w:rPr>
                <w:t>1999</w:t>
              </w:r>
            </w:ins>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
          <w:p w14:paraId="53CA05F3" w14:textId="77777777" w:rsidR="00E01451" w:rsidRPr="00E01451" w:rsidRDefault="00E01451" w:rsidP="00E01451">
            <w:pPr>
              <w:spacing w:after="0" w:line="240" w:lineRule="auto"/>
              <w:jc w:val="center"/>
              <w:rPr>
                <w:ins w:id="249" w:author="Martin, Tara (Forestry)" w:date="2022-05-27T12:30:00Z"/>
                <w:rFonts w:ascii="Calibri" w:eastAsia="Calibri" w:hAnsi="Calibri" w:cs="Calibri"/>
                <w:color w:val="000000"/>
              </w:rPr>
            </w:pPr>
            <w:ins w:id="250" w:author="Martin, Tara (Forestry)" w:date="2022-05-27T12:30:00Z">
              <w:r w:rsidRPr="00E01451">
                <w:rPr>
                  <w:rFonts w:ascii="Calibri" w:eastAsia="Calibri" w:hAnsi="Calibri" w:cs="Calibri"/>
                  <w:color w:val="000000"/>
                </w:rPr>
                <w:t>31</w:t>
              </w:r>
            </w:ins>
          </w:p>
        </w:tc>
        <w:tc>
          <w:tcPr>
            <w:tcW w:w="960" w:type="dxa"/>
            <w:noWrap/>
            <w:tcMar>
              <w:top w:w="0" w:type="dxa"/>
              <w:left w:w="108" w:type="dxa"/>
              <w:bottom w:w="0" w:type="dxa"/>
              <w:right w:w="108" w:type="dxa"/>
            </w:tcMar>
            <w:vAlign w:val="bottom"/>
            <w:hideMark/>
          </w:tcPr>
          <w:p w14:paraId="085317AB" w14:textId="77777777" w:rsidR="00E01451" w:rsidRPr="00E01451" w:rsidRDefault="00E01451" w:rsidP="00E01451">
            <w:pPr>
              <w:spacing w:after="0" w:line="240" w:lineRule="auto"/>
              <w:jc w:val="center"/>
              <w:rPr>
                <w:ins w:id="251" w:author="Martin, Tara (Forestry)" w:date="2022-05-27T12:30:00Z"/>
                <w:rFonts w:ascii="Calibri" w:eastAsia="Calibri" w:hAnsi="Calibri" w:cs="Calibri"/>
                <w:color w:val="000000"/>
              </w:rPr>
            </w:pPr>
            <w:ins w:id="252" w:author="Martin, Tara (Forestry)" w:date="2022-05-27T12:30:00Z">
              <w:r w:rsidRPr="00E01451">
                <w:rPr>
                  <w:rFonts w:ascii="Calibri" w:eastAsia="Calibri" w:hAnsi="Calibri" w:cs="Calibri"/>
                  <w:color w:val="000000"/>
                </w:rPr>
                <w:t>35</w:t>
              </w:r>
            </w:ins>
          </w:p>
        </w:tc>
        <w:tc>
          <w:tcPr>
            <w:tcW w:w="300" w:type="dxa"/>
            <w:noWrap/>
            <w:tcMar>
              <w:top w:w="0" w:type="dxa"/>
              <w:left w:w="108" w:type="dxa"/>
              <w:bottom w:w="0" w:type="dxa"/>
              <w:right w:w="108" w:type="dxa"/>
            </w:tcMar>
            <w:vAlign w:val="bottom"/>
            <w:hideMark/>
          </w:tcPr>
          <w:p w14:paraId="76BFAD2C" w14:textId="77777777" w:rsidR="00E01451" w:rsidRPr="00E01451" w:rsidRDefault="00E01451" w:rsidP="00E01451">
            <w:pPr>
              <w:spacing w:after="0" w:line="240" w:lineRule="auto"/>
              <w:rPr>
                <w:ins w:id="253" w:author="Martin, Tara (Forestry)" w:date="2022-05-27T12:30: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
          <w:p w14:paraId="326357B6" w14:textId="77777777" w:rsidR="00E01451" w:rsidRPr="00E01451" w:rsidRDefault="00E01451" w:rsidP="00E01451">
            <w:pPr>
              <w:spacing w:after="0" w:line="240" w:lineRule="auto"/>
              <w:jc w:val="center"/>
              <w:rPr>
                <w:ins w:id="254" w:author="Martin, Tara (Forestry)" w:date="2022-05-27T12:30:00Z"/>
                <w:rFonts w:ascii="Calibri" w:eastAsia="Calibri" w:hAnsi="Calibri" w:cs="Calibri"/>
                <w:color w:val="000000"/>
              </w:rPr>
            </w:pPr>
            <w:ins w:id="255" w:author="Martin, Tara (Forestry)" w:date="2022-05-27T12:30:00Z">
              <w:r w:rsidRPr="00E01451">
                <w:rPr>
                  <w:rFonts w:ascii="Calibri" w:eastAsia="Calibri" w:hAnsi="Calibri" w:cs="Calibri"/>
                  <w:color w:val="000000"/>
                </w:rPr>
                <w:t>8.26</w:t>
              </w:r>
            </w:ins>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
          <w:p w14:paraId="2828BC28" w14:textId="77777777" w:rsidR="00E01451" w:rsidRPr="00E01451" w:rsidRDefault="00E01451" w:rsidP="00E01451">
            <w:pPr>
              <w:spacing w:after="0" w:line="240" w:lineRule="auto"/>
              <w:jc w:val="center"/>
              <w:rPr>
                <w:ins w:id="256" w:author="Martin, Tara (Forestry)" w:date="2022-05-27T12:30:00Z"/>
                <w:rFonts w:ascii="Calibri" w:eastAsia="Calibri" w:hAnsi="Calibri" w:cs="Calibri"/>
                <w:color w:val="000000"/>
              </w:rPr>
            </w:pPr>
            <w:ins w:id="257" w:author="Martin, Tara (Forestry)" w:date="2022-05-27T12:30:00Z">
              <w:r w:rsidRPr="00E01451">
                <w:rPr>
                  <w:rFonts w:ascii="Calibri" w:eastAsia="Calibri" w:hAnsi="Calibri" w:cs="Calibri"/>
                  <w:color w:val="000000"/>
                </w:rPr>
                <w:t>1.98</w:t>
              </w:r>
            </w:ins>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
          <w:p w14:paraId="3DC7189B" w14:textId="77777777" w:rsidR="00E01451" w:rsidRPr="00E01451" w:rsidRDefault="00E01451" w:rsidP="00E01451">
            <w:pPr>
              <w:spacing w:after="0" w:line="240" w:lineRule="auto"/>
              <w:jc w:val="center"/>
              <w:rPr>
                <w:ins w:id="258" w:author="Martin, Tara (Forestry)" w:date="2022-05-27T12:30:00Z"/>
                <w:rFonts w:ascii="Calibri" w:eastAsia="Calibri" w:hAnsi="Calibri" w:cs="Calibri"/>
                <w:color w:val="000000"/>
              </w:rPr>
            </w:pPr>
            <w:ins w:id="259" w:author="Martin, Tara (Forestry)" w:date="2022-05-27T12:30:00Z">
              <w:r w:rsidRPr="00E01451">
                <w:rPr>
                  <w:rFonts w:ascii="Calibri" w:eastAsia="Calibri" w:hAnsi="Calibri" w:cs="Calibri"/>
                  <w:color w:val="000000"/>
                </w:rPr>
                <w:t>4.24</w:t>
              </w:r>
            </w:ins>
          </w:p>
        </w:tc>
      </w:tr>
      <w:tr w:rsidR="00E01451" w:rsidRPr="00E01451" w14:paraId="167C186D" w14:textId="77777777" w:rsidTr="00E01451">
        <w:trPr>
          <w:trHeight w:val="290"/>
          <w:ins w:id="260" w:author="Martin, Tara (Forestry)" w:date="2022-05-27T12:30:00Z"/>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39BC4DA1" w14:textId="77777777" w:rsidR="00E01451" w:rsidRPr="00E01451" w:rsidRDefault="00E01451" w:rsidP="00E01451">
            <w:pPr>
              <w:spacing w:after="0" w:line="240" w:lineRule="auto"/>
              <w:jc w:val="right"/>
              <w:rPr>
                <w:ins w:id="261" w:author="Martin, Tara (Forestry)" w:date="2022-05-27T12:30:00Z"/>
                <w:rFonts w:ascii="Calibri" w:eastAsia="Calibri" w:hAnsi="Calibri" w:cs="Calibri"/>
                <w:color w:val="000000"/>
              </w:rPr>
            </w:pPr>
            <w:ins w:id="262" w:author="Martin, Tara (Forestry)" w:date="2022-05-27T12:30:00Z">
              <w:r w:rsidRPr="00E01451">
                <w:rPr>
                  <w:rFonts w:ascii="Calibri" w:eastAsia="Calibri" w:hAnsi="Calibri" w:cs="Calibri"/>
                  <w:color w:val="000000"/>
                </w:rPr>
                <w:t>2019</w:t>
              </w:r>
            </w:ins>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
          <w:p w14:paraId="07FAF9A0" w14:textId="77777777" w:rsidR="00E01451" w:rsidRPr="00E01451" w:rsidRDefault="00E01451" w:rsidP="00E01451">
            <w:pPr>
              <w:spacing w:after="0" w:line="240" w:lineRule="auto"/>
              <w:jc w:val="center"/>
              <w:rPr>
                <w:ins w:id="263" w:author="Martin, Tara (Forestry)" w:date="2022-05-27T12:30:00Z"/>
                <w:rFonts w:ascii="Calibri" w:eastAsia="Calibri" w:hAnsi="Calibri" w:cs="Calibri"/>
                <w:color w:val="000000"/>
              </w:rPr>
            </w:pPr>
            <w:ins w:id="264" w:author="Martin, Tara (Forestry)" w:date="2022-05-27T12:30:00Z">
              <w:r w:rsidRPr="00E01451">
                <w:rPr>
                  <w:rFonts w:ascii="Calibri" w:eastAsia="Calibri" w:hAnsi="Calibri" w:cs="Calibri"/>
                  <w:color w:val="000000"/>
                </w:rPr>
                <w:t>28</w:t>
              </w:r>
            </w:ins>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42472453" w14:textId="77777777" w:rsidR="00E01451" w:rsidRPr="00E01451" w:rsidRDefault="00E01451" w:rsidP="00E01451">
            <w:pPr>
              <w:spacing w:after="0" w:line="240" w:lineRule="auto"/>
              <w:jc w:val="center"/>
              <w:rPr>
                <w:ins w:id="265" w:author="Martin, Tara (Forestry)" w:date="2022-05-27T12:30:00Z"/>
                <w:rFonts w:ascii="Calibri" w:eastAsia="Calibri" w:hAnsi="Calibri" w:cs="Calibri"/>
                <w:color w:val="000000"/>
              </w:rPr>
            </w:pPr>
            <w:ins w:id="266" w:author="Martin, Tara (Forestry)" w:date="2022-05-27T12:30:00Z">
              <w:r w:rsidRPr="00E01451">
                <w:rPr>
                  <w:rFonts w:ascii="Calibri" w:eastAsia="Calibri" w:hAnsi="Calibri" w:cs="Calibri"/>
                  <w:color w:val="000000"/>
                </w:rPr>
                <w:t>34</w:t>
              </w:r>
            </w:ins>
          </w:p>
        </w:tc>
        <w:tc>
          <w:tcPr>
            <w:tcW w:w="300" w:type="dxa"/>
            <w:noWrap/>
            <w:tcMar>
              <w:top w:w="0" w:type="dxa"/>
              <w:left w:w="108" w:type="dxa"/>
              <w:bottom w:w="0" w:type="dxa"/>
              <w:right w:w="108" w:type="dxa"/>
            </w:tcMar>
            <w:vAlign w:val="bottom"/>
            <w:hideMark/>
          </w:tcPr>
          <w:p w14:paraId="3E495CA5" w14:textId="77777777" w:rsidR="00E01451" w:rsidRPr="00E01451" w:rsidRDefault="00E01451" w:rsidP="00E01451">
            <w:pPr>
              <w:spacing w:after="0" w:line="240" w:lineRule="auto"/>
              <w:rPr>
                <w:ins w:id="267" w:author="Martin, Tara (Forestry)" w:date="2022-05-27T12:30: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
          <w:p w14:paraId="1F73ED47" w14:textId="77777777" w:rsidR="00E01451" w:rsidRPr="00E01451" w:rsidRDefault="00E01451" w:rsidP="00E01451">
            <w:pPr>
              <w:spacing w:after="0" w:line="240" w:lineRule="auto"/>
              <w:jc w:val="center"/>
              <w:rPr>
                <w:ins w:id="268" w:author="Martin, Tara (Forestry)" w:date="2022-05-27T12:30:00Z"/>
                <w:rFonts w:ascii="Calibri" w:eastAsia="Calibri" w:hAnsi="Calibri" w:cs="Calibri"/>
                <w:color w:val="000000"/>
              </w:rPr>
            </w:pPr>
            <w:ins w:id="269" w:author="Martin, Tara (Forestry)" w:date="2022-05-27T12:30:00Z">
              <w:r w:rsidRPr="00E01451">
                <w:rPr>
                  <w:rFonts w:ascii="Calibri" w:eastAsia="Calibri" w:hAnsi="Calibri" w:cs="Calibri"/>
                  <w:color w:val="000000"/>
                </w:rPr>
                <w:t>7.89</w:t>
              </w:r>
            </w:ins>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
          <w:p w14:paraId="3D626D46" w14:textId="77777777" w:rsidR="00E01451" w:rsidRPr="00E01451" w:rsidRDefault="00E01451" w:rsidP="00E01451">
            <w:pPr>
              <w:spacing w:after="0" w:line="240" w:lineRule="auto"/>
              <w:jc w:val="center"/>
              <w:rPr>
                <w:ins w:id="270" w:author="Martin, Tara (Forestry)" w:date="2022-05-27T12:30:00Z"/>
                <w:rFonts w:ascii="Calibri" w:eastAsia="Calibri" w:hAnsi="Calibri" w:cs="Calibri"/>
                <w:color w:val="000000"/>
              </w:rPr>
            </w:pPr>
            <w:ins w:id="271" w:author="Martin, Tara (Forestry)" w:date="2022-05-27T12:30:00Z">
              <w:r w:rsidRPr="00E01451">
                <w:rPr>
                  <w:rFonts w:ascii="Calibri" w:eastAsia="Calibri" w:hAnsi="Calibri" w:cs="Calibri"/>
                  <w:color w:val="000000"/>
                </w:rPr>
                <w:t>2.69</w:t>
              </w:r>
            </w:ins>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
          <w:p w14:paraId="0406DDEA" w14:textId="77777777" w:rsidR="00E01451" w:rsidRPr="00E01451" w:rsidRDefault="00E01451" w:rsidP="00E01451">
            <w:pPr>
              <w:spacing w:after="0" w:line="240" w:lineRule="auto"/>
              <w:jc w:val="center"/>
              <w:rPr>
                <w:ins w:id="272" w:author="Martin, Tara (Forestry)" w:date="2022-05-27T12:30:00Z"/>
                <w:rFonts w:ascii="Calibri" w:eastAsia="Calibri" w:hAnsi="Calibri" w:cs="Calibri"/>
                <w:color w:val="000000"/>
              </w:rPr>
            </w:pPr>
            <w:ins w:id="273" w:author="Martin, Tara (Forestry)" w:date="2022-05-27T12:30:00Z">
              <w:r w:rsidRPr="00E01451">
                <w:rPr>
                  <w:rFonts w:ascii="Calibri" w:eastAsia="Calibri" w:hAnsi="Calibri" w:cs="Calibri"/>
                  <w:color w:val="000000"/>
                </w:rPr>
                <w:t>4.31</w:t>
              </w:r>
            </w:ins>
          </w:p>
        </w:tc>
      </w:tr>
      <w:tr w:rsidR="00E01451" w:rsidRPr="00E01451" w14:paraId="6714ECD5" w14:textId="77777777" w:rsidTr="00E01451">
        <w:trPr>
          <w:trHeight w:val="290"/>
          <w:ins w:id="274" w:author="Martin, Tara (Forestry)" w:date="2022-05-27T12:30:00Z"/>
        </w:trPr>
        <w:tc>
          <w:tcPr>
            <w:tcW w:w="1313" w:type="dxa"/>
            <w:noWrap/>
            <w:tcMar>
              <w:top w:w="0" w:type="dxa"/>
              <w:left w:w="108" w:type="dxa"/>
              <w:bottom w:w="0" w:type="dxa"/>
              <w:right w:w="108" w:type="dxa"/>
            </w:tcMar>
            <w:vAlign w:val="bottom"/>
            <w:hideMark/>
          </w:tcPr>
          <w:p w14:paraId="31C1CCD7" w14:textId="77777777" w:rsidR="00E01451" w:rsidRPr="00E01451" w:rsidRDefault="00E01451" w:rsidP="00E01451">
            <w:pPr>
              <w:spacing w:after="0" w:line="240" w:lineRule="auto"/>
              <w:rPr>
                <w:ins w:id="275" w:author="Martin, Tara (Forestry)" w:date="2022-05-27T12:30:00Z"/>
                <w:rFonts w:ascii="Calibri" w:eastAsia="Calibri" w:hAnsi="Calibri" w:cs="Calibri"/>
                <w:color w:val="000000"/>
              </w:rPr>
            </w:pPr>
          </w:p>
        </w:tc>
        <w:tc>
          <w:tcPr>
            <w:tcW w:w="1032" w:type="dxa"/>
            <w:noWrap/>
            <w:tcMar>
              <w:top w:w="0" w:type="dxa"/>
              <w:left w:w="108" w:type="dxa"/>
              <w:bottom w:w="0" w:type="dxa"/>
              <w:right w:w="108" w:type="dxa"/>
            </w:tcMar>
            <w:vAlign w:val="bottom"/>
            <w:hideMark/>
          </w:tcPr>
          <w:p w14:paraId="72DC1344" w14:textId="77777777" w:rsidR="00E01451" w:rsidRPr="00E01451" w:rsidRDefault="00E01451" w:rsidP="00E01451">
            <w:pPr>
              <w:spacing w:after="0" w:line="240" w:lineRule="auto"/>
              <w:rPr>
                <w:ins w:id="276" w:author="Martin, Tara (Forestry)" w:date="2022-05-27T12:30:00Z"/>
                <w:rFonts w:ascii="Times New Roman" w:eastAsia="Times New Roman" w:hAnsi="Times New Roman" w:cs="Times New Roman"/>
                <w:sz w:val="20"/>
                <w:szCs w:val="20"/>
              </w:rPr>
            </w:pPr>
          </w:p>
        </w:tc>
        <w:tc>
          <w:tcPr>
            <w:tcW w:w="960" w:type="dxa"/>
            <w:noWrap/>
            <w:tcMar>
              <w:top w:w="0" w:type="dxa"/>
              <w:left w:w="108" w:type="dxa"/>
              <w:bottom w:w="0" w:type="dxa"/>
              <w:right w:w="108" w:type="dxa"/>
            </w:tcMar>
            <w:vAlign w:val="bottom"/>
            <w:hideMark/>
          </w:tcPr>
          <w:p w14:paraId="7FDC1C9F" w14:textId="77777777" w:rsidR="00E01451" w:rsidRPr="00E01451" w:rsidRDefault="00E01451" w:rsidP="00E01451">
            <w:pPr>
              <w:spacing w:after="0" w:line="240" w:lineRule="auto"/>
              <w:rPr>
                <w:ins w:id="277" w:author="Martin, Tara (Forestry)" w:date="2022-05-27T12:30: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
          <w:p w14:paraId="3A4308F5" w14:textId="77777777" w:rsidR="00E01451" w:rsidRPr="00E01451" w:rsidRDefault="00E01451" w:rsidP="00E01451">
            <w:pPr>
              <w:spacing w:after="0" w:line="240" w:lineRule="auto"/>
              <w:rPr>
                <w:ins w:id="278"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38BB68F5" w14:textId="77777777" w:rsidR="00E01451" w:rsidRPr="00E01451" w:rsidRDefault="00E01451" w:rsidP="00E01451">
            <w:pPr>
              <w:spacing w:after="0" w:line="240" w:lineRule="auto"/>
              <w:rPr>
                <w:ins w:id="279"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08B66390" w14:textId="77777777" w:rsidR="00E01451" w:rsidRPr="00E01451" w:rsidRDefault="00E01451" w:rsidP="00E01451">
            <w:pPr>
              <w:spacing w:after="0" w:line="240" w:lineRule="auto"/>
              <w:rPr>
                <w:ins w:id="280"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581635A5" w14:textId="77777777" w:rsidR="00E01451" w:rsidRPr="00E01451" w:rsidRDefault="00E01451" w:rsidP="00E01451">
            <w:pPr>
              <w:spacing w:after="0" w:line="240" w:lineRule="auto"/>
              <w:rPr>
                <w:ins w:id="281" w:author="Martin, Tara (Forestry)" w:date="2022-05-27T12:30:00Z"/>
                <w:rFonts w:ascii="Times New Roman" w:eastAsia="Times New Roman" w:hAnsi="Times New Roman" w:cs="Times New Roman"/>
                <w:sz w:val="20"/>
                <w:szCs w:val="20"/>
              </w:rPr>
            </w:pPr>
          </w:p>
        </w:tc>
      </w:tr>
      <w:tr w:rsidR="00E01451" w:rsidRPr="00E01451" w14:paraId="13B17B50" w14:textId="77777777" w:rsidTr="00E01451">
        <w:trPr>
          <w:trHeight w:val="290"/>
          <w:ins w:id="282" w:author="Martin, Tara (Forestry)" w:date="2022-05-27T12:30:00Z"/>
        </w:trPr>
        <w:tc>
          <w:tcPr>
            <w:tcW w:w="1313" w:type="dxa"/>
            <w:noWrap/>
            <w:tcMar>
              <w:top w:w="0" w:type="dxa"/>
              <w:left w:w="108" w:type="dxa"/>
              <w:bottom w:w="0" w:type="dxa"/>
              <w:right w:w="108" w:type="dxa"/>
            </w:tcMar>
            <w:vAlign w:val="bottom"/>
            <w:hideMark/>
          </w:tcPr>
          <w:p w14:paraId="28CE84D1" w14:textId="77777777" w:rsidR="00E01451" w:rsidRPr="00E01451" w:rsidRDefault="00E01451" w:rsidP="00E01451">
            <w:pPr>
              <w:spacing w:after="0" w:line="240" w:lineRule="auto"/>
              <w:rPr>
                <w:ins w:id="283" w:author="Martin, Tara (Forestry)" w:date="2022-05-27T12:30:00Z"/>
                <w:rFonts w:ascii="Calibri" w:eastAsia="Calibri" w:hAnsi="Calibri" w:cs="Calibri"/>
                <w:b/>
                <w:bCs/>
                <w:color w:val="000000"/>
              </w:rPr>
            </w:pPr>
            <w:ins w:id="284" w:author="Martin, Tara (Forestry)" w:date="2022-05-27T12:30:00Z">
              <w:r w:rsidRPr="00E01451">
                <w:rPr>
                  <w:rFonts w:ascii="Calibri" w:eastAsia="Calibri" w:hAnsi="Calibri" w:cs="Calibri"/>
                  <w:b/>
                  <w:bCs/>
                  <w:color w:val="000000"/>
                </w:rPr>
                <w:t>Fescue</w:t>
              </w:r>
            </w:ins>
          </w:p>
        </w:tc>
        <w:tc>
          <w:tcPr>
            <w:tcW w:w="1032" w:type="dxa"/>
            <w:noWrap/>
            <w:tcMar>
              <w:top w:w="0" w:type="dxa"/>
              <w:left w:w="108" w:type="dxa"/>
              <w:bottom w:w="0" w:type="dxa"/>
              <w:right w:w="108" w:type="dxa"/>
            </w:tcMar>
            <w:vAlign w:val="bottom"/>
            <w:hideMark/>
          </w:tcPr>
          <w:p w14:paraId="15CA0CD0" w14:textId="77777777" w:rsidR="00E01451" w:rsidRPr="00E01451" w:rsidRDefault="00E01451" w:rsidP="00E01451">
            <w:pPr>
              <w:spacing w:after="0" w:line="240" w:lineRule="auto"/>
              <w:rPr>
                <w:ins w:id="285" w:author="Martin, Tara (Forestry)" w:date="2022-05-27T12:30:00Z"/>
                <w:rFonts w:ascii="Calibri" w:eastAsia="Calibri" w:hAnsi="Calibri" w:cs="Calibri"/>
                <w:b/>
                <w:bCs/>
                <w:color w:val="000000"/>
              </w:rPr>
            </w:pPr>
          </w:p>
        </w:tc>
        <w:tc>
          <w:tcPr>
            <w:tcW w:w="960" w:type="dxa"/>
            <w:noWrap/>
            <w:tcMar>
              <w:top w:w="0" w:type="dxa"/>
              <w:left w:w="108" w:type="dxa"/>
              <w:bottom w:w="0" w:type="dxa"/>
              <w:right w:w="108" w:type="dxa"/>
            </w:tcMar>
            <w:vAlign w:val="bottom"/>
            <w:hideMark/>
          </w:tcPr>
          <w:p w14:paraId="035A3499" w14:textId="77777777" w:rsidR="00E01451" w:rsidRPr="00E01451" w:rsidRDefault="00E01451" w:rsidP="00E01451">
            <w:pPr>
              <w:spacing w:after="0" w:line="240" w:lineRule="auto"/>
              <w:rPr>
                <w:ins w:id="286" w:author="Martin, Tara (Forestry)" w:date="2022-05-27T12:30: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
          <w:p w14:paraId="36A08B6D" w14:textId="77777777" w:rsidR="00E01451" w:rsidRPr="00E01451" w:rsidRDefault="00E01451" w:rsidP="00E01451">
            <w:pPr>
              <w:spacing w:after="0" w:line="240" w:lineRule="auto"/>
              <w:rPr>
                <w:ins w:id="287"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4811B721" w14:textId="77777777" w:rsidR="00E01451" w:rsidRPr="00E01451" w:rsidRDefault="00E01451" w:rsidP="00E01451">
            <w:pPr>
              <w:spacing w:after="0" w:line="240" w:lineRule="auto"/>
              <w:rPr>
                <w:ins w:id="288"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6AAB415B" w14:textId="77777777" w:rsidR="00E01451" w:rsidRPr="00E01451" w:rsidRDefault="00E01451" w:rsidP="00E01451">
            <w:pPr>
              <w:spacing w:after="0" w:line="240" w:lineRule="auto"/>
              <w:rPr>
                <w:ins w:id="289"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46F72E21" w14:textId="77777777" w:rsidR="00E01451" w:rsidRPr="00E01451" w:rsidRDefault="00E01451" w:rsidP="00E01451">
            <w:pPr>
              <w:spacing w:after="0" w:line="240" w:lineRule="auto"/>
              <w:rPr>
                <w:ins w:id="290" w:author="Martin, Tara (Forestry)" w:date="2022-05-27T12:30:00Z"/>
                <w:rFonts w:ascii="Times New Roman" w:eastAsia="Times New Roman" w:hAnsi="Times New Roman" w:cs="Times New Roman"/>
                <w:sz w:val="20"/>
                <w:szCs w:val="20"/>
              </w:rPr>
            </w:pPr>
          </w:p>
        </w:tc>
      </w:tr>
      <w:tr w:rsidR="00E01451" w:rsidRPr="00E01451" w14:paraId="1D5FF216" w14:textId="77777777" w:rsidTr="00E01451">
        <w:trPr>
          <w:trHeight w:val="290"/>
          <w:ins w:id="291" w:author="Martin, Tara (Forestry)" w:date="2022-05-27T12:30:00Z"/>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1AD45EF1" w14:textId="77777777" w:rsidR="00E01451" w:rsidRPr="00E01451" w:rsidRDefault="00E01451" w:rsidP="00E01451">
            <w:pPr>
              <w:spacing w:after="0" w:line="240" w:lineRule="auto"/>
              <w:jc w:val="right"/>
              <w:rPr>
                <w:ins w:id="292" w:author="Martin, Tara (Forestry)" w:date="2022-05-27T12:30:00Z"/>
                <w:rFonts w:ascii="Calibri" w:eastAsia="Calibri" w:hAnsi="Calibri" w:cs="Calibri"/>
                <w:color w:val="000000"/>
              </w:rPr>
            </w:pPr>
            <w:ins w:id="293" w:author="Martin, Tara (Forestry)" w:date="2022-05-27T12:30:00Z">
              <w:r w:rsidRPr="00E01451">
                <w:rPr>
                  <w:rFonts w:ascii="Calibri" w:eastAsia="Calibri" w:hAnsi="Calibri" w:cs="Calibri"/>
                  <w:color w:val="000000"/>
                </w:rPr>
                <w:t>1979</w:t>
              </w:r>
            </w:ins>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604B03D6" w14:textId="77777777" w:rsidR="00E01451" w:rsidRPr="00E01451" w:rsidRDefault="00E01451" w:rsidP="00E01451">
            <w:pPr>
              <w:spacing w:after="0" w:line="240" w:lineRule="auto"/>
              <w:jc w:val="center"/>
              <w:rPr>
                <w:ins w:id="294" w:author="Martin, Tara (Forestry)" w:date="2022-05-27T12:30:00Z"/>
                <w:rFonts w:ascii="Calibri" w:eastAsia="Calibri" w:hAnsi="Calibri" w:cs="Calibri"/>
                <w:color w:val="000000"/>
              </w:rPr>
            </w:pPr>
            <w:ins w:id="295" w:author="Martin, Tara (Forestry)" w:date="2022-05-27T12:30:00Z">
              <w:r w:rsidRPr="00E01451">
                <w:rPr>
                  <w:rFonts w:ascii="Calibri" w:eastAsia="Calibri" w:hAnsi="Calibri" w:cs="Calibri"/>
                  <w:color w:val="000000"/>
                </w:rPr>
                <w:t>29</w:t>
              </w:r>
            </w:ins>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38DF231A" w14:textId="77777777" w:rsidR="00E01451" w:rsidRPr="00E01451" w:rsidRDefault="00E01451" w:rsidP="00E01451">
            <w:pPr>
              <w:spacing w:after="0" w:line="240" w:lineRule="auto"/>
              <w:jc w:val="center"/>
              <w:rPr>
                <w:ins w:id="296" w:author="Martin, Tara (Forestry)" w:date="2022-05-27T12:30:00Z"/>
                <w:rFonts w:ascii="Calibri" w:eastAsia="Calibri" w:hAnsi="Calibri" w:cs="Calibri"/>
                <w:color w:val="000000"/>
              </w:rPr>
            </w:pPr>
            <w:ins w:id="297" w:author="Martin, Tara (Forestry)" w:date="2022-05-27T12:30:00Z">
              <w:r w:rsidRPr="00E01451">
                <w:rPr>
                  <w:rFonts w:ascii="Calibri" w:eastAsia="Calibri" w:hAnsi="Calibri" w:cs="Calibri"/>
                  <w:color w:val="000000"/>
                </w:rPr>
                <w:t>47</w:t>
              </w:r>
            </w:ins>
          </w:p>
        </w:tc>
        <w:tc>
          <w:tcPr>
            <w:tcW w:w="300" w:type="dxa"/>
            <w:noWrap/>
            <w:tcMar>
              <w:top w:w="0" w:type="dxa"/>
              <w:left w:w="108" w:type="dxa"/>
              <w:bottom w:w="0" w:type="dxa"/>
              <w:right w:w="108" w:type="dxa"/>
            </w:tcMar>
            <w:vAlign w:val="bottom"/>
            <w:hideMark/>
          </w:tcPr>
          <w:p w14:paraId="635267AC" w14:textId="77777777" w:rsidR="00E01451" w:rsidRPr="00E01451" w:rsidRDefault="00E01451" w:rsidP="00E01451">
            <w:pPr>
              <w:spacing w:after="0" w:line="240" w:lineRule="auto"/>
              <w:rPr>
                <w:ins w:id="298" w:author="Martin, Tara (Forestry)" w:date="2022-05-27T12:30: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6B601968" w14:textId="77777777" w:rsidR="00E01451" w:rsidRPr="00E01451" w:rsidRDefault="00E01451" w:rsidP="00E01451">
            <w:pPr>
              <w:spacing w:after="0" w:line="240" w:lineRule="auto"/>
              <w:jc w:val="center"/>
              <w:rPr>
                <w:ins w:id="299" w:author="Martin, Tara (Forestry)" w:date="2022-05-27T12:30:00Z"/>
                <w:rFonts w:ascii="Calibri" w:eastAsia="Calibri" w:hAnsi="Calibri" w:cs="Calibri"/>
                <w:color w:val="000000"/>
              </w:rPr>
            </w:pPr>
            <w:ins w:id="300" w:author="Martin, Tara (Forestry)" w:date="2022-05-27T12:30:00Z">
              <w:r w:rsidRPr="00E01451">
                <w:rPr>
                  <w:rFonts w:ascii="Calibri" w:eastAsia="Calibri" w:hAnsi="Calibri" w:cs="Calibri"/>
                  <w:color w:val="000000"/>
                </w:rPr>
                <w:t>12.83</w:t>
              </w:r>
            </w:ins>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60BBA882" w14:textId="77777777" w:rsidR="00E01451" w:rsidRPr="00E01451" w:rsidRDefault="00E01451" w:rsidP="00E01451">
            <w:pPr>
              <w:spacing w:after="0" w:line="240" w:lineRule="auto"/>
              <w:jc w:val="center"/>
              <w:rPr>
                <w:ins w:id="301" w:author="Martin, Tara (Forestry)" w:date="2022-05-27T12:30:00Z"/>
                <w:rFonts w:ascii="Calibri" w:eastAsia="Calibri" w:hAnsi="Calibri" w:cs="Calibri"/>
                <w:color w:val="000000"/>
              </w:rPr>
            </w:pPr>
            <w:ins w:id="302" w:author="Martin, Tara (Forestry)" w:date="2022-05-27T12:30:00Z">
              <w:r w:rsidRPr="00E01451">
                <w:rPr>
                  <w:rFonts w:ascii="Calibri" w:eastAsia="Calibri" w:hAnsi="Calibri" w:cs="Calibri"/>
                  <w:color w:val="000000"/>
                </w:rPr>
                <w:t>3.87</w:t>
              </w:r>
            </w:ins>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1A3C7BA4" w14:textId="77777777" w:rsidR="00E01451" w:rsidRPr="00E01451" w:rsidRDefault="00E01451" w:rsidP="00E01451">
            <w:pPr>
              <w:spacing w:after="0" w:line="240" w:lineRule="auto"/>
              <w:jc w:val="center"/>
              <w:rPr>
                <w:ins w:id="303" w:author="Martin, Tara (Forestry)" w:date="2022-05-27T12:30:00Z"/>
                <w:rFonts w:ascii="Calibri" w:eastAsia="Calibri" w:hAnsi="Calibri" w:cs="Calibri"/>
                <w:color w:val="000000"/>
              </w:rPr>
            </w:pPr>
            <w:ins w:id="304" w:author="Martin, Tara (Forestry)" w:date="2022-05-27T12:30:00Z">
              <w:r w:rsidRPr="00E01451">
                <w:rPr>
                  <w:rFonts w:ascii="Calibri" w:eastAsia="Calibri" w:hAnsi="Calibri" w:cs="Calibri"/>
                  <w:color w:val="000000"/>
                </w:rPr>
                <w:t>3.66</w:t>
              </w:r>
            </w:ins>
          </w:p>
        </w:tc>
      </w:tr>
      <w:tr w:rsidR="00E01451" w:rsidRPr="00E01451" w14:paraId="7EE929D5" w14:textId="77777777" w:rsidTr="00E01451">
        <w:trPr>
          <w:trHeight w:val="290"/>
          <w:ins w:id="305" w:author="Martin, Tara (Forestry)" w:date="2022-05-27T12:30:00Z"/>
        </w:trPr>
        <w:tc>
          <w:tcPr>
            <w:tcW w:w="1313" w:type="dxa"/>
            <w:noWrap/>
            <w:tcMar>
              <w:top w:w="0" w:type="dxa"/>
              <w:left w:w="108" w:type="dxa"/>
              <w:bottom w:w="0" w:type="dxa"/>
              <w:right w:w="108" w:type="dxa"/>
            </w:tcMar>
            <w:vAlign w:val="bottom"/>
            <w:hideMark/>
          </w:tcPr>
          <w:p w14:paraId="04D6EF9E" w14:textId="77777777" w:rsidR="00E01451" w:rsidRPr="00E01451" w:rsidRDefault="00E01451" w:rsidP="00E01451">
            <w:pPr>
              <w:spacing w:after="0" w:line="240" w:lineRule="auto"/>
              <w:jc w:val="right"/>
              <w:rPr>
                <w:ins w:id="306" w:author="Martin, Tara (Forestry)" w:date="2022-05-27T12:30:00Z"/>
                <w:rFonts w:ascii="Calibri" w:eastAsia="Calibri" w:hAnsi="Calibri" w:cs="Calibri"/>
                <w:color w:val="000000"/>
              </w:rPr>
            </w:pPr>
            <w:ins w:id="307" w:author="Martin, Tara (Forestry)" w:date="2022-05-27T12:30:00Z">
              <w:r w:rsidRPr="00E01451">
                <w:rPr>
                  <w:rFonts w:ascii="Calibri" w:eastAsia="Calibri" w:hAnsi="Calibri" w:cs="Calibri"/>
                  <w:color w:val="000000"/>
                </w:rPr>
                <w:t>1999</w:t>
              </w:r>
            </w:ins>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
          <w:p w14:paraId="44B327A9" w14:textId="77777777" w:rsidR="00E01451" w:rsidRPr="00E01451" w:rsidRDefault="00E01451" w:rsidP="00E01451">
            <w:pPr>
              <w:spacing w:after="0" w:line="240" w:lineRule="auto"/>
              <w:jc w:val="center"/>
              <w:rPr>
                <w:ins w:id="308" w:author="Martin, Tara (Forestry)" w:date="2022-05-27T12:30:00Z"/>
                <w:rFonts w:ascii="Calibri" w:eastAsia="Calibri" w:hAnsi="Calibri" w:cs="Calibri"/>
                <w:color w:val="000000"/>
              </w:rPr>
            </w:pPr>
            <w:ins w:id="309" w:author="Martin, Tara (Forestry)" w:date="2022-05-27T12:30:00Z">
              <w:r w:rsidRPr="00E01451">
                <w:rPr>
                  <w:rFonts w:ascii="Calibri" w:eastAsia="Calibri" w:hAnsi="Calibri" w:cs="Calibri"/>
                  <w:color w:val="000000"/>
                </w:rPr>
                <w:t>33</w:t>
              </w:r>
            </w:ins>
          </w:p>
        </w:tc>
        <w:tc>
          <w:tcPr>
            <w:tcW w:w="960" w:type="dxa"/>
            <w:noWrap/>
            <w:tcMar>
              <w:top w:w="0" w:type="dxa"/>
              <w:left w:w="108" w:type="dxa"/>
              <w:bottom w:w="0" w:type="dxa"/>
              <w:right w:w="108" w:type="dxa"/>
            </w:tcMar>
            <w:vAlign w:val="bottom"/>
            <w:hideMark/>
          </w:tcPr>
          <w:p w14:paraId="28055F21" w14:textId="77777777" w:rsidR="00E01451" w:rsidRPr="00E01451" w:rsidRDefault="00E01451" w:rsidP="00E01451">
            <w:pPr>
              <w:spacing w:after="0" w:line="240" w:lineRule="auto"/>
              <w:jc w:val="center"/>
              <w:rPr>
                <w:ins w:id="310" w:author="Martin, Tara (Forestry)" w:date="2022-05-27T12:30:00Z"/>
                <w:rFonts w:ascii="Calibri" w:eastAsia="Calibri" w:hAnsi="Calibri" w:cs="Calibri"/>
                <w:color w:val="000000"/>
              </w:rPr>
            </w:pPr>
            <w:ins w:id="311" w:author="Martin, Tara (Forestry)" w:date="2022-05-27T12:30:00Z">
              <w:r w:rsidRPr="00E01451">
                <w:rPr>
                  <w:rFonts w:ascii="Calibri" w:eastAsia="Calibri" w:hAnsi="Calibri" w:cs="Calibri"/>
                  <w:color w:val="000000"/>
                </w:rPr>
                <w:t>41</w:t>
              </w:r>
            </w:ins>
          </w:p>
        </w:tc>
        <w:tc>
          <w:tcPr>
            <w:tcW w:w="300" w:type="dxa"/>
            <w:noWrap/>
            <w:tcMar>
              <w:top w:w="0" w:type="dxa"/>
              <w:left w:w="108" w:type="dxa"/>
              <w:bottom w:w="0" w:type="dxa"/>
              <w:right w:w="108" w:type="dxa"/>
            </w:tcMar>
            <w:vAlign w:val="bottom"/>
            <w:hideMark/>
          </w:tcPr>
          <w:p w14:paraId="711F3B91" w14:textId="77777777" w:rsidR="00E01451" w:rsidRPr="00E01451" w:rsidRDefault="00E01451" w:rsidP="00E01451">
            <w:pPr>
              <w:spacing w:after="0" w:line="240" w:lineRule="auto"/>
              <w:rPr>
                <w:ins w:id="312" w:author="Martin, Tara (Forestry)" w:date="2022-05-27T12:30: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
          <w:p w14:paraId="563D2DEC" w14:textId="77777777" w:rsidR="00E01451" w:rsidRPr="00E01451" w:rsidRDefault="00E01451" w:rsidP="00E01451">
            <w:pPr>
              <w:spacing w:after="0" w:line="240" w:lineRule="auto"/>
              <w:jc w:val="center"/>
              <w:rPr>
                <w:ins w:id="313" w:author="Martin, Tara (Forestry)" w:date="2022-05-27T12:30:00Z"/>
                <w:rFonts w:ascii="Calibri" w:eastAsia="Calibri" w:hAnsi="Calibri" w:cs="Calibri"/>
                <w:color w:val="000000"/>
              </w:rPr>
            </w:pPr>
            <w:ins w:id="314" w:author="Martin, Tara (Forestry)" w:date="2022-05-27T12:30:00Z">
              <w:r w:rsidRPr="00E01451">
                <w:rPr>
                  <w:rFonts w:ascii="Calibri" w:eastAsia="Calibri" w:hAnsi="Calibri" w:cs="Calibri"/>
                  <w:color w:val="000000"/>
                </w:rPr>
                <w:t>9.69</w:t>
              </w:r>
            </w:ins>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
          <w:p w14:paraId="0417A781" w14:textId="77777777" w:rsidR="00E01451" w:rsidRPr="00E01451" w:rsidRDefault="00E01451" w:rsidP="00E01451">
            <w:pPr>
              <w:spacing w:after="0" w:line="240" w:lineRule="auto"/>
              <w:jc w:val="center"/>
              <w:rPr>
                <w:ins w:id="315" w:author="Martin, Tara (Forestry)" w:date="2022-05-27T12:30:00Z"/>
                <w:rFonts w:ascii="Calibri" w:eastAsia="Calibri" w:hAnsi="Calibri" w:cs="Calibri"/>
                <w:color w:val="000000"/>
              </w:rPr>
            </w:pPr>
            <w:ins w:id="316" w:author="Martin, Tara (Forestry)" w:date="2022-05-27T12:30:00Z">
              <w:r w:rsidRPr="00E01451">
                <w:rPr>
                  <w:rFonts w:ascii="Calibri" w:eastAsia="Calibri" w:hAnsi="Calibri" w:cs="Calibri"/>
                  <w:color w:val="000000"/>
                </w:rPr>
                <w:t>3.96</w:t>
              </w:r>
            </w:ins>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
          <w:p w14:paraId="1A81C181" w14:textId="77777777" w:rsidR="00E01451" w:rsidRPr="00E01451" w:rsidRDefault="00E01451" w:rsidP="00E01451">
            <w:pPr>
              <w:spacing w:after="0" w:line="240" w:lineRule="auto"/>
              <w:jc w:val="center"/>
              <w:rPr>
                <w:ins w:id="317" w:author="Martin, Tara (Forestry)" w:date="2022-05-27T12:30:00Z"/>
                <w:rFonts w:ascii="Calibri" w:eastAsia="Calibri" w:hAnsi="Calibri" w:cs="Calibri"/>
                <w:color w:val="000000"/>
              </w:rPr>
            </w:pPr>
            <w:ins w:id="318" w:author="Martin, Tara (Forestry)" w:date="2022-05-27T12:30:00Z">
              <w:r w:rsidRPr="00E01451">
                <w:rPr>
                  <w:rFonts w:ascii="Calibri" w:eastAsia="Calibri" w:hAnsi="Calibri" w:cs="Calibri"/>
                  <w:color w:val="000000"/>
                </w:rPr>
                <w:t>4.23</w:t>
              </w:r>
            </w:ins>
          </w:p>
        </w:tc>
      </w:tr>
      <w:tr w:rsidR="00E01451" w:rsidRPr="00E01451" w14:paraId="09259C76" w14:textId="77777777" w:rsidTr="00E01451">
        <w:trPr>
          <w:trHeight w:val="290"/>
          <w:ins w:id="319" w:author="Martin, Tara (Forestry)" w:date="2022-05-27T12:30:00Z"/>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51F6C484" w14:textId="77777777" w:rsidR="00E01451" w:rsidRPr="00E01451" w:rsidRDefault="00E01451" w:rsidP="00E01451">
            <w:pPr>
              <w:spacing w:after="0" w:line="240" w:lineRule="auto"/>
              <w:jc w:val="right"/>
              <w:rPr>
                <w:ins w:id="320" w:author="Martin, Tara (Forestry)" w:date="2022-05-27T12:30:00Z"/>
                <w:rFonts w:ascii="Calibri" w:eastAsia="Calibri" w:hAnsi="Calibri" w:cs="Calibri"/>
                <w:color w:val="000000"/>
              </w:rPr>
            </w:pPr>
            <w:ins w:id="321" w:author="Martin, Tara (Forestry)" w:date="2022-05-27T12:30:00Z">
              <w:r w:rsidRPr="00E01451">
                <w:rPr>
                  <w:rFonts w:ascii="Calibri" w:eastAsia="Calibri" w:hAnsi="Calibri" w:cs="Calibri"/>
                  <w:color w:val="000000"/>
                </w:rPr>
                <w:t>2019</w:t>
              </w:r>
            </w:ins>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
          <w:p w14:paraId="02DDEAC7" w14:textId="77777777" w:rsidR="00E01451" w:rsidRPr="00E01451" w:rsidRDefault="00E01451" w:rsidP="00E01451">
            <w:pPr>
              <w:spacing w:after="0" w:line="240" w:lineRule="auto"/>
              <w:jc w:val="center"/>
              <w:rPr>
                <w:ins w:id="322" w:author="Martin, Tara (Forestry)" w:date="2022-05-27T12:30:00Z"/>
                <w:rFonts w:ascii="Calibri" w:eastAsia="Calibri" w:hAnsi="Calibri" w:cs="Calibri"/>
                <w:color w:val="000000"/>
              </w:rPr>
            </w:pPr>
            <w:ins w:id="323" w:author="Martin, Tara (Forestry)" w:date="2022-05-27T12:30:00Z">
              <w:r w:rsidRPr="00E01451">
                <w:rPr>
                  <w:rFonts w:ascii="Calibri" w:eastAsia="Calibri" w:hAnsi="Calibri" w:cs="Calibri"/>
                  <w:color w:val="000000"/>
                </w:rPr>
                <w:t>18</w:t>
              </w:r>
            </w:ins>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16847A36" w14:textId="77777777" w:rsidR="00E01451" w:rsidRPr="00E01451" w:rsidRDefault="00E01451" w:rsidP="00E01451">
            <w:pPr>
              <w:spacing w:after="0" w:line="240" w:lineRule="auto"/>
              <w:jc w:val="center"/>
              <w:rPr>
                <w:ins w:id="324" w:author="Martin, Tara (Forestry)" w:date="2022-05-27T12:30:00Z"/>
                <w:rFonts w:ascii="Calibri" w:eastAsia="Calibri" w:hAnsi="Calibri" w:cs="Calibri"/>
                <w:color w:val="000000"/>
              </w:rPr>
            </w:pPr>
            <w:ins w:id="325" w:author="Martin, Tara (Forestry)" w:date="2022-05-27T12:30:00Z">
              <w:r w:rsidRPr="00E01451">
                <w:rPr>
                  <w:rFonts w:ascii="Calibri" w:eastAsia="Calibri" w:hAnsi="Calibri" w:cs="Calibri"/>
                  <w:color w:val="000000"/>
                </w:rPr>
                <w:t>27</w:t>
              </w:r>
            </w:ins>
          </w:p>
        </w:tc>
        <w:tc>
          <w:tcPr>
            <w:tcW w:w="300" w:type="dxa"/>
            <w:noWrap/>
            <w:tcMar>
              <w:top w:w="0" w:type="dxa"/>
              <w:left w:w="108" w:type="dxa"/>
              <w:bottom w:w="0" w:type="dxa"/>
              <w:right w:w="108" w:type="dxa"/>
            </w:tcMar>
            <w:vAlign w:val="bottom"/>
            <w:hideMark/>
          </w:tcPr>
          <w:p w14:paraId="735119A5" w14:textId="77777777" w:rsidR="00E01451" w:rsidRPr="00E01451" w:rsidRDefault="00E01451" w:rsidP="00E01451">
            <w:pPr>
              <w:spacing w:after="0" w:line="240" w:lineRule="auto"/>
              <w:rPr>
                <w:ins w:id="326" w:author="Martin, Tara (Forestry)" w:date="2022-05-27T12:30: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
          <w:p w14:paraId="0951D059" w14:textId="77777777" w:rsidR="00E01451" w:rsidRPr="00E01451" w:rsidRDefault="00E01451" w:rsidP="00E01451">
            <w:pPr>
              <w:spacing w:after="0" w:line="240" w:lineRule="auto"/>
              <w:jc w:val="center"/>
              <w:rPr>
                <w:ins w:id="327" w:author="Martin, Tara (Forestry)" w:date="2022-05-27T12:30:00Z"/>
                <w:rFonts w:ascii="Calibri" w:eastAsia="Calibri" w:hAnsi="Calibri" w:cs="Calibri"/>
                <w:color w:val="000000"/>
              </w:rPr>
            </w:pPr>
            <w:ins w:id="328" w:author="Martin, Tara (Forestry)" w:date="2022-05-27T12:30:00Z">
              <w:r w:rsidRPr="00E01451">
                <w:rPr>
                  <w:rFonts w:ascii="Calibri" w:eastAsia="Calibri" w:hAnsi="Calibri" w:cs="Calibri"/>
                  <w:color w:val="000000"/>
                </w:rPr>
                <w:t>5.83</w:t>
              </w:r>
            </w:ins>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
          <w:p w14:paraId="22B28E1F" w14:textId="77777777" w:rsidR="00E01451" w:rsidRPr="00E01451" w:rsidRDefault="00E01451" w:rsidP="00E01451">
            <w:pPr>
              <w:spacing w:after="0" w:line="240" w:lineRule="auto"/>
              <w:jc w:val="center"/>
              <w:rPr>
                <w:ins w:id="329" w:author="Martin, Tara (Forestry)" w:date="2022-05-27T12:30:00Z"/>
                <w:rFonts w:ascii="Calibri" w:eastAsia="Calibri" w:hAnsi="Calibri" w:cs="Calibri"/>
                <w:color w:val="000000"/>
              </w:rPr>
            </w:pPr>
            <w:ins w:id="330" w:author="Martin, Tara (Forestry)" w:date="2022-05-27T12:30:00Z">
              <w:r w:rsidRPr="00E01451">
                <w:rPr>
                  <w:rFonts w:ascii="Calibri" w:eastAsia="Calibri" w:hAnsi="Calibri" w:cs="Calibri"/>
                  <w:color w:val="000000"/>
                </w:rPr>
                <w:t>2.79</w:t>
              </w:r>
            </w:ins>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
          <w:p w14:paraId="3703000C" w14:textId="77777777" w:rsidR="00E01451" w:rsidRPr="00E01451" w:rsidRDefault="00E01451" w:rsidP="00E01451">
            <w:pPr>
              <w:spacing w:after="0" w:line="240" w:lineRule="auto"/>
              <w:jc w:val="center"/>
              <w:rPr>
                <w:ins w:id="331" w:author="Martin, Tara (Forestry)" w:date="2022-05-27T12:30:00Z"/>
                <w:rFonts w:ascii="Calibri" w:eastAsia="Calibri" w:hAnsi="Calibri" w:cs="Calibri"/>
                <w:color w:val="000000"/>
              </w:rPr>
            </w:pPr>
            <w:ins w:id="332" w:author="Martin, Tara (Forestry)" w:date="2022-05-27T12:30:00Z">
              <w:r w:rsidRPr="00E01451">
                <w:rPr>
                  <w:rFonts w:ascii="Calibri" w:eastAsia="Calibri" w:hAnsi="Calibri" w:cs="Calibri"/>
                  <w:color w:val="000000"/>
                </w:rPr>
                <w:t>4.63</w:t>
              </w:r>
            </w:ins>
          </w:p>
        </w:tc>
      </w:tr>
      <w:tr w:rsidR="00E01451" w:rsidRPr="00E01451" w14:paraId="7B63E70F" w14:textId="77777777" w:rsidTr="00E01451">
        <w:trPr>
          <w:trHeight w:val="290"/>
          <w:ins w:id="333" w:author="Martin, Tara (Forestry)" w:date="2022-05-27T12:30:00Z"/>
        </w:trPr>
        <w:tc>
          <w:tcPr>
            <w:tcW w:w="1313" w:type="dxa"/>
            <w:noWrap/>
            <w:tcMar>
              <w:top w:w="0" w:type="dxa"/>
              <w:left w:w="108" w:type="dxa"/>
              <w:bottom w:w="0" w:type="dxa"/>
              <w:right w:w="108" w:type="dxa"/>
            </w:tcMar>
            <w:vAlign w:val="bottom"/>
            <w:hideMark/>
          </w:tcPr>
          <w:p w14:paraId="02F01504" w14:textId="77777777" w:rsidR="00E01451" w:rsidRPr="00E01451" w:rsidRDefault="00E01451" w:rsidP="00E01451">
            <w:pPr>
              <w:spacing w:after="0" w:line="240" w:lineRule="auto"/>
              <w:rPr>
                <w:ins w:id="334" w:author="Martin, Tara (Forestry)" w:date="2022-05-27T12:30:00Z"/>
                <w:rFonts w:ascii="Calibri" w:eastAsia="Calibri" w:hAnsi="Calibri" w:cs="Calibri"/>
                <w:color w:val="000000"/>
              </w:rPr>
            </w:pPr>
          </w:p>
        </w:tc>
        <w:tc>
          <w:tcPr>
            <w:tcW w:w="1032" w:type="dxa"/>
            <w:noWrap/>
            <w:tcMar>
              <w:top w:w="0" w:type="dxa"/>
              <w:left w:w="108" w:type="dxa"/>
              <w:bottom w:w="0" w:type="dxa"/>
              <w:right w:w="108" w:type="dxa"/>
            </w:tcMar>
            <w:vAlign w:val="bottom"/>
            <w:hideMark/>
          </w:tcPr>
          <w:p w14:paraId="4F62EC21" w14:textId="77777777" w:rsidR="00E01451" w:rsidRPr="00E01451" w:rsidRDefault="00E01451" w:rsidP="00E01451">
            <w:pPr>
              <w:spacing w:after="0" w:line="240" w:lineRule="auto"/>
              <w:rPr>
                <w:ins w:id="335" w:author="Martin, Tara (Forestry)" w:date="2022-05-27T12:30:00Z"/>
                <w:rFonts w:ascii="Times New Roman" w:eastAsia="Times New Roman" w:hAnsi="Times New Roman" w:cs="Times New Roman"/>
                <w:sz w:val="20"/>
                <w:szCs w:val="20"/>
              </w:rPr>
            </w:pPr>
          </w:p>
        </w:tc>
        <w:tc>
          <w:tcPr>
            <w:tcW w:w="960" w:type="dxa"/>
            <w:noWrap/>
            <w:tcMar>
              <w:top w:w="0" w:type="dxa"/>
              <w:left w:w="108" w:type="dxa"/>
              <w:bottom w:w="0" w:type="dxa"/>
              <w:right w:w="108" w:type="dxa"/>
            </w:tcMar>
            <w:vAlign w:val="bottom"/>
            <w:hideMark/>
          </w:tcPr>
          <w:p w14:paraId="2109983E" w14:textId="77777777" w:rsidR="00E01451" w:rsidRPr="00E01451" w:rsidRDefault="00E01451" w:rsidP="00E01451">
            <w:pPr>
              <w:spacing w:after="0" w:line="240" w:lineRule="auto"/>
              <w:rPr>
                <w:ins w:id="336" w:author="Martin, Tara (Forestry)" w:date="2022-05-27T12:30: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
          <w:p w14:paraId="08223C5F" w14:textId="77777777" w:rsidR="00E01451" w:rsidRPr="00E01451" w:rsidRDefault="00E01451" w:rsidP="00E01451">
            <w:pPr>
              <w:spacing w:after="0" w:line="240" w:lineRule="auto"/>
              <w:rPr>
                <w:ins w:id="337"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2472C4AE" w14:textId="77777777" w:rsidR="00E01451" w:rsidRPr="00E01451" w:rsidRDefault="00E01451" w:rsidP="00E01451">
            <w:pPr>
              <w:spacing w:after="0" w:line="240" w:lineRule="auto"/>
              <w:rPr>
                <w:ins w:id="338"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61F01B94" w14:textId="77777777" w:rsidR="00E01451" w:rsidRPr="00E01451" w:rsidRDefault="00E01451" w:rsidP="00E01451">
            <w:pPr>
              <w:spacing w:after="0" w:line="240" w:lineRule="auto"/>
              <w:rPr>
                <w:ins w:id="339"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535EEAD6" w14:textId="77777777" w:rsidR="00E01451" w:rsidRPr="00E01451" w:rsidRDefault="00E01451" w:rsidP="00E01451">
            <w:pPr>
              <w:spacing w:after="0" w:line="240" w:lineRule="auto"/>
              <w:rPr>
                <w:ins w:id="340" w:author="Martin, Tara (Forestry)" w:date="2022-05-27T12:30:00Z"/>
                <w:rFonts w:ascii="Times New Roman" w:eastAsia="Times New Roman" w:hAnsi="Times New Roman" w:cs="Times New Roman"/>
                <w:sz w:val="20"/>
                <w:szCs w:val="20"/>
              </w:rPr>
            </w:pPr>
          </w:p>
        </w:tc>
      </w:tr>
      <w:tr w:rsidR="00E01451" w:rsidRPr="00E01451" w14:paraId="32F4DF14" w14:textId="77777777" w:rsidTr="00E01451">
        <w:trPr>
          <w:trHeight w:val="290"/>
          <w:ins w:id="341" w:author="Martin, Tara (Forestry)" w:date="2022-05-27T12:30:00Z"/>
        </w:trPr>
        <w:tc>
          <w:tcPr>
            <w:tcW w:w="1313" w:type="dxa"/>
            <w:noWrap/>
            <w:tcMar>
              <w:top w:w="0" w:type="dxa"/>
              <w:left w:w="108" w:type="dxa"/>
              <w:bottom w:w="0" w:type="dxa"/>
              <w:right w:w="108" w:type="dxa"/>
            </w:tcMar>
            <w:vAlign w:val="bottom"/>
            <w:hideMark/>
          </w:tcPr>
          <w:p w14:paraId="42A42A0D" w14:textId="77777777" w:rsidR="00E01451" w:rsidRPr="00E01451" w:rsidRDefault="00E01451" w:rsidP="00E01451">
            <w:pPr>
              <w:spacing w:after="0" w:line="240" w:lineRule="auto"/>
              <w:rPr>
                <w:ins w:id="342" w:author="Martin, Tara (Forestry)" w:date="2022-05-27T12:30:00Z"/>
                <w:rFonts w:ascii="Calibri" w:eastAsia="Calibri" w:hAnsi="Calibri" w:cs="Calibri"/>
                <w:b/>
                <w:bCs/>
                <w:color w:val="000000"/>
              </w:rPr>
            </w:pPr>
            <w:ins w:id="343" w:author="Martin, Tara (Forestry)" w:date="2022-05-27T12:30:00Z">
              <w:r w:rsidRPr="00E01451">
                <w:rPr>
                  <w:rFonts w:ascii="Calibri" w:eastAsia="Calibri" w:hAnsi="Calibri" w:cs="Calibri"/>
                  <w:b/>
                  <w:bCs/>
                  <w:color w:val="000000"/>
                </w:rPr>
                <w:t>Bogbean</w:t>
              </w:r>
            </w:ins>
          </w:p>
        </w:tc>
        <w:tc>
          <w:tcPr>
            <w:tcW w:w="1032" w:type="dxa"/>
            <w:noWrap/>
            <w:tcMar>
              <w:top w:w="0" w:type="dxa"/>
              <w:left w:w="108" w:type="dxa"/>
              <w:bottom w:w="0" w:type="dxa"/>
              <w:right w:w="108" w:type="dxa"/>
            </w:tcMar>
            <w:vAlign w:val="bottom"/>
            <w:hideMark/>
          </w:tcPr>
          <w:p w14:paraId="2EEE1B73" w14:textId="77777777" w:rsidR="00E01451" w:rsidRPr="00E01451" w:rsidRDefault="00E01451" w:rsidP="00E01451">
            <w:pPr>
              <w:spacing w:after="0" w:line="240" w:lineRule="auto"/>
              <w:rPr>
                <w:ins w:id="344" w:author="Martin, Tara (Forestry)" w:date="2022-05-27T12:30:00Z"/>
                <w:rFonts w:ascii="Calibri" w:eastAsia="Calibri" w:hAnsi="Calibri" w:cs="Calibri"/>
                <w:b/>
                <w:bCs/>
                <w:color w:val="000000"/>
              </w:rPr>
            </w:pPr>
          </w:p>
        </w:tc>
        <w:tc>
          <w:tcPr>
            <w:tcW w:w="960" w:type="dxa"/>
            <w:noWrap/>
            <w:tcMar>
              <w:top w:w="0" w:type="dxa"/>
              <w:left w:w="108" w:type="dxa"/>
              <w:bottom w:w="0" w:type="dxa"/>
              <w:right w:w="108" w:type="dxa"/>
            </w:tcMar>
            <w:vAlign w:val="bottom"/>
            <w:hideMark/>
          </w:tcPr>
          <w:p w14:paraId="7F9FE5BD" w14:textId="77777777" w:rsidR="00E01451" w:rsidRPr="00E01451" w:rsidRDefault="00E01451" w:rsidP="00E01451">
            <w:pPr>
              <w:spacing w:after="0" w:line="240" w:lineRule="auto"/>
              <w:rPr>
                <w:ins w:id="345" w:author="Martin, Tara (Forestry)" w:date="2022-05-27T12:30: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
          <w:p w14:paraId="343D7122" w14:textId="77777777" w:rsidR="00E01451" w:rsidRPr="00E01451" w:rsidRDefault="00E01451" w:rsidP="00E01451">
            <w:pPr>
              <w:spacing w:after="0" w:line="240" w:lineRule="auto"/>
              <w:rPr>
                <w:ins w:id="346"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3429E75D" w14:textId="77777777" w:rsidR="00E01451" w:rsidRPr="00E01451" w:rsidRDefault="00E01451" w:rsidP="00E01451">
            <w:pPr>
              <w:spacing w:after="0" w:line="240" w:lineRule="auto"/>
              <w:rPr>
                <w:ins w:id="347"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469DB599" w14:textId="77777777" w:rsidR="00E01451" w:rsidRPr="00E01451" w:rsidRDefault="00E01451" w:rsidP="00E01451">
            <w:pPr>
              <w:spacing w:after="0" w:line="240" w:lineRule="auto"/>
              <w:rPr>
                <w:ins w:id="348"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2B4C8E1E" w14:textId="77777777" w:rsidR="00E01451" w:rsidRPr="00E01451" w:rsidRDefault="00E01451" w:rsidP="00E01451">
            <w:pPr>
              <w:spacing w:after="0" w:line="240" w:lineRule="auto"/>
              <w:rPr>
                <w:ins w:id="349" w:author="Martin, Tara (Forestry)" w:date="2022-05-27T12:30:00Z"/>
                <w:rFonts w:ascii="Times New Roman" w:eastAsia="Times New Roman" w:hAnsi="Times New Roman" w:cs="Times New Roman"/>
                <w:sz w:val="20"/>
                <w:szCs w:val="20"/>
              </w:rPr>
            </w:pPr>
          </w:p>
        </w:tc>
      </w:tr>
      <w:tr w:rsidR="00E01451" w:rsidRPr="00E01451" w14:paraId="29029CE9" w14:textId="77777777" w:rsidTr="00E01451">
        <w:trPr>
          <w:trHeight w:val="290"/>
          <w:ins w:id="350" w:author="Martin, Tara (Forestry)" w:date="2022-05-27T12:30:00Z"/>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771ED55C" w14:textId="77777777" w:rsidR="00E01451" w:rsidRPr="00E01451" w:rsidRDefault="00E01451" w:rsidP="00E01451">
            <w:pPr>
              <w:spacing w:after="0" w:line="240" w:lineRule="auto"/>
              <w:jc w:val="right"/>
              <w:rPr>
                <w:ins w:id="351" w:author="Martin, Tara (Forestry)" w:date="2022-05-27T12:30:00Z"/>
                <w:rFonts w:ascii="Calibri" w:eastAsia="Calibri" w:hAnsi="Calibri" w:cs="Calibri"/>
                <w:color w:val="000000"/>
              </w:rPr>
            </w:pPr>
            <w:ins w:id="352" w:author="Martin, Tara (Forestry)" w:date="2022-05-27T12:30:00Z">
              <w:r w:rsidRPr="00E01451">
                <w:rPr>
                  <w:rFonts w:ascii="Calibri" w:eastAsia="Calibri" w:hAnsi="Calibri" w:cs="Calibri"/>
                  <w:color w:val="000000"/>
                </w:rPr>
                <w:t>1979</w:t>
              </w:r>
            </w:ins>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74EC151E" w14:textId="77777777" w:rsidR="00E01451" w:rsidRPr="00E01451" w:rsidRDefault="00E01451" w:rsidP="00E01451">
            <w:pPr>
              <w:spacing w:after="0" w:line="240" w:lineRule="auto"/>
              <w:jc w:val="center"/>
              <w:rPr>
                <w:ins w:id="353" w:author="Martin, Tara (Forestry)" w:date="2022-05-27T12:30:00Z"/>
                <w:rFonts w:ascii="Calibri" w:eastAsia="Calibri" w:hAnsi="Calibri" w:cs="Calibri"/>
                <w:color w:val="000000"/>
              </w:rPr>
            </w:pPr>
            <w:ins w:id="354" w:author="Martin, Tara (Forestry)" w:date="2022-05-27T12:30:00Z">
              <w:r w:rsidRPr="00E01451">
                <w:rPr>
                  <w:rFonts w:ascii="Calibri" w:eastAsia="Calibri" w:hAnsi="Calibri" w:cs="Calibri"/>
                  <w:color w:val="000000"/>
                </w:rPr>
                <w:t>19</w:t>
              </w:r>
            </w:ins>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1FF312EA" w14:textId="77777777" w:rsidR="00E01451" w:rsidRPr="00E01451" w:rsidRDefault="00E01451" w:rsidP="00E01451">
            <w:pPr>
              <w:spacing w:after="0" w:line="240" w:lineRule="auto"/>
              <w:jc w:val="center"/>
              <w:rPr>
                <w:ins w:id="355" w:author="Martin, Tara (Forestry)" w:date="2022-05-27T12:30:00Z"/>
                <w:rFonts w:ascii="Calibri" w:eastAsia="Calibri" w:hAnsi="Calibri" w:cs="Calibri"/>
                <w:color w:val="000000"/>
              </w:rPr>
            </w:pPr>
            <w:ins w:id="356" w:author="Martin, Tara (Forestry)" w:date="2022-05-27T12:30:00Z">
              <w:r w:rsidRPr="00E01451">
                <w:rPr>
                  <w:rFonts w:ascii="Calibri" w:eastAsia="Calibri" w:hAnsi="Calibri" w:cs="Calibri"/>
                  <w:color w:val="000000"/>
                </w:rPr>
                <w:t>32</w:t>
              </w:r>
            </w:ins>
          </w:p>
        </w:tc>
        <w:tc>
          <w:tcPr>
            <w:tcW w:w="300" w:type="dxa"/>
            <w:noWrap/>
            <w:tcMar>
              <w:top w:w="0" w:type="dxa"/>
              <w:left w:w="108" w:type="dxa"/>
              <w:bottom w:w="0" w:type="dxa"/>
              <w:right w:w="108" w:type="dxa"/>
            </w:tcMar>
            <w:vAlign w:val="bottom"/>
            <w:hideMark/>
          </w:tcPr>
          <w:p w14:paraId="4B296DF4" w14:textId="77777777" w:rsidR="00E01451" w:rsidRPr="00E01451" w:rsidRDefault="00E01451" w:rsidP="00E01451">
            <w:pPr>
              <w:spacing w:after="0" w:line="240" w:lineRule="auto"/>
              <w:rPr>
                <w:ins w:id="357" w:author="Martin, Tara (Forestry)" w:date="2022-05-27T12:30: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0F6C0668" w14:textId="77777777" w:rsidR="00E01451" w:rsidRPr="00E01451" w:rsidRDefault="00E01451" w:rsidP="00E01451">
            <w:pPr>
              <w:spacing w:after="0" w:line="240" w:lineRule="auto"/>
              <w:jc w:val="center"/>
              <w:rPr>
                <w:ins w:id="358" w:author="Martin, Tara (Forestry)" w:date="2022-05-27T12:30:00Z"/>
                <w:rFonts w:ascii="Calibri" w:eastAsia="Calibri" w:hAnsi="Calibri" w:cs="Calibri"/>
                <w:color w:val="000000"/>
              </w:rPr>
            </w:pPr>
            <w:ins w:id="359" w:author="Martin, Tara (Forestry)" w:date="2022-05-27T12:30:00Z">
              <w:r w:rsidRPr="00E01451">
                <w:rPr>
                  <w:rFonts w:ascii="Calibri" w:eastAsia="Calibri" w:hAnsi="Calibri" w:cs="Calibri"/>
                  <w:color w:val="000000"/>
                </w:rPr>
                <w:t>12.84</w:t>
              </w:r>
            </w:ins>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3E3E7250" w14:textId="77777777" w:rsidR="00E01451" w:rsidRPr="00E01451" w:rsidRDefault="00E01451" w:rsidP="00E01451">
            <w:pPr>
              <w:spacing w:after="0" w:line="240" w:lineRule="auto"/>
              <w:jc w:val="center"/>
              <w:rPr>
                <w:ins w:id="360" w:author="Martin, Tara (Forestry)" w:date="2022-05-27T12:30:00Z"/>
                <w:rFonts w:ascii="Calibri" w:eastAsia="Calibri" w:hAnsi="Calibri" w:cs="Calibri"/>
                <w:color w:val="000000"/>
              </w:rPr>
            </w:pPr>
            <w:ins w:id="361" w:author="Martin, Tara (Forestry)" w:date="2022-05-27T12:30:00Z">
              <w:r w:rsidRPr="00E01451">
                <w:rPr>
                  <w:rFonts w:ascii="Calibri" w:eastAsia="Calibri" w:hAnsi="Calibri" w:cs="Calibri"/>
                  <w:color w:val="000000"/>
                </w:rPr>
                <w:t>3.61</w:t>
              </w:r>
            </w:ins>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7CB4392E" w14:textId="77777777" w:rsidR="00E01451" w:rsidRPr="00E01451" w:rsidRDefault="00E01451" w:rsidP="00E01451">
            <w:pPr>
              <w:spacing w:after="0" w:line="240" w:lineRule="auto"/>
              <w:jc w:val="center"/>
              <w:rPr>
                <w:ins w:id="362" w:author="Martin, Tara (Forestry)" w:date="2022-05-27T12:30:00Z"/>
                <w:rFonts w:ascii="Calibri" w:eastAsia="Calibri" w:hAnsi="Calibri" w:cs="Calibri"/>
                <w:color w:val="000000"/>
              </w:rPr>
            </w:pPr>
            <w:ins w:id="363" w:author="Martin, Tara (Forestry)" w:date="2022-05-27T12:30:00Z">
              <w:r w:rsidRPr="00E01451">
                <w:rPr>
                  <w:rFonts w:ascii="Calibri" w:eastAsia="Calibri" w:hAnsi="Calibri" w:cs="Calibri"/>
                  <w:color w:val="000000"/>
                </w:rPr>
                <w:t>2.49</w:t>
              </w:r>
            </w:ins>
          </w:p>
        </w:tc>
      </w:tr>
      <w:tr w:rsidR="00E01451" w:rsidRPr="00E01451" w14:paraId="5C78956C" w14:textId="77777777" w:rsidTr="00E01451">
        <w:trPr>
          <w:trHeight w:val="290"/>
          <w:ins w:id="364" w:author="Martin, Tara (Forestry)" w:date="2022-05-27T12:30:00Z"/>
        </w:trPr>
        <w:tc>
          <w:tcPr>
            <w:tcW w:w="1313" w:type="dxa"/>
            <w:noWrap/>
            <w:tcMar>
              <w:top w:w="0" w:type="dxa"/>
              <w:left w:w="108" w:type="dxa"/>
              <w:bottom w:w="0" w:type="dxa"/>
              <w:right w:w="108" w:type="dxa"/>
            </w:tcMar>
            <w:vAlign w:val="bottom"/>
            <w:hideMark/>
          </w:tcPr>
          <w:p w14:paraId="644A7294" w14:textId="77777777" w:rsidR="00E01451" w:rsidRPr="00E01451" w:rsidRDefault="00E01451" w:rsidP="00E01451">
            <w:pPr>
              <w:spacing w:after="0" w:line="240" w:lineRule="auto"/>
              <w:jc w:val="right"/>
              <w:rPr>
                <w:ins w:id="365" w:author="Martin, Tara (Forestry)" w:date="2022-05-27T12:30:00Z"/>
                <w:rFonts w:ascii="Calibri" w:eastAsia="Calibri" w:hAnsi="Calibri" w:cs="Calibri"/>
                <w:color w:val="000000"/>
              </w:rPr>
            </w:pPr>
            <w:ins w:id="366" w:author="Martin, Tara (Forestry)" w:date="2022-05-27T12:30:00Z">
              <w:r w:rsidRPr="00E01451">
                <w:rPr>
                  <w:rFonts w:ascii="Calibri" w:eastAsia="Calibri" w:hAnsi="Calibri" w:cs="Calibri"/>
                  <w:color w:val="000000"/>
                </w:rPr>
                <w:t>1999</w:t>
              </w:r>
            </w:ins>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
          <w:p w14:paraId="171A931A" w14:textId="77777777" w:rsidR="00E01451" w:rsidRPr="00E01451" w:rsidRDefault="00E01451" w:rsidP="00E01451">
            <w:pPr>
              <w:spacing w:after="0" w:line="240" w:lineRule="auto"/>
              <w:jc w:val="center"/>
              <w:rPr>
                <w:ins w:id="367" w:author="Martin, Tara (Forestry)" w:date="2022-05-27T12:30:00Z"/>
                <w:rFonts w:ascii="Calibri" w:eastAsia="Calibri" w:hAnsi="Calibri" w:cs="Calibri"/>
                <w:color w:val="000000"/>
              </w:rPr>
            </w:pPr>
            <w:ins w:id="368" w:author="Martin, Tara (Forestry)" w:date="2022-05-27T12:30:00Z">
              <w:r w:rsidRPr="00E01451">
                <w:rPr>
                  <w:rFonts w:ascii="Calibri" w:eastAsia="Calibri" w:hAnsi="Calibri" w:cs="Calibri"/>
                  <w:color w:val="000000"/>
                </w:rPr>
                <w:t>18</w:t>
              </w:r>
            </w:ins>
          </w:p>
        </w:tc>
        <w:tc>
          <w:tcPr>
            <w:tcW w:w="960" w:type="dxa"/>
            <w:noWrap/>
            <w:tcMar>
              <w:top w:w="0" w:type="dxa"/>
              <w:left w:w="108" w:type="dxa"/>
              <w:bottom w:w="0" w:type="dxa"/>
              <w:right w:w="108" w:type="dxa"/>
            </w:tcMar>
            <w:vAlign w:val="bottom"/>
            <w:hideMark/>
          </w:tcPr>
          <w:p w14:paraId="7189FF2B" w14:textId="77777777" w:rsidR="00E01451" w:rsidRPr="00E01451" w:rsidRDefault="00E01451" w:rsidP="00E01451">
            <w:pPr>
              <w:spacing w:after="0" w:line="240" w:lineRule="auto"/>
              <w:jc w:val="center"/>
              <w:rPr>
                <w:ins w:id="369" w:author="Martin, Tara (Forestry)" w:date="2022-05-27T12:30:00Z"/>
                <w:rFonts w:ascii="Calibri" w:eastAsia="Calibri" w:hAnsi="Calibri" w:cs="Calibri"/>
                <w:color w:val="000000"/>
              </w:rPr>
            </w:pPr>
            <w:ins w:id="370" w:author="Martin, Tara (Forestry)" w:date="2022-05-27T12:30:00Z">
              <w:r w:rsidRPr="00E01451">
                <w:rPr>
                  <w:rFonts w:ascii="Calibri" w:eastAsia="Calibri" w:hAnsi="Calibri" w:cs="Calibri"/>
                  <w:color w:val="000000"/>
                </w:rPr>
                <w:t>36</w:t>
              </w:r>
            </w:ins>
          </w:p>
        </w:tc>
        <w:tc>
          <w:tcPr>
            <w:tcW w:w="300" w:type="dxa"/>
            <w:noWrap/>
            <w:tcMar>
              <w:top w:w="0" w:type="dxa"/>
              <w:left w:w="108" w:type="dxa"/>
              <w:bottom w:w="0" w:type="dxa"/>
              <w:right w:w="108" w:type="dxa"/>
            </w:tcMar>
            <w:vAlign w:val="bottom"/>
            <w:hideMark/>
          </w:tcPr>
          <w:p w14:paraId="560F13B3" w14:textId="77777777" w:rsidR="00E01451" w:rsidRPr="00E01451" w:rsidRDefault="00E01451" w:rsidP="00E01451">
            <w:pPr>
              <w:spacing w:after="0" w:line="240" w:lineRule="auto"/>
              <w:rPr>
                <w:ins w:id="371" w:author="Martin, Tara (Forestry)" w:date="2022-05-27T12:30: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
          <w:p w14:paraId="1B739644" w14:textId="77777777" w:rsidR="00E01451" w:rsidRPr="00E01451" w:rsidRDefault="00E01451" w:rsidP="00E01451">
            <w:pPr>
              <w:spacing w:after="0" w:line="240" w:lineRule="auto"/>
              <w:jc w:val="center"/>
              <w:rPr>
                <w:ins w:id="372" w:author="Martin, Tara (Forestry)" w:date="2022-05-27T12:30:00Z"/>
                <w:rFonts w:ascii="Calibri" w:eastAsia="Calibri" w:hAnsi="Calibri" w:cs="Calibri"/>
                <w:color w:val="000000"/>
              </w:rPr>
            </w:pPr>
            <w:ins w:id="373" w:author="Martin, Tara (Forestry)" w:date="2022-05-27T12:30:00Z">
              <w:r w:rsidRPr="00E01451">
                <w:rPr>
                  <w:rFonts w:ascii="Calibri" w:eastAsia="Calibri" w:hAnsi="Calibri" w:cs="Calibri"/>
                  <w:color w:val="000000"/>
                </w:rPr>
                <w:t>11.50</w:t>
              </w:r>
            </w:ins>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
          <w:p w14:paraId="3C58792F" w14:textId="77777777" w:rsidR="00E01451" w:rsidRPr="00E01451" w:rsidRDefault="00E01451" w:rsidP="00E01451">
            <w:pPr>
              <w:spacing w:after="0" w:line="240" w:lineRule="auto"/>
              <w:jc w:val="center"/>
              <w:rPr>
                <w:ins w:id="374" w:author="Martin, Tara (Forestry)" w:date="2022-05-27T12:30:00Z"/>
                <w:rFonts w:ascii="Calibri" w:eastAsia="Calibri" w:hAnsi="Calibri" w:cs="Calibri"/>
                <w:color w:val="000000"/>
              </w:rPr>
            </w:pPr>
            <w:ins w:id="375" w:author="Martin, Tara (Forestry)" w:date="2022-05-27T12:30:00Z">
              <w:r w:rsidRPr="00E01451">
                <w:rPr>
                  <w:rFonts w:ascii="Calibri" w:eastAsia="Calibri" w:hAnsi="Calibri" w:cs="Calibri"/>
                  <w:color w:val="000000"/>
                </w:rPr>
                <w:t>2.92</w:t>
              </w:r>
            </w:ins>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
          <w:p w14:paraId="292DC8AE" w14:textId="77777777" w:rsidR="00E01451" w:rsidRPr="00E01451" w:rsidRDefault="00E01451" w:rsidP="00E01451">
            <w:pPr>
              <w:spacing w:after="0" w:line="240" w:lineRule="auto"/>
              <w:jc w:val="center"/>
              <w:rPr>
                <w:ins w:id="376" w:author="Martin, Tara (Forestry)" w:date="2022-05-27T12:30:00Z"/>
                <w:rFonts w:ascii="Calibri" w:eastAsia="Calibri" w:hAnsi="Calibri" w:cs="Calibri"/>
                <w:color w:val="000000"/>
              </w:rPr>
            </w:pPr>
            <w:ins w:id="377" w:author="Martin, Tara (Forestry)" w:date="2022-05-27T12:30:00Z">
              <w:r w:rsidRPr="00E01451">
                <w:rPr>
                  <w:rFonts w:ascii="Calibri" w:eastAsia="Calibri" w:hAnsi="Calibri" w:cs="Calibri"/>
                  <w:color w:val="000000"/>
                </w:rPr>
                <w:t>3.13</w:t>
              </w:r>
            </w:ins>
          </w:p>
        </w:tc>
      </w:tr>
      <w:tr w:rsidR="00E01451" w:rsidRPr="00E01451" w14:paraId="31F8F697" w14:textId="77777777" w:rsidTr="00E01451">
        <w:trPr>
          <w:trHeight w:val="290"/>
          <w:ins w:id="378" w:author="Martin, Tara (Forestry)" w:date="2022-05-27T12:30:00Z"/>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190944C0" w14:textId="77777777" w:rsidR="00E01451" w:rsidRPr="00E01451" w:rsidRDefault="00E01451" w:rsidP="00E01451">
            <w:pPr>
              <w:spacing w:after="0" w:line="240" w:lineRule="auto"/>
              <w:jc w:val="right"/>
              <w:rPr>
                <w:ins w:id="379" w:author="Martin, Tara (Forestry)" w:date="2022-05-27T12:30:00Z"/>
                <w:rFonts w:ascii="Calibri" w:eastAsia="Calibri" w:hAnsi="Calibri" w:cs="Calibri"/>
                <w:color w:val="000000"/>
              </w:rPr>
            </w:pPr>
            <w:ins w:id="380" w:author="Martin, Tara (Forestry)" w:date="2022-05-27T12:30:00Z">
              <w:r w:rsidRPr="00E01451">
                <w:rPr>
                  <w:rFonts w:ascii="Calibri" w:eastAsia="Calibri" w:hAnsi="Calibri" w:cs="Calibri"/>
                  <w:color w:val="000000"/>
                </w:rPr>
                <w:t>2019</w:t>
              </w:r>
            </w:ins>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
          <w:p w14:paraId="139F3E8A" w14:textId="77777777" w:rsidR="00E01451" w:rsidRPr="00E01451" w:rsidRDefault="00E01451" w:rsidP="00E01451">
            <w:pPr>
              <w:spacing w:after="0" w:line="240" w:lineRule="auto"/>
              <w:jc w:val="center"/>
              <w:rPr>
                <w:ins w:id="381" w:author="Martin, Tara (Forestry)" w:date="2022-05-27T12:30:00Z"/>
                <w:rFonts w:ascii="Calibri" w:eastAsia="Calibri" w:hAnsi="Calibri" w:cs="Calibri"/>
                <w:color w:val="000000"/>
              </w:rPr>
            </w:pPr>
            <w:ins w:id="382" w:author="Martin, Tara (Forestry)" w:date="2022-05-27T12:30:00Z">
              <w:r w:rsidRPr="00E01451">
                <w:rPr>
                  <w:rFonts w:ascii="Calibri" w:eastAsia="Calibri" w:hAnsi="Calibri" w:cs="Calibri"/>
                  <w:color w:val="000000"/>
                </w:rPr>
                <w:t>28</w:t>
              </w:r>
            </w:ins>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5F2EDDDE" w14:textId="77777777" w:rsidR="00E01451" w:rsidRPr="00E01451" w:rsidRDefault="00E01451" w:rsidP="00E01451">
            <w:pPr>
              <w:spacing w:after="0" w:line="240" w:lineRule="auto"/>
              <w:jc w:val="center"/>
              <w:rPr>
                <w:ins w:id="383" w:author="Martin, Tara (Forestry)" w:date="2022-05-27T12:30:00Z"/>
                <w:rFonts w:ascii="Calibri" w:eastAsia="Calibri" w:hAnsi="Calibri" w:cs="Calibri"/>
                <w:color w:val="000000"/>
              </w:rPr>
            </w:pPr>
            <w:ins w:id="384" w:author="Martin, Tara (Forestry)" w:date="2022-05-27T12:30:00Z">
              <w:r w:rsidRPr="00E01451">
                <w:rPr>
                  <w:rFonts w:ascii="Calibri" w:eastAsia="Calibri" w:hAnsi="Calibri" w:cs="Calibri"/>
                  <w:color w:val="000000"/>
                </w:rPr>
                <w:t>34</w:t>
              </w:r>
            </w:ins>
          </w:p>
        </w:tc>
        <w:tc>
          <w:tcPr>
            <w:tcW w:w="300" w:type="dxa"/>
            <w:noWrap/>
            <w:tcMar>
              <w:top w:w="0" w:type="dxa"/>
              <w:left w:w="108" w:type="dxa"/>
              <w:bottom w:w="0" w:type="dxa"/>
              <w:right w:w="108" w:type="dxa"/>
            </w:tcMar>
            <w:vAlign w:val="bottom"/>
            <w:hideMark/>
          </w:tcPr>
          <w:p w14:paraId="24026E28" w14:textId="77777777" w:rsidR="00E01451" w:rsidRPr="00E01451" w:rsidRDefault="00E01451" w:rsidP="00E01451">
            <w:pPr>
              <w:spacing w:after="0" w:line="240" w:lineRule="auto"/>
              <w:rPr>
                <w:ins w:id="385" w:author="Martin, Tara (Forestry)" w:date="2022-05-27T12:30: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
          <w:p w14:paraId="0C48CC93" w14:textId="77777777" w:rsidR="00E01451" w:rsidRPr="00E01451" w:rsidRDefault="00E01451" w:rsidP="00E01451">
            <w:pPr>
              <w:spacing w:after="0" w:line="240" w:lineRule="auto"/>
              <w:jc w:val="center"/>
              <w:rPr>
                <w:ins w:id="386" w:author="Martin, Tara (Forestry)" w:date="2022-05-27T12:30:00Z"/>
                <w:rFonts w:ascii="Calibri" w:eastAsia="Calibri" w:hAnsi="Calibri" w:cs="Calibri"/>
                <w:color w:val="000000"/>
              </w:rPr>
            </w:pPr>
            <w:ins w:id="387" w:author="Martin, Tara (Forestry)" w:date="2022-05-27T12:30:00Z">
              <w:r w:rsidRPr="00E01451">
                <w:rPr>
                  <w:rFonts w:ascii="Calibri" w:eastAsia="Calibri" w:hAnsi="Calibri" w:cs="Calibri"/>
                  <w:color w:val="000000"/>
                </w:rPr>
                <w:t>10.46</w:t>
              </w:r>
            </w:ins>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
          <w:p w14:paraId="5FDCE749" w14:textId="77777777" w:rsidR="00E01451" w:rsidRPr="00E01451" w:rsidRDefault="00E01451" w:rsidP="00E01451">
            <w:pPr>
              <w:spacing w:after="0" w:line="240" w:lineRule="auto"/>
              <w:jc w:val="center"/>
              <w:rPr>
                <w:ins w:id="388" w:author="Martin, Tara (Forestry)" w:date="2022-05-27T12:30:00Z"/>
                <w:rFonts w:ascii="Calibri" w:eastAsia="Calibri" w:hAnsi="Calibri" w:cs="Calibri"/>
                <w:color w:val="000000"/>
              </w:rPr>
            </w:pPr>
            <w:ins w:id="389" w:author="Martin, Tara (Forestry)" w:date="2022-05-27T12:30:00Z">
              <w:r w:rsidRPr="00E01451">
                <w:rPr>
                  <w:rFonts w:ascii="Calibri" w:eastAsia="Calibri" w:hAnsi="Calibri" w:cs="Calibri"/>
                  <w:color w:val="000000"/>
                </w:rPr>
                <w:t>1.90</w:t>
              </w:r>
            </w:ins>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
          <w:p w14:paraId="38A1CB17" w14:textId="77777777" w:rsidR="00E01451" w:rsidRPr="00E01451" w:rsidRDefault="00E01451" w:rsidP="00E01451">
            <w:pPr>
              <w:spacing w:after="0" w:line="240" w:lineRule="auto"/>
              <w:jc w:val="center"/>
              <w:rPr>
                <w:ins w:id="390" w:author="Martin, Tara (Forestry)" w:date="2022-05-27T12:30:00Z"/>
                <w:rFonts w:ascii="Calibri" w:eastAsia="Calibri" w:hAnsi="Calibri" w:cs="Calibri"/>
                <w:color w:val="000000"/>
              </w:rPr>
            </w:pPr>
            <w:ins w:id="391" w:author="Martin, Tara (Forestry)" w:date="2022-05-27T12:30:00Z">
              <w:r w:rsidRPr="00E01451">
                <w:rPr>
                  <w:rFonts w:ascii="Calibri" w:eastAsia="Calibri" w:hAnsi="Calibri" w:cs="Calibri"/>
                  <w:color w:val="000000"/>
                </w:rPr>
                <w:t>3.25</w:t>
              </w:r>
            </w:ins>
          </w:p>
        </w:tc>
      </w:tr>
      <w:tr w:rsidR="00E01451" w:rsidRPr="00E01451" w14:paraId="43B42478" w14:textId="77777777" w:rsidTr="00E01451">
        <w:trPr>
          <w:trHeight w:val="290"/>
          <w:ins w:id="392" w:author="Martin, Tara (Forestry)" w:date="2022-05-27T12:30:00Z"/>
        </w:trPr>
        <w:tc>
          <w:tcPr>
            <w:tcW w:w="1313" w:type="dxa"/>
            <w:noWrap/>
            <w:tcMar>
              <w:top w:w="0" w:type="dxa"/>
              <w:left w:w="108" w:type="dxa"/>
              <w:bottom w:w="0" w:type="dxa"/>
              <w:right w:w="108" w:type="dxa"/>
            </w:tcMar>
            <w:vAlign w:val="bottom"/>
            <w:hideMark/>
          </w:tcPr>
          <w:p w14:paraId="3718D267" w14:textId="77777777" w:rsidR="00E01451" w:rsidRPr="00E01451" w:rsidRDefault="00E01451" w:rsidP="00E01451">
            <w:pPr>
              <w:spacing w:after="0" w:line="240" w:lineRule="auto"/>
              <w:rPr>
                <w:ins w:id="393" w:author="Martin, Tara (Forestry)" w:date="2022-05-27T12:30:00Z"/>
                <w:rFonts w:ascii="Calibri" w:eastAsia="Calibri" w:hAnsi="Calibri" w:cs="Calibri"/>
                <w:color w:val="000000"/>
              </w:rPr>
            </w:pPr>
          </w:p>
        </w:tc>
        <w:tc>
          <w:tcPr>
            <w:tcW w:w="1032" w:type="dxa"/>
            <w:noWrap/>
            <w:tcMar>
              <w:top w:w="0" w:type="dxa"/>
              <w:left w:w="108" w:type="dxa"/>
              <w:bottom w:w="0" w:type="dxa"/>
              <w:right w:w="108" w:type="dxa"/>
            </w:tcMar>
            <w:vAlign w:val="bottom"/>
            <w:hideMark/>
          </w:tcPr>
          <w:p w14:paraId="4E4C8133" w14:textId="77777777" w:rsidR="00E01451" w:rsidRPr="00E01451" w:rsidRDefault="00E01451" w:rsidP="00E01451">
            <w:pPr>
              <w:spacing w:after="0" w:line="240" w:lineRule="auto"/>
              <w:rPr>
                <w:ins w:id="394" w:author="Martin, Tara (Forestry)" w:date="2022-05-27T12:30:00Z"/>
                <w:rFonts w:ascii="Times New Roman" w:eastAsia="Times New Roman" w:hAnsi="Times New Roman" w:cs="Times New Roman"/>
                <w:sz w:val="20"/>
                <w:szCs w:val="20"/>
              </w:rPr>
            </w:pPr>
          </w:p>
        </w:tc>
        <w:tc>
          <w:tcPr>
            <w:tcW w:w="960" w:type="dxa"/>
            <w:noWrap/>
            <w:tcMar>
              <w:top w:w="0" w:type="dxa"/>
              <w:left w:w="108" w:type="dxa"/>
              <w:bottom w:w="0" w:type="dxa"/>
              <w:right w:w="108" w:type="dxa"/>
            </w:tcMar>
            <w:vAlign w:val="bottom"/>
            <w:hideMark/>
          </w:tcPr>
          <w:p w14:paraId="68055BD0" w14:textId="77777777" w:rsidR="00E01451" w:rsidRPr="00E01451" w:rsidRDefault="00E01451" w:rsidP="00E01451">
            <w:pPr>
              <w:spacing w:after="0" w:line="240" w:lineRule="auto"/>
              <w:rPr>
                <w:ins w:id="395" w:author="Martin, Tara (Forestry)" w:date="2022-05-27T12:30: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
          <w:p w14:paraId="30A0360C" w14:textId="77777777" w:rsidR="00E01451" w:rsidRPr="00E01451" w:rsidRDefault="00E01451" w:rsidP="00E01451">
            <w:pPr>
              <w:spacing w:after="0" w:line="240" w:lineRule="auto"/>
              <w:rPr>
                <w:ins w:id="396"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0D462B07" w14:textId="77777777" w:rsidR="00E01451" w:rsidRPr="00E01451" w:rsidRDefault="00E01451" w:rsidP="00E01451">
            <w:pPr>
              <w:spacing w:after="0" w:line="240" w:lineRule="auto"/>
              <w:rPr>
                <w:ins w:id="397"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57ED55A7" w14:textId="77777777" w:rsidR="00E01451" w:rsidRPr="00E01451" w:rsidRDefault="00E01451" w:rsidP="00E01451">
            <w:pPr>
              <w:spacing w:after="0" w:line="240" w:lineRule="auto"/>
              <w:rPr>
                <w:ins w:id="398"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46FBC4A7" w14:textId="77777777" w:rsidR="00E01451" w:rsidRPr="00E01451" w:rsidRDefault="00E01451" w:rsidP="00E01451">
            <w:pPr>
              <w:spacing w:after="0" w:line="240" w:lineRule="auto"/>
              <w:rPr>
                <w:ins w:id="399" w:author="Martin, Tara (Forestry)" w:date="2022-05-27T12:30:00Z"/>
                <w:rFonts w:ascii="Times New Roman" w:eastAsia="Times New Roman" w:hAnsi="Times New Roman" w:cs="Times New Roman"/>
                <w:sz w:val="20"/>
                <w:szCs w:val="20"/>
              </w:rPr>
            </w:pPr>
          </w:p>
        </w:tc>
      </w:tr>
      <w:tr w:rsidR="00E01451" w:rsidRPr="00E01451" w14:paraId="28E312EF" w14:textId="77777777" w:rsidTr="00E01451">
        <w:trPr>
          <w:trHeight w:val="290"/>
          <w:ins w:id="400" w:author="Martin, Tara (Forestry)" w:date="2022-05-27T12:30:00Z"/>
        </w:trPr>
        <w:tc>
          <w:tcPr>
            <w:tcW w:w="1313" w:type="dxa"/>
            <w:noWrap/>
            <w:tcMar>
              <w:top w:w="0" w:type="dxa"/>
              <w:left w:w="108" w:type="dxa"/>
              <w:bottom w:w="0" w:type="dxa"/>
              <w:right w:w="108" w:type="dxa"/>
            </w:tcMar>
            <w:vAlign w:val="bottom"/>
            <w:hideMark/>
          </w:tcPr>
          <w:p w14:paraId="70E7D559" w14:textId="77777777" w:rsidR="00E01451" w:rsidRPr="00E01451" w:rsidRDefault="00E01451" w:rsidP="00E01451">
            <w:pPr>
              <w:spacing w:after="0" w:line="240" w:lineRule="auto"/>
              <w:rPr>
                <w:ins w:id="401" w:author="Martin, Tara (Forestry)" w:date="2022-05-27T12:30:00Z"/>
                <w:rFonts w:ascii="Calibri" w:eastAsia="Calibri" w:hAnsi="Calibri" w:cs="Calibri"/>
                <w:b/>
                <w:bCs/>
                <w:color w:val="000000"/>
              </w:rPr>
            </w:pPr>
            <w:ins w:id="402" w:author="Martin, Tara (Forestry)" w:date="2022-05-27T12:30:00Z">
              <w:r w:rsidRPr="00E01451">
                <w:rPr>
                  <w:rFonts w:ascii="Calibri" w:eastAsia="Calibri" w:hAnsi="Calibri" w:cs="Calibri"/>
                  <w:b/>
                  <w:bCs/>
                  <w:color w:val="000000"/>
                </w:rPr>
                <w:t>Total</w:t>
              </w:r>
            </w:ins>
          </w:p>
        </w:tc>
        <w:tc>
          <w:tcPr>
            <w:tcW w:w="1032" w:type="dxa"/>
            <w:noWrap/>
            <w:tcMar>
              <w:top w:w="0" w:type="dxa"/>
              <w:left w:w="108" w:type="dxa"/>
              <w:bottom w:w="0" w:type="dxa"/>
              <w:right w:w="108" w:type="dxa"/>
            </w:tcMar>
            <w:vAlign w:val="bottom"/>
            <w:hideMark/>
          </w:tcPr>
          <w:p w14:paraId="08F0BBA9" w14:textId="77777777" w:rsidR="00E01451" w:rsidRPr="00E01451" w:rsidRDefault="00E01451" w:rsidP="00E01451">
            <w:pPr>
              <w:spacing w:after="0" w:line="240" w:lineRule="auto"/>
              <w:rPr>
                <w:ins w:id="403" w:author="Martin, Tara (Forestry)" w:date="2022-05-27T12:30:00Z"/>
                <w:rFonts w:ascii="Calibri" w:eastAsia="Calibri" w:hAnsi="Calibri" w:cs="Calibri"/>
                <w:b/>
                <w:bCs/>
                <w:color w:val="000000"/>
              </w:rPr>
            </w:pPr>
          </w:p>
        </w:tc>
        <w:tc>
          <w:tcPr>
            <w:tcW w:w="960" w:type="dxa"/>
            <w:noWrap/>
            <w:tcMar>
              <w:top w:w="0" w:type="dxa"/>
              <w:left w:w="108" w:type="dxa"/>
              <w:bottom w:w="0" w:type="dxa"/>
              <w:right w:w="108" w:type="dxa"/>
            </w:tcMar>
            <w:vAlign w:val="bottom"/>
            <w:hideMark/>
          </w:tcPr>
          <w:p w14:paraId="165BED7B" w14:textId="77777777" w:rsidR="00E01451" w:rsidRPr="00E01451" w:rsidRDefault="00E01451" w:rsidP="00E01451">
            <w:pPr>
              <w:spacing w:after="0" w:line="240" w:lineRule="auto"/>
              <w:rPr>
                <w:ins w:id="404" w:author="Martin, Tara (Forestry)" w:date="2022-05-27T12:30: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
          <w:p w14:paraId="5FB24C2B" w14:textId="77777777" w:rsidR="00E01451" w:rsidRPr="00E01451" w:rsidRDefault="00E01451" w:rsidP="00E01451">
            <w:pPr>
              <w:spacing w:after="0" w:line="240" w:lineRule="auto"/>
              <w:rPr>
                <w:ins w:id="405"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5620E835" w14:textId="77777777" w:rsidR="00E01451" w:rsidRPr="00E01451" w:rsidRDefault="00E01451" w:rsidP="00E01451">
            <w:pPr>
              <w:spacing w:after="0" w:line="240" w:lineRule="auto"/>
              <w:rPr>
                <w:ins w:id="406"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47792A3F" w14:textId="77777777" w:rsidR="00E01451" w:rsidRPr="00E01451" w:rsidRDefault="00E01451" w:rsidP="00E01451">
            <w:pPr>
              <w:spacing w:after="0" w:line="240" w:lineRule="auto"/>
              <w:rPr>
                <w:ins w:id="407" w:author="Martin, Tara (Forestry)" w:date="2022-05-27T12:30: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
          <w:p w14:paraId="0E56896F" w14:textId="77777777" w:rsidR="00E01451" w:rsidRPr="00E01451" w:rsidRDefault="00E01451" w:rsidP="00E01451">
            <w:pPr>
              <w:spacing w:after="0" w:line="240" w:lineRule="auto"/>
              <w:rPr>
                <w:ins w:id="408" w:author="Martin, Tara (Forestry)" w:date="2022-05-27T12:30:00Z"/>
                <w:rFonts w:ascii="Times New Roman" w:eastAsia="Times New Roman" w:hAnsi="Times New Roman" w:cs="Times New Roman"/>
                <w:sz w:val="20"/>
                <w:szCs w:val="20"/>
              </w:rPr>
            </w:pPr>
          </w:p>
        </w:tc>
      </w:tr>
      <w:tr w:rsidR="00E01451" w:rsidRPr="00E01451" w14:paraId="69A656A7" w14:textId="77777777" w:rsidTr="00E01451">
        <w:trPr>
          <w:trHeight w:val="290"/>
          <w:ins w:id="409" w:author="Martin, Tara (Forestry)" w:date="2022-05-27T12:30:00Z"/>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2A5A29BA" w14:textId="77777777" w:rsidR="00E01451" w:rsidRPr="00E01451" w:rsidRDefault="00E01451" w:rsidP="00E01451">
            <w:pPr>
              <w:spacing w:after="0" w:line="240" w:lineRule="auto"/>
              <w:jc w:val="right"/>
              <w:rPr>
                <w:ins w:id="410" w:author="Martin, Tara (Forestry)" w:date="2022-05-27T12:30:00Z"/>
                <w:rFonts w:ascii="Calibri" w:eastAsia="Calibri" w:hAnsi="Calibri" w:cs="Calibri"/>
                <w:color w:val="000000"/>
              </w:rPr>
            </w:pPr>
            <w:ins w:id="411" w:author="Martin, Tara (Forestry)" w:date="2022-05-27T12:30:00Z">
              <w:r w:rsidRPr="00E01451">
                <w:rPr>
                  <w:rFonts w:ascii="Calibri" w:eastAsia="Calibri" w:hAnsi="Calibri" w:cs="Calibri"/>
                  <w:color w:val="000000"/>
                </w:rPr>
                <w:t>1979</w:t>
              </w:r>
            </w:ins>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5FFF824F" w14:textId="77777777" w:rsidR="00E01451" w:rsidRPr="00E01451" w:rsidRDefault="00E01451" w:rsidP="00E01451">
            <w:pPr>
              <w:spacing w:after="0" w:line="240" w:lineRule="auto"/>
              <w:jc w:val="center"/>
              <w:rPr>
                <w:ins w:id="412" w:author="Martin, Tara (Forestry)" w:date="2022-05-27T12:30:00Z"/>
                <w:rFonts w:ascii="Calibri" w:eastAsia="Calibri" w:hAnsi="Calibri" w:cs="Calibri"/>
                <w:color w:val="000000"/>
              </w:rPr>
            </w:pPr>
            <w:ins w:id="413" w:author="Martin, Tara (Forestry)" w:date="2022-05-27T12:30:00Z">
              <w:r w:rsidRPr="00E01451">
                <w:rPr>
                  <w:rFonts w:ascii="Calibri" w:eastAsia="Calibri" w:hAnsi="Calibri" w:cs="Calibri"/>
                  <w:color w:val="000000"/>
                </w:rPr>
                <w:t>82</w:t>
              </w:r>
            </w:ins>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68370450" w14:textId="77777777" w:rsidR="00E01451" w:rsidRPr="00E01451" w:rsidRDefault="00E01451" w:rsidP="00E01451">
            <w:pPr>
              <w:spacing w:after="0" w:line="240" w:lineRule="auto"/>
              <w:jc w:val="center"/>
              <w:rPr>
                <w:ins w:id="414" w:author="Martin, Tara (Forestry)" w:date="2022-05-27T12:30:00Z"/>
                <w:rFonts w:ascii="Calibri" w:eastAsia="Calibri" w:hAnsi="Calibri" w:cs="Calibri"/>
                <w:color w:val="000000"/>
              </w:rPr>
            </w:pPr>
            <w:ins w:id="415" w:author="Martin, Tara (Forestry)" w:date="2022-05-27T12:30:00Z">
              <w:r w:rsidRPr="00E01451">
                <w:rPr>
                  <w:rFonts w:ascii="Calibri" w:eastAsia="Calibri" w:hAnsi="Calibri" w:cs="Calibri"/>
                  <w:color w:val="000000"/>
                </w:rPr>
                <w:t>48</w:t>
              </w:r>
            </w:ins>
          </w:p>
        </w:tc>
        <w:tc>
          <w:tcPr>
            <w:tcW w:w="300" w:type="dxa"/>
            <w:noWrap/>
            <w:tcMar>
              <w:top w:w="0" w:type="dxa"/>
              <w:left w:w="108" w:type="dxa"/>
              <w:bottom w:w="0" w:type="dxa"/>
              <w:right w:w="108" w:type="dxa"/>
            </w:tcMar>
            <w:vAlign w:val="bottom"/>
            <w:hideMark/>
          </w:tcPr>
          <w:p w14:paraId="21AD5552" w14:textId="77777777" w:rsidR="00E01451" w:rsidRPr="00E01451" w:rsidRDefault="00E01451" w:rsidP="00E01451">
            <w:pPr>
              <w:spacing w:after="0" w:line="240" w:lineRule="auto"/>
              <w:rPr>
                <w:ins w:id="416" w:author="Martin, Tara (Forestry)" w:date="2022-05-27T12:30: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11AEDF9E" w14:textId="77777777" w:rsidR="00E01451" w:rsidRPr="00E01451" w:rsidRDefault="00E01451" w:rsidP="00E01451">
            <w:pPr>
              <w:spacing w:after="0" w:line="240" w:lineRule="auto"/>
              <w:jc w:val="center"/>
              <w:rPr>
                <w:ins w:id="417" w:author="Martin, Tara (Forestry)" w:date="2022-05-27T12:30:00Z"/>
                <w:rFonts w:ascii="Calibri" w:eastAsia="Calibri" w:hAnsi="Calibri" w:cs="Calibri"/>
                <w:color w:val="000000"/>
              </w:rPr>
            </w:pPr>
            <w:ins w:id="418" w:author="Martin, Tara (Forestry)" w:date="2022-05-27T12:30:00Z">
              <w:r w:rsidRPr="00E01451">
                <w:rPr>
                  <w:rFonts w:ascii="Calibri" w:eastAsia="Calibri" w:hAnsi="Calibri" w:cs="Calibri"/>
                  <w:color w:val="000000"/>
                </w:rPr>
                <w:t>9.96</w:t>
              </w:r>
            </w:ins>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7CC5660B" w14:textId="77777777" w:rsidR="00E01451" w:rsidRPr="00E01451" w:rsidRDefault="00E01451" w:rsidP="00E01451">
            <w:pPr>
              <w:spacing w:after="0" w:line="240" w:lineRule="auto"/>
              <w:jc w:val="center"/>
              <w:rPr>
                <w:ins w:id="419" w:author="Martin, Tara (Forestry)" w:date="2022-05-27T12:30:00Z"/>
                <w:rFonts w:ascii="Calibri" w:eastAsia="Calibri" w:hAnsi="Calibri" w:cs="Calibri"/>
                <w:color w:val="000000"/>
              </w:rPr>
            </w:pPr>
            <w:ins w:id="420" w:author="Martin, Tara (Forestry)" w:date="2022-05-27T12:30:00Z">
              <w:r w:rsidRPr="00E01451">
                <w:rPr>
                  <w:rFonts w:ascii="Calibri" w:eastAsia="Calibri" w:hAnsi="Calibri" w:cs="Calibri"/>
                  <w:color w:val="000000"/>
                </w:rPr>
                <w:t>3.41</w:t>
              </w:r>
            </w:ins>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3BE8B64C" w14:textId="77777777" w:rsidR="00E01451" w:rsidRPr="00E01451" w:rsidRDefault="00E01451" w:rsidP="00E01451">
            <w:pPr>
              <w:spacing w:after="0" w:line="240" w:lineRule="auto"/>
              <w:jc w:val="center"/>
              <w:rPr>
                <w:ins w:id="421" w:author="Martin, Tara (Forestry)" w:date="2022-05-27T12:30:00Z"/>
                <w:rFonts w:ascii="Calibri" w:eastAsia="Calibri" w:hAnsi="Calibri" w:cs="Calibri"/>
                <w:color w:val="000000"/>
              </w:rPr>
            </w:pPr>
            <w:ins w:id="422" w:author="Martin, Tara (Forestry)" w:date="2022-05-27T12:30:00Z">
              <w:r w:rsidRPr="00E01451">
                <w:rPr>
                  <w:rFonts w:ascii="Calibri" w:eastAsia="Calibri" w:hAnsi="Calibri" w:cs="Calibri"/>
                  <w:color w:val="000000"/>
                </w:rPr>
                <w:t>4.82</w:t>
              </w:r>
            </w:ins>
          </w:p>
        </w:tc>
      </w:tr>
      <w:tr w:rsidR="00E01451" w:rsidRPr="00E01451" w14:paraId="52190AF0" w14:textId="77777777" w:rsidTr="00E01451">
        <w:trPr>
          <w:trHeight w:val="290"/>
          <w:ins w:id="423" w:author="Martin, Tara (Forestry)" w:date="2022-05-27T12:30:00Z"/>
        </w:trPr>
        <w:tc>
          <w:tcPr>
            <w:tcW w:w="1313" w:type="dxa"/>
            <w:noWrap/>
            <w:tcMar>
              <w:top w:w="0" w:type="dxa"/>
              <w:left w:w="108" w:type="dxa"/>
              <w:bottom w:w="0" w:type="dxa"/>
              <w:right w:w="108" w:type="dxa"/>
            </w:tcMar>
            <w:vAlign w:val="bottom"/>
            <w:hideMark/>
          </w:tcPr>
          <w:p w14:paraId="2D5724BA" w14:textId="77777777" w:rsidR="00E01451" w:rsidRPr="00E01451" w:rsidRDefault="00E01451" w:rsidP="00E01451">
            <w:pPr>
              <w:spacing w:after="0" w:line="240" w:lineRule="auto"/>
              <w:jc w:val="right"/>
              <w:rPr>
                <w:ins w:id="424" w:author="Martin, Tara (Forestry)" w:date="2022-05-27T12:30:00Z"/>
                <w:rFonts w:ascii="Calibri" w:eastAsia="Calibri" w:hAnsi="Calibri" w:cs="Calibri"/>
                <w:color w:val="000000"/>
              </w:rPr>
            </w:pPr>
            <w:ins w:id="425" w:author="Martin, Tara (Forestry)" w:date="2022-05-27T12:30:00Z">
              <w:r w:rsidRPr="00E01451">
                <w:rPr>
                  <w:rFonts w:ascii="Calibri" w:eastAsia="Calibri" w:hAnsi="Calibri" w:cs="Calibri"/>
                  <w:color w:val="000000"/>
                </w:rPr>
                <w:t>1999</w:t>
              </w:r>
            </w:ins>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
          <w:p w14:paraId="0328C82B" w14:textId="77777777" w:rsidR="00E01451" w:rsidRPr="00E01451" w:rsidRDefault="00E01451" w:rsidP="00E01451">
            <w:pPr>
              <w:spacing w:after="0" w:line="240" w:lineRule="auto"/>
              <w:jc w:val="center"/>
              <w:rPr>
                <w:ins w:id="426" w:author="Martin, Tara (Forestry)" w:date="2022-05-27T12:30:00Z"/>
                <w:rFonts w:ascii="Calibri" w:eastAsia="Calibri" w:hAnsi="Calibri" w:cs="Calibri"/>
                <w:color w:val="000000"/>
              </w:rPr>
            </w:pPr>
            <w:ins w:id="427" w:author="Martin, Tara (Forestry)" w:date="2022-05-27T12:30:00Z">
              <w:r w:rsidRPr="00E01451">
                <w:rPr>
                  <w:rFonts w:ascii="Calibri" w:eastAsia="Calibri" w:hAnsi="Calibri" w:cs="Calibri"/>
                  <w:color w:val="000000"/>
                </w:rPr>
                <w:t>82</w:t>
              </w:r>
            </w:ins>
          </w:p>
        </w:tc>
        <w:tc>
          <w:tcPr>
            <w:tcW w:w="960" w:type="dxa"/>
            <w:noWrap/>
            <w:tcMar>
              <w:top w:w="0" w:type="dxa"/>
              <w:left w:w="108" w:type="dxa"/>
              <w:bottom w:w="0" w:type="dxa"/>
              <w:right w:w="108" w:type="dxa"/>
            </w:tcMar>
            <w:vAlign w:val="bottom"/>
            <w:hideMark/>
          </w:tcPr>
          <w:p w14:paraId="4E93CFDE" w14:textId="77777777" w:rsidR="00E01451" w:rsidRPr="00E01451" w:rsidRDefault="00E01451" w:rsidP="00E01451">
            <w:pPr>
              <w:spacing w:after="0" w:line="240" w:lineRule="auto"/>
              <w:jc w:val="center"/>
              <w:rPr>
                <w:ins w:id="428" w:author="Martin, Tara (Forestry)" w:date="2022-05-27T12:30:00Z"/>
                <w:rFonts w:ascii="Calibri" w:eastAsia="Calibri" w:hAnsi="Calibri" w:cs="Calibri"/>
                <w:color w:val="000000"/>
              </w:rPr>
            </w:pPr>
            <w:ins w:id="429" w:author="Martin, Tara (Forestry)" w:date="2022-05-27T12:30:00Z">
              <w:r w:rsidRPr="00E01451">
                <w:rPr>
                  <w:rFonts w:ascii="Calibri" w:eastAsia="Calibri" w:hAnsi="Calibri" w:cs="Calibri"/>
                  <w:color w:val="000000"/>
                </w:rPr>
                <w:t>45</w:t>
              </w:r>
            </w:ins>
          </w:p>
        </w:tc>
        <w:tc>
          <w:tcPr>
            <w:tcW w:w="300" w:type="dxa"/>
            <w:noWrap/>
            <w:tcMar>
              <w:top w:w="0" w:type="dxa"/>
              <w:left w:w="108" w:type="dxa"/>
              <w:bottom w:w="0" w:type="dxa"/>
              <w:right w:w="108" w:type="dxa"/>
            </w:tcMar>
            <w:vAlign w:val="bottom"/>
            <w:hideMark/>
          </w:tcPr>
          <w:p w14:paraId="179A64F9" w14:textId="77777777" w:rsidR="00E01451" w:rsidRPr="00E01451" w:rsidRDefault="00E01451" w:rsidP="00E01451">
            <w:pPr>
              <w:spacing w:after="0" w:line="240" w:lineRule="auto"/>
              <w:rPr>
                <w:ins w:id="430" w:author="Martin, Tara (Forestry)" w:date="2022-05-27T12:30:00Z"/>
                <w:rFonts w:ascii="Calibri" w:eastAsia="Calibri" w:hAnsi="Calibri" w:cs="Calibri"/>
                <w:color w:val="000000"/>
              </w:rPr>
            </w:pPr>
          </w:p>
        </w:tc>
        <w:tc>
          <w:tcPr>
            <w:tcW w:w="1005" w:type="dxa"/>
            <w:noWrap/>
            <w:tcMar>
              <w:top w:w="0" w:type="dxa"/>
              <w:left w:w="108" w:type="dxa"/>
              <w:bottom w:w="0" w:type="dxa"/>
              <w:right w:w="108" w:type="dxa"/>
            </w:tcMar>
            <w:vAlign w:val="bottom"/>
            <w:hideMark/>
          </w:tcPr>
          <w:p w14:paraId="19206F77" w14:textId="77777777" w:rsidR="00E01451" w:rsidRPr="00E01451" w:rsidRDefault="00E01451" w:rsidP="00E01451">
            <w:pPr>
              <w:spacing w:after="0" w:line="240" w:lineRule="auto"/>
              <w:jc w:val="center"/>
              <w:rPr>
                <w:ins w:id="431" w:author="Martin, Tara (Forestry)" w:date="2022-05-27T12:30:00Z"/>
                <w:rFonts w:ascii="Calibri" w:eastAsia="Calibri" w:hAnsi="Calibri" w:cs="Calibri"/>
                <w:color w:val="000000"/>
              </w:rPr>
            </w:pPr>
            <w:ins w:id="432" w:author="Martin, Tara (Forestry)" w:date="2022-05-27T12:30:00Z">
              <w:r w:rsidRPr="00E01451">
                <w:rPr>
                  <w:rFonts w:ascii="Calibri" w:eastAsia="Calibri" w:hAnsi="Calibri" w:cs="Calibri"/>
                  <w:color w:val="000000"/>
                </w:rPr>
                <w:t>9.55</w:t>
              </w:r>
            </w:ins>
          </w:p>
        </w:tc>
        <w:tc>
          <w:tcPr>
            <w:tcW w:w="1005" w:type="dxa"/>
            <w:noWrap/>
            <w:tcMar>
              <w:top w:w="0" w:type="dxa"/>
              <w:left w:w="108" w:type="dxa"/>
              <w:bottom w:w="0" w:type="dxa"/>
              <w:right w:w="108" w:type="dxa"/>
            </w:tcMar>
            <w:vAlign w:val="bottom"/>
            <w:hideMark/>
          </w:tcPr>
          <w:p w14:paraId="0C60D4E4" w14:textId="77777777" w:rsidR="00E01451" w:rsidRPr="00E01451" w:rsidRDefault="00E01451" w:rsidP="00E01451">
            <w:pPr>
              <w:spacing w:after="0" w:line="240" w:lineRule="auto"/>
              <w:jc w:val="center"/>
              <w:rPr>
                <w:ins w:id="433" w:author="Martin, Tara (Forestry)" w:date="2022-05-27T12:30:00Z"/>
                <w:rFonts w:ascii="Calibri" w:eastAsia="Calibri" w:hAnsi="Calibri" w:cs="Calibri"/>
                <w:color w:val="000000"/>
              </w:rPr>
            </w:pPr>
            <w:ins w:id="434" w:author="Martin, Tara (Forestry)" w:date="2022-05-27T12:30:00Z">
              <w:r w:rsidRPr="00E01451">
                <w:rPr>
                  <w:rFonts w:ascii="Calibri" w:eastAsia="Calibri" w:hAnsi="Calibri" w:cs="Calibri"/>
                  <w:color w:val="000000"/>
                </w:rPr>
                <w:t>3.30</w:t>
              </w:r>
            </w:ins>
          </w:p>
        </w:tc>
        <w:tc>
          <w:tcPr>
            <w:tcW w:w="1005" w:type="dxa"/>
            <w:noWrap/>
            <w:tcMar>
              <w:top w:w="0" w:type="dxa"/>
              <w:left w:w="108" w:type="dxa"/>
              <w:bottom w:w="0" w:type="dxa"/>
              <w:right w:w="108" w:type="dxa"/>
            </w:tcMar>
            <w:vAlign w:val="bottom"/>
            <w:hideMark/>
          </w:tcPr>
          <w:p w14:paraId="79D3EC31" w14:textId="77777777" w:rsidR="00E01451" w:rsidRPr="00E01451" w:rsidRDefault="00E01451" w:rsidP="00E01451">
            <w:pPr>
              <w:spacing w:after="0" w:line="240" w:lineRule="auto"/>
              <w:jc w:val="center"/>
              <w:rPr>
                <w:ins w:id="435" w:author="Martin, Tara (Forestry)" w:date="2022-05-27T12:30:00Z"/>
                <w:rFonts w:ascii="Calibri" w:eastAsia="Calibri" w:hAnsi="Calibri" w:cs="Calibri"/>
                <w:color w:val="000000"/>
              </w:rPr>
            </w:pPr>
            <w:ins w:id="436" w:author="Martin, Tara (Forestry)" w:date="2022-05-27T12:30:00Z">
              <w:r w:rsidRPr="00E01451">
                <w:rPr>
                  <w:rFonts w:ascii="Calibri" w:eastAsia="Calibri" w:hAnsi="Calibri" w:cs="Calibri"/>
                  <w:color w:val="000000"/>
                </w:rPr>
                <w:t>4.71</w:t>
              </w:r>
            </w:ins>
          </w:p>
        </w:tc>
      </w:tr>
      <w:tr w:rsidR="00E01451" w:rsidRPr="00E01451" w14:paraId="5E46AD1A" w14:textId="77777777" w:rsidTr="00E01451">
        <w:trPr>
          <w:trHeight w:val="290"/>
          <w:ins w:id="437" w:author="Martin, Tara (Forestry)" w:date="2022-05-27T12:30:00Z"/>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25C56BD6" w14:textId="77777777" w:rsidR="00E01451" w:rsidRPr="00E01451" w:rsidRDefault="00E01451" w:rsidP="00E01451">
            <w:pPr>
              <w:spacing w:after="0" w:line="240" w:lineRule="auto"/>
              <w:jc w:val="right"/>
              <w:rPr>
                <w:ins w:id="438" w:author="Martin, Tara (Forestry)" w:date="2022-05-27T12:30:00Z"/>
                <w:rFonts w:ascii="Calibri" w:eastAsia="Calibri" w:hAnsi="Calibri" w:cs="Calibri"/>
                <w:color w:val="000000"/>
              </w:rPr>
            </w:pPr>
            <w:ins w:id="439" w:author="Martin, Tara (Forestry)" w:date="2022-05-27T12:30:00Z">
              <w:r w:rsidRPr="00E01451">
                <w:rPr>
                  <w:rFonts w:ascii="Calibri" w:eastAsia="Calibri" w:hAnsi="Calibri" w:cs="Calibri"/>
                  <w:color w:val="000000"/>
                </w:rPr>
                <w:t>2019</w:t>
              </w:r>
            </w:ins>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
          <w:p w14:paraId="21C6B1A2" w14:textId="77777777" w:rsidR="00E01451" w:rsidRPr="00E01451" w:rsidRDefault="00E01451" w:rsidP="00E01451">
            <w:pPr>
              <w:spacing w:after="0" w:line="240" w:lineRule="auto"/>
              <w:jc w:val="center"/>
              <w:rPr>
                <w:ins w:id="440" w:author="Martin, Tara (Forestry)" w:date="2022-05-27T12:30:00Z"/>
                <w:rFonts w:ascii="Calibri" w:eastAsia="Calibri" w:hAnsi="Calibri" w:cs="Calibri"/>
                <w:color w:val="000000"/>
              </w:rPr>
            </w:pPr>
            <w:ins w:id="441" w:author="Martin, Tara (Forestry)" w:date="2022-05-27T12:30:00Z">
              <w:r w:rsidRPr="00E01451">
                <w:rPr>
                  <w:rFonts w:ascii="Calibri" w:eastAsia="Calibri" w:hAnsi="Calibri" w:cs="Calibri"/>
                  <w:color w:val="000000"/>
                </w:rPr>
                <w:t>74</w:t>
              </w:r>
            </w:ins>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5E9952DD" w14:textId="77777777" w:rsidR="00E01451" w:rsidRPr="00E01451" w:rsidRDefault="00E01451" w:rsidP="00E01451">
            <w:pPr>
              <w:spacing w:after="0" w:line="240" w:lineRule="auto"/>
              <w:jc w:val="center"/>
              <w:rPr>
                <w:ins w:id="442" w:author="Martin, Tara (Forestry)" w:date="2022-05-27T12:30:00Z"/>
                <w:rFonts w:ascii="Calibri" w:eastAsia="Calibri" w:hAnsi="Calibri" w:cs="Calibri"/>
                <w:color w:val="000000"/>
              </w:rPr>
            </w:pPr>
            <w:ins w:id="443" w:author="Martin, Tara (Forestry)" w:date="2022-05-27T12:30:00Z">
              <w:r w:rsidRPr="00E01451">
                <w:rPr>
                  <w:rFonts w:ascii="Calibri" w:eastAsia="Calibri" w:hAnsi="Calibri" w:cs="Calibri"/>
                  <w:color w:val="000000"/>
                </w:rPr>
                <w:t>43</w:t>
              </w:r>
            </w:ins>
          </w:p>
        </w:tc>
        <w:tc>
          <w:tcPr>
            <w:tcW w:w="300" w:type="dxa"/>
            <w:noWrap/>
            <w:tcMar>
              <w:top w:w="0" w:type="dxa"/>
              <w:left w:w="108" w:type="dxa"/>
              <w:bottom w:w="0" w:type="dxa"/>
              <w:right w:w="108" w:type="dxa"/>
            </w:tcMar>
            <w:vAlign w:val="bottom"/>
            <w:hideMark/>
          </w:tcPr>
          <w:p w14:paraId="3B0CDF46" w14:textId="77777777" w:rsidR="00E01451" w:rsidRPr="00E01451" w:rsidRDefault="00E01451" w:rsidP="00E01451">
            <w:pPr>
              <w:spacing w:after="0" w:line="240" w:lineRule="auto"/>
              <w:rPr>
                <w:ins w:id="444" w:author="Martin, Tara (Forestry)" w:date="2022-05-27T12:30: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77DE44FC" w14:textId="77777777" w:rsidR="00E01451" w:rsidRPr="00E01451" w:rsidRDefault="00E01451" w:rsidP="00E01451">
            <w:pPr>
              <w:spacing w:after="0" w:line="240" w:lineRule="auto"/>
              <w:jc w:val="center"/>
              <w:rPr>
                <w:ins w:id="445" w:author="Martin, Tara (Forestry)" w:date="2022-05-27T12:30:00Z"/>
                <w:rFonts w:ascii="Calibri" w:eastAsia="Calibri" w:hAnsi="Calibri" w:cs="Calibri"/>
                <w:color w:val="000000"/>
              </w:rPr>
            </w:pPr>
            <w:ins w:id="446" w:author="Martin, Tara (Forestry)" w:date="2022-05-27T12:30:00Z">
              <w:r w:rsidRPr="00E01451">
                <w:rPr>
                  <w:rFonts w:ascii="Calibri" w:eastAsia="Calibri" w:hAnsi="Calibri" w:cs="Calibri"/>
                  <w:color w:val="000000"/>
                </w:rPr>
                <w:t>8.36</w:t>
              </w:r>
            </w:ins>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25097F78" w14:textId="77777777" w:rsidR="00E01451" w:rsidRPr="00E01451" w:rsidRDefault="00E01451" w:rsidP="00E01451">
            <w:pPr>
              <w:spacing w:after="0" w:line="240" w:lineRule="auto"/>
              <w:jc w:val="center"/>
              <w:rPr>
                <w:ins w:id="447" w:author="Martin, Tara (Forestry)" w:date="2022-05-27T12:30:00Z"/>
                <w:rFonts w:ascii="Calibri" w:eastAsia="Calibri" w:hAnsi="Calibri" w:cs="Calibri"/>
                <w:color w:val="000000"/>
              </w:rPr>
            </w:pPr>
            <w:ins w:id="448" w:author="Martin, Tara (Forestry)" w:date="2022-05-27T12:30:00Z">
              <w:r w:rsidRPr="00E01451">
                <w:rPr>
                  <w:rFonts w:ascii="Calibri" w:eastAsia="Calibri" w:hAnsi="Calibri" w:cs="Calibri"/>
                  <w:color w:val="000000"/>
                </w:rPr>
                <w:t>3.03</w:t>
              </w:r>
            </w:ins>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p w14:paraId="786BE53F" w14:textId="77777777" w:rsidR="00E01451" w:rsidRPr="00E01451" w:rsidRDefault="00E01451" w:rsidP="00E01451">
            <w:pPr>
              <w:spacing w:after="0" w:line="240" w:lineRule="auto"/>
              <w:jc w:val="center"/>
              <w:rPr>
                <w:ins w:id="449" w:author="Martin, Tara (Forestry)" w:date="2022-05-27T12:30:00Z"/>
                <w:rFonts w:ascii="Calibri" w:eastAsia="Calibri" w:hAnsi="Calibri" w:cs="Calibri"/>
                <w:color w:val="000000"/>
              </w:rPr>
            </w:pPr>
            <w:ins w:id="450" w:author="Martin, Tara (Forestry)" w:date="2022-05-27T12:30:00Z">
              <w:r w:rsidRPr="00E01451">
                <w:rPr>
                  <w:rFonts w:ascii="Calibri" w:eastAsia="Calibri" w:hAnsi="Calibri" w:cs="Calibri"/>
                  <w:color w:val="000000"/>
                </w:rPr>
                <w:t>5.14</w:t>
              </w:r>
            </w:ins>
          </w:p>
        </w:tc>
      </w:tr>
    </w:tbl>
    <w:p w14:paraId="16CCA436" w14:textId="1C5ADD0A" w:rsidR="00BA28BB" w:rsidRDefault="00BA28BB" w:rsidP="00D81CB7"/>
    <w:p w14:paraId="6886E8B1" w14:textId="341AD44A" w:rsidR="00673842" w:rsidRDefault="00CE544C" w:rsidP="00673842">
      <w:pPr>
        <w:pStyle w:val="Caption"/>
        <w:keepNext/>
      </w:pPr>
      <w:bookmarkStart w:id="451" w:name="_Ref94197100"/>
      <w:bookmarkStart w:id="452" w:name="_Ref94197081"/>
      <w:commentRangeStart w:id="453"/>
      <w:r>
        <w:rPr>
          <w:noProof/>
        </w:rPr>
        <w:drawing>
          <wp:anchor distT="0" distB="0" distL="114300" distR="114300" simplePos="0" relativeHeight="251655168" behindDoc="0" locked="0" layoutInCell="1" allowOverlap="1" wp14:anchorId="67501CB9" wp14:editId="1EA4C16A">
            <wp:simplePos x="0" y="0"/>
            <wp:positionH relativeFrom="margin">
              <wp:align>center</wp:align>
            </wp:positionH>
            <wp:positionV relativeFrom="paragraph">
              <wp:posOffset>297180</wp:posOffset>
            </wp:positionV>
            <wp:extent cx="5800090" cy="17113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00090" cy="1711325"/>
                    </a:xfrm>
                    <a:prstGeom prst="rect">
                      <a:avLst/>
                    </a:prstGeom>
                  </pic:spPr>
                </pic:pic>
              </a:graphicData>
            </a:graphic>
          </wp:anchor>
        </w:drawing>
      </w:r>
      <w:commentRangeEnd w:id="453"/>
      <w:r w:rsidR="00E01451">
        <w:rPr>
          <w:rStyle w:val="CommentReference"/>
          <w:i w:val="0"/>
          <w:iCs w:val="0"/>
          <w:color w:val="auto"/>
        </w:rPr>
        <w:commentReference w:id="453"/>
      </w:r>
      <w:r w:rsidR="00673842">
        <w:t xml:space="preserve">Table </w:t>
      </w:r>
      <w:r w:rsidR="002D28F3">
        <w:fldChar w:fldCharType="begin"/>
      </w:r>
      <w:r w:rsidR="002D28F3">
        <w:instrText xml:space="preserve"> SEQ Table \* ARABIC </w:instrText>
      </w:r>
      <w:r w:rsidR="002D28F3">
        <w:fldChar w:fldCharType="separate"/>
      </w:r>
      <w:r w:rsidR="000F6BE9">
        <w:rPr>
          <w:noProof/>
        </w:rPr>
        <w:t>2</w:t>
      </w:r>
      <w:r w:rsidR="002D28F3">
        <w:rPr>
          <w:noProof/>
        </w:rPr>
        <w:fldChar w:fldCharType="end"/>
      </w:r>
      <w:bookmarkEnd w:id="451"/>
      <w:r w:rsidR="00673842">
        <w:t xml:space="preserve">. </w:t>
      </w:r>
      <w:r w:rsidR="00516504">
        <w:t xml:space="preserve">Greater </w:t>
      </w:r>
      <w:r w:rsidR="00A04088">
        <w:t>proportions</w:t>
      </w:r>
      <w:r w:rsidR="00516504">
        <w:t xml:space="preserve"> of species </w:t>
      </w:r>
      <w:r w:rsidR="00350D7F">
        <w:t xml:space="preserve">were </w:t>
      </w:r>
      <w:r w:rsidR="00516504">
        <w:t xml:space="preserve">lost </w:t>
      </w:r>
      <w:r w:rsidR="00832709">
        <w:t>from</w:t>
      </w:r>
      <w:r w:rsidR="00516504">
        <w:t xml:space="preserve"> </w:t>
      </w:r>
      <w:r w:rsidR="00350D7F">
        <w:t>all three assemblages in 2019, however more specie</w:t>
      </w:r>
      <w:r w:rsidR="00832709">
        <w:t xml:space="preserve">s were gained in 2019 than in 1999 in the </w:t>
      </w:r>
      <w:r w:rsidR="00FD7BB5">
        <w:t>Sedge</w:t>
      </w:r>
      <w:r w:rsidR="00832709">
        <w:t xml:space="preserve"> assemblage</w:t>
      </w:r>
      <w:r w:rsidR="00A057AC">
        <w:t>.</w:t>
      </w:r>
      <w:bookmarkEnd w:id="452"/>
      <w:r w:rsidR="00A057AC">
        <w:t xml:space="preserve"> </w:t>
      </w:r>
    </w:p>
    <w:p w14:paraId="389C3AD9" w14:textId="4C32875C" w:rsidR="00B112D7" w:rsidRDefault="00B112D7" w:rsidP="00D81CB7"/>
    <w:p w14:paraId="4C29746C" w14:textId="1D9434BE" w:rsidR="00B112D7" w:rsidRDefault="00B112D7" w:rsidP="00D81CB7"/>
    <w:p w14:paraId="13DD43C5" w14:textId="6E771163" w:rsidR="00B112D7" w:rsidRDefault="00B112D7" w:rsidP="00D81CB7"/>
    <w:p w14:paraId="0896A70D" w14:textId="77777777" w:rsidR="00183E18" w:rsidRDefault="00183E18">
      <w:pPr>
        <w:rPr>
          <w:rFonts w:asciiTheme="majorHAnsi" w:eastAsiaTheme="majorEastAsia" w:hAnsiTheme="majorHAnsi" w:cstheme="majorBidi"/>
          <w:color w:val="2F5496" w:themeColor="accent1" w:themeShade="BF"/>
          <w:sz w:val="32"/>
          <w:szCs w:val="32"/>
        </w:rPr>
      </w:pPr>
      <w:r>
        <w:br w:type="page"/>
      </w:r>
    </w:p>
    <w:p w14:paraId="36087870" w14:textId="25855EE8" w:rsidR="00D81CB7" w:rsidRDefault="00D81CB7" w:rsidP="00D81CB7">
      <w:pPr>
        <w:pStyle w:val="Heading1"/>
      </w:pPr>
      <w:commentRangeStart w:id="454"/>
      <w:r>
        <w:lastRenderedPageBreak/>
        <w:t>Discussion</w:t>
      </w:r>
      <w:commentRangeEnd w:id="454"/>
      <w:r w:rsidR="00CF6E65">
        <w:rPr>
          <w:rStyle w:val="CommentReference"/>
          <w:rFonts w:asciiTheme="minorHAnsi" w:eastAsiaTheme="minorHAnsi" w:hAnsiTheme="minorHAnsi" w:cstheme="minorBidi"/>
          <w:color w:val="auto"/>
        </w:rPr>
        <w:commentReference w:id="454"/>
      </w:r>
    </w:p>
    <w:p w14:paraId="4065CD53" w14:textId="31331E83" w:rsidR="00050B97" w:rsidRDefault="003A3518">
      <w:r>
        <w:tab/>
      </w:r>
      <w:ins w:id="455" w:author="Martin, Tara (Forestry)" w:date="2022-05-27T12:52:00Z">
        <w:r w:rsidR="00750723">
          <w:t xml:space="preserve">Repeat sampling </w:t>
        </w:r>
      </w:ins>
      <w:ins w:id="456" w:author="Martin, Tara (Forestry)" w:date="2022-05-27T12:53:00Z">
        <w:r w:rsidR="00750723">
          <w:t xml:space="preserve">of vegetation communities </w:t>
        </w:r>
      </w:ins>
      <w:ins w:id="457" w:author="Martin, Tara (Forestry)" w:date="2022-05-27T12:52:00Z">
        <w:r w:rsidR="00750723">
          <w:t xml:space="preserve">over </w:t>
        </w:r>
      </w:ins>
      <w:ins w:id="458" w:author="Martin, Tara (Forestry)" w:date="2022-05-27T12:54:00Z">
        <w:r w:rsidR="00750723">
          <w:t xml:space="preserve">long time frames </w:t>
        </w:r>
      </w:ins>
      <w:ins w:id="459" w:author="Martin, Tara (Forestry)" w:date="2022-05-27T12:53:00Z">
        <w:r w:rsidR="00750723">
          <w:t>can inform responses to global change a</w:t>
        </w:r>
      </w:ins>
      <w:ins w:id="460" w:author="Martin, Tara (Forestry)" w:date="2022-05-27T12:54:00Z">
        <w:r w:rsidR="00750723">
          <w:t>long with</w:t>
        </w:r>
      </w:ins>
      <w:ins w:id="461" w:author="Martin, Tara (Forestry)" w:date="2022-05-27T12:53:00Z">
        <w:r w:rsidR="00750723">
          <w:t xml:space="preserve"> appropriate </w:t>
        </w:r>
      </w:ins>
      <w:ins w:id="462" w:author="Martin, Tara (Forestry)" w:date="2022-05-26T09:36:00Z">
        <w:r w:rsidR="00D67027">
          <w:t xml:space="preserve">conservation management. </w:t>
        </w:r>
      </w:ins>
      <w:r w:rsidR="005A45E0">
        <w:t xml:space="preserve">In this study </w:t>
      </w:r>
      <w:del w:id="463" w:author="Martin, Tara (Forestry)" w:date="2022-05-27T12:54:00Z">
        <w:r w:rsidR="005B1812" w:rsidDel="00750723">
          <w:delText>we</w:delText>
        </w:r>
        <w:r w:rsidR="005A45E0" w:rsidDel="00750723">
          <w:delText xml:space="preserve"> </w:delText>
        </w:r>
        <w:r w:rsidR="00C03394" w:rsidDel="00750723">
          <w:delText xml:space="preserve">wanted to </w:delText>
        </w:r>
      </w:del>
      <w:ins w:id="464" w:author="Martin, Tara (Forestry)" w:date="2022-05-27T12:54:00Z">
        <w:r w:rsidR="00750723">
          <w:t>examined</w:t>
        </w:r>
      </w:ins>
      <w:del w:id="465" w:author="Martin, Tara (Forestry)" w:date="2022-05-27T12:54:00Z">
        <w:r w:rsidR="00C03394" w:rsidDel="00750723">
          <w:delText>identify</w:delText>
        </w:r>
      </w:del>
      <w:r w:rsidR="00C03394">
        <w:t xml:space="preserve"> whether </w:t>
      </w:r>
      <w:ins w:id="466" w:author="Martin, Tara (Forestry)" w:date="2022-05-27T12:55:00Z">
        <w:r w:rsidR="00750723">
          <w:t xml:space="preserve">plant species </w:t>
        </w:r>
      </w:ins>
      <w:r w:rsidR="00C03394">
        <w:t xml:space="preserve">assemblages </w:t>
      </w:r>
      <w:ins w:id="467" w:author="Martin, Tara (Forestry)" w:date="2022-05-27T12:59:00Z">
        <w:r w:rsidR="00336FE4">
          <w:t xml:space="preserve">within </w:t>
        </w:r>
      </w:ins>
      <w:ins w:id="468" w:author="Martin, Tara (Forestry)" w:date="2022-05-27T13:00:00Z">
        <w:r w:rsidR="00336FE4">
          <w:t>a protected area in the</w:t>
        </w:r>
      </w:ins>
      <w:ins w:id="469" w:author="Martin, Tara (Forestry)" w:date="2022-05-27T12:59:00Z">
        <w:r w:rsidR="00336FE4">
          <w:t xml:space="preserve"> </w:t>
        </w:r>
      </w:ins>
      <w:ins w:id="470" w:author="Martin, Tara (Forestry)" w:date="2022-05-27T13:00:00Z">
        <w:r w:rsidR="00336FE4">
          <w:t xml:space="preserve">Fraser River </w:t>
        </w:r>
      </w:ins>
      <w:ins w:id="471" w:author="Martin, Tara (Forestry)" w:date="2022-05-27T12:59:00Z">
        <w:r w:rsidR="00336FE4">
          <w:t xml:space="preserve">estuary </w:t>
        </w:r>
      </w:ins>
      <w:ins w:id="472" w:author="Martin, Tara (Forestry)" w:date="2022-05-27T12:55:00Z">
        <w:r w:rsidR="00750723">
          <w:t>are</w:t>
        </w:r>
      </w:ins>
      <w:del w:id="473" w:author="Martin, Tara (Forestry)" w:date="2022-05-27T12:55:00Z">
        <w:r w:rsidR="00C03394" w:rsidDel="00750723">
          <w:delText>may be</w:delText>
        </w:r>
      </w:del>
      <w:r w:rsidR="00C03394">
        <w:t xml:space="preserve"> characterized by the same dominant species over time, whether </w:t>
      </w:r>
      <w:r w:rsidR="006146EA">
        <w:t xml:space="preserve">measures of species diversity were </w:t>
      </w:r>
      <w:r w:rsidR="00C03394">
        <w:t xml:space="preserve">stable within and between assemblage types, and </w:t>
      </w:r>
      <w:r w:rsidR="00F22952">
        <w:t>whether turnover may be driven by increasing invasive species abundance</w:t>
      </w:r>
      <w:r w:rsidR="002C3C8D">
        <w:t>.</w:t>
      </w:r>
      <w:r>
        <w:t xml:space="preserve"> </w:t>
      </w:r>
      <w:r w:rsidR="005B1812">
        <w:t>We</w:t>
      </w:r>
      <w:r w:rsidR="00F22952">
        <w:t xml:space="preserve"> f</w:t>
      </w:r>
      <w:ins w:id="474" w:author="Martin, Tara (Forestry)" w:date="2022-05-27T12:58:00Z">
        <w:r w:rsidR="00336FE4">
          <w:t>ind</w:t>
        </w:r>
      </w:ins>
      <w:del w:id="475" w:author="Martin, Tara (Forestry)" w:date="2022-05-27T12:58:00Z">
        <w:r w:rsidR="00F22952" w:rsidDel="00336FE4">
          <w:delText>ound</w:delText>
        </w:r>
      </w:del>
      <w:r w:rsidR="00F22952">
        <w:t xml:space="preserve"> t</w:t>
      </w:r>
      <w:r w:rsidR="005A45E0">
        <w:t xml:space="preserve">he three main </w:t>
      </w:r>
      <w:ins w:id="476" w:author="Martin, Tara (Forestry)" w:date="2022-05-27T13:00:00Z">
        <w:r w:rsidR="00336FE4">
          <w:t xml:space="preserve">plant </w:t>
        </w:r>
      </w:ins>
      <w:r w:rsidR="005A45E0">
        <w:t>assemblages</w:t>
      </w:r>
      <w:ins w:id="477" w:author="Martin, Tara (Forestry)" w:date="2022-05-27T12:56:00Z">
        <w:r w:rsidR="00750723">
          <w:t xml:space="preserve">, </w:t>
        </w:r>
      </w:ins>
      <w:ins w:id="478" w:author="Martin, Tara (Forestry)" w:date="2022-05-27T12:59:00Z">
        <w:r w:rsidR="00336FE4">
          <w:t>S</w:t>
        </w:r>
      </w:ins>
      <w:ins w:id="479" w:author="Martin, Tara (Forestry)" w:date="2022-05-27T12:56:00Z">
        <w:r w:rsidR="00750723">
          <w:t xml:space="preserve">edge, </w:t>
        </w:r>
      </w:ins>
      <w:ins w:id="480" w:author="Martin, Tara (Forestry)" w:date="2022-05-27T12:59:00Z">
        <w:r w:rsidR="00336FE4">
          <w:t>F</w:t>
        </w:r>
      </w:ins>
      <w:ins w:id="481" w:author="Martin, Tara (Forestry)" w:date="2022-05-27T12:56:00Z">
        <w:r w:rsidR="00750723">
          <w:t xml:space="preserve">escue and </w:t>
        </w:r>
      </w:ins>
      <w:ins w:id="482" w:author="Martin, Tara (Forestry)" w:date="2022-05-27T12:59:00Z">
        <w:r w:rsidR="00336FE4">
          <w:t>B</w:t>
        </w:r>
      </w:ins>
      <w:ins w:id="483" w:author="Martin, Tara (Forestry)" w:date="2022-05-27T12:56:00Z">
        <w:r w:rsidR="00750723">
          <w:t>ogbean</w:t>
        </w:r>
      </w:ins>
      <w:r w:rsidR="005A45E0">
        <w:t xml:space="preserve"> have consistently been defined by the same </w:t>
      </w:r>
      <w:ins w:id="484" w:author="Martin, Tara (Forestry)" w:date="2022-05-27T12:56:00Z">
        <w:r w:rsidR="00750723">
          <w:t xml:space="preserve">most dominant </w:t>
        </w:r>
      </w:ins>
      <w:r w:rsidR="005A45E0">
        <w:t xml:space="preserve">species over the past 40 years, supporting </w:t>
      </w:r>
      <w:r w:rsidR="005B1812">
        <w:t xml:space="preserve">our </w:t>
      </w:r>
      <w:r w:rsidR="005A45E0">
        <w:t xml:space="preserve">expectation that </w:t>
      </w:r>
      <w:r w:rsidR="004215E5">
        <w:t>these characteristic</w:t>
      </w:r>
      <w:r w:rsidR="005A45E0">
        <w:t xml:space="preserve"> species should not change in the absence of significant environmental disturbance.</w:t>
      </w:r>
      <w:r w:rsidR="0020057A">
        <w:t xml:space="preserve"> </w:t>
      </w:r>
      <w:ins w:id="485" w:author="Martin, Tara (Forestry)" w:date="2022-05-27T12:56:00Z">
        <w:r w:rsidR="00750723">
          <w:t>However</w:t>
        </w:r>
      </w:ins>
      <w:ins w:id="486" w:author="Martin, Tara (Forestry)" w:date="2022-05-27T13:00:00Z">
        <w:r w:rsidR="00336FE4">
          <w:t>,</w:t>
        </w:r>
      </w:ins>
      <w:ins w:id="487" w:author="Martin, Tara (Forestry)" w:date="2022-05-27T12:56:00Z">
        <w:r w:rsidR="00750723">
          <w:t xml:space="preserve"> we also find that there </w:t>
        </w:r>
        <w:proofErr w:type="gramStart"/>
        <w:r w:rsidR="00750723">
          <w:t>has</w:t>
        </w:r>
        <w:proofErr w:type="gramEnd"/>
        <w:r w:rsidR="00750723">
          <w:t xml:space="preserve"> been </w:t>
        </w:r>
      </w:ins>
      <w:ins w:id="488" w:author="Martin, Tara (Forestry)" w:date="2022-05-27T12:57:00Z">
        <w:r w:rsidR="00750723">
          <w:t xml:space="preserve">substantive changes in the species composition over time, indicating </w:t>
        </w:r>
        <w:r w:rsidR="00336FE4">
          <w:t xml:space="preserve">that despite conservation status of our study region, regional pressures </w:t>
        </w:r>
      </w:ins>
      <w:ins w:id="489" w:author="Martin, Tara (Forestry)" w:date="2022-05-27T12:58:00Z">
        <w:r w:rsidR="00336FE4">
          <w:t xml:space="preserve">are influencing the species composition of this area.  </w:t>
        </w:r>
      </w:ins>
    </w:p>
    <w:p w14:paraId="77B42AC7" w14:textId="1CB27475" w:rsidR="003D3366" w:rsidRDefault="00D75DA9">
      <w:pPr>
        <w:ind w:firstLine="720"/>
      </w:pPr>
      <w:r>
        <w:t xml:space="preserve">In their 1982 publication, Bradfield and Porter indicated assemblage occurrence was largely driven by edaphic factors, with the Bogbean assemblage occurring in poorly drained areas, Sedge assemblage occurring in regularly flooded and drained areas, and Fescue assemblage along slightly elevated channel edges.  </w:t>
      </w:r>
      <w:r>
        <w:rPr>
          <w:i/>
        </w:rPr>
        <w:t>Menyanthes trifoliata</w:t>
      </w:r>
      <w:r>
        <w:t xml:space="preserve"> (bogbean) and </w:t>
      </w:r>
      <w:r>
        <w:rPr>
          <w:i/>
        </w:rPr>
        <w:t>Mentha aquatica</w:t>
      </w:r>
      <w:r>
        <w:t xml:space="preserve"> are highly adapted to aquatic or poorly drained habitats, and the increased prevalence of plots clustered in the Bogbean assemblage within Ladner Marsh may be indicative of changing edaphic factors such as marsh subsidence.</w:t>
      </w:r>
      <w:r w:rsidR="002A21CB">
        <w:t xml:space="preserve"> </w:t>
      </w:r>
      <w:r>
        <w:t xml:space="preserve">In addition to highly saturated soils, the densely rhizomatous cover of these species may be precluding establishment of new species. </w:t>
      </w:r>
      <w:r w:rsidR="002A21CB" w:rsidRPr="00321C4A">
        <w:t xml:space="preserve">Although the Bogbean assemblage had a high abundance of non-native </w:t>
      </w:r>
      <w:r w:rsidR="002A21CB" w:rsidRPr="00321C4A">
        <w:rPr>
          <w:i/>
        </w:rPr>
        <w:t>Mentha aquatica</w:t>
      </w:r>
      <w:r w:rsidR="002A21CB" w:rsidRPr="00321C4A">
        <w:t xml:space="preserve"> cover, it also had the highest</w:t>
      </w:r>
      <w:r w:rsidR="002A21CB" w:rsidRPr="00376B7F">
        <w:t xml:space="preserve"> </w:t>
      </w:r>
      <w:r w:rsidR="002A21CB" w:rsidRPr="00321C4A">
        <w:rPr>
          <w:rFonts w:cstheme="minorHAnsi"/>
        </w:rPr>
        <w:t>α</w:t>
      </w:r>
      <w:r w:rsidR="002A21CB" w:rsidRPr="00321C4A">
        <w:t>-d</w:t>
      </w:r>
      <w:r w:rsidR="002A21CB">
        <w:t xml:space="preserve">iversity, and lowest </w:t>
      </w:r>
      <w:r w:rsidR="002A21CB">
        <w:rPr>
          <w:rFonts w:cstheme="minorHAnsi"/>
        </w:rPr>
        <w:t>β</w:t>
      </w:r>
      <w:r w:rsidR="002A21CB">
        <w:t xml:space="preserve">-diversity over time. </w:t>
      </w:r>
      <w:r w:rsidR="00461840">
        <w:t xml:space="preserve">The Fescue assemblage had the greatest loss of </w:t>
      </w:r>
      <w:r w:rsidR="00461840">
        <w:rPr>
          <w:rFonts w:cstheme="minorHAnsi"/>
        </w:rPr>
        <w:t>α</w:t>
      </w:r>
      <w:r w:rsidR="00461840">
        <w:t>-diversity, and greatest</w:t>
      </w:r>
      <w:r w:rsidR="005B1812">
        <w:t xml:space="preserve"> increase in</w:t>
      </w:r>
      <w:r w:rsidR="00461840">
        <w:t xml:space="preserve"> </w:t>
      </w:r>
      <w:r w:rsidR="00461840">
        <w:rPr>
          <w:rFonts w:cstheme="minorHAnsi"/>
        </w:rPr>
        <w:t>β</w:t>
      </w:r>
      <w:r w:rsidR="00461840">
        <w:t>-diversity.</w:t>
      </w:r>
      <w:r w:rsidR="001A11D6">
        <w:t xml:space="preserve"> Of note is the introduction and greatly </w:t>
      </w:r>
      <w:r w:rsidR="0033682E">
        <w:t>increased</w:t>
      </w:r>
      <w:r w:rsidR="001A11D6">
        <w:t xml:space="preserve"> abundance of </w:t>
      </w:r>
      <w:r w:rsidR="0033682E">
        <w:rPr>
          <w:i/>
        </w:rPr>
        <w:t>Phalaris</w:t>
      </w:r>
      <w:r w:rsidR="001A11D6">
        <w:rPr>
          <w:i/>
        </w:rPr>
        <w:t xml:space="preserve"> arundinaceae</w:t>
      </w:r>
      <w:r w:rsidR="001A11D6">
        <w:t>, an</w:t>
      </w:r>
      <w:r w:rsidR="00461840">
        <w:t xml:space="preserve"> </w:t>
      </w:r>
      <w:r w:rsidR="0033682E">
        <w:t xml:space="preserve">invasive species of management concern due to its ability to establish near-monocultures in wetland environments </w:t>
      </w:r>
      <w:r w:rsidR="00071896">
        <w:fldChar w:fldCharType="begin"/>
      </w:r>
      <w:r w:rsidR="0018587A">
        <w:instrText xml:space="preserve"> ADDIN ZOTERO_ITEM CSL_CITATION {"citationID":"98unixwp","properties":{"formattedCitation":"(Apfelbaum &amp; Sams, 1987)","plainCitation":"(Apfelbaum &amp; Sams, 1987)","noteIndex":0},"citationItems":[{"id":2514,"uris":["http://zotero.org/users/6092945/items/X7TP8YFS"],"itemData":{"id":2514,"type":"article-journal","container-title":"Natural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E"}],"issued":{"date-parts":[["1987"]]}}}],"schema":"https://github.com/citation-style-language/schema/raw/master/csl-citation.json"} </w:instrText>
      </w:r>
      <w:r w:rsidR="00071896">
        <w:fldChar w:fldCharType="separate"/>
      </w:r>
      <w:r w:rsidR="0018587A" w:rsidRPr="0018587A">
        <w:rPr>
          <w:rFonts w:ascii="Calibri" w:hAnsi="Calibri" w:cs="Calibri"/>
        </w:rPr>
        <w:t>(Apfelbaum &amp; Sams, 1987)</w:t>
      </w:r>
      <w:r w:rsidR="00071896">
        <w:fldChar w:fldCharType="end"/>
      </w:r>
      <w:r w:rsidR="0033682E">
        <w:t xml:space="preserve">. </w:t>
      </w:r>
      <w:r w:rsidR="00AE3431">
        <w:t xml:space="preserve">The </w:t>
      </w:r>
      <w:r w:rsidR="0033682E">
        <w:t xml:space="preserve">overall loss of species, and higher </w:t>
      </w:r>
      <w:r w:rsidR="00C24AE9">
        <w:t xml:space="preserve">variation between plots in this assemblage </w:t>
      </w:r>
      <w:r w:rsidR="00461840">
        <w:t xml:space="preserve">may be indicative </w:t>
      </w:r>
      <w:r w:rsidR="009B0066">
        <w:t>of</w:t>
      </w:r>
      <w:r w:rsidR="009F2497">
        <w:t xml:space="preserve"> potential loss of resilience, and</w:t>
      </w:r>
      <w:r w:rsidR="00D8669D">
        <w:t xml:space="preserve"> </w:t>
      </w:r>
      <w:r w:rsidR="0086027D">
        <w:t xml:space="preserve">increased </w:t>
      </w:r>
      <w:r w:rsidR="009B0066">
        <w:t xml:space="preserve">susceptibility </w:t>
      </w:r>
      <w:r w:rsidR="00D8669D">
        <w:t>to invasio</w:t>
      </w:r>
      <w:r w:rsidR="00D8669D" w:rsidRPr="00321C4A">
        <w:t>n</w:t>
      </w:r>
      <w:r w:rsidR="00843FAB" w:rsidRPr="00321C4A">
        <w:t xml:space="preserve">. </w:t>
      </w:r>
    </w:p>
    <w:p w14:paraId="15EDA52C" w14:textId="7460DB07" w:rsidR="00853200" w:rsidRDefault="00EA13DD" w:rsidP="005F7C5D">
      <w:pPr>
        <w:ind w:firstLine="720"/>
      </w:pPr>
      <w:r>
        <w:t>T</w:t>
      </w:r>
      <w:r w:rsidR="006F225A">
        <w:t>otal t</w:t>
      </w:r>
      <w:r>
        <w:t xml:space="preserve">urnover was higher in 2019 than 1999, </w:t>
      </w:r>
      <w:r w:rsidR="006F225A">
        <w:t xml:space="preserve">and only the Sedge assemblage gained more species in 2019 than in 1999. </w:t>
      </w:r>
      <w:r>
        <w:t xml:space="preserve"> However, greater rates of species los</w:t>
      </w:r>
      <w:ins w:id="490" w:author="Martin, Tara (Forestry)" w:date="2022-05-27T13:02:00Z">
        <w:r w:rsidR="00672AF5">
          <w:t>s</w:t>
        </w:r>
      </w:ins>
      <w:del w:id="491" w:author="Martin, Tara (Forestry)" w:date="2022-05-27T13:02:00Z">
        <w:r w:rsidDel="00672AF5">
          <w:delText>t</w:delText>
        </w:r>
      </w:del>
      <w:r>
        <w:t xml:space="preserve"> are concerning for total biodiversity of the habitat.</w:t>
      </w:r>
      <w:r w:rsidR="00993730">
        <w:t xml:space="preserve"> This is especially evident by e</w:t>
      </w:r>
      <w:r w:rsidR="00232AF1">
        <w:t>ncroachment of invasive species in the Fescue and Bogbean assemblages</w:t>
      </w:r>
      <w:r w:rsidR="009A68C5">
        <w:t>.</w:t>
      </w:r>
      <w:r w:rsidR="00993730">
        <w:t xml:space="preserve"> </w:t>
      </w:r>
      <w:r w:rsidR="00232AF1">
        <w:t>The Fescue assemblage has historically been defined by a non-native species</w:t>
      </w:r>
      <w:r w:rsidR="00CE5059">
        <w:t xml:space="preserve"> (</w:t>
      </w:r>
      <w:r w:rsidR="00CE5059">
        <w:rPr>
          <w:i/>
        </w:rPr>
        <w:t>Festuca arundinaceae</w:t>
      </w:r>
      <w:r w:rsidR="007F10E6">
        <w:t>)</w:t>
      </w:r>
      <w:r w:rsidR="00232AF1">
        <w:t xml:space="preserve">, however abundance of </w:t>
      </w:r>
      <w:r w:rsidR="00232AF1" w:rsidRPr="00993730">
        <w:rPr>
          <w:i/>
        </w:rPr>
        <w:t xml:space="preserve">Festuca arundinaceae </w:t>
      </w:r>
      <w:r w:rsidR="00232AF1">
        <w:t xml:space="preserve">is being overtaken by </w:t>
      </w:r>
      <w:r w:rsidR="00232AF1" w:rsidRPr="00993730">
        <w:rPr>
          <w:i/>
        </w:rPr>
        <w:t>Phalaris arundinaceae</w:t>
      </w:r>
      <w:r w:rsidR="00232AF1">
        <w:t xml:space="preserve">, or reed canary grass (RCG). </w:t>
      </w:r>
      <w:r w:rsidR="00993730">
        <w:t>This presents a m</w:t>
      </w:r>
      <w:r w:rsidR="00232AF1">
        <w:t>anagement concern</w:t>
      </w:r>
      <w:r w:rsidR="00993730">
        <w:t xml:space="preserve"> for </w:t>
      </w:r>
      <w:r w:rsidR="00A812C3">
        <w:t>Ladner Marsh</w:t>
      </w:r>
      <w:r w:rsidR="00232AF1">
        <w:t xml:space="preserve">, as </w:t>
      </w:r>
      <w:r w:rsidR="00A812C3">
        <w:t xml:space="preserve">RCG </w:t>
      </w:r>
      <w:r w:rsidR="00232AF1">
        <w:t xml:space="preserve">can be a monoculture-forming species, </w:t>
      </w:r>
      <w:r w:rsidR="005D63D3">
        <w:t xml:space="preserve">further reducing species diversity within the community. Similarly, the Bogbean assemblage is increasingly dominated by non-native </w:t>
      </w:r>
      <w:r w:rsidR="005D63D3">
        <w:rPr>
          <w:i/>
        </w:rPr>
        <w:t>Mentha aquatica</w:t>
      </w:r>
      <w:r w:rsidR="000178FD">
        <w:t>, however this assemblage did not lose as much floristic richness as the Fescue assemblage did (</w:t>
      </w:r>
      <w:r w:rsidR="000178FD">
        <w:fldChar w:fldCharType="begin"/>
      </w:r>
      <w:r w:rsidR="000178FD">
        <w:instrText xml:space="preserve"> REF _Ref103170147 \h </w:instrText>
      </w:r>
      <w:r w:rsidR="000178FD">
        <w:fldChar w:fldCharType="separate"/>
      </w:r>
      <w:ins w:id="492" w:author="Stefanie Lane" w:date="2022-05-19T13:03:00Z">
        <w:r w:rsidR="000F6BE9">
          <w:t xml:space="preserve">Table </w:t>
        </w:r>
        <w:r w:rsidR="000F6BE9">
          <w:rPr>
            <w:noProof/>
          </w:rPr>
          <w:t>6</w:t>
        </w:r>
      </w:ins>
      <w:r w:rsidR="000178FD">
        <w:fldChar w:fldCharType="end"/>
      </w:r>
      <w:r w:rsidR="000178FD">
        <w:t xml:space="preserve">, </w:t>
      </w:r>
      <w:r w:rsidR="00847E0E">
        <w:t>S</w:t>
      </w:r>
      <w:r w:rsidR="000178FD">
        <w:t>upplemental)</w:t>
      </w:r>
      <w:r w:rsidR="005D63D3">
        <w:t xml:space="preserve">. While this </w:t>
      </w:r>
      <w:r w:rsidR="00927ACF">
        <w:t xml:space="preserve">species </w:t>
      </w:r>
      <w:r w:rsidR="005D63D3">
        <w:t xml:space="preserve">may have some pollinator value, its </w:t>
      </w:r>
      <w:r w:rsidR="005E629B">
        <w:t xml:space="preserve">vigorous </w:t>
      </w:r>
      <w:r w:rsidR="005D63D3">
        <w:t xml:space="preserve">rhizomatous spreading habit and dense canopy may </w:t>
      </w:r>
      <w:r w:rsidR="005E629B">
        <w:t xml:space="preserve">be driving the decline of other native species. </w:t>
      </w:r>
      <w:r w:rsidR="00827EE2">
        <w:t xml:space="preserve">Higher turnover, especially greater rates of species disappearance since 1999, indicates loss of biodiversity, </w:t>
      </w:r>
      <w:commentRangeStart w:id="493"/>
      <w:r w:rsidR="00827EE2">
        <w:t xml:space="preserve">which may indicate loss of functional traits </w:t>
      </w:r>
      <w:commentRangeEnd w:id="493"/>
      <w:r w:rsidR="00672AF5">
        <w:rPr>
          <w:rStyle w:val="CommentReference"/>
        </w:rPr>
        <w:commentReference w:id="493"/>
      </w:r>
      <w:r w:rsidR="00827EE2">
        <w:t xml:space="preserve">and greater susceptibility to invasive species (Tilman, 1999).  </w:t>
      </w:r>
      <w:r w:rsidR="009A68C5">
        <w:t xml:space="preserve">Increasing abundance of non-native species, paired with cluster analysis showing greater similarity within plots of each assemblage, supports </w:t>
      </w:r>
      <w:r w:rsidR="007F10E6">
        <w:t xml:space="preserve">our </w:t>
      </w:r>
      <w:r w:rsidR="009A68C5">
        <w:t>expectation tha</w:t>
      </w:r>
      <w:commentRangeStart w:id="494"/>
      <w:r w:rsidR="009A68C5">
        <w:t xml:space="preserve">t </w:t>
      </w:r>
      <w:r w:rsidR="00853200">
        <w:t xml:space="preserve">homogenization of species composition is being driven by proliferation of non-native species. </w:t>
      </w:r>
      <w:commentRangeEnd w:id="494"/>
      <w:r w:rsidR="00672AF5">
        <w:rPr>
          <w:rStyle w:val="CommentReference"/>
        </w:rPr>
        <w:commentReference w:id="494"/>
      </w:r>
    </w:p>
    <w:p w14:paraId="6AD16E34" w14:textId="265AFF9A" w:rsidR="00623488" w:rsidRDefault="003A3518" w:rsidP="003F3E2D">
      <w:r>
        <w:tab/>
      </w:r>
      <w:r w:rsidR="00451D10">
        <w:t xml:space="preserve">Maintaining these transitional </w:t>
      </w:r>
      <w:r>
        <w:t xml:space="preserve">estuarine </w:t>
      </w:r>
      <w:r w:rsidR="00451D10">
        <w:t xml:space="preserve">habitats is important for </w:t>
      </w:r>
      <w:commentRangeStart w:id="495"/>
      <w:r w:rsidR="00451D10">
        <w:t>salmon population stability</w:t>
      </w:r>
      <w:commentRangeEnd w:id="495"/>
      <w:r w:rsidR="00672AF5">
        <w:rPr>
          <w:rStyle w:val="CommentReference"/>
        </w:rPr>
        <w:commentReference w:id="495"/>
      </w:r>
      <w:r w:rsidR="00451D10">
        <w:t xml:space="preserve">. Therefore, importance of </w:t>
      </w:r>
      <w:r w:rsidR="004313B8">
        <w:t>conservation and restoration</w:t>
      </w:r>
      <w:r w:rsidR="00140BDF">
        <w:t xml:space="preserve"> projects will lik</w:t>
      </w:r>
      <w:r w:rsidR="00451D10">
        <w:t xml:space="preserve">ely increase as sea levels rise. Understanding </w:t>
      </w:r>
      <w:r w:rsidR="00715E10">
        <w:t>historical</w:t>
      </w:r>
      <w:r w:rsidR="00D1108B">
        <w:t xml:space="preserve"> trends in</w:t>
      </w:r>
      <w:r w:rsidR="00451D10">
        <w:t xml:space="preserve"> </w:t>
      </w:r>
      <w:r w:rsidR="00074139">
        <w:t xml:space="preserve">species composition and assemblage heterogeneity </w:t>
      </w:r>
      <w:r w:rsidR="00715E10">
        <w:t>is critical for defining measures of success</w:t>
      </w:r>
      <w:r w:rsidR="004313B8">
        <w:t xml:space="preserve"> in restoration projects,</w:t>
      </w:r>
      <w:r w:rsidR="00715E10">
        <w:t xml:space="preserve"> and for conserving ecological processes</w:t>
      </w:r>
      <w:r w:rsidR="004313B8">
        <w:t xml:space="preserve"> that have yet to be identified. </w:t>
      </w:r>
      <w:r w:rsidR="00D1108B">
        <w:t xml:space="preserve">In the absence of </w:t>
      </w:r>
      <w:r w:rsidR="009D132B">
        <w:t>ideal</w:t>
      </w:r>
      <w:r w:rsidR="00FD41DF">
        <w:t xml:space="preserve"> reference conditions, u</w:t>
      </w:r>
      <w:r w:rsidR="004313B8">
        <w:t>se of historical datasets</w:t>
      </w:r>
      <w:r w:rsidR="00623488">
        <w:t xml:space="preserve"> to define target conditions may be </w:t>
      </w:r>
      <w:r w:rsidR="00FD41DF">
        <w:t xml:space="preserve">used in place </w:t>
      </w:r>
      <w:r w:rsidR="00FD41DF">
        <w:lastRenderedPageBreak/>
        <w:t>of or in addition to</w:t>
      </w:r>
      <w:r w:rsidR="00623488">
        <w:t xml:space="preserve"> current-day assessments of community composition</w:t>
      </w:r>
      <w:r w:rsidR="00FD41DF">
        <w:t xml:space="preserve"> to determine ecologically meaningful benchmarks. </w:t>
      </w:r>
      <w:r w:rsidR="003F3E2D">
        <w:t xml:space="preserve">Using </w:t>
      </w:r>
      <w:r w:rsidR="00FD41DF">
        <w:t>historical conditions</w:t>
      </w:r>
      <w:r w:rsidR="003F3E2D">
        <w:t xml:space="preserve"> can provide greater understanding of </w:t>
      </w:r>
      <w:r w:rsidR="00623488">
        <w:t>species diversity with respect to functional redundancy, as th</w:t>
      </w:r>
      <w:r w:rsidR="00E60FB9">
        <w:t xml:space="preserve">ese community attributes relate to resistance to disturbance and resilience. </w:t>
      </w:r>
    </w:p>
    <w:p w14:paraId="6B2D3678" w14:textId="2814A078" w:rsidR="00B142F5" w:rsidRDefault="00B142F5" w:rsidP="005F7C5D">
      <w:pPr>
        <w:pStyle w:val="Heading2"/>
      </w:pPr>
      <w:r>
        <w:t>Study limitations</w:t>
      </w:r>
    </w:p>
    <w:p w14:paraId="568EA03E" w14:textId="0AC6E85A" w:rsidR="00B24004" w:rsidRDefault="00A11AF9" w:rsidP="005F7C5D">
      <w:pPr>
        <w:ind w:firstLine="720"/>
      </w:pPr>
      <w:r>
        <w:t>T</w:t>
      </w:r>
      <w:r w:rsidR="00793D97">
        <w:t xml:space="preserve">hese data do </w:t>
      </w:r>
      <w:r w:rsidR="00FD40DC">
        <w:t xml:space="preserve">not show variation in population dynamics over time, thus inferences of </w:t>
      </w:r>
      <w:r>
        <w:t xml:space="preserve">interannual </w:t>
      </w:r>
      <w:r w:rsidR="00FD40DC">
        <w:t xml:space="preserve">trends in species gained/lost cannot be explicitly made. However, this snapshot is useful for observing coarse patterns of species shifts, and can be used to refine future questions such as identifying </w:t>
      </w:r>
      <w:r w:rsidR="003E0877">
        <w:t xml:space="preserve">whether </w:t>
      </w:r>
      <w:r w:rsidR="00C204B2">
        <w:t xml:space="preserve">high-diversity assemblages, such as the Bogbean assemblage, may be more resistant to invasive species (and thus more stable). </w:t>
      </w:r>
      <w:r w:rsidR="00793D97">
        <w:t xml:space="preserve">Additionally, because permanent </w:t>
      </w:r>
      <w:r w:rsidR="00920A98">
        <w:t>transects</w:t>
      </w:r>
      <w:r w:rsidR="007868FB">
        <w:t xml:space="preserve"> </w:t>
      </w:r>
      <w:r w:rsidR="00793D97">
        <w:t xml:space="preserve">were not </w:t>
      </w:r>
      <w:r w:rsidR="00076FA5">
        <w:t xml:space="preserve">used, </w:t>
      </w:r>
      <w:r w:rsidR="00793D97">
        <w:t>transect relocation and sampling method likely alters results</w:t>
      </w:r>
      <w:r w:rsidR="00076FA5">
        <w:t xml:space="preserve">. </w:t>
      </w:r>
      <w:r w:rsidR="00B24004">
        <w:t>Plots were subjectively placed based on perceived changes in species composition, or every 10 m when no change was discernable</w:t>
      </w:r>
      <w:r w:rsidR="00064ACC">
        <w:t>, following the original methods of Bradfield &amp; Porter (1982)</w:t>
      </w:r>
      <w:r w:rsidR="00B24004">
        <w:t xml:space="preserve">. This means that assemblages characterized by key species, such as the Fescue </w:t>
      </w:r>
      <w:r w:rsidR="00DB1300">
        <w:t>assemblage</w:t>
      </w:r>
      <w:r w:rsidR="00B24004">
        <w:t>, should be proportionately represented in the data</w:t>
      </w:r>
      <w:r w:rsidR="00920A98">
        <w:t xml:space="preserve"> if assemblage types remain constant within the community</w:t>
      </w:r>
      <w:r w:rsidR="00B24004">
        <w:t xml:space="preserve">. If plots were laid strictly at the same distance along the tape (as was done in 1999), proportional representation of assemblages may be skewed depending on spatial shifts. </w:t>
      </w:r>
    </w:p>
    <w:p w14:paraId="287112D1" w14:textId="0BCC757A" w:rsidR="00C73D34" w:rsidRDefault="00DB1300" w:rsidP="00A11AF9">
      <w:r>
        <w:t>M</w:t>
      </w:r>
      <w:r w:rsidR="00B24004">
        <w:t xml:space="preserve">echanistic processes to explain </w:t>
      </w:r>
      <w:r w:rsidR="00954FB4">
        <w:t>changes in species composition or site factors were not tested. However, likely driving factors can be inferred to generate new tests of mechanistic changes in in community stability. Specifically: e</w:t>
      </w:r>
      <w:r w:rsidR="00C73D34">
        <w:t>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w:t>
      </w:r>
      <w:r w:rsidR="001A0EA3">
        <w:t xml:space="preserve"> due to dispersal or recruitment limitation</w:t>
      </w:r>
      <w:r w:rsidR="00C73D34">
        <w:t xml:space="preserve">. </w:t>
      </w:r>
    </w:p>
    <w:p w14:paraId="58F75E11" w14:textId="4873E60B" w:rsidR="00B142F5" w:rsidRDefault="00B142F5" w:rsidP="005F7C5D">
      <w:pPr>
        <w:pStyle w:val="Heading2"/>
      </w:pPr>
      <w:r>
        <w:t>Potential mechanisms</w:t>
      </w:r>
    </w:p>
    <w:p w14:paraId="12F7B9B9" w14:textId="2927BE42" w:rsidR="00810720" w:rsidRDefault="00AA74D5" w:rsidP="005F7C5D">
      <w:pPr>
        <w:ind w:firstLine="720"/>
      </w:pPr>
      <w:r>
        <w:t xml:space="preserve">A key abiotic driver </w:t>
      </w:r>
      <w:r w:rsidR="00C56866">
        <w:t>of tidal marsh development</w:t>
      </w:r>
      <w:r>
        <w:t xml:space="preserve"> include</w:t>
      </w:r>
      <w:r w:rsidR="00C56866">
        <w:t>s</w:t>
      </w:r>
      <w:r>
        <w:t xml:space="preserve"> sediment</w:t>
      </w:r>
      <w:r w:rsidR="00FC7C7B">
        <w:t xml:space="preserve"> deposition </w:t>
      </w:r>
      <w:r>
        <w:t xml:space="preserve">that allows plant communities to compensate for changing inundation rates due to sea level rise </w:t>
      </w:r>
      <w:r>
        <w:fldChar w:fldCharType="begin"/>
      </w:r>
      <w:r w:rsidR="00BD2EEF">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fldChar w:fldCharType="separate"/>
      </w:r>
      <w:r w:rsidRPr="00F431E3">
        <w:rPr>
          <w:rFonts w:ascii="Calibri" w:hAnsi="Calibri" w:cs="Calibri"/>
        </w:rPr>
        <w:t xml:space="preserve">(Marijnissen, </w:t>
      </w:r>
      <w:r>
        <w:rPr>
          <w:rFonts w:ascii="Calibri" w:hAnsi="Calibri" w:cs="Calibri"/>
        </w:rPr>
        <w:t>et al.</w:t>
      </w:r>
      <w:r w:rsidRPr="00F431E3">
        <w:rPr>
          <w:rFonts w:ascii="Calibri" w:hAnsi="Calibri" w:cs="Calibri"/>
        </w:rPr>
        <w:t>, 2020)</w:t>
      </w:r>
      <w:r>
        <w:fldChar w:fldCharType="end"/>
      </w:r>
      <w:r>
        <w:t xml:space="preserve">. Sediment delivered by river transport is trapped by vegetation, creating a feedback loop of rising tidal marsh platforms, increased vegetation growth, and increased sediment trapping capacity </w:t>
      </w:r>
      <w:r>
        <w:fldChar w:fldCharType="begin"/>
      </w:r>
      <w:r w:rsidR="00BD2EEF">
        <w:instrText xml:space="preserve"> ADDIN ZOTERO_ITEM CSL_CITATION {"citationID":"p7oUpuHN","properties":{"formattedCitation":"(Corenblit et al., 2015; Peteet et al., 2018)","plainCitation":"(Corenblit et al., 2015; Peteet et al., 2018)","noteIndex":0},"citationItems":[{"id":248,"uris":["http://zotero.org/users/6092945/items/RW6P9677"],"itemData":{"id":248,"type":"article-journal","abstract":"Aim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fldChar w:fldCharType="separate"/>
      </w:r>
      <w:r w:rsidRPr="00F3106E">
        <w:rPr>
          <w:rFonts w:ascii="Calibri" w:hAnsi="Calibri" w:cs="Calibri"/>
        </w:rPr>
        <w:t>(Corenblit et al., 2015; Peteet et al., 2018)</w:t>
      </w:r>
      <w:r>
        <w:fldChar w:fldCharType="end"/>
      </w:r>
      <w:r>
        <w:t xml:space="preserve">. </w:t>
      </w:r>
      <w:r w:rsidR="000F3F96">
        <w:t xml:space="preserve">Sediment starvation in the marsh may be contributing to landform subsidence and/or loss of sediment accretion. </w:t>
      </w:r>
      <w:r w:rsidR="00D74EE0">
        <w:t xml:space="preserve">Loss of sediment within the Lower Fraser River reaches is driven by a combination of factors, such as increased impervious cover and channel dredging. </w:t>
      </w:r>
      <w:r w:rsidR="005E4258">
        <w:t>Disentangling</w:t>
      </w:r>
      <w:r w:rsidR="00D74EE0">
        <w:t xml:space="preserve"> explicit causes for loss of sediment</w:t>
      </w:r>
      <w:r w:rsidR="005E4258">
        <w:t xml:space="preserve"> would be difficult, however long-term monitoring of sediment accretion and changes in elevation using a total GPS station would identify which process is</w:t>
      </w:r>
      <w:r w:rsidR="00880A48">
        <w:t xml:space="preserve"> </w:t>
      </w:r>
      <w:r w:rsidR="0020507B">
        <w:t>occurring</w:t>
      </w:r>
      <w:r w:rsidR="005E4258">
        <w:t>.</w:t>
      </w:r>
      <w:r w:rsidR="00D74EE0">
        <w:t xml:space="preserve"> </w:t>
      </w:r>
      <w:r w:rsidR="000F3F96">
        <w:t xml:space="preserve">Effects from either of these processes would lead to more saturated patches within the marsh, which would drive prevalence of Bogbean assemblage. </w:t>
      </w:r>
      <w:r w:rsidR="0029656F">
        <w:t xml:space="preserve">Because </w:t>
      </w:r>
      <w:r w:rsidR="000F3F96">
        <w:t xml:space="preserve">Bogbean was the only assemblage with greater number of plots identified by cluster analysis in 2019, </w:t>
      </w:r>
      <w:r w:rsidR="0029656F">
        <w:t xml:space="preserve">this suggests </w:t>
      </w:r>
      <w:r w:rsidR="000F3F96">
        <w:t xml:space="preserve">that marsh-wide prevalence of this assemblage could be increasing. </w:t>
      </w:r>
      <w:r w:rsidR="0029656F">
        <w:t>E</w:t>
      </w:r>
      <w:r w:rsidR="008246B7">
        <w:t xml:space="preserve">daphic shifts may also be driving homogenization and disappearance of species </w:t>
      </w:r>
      <w:r w:rsidR="002A3848">
        <w:t>across all</w:t>
      </w:r>
      <w:r w:rsidR="008246B7">
        <w:t xml:space="preserve"> assemblages, as fewer species are able to tolerate increasingly saturated conditions. </w:t>
      </w:r>
      <w:r w:rsidR="000F3F96">
        <w:t xml:space="preserve"> </w:t>
      </w:r>
    </w:p>
    <w:p w14:paraId="3CCB2F74" w14:textId="2165FD3E" w:rsidR="00AA24C1" w:rsidRDefault="00B142F5" w:rsidP="005F7C5D">
      <w:r>
        <w:tab/>
      </w:r>
      <w:r w:rsidR="00E1495F">
        <w:t>Recruitment of new species is dependent on many factors. Regional pools of propagules</w:t>
      </w:r>
      <w:r w:rsidR="00D57B41">
        <w:t xml:space="preserve"> (seeds, clonal fragments)</w:t>
      </w:r>
      <w:r w:rsidR="00E1495F">
        <w:t xml:space="preserve"> are required to disperse into a site</w:t>
      </w:r>
      <w:r w:rsidR="00D57B41">
        <w:t>, and suitable conditions must exist to recruit the propagules into the population</w:t>
      </w:r>
      <w:r w:rsidR="00E1495F">
        <w:t xml:space="preserve">. </w:t>
      </w:r>
      <w:r w:rsidR="00D57B41">
        <w:t xml:space="preserve">If remnant habitats such as Ladner Marsh are becoming more homogenous, species diversity is being lost from the dispersal network. </w:t>
      </w:r>
      <w:r w:rsidR="00AA24C1">
        <w:t xml:space="preserve">If edaphic processes are limiting the habitat heterogeneity and </w:t>
      </w:r>
      <w:r w:rsidR="00CB1338">
        <w:t xml:space="preserve">conditions sufficient for propagule grounding and recruitment into the community, then </w:t>
      </w:r>
      <w:r w:rsidR="00DD287F">
        <w:t xml:space="preserve">diverse species composition is not possible, even if propagules are present. </w:t>
      </w:r>
    </w:p>
    <w:p w14:paraId="3A479FCB" w14:textId="1D6863E5" w:rsidR="004D0D10" w:rsidRDefault="00B142F5" w:rsidP="005F7C5D">
      <w:pPr>
        <w:pStyle w:val="Heading2"/>
      </w:pPr>
      <w:r>
        <w:lastRenderedPageBreak/>
        <w:t>Broader impacts &amp; recommendations</w:t>
      </w:r>
    </w:p>
    <w:p w14:paraId="297E46DF" w14:textId="6F3D141E" w:rsidR="004D0D10" w:rsidRDefault="004D0D10" w:rsidP="005F7C5D">
      <w:pPr>
        <w:ind w:firstLine="720"/>
      </w:pPr>
      <w:r>
        <w:t>Management initiatives such as Canada’s Coastal Restoration Fund or British Columbia’s Salmon Restoration and Innovation Fund or Sea Level Rise Adaptation programs target successes on 50-100 year horizons</w:t>
      </w:r>
      <w:r w:rsidR="00AA74D5">
        <w:t>. U</w:t>
      </w:r>
      <w:r>
        <w:t xml:space="preserve">nderstanding what </w:t>
      </w:r>
      <w:r w:rsidR="009D132B">
        <w:t>community stability looks like</w:t>
      </w:r>
      <w:r>
        <w:t xml:space="preserve"> within this timescale is </w:t>
      </w:r>
      <w:r w:rsidR="009D132B">
        <w:t>useful</w:t>
      </w:r>
      <w:r>
        <w:t xml:space="preserve"> to agency managers wanting to maintain or create shoreline communities for immediate habitat conservation or floodwater protection initiatives. </w:t>
      </w:r>
    </w:p>
    <w:p w14:paraId="117067AE" w14:textId="11047F5C" w:rsidR="00161052" w:rsidRDefault="00F754EB" w:rsidP="005F7C5D">
      <w:pPr>
        <w:ind w:firstLine="720"/>
      </w:pPr>
      <w:r>
        <w:t>In the absence</w:t>
      </w:r>
      <w:r w:rsidR="00687A8E">
        <w:t xml:space="preserve"> of ideal reference conditions, s</w:t>
      </w:r>
      <w:r w:rsidR="00161052">
        <w:t xml:space="preserve">ites with a longer conservation history, such as the South Arm Marshes WMA </w:t>
      </w:r>
      <w:r>
        <w:t>may be</w:t>
      </w:r>
      <w:r w:rsidR="00161052">
        <w:t xml:space="preserve"> used as ‘reference’ conditions for evaluating restoration success. </w:t>
      </w:r>
      <w:r w:rsidR="00687A8E">
        <w:t xml:space="preserve">Before selecting </w:t>
      </w:r>
      <w:r w:rsidR="00A4417A">
        <w:t xml:space="preserve">sites to use as benchmarks, it is important to understand rates of change within the site, and </w:t>
      </w:r>
      <w:r w:rsidR="00161052">
        <w:t>whether</w:t>
      </w:r>
      <w:r w:rsidR="00A4417A">
        <w:t xml:space="preserve"> site</w:t>
      </w:r>
      <w:r w:rsidR="0033085B">
        <w:t xml:space="preserve"> </w:t>
      </w:r>
      <w:r w:rsidR="00355BBB">
        <w:t>characteristics are constant</w:t>
      </w:r>
      <w:r w:rsidR="00161052">
        <w:t xml:space="preserve"> over </w:t>
      </w:r>
      <w:r w:rsidR="00A4417A">
        <w:t>decadal</w:t>
      </w:r>
      <w:r w:rsidR="00161052">
        <w:t xml:space="preserve"> timescales.</w:t>
      </w:r>
      <w:r w:rsidR="009243D5">
        <w:t xml:space="preserve"> Relatively undisturbed sites may be the best extant examples of expected ecological conditions. Wherever these sites exist, land managers should prioritize monitoring to preserve </w:t>
      </w:r>
      <w:r w:rsidR="00297FBE">
        <w:t xml:space="preserve">reference to historical conditions, and establish mechanistic explanations for changes over time. </w:t>
      </w:r>
    </w:p>
    <w:p w14:paraId="604BC7D3" w14:textId="77777777" w:rsidR="00E15E1A" w:rsidRDefault="00E15E1A" w:rsidP="0066777E"/>
    <w:p w14:paraId="15780FA7" w14:textId="77777777" w:rsidR="00C71566" w:rsidRDefault="00C71566" w:rsidP="00C71566">
      <w:pPr>
        <w:pStyle w:val="Heading1"/>
      </w:pPr>
      <w:r>
        <w:t>Acknowledgements</w:t>
      </w:r>
    </w:p>
    <w:p w14:paraId="033C2949" w14:textId="33E4CE7F" w:rsidR="00340BB0" w:rsidRDefault="00C71566" w:rsidP="00C71566">
      <w:r>
        <w:t xml:space="preserve">The </w:t>
      </w:r>
      <w:r w:rsidR="00E32107">
        <w:t xml:space="preserve">lead author would like to thank </w:t>
      </w:r>
      <w:r>
        <w:t xml:space="preserve">Z. Davis for providing R programming advice; P. Roper for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for providing watercraft </w:t>
      </w:r>
      <w:r>
        <w:t>use</w:t>
      </w:r>
      <w:r w:rsidRPr="00853903">
        <w:t>.</w:t>
      </w:r>
      <w:r>
        <w:t xml:space="preserve"> </w:t>
      </w:r>
      <w:r w:rsidRPr="009454D9">
        <w:rPr>
          <w:rFonts w:cstheme="minorHAnsi"/>
        </w:rPr>
        <w:t xml:space="preserve">Support was provided by </w:t>
      </w:r>
      <w:r w:rsidRPr="009454D9">
        <w:rPr>
          <w:rFonts w:cstheme="minorHAnsi"/>
          <w:iCs/>
        </w:rPr>
        <w:t>Natural Sciences and Engineering Research Council</w:t>
      </w:r>
      <w:r w:rsidRPr="009454D9">
        <w:rPr>
          <w:rFonts w:cstheme="minorHAnsi"/>
        </w:rPr>
        <w:t xml:space="preserve"> of Canada Discovery Grant RGPIN-2018-03838</w:t>
      </w:r>
      <w:r w:rsidR="00370EED">
        <w:rPr>
          <w:rFonts w:cstheme="minorHAnsi"/>
        </w:rPr>
        <w:t xml:space="preserve"> to J. Richardson</w:t>
      </w:r>
      <w:r w:rsidRPr="009454D9">
        <w:rPr>
          <w:rFonts w:cstheme="minorHAnsi"/>
        </w:rPr>
        <w:t xml:space="preserve">, and research access was granted by The Ministry of Forests, Lands, Natural Resource Operations and Rural Development. </w:t>
      </w:r>
    </w:p>
    <w:p w14:paraId="412BAA96" w14:textId="77777777" w:rsidR="00C71566" w:rsidRDefault="00C71566">
      <w:pPr>
        <w:rPr>
          <w:rFonts w:asciiTheme="majorHAnsi" w:eastAsiaTheme="majorEastAsia" w:hAnsiTheme="majorHAnsi" w:cstheme="majorBidi"/>
          <w:color w:val="2F5496" w:themeColor="accent1" w:themeShade="BF"/>
          <w:sz w:val="32"/>
          <w:szCs w:val="32"/>
        </w:rPr>
      </w:pPr>
      <w:r>
        <w:br w:type="page"/>
      </w:r>
    </w:p>
    <w:p w14:paraId="527F62BB" w14:textId="05AFB7D2" w:rsidR="00D81CB7" w:rsidRDefault="00340BB0" w:rsidP="00340BB0">
      <w:pPr>
        <w:pStyle w:val="Heading1"/>
      </w:pPr>
      <w:r>
        <w:lastRenderedPageBreak/>
        <w:t>Literature Cited</w:t>
      </w:r>
    </w:p>
    <w:p w14:paraId="53EC2F85" w14:textId="77777777" w:rsidR="0018587A" w:rsidRPr="0018587A" w:rsidRDefault="00E8167E" w:rsidP="0018587A">
      <w:pPr>
        <w:pStyle w:val="Bibliography"/>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r w:rsidR="0018587A" w:rsidRPr="0018587A">
        <w:rPr>
          <w:rFonts w:ascii="Calibri" w:hAnsi="Calibri" w:cs="Calibri"/>
        </w:rPr>
        <w:t xml:space="preserve">Apfelbaum, S. I., &amp; Sams, C. E. (1987). Ecology and Control of Reed Canary Grass (Phalaris arundinacea L.). </w:t>
      </w:r>
      <w:r w:rsidR="0018587A" w:rsidRPr="0018587A">
        <w:rPr>
          <w:rFonts w:ascii="Calibri" w:hAnsi="Calibri" w:cs="Calibri"/>
          <w:i/>
          <w:iCs/>
        </w:rPr>
        <w:t>Natural Areas Journal</w:t>
      </w:r>
      <w:r w:rsidR="0018587A" w:rsidRPr="0018587A">
        <w:rPr>
          <w:rFonts w:ascii="Calibri" w:hAnsi="Calibri" w:cs="Calibri"/>
        </w:rPr>
        <w:t xml:space="preserve">, </w:t>
      </w:r>
      <w:r w:rsidR="0018587A" w:rsidRPr="0018587A">
        <w:rPr>
          <w:rFonts w:ascii="Calibri" w:hAnsi="Calibri" w:cs="Calibri"/>
          <w:i/>
          <w:iCs/>
        </w:rPr>
        <w:t>7</w:t>
      </w:r>
      <w:r w:rsidR="0018587A" w:rsidRPr="0018587A">
        <w:rPr>
          <w:rFonts w:ascii="Calibri" w:hAnsi="Calibri" w:cs="Calibri"/>
        </w:rPr>
        <w:t>, 69–74.</w:t>
      </w:r>
    </w:p>
    <w:p w14:paraId="26E7E280" w14:textId="77777777" w:rsidR="0018587A" w:rsidRPr="0018587A" w:rsidRDefault="0018587A" w:rsidP="0018587A">
      <w:pPr>
        <w:pStyle w:val="Bibliography"/>
        <w:rPr>
          <w:rFonts w:ascii="Calibri" w:hAnsi="Calibri" w:cs="Calibri"/>
        </w:rPr>
      </w:pPr>
      <w:r w:rsidRPr="0018587A">
        <w:rPr>
          <w:rFonts w:ascii="Calibri" w:hAnsi="Calibri" w:cs="Calibri"/>
        </w:rPr>
        <w:t xml:space="preserve">Bradfield, G. E., &amp; Porter, G. L. (1982). Vegetation structure and diversity components of a Fraser estuary tidal marsh. </w:t>
      </w:r>
      <w:r w:rsidRPr="0018587A">
        <w:rPr>
          <w:rFonts w:ascii="Calibri" w:hAnsi="Calibri" w:cs="Calibri"/>
          <w:i/>
          <w:iCs/>
        </w:rPr>
        <w:t>Canadian Journal of Botany</w:t>
      </w:r>
      <w:r w:rsidRPr="0018587A">
        <w:rPr>
          <w:rFonts w:ascii="Calibri" w:hAnsi="Calibri" w:cs="Calibri"/>
        </w:rPr>
        <w:t xml:space="preserve">, </w:t>
      </w:r>
      <w:r w:rsidRPr="0018587A">
        <w:rPr>
          <w:rFonts w:ascii="Calibri" w:hAnsi="Calibri" w:cs="Calibri"/>
          <w:i/>
          <w:iCs/>
        </w:rPr>
        <w:t>60</w:t>
      </w:r>
      <w:r w:rsidRPr="0018587A">
        <w:rPr>
          <w:rFonts w:ascii="Calibri" w:hAnsi="Calibri" w:cs="Calibri"/>
        </w:rPr>
        <w:t>, 440–451.</w:t>
      </w:r>
    </w:p>
    <w:p w14:paraId="28E91288" w14:textId="77777777" w:rsidR="0018587A" w:rsidRPr="0018587A" w:rsidRDefault="0018587A" w:rsidP="0018587A">
      <w:pPr>
        <w:pStyle w:val="Bibliography"/>
        <w:rPr>
          <w:rFonts w:ascii="Calibri" w:hAnsi="Calibri" w:cs="Calibri"/>
        </w:rPr>
      </w:pPr>
      <w:r w:rsidRPr="0018587A">
        <w:rPr>
          <w:rFonts w:ascii="Calibri" w:hAnsi="Calibri" w:cs="Calibri"/>
        </w:rPr>
        <w:t xml:space="preserve">Brophy, L. S., Greene, C. M., Hare, V. C., Holycross, B., Lanier, A., Heady, W. N., … Dana, R. (2019). Insights into estuary habitat loss in the western United States using a new method for mapping maximum extent of tidal wetlands. </w:t>
      </w:r>
      <w:r w:rsidRPr="0018587A">
        <w:rPr>
          <w:rFonts w:ascii="Calibri" w:hAnsi="Calibri" w:cs="Calibri"/>
          <w:i/>
          <w:iCs/>
        </w:rPr>
        <w:t>PLOS ONE</w:t>
      </w:r>
      <w:r w:rsidRPr="0018587A">
        <w:rPr>
          <w:rFonts w:ascii="Calibri" w:hAnsi="Calibri" w:cs="Calibri"/>
        </w:rPr>
        <w:t xml:space="preserve">, </w:t>
      </w:r>
      <w:r w:rsidRPr="0018587A">
        <w:rPr>
          <w:rFonts w:ascii="Calibri" w:hAnsi="Calibri" w:cs="Calibri"/>
          <w:i/>
          <w:iCs/>
        </w:rPr>
        <w:t>14</w:t>
      </w:r>
      <w:r w:rsidRPr="0018587A">
        <w:rPr>
          <w:rFonts w:ascii="Calibri" w:hAnsi="Calibri" w:cs="Calibri"/>
        </w:rPr>
        <w:t>, e0218558.</w:t>
      </w:r>
    </w:p>
    <w:p w14:paraId="1078B091" w14:textId="77777777" w:rsidR="0018587A" w:rsidRPr="0018587A" w:rsidRDefault="0018587A" w:rsidP="0018587A">
      <w:pPr>
        <w:pStyle w:val="Bibliography"/>
        <w:rPr>
          <w:rFonts w:ascii="Calibri" w:hAnsi="Calibri" w:cs="Calibri"/>
        </w:rPr>
      </w:pPr>
      <w:r w:rsidRPr="0018587A">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18587A">
        <w:rPr>
          <w:rFonts w:ascii="Calibri" w:hAnsi="Calibri" w:cs="Calibri"/>
          <w:i/>
          <w:iCs/>
        </w:rPr>
        <w:t>Marine Ecology Progress Series</w:t>
      </w:r>
      <w:r w:rsidRPr="0018587A">
        <w:rPr>
          <w:rFonts w:ascii="Calibri" w:hAnsi="Calibri" w:cs="Calibri"/>
        </w:rPr>
        <w:t xml:space="preserve">, </w:t>
      </w:r>
      <w:r w:rsidRPr="0018587A">
        <w:rPr>
          <w:rFonts w:ascii="Calibri" w:hAnsi="Calibri" w:cs="Calibri"/>
          <w:i/>
          <w:iCs/>
        </w:rPr>
        <w:t>625</w:t>
      </w:r>
      <w:r w:rsidRPr="0018587A">
        <w:rPr>
          <w:rFonts w:ascii="Calibri" w:hAnsi="Calibri" w:cs="Calibri"/>
        </w:rPr>
        <w:t>, 145–162.</w:t>
      </w:r>
    </w:p>
    <w:p w14:paraId="011A7742" w14:textId="77777777" w:rsidR="0018587A" w:rsidRPr="0018587A" w:rsidRDefault="0018587A" w:rsidP="0018587A">
      <w:pPr>
        <w:pStyle w:val="Bibliography"/>
        <w:rPr>
          <w:rFonts w:ascii="Calibri" w:hAnsi="Calibri" w:cs="Calibri"/>
        </w:rPr>
      </w:pPr>
      <w:r w:rsidRPr="0018587A">
        <w:rPr>
          <w:rFonts w:ascii="Calibri" w:hAnsi="Calibri" w:cs="Calibri"/>
        </w:rPr>
        <w:t xml:space="preserve">Corenblit, D., Baas, A., Balke, T., Bouma, T., Fromard, F., Garófano‐Gómez, V., … Walcker, R. (2015). Engineer pioneer plants respond to and affect geomorphic constraints similarly along water–terrestrial interfaces world-wide. </w:t>
      </w:r>
      <w:r w:rsidRPr="0018587A">
        <w:rPr>
          <w:rFonts w:ascii="Calibri" w:hAnsi="Calibri" w:cs="Calibri"/>
          <w:i/>
          <w:iCs/>
        </w:rPr>
        <w:t>Global Ecology and Biogeography</w:t>
      </w:r>
      <w:r w:rsidRPr="0018587A">
        <w:rPr>
          <w:rFonts w:ascii="Calibri" w:hAnsi="Calibri" w:cs="Calibri"/>
        </w:rPr>
        <w:t xml:space="preserve">, </w:t>
      </w:r>
      <w:r w:rsidRPr="0018587A">
        <w:rPr>
          <w:rFonts w:ascii="Calibri" w:hAnsi="Calibri" w:cs="Calibri"/>
          <w:i/>
          <w:iCs/>
        </w:rPr>
        <w:t>24</w:t>
      </w:r>
      <w:r w:rsidRPr="0018587A">
        <w:rPr>
          <w:rFonts w:ascii="Calibri" w:hAnsi="Calibri" w:cs="Calibri"/>
        </w:rPr>
        <w:t>, 1363–1376.</w:t>
      </w:r>
    </w:p>
    <w:p w14:paraId="6F5DC483" w14:textId="77777777" w:rsidR="0018587A" w:rsidRPr="0018587A" w:rsidRDefault="0018587A" w:rsidP="0018587A">
      <w:pPr>
        <w:pStyle w:val="Bibliography"/>
        <w:rPr>
          <w:rFonts w:ascii="Calibri" w:hAnsi="Calibri" w:cs="Calibri"/>
        </w:rPr>
      </w:pPr>
      <w:r w:rsidRPr="0018587A">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18587A">
        <w:rPr>
          <w:rFonts w:ascii="Calibri" w:hAnsi="Calibri" w:cs="Calibri"/>
          <w:i/>
          <w:iCs/>
        </w:rPr>
        <w:t>Estuaries and Coasts</w:t>
      </w:r>
      <w:r w:rsidRPr="0018587A">
        <w:rPr>
          <w:rFonts w:ascii="Calibri" w:hAnsi="Calibri" w:cs="Calibri"/>
        </w:rPr>
        <w:t>. https://doi.org/10.1007/s12237-021-01003-3</w:t>
      </w:r>
    </w:p>
    <w:p w14:paraId="7B48D5DD" w14:textId="77777777" w:rsidR="0018587A" w:rsidRPr="0018587A" w:rsidRDefault="0018587A" w:rsidP="0018587A">
      <w:pPr>
        <w:pStyle w:val="Bibliography"/>
        <w:rPr>
          <w:rFonts w:ascii="Calibri" w:hAnsi="Calibri" w:cs="Calibri"/>
        </w:rPr>
      </w:pPr>
      <w:r w:rsidRPr="0018587A">
        <w:rPr>
          <w:rFonts w:ascii="Calibri" w:hAnsi="Calibri" w:cs="Calibri"/>
        </w:rPr>
        <w:t xml:space="preserve">De Cáceres, M., &amp; Jansen, F. (2016). </w:t>
      </w:r>
      <w:r w:rsidRPr="0018587A">
        <w:rPr>
          <w:rFonts w:ascii="Calibri" w:hAnsi="Calibri" w:cs="Calibri"/>
          <w:i/>
          <w:iCs/>
        </w:rPr>
        <w:t>Indicspecies</w:t>
      </w:r>
      <w:r w:rsidRPr="0018587A">
        <w:rPr>
          <w:rFonts w:ascii="Calibri" w:hAnsi="Calibri" w:cs="Calibri"/>
        </w:rPr>
        <w:t>. Retrieved from http://r.meteo.uni.wroc.pl/web/packages/indicspecies/indicspecies.pdf</w:t>
      </w:r>
    </w:p>
    <w:p w14:paraId="344189D4" w14:textId="77777777" w:rsidR="0018587A" w:rsidRPr="0018587A" w:rsidRDefault="0018587A" w:rsidP="0018587A">
      <w:pPr>
        <w:pStyle w:val="Bibliography"/>
        <w:rPr>
          <w:rFonts w:ascii="Calibri" w:hAnsi="Calibri" w:cs="Calibri"/>
        </w:rPr>
      </w:pPr>
      <w:r w:rsidRPr="0018587A">
        <w:rPr>
          <w:rFonts w:ascii="Calibri" w:hAnsi="Calibri" w:cs="Calibri"/>
        </w:rPr>
        <w:t xml:space="preserve">Denoth, M., &amp; Myers, J. H. (2007). Competition between </w:t>
      </w:r>
      <w:r w:rsidRPr="00C64559">
        <w:rPr>
          <w:rFonts w:ascii="Calibri" w:hAnsi="Calibri" w:cs="Calibri"/>
          <w:i/>
        </w:rPr>
        <w:t>Lythrum salicaria</w:t>
      </w:r>
      <w:r w:rsidRPr="0018587A">
        <w:rPr>
          <w:rFonts w:ascii="Calibri" w:hAnsi="Calibri" w:cs="Calibri"/>
        </w:rPr>
        <w:t xml:space="preserve"> and a rare species: Combining evidence from experiments and long-term monitoring. </w:t>
      </w:r>
      <w:r w:rsidRPr="0018587A">
        <w:rPr>
          <w:rFonts w:ascii="Calibri" w:hAnsi="Calibri" w:cs="Calibri"/>
          <w:i/>
          <w:iCs/>
        </w:rPr>
        <w:t>Plant Ecology</w:t>
      </w:r>
      <w:r w:rsidRPr="0018587A">
        <w:rPr>
          <w:rFonts w:ascii="Calibri" w:hAnsi="Calibri" w:cs="Calibri"/>
        </w:rPr>
        <w:t xml:space="preserve">, </w:t>
      </w:r>
      <w:r w:rsidRPr="0018587A">
        <w:rPr>
          <w:rFonts w:ascii="Calibri" w:hAnsi="Calibri" w:cs="Calibri"/>
          <w:i/>
          <w:iCs/>
        </w:rPr>
        <w:t>191</w:t>
      </w:r>
      <w:r w:rsidRPr="0018587A">
        <w:rPr>
          <w:rFonts w:ascii="Calibri" w:hAnsi="Calibri" w:cs="Calibri"/>
        </w:rPr>
        <w:t>, 153–161.</w:t>
      </w:r>
    </w:p>
    <w:p w14:paraId="51515E4F" w14:textId="77777777" w:rsidR="0018587A" w:rsidRPr="0018587A" w:rsidRDefault="0018587A" w:rsidP="0018587A">
      <w:pPr>
        <w:pStyle w:val="Bibliography"/>
        <w:rPr>
          <w:rFonts w:ascii="Calibri" w:hAnsi="Calibri" w:cs="Calibri"/>
        </w:rPr>
      </w:pPr>
      <w:r w:rsidRPr="0018587A">
        <w:rPr>
          <w:rFonts w:ascii="Calibri" w:hAnsi="Calibri" w:cs="Calibri"/>
        </w:rPr>
        <w:t xml:space="preserve">Donohue, I., Hillebrand, H., Montoya, J. M., Petchey, O. L., Pimm, S. L., Fowler, M. S., … Yang, Q. (2016). Navigating the complexity of ecological stability. </w:t>
      </w:r>
      <w:r w:rsidRPr="0018587A">
        <w:rPr>
          <w:rFonts w:ascii="Calibri" w:hAnsi="Calibri" w:cs="Calibri"/>
          <w:i/>
          <w:iCs/>
        </w:rPr>
        <w:t>Ecology Letters</w:t>
      </w:r>
      <w:r w:rsidRPr="0018587A">
        <w:rPr>
          <w:rFonts w:ascii="Calibri" w:hAnsi="Calibri" w:cs="Calibri"/>
        </w:rPr>
        <w:t xml:space="preserve">, </w:t>
      </w:r>
      <w:r w:rsidRPr="0018587A">
        <w:rPr>
          <w:rFonts w:ascii="Calibri" w:hAnsi="Calibri" w:cs="Calibri"/>
          <w:i/>
          <w:iCs/>
        </w:rPr>
        <w:t>19</w:t>
      </w:r>
      <w:r w:rsidRPr="0018587A">
        <w:rPr>
          <w:rFonts w:ascii="Calibri" w:hAnsi="Calibri" w:cs="Calibri"/>
        </w:rPr>
        <w:t>, 1172–1185.</w:t>
      </w:r>
    </w:p>
    <w:p w14:paraId="399BE3CD" w14:textId="77777777" w:rsidR="0018587A" w:rsidRPr="0018587A" w:rsidRDefault="0018587A" w:rsidP="0018587A">
      <w:pPr>
        <w:pStyle w:val="Bibliography"/>
        <w:rPr>
          <w:rFonts w:ascii="Calibri" w:hAnsi="Calibri" w:cs="Calibri"/>
        </w:rPr>
      </w:pPr>
      <w:r w:rsidRPr="0018587A">
        <w:rPr>
          <w:rFonts w:ascii="Calibri" w:hAnsi="Calibri" w:cs="Calibri"/>
        </w:rPr>
        <w:t xml:space="preserve">Emmett, R., Llansó, R., Newton, J., Thom, R., Hornberger, M., Morgan, C., … Fishman, P. (2000). Geographic signatures of North American West Coast estuaries. </w:t>
      </w:r>
      <w:r w:rsidRPr="0018587A">
        <w:rPr>
          <w:rFonts w:ascii="Calibri" w:hAnsi="Calibri" w:cs="Calibri"/>
          <w:i/>
          <w:iCs/>
        </w:rPr>
        <w:t>Estuaries</w:t>
      </w:r>
      <w:r w:rsidRPr="0018587A">
        <w:rPr>
          <w:rFonts w:ascii="Calibri" w:hAnsi="Calibri" w:cs="Calibri"/>
        </w:rPr>
        <w:t xml:space="preserve">, </w:t>
      </w:r>
      <w:r w:rsidRPr="0018587A">
        <w:rPr>
          <w:rFonts w:ascii="Calibri" w:hAnsi="Calibri" w:cs="Calibri"/>
          <w:i/>
          <w:iCs/>
        </w:rPr>
        <w:t>23</w:t>
      </w:r>
      <w:r w:rsidRPr="0018587A">
        <w:rPr>
          <w:rFonts w:ascii="Calibri" w:hAnsi="Calibri" w:cs="Calibri"/>
        </w:rPr>
        <w:t>, 765–792.</w:t>
      </w:r>
    </w:p>
    <w:p w14:paraId="2C7F06EA" w14:textId="77777777" w:rsidR="0018587A" w:rsidRPr="0018587A" w:rsidRDefault="0018587A" w:rsidP="0018587A">
      <w:pPr>
        <w:pStyle w:val="Bibliography"/>
        <w:rPr>
          <w:rFonts w:ascii="Calibri" w:hAnsi="Calibri" w:cs="Calibri"/>
        </w:rPr>
      </w:pPr>
      <w:r w:rsidRPr="0018587A">
        <w:rPr>
          <w:rFonts w:ascii="Calibri" w:hAnsi="Calibri" w:cs="Calibri"/>
        </w:rPr>
        <w:lastRenderedPageBreak/>
        <w:t xml:space="preserve">Hallett, L. M., Jones, S. K., MacDonald, A. A. M., Jones, M. B., Flynn, D. F. B., Ripplinger, J., … Collins, S. L. (2016). codyn: An r package of community dynamics metrics. </w:t>
      </w:r>
      <w:r w:rsidRPr="0018587A">
        <w:rPr>
          <w:rFonts w:ascii="Calibri" w:hAnsi="Calibri" w:cs="Calibri"/>
          <w:i/>
          <w:iCs/>
        </w:rPr>
        <w:t>Methods in Ecology and Evolution</w:t>
      </w:r>
      <w:r w:rsidRPr="0018587A">
        <w:rPr>
          <w:rFonts w:ascii="Calibri" w:hAnsi="Calibri" w:cs="Calibri"/>
        </w:rPr>
        <w:t xml:space="preserve">, </w:t>
      </w:r>
      <w:r w:rsidRPr="0018587A">
        <w:rPr>
          <w:rFonts w:ascii="Calibri" w:hAnsi="Calibri" w:cs="Calibri"/>
          <w:i/>
          <w:iCs/>
        </w:rPr>
        <w:t>7</w:t>
      </w:r>
      <w:r w:rsidRPr="0018587A">
        <w:rPr>
          <w:rFonts w:ascii="Calibri" w:hAnsi="Calibri" w:cs="Calibri"/>
        </w:rPr>
        <w:t>, 1146–1151.</w:t>
      </w:r>
    </w:p>
    <w:p w14:paraId="203917E0" w14:textId="77777777" w:rsidR="0018587A" w:rsidRPr="0018587A" w:rsidRDefault="0018587A" w:rsidP="0018587A">
      <w:pPr>
        <w:pStyle w:val="Bibliography"/>
        <w:rPr>
          <w:rFonts w:ascii="Calibri" w:hAnsi="Calibri" w:cs="Calibri"/>
        </w:rPr>
      </w:pPr>
      <w:r w:rsidRPr="0018587A">
        <w:rPr>
          <w:rFonts w:ascii="Calibri" w:hAnsi="Calibri" w:cs="Calibri"/>
        </w:rPr>
        <w:t xml:space="preserve">Hanski, I. (1982). Dynamics of Regional Distribution: The Core and Satellite Species Hypothesis. </w:t>
      </w:r>
      <w:r w:rsidRPr="0018587A">
        <w:rPr>
          <w:rFonts w:ascii="Calibri" w:hAnsi="Calibri" w:cs="Calibri"/>
          <w:i/>
          <w:iCs/>
        </w:rPr>
        <w:t>Oikos</w:t>
      </w:r>
      <w:r w:rsidRPr="0018587A">
        <w:rPr>
          <w:rFonts w:ascii="Calibri" w:hAnsi="Calibri" w:cs="Calibri"/>
        </w:rPr>
        <w:t xml:space="preserve">, </w:t>
      </w:r>
      <w:r w:rsidRPr="0018587A">
        <w:rPr>
          <w:rFonts w:ascii="Calibri" w:hAnsi="Calibri" w:cs="Calibri"/>
          <w:i/>
          <w:iCs/>
        </w:rPr>
        <w:t>38</w:t>
      </w:r>
      <w:r w:rsidRPr="0018587A">
        <w:rPr>
          <w:rFonts w:ascii="Calibri" w:hAnsi="Calibri" w:cs="Calibri"/>
        </w:rPr>
        <w:t>, 210–221. JSTOR.</w:t>
      </w:r>
    </w:p>
    <w:p w14:paraId="4955B02F" w14:textId="77777777" w:rsidR="0018587A" w:rsidRPr="0018587A" w:rsidRDefault="0018587A" w:rsidP="0018587A">
      <w:pPr>
        <w:pStyle w:val="Bibliography"/>
        <w:rPr>
          <w:rFonts w:ascii="Calibri" w:hAnsi="Calibri" w:cs="Calibri"/>
        </w:rPr>
      </w:pPr>
      <w:r w:rsidRPr="0018587A">
        <w:rPr>
          <w:rFonts w:ascii="Calibri" w:hAnsi="Calibri" w:cs="Calibri"/>
        </w:rPr>
        <w:t xml:space="preserve">Hitchcock, C. L., &amp; Cronquist, A. (1973). </w:t>
      </w:r>
      <w:r w:rsidRPr="0018587A">
        <w:rPr>
          <w:rFonts w:ascii="Calibri" w:hAnsi="Calibri" w:cs="Calibri"/>
          <w:i/>
          <w:iCs/>
        </w:rPr>
        <w:t>Flora of the Pacific Northwest, an illustrated manual</w:t>
      </w:r>
      <w:r w:rsidRPr="0018587A">
        <w:rPr>
          <w:rFonts w:ascii="Calibri" w:hAnsi="Calibri" w:cs="Calibri"/>
        </w:rPr>
        <w:t>. Seattle and London: University of Washington Press.</w:t>
      </w:r>
    </w:p>
    <w:p w14:paraId="7754E3AC" w14:textId="77777777" w:rsidR="0018587A" w:rsidRPr="0018587A" w:rsidRDefault="0018587A" w:rsidP="0018587A">
      <w:pPr>
        <w:pStyle w:val="Bibliography"/>
        <w:rPr>
          <w:rFonts w:ascii="Calibri" w:hAnsi="Calibri" w:cs="Calibri"/>
        </w:rPr>
      </w:pPr>
      <w:r w:rsidRPr="0018587A">
        <w:rPr>
          <w:rFonts w:ascii="Calibri" w:hAnsi="Calibri" w:cs="Calibri"/>
        </w:rPr>
        <w:t xml:space="preserve">Holling, C. S. (1973). Resilience and Stability of Ecological Systems. </w:t>
      </w:r>
      <w:r w:rsidRPr="0018587A">
        <w:rPr>
          <w:rFonts w:ascii="Calibri" w:hAnsi="Calibri" w:cs="Calibri"/>
          <w:i/>
          <w:iCs/>
        </w:rPr>
        <w:t>Annual Review of Ecology and Systematics</w:t>
      </w:r>
      <w:r w:rsidRPr="0018587A">
        <w:rPr>
          <w:rFonts w:ascii="Calibri" w:hAnsi="Calibri" w:cs="Calibri"/>
        </w:rPr>
        <w:t xml:space="preserve">, </w:t>
      </w:r>
      <w:r w:rsidRPr="0018587A">
        <w:rPr>
          <w:rFonts w:ascii="Calibri" w:hAnsi="Calibri" w:cs="Calibri"/>
          <w:i/>
          <w:iCs/>
        </w:rPr>
        <w:t>4</w:t>
      </w:r>
      <w:r w:rsidRPr="0018587A">
        <w:rPr>
          <w:rFonts w:ascii="Calibri" w:hAnsi="Calibri" w:cs="Calibri"/>
        </w:rPr>
        <w:t>, 1–23.</w:t>
      </w:r>
    </w:p>
    <w:p w14:paraId="0EAF2D35" w14:textId="77777777" w:rsidR="0018587A" w:rsidRPr="0018587A" w:rsidRDefault="0018587A" w:rsidP="0018587A">
      <w:pPr>
        <w:pStyle w:val="Bibliography"/>
        <w:rPr>
          <w:rFonts w:ascii="Calibri" w:hAnsi="Calibri" w:cs="Calibri"/>
        </w:rPr>
      </w:pPr>
      <w:r w:rsidRPr="0018587A">
        <w:rPr>
          <w:rFonts w:ascii="Calibri" w:hAnsi="Calibri" w:cs="Calibri"/>
        </w:rPr>
        <w:t xml:space="preserve">Kopecký, M., &amp; Macek, M. (2015). Vegetation resurvey is robust to plot location uncertainty. </w:t>
      </w:r>
      <w:r w:rsidRPr="0018587A">
        <w:rPr>
          <w:rFonts w:ascii="Calibri" w:hAnsi="Calibri" w:cs="Calibri"/>
          <w:i/>
          <w:iCs/>
        </w:rPr>
        <w:t>Diversity and Distributions</w:t>
      </w:r>
      <w:r w:rsidRPr="0018587A">
        <w:rPr>
          <w:rFonts w:ascii="Calibri" w:hAnsi="Calibri" w:cs="Calibri"/>
        </w:rPr>
        <w:t xml:space="preserve">, </w:t>
      </w:r>
      <w:r w:rsidRPr="0018587A">
        <w:rPr>
          <w:rFonts w:ascii="Calibri" w:hAnsi="Calibri" w:cs="Calibri"/>
          <w:i/>
          <w:iCs/>
        </w:rPr>
        <w:t>21</w:t>
      </w:r>
      <w:r w:rsidRPr="0018587A">
        <w:rPr>
          <w:rFonts w:ascii="Calibri" w:hAnsi="Calibri" w:cs="Calibri"/>
        </w:rPr>
        <w:t>, 322–330.</w:t>
      </w:r>
    </w:p>
    <w:p w14:paraId="7165F722" w14:textId="77777777" w:rsidR="0018587A" w:rsidRPr="0018587A" w:rsidRDefault="0018587A" w:rsidP="0018587A">
      <w:pPr>
        <w:pStyle w:val="Bibliography"/>
        <w:rPr>
          <w:rFonts w:ascii="Calibri" w:hAnsi="Calibri" w:cs="Calibri"/>
        </w:rPr>
      </w:pPr>
      <w:r w:rsidRPr="0018587A">
        <w:rPr>
          <w:rFonts w:ascii="Calibri" w:hAnsi="Calibri" w:cs="Calibri"/>
        </w:rPr>
        <w:t xml:space="preserve">Legendre, P., &amp; Legendre, L. (2012). </w:t>
      </w:r>
      <w:r w:rsidRPr="0018587A">
        <w:rPr>
          <w:rFonts w:ascii="Calibri" w:hAnsi="Calibri" w:cs="Calibri"/>
          <w:i/>
          <w:iCs/>
        </w:rPr>
        <w:t>Numerical Ecology</w:t>
      </w:r>
      <w:r w:rsidRPr="0018587A">
        <w:rPr>
          <w:rFonts w:ascii="Calibri" w:hAnsi="Calibri" w:cs="Calibri"/>
        </w:rPr>
        <w:t xml:space="preserve"> (3rd ed., Vol. 24). Elsevier.</w:t>
      </w:r>
    </w:p>
    <w:p w14:paraId="6FC6CBFC" w14:textId="77777777" w:rsidR="0018587A" w:rsidRPr="0018587A" w:rsidRDefault="0018587A" w:rsidP="0018587A">
      <w:pPr>
        <w:pStyle w:val="Bibliography"/>
        <w:rPr>
          <w:rFonts w:ascii="Calibri" w:hAnsi="Calibri" w:cs="Calibri"/>
        </w:rPr>
      </w:pPr>
      <w:r w:rsidRPr="0018587A">
        <w:rPr>
          <w:rFonts w:ascii="Calibri" w:hAnsi="Calibri" w:cs="Calibri"/>
        </w:rPr>
        <w:t xml:space="preserve">Lepš, J. (2004). What do the biodiversity experiments tell us about consequences of plant species loss in the real world? </w:t>
      </w:r>
      <w:r w:rsidRPr="0018587A">
        <w:rPr>
          <w:rFonts w:ascii="Calibri" w:hAnsi="Calibri" w:cs="Calibri"/>
          <w:i/>
          <w:iCs/>
        </w:rPr>
        <w:t>Basic and Applied Ecology</w:t>
      </w:r>
      <w:r w:rsidRPr="0018587A">
        <w:rPr>
          <w:rFonts w:ascii="Calibri" w:hAnsi="Calibri" w:cs="Calibri"/>
        </w:rPr>
        <w:t xml:space="preserve">, </w:t>
      </w:r>
      <w:r w:rsidRPr="0018587A">
        <w:rPr>
          <w:rFonts w:ascii="Calibri" w:hAnsi="Calibri" w:cs="Calibri"/>
          <w:i/>
          <w:iCs/>
        </w:rPr>
        <w:t>5</w:t>
      </w:r>
      <w:r w:rsidRPr="0018587A">
        <w:rPr>
          <w:rFonts w:ascii="Calibri" w:hAnsi="Calibri" w:cs="Calibri"/>
        </w:rPr>
        <w:t>, 529–534.</w:t>
      </w:r>
    </w:p>
    <w:p w14:paraId="388C6D78" w14:textId="77777777" w:rsidR="0018587A" w:rsidRPr="0018587A" w:rsidRDefault="0018587A" w:rsidP="0018587A">
      <w:pPr>
        <w:pStyle w:val="Bibliography"/>
        <w:rPr>
          <w:rFonts w:ascii="Calibri" w:hAnsi="Calibri" w:cs="Calibri"/>
        </w:rPr>
      </w:pPr>
      <w:r w:rsidRPr="0018587A">
        <w:rPr>
          <w:rFonts w:ascii="Calibri" w:hAnsi="Calibri" w:cs="Calibri"/>
        </w:rPr>
        <w:t xml:space="preserve">Marijnissen, R., Kok, M., Kroeze, C., &amp; van Loon-Steensma, J. (2020). The Sensitivity of a Dike-Marsh System to Sea-Level Rise—A Model-Based Exploration. </w:t>
      </w:r>
      <w:r w:rsidRPr="0018587A">
        <w:rPr>
          <w:rFonts w:ascii="Calibri" w:hAnsi="Calibri" w:cs="Calibri"/>
          <w:i/>
          <w:iCs/>
        </w:rPr>
        <w:t>Journal of Marine Science and Engineering</w:t>
      </w:r>
      <w:r w:rsidRPr="0018587A">
        <w:rPr>
          <w:rFonts w:ascii="Calibri" w:hAnsi="Calibri" w:cs="Calibri"/>
        </w:rPr>
        <w:t xml:space="preserve">, </w:t>
      </w:r>
      <w:r w:rsidRPr="0018587A">
        <w:rPr>
          <w:rFonts w:ascii="Calibri" w:hAnsi="Calibri" w:cs="Calibri"/>
          <w:i/>
          <w:iCs/>
        </w:rPr>
        <w:t>8</w:t>
      </w:r>
      <w:r w:rsidRPr="0018587A">
        <w:rPr>
          <w:rFonts w:ascii="Calibri" w:hAnsi="Calibri" w:cs="Calibri"/>
        </w:rPr>
        <w:t>, 42.</w:t>
      </w:r>
    </w:p>
    <w:p w14:paraId="7E507639" w14:textId="77777777" w:rsidR="0018587A" w:rsidRPr="0018587A" w:rsidRDefault="0018587A" w:rsidP="0018587A">
      <w:pPr>
        <w:pStyle w:val="Bibliography"/>
        <w:rPr>
          <w:rFonts w:ascii="Calibri" w:hAnsi="Calibri" w:cs="Calibri"/>
        </w:rPr>
      </w:pPr>
      <w:r w:rsidRPr="0018587A">
        <w:rPr>
          <w:rFonts w:ascii="Calibri" w:hAnsi="Calibri" w:cs="Calibri"/>
        </w:rPr>
        <w:t xml:space="preserve">Ovaskainen, O., Rybicki, J., &amp; Abrego, N. (2019). What can observational data reveal about metacommunity processes? </w:t>
      </w:r>
      <w:r w:rsidRPr="0018587A">
        <w:rPr>
          <w:rFonts w:ascii="Calibri" w:hAnsi="Calibri" w:cs="Calibri"/>
          <w:i/>
          <w:iCs/>
        </w:rPr>
        <w:t>Ecography</w:t>
      </w:r>
      <w:r w:rsidRPr="0018587A">
        <w:rPr>
          <w:rFonts w:ascii="Calibri" w:hAnsi="Calibri" w:cs="Calibri"/>
        </w:rPr>
        <w:t xml:space="preserve">, </w:t>
      </w:r>
      <w:r w:rsidRPr="0018587A">
        <w:rPr>
          <w:rFonts w:ascii="Calibri" w:hAnsi="Calibri" w:cs="Calibri"/>
          <w:i/>
          <w:iCs/>
        </w:rPr>
        <w:t>42</w:t>
      </w:r>
      <w:r w:rsidRPr="0018587A">
        <w:rPr>
          <w:rFonts w:ascii="Calibri" w:hAnsi="Calibri" w:cs="Calibri"/>
        </w:rPr>
        <w:t>, 1877–1886.</w:t>
      </w:r>
    </w:p>
    <w:p w14:paraId="6FD45C8B" w14:textId="77777777" w:rsidR="0018587A" w:rsidRPr="0018587A" w:rsidRDefault="0018587A" w:rsidP="0018587A">
      <w:pPr>
        <w:pStyle w:val="Bibliography"/>
        <w:rPr>
          <w:rFonts w:ascii="Calibri" w:hAnsi="Calibri" w:cs="Calibri"/>
        </w:rPr>
      </w:pPr>
      <w:r w:rsidRPr="0018587A">
        <w:rPr>
          <w:rFonts w:ascii="Calibri" w:hAnsi="Calibri" w:cs="Calibri"/>
        </w:rPr>
        <w:t xml:space="preserve">Pasternack, G. B. (2009). Chapter 3. Hydrogeomorphology and sedimentation in tidal freshwater wetlands. In A. Barendregt, D. F. Whigham, &amp; A. H. Baldwin (Eds.), </w:t>
      </w:r>
      <w:r w:rsidRPr="0018587A">
        <w:rPr>
          <w:rFonts w:ascii="Calibri" w:hAnsi="Calibri" w:cs="Calibri"/>
          <w:i/>
          <w:iCs/>
        </w:rPr>
        <w:t>Tidal Freshwater Wetlands</w:t>
      </w:r>
      <w:r w:rsidRPr="0018587A">
        <w:rPr>
          <w:rFonts w:ascii="Calibri" w:hAnsi="Calibri" w:cs="Calibri"/>
        </w:rPr>
        <w:t xml:space="preserve"> (pp. 31–40). Leiden, The Netherlands: Backhuys Publishers.</w:t>
      </w:r>
    </w:p>
    <w:p w14:paraId="40EF39CE" w14:textId="77777777" w:rsidR="0018587A" w:rsidRPr="0018587A" w:rsidRDefault="0018587A" w:rsidP="0018587A">
      <w:pPr>
        <w:pStyle w:val="Bibliography"/>
        <w:rPr>
          <w:rFonts w:ascii="Calibri" w:hAnsi="Calibri" w:cs="Calibri"/>
        </w:rPr>
      </w:pPr>
      <w:r w:rsidRPr="0018587A">
        <w:rPr>
          <w:rFonts w:ascii="Calibri" w:hAnsi="Calibri" w:cs="Calibri"/>
        </w:rPr>
        <w:t xml:space="preserve">Peteet, D. M., Nichols, J., Kenna, T., Chang, C., Browne, J., Reza, M., … Stern-Protz, S. (2018). Sediment starvation destroys New York City marshes’ resistance to sea level rise. </w:t>
      </w:r>
      <w:r w:rsidRPr="0018587A">
        <w:rPr>
          <w:rFonts w:ascii="Calibri" w:hAnsi="Calibri" w:cs="Calibri"/>
          <w:i/>
          <w:iCs/>
        </w:rPr>
        <w:t>Proceedings of the National Academy of Sciences</w:t>
      </w:r>
      <w:r w:rsidRPr="0018587A">
        <w:rPr>
          <w:rFonts w:ascii="Calibri" w:hAnsi="Calibri" w:cs="Calibri"/>
        </w:rPr>
        <w:t xml:space="preserve">, </w:t>
      </w:r>
      <w:r w:rsidRPr="0018587A">
        <w:rPr>
          <w:rFonts w:ascii="Calibri" w:hAnsi="Calibri" w:cs="Calibri"/>
          <w:i/>
          <w:iCs/>
        </w:rPr>
        <w:t>115</w:t>
      </w:r>
      <w:r w:rsidRPr="0018587A">
        <w:rPr>
          <w:rFonts w:ascii="Calibri" w:hAnsi="Calibri" w:cs="Calibri"/>
        </w:rPr>
        <w:t>, 10281–10286.</w:t>
      </w:r>
    </w:p>
    <w:p w14:paraId="348970AC" w14:textId="77777777" w:rsidR="0018587A" w:rsidRPr="0018587A" w:rsidRDefault="0018587A" w:rsidP="0018587A">
      <w:pPr>
        <w:pStyle w:val="Bibliography"/>
        <w:rPr>
          <w:rFonts w:ascii="Calibri" w:hAnsi="Calibri" w:cs="Calibri"/>
        </w:rPr>
      </w:pPr>
      <w:r w:rsidRPr="0018587A">
        <w:rPr>
          <w:rFonts w:ascii="Calibri" w:hAnsi="Calibri" w:cs="Calibri"/>
        </w:rPr>
        <w:lastRenderedPageBreak/>
        <w:t xml:space="preserve">Schaefer, V. (2004). Ecological setting of the Fraser River delta and its urban estuary. In B. J. Groulx, D. C. Mosher, J. L. Luternauer, &amp; D. E. Bilderback (Eds.), </w:t>
      </w:r>
      <w:r w:rsidRPr="0018587A">
        <w:rPr>
          <w:rFonts w:ascii="Calibri" w:hAnsi="Calibri" w:cs="Calibri"/>
          <w:i/>
          <w:iCs/>
        </w:rPr>
        <w:t>Fraser River Delta, British Columbia: Issues of an Urban Estuary</w:t>
      </w:r>
      <w:r w:rsidRPr="0018587A">
        <w:rPr>
          <w:rFonts w:ascii="Calibri" w:hAnsi="Calibri" w:cs="Calibri"/>
        </w:rPr>
        <w:t xml:space="preserve"> (pp. 147–172). Geological Survey of Canada, Bulletin 547.</w:t>
      </w:r>
    </w:p>
    <w:p w14:paraId="17B45259" w14:textId="77777777" w:rsidR="0018587A" w:rsidRPr="0018587A" w:rsidRDefault="0018587A" w:rsidP="0018587A">
      <w:pPr>
        <w:pStyle w:val="Bibliography"/>
        <w:rPr>
          <w:rFonts w:ascii="Calibri" w:hAnsi="Calibri" w:cs="Calibri"/>
        </w:rPr>
      </w:pPr>
      <w:r w:rsidRPr="0018587A">
        <w:rPr>
          <w:rFonts w:ascii="Calibri" w:hAnsi="Calibri" w:cs="Calibri"/>
        </w:rPr>
        <w:t xml:space="preserve">Sinks, I. A., Borde, A. B., Diefenderfer, H. L., &amp; Karnezis, J. P. (2021). Assessment of Methods to Control Invasive Reed Canarygrass (Phalaris arundinacea) in Tidal Freshwater Wetlands. </w:t>
      </w:r>
      <w:r w:rsidRPr="0018587A">
        <w:rPr>
          <w:rFonts w:ascii="Calibri" w:hAnsi="Calibri" w:cs="Calibri"/>
          <w:i/>
          <w:iCs/>
        </w:rPr>
        <w:t>Natural Areas Journal</w:t>
      </w:r>
      <w:r w:rsidRPr="0018587A">
        <w:rPr>
          <w:rFonts w:ascii="Calibri" w:hAnsi="Calibri" w:cs="Calibri"/>
        </w:rPr>
        <w:t xml:space="preserve">, </w:t>
      </w:r>
      <w:r w:rsidRPr="0018587A">
        <w:rPr>
          <w:rFonts w:ascii="Calibri" w:hAnsi="Calibri" w:cs="Calibri"/>
          <w:i/>
          <w:iCs/>
        </w:rPr>
        <w:t>41</w:t>
      </w:r>
      <w:r w:rsidRPr="0018587A">
        <w:rPr>
          <w:rFonts w:ascii="Calibri" w:hAnsi="Calibri" w:cs="Calibri"/>
        </w:rPr>
        <w:t>, 172–185.</w:t>
      </w:r>
    </w:p>
    <w:p w14:paraId="7BC7EE54" w14:textId="77777777" w:rsidR="0018587A" w:rsidRPr="0018587A" w:rsidRDefault="0018587A" w:rsidP="0018587A">
      <w:pPr>
        <w:pStyle w:val="Bibliography"/>
        <w:rPr>
          <w:rFonts w:ascii="Calibri" w:hAnsi="Calibri" w:cs="Calibri"/>
        </w:rPr>
      </w:pPr>
      <w:r w:rsidRPr="0018587A">
        <w:rPr>
          <w:rFonts w:ascii="Calibri" w:hAnsi="Calibri" w:cs="Calibri"/>
        </w:rPr>
        <w:t xml:space="preserve">Underwood, A. J., Chapman, M. G., &amp; Connell, S. D. (2000). Observations in ecology: You can’t make progress on processes without understanding the patterns. </w:t>
      </w:r>
      <w:r w:rsidRPr="0018587A">
        <w:rPr>
          <w:rFonts w:ascii="Calibri" w:hAnsi="Calibri" w:cs="Calibri"/>
          <w:i/>
          <w:iCs/>
        </w:rPr>
        <w:t>Journal of Experimental Marine Biology and Ecology</w:t>
      </w:r>
      <w:r w:rsidRPr="0018587A">
        <w:rPr>
          <w:rFonts w:ascii="Calibri" w:hAnsi="Calibri" w:cs="Calibri"/>
        </w:rPr>
        <w:t xml:space="preserve">, </w:t>
      </w:r>
      <w:r w:rsidRPr="0018587A">
        <w:rPr>
          <w:rFonts w:ascii="Calibri" w:hAnsi="Calibri" w:cs="Calibri"/>
          <w:i/>
          <w:iCs/>
        </w:rPr>
        <w:t>250</w:t>
      </w:r>
      <w:r w:rsidRPr="0018587A">
        <w:rPr>
          <w:rFonts w:ascii="Calibri" w:hAnsi="Calibri" w:cs="Calibri"/>
        </w:rPr>
        <w:t>, 97–115.</w:t>
      </w:r>
    </w:p>
    <w:p w14:paraId="400F1017" w14:textId="77777777" w:rsidR="0018587A" w:rsidRPr="0018587A" w:rsidRDefault="0018587A" w:rsidP="0018587A">
      <w:pPr>
        <w:pStyle w:val="Bibliography"/>
        <w:rPr>
          <w:rFonts w:ascii="Calibri" w:hAnsi="Calibri" w:cs="Calibri"/>
        </w:rPr>
      </w:pPr>
      <w:r w:rsidRPr="0018587A">
        <w:rPr>
          <w:rFonts w:ascii="Calibri" w:hAnsi="Calibri" w:cs="Calibri"/>
        </w:rPr>
        <w:t xml:space="preserve">Whittaker, R. H. (1975). </w:t>
      </w:r>
      <w:r w:rsidRPr="0018587A">
        <w:rPr>
          <w:rFonts w:ascii="Calibri" w:hAnsi="Calibri" w:cs="Calibri"/>
          <w:i/>
          <w:iCs/>
        </w:rPr>
        <w:t>Communities and Ecosystems</w:t>
      </w:r>
      <w:r w:rsidRPr="0018587A">
        <w:rPr>
          <w:rFonts w:ascii="Calibri" w:hAnsi="Calibri" w:cs="Calibri"/>
        </w:rPr>
        <w:t xml:space="preserve"> (2nd ed.). New York, NY: Macmillan.</w:t>
      </w:r>
    </w:p>
    <w:p w14:paraId="1CE4119A" w14:textId="1CE91AB3"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20117C06" w:rsidR="00F222C0" w:rsidRDefault="00F222C0" w:rsidP="00F222C0"/>
    <w:p w14:paraId="59CFC580" w14:textId="73EB4D77" w:rsidR="0038192E" w:rsidRDefault="0038192E" w:rsidP="0038192E">
      <w:pPr>
        <w:pStyle w:val="Caption"/>
      </w:pPr>
      <w:bookmarkStart w:id="496" w:name="_Ref103763315"/>
      <w:r>
        <w:t xml:space="preserve">Table </w:t>
      </w:r>
      <w:r w:rsidR="002D28F3">
        <w:fldChar w:fldCharType="begin"/>
      </w:r>
      <w:r w:rsidR="002D28F3">
        <w:instrText xml:space="preserve"> SEQ Table \* ARABIC </w:instrText>
      </w:r>
      <w:r w:rsidR="002D28F3">
        <w:fldChar w:fldCharType="separate"/>
      </w:r>
      <w:r w:rsidR="000F6BE9">
        <w:rPr>
          <w:noProof/>
        </w:rPr>
        <w:t>3</w:t>
      </w:r>
      <w:r w:rsidR="002D28F3">
        <w:rPr>
          <w:noProof/>
        </w:rPr>
        <w:fldChar w:fldCharType="end"/>
      </w:r>
      <w:bookmarkEnd w:id="496"/>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ins w:id="497" w:author="Martin, Tara (Forestry)" w:date="2022-05-26T09:03:00Z"/>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ins w:id="498" w:author="Martin, Tara (Forestry)" w:date="2022-05-26T09:03:00Z">
              <w:r>
                <w:rPr>
                  <w:rFonts w:ascii="Calibri" w:eastAsia="Times New Roman" w:hAnsi="Calibri" w:cs="Calibri"/>
                  <w:b/>
                  <w:bCs/>
                  <w:color w:val="000000"/>
                </w:rPr>
                <w:t>Plot No.</w:t>
              </w:r>
            </w:ins>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00331B72"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del w:id="499" w:author="Martin, Tara (Forestry)" w:date="2022-05-26T09:04:00Z">
              <w:r w:rsidRPr="0038192E" w:rsidDel="0001042C">
                <w:rPr>
                  <w:rFonts w:ascii="Calibri" w:eastAsia="Times New Roman" w:hAnsi="Calibri" w:cs="Calibri"/>
                  <w:color w:val="000000"/>
                </w:rPr>
                <w:delText>ommitted</w:delText>
              </w:r>
            </w:del>
            <w:ins w:id="500" w:author="Martin, Tara (Forestry)" w:date="2022-05-26T09:04:00Z">
              <w:r w:rsidR="0001042C" w:rsidRPr="0038192E">
                <w:rPr>
                  <w:rFonts w:ascii="Calibri" w:eastAsia="Times New Roman" w:hAnsi="Calibri" w:cs="Calibri"/>
                  <w:color w:val="000000"/>
                </w:rPr>
                <w:t>omitted</w:t>
              </w:r>
            </w:ins>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9C83EF1" w14:textId="02237BBF" w:rsidR="00F222C0" w:rsidRDefault="00F222C0" w:rsidP="00F222C0"/>
    <w:p w14:paraId="264EF9D9" w14:textId="31D644FB" w:rsidR="00F222C0" w:rsidRDefault="00F222C0" w:rsidP="00F222C0">
      <w:pPr>
        <w:pStyle w:val="Caption"/>
        <w:keepNext/>
      </w:pPr>
      <w:bookmarkStart w:id="501" w:name="_Ref102639740"/>
      <w:commentRangeStart w:id="502"/>
      <w:r>
        <w:lastRenderedPageBreak/>
        <w:t xml:space="preserve">Table </w:t>
      </w:r>
      <w:r w:rsidR="002D28F3">
        <w:fldChar w:fldCharType="begin"/>
      </w:r>
      <w:r w:rsidR="002D28F3">
        <w:instrText xml:space="preserve"> SEQ Table \* ARABIC </w:instrText>
      </w:r>
      <w:r w:rsidR="002D28F3">
        <w:fldChar w:fldCharType="separate"/>
      </w:r>
      <w:r w:rsidR="000F6BE9">
        <w:rPr>
          <w:noProof/>
        </w:rPr>
        <w:t>4</w:t>
      </w:r>
      <w:r w:rsidR="002D28F3">
        <w:rPr>
          <w:noProof/>
        </w:rPr>
        <w:fldChar w:fldCharType="end"/>
      </w:r>
      <w:bookmarkEnd w:id="501"/>
      <w:r>
        <w:t>. Species indicator analysis</w:t>
      </w:r>
      <w:r w:rsidR="00281A74">
        <w:t xml:space="preserve"> of cluster groups using Euclidean distance</w:t>
      </w:r>
      <w:r>
        <w:t xml:space="preserve"> identifies the same dominant species in each assemblage type (</w:t>
      </w:r>
      <w:r w:rsidR="00FD7BB5">
        <w:t>Sedge</w:t>
      </w:r>
      <w:r>
        <w:t xml:space="preserve">, </w:t>
      </w:r>
      <w:r w:rsidR="00FD7BB5">
        <w:t>Fescue</w:t>
      </w:r>
      <w:r>
        <w:t xml:space="preserve">, </w:t>
      </w:r>
      <w:r w:rsidR="00FD7BB5">
        <w:t>Bogbean</w:t>
      </w:r>
      <w:r>
        <w:t xml:space="preserve">) as significantly driving clustering of assemblages over </w:t>
      </w:r>
      <w:commentRangeStart w:id="503"/>
      <w:r>
        <w:t>time</w:t>
      </w:r>
      <w:commentRangeEnd w:id="503"/>
      <w:r w:rsidR="00EC0E54">
        <w:rPr>
          <w:rStyle w:val="CommentReference"/>
          <w:i w:val="0"/>
          <w:iCs w:val="0"/>
          <w:color w:val="auto"/>
        </w:rPr>
        <w:commentReference w:id="503"/>
      </w:r>
      <w:r>
        <w:t xml:space="preserve">. </w:t>
      </w:r>
      <w:commentRangeEnd w:id="502"/>
      <w:r w:rsidR="00EC0E54">
        <w:rPr>
          <w:rStyle w:val="CommentReference"/>
          <w:i w:val="0"/>
          <w:iCs w:val="0"/>
          <w:color w:val="auto"/>
        </w:rPr>
        <w:commentReference w:id="502"/>
      </w:r>
      <w:ins w:id="504" w:author="Martin, Tara (Forestry)" w:date="2022-05-27T10:23:00Z">
        <w:r w:rsidR="00EC0E54">
          <w:t xml:space="preserve"> </w:t>
        </w:r>
      </w:ins>
    </w:p>
    <w:p w14:paraId="5BB20118" w14:textId="59A1BE7F" w:rsidR="00F222C0" w:rsidRDefault="007B228A" w:rsidP="00F222C0">
      <w:commentRangeStart w:id="505"/>
      <w:r w:rsidRPr="007B228A">
        <w:rPr>
          <w:noProof/>
        </w:rPr>
        <w:drawing>
          <wp:inline distT="0" distB="0" distL="0" distR="0" wp14:anchorId="1DC35A15" wp14:editId="0F0A7831">
            <wp:extent cx="6386732" cy="285664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0008" cy="2862587"/>
                    </a:xfrm>
                    <a:prstGeom prst="rect">
                      <a:avLst/>
                    </a:prstGeom>
                    <a:noFill/>
                    <a:ln>
                      <a:noFill/>
                    </a:ln>
                  </pic:spPr>
                </pic:pic>
              </a:graphicData>
            </a:graphic>
          </wp:inline>
        </w:drawing>
      </w:r>
      <w:commentRangeEnd w:id="505"/>
      <w:r w:rsidR="006B4B1A">
        <w:rPr>
          <w:rStyle w:val="CommentReference"/>
        </w:rPr>
        <w:commentReference w:id="505"/>
      </w:r>
      <w:r w:rsidRPr="007B228A" w:rsidDel="007B228A">
        <w:t xml:space="preserve"> </w:t>
      </w:r>
    </w:p>
    <w:p w14:paraId="62862706" w14:textId="5B3090BF" w:rsidR="00163B51" w:rsidRDefault="00163B51" w:rsidP="00F222C0"/>
    <w:p w14:paraId="712DC51A" w14:textId="43E03CB7" w:rsidR="00163B51" w:rsidRDefault="00BC0673" w:rsidP="00BC0673">
      <w:pPr>
        <w:pStyle w:val="Caption"/>
      </w:pPr>
      <w:bookmarkStart w:id="506" w:name="_Ref103856212"/>
      <w:r>
        <w:t xml:space="preserve">Table </w:t>
      </w:r>
      <w:r w:rsidR="002D28F3">
        <w:fldChar w:fldCharType="begin"/>
      </w:r>
      <w:r w:rsidR="002D28F3">
        <w:instrText xml:space="preserve"> SEQ Table \* ARABIC </w:instrText>
      </w:r>
      <w:r w:rsidR="002D28F3">
        <w:fldChar w:fldCharType="separate"/>
      </w:r>
      <w:r w:rsidR="000F6BE9">
        <w:rPr>
          <w:noProof/>
        </w:rPr>
        <w:t>5</w:t>
      </w:r>
      <w:r w:rsidR="002D28F3">
        <w:rPr>
          <w:noProof/>
        </w:rPr>
        <w:fldChar w:fldCharType="end"/>
      </w:r>
      <w:bookmarkEnd w:id="506"/>
      <w:r>
        <w:t>. Species indicator</w:t>
      </w:r>
      <w:r w:rsidR="00F41B59">
        <w:t xml:space="preserve"> analysis of cluster groups using Bray-Curtis di</w:t>
      </w:r>
      <w:ins w:id="507" w:author="Martin, Tara (Forestry)" w:date="2022-05-27T11:29:00Z">
        <w:r w:rsidR="000E5B61">
          <w:t>ssimilarity</w:t>
        </w:r>
      </w:ins>
      <w:del w:id="508" w:author="Martin, Tara (Forestry)" w:date="2022-05-27T11:29:00Z">
        <w:r w:rsidR="00F41B59" w:rsidDel="000E5B61">
          <w:delText>stance</w:delText>
        </w:r>
      </w:del>
      <w:r w:rsidR="00F41B59">
        <w:t xml:space="preserve"> identifies the same dominant species in each assemblage type (Sedge, Fescue, Bogbean), however Bray-Curtis distance identifies different associated indicator species than those identified by Euclidean distance</w:t>
      </w:r>
      <w:r w:rsidR="00CB72B2">
        <w:t xml:space="preserve"> </w:t>
      </w:r>
      <w:r w:rsidR="00F41B59">
        <w:t>(</w:t>
      </w:r>
      <w:r w:rsidR="00F41B59">
        <w:fldChar w:fldCharType="begin"/>
      </w:r>
      <w:r w:rsidR="00F41B59">
        <w:instrText xml:space="preserve"> REF _Ref102639740 \h </w:instrText>
      </w:r>
      <w:r w:rsidR="00F41B59">
        <w:fldChar w:fldCharType="separate"/>
      </w:r>
      <w:ins w:id="509" w:author="Stefanie Lane" w:date="2022-05-19T13:03:00Z">
        <w:r w:rsidR="000F6BE9">
          <w:t xml:space="preserve">Table </w:t>
        </w:r>
        <w:r w:rsidR="000F6BE9">
          <w:rPr>
            <w:noProof/>
          </w:rPr>
          <w:t>4</w:t>
        </w:r>
      </w:ins>
      <w:r w:rsidR="00F41B59">
        <w:fldChar w:fldCharType="end"/>
      </w:r>
      <w:r w:rsidR="00F41B59">
        <w:t>).</w:t>
      </w:r>
    </w:p>
    <w:p w14:paraId="45185DC9" w14:textId="10AB11D5" w:rsidR="00163B51" w:rsidRDefault="00CB72B2" w:rsidP="00F222C0">
      <w:commentRangeStart w:id="510"/>
      <w:r w:rsidRPr="00CB72B2">
        <w:rPr>
          <w:noProof/>
        </w:rPr>
        <w:drawing>
          <wp:inline distT="0" distB="0" distL="0" distR="0" wp14:anchorId="5ED42F27" wp14:editId="7D2F24CE">
            <wp:extent cx="6395202" cy="309362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6395202" cy="3093629"/>
                    </a:xfrm>
                    <a:prstGeom prst="rect">
                      <a:avLst/>
                    </a:prstGeom>
                    <a:noFill/>
                    <a:ln>
                      <a:noFill/>
                    </a:ln>
                  </pic:spPr>
                </pic:pic>
              </a:graphicData>
            </a:graphic>
          </wp:inline>
        </w:drawing>
      </w:r>
      <w:commentRangeEnd w:id="510"/>
      <w:r w:rsidR="007B6DAA">
        <w:rPr>
          <w:rStyle w:val="CommentReference"/>
        </w:rPr>
        <w:commentReference w:id="510"/>
      </w:r>
    </w:p>
    <w:p w14:paraId="39D9FFF3" w14:textId="77777777" w:rsidR="00811F80" w:rsidRDefault="003F2561" w:rsidP="00811F80">
      <w:pPr>
        <w:keepNext/>
      </w:pPr>
      <w:r>
        <w:rPr>
          <w:noProof/>
        </w:rPr>
        <w:lastRenderedPageBreak/>
        <w:drawing>
          <wp:inline distT="0" distB="0" distL="0" distR="0" wp14:anchorId="348D5818" wp14:editId="327EC9FF">
            <wp:extent cx="6400800" cy="3985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3985895"/>
                    </a:xfrm>
                    <a:prstGeom prst="rect">
                      <a:avLst/>
                    </a:prstGeom>
                  </pic:spPr>
                </pic:pic>
              </a:graphicData>
            </a:graphic>
          </wp:inline>
        </w:drawing>
      </w:r>
    </w:p>
    <w:p w14:paraId="7B3CEC48" w14:textId="6F7CF243" w:rsidR="00811F80" w:rsidRDefault="00811F80" w:rsidP="00811F80">
      <w:pPr>
        <w:pStyle w:val="Caption"/>
      </w:pPr>
      <w:bookmarkStart w:id="511" w:name="_Ref103857626"/>
      <w:r>
        <w:t xml:space="preserve">Figure </w:t>
      </w:r>
      <w:r w:rsidR="002D28F3">
        <w:fldChar w:fldCharType="begin"/>
      </w:r>
      <w:r w:rsidR="002D28F3">
        <w:instrText xml:space="preserve"> SEQ Figure \* ARABIC </w:instrText>
      </w:r>
      <w:r w:rsidR="002D28F3">
        <w:fldChar w:fldCharType="separate"/>
      </w:r>
      <w:r w:rsidR="000F6BE9">
        <w:rPr>
          <w:noProof/>
        </w:rPr>
        <w:t>4</w:t>
      </w:r>
      <w:r w:rsidR="002D28F3">
        <w:rPr>
          <w:noProof/>
        </w:rPr>
        <w:fldChar w:fldCharType="end"/>
      </w:r>
      <w:bookmarkEnd w:id="511"/>
      <w:r>
        <w:t>.</w:t>
      </w:r>
      <w:commentRangeStart w:id="512"/>
      <w:r w:rsidR="007D2D1E">
        <w:t xml:space="preserve">Bray-Curtis distance </w:t>
      </w:r>
      <w:commentRangeEnd w:id="512"/>
      <w:r w:rsidR="00BC2519">
        <w:rPr>
          <w:rStyle w:val="CommentReference"/>
          <w:i w:val="0"/>
          <w:iCs w:val="0"/>
          <w:color w:val="auto"/>
        </w:rPr>
        <w:commentReference w:id="512"/>
      </w:r>
      <w:r w:rsidR="007D2D1E">
        <w:t>shows similar trends of increasing dissimilarity over time as when using Euclidean Distance (</w:t>
      </w:r>
      <w:r w:rsidR="007D2D1E">
        <w:fldChar w:fldCharType="begin"/>
      </w:r>
      <w:r w:rsidR="007D2D1E">
        <w:instrText xml:space="preserve"> REF _Ref94197029 \h </w:instrText>
      </w:r>
      <w:r w:rsidR="007D2D1E">
        <w:fldChar w:fldCharType="separate"/>
      </w:r>
      <w:ins w:id="514" w:author="Stefanie Lane" w:date="2022-05-19T13:03:00Z">
        <w:r w:rsidR="000F6BE9">
          <w:t xml:space="preserve">Figure </w:t>
        </w:r>
        <w:r w:rsidR="000F6BE9">
          <w:rPr>
            <w:noProof/>
          </w:rPr>
          <w:t>2</w:t>
        </w:r>
      </w:ins>
      <w:r w:rsidR="007D2D1E">
        <w:fldChar w:fldCharType="end"/>
      </w:r>
      <w:r w:rsidR="007D2D1E">
        <w:t xml:space="preserve">). </w:t>
      </w:r>
    </w:p>
    <w:p w14:paraId="70173B5A" w14:textId="1A012AF7" w:rsidR="00163B51" w:rsidRDefault="00163B51">
      <w:r>
        <w:br w:type="page"/>
      </w:r>
    </w:p>
    <w:p w14:paraId="642BD8B9" w14:textId="3A213568" w:rsidR="00163B51" w:rsidRDefault="006601E5" w:rsidP="004E715D">
      <w:pPr>
        <w:pStyle w:val="Caption"/>
      </w:pPr>
      <w:bookmarkStart w:id="515" w:name="_Ref103170147"/>
      <w:commentRangeStart w:id="516"/>
      <w:commentRangeStart w:id="517"/>
      <w:r>
        <w:lastRenderedPageBreak/>
        <w:t xml:space="preserve">Table </w:t>
      </w:r>
      <w:r w:rsidR="002D28F3">
        <w:fldChar w:fldCharType="begin"/>
      </w:r>
      <w:r w:rsidR="002D28F3">
        <w:instrText xml:space="preserve"> SEQ Table \* ARABIC </w:instrText>
      </w:r>
      <w:r w:rsidR="002D28F3">
        <w:fldChar w:fldCharType="separate"/>
      </w:r>
      <w:r w:rsidR="000F6BE9">
        <w:rPr>
          <w:noProof/>
        </w:rPr>
        <w:t>6</w:t>
      </w:r>
      <w:r w:rsidR="002D28F3">
        <w:rPr>
          <w:noProof/>
        </w:rPr>
        <w:fldChar w:fldCharType="end"/>
      </w:r>
      <w:bookmarkEnd w:id="515"/>
      <w:r>
        <w:t xml:space="preserve">. </w:t>
      </w:r>
      <w:commentRangeEnd w:id="516"/>
      <w:r w:rsidR="00403789">
        <w:rPr>
          <w:rStyle w:val="CommentReference"/>
          <w:i w:val="0"/>
          <w:iCs w:val="0"/>
          <w:color w:val="auto"/>
        </w:rPr>
        <w:commentReference w:id="516"/>
      </w:r>
      <w:r w:rsidRPr="003F7745">
        <w:t xml:space="preserve">Percent </w:t>
      </w:r>
      <w:commentRangeEnd w:id="517"/>
      <w:r w:rsidR="00401CF6">
        <w:rPr>
          <w:rStyle w:val="CommentReference"/>
          <w:i w:val="0"/>
          <w:iCs w:val="0"/>
          <w:color w:val="auto"/>
        </w:rPr>
        <w:commentReference w:id="517"/>
      </w:r>
      <w:r w:rsidRPr="003F7745">
        <w:t xml:space="preserve">change in mean </w:t>
      </w:r>
      <w:r w:rsidR="007D4F72">
        <w:t>abundance (</w:t>
      </w:r>
      <w:r w:rsidRPr="003F7745">
        <w:t>cover class</w:t>
      </w:r>
      <w:r w:rsidR="007D4F72">
        <w:t>)</w:t>
      </w:r>
      <w:r w:rsidRPr="003F7745">
        <w:t xml:space="preserve"> between 1979</w:t>
      </w:r>
      <w:r w:rsidR="00A20DBD">
        <w:t xml:space="preserve">, 1999, </w:t>
      </w:r>
      <w:r w:rsidRPr="003F7745">
        <w:t>and 2019 datasets for species observed in each assemblage</w:t>
      </w:r>
      <w:r w:rsidR="004F6583">
        <w:t xml:space="preserve">. New species appearances from 1979 to 2019 indicated by (+). </w:t>
      </w:r>
    </w:p>
    <w:tbl>
      <w:tblPr>
        <w:tblW w:w="9500" w:type="dxa"/>
        <w:tblLook w:val="04A0" w:firstRow="1" w:lastRow="0" w:firstColumn="1" w:lastColumn="0" w:noHBand="0" w:noVBand="1"/>
      </w:tblPr>
      <w:tblGrid>
        <w:gridCol w:w="1700"/>
        <w:gridCol w:w="3160"/>
        <w:gridCol w:w="960"/>
        <w:gridCol w:w="960"/>
        <w:gridCol w:w="1130"/>
        <w:gridCol w:w="1760"/>
      </w:tblGrid>
      <w:tr w:rsidR="004F6583" w:rsidRPr="004F6583" w14:paraId="10E85980" w14:textId="77777777" w:rsidTr="004F6583">
        <w:trPr>
          <w:trHeight w:val="580"/>
        </w:trPr>
        <w:tc>
          <w:tcPr>
            <w:tcW w:w="1700" w:type="dxa"/>
            <w:tcBorders>
              <w:top w:val="single" w:sz="4" w:space="0" w:color="auto"/>
              <w:left w:val="nil"/>
              <w:bottom w:val="single" w:sz="4" w:space="0" w:color="auto"/>
              <w:right w:val="nil"/>
            </w:tcBorders>
            <w:shd w:val="clear" w:color="auto" w:fill="auto"/>
            <w:vAlign w:val="center"/>
            <w:hideMark/>
          </w:tcPr>
          <w:p w14:paraId="5BE925FE"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Assemblage</w:t>
            </w:r>
          </w:p>
        </w:tc>
        <w:tc>
          <w:tcPr>
            <w:tcW w:w="3160" w:type="dxa"/>
            <w:tcBorders>
              <w:top w:val="single" w:sz="4" w:space="0" w:color="auto"/>
              <w:left w:val="nil"/>
              <w:bottom w:val="single" w:sz="4" w:space="0" w:color="auto"/>
              <w:right w:val="nil"/>
            </w:tcBorders>
            <w:shd w:val="clear" w:color="auto" w:fill="auto"/>
            <w:vAlign w:val="center"/>
            <w:hideMark/>
          </w:tcPr>
          <w:p w14:paraId="1A635D24"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Species</w:t>
            </w:r>
          </w:p>
        </w:tc>
        <w:tc>
          <w:tcPr>
            <w:tcW w:w="960" w:type="dxa"/>
            <w:tcBorders>
              <w:top w:val="single" w:sz="4" w:space="0" w:color="auto"/>
              <w:left w:val="nil"/>
              <w:bottom w:val="single" w:sz="4" w:space="0" w:color="auto"/>
              <w:right w:val="nil"/>
            </w:tcBorders>
            <w:shd w:val="clear" w:color="auto" w:fill="auto"/>
            <w:vAlign w:val="center"/>
            <w:hideMark/>
          </w:tcPr>
          <w:p w14:paraId="70F8ECB7"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1979</w:t>
            </w:r>
          </w:p>
        </w:tc>
        <w:tc>
          <w:tcPr>
            <w:tcW w:w="960" w:type="dxa"/>
            <w:tcBorders>
              <w:top w:val="single" w:sz="4" w:space="0" w:color="auto"/>
              <w:left w:val="nil"/>
              <w:bottom w:val="single" w:sz="4" w:space="0" w:color="auto"/>
              <w:right w:val="nil"/>
            </w:tcBorders>
            <w:shd w:val="clear" w:color="auto" w:fill="auto"/>
            <w:vAlign w:val="center"/>
            <w:hideMark/>
          </w:tcPr>
          <w:p w14:paraId="189E22FE"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1999</w:t>
            </w:r>
          </w:p>
        </w:tc>
        <w:tc>
          <w:tcPr>
            <w:tcW w:w="960" w:type="dxa"/>
            <w:tcBorders>
              <w:top w:val="single" w:sz="4" w:space="0" w:color="auto"/>
              <w:left w:val="nil"/>
              <w:bottom w:val="single" w:sz="4" w:space="0" w:color="auto"/>
              <w:right w:val="nil"/>
            </w:tcBorders>
            <w:shd w:val="clear" w:color="auto" w:fill="auto"/>
            <w:vAlign w:val="center"/>
            <w:hideMark/>
          </w:tcPr>
          <w:p w14:paraId="05B11D27"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2019</w:t>
            </w:r>
          </w:p>
        </w:tc>
        <w:tc>
          <w:tcPr>
            <w:tcW w:w="1760" w:type="dxa"/>
            <w:tcBorders>
              <w:top w:val="single" w:sz="4" w:space="0" w:color="auto"/>
              <w:left w:val="nil"/>
              <w:bottom w:val="single" w:sz="4" w:space="0" w:color="auto"/>
              <w:right w:val="nil"/>
            </w:tcBorders>
            <w:shd w:val="clear" w:color="auto" w:fill="auto"/>
            <w:vAlign w:val="center"/>
            <w:hideMark/>
          </w:tcPr>
          <w:p w14:paraId="76B82174" w14:textId="77777777" w:rsidR="004F6583" w:rsidRPr="004F6583" w:rsidRDefault="004F6583" w:rsidP="004F6583">
            <w:pPr>
              <w:spacing w:after="0" w:line="240" w:lineRule="auto"/>
              <w:jc w:val="center"/>
              <w:rPr>
                <w:rFonts w:ascii="Calibri" w:eastAsia="Times New Roman" w:hAnsi="Calibri" w:cs="Calibri"/>
                <w:b/>
                <w:bCs/>
                <w:color w:val="000000"/>
              </w:rPr>
            </w:pPr>
            <w:commentRangeStart w:id="518"/>
            <w:r w:rsidRPr="004F6583">
              <w:rPr>
                <w:rFonts w:ascii="Calibri" w:eastAsia="Times New Roman" w:hAnsi="Calibri" w:cs="Calibri"/>
                <w:b/>
                <w:bCs/>
                <w:color w:val="000000"/>
              </w:rPr>
              <w:t>Percent Change 1979-2019</w:t>
            </w:r>
            <w:commentRangeEnd w:id="518"/>
            <w:r w:rsidR="00401CF6">
              <w:rPr>
                <w:rStyle w:val="CommentReference"/>
              </w:rPr>
              <w:commentReference w:id="518"/>
            </w:r>
          </w:p>
        </w:tc>
      </w:tr>
      <w:tr w:rsidR="004F6583" w:rsidRPr="004F6583" w14:paraId="560687FB" w14:textId="77777777" w:rsidTr="004F6583">
        <w:trPr>
          <w:trHeight w:val="290"/>
        </w:trPr>
        <w:tc>
          <w:tcPr>
            <w:tcW w:w="1700" w:type="dxa"/>
            <w:vMerge w:val="restart"/>
            <w:tcBorders>
              <w:top w:val="nil"/>
              <w:left w:val="nil"/>
              <w:bottom w:val="single" w:sz="4" w:space="0" w:color="000000"/>
              <w:right w:val="nil"/>
            </w:tcBorders>
            <w:shd w:val="clear" w:color="auto" w:fill="auto"/>
            <w:noWrap/>
            <w:vAlign w:val="center"/>
            <w:hideMark/>
          </w:tcPr>
          <w:p w14:paraId="3CBE4EC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Bogbean</w:t>
            </w:r>
          </w:p>
        </w:tc>
        <w:tc>
          <w:tcPr>
            <w:tcW w:w="3160" w:type="dxa"/>
            <w:tcBorders>
              <w:top w:val="nil"/>
              <w:left w:val="nil"/>
              <w:bottom w:val="nil"/>
              <w:right w:val="nil"/>
            </w:tcBorders>
            <w:shd w:val="clear" w:color="auto" w:fill="auto"/>
            <w:noWrap/>
            <w:vAlign w:val="bottom"/>
            <w:hideMark/>
          </w:tcPr>
          <w:p w14:paraId="6BE1FD5D"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Alisma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plantago</w:t>
            </w:r>
            <w:proofErr w:type="spellEnd"/>
            <w:r w:rsidRPr="004F6583">
              <w:rPr>
                <w:rFonts w:ascii="Arial" w:eastAsia="Times New Roman" w:hAnsi="Arial" w:cs="Arial"/>
                <w:i/>
                <w:iCs/>
                <w:sz w:val="20"/>
                <w:szCs w:val="20"/>
              </w:rPr>
              <w:t xml:space="preserve"> aquatica</w:t>
            </w:r>
          </w:p>
        </w:tc>
        <w:tc>
          <w:tcPr>
            <w:tcW w:w="960" w:type="dxa"/>
            <w:tcBorders>
              <w:top w:val="nil"/>
              <w:left w:val="nil"/>
              <w:bottom w:val="nil"/>
              <w:right w:val="nil"/>
            </w:tcBorders>
            <w:shd w:val="clear" w:color="auto" w:fill="auto"/>
            <w:noWrap/>
            <w:vAlign w:val="bottom"/>
            <w:hideMark/>
          </w:tcPr>
          <w:p w14:paraId="57C1D2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nil"/>
              <w:left w:val="nil"/>
              <w:bottom w:val="nil"/>
              <w:right w:val="nil"/>
            </w:tcBorders>
            <w:shd w:val="clear" w:color="auto" w:fill="auto"/>
            <w:noWrap/>
            <w:vAlign w:val="bottom"/>
            <w:hideMark/>
          </w:tcPr>
          <w:p w14:paraId="41B13F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47CC2E0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7F0DF8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CFD8C01" w14:textId="77777777" w:rsidTr="004F6583">
        <w:trPr>
          <w:trHeight w:val="290"/>
        </w:trPr>
        <w:tc>
          <w:tcPr>
            <w:tcW w:w="1700" w:type="dxa"/>
            <w:vMerge/>
            <w:tcBorders>
              <w:top w:val="nil"/>
              <w:left w:val="nil"/>
              <w:bottom w:val="single" w:sz="4" w:space="0" w:color="000000"/>
              <w:right w:val="nil"/>
            </w:tcBorders>
            <w:vAlign w:val="center"/>
            <w:hideMark/>
          </w:tcPr>
          <w:p w14:paraId="539B7AD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EC3FE4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Alopecurus </w:t>
            </w:r>
            <w:proofErr w:type="spellStart"/>
            <w:r w:rsidRPr="004F6583">
              <w:rPr>
                <w:rFonts w:ascii="Arial" w:eastAsia="Times New Roman" w:hAnsi="Arial" w:cs="Arial"/>
                <w:i/>
                <w:iCs/>
                <w:sz w:val="20"/>
                <w:szCs w:val="20"/>
              </w:rPr>
              <w:t>geniculatus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0FFE5C1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2C1F624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B091C2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378AA58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A1D834E" w14:textId="77777777" w:rsidTr="004F6583">
        <w:trPr>
          <w:trHeight w:val="290"/>
        </w:trPr>
        <w:tc>
          <w:tcPr>
            <w:tcW w:w="1700" w:type="dxa"/>
            <w:vMerge/>
            <w:tcBorders>
              <w:top w:val="nil"/>
              <w:left w:val="nil"/>
              <w:bottom w:val="single" w:sz="4" w:space="0" w:color="000000"/>
              <w:right w:val="nil"/>
            </w:tcBorders>
            <w:vAlign w:val="center"/>
            <w:hideMark/>
          </w:tcPr>
          <w:p w14:paraId="05F0D94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3CC6D9C"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Deschampsia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caespitosa</w:t>
            </w:r>
            <w:proofErr w:type="spellEnd"/>
          </w:p>
        </w:tc>
        <w:tc>
          <w:tcPr>
            <w:tcW w:w="960" w:type="dxa"/>
            <w:tcBorders>
              <w:top w:val="nil"/>
              <w:left w:val="nil"/>
              <w:bottom w:val="nil"/>
              <w:right w:val="nil"/>
            </w:tcBorders>
            <w:shd w:val="clear" w:color="auto" w:fill="auto"/>
            <w:noWrap/>
            <w:vAlign w:val="bottom"/>
            <w:hideMark/>
          </w:tcPr>
          <w:p w14:paraId="5495B3F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0E25F0B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960" w:type="dxa"/>
            <w:tcBorders>
              <w:top w:val="nil"/>
              <w:left w:val="nil"/>
              <w:bottom w:val="nil"/>
              <w:right w:val="nil"/>
            </w:tcBorders>
            <w:shd w:val="clear" w:color="auto" w:fill="auto"/>
            <w:noWrap/>
            <w:vAlign w:val="bottom"/>
            <w:hideMark/>
          </w:tcPr>
          <w:p w14:paraId="609031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16D1CFC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552F3B8" w14:textId="77777777" w:rsidTr="004F6583">
        <w:trPr>
          <w:trHeight w:val="290"/>
        </w:trPr>
        <w:tc>
          <w:tcPr>
            <w:tcW w:w="1700" w:type="dxa"/>
            <w:vMerge/>
            <w:tcBorders>
              <w:top w:val="nil"/>
              <w:left w:val="nil"/>
              <w:bottom w:val="single" w:sz="4" w:space="0" w:color="000000"/>
              <w:right w:val="nil"/>
            </w:tcBorders>
            <w:vAlign w:val="center"/>
            <w:hideMark/>
          </w:tcPr>
          <w:p w14:paraId="2942F1A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83E1F0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5238938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1.37</w:t>
            </w:r>
          </w:p>
        </w:tc>
        <w:tc>
          <w:tcPr>
            <w:tcW w:w="960" w:type="dxa"/>
            <w:tcBorders>
              <w:top w:val="single" w:sz="4" w:space="0" w:color="auto"/>
              <w:left w:val="nil"/>
              <w:bottom w:val="single" w:sz="4" w:space="0" w:color="auto"/>
              <w:right w:val="nil"/>
            </w:tcBorders>
            <w:shd w:val="clear" w:color="auto" w:fill="auto"/>
            <w:noWrap/>
            <w:vAlign w:val="bottom"/>
            <w:hideMark/>
          </w:tcPr>
          <w:p w14:paraId="5F8068E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1.17</w:t>
            </w:r>
          </w:p>
        </w:tc>
        <w:tc>
          <w:tcPr>
            <w:tcW w:w="960" w:type="dxa"/>
            <w:tcBorders>
              <w:top w:val="single" w:sz="4" w:space="0" w:color="auto"/>
              <w:left w:val="nil"/>
              <w:bottom w:val="single" w:sz="4" w:space="0" w:color="auto"/>
              <w:right w:val="nil"/>
            </w:tcBorders>
            <w:shd w:val="clear" w:color="auto" w:fill="auto"/>
            <w:noWrap/>
            <w:vAlign w:val="bottom"/>
            <w:hideMark/>
          </w:tcPr>
          <w:p w14:paraId="5C461F7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093304F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C5EA9FA" w14:textId="77777777" w:rsidTr="004F6583">
        <w:trPr>
          <w:trHeight w:val="290"/>
        </w:trPr>
        <w:tc>
          <w:tcPr>
            <w:tcW w:w="1700" w:type="dxa"/>
            <w:vMerge/>
            <w:tcBorders>
              <w:top w:val="nil"/>
              <w:left w:val="nil"/>
              <w:bottom w:val="single" w:sz="4" w:space="0" w:color="000000"/>
              <w:right w:val="nil"/>
            </w:tcBorders>
            <w:vAlign w:val="center"/>
            <w:hideMark/>
          </w:tcPr>
          <w:p w14:paraId="5A5C87D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AD47DE7"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Leersia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oryzoides</w:t>
            </w:r>
            <w:proofErr w:type="spellEnd"/>
          </w:p>
        </w:tc>
        <w:tc>
          <w:tcPr>
            <w:tcW w:w="960" w:type="dxa"/>
            <w:tcBorders>
              <w:top w:val="nil"/>
              <w:left w:val="nil"/>
              <w:bottom w:val="nil"/>
              <w:right w:val="nil"/>
            </w:tcBorders>
            <w:shd w:val="clear" w:color="auto" w:fill="auto"/>
            <w:noWrap/>
            <w:vAlign w:val="bottom"/>
            <w:hideMark/>
          </w:tcPr>
          <w:p w14:paraId="34EEDA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4A372F6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nil"/>
              <w:left w:val="nil"/>
              <w:bottom w:val="nil"/>
              <w:right w:val="nil"/>
            </w:tcBorders>
            <w:shd w:val="clear" w:color="auto" w:fill="auto"/>
            <w:noWrap/>
            <w:vAlign w:val="bottom"/>
            <w:hideMark/>
          </w:tcPr>
          <w:p w14:paraId="422242B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3765EDC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98782FD" w14:textId="77777777" w:rsidTr="004F6583">
        <w:trPr>
          <w:trHeight w:val="290"/>
        </w:trPr>
        <w:tc>
          <w:tcPr>
            <w:tcW w:w="1700" w:type="dxa"/>
            <w:vMerge/>
            <w:tcBorders>
              <w:top w:val="nil"/>
              <w:left w:val="nil"/>
              <w:bottom w:val="single" w:sz="4" w:space="0" w:color="000000"/>
              <w:right w:val="nil"/>
            </w:tcBorders>
            <w:vAlign w:val="center"/>
            <w:hideMark/>
          </w:tcPr>
          <w:p w14:paraId="36ABC3B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6814DC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Lilaeopsis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990B70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960" w:type="dxa"/>
            <w:tcBorders>
              <w:top w:val="single" w:sz="4" w:space="0" w:color="auto"/>
              <w:left w:val="nil"/>
              <w:bottom w:val="single" w:sz="4" w:space="0" w:color="auto"/>
              <w:right w:val="nil"/>
            </w:tcBorders>
            <w:shd w:val="clear" w:color="auto" w:fill="auto"/>
            <w:noWrap/>
            <w:vAlign w:val="bottom"/>
            <w:hideMark/>
          </w:tcPr>
          <w:p w14:paraId="1FC9B61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85BA5E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0EF8CA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D2C78A4" w14:textId="77777777" w:rsidTr="004F6583">
        <w:trPr>
          <w:trHeight w:val="290"/>
        </w:trPr>
        <w:tc>
          <w:tcPr>
            <w:tcW w:w="1700" w:type="dxa"/>
            <w:vMerge/>
            <w:tcBorders>
              <w:top w:val="nil"/>
              <w:left w:val="nil"/>
              <w:bottom w:val="single" w:sz="4" w:space="0" w:color="000000"/>
              <w:right w:val="nil"/>
            </w:tcBorders>
            <w:vAlign w:val="center"/>
            <w:hideMark/>
          </w:tcPr>
          <w:p w14:paraId="5EB9102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CAEA0A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Oenanthe </w:t>
            </w:r>
            <w:proofErr w:type="spellStart"/>
            <w:r w:rsidRPr="004F6583">
              <w:rPr>
                <w:rFonts w:ascii="Arial" w:eastAsia="Times New Roman" w:hAnsi="Arial" w:cs="Arial"/>
                <w:i/>
                <w:iCs/>
                <w:sz w:val="20"/>
                <w:szCs w:val="20"/>
              </w:rPr>
              <w:t>sarmentosa</w:t>
            </w:r>
            <w:proofErr w:type="spellEnd"/>
          </w:p>
        </w:tc>
        <w:tc>
          <w:tcPr>
            <w:tcW w:w="960" w:type="dxa"/>
            <w:tcBorders>
              <w:top w:val="nil"/>
              <w:left w:val="nil"/>
              <w:bottom w:val="nil"/>
              <w:right w:val="nil"/>
            </w:tcBorders>
            <w:shd w:val="clear" w:color="auto" w:fill="auto"/>
            <w:noWrap/>
            <w:vAlign w:val="bottom"/>
            <w:hideMark/>
          </w:tcPr>
          <w:p w14:paraId="5257299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0.63</w:t>
            </w:r>
          </w:p>
        </w:tc>
        <w:tc>
          <w:tcPr>
            <w:tcW w:w="960" w:type="dxa"/>
            <w:tcBorders>
              <w:top w:val="nil"/>
              <w:left w:val="nil"/>
              <w:bottom w:val="nil"/>
              <w:right w:val="nil"/>
            </w:tcBorders>
            <w:shd w:val="clear" w:color="auto" w:fill="auto"/>
            <w:noWrap/>
            <w:vAlign w:val="bottom"/>
            <w:hideMark/>
          </w:tcPr>
          <w:p w14:paraId="74E3AC1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5D4EFD6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3A5D024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2BBEEB5" w14:textId="77777777" w:rsidTr="004F6583">
        <w:trPr>
          <w:trHeight w:val="290"/>
        </w:trPr>
        <w:tc>
          <w:tcPr>
            <w:tcW w:w="1700" w:type="dxa"/>
            <w:vMerge/>
            <w:tcBorders>
              <w:top w:val="nil"/>
              <w:left w:val="nil"/>
              <w:bottom w:val="single" w:sz="4" w:space="0" w:color="000000"/>
              <w:right w:val="nil"/>
            </w:tcBorders>
            <w:vAlign w:val="center"/>
            <w:hideMark/>
          </w:tcPr>
          <w:p w14:paraId="4E1CFD2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92979C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Poa </w:t>
            </w:r>
            <w:proofErr w:type="spellStart"/>
            <w:r w:rsidRPr="004F6583">
              <w:rPr>
                <w:rFonts w:ascii="Arial" w:eastAsia="Times New Roman" w:hAnsi="Arial" w:cs="Arial"/>
                <w:i/>
                <w:iCs/>
                <w:sz w:val="20"/>
                <w:szCs w:val="20"/>
              </w:rPr>
              <w:t>trivialis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7314CE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single" w:sz="4" w:space="0" w:color="auto"/>
              <w:left w:val="nil"/>
              <w:bottom w:val="single" w:sz="4" w:space="0" w:color="auto"/>
              <w:right w:val="nil"/>
            </w:tcBorders>
            <w:shd w:val="clear" w:color="auto" w:fill="auto"/>
            <w:noWrap/>
            <w:vAlign w:val="bottom"/>
            <w:hideMark/>
          </w:tcPr>
          <w:p w14:paraId="1960786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24F73D7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3BFDCD5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75C7AA9" w14:textId="77777777" w:rsidTr="004F6583">
        <w:trPr>
          <w:trHeight w:val="290"/>
        </w:trPr>
        <w:tc>
          <w:tcPr>
            <w:tcW w:w="1700" w:type="dxa"/>
            <w:vMerge/>
            <w:tcBorders>
              <w:top w:val="nil"/>
              <w:left w:val="nil"/>
              <w:bottom w:val="single" w:sz="4" w:space="0" w:color="000000"/>
              <w:right w:val="nil"/>
            </w:tcBorders>
            <w:vAlign w:val="center"/>
            <w:hideMark/>
          </w:tcPr>
          <w:p w14:paraId="4EC156A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A25B6F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Sium suave</w:t>
            </w:r>
          </w:p>
        </w:tc>
        <w:tc>
          <w:tcPr>
            <w:tcW w:w="960" w:type="dxa"/>
            <w:tcBorders>
              <w:top w:val="nil"/>
              <w:left w:val="nil"/>
              <w:bottom w:val="nil"/>
              <w:right w:val="nil"/>
            </w:tcBorders>
            <w:shd w:val="clear" w:color="auto" w:fill="auto"/>
            <w:noWrap/>
            <w:vAlign w:val="bottom"/>
            <w:hideMark/>
          </w:tcPr>
          <w:p w14:paraId="43E8A5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0.63</w:t>
            </w:r>
          </w:p>
        </w:tc>
        <w:tc>
          <w:tcPr>
            <w:tcW w:w="960" w:type="dxa"/>
            <w:tcBorders>
              <w:top w:val="nil"/>
              <w:left w:val="nil"/>
              <w:bottom w:val="nil"/>
              <w:right w:val="nil"/>
            </w:tcBorders>
            <w:shd w:val="clear" w:color="auto" w:fill="auto"/>
            <w:noWrap/>
            <w:vAlign w:val="bottom"/>
            <w:hideMark/>
          </w:tcPr>
          <w:p w14:paraId="4F26D60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nil"/>
              <w:left w:val="nil"/>
              <w:bottom w:val="nil"/>
              <w:right w:val="nil"/>
            </w:tcBorders>
            <w:shd w:val="clear" w:color="auto" w:fill="auto"/>
            <w:noWrap/>
            <w:vAlign w:val="bottom"/>
            <w:hideMark/>
          </w:tcPr>
          <w:p w14:paraId="1FEE6BE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18AEDCE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267FCCC" w14:textId="77777777" w:rsidTr="004F6583">
        <w:trPr>
          <w:trHeight w:val="290"/>
        </w:trPr>
        <w:tc>
          <w:tcPr>
            <w:tcW w:w="1700" w:type="dxa"/>
            <w:vMerge/>
            <w:tcBorders>
              <w:top w:val="nil"/>
              <w:left w:val="nil"/>
              <w:bottom w:val="single" w:sz="4" w:space="0" w:color="000000"/>
              <w:right w:val="nil"/>
            </w:tcBorders>
            <w:vAlign w:val="center"/>
            <w:hideMark/>
          </w:tcPr>
          <w:p w14:paraId="01DA4D7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EDB485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oxymeris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2D7317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335CA82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single" w:sz="4" w:space="0" w:color="auto"/>
              <w:left w:val="nil"/>
              <w:bottom w:val="single" w:sz="4" w:space="0" w:color="auto"/>
              <w:right w:val="nil"/>
            </w:tcBorders>
            <w:shd w:val="clear" w:color="auto" w:fill="auto"/>
            <w:noWrap/>
            <w:vAlign w:val="bottom"/>
            <w:hideMark/>
          </w:tcPr>
          <w:p w14:paraId="04AB2DF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360F421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052DC965" w14:textId="77777777" w:rsidTr="004F6583">
        <w:trPr>
          <w:trHeight w:val="290"/>
        </w:trPr>
        <w:tc>
          <w:tcPr>
            <w:tcW w:w="1700" w:type="dxa"/>
            <w:vMerge/>
            <w:tcBorders>
              <w:top w:val="nil"/>
              <w:left w:val="nil"/>
              <w:bottom w:val="single" w:sz="4" w:space="0" w:color="000000"/>
              <w:right w:val="nil"/>
            </w:tcBorders>
            <w:vAlign w:val="center"/>
            <w:hideMark/>
          </w:tcPr>
          <w:p w14:paraId="6A59E2A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5599BAF"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Platanthera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dilatata</w:t>
            </w:r>
            <w:proofErr w:type="spellEnd"/>
          </w:p>
        </w:tc>
        <w:tc>
          <w:tcPr>
            <w:tcW w:w="960" w:type="dxa"/>
            <w:tcBorders>
              <w:top w:val="nil"/>
              <w:left w:val="nil"/>
              <w:bottom w:val="nil"/>
              <w:right w:val="nil"/>
            </w:tcBorders>
            <w:shd w:val="clear" w:color="auto" w:fill="auto"/>
            <w:noWrap/>
            <w:vAlign w:val="bottom"/>
            <w:hideMark/>
          </w:tcPr>
          <w:p w14:paraId="29B63F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nil"/>
              <w:left w:val="nil"/>
              <w:bottom w:val="nil"/>
              <w:right w:val="nil"/>
            </w:tcBorders>
            <w:shd w:val="clear" w:color="auto" w:fill="auto"/>
            <w:noWrap/>
            <w:vAlign w:val="bottom"/>
            <w:hideMark/>
          </w:tcPr>
          <w:p w14:paraId="4FB76A0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4A6C90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41F8E9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508B32DE" w14:textId="77777777" w:rsidTr="004F6583">
        <w:trPr>
          <w:trHeight w:val="290"/>
        </w:trPr>
        <w:tc>
          <w:tcPr>
            <w:tcW w:w="1700" w:type="dxa"/>
            <w:vMerge/>
            <w:tcBorders>
              <w:top w:val="nil"/>
              <w:left w:val="nil"/>
              <w:bottom w:val="single" w:sz="4" w:space="0" w:color="000000"/>
              <w:right w:val="nil"/>
            </w:tcBorders>
            <w:vAlign w:val="center"/>
            <w:hideMark/>
          </w:tcPr>
          <w:p w14:paraId="4893E77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D233D15"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conglomeratus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BEB36B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099E7C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2025624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5537963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58548CC1" w14:textId="77777777" w:rsidTr="004F6583">
        <w:trPr>
          <w:trHeight w:val="290"/>
        </w:trPr>
        <w:tc>
          <w:tcPr>
            <w:tcW w:w="1700" w:type="dxa"/>
            <w:vMerge/>
            <w:tcBorders>
              <w:top w:val="nil"/>
              <w:left w:val="nil"/>
              <w:bottom w:val="single" w:sz="4" w:space="0" w:color="000000"/>
              <w:right w:val="nil"/>
            </w:tcBorders>
            <w:vAlign w:val="center"/>
            <w:hideMark/>
          </w:tcPr>
          <w:p w14:paraId="072B5BE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571339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Caltha palustris</w:t>
            </w:r>
          </w:p>
        </w:tc>
        <w:tc>
          <w:tcPr>
            <w:tcW w:w="960" w:type="dxa"/>
            <w:tcBorders>
              <w:top w:val="nil"/>
              <w:left w:val="nil"/>
              <w:bottom w:val="nil"/>
              <w:right w:val="nil"/>
            </w:tcBorders>
            <w:shd w:val="clear" w:color="auto" w:fill="auto"/>
            <w:noWrap/>
            <w:vAlign w:val="bottom"/>
            <w:hideMark/>
          </w:tcPr>
          <w:p w14:paraId="02D4E1B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0.95</w:t>
            </w:r>
          </w:p>
        </w:tc>
        <w:tc>
          <w:tcPr>
            <w:tcW w:w="960" w:type="dxa"/>
            <w:tcBorders>
              <w:top w:val="nil"/>
              <w:left w:val="nil"/>
              <w:bottom w:val="nil"/>
              <w:right w:val="nil"/>
            </w:tcBorders>
            <w:shd w:val="clear" w:color="auto" w:fill="auto"/>
            <w:noWrap/>
            <w:vAlign w:val="bottom"/>
            <w:hideMark/>
          </w:tcPr>
          <w:p w14:paraId="3BE3728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960" w:type="dxa"/>
            <w:tcBorders>
              <w:top w:val="nil"/>
              <w:left w:val="nil"/>
              <w:bottom w:val="nil"/>
              <w:right w:val="nil"/>
            </w:tcBorders>
            <w:shd w:val="clear" w:color="auto" w:fill="auto"/>
            <w:noWrap/>
            <w:vAlign w:val="bottom"/>
            <w:hideMark/>
          </w:tcPr>
          <w:p w14:paraId="1FAEAC5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0B15A48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4129C36E" w14:textId="77777777" w:rsidTr="004F6583">
        <w:trPr>
          <w:trHeight w:val="290"/>
        </w:trPr>
        <w:tc>
          <w:tcPr>
            <w:tcW w:w="1700" w:type="dxa"/>
            <w:vMerge/>
            <w:tcBorders>
              <w:top w:val="nil"/>
              <w:left w:val="nil"/>
              <w:bottom w:val="single" w:sz="4" w:space="0" w:color="000000"/>
              <w:right w:val="nil"/>
            </w:tcBorders>
            <w:vAlign w:val="center"/>
            <w:hideMark/>
          </w:tcPr>
          <w:p w14:paraId="3EA8A22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6627EE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6BAC171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0.47</w:t>
            </w:r>
          </w:p>
        </w:tc>
        <w:tc>
          <w:tcPr>
            <w:tcW w:w="960" w:type="dxa"/>
            <w:tcBorders>
              <w:top w:val="single" w:sz="4" w:space="0" w:color="auto"/>
              <w:left w:val="nil"/>
              <w:bottom w:val="single" w:sz="4" w:space="0" w:color="auto"/>
              <w:right w:val="nil"/>
            </w:tcBorders>
            <w:shd w:val="clear" w:color="auto" w:fill="auto"/>
            <w:noWrap/>
            <w:vAlign w:val="bottom"/>
            <w:hideMark/>
          </w:tcPr>
          <w:p w14:paraId="43FFF5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D8C391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1776BC7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532467A1" w14:textId="77777777" w:rsidTr="004F6583">
        <w:trPr>
          <w:trHeight w:val="290"/>
        </w:trPr>
        <w:tc>
          <w:tcPr>
            <w:tcW w:w="1700" w:type="dxa"/>
            <w:vMerge/>
            <w:tcBorders>
              <w:top w:val="nil"/>
              <w:left w:val="nil"/>
              <w:bottom w:val="single" w:sz="4" w:space="0" w:color="000000"/>
              <w:right w:val="nil"/>
            </w:tcBorders>
            <w:vAlign w:val="center"/>
            <w:hideMark/>
          </w:tcPr>
          <w:p w14:paraId="7A3B196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4A07A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Schoenoplectus tabernaemontani</w:t>
            </w:r>
          </w:p>
        </w:tc>
        <w:tc>
          <w:tcPr>
            <w:tcW w:w="960" w:type="dxa"/>
            <w:tcBorders>
              <w:top w:val="nil"/>
              <w:left w:val="nil"/>
              <w:bottom w:val="nil"/>
              <w:right w:val="nil"/>
            </w:tcBorders>
            <w:shd w:val="clear" w:color="auto" w:fill="auto"/>
            <w:noWrap/>
            <w:vAlign w:val="bottom"/>
            <w:hideMark/>
          </w:tcPr>
          <w:p w14:paraId="5B13F1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nil"/>
              <w:left w:val="nil"/>
              <w:bottom w:val="nil"/>
              <w:right w:val="nil"/>
            </w:tcBorders>
            <w:shd w:val="clear" w:color="auto" w:fill="auto"/>
            <w:noWrap/>
            <w:vAlign w:val="bottom"/>
            <w:hideMark/>
          </w:tcPr>
          <w:p w14:paraId="2719FEF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B56E26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3F379A3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6E967D5B" w14:textId="77777777" w:rsidTr="004F6583">
        <w:trPr>
          <w:trHeight w:val="290"/>
        </w:trPr>
        <w:tc>
          <w:tcPr>
            <w:tcW w:w="1700" w:type="dxa"/>
            <w:vMerge/>
            <w:tcBorders>
              <w:top w:val="nil"/>
              <w:left w:val="nil"/>
              <w:bottom w:val="single" w:sz="4" w:space="0" w:color="000000"/>
              <w:right w:val="nil"/>
            </w:tcBorders>
            <w:vAlign w:val="center"/>
            <w:hideMark/>
          </w:tcPr>
          <w:p w14:paraId="36A86D0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66C2BDD"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Sidalcia</w:t>
            </w:r>
            <w:proofErr w:type="spellEnd"/>
            <w:r w:rsidRPr="004F6583">
              <w:rPr>
                <w:rFonts w:ascii="Arial" w:eastAsia="Times New Roman" w:hAnsi="Arial" w:cs="Arial"/>
                <w:i/>
                <w:iCs/>
                <w:sz w:val="20"/>
                <w:szCs w:val="20"/>
              </w:rPr>
              <w:t xml:space="preserve">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2EDBBA9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3E911B2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5FCA7B4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75E85F2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0A04CCF4" w14:textId="77777777" w:rsidTr="004F6583">
        <w:trPr>
          <w:trHeight w:val="290"/>
        </w:trPr>
        <w:tc>
          <w:tcPr>
            <w:tcW w:w="1700" w:type="dxa"/>
            <w:vMerge/>
            <w:tcBorders>
              <w:top w:val="nil"/>
              <w:left w:val="nil"/>
              <w:bottom w:val="single" w:sz="4" w:space="0" w:color="000000"/>
              <w:right w:val="nil"/>
            </w:tcBorders>
            <w:vAlign w:val="center"/>
            <w:hideMark/>
          </w:tcPr>
          <w:p w14:paraId="1E53FC6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705D382"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Bidens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cernua</w:t>
            </w:r>
            <w:proofErr w:type="spellEnd"/>
          </w:p>
        </w:tc>
        <w:tc>
          <w:tcPr>
            <w:tcW w:w="960" w:type="dxa"/>
            <w:tcBorders>
              <w:top w:val="nil"/>
              <w:left w:val="nil"/>
              <w:bottom w:val="nil"/>
              <w:right w:val="nil"/>
            </w:tcBorders>
            <w:shd w:val="clear" w:color="auto" w:fill="auto"/>
            <w:noWrap/>
            <w:vAlign w:val="bottom"/>
            <w:hideMark/>
          </w:tcPr>
          <w:p w14:paraId="558FD38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0.84</w:t>
            </w:r>
          </w:p>
        </w:tc>
        <w:tc>
          <w:tcPr>
            <w:tcW w:w="960" w:type="dxa"/>
            <w:tcBorders>
              <w:top w:val="nil"/>
              <w:left w:val="nil"/>
              <w:bottom w:val="nil"/>
              <w:right w:val="nil"/>
            </w:tcBorders>
            <w:shd w:val="clear" w:color="auto" w:fill="auto"/>
            <w:noWrap/>
            <w:vAlign w:val="bottom"/>
            <w:hideMark/>
          </w:tcPr>
          <w:p w14:paraId="09B2CFD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nil"/>
              <w:left w:val="nil"/>
              <w:bottom w:val="nil"/>
              <w:right w:val="nil"/>
            </w:tcBorders>
            <w:shd w:val="clear" w:color="auto" w:fill="auto"/>
            <w:noWrap/>
            <w:vAlign w:val="bottom"/>
            <w:hideMark/>
          </w:tcPr>
          <w:p w14:paraId="2BDB3C6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0.14</w:t>
            </w:r>
          </w:p>
        </w:tc>
        <w:tc>
          <w:tcPr>
            <w:tcW w:w="1760" w:type="dxa"/>
            <w:tcBorders>
              <w:top w:val="single" w:sz="4" w:space="0" w:color="auto"/>
              <w:left w:val="nil"/>
              <w:bottom w:val="nil"/>
              <w:right w:val="nil"/>
            </w:tcBorders>
            <w:shd w:val="clear" w:color="auto" w:fill="auto"/>
            <w:noWrap/>
            <w:vAlign w:val="bottom"/>
            <w:hideMark/>
          </w:tcPr>
          <w:p w14:paraId="14A7F2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-85.71</w:t>
            </w:r>
          </w:p>
        </w:tc>
      </w:tr>
      <w:tr w:rsidR="004F6583" w:rsidRPr="004F6583" w14:paraId="33640FD2" w14:textId="77777777" w:rsidTr="004F6583">
        <w:trPr>
          <w:trHeight w:val="290"/>
        </w:trPr>
        <w:tc>
          <w:tcPr>
            <w:tcW w:w="1700" w:type="dxa"/>
            <w:vMerge/>
            <w:tcBorders>
              <w:top w:val="nil"/>
              <w:left w:val="nil"/>
              <w:bottom w:val="single" w:sz="4" w:space="0" w:color="000000"/>
              <w:right w:val="nil"/>
            </w:tcBorders>
            <w:vAlign w:val="center"/>
            <w:hideMark/>
          </w:tcPr>
          <w:p w14:paraId="7537685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9AB6258"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conglomeratus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EE8AA6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6EDE027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single" w:sz="4" w:space="0" w:color="auto"/>
              <w:left w:val="nil"/>
              <w:bottom w:val="single" w:sz="4" w:space="0" w:color="auto"/>
              <w:right w:val="nil"/>
            </w:tcBorders>
            <w:shd w:val="clear" w:color="auto" w:fill="auto"/>
            <w:noWrap/>
            <w:vAlign w:val="bottom"/>
            <w:hideMark/>
          </w:tcPr>
          <w:p w14:paraId="561263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0.14</w:t>
            </w:r>
          </w:p>
        </w:tc>
        <w:tc>
          <w:tcPr>
            <w:tcW w:w="1760" w:type="dxa"/>
            <w:tcBorders>
              <w:top w:val="single" w:sz="4" w:space="0" w:color="auto"/>
              <w:left w:val="nil"/>
              <w:bottom w:val="nil"/>
              <w:right w:val="nil"/>
            </w:tcBorders>
            <w:shd w:val="clear" w:color="auto" w:fill="auto"/>
            <w:noWrap/>
            <w:vAlign w:val="bottom"/>
            <w:hideMark/>
          </w:tcPr>
          <w:p w14:paraId="1A90784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-85.71</w:t>
            </w:r>
          </w:p>
        </w:tc>
      </w:tr>
      <w:tr w:rsidR="004F6583" w:rsidRPr="004F6583" w14:paraId="707EB023" w14:textId="77777777" w:rsidTr="004F6583">
        <w:trPr>
          <w:trHeight w:val="290"/>
        </w:trPr>
        <w:tc>
          <w:tcPr>
            <w:tcW w:w="1700" w:type="dxa"/>
            <w:vMerge/>
            <w:tcBorders>
              <w:top w:val="nil"/>
              <w:left w:val="nil"/>
              <w:bottom w:val="single" w:sz="4" w:space="0" w:color="000000"/>
              <w:right w:val="nil"/>
            </w:tcBorders>
            <w:vAlign w:val="center"/>
            <w:hideMark/>
          </w:tcPr>
          <w:p w14:paraId="20BFA9B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3DE43F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Trifolium </w:t>
            </w:r>
            <w:proofErr w:type="spellStart"/>
            <w:r w:rsidRPr="004F6583">
              <w:rPr>
                <w:rFonts w:ascii="Arial" w:eastAsia="Times New Roman" w:hAnsi="Arial" w:cs="Arial"/>
                <w:i/>
                <w:iCs/>
                <w:sz w:val="20"/>
                <w:szCs w:val="20"/>
              </w:rPr>
              <w:t>wormskjoldii</w:t>
            </w:r>
            <w:proofErr w:type="spellEnd"/>
          </w:p>
        </w:tc>
        <w:tc>
          <w:tcPr>
            <w:tcW w:w="960" w:type="dxa"/>
            <w:tcBorders>
              <w:top w:val="nil"/>
              <w:left w:val="nil"/>
              <w:bottom w:val="nil"/>
              <w:right w:val="nil"/>
            </w:tcBorders>
            <w:shd w:val="clear" w:color="auto" w:fill="auto"/>
            <w:noWrap/>
            <w:vAlign w:val="bottom"/>
            <w:hideMark/>
          </w:tcPr>
          <w:p w14:paraId="30E34C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0.95</w:t>
            </w:r>
          </w:p>
        </w:tc>
        <w:tc>
          <w:tcPr>
            <w:tcW w:w="960" w:type="dxa"/>
            <w:tcBorders>
              <w:top w:val="nil"/>
              <w:left w:val="nil"/>
              <w:bottom w:val="nil"/>
              <w:right w:val="nil"/>
            </w:tcBorders>
            <w:shd w:val="clear" w:color="auto" w:fill="auto"/>
            <w:noWrap/>
            <w:vAlign w:val="bottom"/>
            <w:hideMark/>
          </w:tcPr>
          <w:p w14:paraId="1B06331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57E37C7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1760" w:type="dxa"/>
            <w:tcBorders>
              <w:top w:val="single" w:sz="4" w:space="0" w:color="auto"/>
              <w:left w:val="nil"/>
              <w:bottom w:val="nil"/>
              <w:right w:val="nil"/>
            </w:tcBorders>
            <w:shd w:val="clear" w:color="auto" w:fill="auto"/>
            <w:noWrap/>
            <w:vAlign w:val="bottom"/>
            <w:hideMark/>
          </w:tcPr>
          <w:p w14:paraId="4D2A72B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-82.14</w:t>
            </w:r>
          </w:p>
        </w:tc>
      </w:tr>
      <w:tr w:rsidR="004F6583" w:rsidRPr="004F6583" w14:paraId="14DEBCF4" w14:textId="77777777" w:rsidTr="004F6583">
        <w:trPr>
          <w:trHeight w:val="290"/>
        </w:trPr>
        <w:tc>
          <w:tcPr>
            <w:tcW w:w="1700" w:type="dxa"/>
            <w:vMerge/>
            <w:tcBorders>
              <w:top w:val="nil"/>
              <w:left w:val="nil"/>
              <w:bottom w:val="single" w:sz="4" w:space="0" w:color="000000"/>
              <w:right w:val="nil"/>
            </w:tcBorders>
            <w:vAlign w:val="center"/>
            <w:hideMark/>
          </w:tcPr>
          <w:p w14:paraId="473825A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0084F2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Myosotis </w:t>
            </w:r>
            <w:proofErr w:type="spellStart"/>
            <w:r w:rsidRPr="004F6583">
              <w:rPr>
                <w:rFonts w:ascii="Arial" w:eastAsia="Times New Roman" w:hAnsi="Arial" w:cs="Arial"/>
                <w:i/>
                <w:iCs/>
                <w:sz w:val="20"/>
                <w:szCs w:val="20"/>
              </w:rPr>
              <w:t>scorpiodes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9D177D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0.68</w:t>
            </w:r>
          </w:p>
        </w:tc>
        <w:tc>
          <w:tcPr>
            <w:tcW w:w="960" w:type="dxa"/>
            <w:tcBorders>
              <w:top w:val="single" w:sz="4" w:space="0" w:color="auto"/>
              <w:left w:val="nil"/>
              <w:bottom w:val="single" w:sz="4" w:space="0" w:color="auto"/>
              <w:right w:val="nil"/>
            </w:tcBorders>
            <w:shd w:val="clear" w:color="auto" w:fill="auto"/>
            <w:noWrap/>
            <w:vAlign w:val="bottom"/>
            <w:hideMark/>
          </w:tcPr>
          <w:p w14:paraId="23EE4EF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960" w:type="dxa"/>
            <w:tcBorders>
              <w:top w:val="single" w:sz="4" w:space="0" w:color="auto"/>
              <w:left w:val="nil"/>
              <w:bottom w:val="single" w:sz="4" w:space="0" w:color="auto"/>
              <w:right w:val="nil"/>
            </w:tcBorders>
            <w:shd w:val="clear" w:color="auto" w:fill="auto"/>
            <w:noWrap/>
            <w:vAlign w:val="bottom"/>
            <w:hideMark/>
          </w:tcPr>
          <w:p w14:paraId="0857280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1760" w:type="dxa"/>
            <w:tcBorders>
              <w:top w:val="single" w:sz="4" w:space="0" w:color="auto"/>
              <w:left w:val="nil"/>
              <w:bottom w:val="nil"/>
              <w:right w:val="nil"/>
            </w:tcBorders>
            <w:shd w:val="clear" w:color="auto" w:fill="auto"/>
            <w:noWrap/>
            <w:vAlign w:val="bottom"/>
            <w:hideMark/>
          </w:tcPr>
          <w:p w14:paraId="12A6678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-78.57</w:t>
            </w:r>
          </w:p>
        </w:tc>
      </w:tr>
      <w:tr w:rsidR="004F6583" w:rsidRPr="004F6583" w14:paraId="538EED46" w14:textId="77777777" w:rsidTr="004F6583">
        <w:trPr>
          <w:trHeight w:val="290"/>
        </w:trPr>
        <w:tc>
          <w:tcPr>
            <w:tcW w:w="1700" w:type="dxa"/>
            <w:vMerge/>
            <w:tcBorders>
              <w:top w:val="nil"/>
              <w:left w:val="nil"/>
              <w:bottom w:val="single" w:sz="4" w:space="0" w:color="000000"/>
              <w:right w:val="nil"/>
            </w:tcBorders>
            <w:vAlign w:val="center"/>
            <w:hideMark/>
          </w:tcPr>
          <w:p w14:paraId="4003896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2B9EC3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articulatus</w:t>
            </w:r>
            <w:proofErr w:type="spellEnd"/>
          </w:p>
        </w:tc>
        <w:tc>
          <w:tcPr>
            <w:tcW w:w="960" w:type="dxa"/>
            <w:tcBorders>
              <w:top w:val="nil"/>
              <w:left w:val="nil"/>
              <w:bottom w:val="nil"/>
              <w:right w:val="nil"/>
            </w:tcBorders>
            <w:shd w:val="clear" w:color="auto" w:fill="auto"/>
            <w:noWrap/>
            <w:vAlign w:val="bottom"/>
            <w:hideMark/>
          </w:tcPr>
          <w:p w14:paraId="11A7A0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66BC49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960" w:type="dxa"/>
            <w:tcBorders>
              <w:top w:val="nil"/>
              <w:left w:val="nil"/>
              <w:bottom w:val="nil"/>
              <w:right w:val="nil"/>
            </w:tcBorders>
            <w:shd w:val="clear" w:color="auto" w:fill="auto"/>
            <w:noWrap/>
            <w:vAlign w:val="bottom"/>
            <w:hideMark/>
          </w:tcPr>
          <w:p w14:paraId="606D51F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1760" w:type="dxa"/>
            <w:tcBorders>
              <w:top w:val="single" w:sz="4" w:space="0" w:color="auto"/>
              <w:left w:val="nil"/>
              <w:bottom w:val="nil"/>
              <w:right w:val="nil"/>
            </w:tcBorders>
            <w:shd w:val="clear" w:color="auto" w:fill="auto"/>
            <w:noWrap/>
            <w:vAlign w:val="bottom"/>
            <w:hideMark/>
          </w:tcPr>
          <w:p w14:paraId="5CEEE33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-71.43</w:t>
            </w:r>
          </w:p>
        </w:tc>
      </w:tr>
      <w:tr w:rsidR="004F6583" w:rsidRPr="004F6583" w14:paraId="64C55C6B" w14:textId="77777777" w:rsidTr="004F6583">
        <w:trPr>
          <w:trHeight w:val="290"/>
        </w:trPr>
        <w:tc>
          <w:tcPr>
            <w:tcW w:w="1700" w:type="dxa"/>
            <w:vMerge/>
            <w:tcBorders>
              <w:top w:val="nil"/>
              <w:left w:val="nil"/>
              <w:bottom w:val="single" w:sz="4" w:space="0" w:color="000000"/>
              <w:right w:val="nil"/>
            </w:tcBorders>
            <w:vAlign w:val="center"/>
            <w:hideMark/>
          </w:tcPr>
          <w:p w14:paraId="2D3176C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DA6ED7C"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Symphotrichum</w:t>
            </w:r>
            <w:proofErr w:type="spellEnd"/>
            <w:r w:rsidRPr="004F6583">
              <w:rPr>
                <w:rFonts w:ascii="Arial" w:eastAsia="Times New Roman" w:hAnsi="Arial" w:cs="Arial"/>
                <w:i/>
                <w:iCs/>
                <w:color w:val="000000"/>
                <w:sz w:val="20"/>
                <w:szCs w:val="20"/>
              </w:rPr>
              <w:t xml:space="preserve"> subspicatum</w:t>
            </w:r>
          </w:p>
        </w:tc>
        <w:tc>
          <w:tcPr>
            <w:tcW w:w="960" w:type="dxa"/>
            <w:tcBorders>
              <w:top w:val="single" w:sz="4" w:space="0" w:color="auto"/>
              <w:left w:val="nil"/>
              <w:bottom w:val="single" w:sz="4" w:space="0" w:color="auto"/>
              <w:right w:val="nil"/>
            </w:tcBorders>
            <w:shd w:val="clear" w:color="auto" w:fill="auto"/>
            <w:noWrap/>
            <w:vAlign w:val="bottom"/>
            <w:hideMark/>
          </w:tcPr>
          <w:p w14:paraId="67F1A08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0.47</w:t>
            </w:r>
          </w:p>
        </w:tc>
        <w:tc>
          <w:tcPr>
            <w:tcW w:w="960" w:type="dxa"/>
            <w:tcBorders>
              <w:top w:val="single" w:sz="4" w:space="0" w:color="auto"/>
              <w:left w:val="nil"/>
              <w:bottom w:val="single" w:sz="4" w:space="0" w:color="auto"/>
              <w:right w:val="nil"/>
            </w:tcBorders>
            <w:shd w:val="clear" w:color="auto" w:fill="auto"/>
            <w:noWrap/>
            <w:vAlign w:val="bottom"/>
            <w:hideMark/>
          </w:tcPr>
          <w:p w14:paraId="3BA8969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single" w:sz="4" w:space="0" w:color="auto"/>
              <w:left w:val="nil"/>
              <w:bottom w:val="single" w:sz="4" w:space="0" w:color="auto"/>
              <w:right w:val="nil"/>
            </w:tcBorders>
            <w:shd w:val="clear" w:color="auto" w:fill="auto"/>
            <w:noWrap/>
            <w:vAlign w:val="bottom"/>
            <w:hideMark/>
          </w:tcPr>
          <w:p w14:paraId="4DA5EB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0.32</w:t>
            </w:r>
          </w:p>
        </w:tc>
        <w:tc>
          <w:tcPr>
            <w:tcW w:w="1760" w:type="dxa"/>
            <w:tcBorders>
              <w:top w:val="single" w:sz="4" w:space="0" w:color="auto"/>
              <w:left w:val="nil"/>
              <w:bottom w:val="nil"/>
              <w:right w:val="nil"/>
            </w:tcBorders>
            <w:shd w:val="clear" w:color="auto" w:fill="auto"/>
            <w:noWrap/>
            <w:vAlign w:val="bottom"/>
            <w:hideMark/>
          </w:tcPr>
          <w:p w14:paraId="713A4DB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-67.86</w:t>
            </w:r>
          </w:p>
        </w:tc>
      </w:tr>
      <w:tr w:rsidR="004F6583" w:rsidRPr="004F6583" w14:paraId="15150FCB" w14:textId="77777777" w:rsidTr="004F6583">
        <w:trPr>
          <w:trHeight w:val="290"/>
        </w:trPr>
        <w:tc>
          <w:tcPr>
            <w:tcW w:w="1700" w:type="dxa"/>
            <w:vMerge/>
            <w:tcBorders>
              <w:top w:val="nil"/>
              <w:left w:val="nil"/>
              <w:bottom w:val="single" w:sz="4" w:space="0" w:color="000000"/>
              <w:right w:val="nil"/>
            </w:tcBorders>
            <w:vAlign w:val="center"/>
            <w:hideMark/>
          </w:tcPr>
          <w:p w14:paraId="0277726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B6BB03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Eleocharis palustris</w:t>
            </w:r>
          </w:p>
        </w:tc>
        <w:tc>
          <w:tcPr>
            <w:tcW w:w="960" w:type="dxa"/>
            <w:tcBorders>
              <w:top w:val="nil"/>
              <w:left w:val="nil"/>
              <w:bottom w:val="nil"/>
              <w:right w:val="nil"/>
            </w:tcBorders>
            <w:shd w:val="clear" w:color="auto" w:fill="auto"/>
            <w:noWrap/>
            <w:vAlign w:val="bottom"/>
            <w:hideMark/>
          </w:tcPr>
          <w:p w14:paraId="2D549BB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0.63</w:t>
            </w:r>
          </w:p>
        </w:tc>
        <w:tc>
          <w:tcPr>
            <w:tcW w:w="960" w:type="dxa"/>
            <w:tcBorders>
              <w:top w:val="nil"/>
              <w:left w:val="nil"/>
              <w:bottom w:val="nil"/>
              <w:right w:val="nil"/>
            </w:tcBorders>
            <w:shd w:val="clear" w:color="auto" w:fill="auto"/>
            <w:noWrap/>
            <w:vAlign w:val="bottom"/>
            <w:hideMark/>
          </w:tcPr>
          <w:p w14:paraId="21E72CA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0.78</w:t>
            </w:r>
          </w:p>
        </w:tc>
        <w:tc>
          <w:tcPr>
            <w:tcW w:w="960" w:type="dxa"/>
            <w:tcBorders>
              <w:top w:val="nil"/>
              <w:left w:val="nil"/>
              <w:bottom w:val="nil"/>
              <w:right w:val="nil"/>
            </w:tcBorders>
            <w:shd w:val="clear" w:color="auto" w:fill="auto"/>
            <w:noWrap/>
            <w:vAlign w:val="bottom"/>
            <w:hideMark/>
          </w:tcPr>
          <w:p w14:paraId="3CA9B7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single" w:sz="4" w:space="0" w:color="auto"/>
              <w:left w:val="nil"/>
              <w:bottom w:val="nil"/>
              <w:right w:val="nil"/>
            </w:tcBorders>
            <w:shd w:val="clear" w:color="auto" w:fill="auto"/>
            <w:noWrap/>
            <w:vAlign w:val="bottom"/>
            <w:hideMark/>
          </w:tcPr>
          <w:p w14:paraId="55E6DF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-60.71</w:t>
            </w:r>
          </w:p>
        </w:tc>
      </w:tr>
      <w:tr w:rsidR="004F6583" w:rsidRPr="004F6583" w14:paraId="3BCDAFE0" w14:textId="77777777" w:rsidTr="004F6583">
        <w:trPr>
          <w:trHeight w:val="290"/>
        </w:trPr>
        <w:tc>
          <w:tcPr>
            <w:tcW w:w="1700" w:type="dxa"/>
            <w:vMerge/>
            <w:tcBorders>
              <w:top w:val="nil"/>
              <w:left w:val="nil"/>
              <w:bottom w:val="single" w:sz="4" w:space="0" w:color="000000"/>
              <w:right w:val="nil"/>
            </w:tcBorders>
            <w:vAlign w:val="center"/>
            <w:hideMark/>
          </w:tcPr>
          <w:p w14:paraId="640B9A0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C2058E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Lysimachia thyrsiflora</w:t>
            </w:r>
          </w:p>
        </w:tc>
        <w:tc>
          <w:tcPr>
            <w:tcW w:w="960" w:type="dxa"/>
            <w:tcBorders>
              <w:top w:val="single" w:sz="4" w:space="0" w:color="auto"/>
              <w:left w:val="nil"/>
              <w:bottom w:val="single" w:sz="4" w:space="0" w:color="auto"/>
              <w:right w:val="nil"/>
            </w:tcBorders>
            <w:shd w:val="clear" w:color="auto" w:fill="auto"/>
            <w:noWrap/>
            <w:vAlign w:val="bottom"/>
            <w:hideMark/>
          </w:tcPr>
          <w:p w14:paraId="7000754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0.53</w:t>
            </w:r>
          </w:p>
        </w:tc>
        <w:tc>
          <w:tcPr>
            <w:tcW w:w="960" w:type="dxa"/>
            <w:tcBorders>
              <w:top w:val="single" w:sz="4" w:space="0" w:color="auto"/>
              <w:left w:val="nil"/>
              <w:bottom w:val="single" w:sz="4" w:space="0" w:color="auto"/>
              <w:right w:val="nil"/>
            </w:tcBorders>
            <w:shd w:val="clear" w:color="auto" w:fill="auto"/>
            <w:noWrap/>
            <w:vAlign w:val="bottom"/>
            <w:hideMark/>
          </w:tcPr>
          <w:p w14:paraId="5C9F33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960" w:type="dxa"/>
            <w:tcBorders>
              <w:top w:val="single" w:sz="4" w:space="0" w:color="auto"/>
              <w:left w:val="nil"/>
              <w:bottom w:val="single" w:sz="4" w:space="0" w:color="auto"/>
              <w:right w:val="nil"/>
            </w:tcBorders>
            <w:shd w:val="clear" w:color="auto" w:fill="auto"/>
            <w:noWrap/>
            <w:vAlign w:val="bottom"/>
            <w:hideMark/>
          </w:tcPr>
          <w:p w14:paraId="62931C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0.57</w:t>
            </w:r>
          </w:p>
        </w:tc>
        <w:tc>
          <w:tcPr>
            <w:tcW w:w="1760" w:type="dxa"/>
            <w:tcBorders>
              <w:top w:val="single" w:sz="4" w:space="0" w:color="auto"/>
              <w:left w:val="nil"/>
              <w:bottom w:val="nil"/>
              <w:right w:val="nil"/>
            </w:tcBorders>
            <w:shd w:val="clear" w:color="auto" w:fill="auto"/>
            <w:noWrap/>
            <w:vAlign w:val="bottom"/>
            <w:hideMark/>
          </w:tcPr>
          <w:p w14:paraId="40BD5E0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-42.86</w:t>
            </w:r>
          </w:p>
        </w:tc>
      </w:tr>
      <w:tr w:rsidR="004F6583" w:rsidRPr="004F6583" w14:paraId="333055A8" w14:textId="77777777" w:rsidTr="004F6583">
        <w:trPr>
          <w:trHeight w:val="290"/>
        </w:trPr>
        <w:tc>
          <w:tcPr>
            <w:tcW w:w="1700" w:type="dxa"/>
            <w:vMerge/>
            <w:tcBorders>
              <w:top w:val="nil"/>
              <w:left w:val="nil"/>
              <w:bottom w:val="single" w:sz="4" w:space="0" w:color="000000"/>
              <w:right w:val="nil"/>
            </w:tcBorders>
            <w:vAlign w:val="center"/>
            <w:hideMark/>
          </w:tcPr>
          <w:p w14:paraId="5CE1031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F402D3F"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1C14A3F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1.11</w:t>
            </w:r>
          </w:p>
        </w:tc>
        <w:tc>
          <w:tcPr>
            <w:tcW w:w="960" w:type="dxa"/>
            <w:tcBorders>
              <w:top w:val="nil"/>
              <w:left w:val="nil"/>
              <w:bottom w:val="nil"/>
              <w:right w:val="nil"/>
            </w:tcBorders>
            <w:shd w:val="clear" w:color="auto" w:fill="auto"/>
            <w:noWrap/>
            <w:vAlign w:val="bottom"/>
            <w:hideMark/>
          </w:tcPr>
          <w:p w14:paraId="5EE287D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1.17</w:t>
            </w:r>
          </w:p>
        </w:tc>
        <w:tc>
          <w:tcPr>
            <w:tcW w:w="960" w:type="dxa"/>
            <w:tcBorders>
              <w:top w:val="nil"/>
              <w:left w:val="nil"/>
              <w:bottom w:val="nil"/>
              <w:right w:val="nil"/>
            </w:tcBorders>
            <w:shd w:val="clear" w:color="auto" w:fill="auto"/>
            <w:noWrap/>
            <w:vAlign w:val="bottom"/>
            <w:hideMark/>
          </w:tcPr>
          <w:p w14:paraId="3382A9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0.61</w:t>
            </w:r>
          </w:p>
        </w:tc>
        <w:tc>
          <w:tcPr>
            <w:tcW w:w="1760" w:type="dxa"/>
            <w:tcBorders>
              <w:top w:val="single" w:sz="4" w:space="0" w:color="auto"/>
              <w:left w:val="nil"/>
              <w:bottom w:val="nil"/>
              <w:right w:val="nil"/>
            </w:tcBorders>
            <w:shd w:val="clear" w:color="auto" w:fill="auto"/>
            <w:noWrap/>
            <w:vAlign w:val="bottom"/>
            <w:hideMark/>
          </w:tcPr>
          <w:p w14:paraId="36B0AED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-39.29</w:t>
            </w:r>
          </w:p>
        </w:tc>
      </w:tr>
      <w:tr w:rsidR="004F6583" w:rsidRPr="004F6583" w14:paraId="564E5F2F" w14:textId="77777777" w:rsidTr="004F6583">
        <w:trPr>
          <w:trHeight w:val="290"/>
        </w:trPr>
        <w:tc>
          <w:tcPr>
            <w:tcW w:w="1700" w:type="dxa"/>
            <w:vMerge/>
            <w:tcBorders>
              <w:top w:val="nil"/>
              <w:left w:val="nil"/>
              <w:bottom w:val="single" w:sz="4" w:space="0" w:color="000000"/>
              <w:right w:val="nil"/>
            </w:tcBorders>
            <w:vAlign w:val="center"/>
            <w:hideMark/>
          </w:tcPr>
          <w:p w14:paraId="6052E8E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7BE65D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Carex lyngbyei</w:t>
            </w:r>
          </w:p>
        </w:tc>
        <w:tc>
          <w:tcPr>
            <w:tcW w:w="960" w:type="dxa"/>
            <w:tcBorders>
              <w:top w:val="single" w:sz="4" w:space="0" w:color="auto"/>
              <w:left w:val="nil"/>
              <w:bottom w:val="single" w:sz="4" w:space="0" w:color="auto"/>
              <w:right w:val="nil"/>
            </w:tcBorders>
            <w:shd w:val="clear" w:color="auto" w:fill="auto"/>
            <w:noWrap/>
            <w:vAlign w:val="bottom"/>
            <w:hideMark/>
          </w:tcPr>
          <w:p w14:paraId="0E57087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0.47</w:t>
            </w:r>
          </w:p>
        </w:tc>
        <w:tc>
          <w:tcPr>
            <w:tcW w:w="960" w:type="dxa"/>
            <w:tcBorders>
              <w:top w:val="single" w:sz="4" w:space="0" w:color="auto"/>
              <w:left w:val="nil"/>
              <w:bottom w:val="single" w:sz="4" w:space="0" w:color="auto"/>
              <w:right w:val="nil"/>
            </w:tcBorders>
            <w:shd w:val="clear" w:color="auto" w:fill="auto"/>
            <w:noWrap/>
            <w:vAlign w:val="bottom"/>
            <w:hideMark/>
          </w:tcPr>
          <w:p w14:paraId="3BEB5DC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single" w:sz="4" w:space="0" w:color="auto"/>
              <w:left w:val="nil"/>
              <w:bottom w:val="single" w:sz="4" w:space="0" w:color="auto"/>
              <w:right w:val="nil"/>
            </w:tcBorders>
            <w:shd w:val="clear" w:color="auto" w:fill="auto"/>
            <w:noWrap/>
            <w:vAlign w:val="bottom"/>
            <w:hideMark/>
          </w:tcPr>
          <w:p w14:paraId="4F7A1BE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w:t>
            </w:r>
          </w:p>
        </w:tc>
        <w:tc>
          <w:tcPr>
            <w:tcW w:w="1760" w:type="dxa"/>
            <w:tcBorders>
              <w:top w:val="single" w:sz="4" w:space="0" w:color="auto"/>
              <w:left w:val="nil"/>
              <w:bottom w:val="nil"/>
              <w:right w:val="nil"/>
            </w:tcBorders>
            <w:shd w:val="clear" w:color="auto" w:fill="auto"/>
            <w:noWrap/>
            <w:vAlign w:val="bottom"/>
            <w:hideMark/>
          </w:tcPr>
          <w:p w14:paraId="1A8E0B2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r>
      <w:tr w:rsidR="004F6583" w:rsidRPr="004F6583" w14:paraId="496D1A6E" w14:textId="77777777" w:rsidTr="004F6583">
        <w:trPr>
          <w:trHeight w:val="290"/>
        </w:trPr>
        <w:tc>
          <w:tcPr>
            <w:tcW w:w="1700" w:type="dxa"/>
            <w:vMerge/>
            <w:tcBorders>
              <w:top w:val="nil"/>
              <w:left w:val="nil"/>
              <w:bottom w:val="single" w:sz="4" w:space="0" w:color="000000"/>
              <w:right w:val="nil"/>
            </w:tcBorders>
            <w:vAlign w:val="center"/>
            <w:hideMark/>
          </w:tcPr>
          <w:p w14:paraId="17A678A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86E50D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Potentilla </w:t>
            </w:r>
            <w:proofErr w:type="spellStart"/>
            <w:r w:rsidRPr="004F6583">
              <w:rPr>
                <w:rFonts w:ascii="Arial" w:eastAsia="Times New Roman" w:hAnsi="Arial" w:cs="Arial"/>
                <w:i/>
                <w:iCs/>
                <w:sz w:val="20"/>
                <w:szCs w:val="20"/>
              </w:rPr>
              <w:t>pacifica</w:t>
            </w:r>
            <w:proofErr w:type="spellEnd"/>
          </w:p>
        </w:tc>
        <w:tc>
          <w:tcPr>
            <w:tcW w:w="960" w:type="dxa"/>
            <w:tcBorders>
              <w:top w:val="nil"/>
              <w:left w:val="nil"/>
              <w:bottom w:val="nil"/>
              <w:right w:val="nil"/>
            </w:tcBorders>
            <w:shd w:val="clear" w:color="auto" w:fill="auto"/>
            <w:noWrap/>
            <w:vAlign w:val="bottom"/>
            <w:hideMark/>
          </w:tcPr>
          <w:p w14:paraId="6B20233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4AF3F06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w:t>
            </w:r>
          </w:p>
        </w:tc>
        <w:tc>
          <w:tcPr>
            <w:tcW w:w="960" w:type="dxa"/>
            <w:tcBorders>
              <w:top w:val="nil"/>
              <w:left w:val="nil"/>
              <w:bottom w:val="nil"/>
              <w:right w:val="nil"/>
            </w:tcBorders>
            <w:shd w:val="clear" w:color="auto" w:fill="auto"/>
            <w:noWrap/>
            <w:vAlign w:val="bottom"/>
            <w:hideMark/>
          </w:tcPr>
          <w:p w14:paraId="0B59E61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1.07</w:t>
            </w:r>
          </w:p>
        </w:tc>
        <w:tc>
          <w:tcPr>
            <w:tcW w:w="1760" w:type="dxa"/>
            <w:tcBorders>
              <w:top w:val="single" w:sz="4" w:space="0" w:color="auto"/>
              <w:left w:val="nil"/>
              <w:bottom w:val="nil"/>
              <w:right w:val="nil"/>
            </w:tcBorders>
            <w:shd w:val="clear" w:color="auto" w:fill="auto"/>
            <w:noWrap/>
            <w:vAlign w:val="bottom"/>
            <w:hideMark/>
          </w:tcPr>
          <w:p w14:paraId="12DD28A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7.14</w:t>
            </w:r>
          </w:p>
        </w:tc>
      </w:tr>
      <w:tr w:rsidR="004F6583" w:rsidRPr="004F6583" w14:paraId="3A492BD8" w14:textId="77777777" w:rsidTr="004F6583">
        <w:trPr>
          <w:trHeight w:val="290"/>
        </w:trPr>
        <w:tc>
          <w:tcPr>
            <w:tcW w:w="1700" w:type="dxa"/>
            <w:vMerge/>
            <w:tcBorders>
              <w:top w:val="nil"/>
              <w:left w:val="nil"/>
              <w:bottom w:val="single" w:sz="4" w:space="0" w:color="000000"/>
              <w:right w:val="nil"/>
            </w:tcBorders>
            <w:vAlign w:val="center"/>
            <w:hideMark/>
          </w:tcPr>
          <w:p w14:paraId="799BDBA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4692DF"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0D7D62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3.21</w:t>
            </w:r>
          </w:p>
        </w:tc>
        <w:tc>
          <w:tcPr>
            <w:tcW w:w="960" w:type="dxa"/>
            <w:tcBorders>
              <w:top w:val="single" w:sz="4" w:space="0" w:color="auto"/>
              <w:left w:val="nil"/>
              <w:bottom w:val="single" w:sz="4" w:space="0" w:color="auto"/>
              <w:right w:val="nil"/>
            </w:tcBorders>
            <w:shd w:val="clear" w:color="auto" w:fill="auto"/>
            <w:noWrap/>
            <w:vAlign w:val="bottom"/>
            <w:hideMark/>
          </w:tcPr>
          <w:p w14:paraId="1E49304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1.50</w:t>
            </w:r>
          </w:p>
        </w:tc>
        <w:tc>
          <w:tcPr>
            <w:tcW w:w="960" w:type="dxa"/>
            <w:tcBorders>
              <w:top w:val="single" w:sz="4" w:space="0" w:color="auto"/>
              <w:left w:val="nil"/>
              <w:bottom w:val="single" w:sz="4" w:space="0" w:color="auto"/>
              <w:right w:val="nil"/>
            </w:tcBorders>
            <w:shd w:val="clear" w:color="auto" w:fill="auto"/>
            <w:noWrap/>
            <w:vAlign w:val="bottom"/>
            <w:hideMark/>
          </w:tcPr>
          <w:p w14:paraId="78CE22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1.29</w:t>
            </w:r>
          </w:p>
        </w:tc>
        <w:tc>
          <w:tcPr>
            <w:tcW w:w="1760" w:type="dxa"/>
            <w:tcBorders>
              <w:top w:val="single" w:sz="4" w:space="0" w:color="auto"/>
              <w:left w:val="nil"/>
              <w:bottom w:val="nil"/>
              <w:right w:val="nil"/>
            </w:tcBorders>
            <w:shd w:val="clear" w:color="auto" w:fill="auto"/>
            <w:noWrap/>
            <w:vAlign w:val="bottom"/>
            <w:hideMark/>
          </w:tcPr>
          <w:p w14:paraId="1712761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28.57</w:t>
            </w:r>
          </w:p>
        </w:tc>
      </w:tr>
      <w:tr w:rsidR="004F6583" w:rsidRPr="004F6583" w14:paraId="444EEDD1" w14:textId="77777777" w:rsidTr="004F6583">
        <w:trPr>
          <w:trHeight w:val="290"/>
        </w:trPr>
        <w:tc>
          <w:tcPr>
            <w:tcW w:w="1700" w:type="dxa"/>
            <w:vMerge/>
            <w:tcBorders>
              <w:top w:val="nil"/>
              <w:left w:val="nil"/>
              <w:bottom w:val="single" w:sz="4" w:space="0" w:color="000000"/>
              <w:right w:val="nil"/>
            </w:tcBorders>
            <w:vAlign w:val="center"/>
            <w:hideMark/>
          </w:tcPr>
          <w:p w14:paraId="2423CEF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CC8B1B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aquatica</w:t>
            </w:r>
          </w:p>
        </w:tc>
        <w:tc>
          <w:tcPr>
            <w:tcW w:w="960" w:type="dxa"/>
            <w:tcBorders>
              <w:top w:val="nil"/>
              <w:left w:val="nil"/>
              <w:bottom w:val="nil"/>
              <w:right w:val="nil"/>
            </w:tcBorders>
            <w:shd w:val="clear" w:color="auto" w:fill="auto"/>
            <w:noWrap/>
            <w:vAlign w:val="bottom"/>
            <w:hideMark/>
          </w:tcPr>
          <w:p w14:paraId="0A57030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0.37</w:t>
            </w:r>
          </w:p>
        </w:tc>
        <w:tc>
          <w:tcPr>
            <w:tcW w:w="960" w:type="dxa"/>
            <w:tcBorders>
              <w:top w:val="nil"/>
              <w:left w:val="nil"/>
              <w:bottom w:val="nil"/>
              <w:right w:val="nil"/>
            </w:tcBorders>
            <w:shd w:val="clear" w:color="auto" w:fill="auto"/>
            <w:noWrap/>
            <w:vAlign w:val="bottom"/>
            <w:hideMark/>
          </w:tcPr>
          <w:p w14:paraId="471C61A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2.28</w:t>
            </w:r>
          </w:p>
        </w:tc>
        <w:tc>
          <w:tcPr>
            <w:tcW w:w="960" w:type="dxa"/>
            <w:tcBorders>
              <w:top w:val="nil"/>
              <w:left w:val="nil"/>
              <w:bottom w:val="nil"/>
              <w:right w:val="nil"/>
            </w:tcBorders>
            <w:shd w:val="clear" w:color="auto" w:fill="auto"/>
            <w:noWrap/>
            <w:vAlign w:val="bottom"/>
            <w:hideMark/>
          </w:tcPr>
          <w:p w14:paraId="26DA7D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1.79</w:t>
            </w:r>
          </w:p>
        </w:tc>
        <w:tc>
          <w:tcPr>
            <w:tcW w:w="1760" w:type="dxa"/>
            <w:tcBorders>
              <w:top w:val="single" w:sz="4" w:space="0" w:color="auto"/>
              <w:left w:val="nil"/>
              <w:bottom w:val="nil"/>
              <w:right w:val="nil"/>
            </w:tcBorders>
            <w:shd w:val="clear" w:color="auto" w:fill="auto"/>
            <w:noWrap/>
            <w:vAlign w:val="bottom"/>
            <w:hideMark/>
          </w:tcPr>
          <w:p w14:paraId="27034A8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78.57</w:t>
            </w:r>
          </w:p>
        </w:tc>
      </w:tr>
      <w:tr w:rsidR="004F6583" w:rsidRPr="004F6583" w14:paraId="7B31703F" w14:textId="77777777" w:rsidTr="004F6583">
        <w:trPr>
          <w:trHeight w:val="290"/>
        </w:trPr>
        <w:tc>
          <w:tcPr>
            <w:tcW w:w="1700" w:type="dxa"/>
            <w:vMerge/>
            <w:tcBorders>
              <w:top w:val="nil"/>
              <w:left w:val="nil"/>
              <w:bottom w:val="single" w:sz="4" w:space="0" w:color="000000"/>
              <w:right w:val="nil"/>
            </w:tcBorders>
            <w:vAlign w:val="center"/>
            <w:hideMark/>
          </w:tcPr>
          <w:p w14:paraId="23063D6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16F318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61CCB57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3.84</w:t>
            </w:r>
          </w:p>
        </w:tc>
        <w:tc>
          <w:tcPr>
            <w:tcW w:w="960" w:type="dxa"/>
            <w:tcBorders>
              <w:top w:val="single" w:sz="4" w:space="0" w:color="auto"/>
              <w:left w:val="nil"/>
              <w:bottom w:val="single" w:sz="4" w:space="0" w:color="auto"/>
              <w:right w:val="nil"/>
            </w:tcBorders>
            <w:shd w:val="clear" w:color="auto" w:fill="auto"/>
            <w:noWrap/>
            <w:vAlign w:val="bottom"/>
            <w:hideMark/>
          </w:tcPr>
          <w:p w14:paraId="055AFF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3.06</w:t>
            </w:r>
          </w:p>
        </w:tc>
        <w:tc>
          <w:tcPr>
            <w:tcW w:w="960" w:type="dxa"/>
            <w:tcBorders>
              <w:top w:val="single" w:sz="4" w:space="0" w:color="auto"/>
              <w:left w:val="nil"/>
              <w:bottom w:val="single" w:sz="4" w:space="0" w:color="auto"/>
              <w:right w:val="nil"/>
            </w:tcBorders>
            <w:shd w:val="clear" w:color="auto" w:fill="auto"/>
            <w:noWrap/>
            <w:vAlign w:val="bottom"/>
            <w:hideMark/>
          </w:tcPr>
          <w:p w14:paraId="0F0ADC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3.00</w:t>
            </w:r>
          </w:p>
        </w:tc>
        <w:tc>
          <w:tcPr>
            <w:tcW w:w="1760" w:type="dxa"/>
            <w:tcBorders>
              <w:top w:val="single" w:sz="4" w:space="0" w:color="auto"/>
              <w:left w:val="nil"/>
              <w:bottom w:val="nil"/>
              <w:right w:val="nil"/>
            </w:tcBorders>
            <w:shd w:val="clear" w:color="auto" w:fill="auto"/>
            <w:noWrap/>
            <w:vAlign w:val="bottom"/>
            <w:hideMark/>
          </w:tcPr>
          <w:p w14:paraId="2EBBF1A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200.00</w:t>
            </w:r>
          </w:p>
        </w:tc>
      </w:tr>
      <w:tr w:rsidR="004F6583" w:rsidRPr="004F6583" w14:paraId="0BFCF68F" w14:textId="77777777" w:rsidTr="004F6583">
        <w:trPr>
          <w:trHeight w:val="290"/>
        </w:trPr>
        <w:tc>
          <w:tcPr>
            <w:tcW w:w="1700" w:type="dxa"/>
            <w:vMerge/>
            <w:tcBorders>
              <w:top w:val="nil"/>
              <w:left w:val="nil"/>
              <w:bottom w:val="single" w:sz="4" w:space="0" w:color="000000"/>
              <w:right w:val="nil"/>
            </w:tcBorders>
            <w:vAlign w:val="center"/>
            <w:hideMark/>
          </w:tcPr>
          <w:p w14:paraId="32AC1B0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F956BA8"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Equisetum </w:t>
            </w:r>
            <w:proofErr w:type="spellStart"/>
            <w:r w:rsidRPr="004F6583">
              <w:rPr>
                <w:rFonts w:ascii="Arial" w:eastAsia="Times New Roman" w:hAnsi="Arial" w:cs="Arial"/>
                <w:i/>
                <w:iCs/>
                <w:color w:val="000000"/>
                <w:sz w:val="20"/>
                <w:szCs w:val="20"/>
              </w:rPr>
              <w:t>arvense</w:t>
            </w:r>
            <w:proofErr w:type="spellEnd"/>
          </w:p>
        </w:tc>
        <w:tc>
          <w:tcPr>
            <w:tcW w:w="960" w:type="dxa"/>
            <w:tcBorders>
              <w:top w:val="nil"/>
              <w:left w:val="nil"/>
              <w:bottom w:val="nil"/>
              <w:right w:val="nil"/>
            </w:tcBorders>
            <w:shd w:val="clear" w:color="auto" w:fill="auto"/>
            <w:noWrap/>
            <w:vAlign w:val="bottom"/>
            <w:hideMark/>
          </w:tcPr>
          <w:p w14:paraId="724FC18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8C04C6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4400F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0.64</w:t>
            </w:r>
          </w:p>
        </w:tc>
        <w:tc>
          <w:tcPr>
            <w:tcW w:w="1760" w:type="dxa"/>
            <w:tcBorders>
              <w:top w:val="single" w:sz="4" w:space="0" w:color="auto"/>
              <w:left w:val="nil"/>
              <w:bottom w:val="nil"/>
              <w:right w:val="nil"/>
            </w:tcBorders>
            <w:shd w:val="clear" w:color="auto" w:fill="auto"/>
            <w:noWrap/>
            <w:vAlign w:val="bottom"/>
            <w:hideMark/>
          </w:tcPr>
          <w:p w14:paraId="288EDE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4BF3B3A" w14:textId="77777777" w:rsidTr="004F6583">
        <w:trPr>
          <w:trHeight w:val="290"/>
        </w:trPr>
        <w:tc>
          <w:tcPr>
            <w:tcW w:w="1700" w:type="dxa"/>
            <w:vMerge/>
            <w:tcBorders>
              <w:top w:val="nil"/>
              <w:left w:val="nil"/>
              <w:bottom w:val="single" w:sz="4" w:space="0" w:color="000000"/>
              <w:right w:val="nil"/>
            </w:tcBorders>
            <w:vAlign w:val="center"/>
            <w:hideMark/>
          </w:tcPr>
          <w:p w14:paraId="028B80E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CDDC7AF"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trifidum</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234258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3413B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89F7D5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single" w:sz="4" w:space="0" w:color="auto"/>
              <w:left w:val="nil"/>
              <w:bottom w:val="nil"/>
              <w:right w:val="nil"/>
            </w:tcBorders>
            <w:shd w:val="clear" w:color="auto" w:fill="auto"/>
            <w:noWrap/>
            <w:vAlign w:val="bottom"/>
            <w:hideMark/>
          </w:tcPr>
          <w:p w14:paraId="59992F7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6128181" w14:textId="77777777" w:rsidTr="004F6583">
        <w:trPr>
          <w:trHeight w:val="290"/>
        </w:trPr>
        <w:tc>
          <w:tcPr>
            <w:tcW w:w="1700" w:type="dxa"/>
            <w:vMerge/>
            <w:tcBorders>
              <w:top w:val="nil"/>
              <w:left w:val="nil"/>
              <w:bottom w:val="single" w:sz="4" w:space="0" w:color="000000"/>
              <w:right w:val="nil"/>
            </w:tcBorders>
            <w:vAlign w:val="center"/>
            <w:hideMark/>
          </w:tcPr>
          <w:p w14:paraId="17500D1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5131035"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Hypericum </w:t>
            </w:r>
            <w:proofErr w:type="spellStart"/>
            <w:r w:rsidRPr="004F6583">
              <w:rPr>
                <w:rFonts w:ascii="Arial" w:eastAsia="Times New Roman" w:hAnsi="Arial" w:cs="Arial"/>
                <w:i/>
                <w:iCs/>
                <w:color w:val="000000"/>
                <w:sz w:val="20"/>
                <w:szCs w:val="20"/>
              </w:rPr>
              <w:t>scouleri</w:t>
            </w:r>
            <w:proofErr w:type="spellEnd"/>
          </w:p>
        </w:tc>
        <w:tc>
          <w:tcPr>
            <w:tcW w:w="960" w:type="dxa"/>
            <w:tcBorders>
              <w:top w:val="nil"/>
              <w:left w:val="nil"/>
              <w:bottom w:val="nil"/>
              <w:right w:val="nil"/>
            </w:tcBorders>
            <w:shd w:val="clear" w:color="auto" w:fill="auto"/>
            <w:noWrap/>
            <w:vAlign w:val="bottom"/>
            <w:hideMark/>
          </w:tcPr>
          <w:p w14:paraId="7761AD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95659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0A6535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07D79F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196E167D" w14:textId="77777777" w:rsidTr="004F6583">
        <w:trPr>
          <w:trHeight w:val="290"/>
        </w:trPr>
        <w:tc>
          <w:tcPr>
            <w:tcW w:w="1700" w:type="dxa"/>
            <w:vMerge/>
            <w:tcBorders>
              <w:top w:val="nil"/>
              <w:left w:val="nil"/>
              <w:bottom w:val="single" w:sz="4" w:space="0" w:color="000000"/>
              <w:right w:val="nil"/>
            </w:tcBorders>
            <w:vAlign w:val="center"/>
            <w:hideMark/>
          </w:tcPr>
          <w:p w14:paraId="3EFF1DC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C26FAF1"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Impatiens </w:t>
            </w:r>
            <w:proofErr w:type="spellStart"/>
            <w:r w:rsidRPr="004F6583">
              <w:rPr>
                <w:rFonts w:ascii="Arial" w:eastAsia="Times New Roman" w:hAnsi="Arial" w:cs="Arial"/>
                <w:i/>
                <w:iCs/>
                <w:sz w:val="20"/>
                <w:szCs w:val="20"/>
              </w:rPr>
              <w:t>capensis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E75D5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9905DE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0.44</w:t>
            </w:r>
          </w:p>
        </w:tc>
        <w:tc>
          <w:tcPr>
            <w:tcW w:w="960" w:type="dxa"/>
            <w:tcBorders>
              <w:top w:val="single" w:sz="4" w:space="0" w:color="auto"/>
              <w:left w:val="nil"/>
              <w:bottom w:val="single" w:sz="4" w:space="0" w:color="auto"/>
              <w:right w:val="nil"/>
            </w:tcBorders>
            <w:shd w:val="clear" w:color="auto" w:fill="auto"/>
            <w:noWrap/>
            <w:vAlign w:val="bottom"/>
            <w:hideMark/>
          </w:tcPr>
          <w:p w14:paraId="626FEC9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0.32</w:t>
            </w:r>
          </w:p>
        </w:tc>
        <w:tc>
          <w:tcPr>
            <w:tcW w:w="1760" w:type="dxa"/>
            <w:tcBorders>
              <w:top w:val="single" w:sz="4" w:space="0" w:color="auto"/>
              <w:left w:val="nil"/>
              <w:bottom w:val="nil"/>
              <w:right w:val="nil"/>
            </w:tcBorders>
            <w:shd w:val="clear" w:color="auto" w:fill="auto"/>
            <w:noWrap/>
            <w:vAlign w:val="bottom"/>
            <w:hideMark/>
          </w:tcPr>
          <w:p w14:paraId="7AD35B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EA221D3" w14:textId="77777777" w:rsidTr="004F6583">
        <w:trPr>
          <w:trHeight w:val="290"/>
        </w:trPr>
        <w:tc>
          <w:tcPr>
            <w:tcW w:w="1700" w:type="dxa"/>
            <w:vMerge/>
            <w:tcBorders>
              <w:top w:val="nil"/>
              <w:left w:val="nil"/>
              <w:bottom w:val="single" w:sz="4" w:space="0" w:color="000000"/>
              <w:right w:val="nil"/>
            </w:tcBorders>
            <w:vAlign w:val="center"/>
            <w:hideMark/>
          </w:tcPr>
          <w:p w14:paraId="2F61707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250BE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Iris </w:t>
            </w:r>
            <w:proofErr w:type="spellStart"/>
            <w:r w:rsidRPr="004F6583">
              <w:rPr>
                <w:rFonts w:ascii="Arial" w:eastAsia="Times New Roman" w:hAnsi="Arial" w:cs="Arial"/>
                <w:i/>
                <w:iCs/>
                <w:sz w:val="20"/>
                <w:szCs w:val="20"/>
              </w:rPr>
              <w:t>pseudocorus</w:t>
            </w:r>
            <w:proofErr w:type="spellEnd"/>
          </w:p>
        </w:tc>
        <w:tc>
          <w:tcPr>
            <w:tcW w:w="960" w:type="dxa"/>
            <w:tcBorders>
              <w:top w:val="nil"/>
              <w:left w:val="nil"/>
              <w:bottom w:val="nil"/>
              <w:right w:val="nil"/>
            </w:tcBorders>
            <w:shd w:val="clear" w:color="auto" w:fill="auto"/>
            <w:noWrap/>
            <w:vAlign w:val="bottom"/>
            <w:hideMark/>
          </w:tcPr>
          <w:p w14:paraId="50477C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618DBD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nil"/>
              <w:left w:val="nil"/>
              <w:bottom w:val="nil"/>
              <w:right w:val="nil"/>
            </w:tcBorders>
            <w:shd w:val="clear" w:color="auto" w:fill="auto"/>
            <w:noWrap/>
            <w:vAlign w:val="bottom"/>
            <w:hideMark/>
          </w:tcPr>
          <w:p w14:paraId="15B5EAB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1760" w:type="dxa"/>
            <w:tcBorders>
              <w:top w:val="single" w:sz="4" w:space="0" w:color="auto"/>
              <w:left w:val="nil"/>
              <w:bottom w:val="nil"/>
              <w:right w:val="nil"/>
            </w:tcBorders>
            <w:shd w:val="clear" w:color="auto" w:fill="auto"/>
            <w:noWrap/>
            <w:vAlign w:val="bottom"/>
            <w:hideMark/>
          </w:tcPr>
          <w:p w14:paraId="7EFB02A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AF6A5FE" w14:textId="77777777" w:rsidTr="004F6583">
        <w:trPr>
          <w:trHeight w:val="290"/>
        </w:trPr>
        <w:tc>
          <w:tcPr>
            <w:tcW w:w="1700" w:type="dxa"/>
            <w:vMerge/>
            <w:tcBorders>
              <w:top w:val="nil"/>
              <w:left w:val="nil"/>
              <w:bottom w:val="single" w:sz="4" w:space="0" w:color="000000"/>
              <w:right w:val="nil"/>
            </w:tcBorders>
            <w:vAlign w:val="center"/>
            <w:hideMark/>
          </w:tcPr>
          <w:p w14:paraId="2CF8956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788BD6D"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Juncus </w:t>
            </w:r>
            <w:proofErr w:type="spellStart"/>
            <w:r w:rsidRPr="004F6583">
              <w:rPr>
                <w:rFonts w:ascii="Arial" w:eastAsia="Times New Roman" w:hAnsi="Arial" w:cs="Arial"/>
                <w:i/>
                <w:iCs/>
                <w:color w:val="000000"/>
                <w:sz w:val="20"/>
                <w:szCs w:val="20"/>
              </w:rPr>
              <w:t>acuminatus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33D7E81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7CEFD75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8249FF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5019705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D1A1D6C" w14:textId="77777777" w:rsidTr="004F6583">
        <w:trPr>
          <w:trHeight w:val="290"/>
        </w:trPr>
        <w:tc>
          <w:tcPr>
            <w:tcW w:w="1700" w:type="dxa"/>
            <w:vMerge/>
            <w:tcBorders>
              <w:top w:val="nil"/>
              <w:left w:val="nil"/>
              <w:bottom w:val="single" w:sz="4" w:space="0" w:color="000000"/>
              <w:right w:val="nil"/>
            </w:tcBorders>
            <w:vAlign w:val="center"/>
            <w:hideMark/>
          </w:tcPr>
          <w:p w14:paraId="634B07E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07BABF2"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Lathyrus palustris</w:t>
            </w:r>
          </w:p>
        </w:tc>
        <w:tc>
          <w:tcPr>
            <w:tcW w:w="960" w:type="dxa"/>
            <w:tcBorders>
              <w:top w:val="nil"/>
              <w:left w:val="nil"/>
              <w:bottom w:val="nil"/>
              <w:right w:val="nil"/>
            </w:tcBorders>
            <w:shd w:val="clear" w:color="auto" w:fill="auto"/>
            <w:noWrap/>
            <w:vAlign w:val="bottom"/>
            <w:hideMark/>
          </w:tcPr>
          <w:p w14:paraId="33803A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942EE4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77BD433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0.50</w:t>
            </w:r>
          </w:p>
        </w:tc>
        <w:tc>
          <w:tcPr>
            <w:tcW w:w="1760" w:type="dxa"/>
            <w:tcBorders>
              <w:top w:val="single" w:sz="4" w:space="0" w:color="auto"/>
              <w:left w:val="nil"/>
              <w:bottom w:val="nil"/>
              <w:right w:val="nil"/>
            </w:tcBorders>
            <w:shd w:val="clear" w:color="auto" w:fill="auto"/>
            <w:noWrap/>
            <w:vAlign w:val="bottom"/>
            <w:hideMark/>
          </w:tcPr>
          <w:p w14:paraId="32C93C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2EB0AD24" w14:textId="77777777" w:rsidTr="004F6583">
        <w:trPr>
          <w:trHeight w:val="290"/>
        </w:trPr>
        <w:tc>
          <w:tcPr>
            <w:tcW w:w="1700" w:type="dxa"/>
            <w:vMerge/>
            <w:tcBorders>
              <w:top w:val="nil"/>
              <w:left w:val="nil"/>
              <w:bottom w:val="single" w:sz="4" w:space="0" w:color="000000"/>
              <w:right w:val="nil"/>
            </w:tcBorders>
            <w:vAlign w:val="center"/>
            <w:hideMark/>
          </w:tcPr>
          <w:p w14:paraId="1DE7A9D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B6AEB94" w14:textId="77777777" w:rsidR="004F6583" w:rsidRPr="004F6583" w:rsidRDefault="004F6583" w:rsidP="004F6583">
            <w:pPr>
              <w:spacing w:after="0" w:line="240" w:lineRule="auto"/>
              <w:rPr>
                <w:rFonts w:ascii="Calibri" w:eastAsia="Times New Roman" w:hAnsi="Calibri" w:cs="Calibri"/>
                <w:i/>
                <w:iCs/>
                <w:color w:val="000000"/>
              </w:rPr>
            </w:pPr>
            <w:proofErr w:type="spellStart"/>
            <w:r w:rsidRPr="004F6583">
              <w:rPr>
                <w:rFonts w:ascii="Calibri" w:eastAsia="Times New Roman" w:hAnsi="Calibri" w:cs="Calibri"/>
                <w:i/>
                <w:iCs/>
                <w:color w:val="000000"/>
              </w:rPr>
              <w:t>Lycopus</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p>
        </w:tc>
        <w:tc>
          <w:tcPr>
            <w:tcW w:w="960" w:type="dxa"/>
            <w:tcBorders>
              <w:top w:val="single" w:sz="4" w:space="0" w:color="auto"/>
              <w:left w:val="nil"/>
              <w:bottom w:val="single" w:sz="4" w:space="0" w:color="auto"/>
              <w:right w:val="nil"/>
            </w:tcBorders>
            <w:shd w:val="clear" w:color="auto" w:fill="auto"/>
            <w:noWrap/>
            <w:vAlign w:val="bottom"/>
            <w:hideMark/>
          </w:tcPr>
          <w:p w14:paraId="2FDC64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4FA3E4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7F32E52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5E8EFD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BCF6A47" w14:textId="77777777" w:rsidTr="004F6583">
        <w:trPr>
          <w:trHeight w:val="290"/>
        </w:trPr>
        <w:tc>
          <w:tcPr>
            <w:tcW w:w="1700" w:type="dxa"/>
            <w:vMerge/>
            <w:tcBorders>
              <w:top w:val="nil"/>
              <w:left w:val="nil"/>
              <w:bottom w:val="single" w:sz="4" w:space="0" w:color="000000"/>
              <w:right w:val="nil"/>
            </w:tcBorders>
            <w:vAlign w:val="center"/>
            <w:hideMark/>
          </w:tcPr>
          <w:p w14:paraId="4AEF067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D7A22D"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417572D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1C44BF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2A25D9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59ECC85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A04AD11" w14:textId="77777777" w:rsidTr="004F6583">
        <w:trPr>
          <w:trHeight w:val="290"/>
        </w:trPr>
        <w:tc>
          <w:tcPr>
            <w:tcW w:w="1700" w:type="dxa"/>
            <w:vMerge/>
            <w:tcBorders>
              <w:top w:val="nil"/>
              <w:left w:val="nil"/>
              <w:bottom w:val="single" w:sz="4" w:space="0" w:color="000000"/>
              <w:right w:val="nil"/>
            </w:tcBorders>
            <w:vAlign w:val="center"/>
            <w:hideMark/>
          </w:tcPr>
          <w:p w14:paraId="0F2D257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2035A3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Phalaris </w:t>
            </w:r>
            <w:proofErr w:type="spellStart"/>
            <w:r w:rsidRPr="004F6583">
              <w:rPr>
                <w:rFonts w:ascii="Arial" w:eastAsia="Times New Roman" w:hAnsi="Arial" w:cs="Arial"/>
                <w:i/>
                <w:iCs/>
                <w:sz w:val="20"/>
                <w:szCs w:val="20"/>
              </w:rPr>
              <w:t>arundinacea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5A8BFD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5D500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single" w:sz="4" w:space="0" w:color="auto"/>
              <w:left w:val="nil"/>
              <w:bottom w:val="single" w:sz="4" w:space="0" w:color="auto"/>
              <w:right w:val="nil"/>
            </w:tcBorders>
            <w:shd w:val="clear" w:color="auto" w:fill="auto"/>
            <w:noWrap/>
            <w:vAlign w:val="bottom"/>
            <w:hideMark/>
          </w:tcPr>
          <w:p w14:paraId="277409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299591B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F7145B5" w14:textId="77777777" w:rsidTr="004F6583">
        <w:trPr>
          <w:trHeight w:val="290"/>
        </w:trPr>
        <w:tc>
          <w:tcPr>
            <w:tcW w:w="1700" w:type="dxa"/>
            <w:vMerge/>
            <w:tcBorders>
              <w:top w:val="nil"/>
              <w:left w:val="nil"/>
              <w:bottom w:val="single" w:sz="4" w:space="0" w:color="000000"/>
              <w:right w:val="nil"/>
            </w:tcBorders>
            <w:vAlign w:val="center"/>
            <w:hideMark/>
          </w:tcPr>
          <w:p w14:paraId="507041D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7D9B893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Salix lasiandra</w:t>
            </w:r>
          </w:p>
        </w:tc>
        <w:tc>
          <w:tcPr>
            <w:tcW w:w="960" w:type="dxa"/>
            <w:tcBorders>
              <w:top w:val="nil"/>
              <w:left w:val="nil"/>
              <w:bottom w:val="nil"/>
              <w:right w:val="nil"/>
            </w:tcBorders>
            <w:shd w:val="clear" w:color="auto" w:fill="auto"/>
            <w:noWrap/>
            <w:vAlign w:val="bottom"/>
            <w:hideMark/>
          </w:tcPr>
          <w:p w14:paraId="52EBB2D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37397E7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0.61</w:t>
            </w:r>
          </w:p>
        </w:tc>
        <w:tc>
          <w:tcPr>
            <w:tcW w:w="960" w:type="dxa"/>
            <w:tcBorders>
              <w:top w:val="nil"/>
              <w:left w:val="nil"/>
              <w:bottom w:val="nil"/>
              <w:right w:val="nil"/>
            </w:tcBorders>
            <w:shd w:val="clear" w:color="auto" w:fill="auto"/>
            <w:noWrap/>
            <w:vAlign w:val="bottom"/>
            <w:hideMark/>
          </w:tcPr>
          <w:p w14:paraId="33B534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0.50</w:t>
            </w:r>
          </w:p>
        </w:tc>
        <w:tc>
          <w:tcPr>
            <w:tcW w:w="1760" w:type="dxa"/>
            <w:tcBorders>
              <w:top w:val="single" w:sz="4" w:space="0" w:color="auto"/>
              <w:left w:val="nil"/>
              <w:bottom w:val="nil"/>
              <w:right w:val="nil"/>
            </w:tcBorders>
            <w:shd w:val="clear" w:color="auto" w:fill="auto"/>
            <w:noWrap/>
            <w:vAlign w:val="bottom"/>
            <w:hideMark/>
          </w:tcPr>
          <w:p w14:paraId="49B9940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4017EDF2" w14:textId="77777777" w:rsidTr="004F6583">
        <w:trPr>
          <w:trHeight w:val="290"/>
        </w:trPr>
        <w:tc>
          <w:tcPr>
            <w:tcW w:w="1700" w:type="dxa"/>
            <w:vMerge/>
            <w:tcBorders>
              <w:top w:val="nil"/>
              <w:left w:val="nil"/>
              <w:bottom w:val="single" w:sz="4" w:space="0" w:color="000000"/>
              <w:right w:val="nil"/>
            </w:tcBorders>
            <w:vAlign w:val="center"/>
            <w:hideMark/>
          </w:tcPr>
          <w:p w14:paraId="678C172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462253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scouleriana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443B73B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7D33C8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DC5C2F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66D6235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16E5A157" w14:textId="77777777" w:rsidTr="004F6583">
        <w:trPr>
          <w:trHeight w:val="290"/>
        </w:trPr>
        <w:tc>
          <w:tcPr>
            <w:tcW w:w="1700" w:type="dxa"/>
            <w:vMerge/>
            <w:tcBorders>
              <w:top w:val="nil"/>
              <w:left w:val="nil"/>
              <w:bottom w:val="single" w:sz="4" w:space="0" w:color="000000"/>
              <w:right w:val="nil"/>
            </w:tcBorders>
            <w:vAlign w:val="center"/>
            <w:hideMark/>
          </w:tcPr>
          <w:p w14:paraId="71102F1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4EC28F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Typha latifolia</w:t>
            </w:r>
          </w:p>
        </w:tc>
        <w:tc>
          <w:tcPr>
            <w:tcW w:w="960" w:type="dxa"/>
            <w:tcBorders>
              <w:top w:val="nil"/>
              <w:left w:val="nil"/>
              <w:bottom w:val="nil"/>
              <w:right w:val="nil"/>
            </w:tcBorders>
            <w:shd w:val="clear" w:color="auto" w:fill="auto"/>
            <w:noWrap/>
            <w:vAlign w:val="bottom"/>
            <w:hideMark/>
          </w:tcPr>
          <w:p w14:paraId="42ECD6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2F020B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0.28</w:t>
            </w:r>
          </w:p>
        </w:tc>
        <w:tc>
          <w:tcPr>
            <w:tcW w:w="960" w:type="dxa"/>
            <w:tcBorders>
              <w:top w:val="nil"/>
              <w:left w:val="nil"/>
              <w:bottom w:val="nil"/>
              <w:right w:val="nil"/>
            </w:tcBorders>
            <w:shd w:val="clear" w:color="auto" w:fill="auto"/>
            <w:noWrap/>
            <w:vAlign w:val="bottom"/>
            <w:hideMark/>
          </w:tcPr>
          <w:p w14:paraId="2122D9A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0.25</w:t>
            </w:r>
          </w:p>
        </w:tc>
        <w:tc>
          <w:tcPr>
            <w:tcW w:w="1760" w:type="dxa"/>
            <w:tcBorders>
              <w:top w:val="single" w:sz="4" w:space="0" w:color="auto"/>
              <w:left w:val="nil"/>
              <w:bottom w:val="nil"/>
              <w:right w:val="nil"/>
            </w:tcBorders>
            <w:shd w:val="clear" w:color="auto" w:fill="auto"/>
            <w:noWrap/>
            <w:vAlign w:val="bottom"/>
            <w:hideMark/>
          </w:tcPr>
          <w:p w14:paraId="5103B9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3A0D4804" w14:textId="77777777" w:rsidTr="004F6583">
        <w:trPr>
          <w:trHeight w:val="290"/>
        </w:trPr>
        <w:tc>
          <w:tcPr>
            <w:tcW w:w="1700" w:type="dxa"/>
            <w:vMerge/>
            <w:tcBorders>
              <w:top w:val="nil"/>
              <w:left w:val="nil"/>
              <w:bottom w:val="single" w:sz="4" w:space="0" w:color="000000"/>
              <w:right w:val="nil"/>
            </w:tcBorders>
            <w:vAlign w:val="center"/>
            <w:hideMark/>
          </w:tcPr>
          <w:p w14:paraId="026B541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A857C6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palustre</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1E03306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7B65935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single" w:sz="4" w:space="0" w:color="auto"/>
              <w:left w:val="nil"/>
              <w:bottom w:val="single" w:sz="4" w:space="0" w:color="auto"/>
              <w:right w:val="nil"/>
            </w:tcBorders>
            <w:shd w:val="clear" w:color="auto" w:fill="auto"/>
            <w:noWrap/>
            <w:vAlign w:val="bottom"/>
            <w:hideMark/>
          </w:tcPr>
          <w:p w14:paraId="02D3922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099BD37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6A9469E4" w14:textId="77777777" w:rsidTr="004F6583">
        <w:trPr>
          <w:trHeight w:val="290"/>
        </w:trPr>
        <w:tc>
          <w:tcPr>
            <w:tcW w:w="1700" w:type="dxa"/>
            <w:vMerge/>
            <w:tcBorders>
              <w:top w:val="nil"/>
              <w:left w:val="nil"/>
              <w:bottom w:val="single" w:sz="4" w:space="0" w:color="000000"/>
              <w:right w:val="nil"/>
            </w:tcBorders>
            <w:vAlign w:val="center"/>
            <w:hideMark/>
          </w:tcPr>
          <w:p w14:paraId="2A90979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815283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variegatum</w:t>
            </w:r>
            <w:proofErr w:type="spellEnd"/>
          </w:p>
        </w:tc>
        <w:tc>
          <w:tcPr>
            <w:tcW w:w="960" w:type="dxa"/>
            <w:tcBorders>
              <w:top w:val="nil"/>
              <w:left w:val="nil"/>
              <w:bottom w:val="nil"/>
              <w:right w:val="nil"/>
            </w:tcBorders>
            <w:shd w:val="clear" w:color="auto" w:fill="auto"/>
            <w:noWrap/>
            <w:vAlign w:val="bottom"/>
            <w:hideMark/>
          </w:tcPr>
          <w:p w14:paraId="2EB5B3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BC4906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0EE451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6824E5E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6AD628D5" w14:textId="77777777" w:rsidTr="004F6583">
        <w:trPr>
          <w:trHeight w:val="290"/>
        </w:trPr>
        <w:tc>
          <w:tcPr>
            <w:tcW w:w="1700" w:type="dxa"/>
            <w:vMerge/>
            <w:tcBorders>
              <w:top w:val="nil"/>
              <w:left w:val="nil"/>
              <w:bottom w:val="single" w:sz="4" w:space="0" w:color="000000"/>
              <w:right w:val="nil"/>
            </w:tcBorders>
            <w:vAlign w:val="center"/>
            <w:hideMark/>
          </w:tcPr>
          <w:p w14:paraId="5AAF38A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F1D3CE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Festuca </w:t>
            </w:r>
            <w:proofErr w:type="spellStart"/>
            <w:r w:rsidRPr="004F6583">
              <w:rPr>
                <w:rFonts w:ascii="Arial" w:eastAsia="Times New Roman" w:hAnsi="Arial" w:cs="Arial"/>
                <w:i/>
                <w:iCs/>
                <w:sz w:val="20"/>
                <w:szCs w:val="20"/>
              </w:rPr>
              <w:t>arundinacea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FB73D4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3B64C7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single" w:sz="4" w:space="0" w:color="auto"/>
              <w:left w:val="nil"/>
              <w:bottom w:val="single" w:sz="4" w:space="0" w:color="auto"/>
              <w:right w:val="nil"/>
            </w:tcBorders>
            <w:shd w:val="clear" w:color="auto" w:fill="auto"/>
            <w:noWrap/>
            <w:vAlign w:val="bottom"/>
            <w:hideMark/>
          </w:tcPr>
          <w:p w14:paraId="63A1621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413D61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313C870B" w14:textId="77777777" w:rsidTr="004F6583">
        <w:trPr>
          <w:trHeight w:val="290"/>
        </w:trPr>
        <w:tc>
          <w:tcPr>
            <w:tcW w:w="1700" w:type="dxa"/>
            <w:vMerge/>
            <w:tcBorders>
              <w:top w:val="nil"/>
              <w:left w:val="nil"/>
              <w:bottom w:val="single" w:sz="4" w:space="0" w:color="000000"/>
              <w:right w:val="nil"/>
            </w:tcBorders>
            <w:vAlign w:val="center"/>
            <w:hideMark/>
          </w:tcPr>
          <w:p w14:paraId="34E9760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B62C888" w14:textId="77777777" w:rsidR="004F6583" w:rsidRPr="004F6583" w:rsidRDefault="004F6583" w:rsidP="004F6583">
            <w:pPr>
              <w:spacing w:after="0" w:line="240" w:lineRule="auto"/>
              <w:rPr>
                <w:rFonts w:ascii="Calibri" w:eastAsia="Times New Roman" w:hAnsi="Calibri" w:cs="Calibri"/>
                <w:i/>
                <w:iCs/>
                <w:color w:val="000000"/>
              </w:rPr>
            </w:pPr>
            <w:proofErr w:type="spellStart"/>
            <w:r w:rsidRPr="004F6583">
              <w:rPr>
                <w:rFonts w:ascii="Calibri" w:eastAsia="Times New Roman" w:hAnsi="Calibri" w:cs="Calibri"/>
                <w:i/>
                <w:iCs/>
                <w:color w:val="000000"/>
              </w:rPr>
              <w:t>Galium</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p>
        </w:tc>
        <w:tc>
          <w:tcPr>
            <w:tcW w:w="960" w:type="dxa"/>
            <w:tcBorders>
              <w:top w:val="nil"/>
              <w:left w:val="nil"/>
              <w:bottom w:val="nil"/>
              <w:right w:val="nil"/>
            </w:tcBorders>
            <w:shd w:val="clear" w:color="auto" w:fill="auto"/>
            <w:noWrap/>
            <w:vAlign w:val="bottom"/>
            <w:hideMark/>
          </w:tcPr>
          <w:p w14:paraId="17B3F44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6DAE3C5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504E21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605ED5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7B8ACC8B" w14:textId="77777777" w:rsidTr="004F6583">
        <w:trPr>
          <w:trHeight w:val="290"/>
        </w:trPr>
        <w:tc>
          <w:tcPr>
            <w:tcW w:w="1700" w:type="dxa"/>
            <w:vMerge/>
            <w:tcBorders>
              <w:top w:val="nil"/>
              <w:left w:val="nil"/>
              <w:bottom w:val="single" w:sz="4" w:space="0" w:color="000000"/>
              <w:right w:val="nil"/>
            </w:tcBorders>
            <w:vAlign w:val="center"/>
            <w:hideMark/>
          </w:tcPr>
          <w:p w14:paraId="7A15709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38DF2A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17A3C72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11C7AD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0.50</w:t>
            </w:r>
          </w:p>
        </w:tc>
        <w:tc>
          <w:tcPr>
            <w:tcW w:w="960" w:type="dxa"/>
            <w:tcBorders>
              <w:top w:val="single" w:sz="4" w:space="0" w:color="auto"/>
              <w:left w:val="nil"/>
              <w:bottom w:val="single" w:sz="4" w:space="0" w:color="auto"/>
              <w:right w:val="nil"/>
            </w:tcBorders>
            <w:shd w:val="clear" w:color="auto" w:fill="auto"/>
            <w:noWrap/>
            <w:vAlign w:val="bottom"/>
            <w:hideMark/>
          </w:tcPr>
          <w:p w14:paraId="3CA04E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6CE72BD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4800541C" w14:textId="77777777" w:rsidTr="004F6583">
        <w:trPr>
          <w:trHeight w:val="290"/>
        </w:trPr>
        <w:tc>
          <w:tcPr>
            <w:tcW w:w="1700" w:type="dxa"/>
            <w:vMerge/>
            <w:tcBorders>
              <w:top w:val="nil"/>
              <w:left w:val="nil"/>
              <w:bottom w:val="single" w:sz="4" w:space="0" w:color="000000"/>
              <w:right w:val="nil"/>
            </w:tcBorders>
            <w:vAlign w:val="center"/>
            <w:hideMark/>
          </w:tcPr>
          <w:p w14:paraId="16D5FC1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A34C11E" w14:textId="77777777" w:rsidR="004F6583" w:rsidRPr="004F6583" w:rsidRDefault="004F6583" w:rsidP="004F6583">
            <w:pPr>
              <w:spacing w:after="0" w:line="240" w:lineRule="auto"/>
              <w:rPr>
                <w:rFonts w:ascii="Calibri" w:eastAsia="Times New Roman" w:hAnsi="Calibri" w:cs="Calibri"/>
                <w:color w:val="000000"/>
              </w:rPr>
            </w:pPr>
            <w:proofErr w:type="spellStart"/>
            <w:r w:rsidRPr="004F6583">
              <w:rPr>
                <w:rFonts w:ascii="Calibri" w:eastAsia="Times New Roman" w:hAnsi="Calibri" w:cs="Calibri"/>
                <w:color w:val="000000"/>
              </w:rPr>
              <w:t>Poaceae</w:t>
            </w:r>
            <w:proofErr w:type="spellEnd"/>
            <w:r w:rsidRPr="004F6583">
              <w:rPr>
                <w:rFonts w:ascii="Calibri" w:eastAsia="Times New Roman" w:hAnsi="Calibri" w:cs="Calibri"/>
                <w:color w:val="000000"/>
              </w:rPr>
              <w:t xml:space="preserve"> sp. </w:t>
            </w:r>
          </w:p>
        </w:tc>
        <w:tc>
          <w:tcPr>
            <w:tcW w:w="960" w:type="dxa"/>
            <w:tcBorders>
              <w:top w:val="nil"/>
              <w:left w:val="nil"/>
              <w:bottom w:val="nil"/>
              <w:right w:val="nil"/>
            </w:tcBorders>
            <w:shd w:val="clear" w:color="auto" w:fill="auto"/>
            <w:noWrap/>
            <w:vAlign w:val="bottom"/>
            <w:hideMark/>
          </w:tcPr>
          <w:p w14:paraId="44E16FA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785CFC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0.28</w:t>
            </w:r>
          </w:p>
        </w:tc>
        <w:tc>
          <w:tcPr>
            <w:tcW w:w="960" w:type="dxa"/>
            <w:tcBorders>
              <w:top w:val="nil"/>
              <w:left w:val="nil"/>
              <w:bottom w:val="nil"/>
              <w:right w:val="nil"/>
            </w:tcBorders>
            <w:shd w:val="clear" w:color="auto" w:fill="auto"/>
            <w:noWrap/>
            <w:vAlign w:val="bottom"/>
            <w:hideMark/>
          </w:tcPr>
          <w:p w14:paraId="0382062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2E31CFD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5353CE10" w14:textId="77777777" w:rsidTr="004F6583">
        <w:trPr>
          <w:trHeight w:val="290"/>
        </w:trPr>
        <w:tc>
          <w:tcPr>
            <w:tcW w:w="1700" w:type="dxa"/>
            <w:vMerge/>
            <w:tcBorders>
              <w:top w:val="nil"/>
              <w:left w:val="nil"/>
              <w:bottom w:val="single" w:sz="4" w:space="0" w:color="000000"/>
              <w:right w:val="nil"/>
            </w:tcBorders>
            <w:vAlign w:val="center"/>
            <w:hideMark/>
          </w:tcPr>
          <w:p w14:paraId="4FA7958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214B3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Sagittaria</w:t>
            </w:r>
            <w:proofErr w:type="spellEnd"/>
            <w:r w:rsidRPr="004F6583">
              <w:rPr>
                <w:rFonts w:ascii="Arial" w:eastAsia="Times New Roman" w:hAnsi="Arial" w:cs="Arial"/>
                <w:i/>
                <w:iCs/>
                <w:sz w:val="20"/>
                <w:szCs w:val="20"/>
              </w:rPr>
              <w:t xml:space="preserve"> latifolia</w:t>
            </w:r>
          </w:p>
        </w:tc>
        <w:tc>
          <w:tcPr>
            <w:tcW w:w="960" w:type="dxa"/>
            <w:tcBorders>
              <w:top w:val="single" w:sz="4" w:space="0" w:color="auto"/>
              <w:left w:val="nil"/>
              <w:bottom w:val="single" w:sz="4" w:space="0" w:color="auto"/>
              <w:right w:val="nil"/>
            </w:tcBorders>
            <w:shd w:val="clear" w:color="auto" w:fill="auto"/>
            <w:noWrap/>
            <w:vAlign w:val="bottom"/>
            <w:hideMark/>
          </w:tcPr>
          <w:p w14:paraId="774E722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77D92B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single" w:sz="4" w:space="0" w:color="auto"/>
              <w:left w:val="nil"/>
              <w:bottom w:val="single" w:sz="4" w:space="0" w:color="auto"/>
              <w:right w:val="nil"/>
            </w:tcBorders>
            <w:shd w:val="clear" w:color="auto" w:fill="auto"/>
            <w:noWrap/>
            <w:vAlign w:val="bottom"/>
            <w:hideMark/>
          </w:tcPr>
          <w:p w14:paraId="4773376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2A211C9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5F8986E1" w14:textId="77777777" w:rsidTr="004F6583">
        <w:trPr>
          <w:trHeight w:val="580"/>
        </w:trPr>
        <w:tc>
          <w:tcPr>
            <w:tcW w:w="1700" w:type="dxa"/>
            <w:tcBorders>
              <w:top w:val="nil"/>
              <w:left w:val="nil"/>
              <w:bottom w:val="single" w:sz="4" w:space="0" w:color="auto"/>
              <w:right w:val="nil"/>
            </w:tcBorders>
            <w:shd w:val="clear" w:color="auto" w:fill="auto"/>
            <w:vAlign w:val="center"/>
            <w:hideMark/>
          </w:tcPr>
          <w:p w14:paraId="51150E88"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Assemblage</w:t>
            </w:r>
          </w:p>
        </w:tc>
        <w:tc>
          <w:tcPr>
            <w:tcW w:w="3160" w:type="dxa"/>
            <w:tcBorders>
              <w:top w:val="nil"/>
              <w:left w:val="nil"/>
              <w:bottom w:val="single" w:sz="4" w:space="0" w:color="auto"/>
              <w:right w:val="nil"/>
            </w:tcBorders>
            <w:shd w:val="clear" w:color="auto" w:fill="auto"/>
            <w:vAlign w:val="center"/>
            <w:hideMark/>
          </w:tcPr>
          <w:p w14:paraId="2FDB65A1"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Species</w:t>
            </w:r>
          </w:p>
        </w:tc>
        <w:tc>
          <w:tcPr>
            <w:tcW w:w="960" w:type="dxa"/>
            <w:tcBorders>
              <w:top w:val="nil"/>
              <w:left w:val="nil"/>
              <w:bottom w:val="single" w:sz="4" w:space="0" w:color="auto"/>
              <w:right w:val="nil"/>
            </w:tcBorders>
            <w:shd w:val="clear" w:color="auto" w:fill="auto"/>
            <w:vAlign w:val="center"/>
            <w:hideMark/>
          </w:tcPr>
          <w:p w14:paraId="0ED68C63"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1979</w:t>
            </w:r>
          </w:p>
        </w:tc>
        <w:tc>
          <w:tcPr>
            <w:tcW w:w="960" w:type="dxa"/>
            <w:tcBorders>
              <w:top w:val="nil"/>
              <w:left w:val="nil"/>
              <w:bottom w:val="single" w:sz="4" w:space="0" w:color="auto"/>
              <w:right w:val="nil"/>
            </w:tcBorders>
            <w:shd w:val="clear" w:color="auto" w:fill="auto"/>
            <w:vAlign w:val="center"/>
            <w:hideMark/>
          </w:tcPr>
          <w:p w14:paraId="57D45C99"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1999</w:t>
            </w:r>
          </w:p>
        </w:tc>
        <w:tc>
          <w:tcPr>
            <w:tcW w:w="960" w:type="dxa"/>
            <w:tcBorders>
              <w:top w:val="nil"/>
              <w:left w:val="nil"/>
              <w:bottom w:val="single" w:sz="4" w:space="0" w:color="auto"/>
              <w:right w:val="nil"/>
            </w:tcBorders>
            <w:shd w:val="clear" w:color="auto" w:fill="auto"/>
            <w:vAlign w:val="center"/>
            <w:hideMark/>
          </w:tcPr>
          <w:p w14:paraId="08F140FD"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2019</w:t>
            </w:r>
          </w:p>
        </w:tc>
        <w:tc>
          <w:tcPr>
            <w:tcW w:w="1760" w:type="dxa"/>
            <w:tcBorders>
              <w:top w:val="single" w:sz="4" w:space="0" w:color="auto"/>
              <w:left w:val="nil"/>
              <w:bottom w:val="nil"/>
              <w:right w:val="nil"/>
            </w:tcBorders>
            <w:shd w:val="clear" w:color="auto" w:fill="auto"/>
            <w:vAlign w:val="center"/>
            <w:hideMark/>
          </w:tcPr>
          <w:p w14:paraId="2A56D080"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Percent Change 1979-2019</w:t>
            </w:r>
          </w:p>
        </w:tc>
      </w:tr>
      <w:tr w:rsidR="004F6583" w:rsidRPr="004F6583" w14:paraId="72C472A9" w14:textId="77777777" w:rsidTr="004F6583">
        <w:trPr>
          <w:trHeight w:val="290"/>
        </w:trPr>
        <w:tc>
          <w:tcPr>
            <w:tcW w:w="1700" w:type="dxa"/>
            <w:vMerge w:val="restart"/>
            <w:tcBorders>
              <w:top w:val="nil"/>
              <w:left w:val="nil"/>
              <w:bottom w:val="nil"/>
              <w:right w:val="nil"/>
            </w:tcBorders>
            <w:shd w:val="clear" w:color="auto" w:fill="auto"/>
            <w:noWrap/>
            <w:vAlign w:val="center"/>
            <w:hideMark/>
          </w:tcPr>
          <w:p w14:paraId="3A08516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Fescue</w:t>
            </w:r>
          </w:p>
        </w:tc>
        <w:tc>
          <w:tcPr>
            <w:tcW w:w="3160" w:type="dxa"/>
            <w:tcBorders>
              <w:top w:val="nil"/>
              <w:left w:val="nil"/>
              <w:bottom w:val="single" w:sz="4" w:space="0" w:color="auto"/>
              <w:right w:val="nil"/>
            </w:tcBorders>
            <w:shd w:val="clear" w:color="auto" w:fill="auto"/>
            <w:noWrap/>
            <w:vAlign w:val="bottom"/>
            <w:hideMark/>
          </w:tcPr>
          <w:p w14:paraId="6C2803A8"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Alisma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plantago</w:t>
            </w:r>
            <w:proofErr w:type="spellEnd"/>
            <w:r w:rsidRPr="004F6583">
              <w:rPr>
                <w:rFonts w:ascii="Arial" w:eastAsia="Times New Roman" w:hAnsi="Arial" w:cs="Arial"/>
                <w:i/>
                <w:iCs/>
                <w:sz w:val="20"/>
                <w:szCs w:val="20"/>
              </w:rPr>
              <w:t xml:space="preserve"> aquatica</w:t>
            </w:r>
          </w:p>
        </w:tc>
        <w:tc>
          <w:tcPr>
            <w:tcW w:w="960" w:type="dxa"/>
            <w:tcBorders>
              <w:top w:val="nil"/>
              <w:left w:val="nil"/>
              <w:bottom w:val="nil"/>
              <w:right w:val="nil"/>
            </w:tcBorders>
            <w:shd w:val="clear" w:color="auto" w:fill="auto"/>
            <w:noWrap/>
            <w:vAlign w:val="bottom"/>
            <w:hideMark/>
          </w:tcPr>
          <w:p w14:paraId="56212E0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51F0A9D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960" w:type="dxa"/>
            <w:tcBorders>
              <w:top w:val="nil"/>
              <w:left w:val="nil"/>
              <w:bottom w:val="nil"/>
              <w:right w:val="nil"/>
            </w:tcBorders>
            <w:shd w:val="clear" w:color="auto" w:fill="auto"/>
            <w:noWrap/>
            <w:vAlign w:val="bottom"/>
            <w:hideMark/>
          </w:tcPr>
          <w:p w14:paraId="18AFDC3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2DA01EA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5D8D165" w14:textId="77777777" w:rsidTr="004F6583">
        <w:trPr>
          <w:trHeight w:val="290"/>
        </w:trPr>
        <w:tc>
          <w:tcPr>
            <w:tcW w:w="1700" w:type="dxa"/>
            <w:vMerge/>
            <w:tcBorders>
              <w:top w:val="nil"/>
              <w:left w:val="nil"/>
              <w:bottom w:val="nil"/>
              <w:right w:val="nil"/>
            </w:tcBorders>
            <w:vAlign w:val="center"/>
            <w:hideMark/>
          </w:tcPr>
          <w:p w14:paraId="756FAB9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5817875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Alopecurus </w:t>
            </w:r>
            <w:proofErr w:type="spellStart"/>
            <w:r w:rsidRPr="004F6583">
              <w:rPr>
                <w:rFonts w:ascii="Arial" w:eastAsia="Times New Roman" w:hAnsi="Arial" w:cs="Arial"/>
                <w:i/>
                <w:iCs/>
                <w:sz w:val="20"/>
                <w:szCs w:val="20"/>
              </w:rPr>
              <w:t>geniculatus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19B0F93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355490B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83F792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061745A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6624714D" w14:textId="77777777" w:rsidTr="004F6583">
        <w:trPr>
          <w:trHeight w:val="290"/>
        </w:trPr>
        <w:tc>
          <w:tcPr>
            <w:tcW w:w="1700" w:type="dxa"/>
            <w:vMerge/>
            <w:tcBorders>
              <w:top w:val="nil"/>
              <w:left w:val="nil"/>
              <w:bottom w:val="nil"/>
              <w:right w:val="nil"/>
            </w:tcBorders>
            <w:vAlign w:val="center"/>
            <w:hideMark/>
          </w:tcPr>
          <w:p w14:paraId="29E5D77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188173E"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Bidens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cernua</w:t>
            </w:r>
            <w:proofErr w:type="spellEnd"/>
          </w:p>
        </w:tc>
        <w:tc>
          <w:tcPr>
            <w:tcW w:w="960" w:type="dxa"/>
            <w:tcBorders>
              <w:top w:val="nil"/>
              <w:left w:val="nil"/>
              <w:bottom w:val="nil"/>
              <w:right w:val="nil"/>
            </w:tcBorders>
            <w:shd w:val="clear" w:color="auto" w:fill="auto"/>
            <w:noWrap/>
            <w:vAlign w:val="bottom"/>
            <w:hideMark/>
          </w:tcPr>
          <w:p w14:paraId="0CF0A10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960" w:type="dxa"/>
            <w:tcBorders>
              <w:top w:val="nil"/>
              <w:left w:val="nil"/>
              <w:bottom w:val="nil"/>
              <w:right w:val="nil"/>
            </w:tcBorders>
            <w:shd w:val="clear" w:color="auto" w:fill="auto"/>
            <w:noWrap/>
            <w:vAlign w:val="bottom"/>
            <w:hideMark/>
          </w:tcPr>
          <w:p w14:paraId="065D8A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0.52</w:t>
            </w:r>
          </w:p>
        </w:tc>
        <w:tc>
          <w:tcPr>
            <w:tcW w:w="960" w:type="dxa"/>
            <w:tcBorders>
              <w:top w:val="nil"/>
              <w:left w:val="nil"/>
              <w:bottom w:val="nil"/>
              <w:right w:val="nil"/>
            </w:tcBorders>
            <w:shd w:val="clear" w:color="auto" w:fill="auto"/>
            <w:noWrap/>
            <w:vAlign w:val="bottom"/>
            <w:hideMark/>
          </w:tcPr>
          <w:p w14:paraId="4D92EE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18E00B7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04D8273" w14:textId="77777777" w:rsidTr="004F6583">
        <w:trPr>
          <w:trHeight w:val="290"/>
        </w:trPr>
        <w:tc>
          <w:tcPr>
            <w:tcW w:w="1700" w:type="dxa"/>
            <w:vMerge/>
            <w:tcBorders>
              <w:top w:val="nil"/>
              <w:left w:val="nil"/>
              <w:bottom w:val="nil"/>
              <w:right w:val="nil"/>
            </w:tcBorders>
            <w:vAlign w:val="center"/>
            <w:hideMark/>
          </w:tcPr>
          <w:p w14:paraId="1F1B831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D810DAD"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Deschampsia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caespitosa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AF69D8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0.62</w:t>
            </w:r>
          </w:p>
        </w:tc>
        <w:tc>
          <w:tcPr>
            <w:tcW w:w="960" w:type="dxa"/>
            <w:tcBorders>
              <w:top w:val="single" w:sz="4" w:space="0" w:color="auto"/>
              <w:left w:val="nil"/>
              <w:bottom w:val="single" w:sz="4" w:space="0" w:color="auto"/>
              <w:right w:val="nil"/>
            </w:tcBorders>
            <w:shd w:val="clear" w:color="auto" w:fill="auto"/>
            <w:noWrap/>
            <w:vAlign w:val="bottom"/>
            <w:hideMark/>
          </w:tcPr>
          <w:p w14:paraId="4205613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636F3E6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3DBA54A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8A87CEF" w14:textId="77777777" w:rsidTr="004F6583">
        <w:trPr>
          <w:trHeight w:val="290"/>
        </w:trPr>
        <w:tc>
          <w:tcPr>
            <w:tcW w:w="1700" w:type="dxa"/>
            <w:vMerge/>
            <w:tcBorders>
              <w:top w:val="nil"/>
              <w:left w:val="nil"/>
              <w:bottom w:val="nil"/>
              <w:right w:val="nil"/>
            </w:tcBorders>
            <w:vAlign w:val="center"/>
            <w:hideMark/>
          </w:tcPr>
          <w:p w14:paraId="2892471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EBD80D1"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Dulichium</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arundinaceum</w:t>
            </w:r>
            <w:proofErr w:type="spellEnd"/>
          </w:p>
        </w:tc>
        <w:tc>
          <w:tcPr>
            <w:tcW w:w="960" w:type="dxa"/>
            <w:tcBorders>
              <w:top w:val="nil"/>
              <w:left w:val="nil"/>
              <w:bottom w:val="nil"/>
              <w:right w:val="nil"/>
            </w:tcBorders>
            <w:shd w:val="clear" w:color="auto" w:fill="auto"/>
            <w:noWrap/>
            <w:vAlign w:val="bottom"/>
            <w:hideMark/>
          </w:tcPr>
          <w:p w14:paraId="17038E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960" w:type="dxa"/>
            <w:tcBorders>
              <w:top w:val="nil"/>
              <w:left w:val="nil"/>
              <w:bottom w:val="nil"/>
              <w:right w:val="nil"/>
            </w:tcBorders>
            <w:shd w:val="clear" w:color="auto" w:fill="auto"/>
            <w:noWrap/>
            <w:vAlign w:val="bottom"/>
            <w:hideMark/>
          </w:tcPr>
          <w:p w14:paraId="7E7A829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3CEFF8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5D21E70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86B6E63" w14:textId="77777777" w:rsidTr="004F6583">
        <w:trPr>
          <w:trHeight w:val="290"/>
        </w:trPr>
        <w:tc>
          <w:tcPr>
            <w:tcW w:w="1700" w:type="dxa"/>
            <w:vMerge/>
            <w:tcBorders>
              <w:top w:val="nil"/>
              <w:left w:val="nil"/>
              <w:bottom w:val="nil"/>
              <w:right w:val="nil"/>
            </w:tcBorders>
            <w:vAlign w:val="center"/>
            <w:hideMark/>
          </w:tcPr>
          <w:p w14:paraId="72CDE00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5F18221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3BE1ADF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0.97</w:t>
            </w:r>
          </w:p>
        </w:tc>
        <w:tc>
          <w:tcPr>
            <w:tcW w:w="960" w:type="dxa"/>
            <w:tcBorders>
              <w:top w:val="single" w:sz="4" w:space="0" w:color="auto"/>
              <w:left w:val="nil"/>
              <w:bottom w:val="single" w:sz="4" w:space="0" w:color="auto"/>
              <w:right w:val="nil"/>
            </w:tcBorders>
            <w:shd w:val="clear" w:color="auto" w:fill="auto"/>
            <w:noWrap/>
            <w:vAlign w:val="bottom"/>
            <w:hideMark/>
          </w:tcPr>
          <w:p w14:paraId="5BDAD69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single" w:sz="4" w:space="0" w:color="auto"/>
              <w:left w:val="nil"/>
              <w:bottom w:val="single" w:sz="4" w:space="0" w:color="auto"/>
              <w:right w:val="nil"/>
            </w:tcBorders>
            <w:shd w:val="clear" w:color="auto" w:fill="auto"/>
            <w:noWrap/>
            <w:vAlign w:val="bottom"/>
            <w:hideMark/>
          </w:tcPr>
          <w:p w14:paraId="7567F3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2FEC545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0DB429A" w14:textId="77777777" w:rsidTr="004F6583">
        <w:trPr>
          <w:trHeight w:val="290"/>
        </w:trPr>
        <w:tc>
          <w:tcPr>
            <w:tcW w:w="1700" w:type="dxa"/>
            <w:vMerge/>
            <w:tcBorders>
              <w:top w:val="nil"/>
              <w:left w:val="nil"/>
              <w:bottom w:val="nil"/>
              <w:right w:val="nil"/>
            </w:tcBorders>
            <w:vAlign w:val="center"/>
            <w:hideMark/>
          </w:tcPr>
          <w:p w14:paraId="6C767FF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91802D2"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palustre</w:t>
            </w:r>
            <w:proofErr w:type="spellEnd"/>
          </w:p>
        </w:tc>
        <w:tc>
          <w:tcPr>
            <w:tcW w:w="960" w:type="dxa"/>
            <w:tcBorders>
              <w:top w:val="nil"/>
              <w:left w:val="nil"/>
              <w:bottom w:val="nil"/>
              <w:right w:val="nil"/>
            </w:tcBorders>
            <w:shd w:val="clear" w:color="auto" w:fill="auto"/>
            <w:noWrap/>
            <w:vAlign w:val="bottom"/>
            <w:hideMark/>
          </w:tcPr>
          <w:p w14:paraId="4930EEE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0.76</w:t>
            </w:r>
          </w:p>
        </w:tc>
        <w:tc>
          <w:tcPr>
            <w:tcW w:w="960" w:type="dxa"/>
            <w:tcBorders>
              <w:top w:val="nil"/>
              <w:left w:val="nil"/>
              <w:bottom w:val="nil"/>
              <w:right w:val="nil"/>
            </w:tcBorders>
            <w:shd w:val="clear" w:color="auto" w:fill="auto"/>
            <w:noWrap/>
            <w:vAlign w:val="bottom"/>
            <w:hideMark/>
          </w:tcPr>
          <w:p w14:paraId="754A121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35A51E6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1A8D113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A797B2F" w14:textId="77777777" w:rsidTr="004F6583">
        <w:trPr>
          <w:trHeight w:val="290"/>
        </w:trPr>
        <w:tc>
          <w:tcPr>
            <w:tcW w:w="1700" w:type="dxa"/>
            <w:vMerge/>
            <w:tcBorders>
              <w:top w:val="nil"/>
              <w:left w:val="nil"/>
              <w:bottom w:val="nil"/>
              <w:right w:val="nil"/>
            </w:tcBorders>
            <w:vAlign w:val="center"/>
            <w:hideMark/>
          </w:tcPr>
          <w:p w14:paraId="6696E7E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64C9B6F" w14:textId="77777777" w:rsidR="004F6583" w:rsidRPr="004F6583" w:rsidRDefault="004F6583" w:rsidP="004F6583">
            <w:pPr>
              <w:spacing w:after="0" w:line="240" w:lineRule="auto"/>
              <w:rPr>
                <w:rFonts w:ascii="Calibri" w:eastAsia="Times New Roman" w:hAnsi="Calibri" w:cs="Calibri"/>
                <w:i/>
                <w:iCs/>
                <w:color w:val="000000"/>
              </w:rPr>
            </w:pPr>
            <w:r w:rsidRPr="004F6583">
              <w:rPr>
                <w:rFonts w:ascii="Calibri" w:eastAsia="Times New Roman" w:hAnsi="Calibri" w:cs="Calibri"/>
                <w:i/>
                <w:iCs/>
                <w:color w:val="000000"/>
              </w:rPr>
              <w:t xml:space="preserve">Festuca </w:t>
            </w:r>
            <w:r w:rsidRPr="004F6583">
              <w:rPr>
                <w:rFonts w:ascii="Calibri" w:eastAsia="Times New Roman" w:hAnsi="Calibri" w:cs="Calibri"/>
                <w:color w:val="000000"/>
              </w:rPr>
              <w:t xml:space="preserve">sp. </w:t>
            </w:r>
          </w:p>
        </w:tc>
        <w:tc>
          <w:tcPr>
            <w:tcW w:w="960" w:type="dxa"/>
            <w:tcBorders>
              <w:top w:val="single" w:sz="4" w:space="0" w:color="auto"/>
              <w:left w:val="nil"/>
              <w:bottom w:val="single" w:sz="4" w:space="0" w:color="auto"/>
              <w:right w:val="nil"/>
            </w:tcBorders>
            <w:shd w:val="clear" w:color="auto" w:fill="auto"/>
            <w:noWrap/>
            <w:vAlign w:val="bottom"/>
            <w:hideMark/>
          </w:tcPr>
          <w:p w14:paraId="03F3C27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39786A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5BAB178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4DB2ABE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082C4A4" w14:textId="77777777" w:rsidTr="004F6583">
        <w:trPr>
          <w:trHeight w:val="290"/>
        </w:trPr>
        <w:tc>
          <w:tcPr>
            <w:tcW w:w="1700" w:type="dxa"/>
            <w:vMerge/>
            <w:tcBorders>
              <w:top w:val="nil"/>
              <w:left w:val="nil"/>
              <w:bottom w:val="nil"/>
              <w:right w:val="nil"/>
            </w:tcBorders>
            <w:vAlign w:val="center"/>
            <w:hideMark/>
          </w:tcPr>
          <w:p w14:paraId="017791B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31EED6E"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trifidum</w:t>
            </w:r>
            <w:proofErr w:type="spellEnd"/>
          </w:p>
        </w:tc>
        <w:tc>
          <w:tcPr>
            <w:tcW w:w="960" w:type="dxa"/>
            <w:tcBorders>
              <w:top w:val="nil"/>
              <w:left w:val="nil"/>
              <w:bottom w:val="nil"/>
              <w:right w:val="nil"/>
            </w:tcBorders>
            <w:shd w:val="clear" w:color="auto" w:fill="auto"/>
            <w:noWrap/>
            <w:vAlign w:val="bottom"/>
            <w:hideMark/>
          </w:tcPr>
          <w:p w14:paraId="348772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4B4AE4C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3369D4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313B71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D7385BD" w14:textId="77777777" w:rsidTr="004F6583">
        <w:trPr>
          <w:trHeight w:val="290"/>
        </w:trPr>
        <w:tc>
          <w:tcPr>
            <w:tcW w:w="1700" w:type="dxa"/>
            <w:vMerge/>
            <w:tcBorders>
              <w:top w:val="nil"/>
              <w:left w:val="nil"/>
              <w:bottom w:val="nil"/>
              <w:right w:val="nil"/>
            </w:tcBorders>
            <w:vAlign w:val="center"/>
            <w:hideMark/>
          </w:tcPr>
          <w:p w14:paraId="43BEA64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3FE2F2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Hypericum </w:t>
            </w:r>
            <w:proofErr w:type="spellStart"/>
            <w:r w:rsidRPr="004F6583">
              <w:rPr>
                <w:rFonts w:ascii="Arial" w:eastAsia="Times New Roman" w:hAnsi="Arial" w:cs="Arial"/>
                <w:i/>
                <w:iCs/>
                <w:sz w:val="20"/>
                <w:szCs w:val="20"/>
              </w:rPr>
              <w:t>formosum</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49632BC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single" w:sz="4" w:space="0" w:color="auto"/>
              <w:left w:val="nil"/>
              <w:bottom w:val="single" w:sz="4" w:space="0" w:color="auto"/>
              <w:right w:val="nil"/>
            </w:tcBorders>
            <w:shd w:val="clear" w:color="auto" w:fill="auto"/>
            <w:noWrap/>
            <w:vAlign w:val="bottom"/>
            <w:hideMark/>
          </w:tcPr>
          <w:p w14:paraId="7C9357D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B9ED3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5712F5F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7A77CD4" w14:textId="77777777" w:rsidTr="004F6583">
        <w:trPr>
          <w:trHeight w:val="290"/>
        </w:trPr>
        <w:tc>
          <w:tcPr>
            <w:tcW w:w="1700" w:type="dxa"/>
            <w:vMerge/>
            <w:tcBorders>
              <w:top w:val="nil"/>
              <w:left w:val="nil"/>
              <w:bottom w:val="nil"/>
              <w:right w:val="nil"/>
            </w:tcBorders>
            <w:vAlign w:val="center"/>
            <w:hideMark/>
          </w:tcPr>
          <w:p w14:paraId="23DE583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3E9E99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articulatus</w:t>
            </w:r>
            <w:proofErr w:type="spellEnd"/>
          </w:p>
        </w:tc>
        <w:tc>
          <w:tcPr>
            <w:tcW w:w="960" w:type="dxa"/>
            <w:tcBorders>
              <w:top w:val="nil"/>
              <w:left w:val="nil"/>
              <w:bottom w:val="nil"/>
              <w:right w:val="nil"/>
            </w:tcBorders>
            <w:shd w:val="clear" w:color="auto" w:fill="auto"/>
            <w:noWrap/>
            <w:vAlign w:val="bottom"/>
            <w:hideMark/>
          </w:tcPr>
          <w:p w14:paraId="5FB298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0.52</w:t>
            </w:r>
          </w:p>
        </w:tc>
        <w:tc>
          <w:tcPr>
            <w:tcW w:w="960" w:type="dxa"/>
            <w:tcBorders>
              <w:top w:val="nil"/>
              <w:left w:val="nil"/>
              <w:bottom w:val="nil"/>
              <w:right w:val="nil"/>
            </w:tcBorders>
            <w:shd w:val="clear" w:color="auto" w:fill="auto"/>
            <w:noWrap/>
            <w:vAlign w:val="bottom"/>
            <w:hideMark/>
          </w:tcPr>
          <w:p w14:paraId="619DAA1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78944E6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6C91FD1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A43353E" w14:textId="77777777" w:rsidTr="004F6583">
        <w:trPr>
          <w:trHeight w:val="290"/>
        </w:trPr>
        <w:tc>
          <w:tcPr>
            <w:tcW w:w="1700" w:type="dxa"/>
            <w:vMerge/>
            <w:tcBorders>
              <w:top w:val="nil"/>
              <w:left w:val="nil"/>
              <w:bottom w:val="nil"/>
              <w:right w:val="nil"/>
            </w:tcBorders>
            <w:vAlign w:val="center"/>
            <w:hideMark/>
          </w:tcPr>
          <w:p w14:paraId="2F6C954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3A78A79"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Leersia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oryzoides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D78414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0.14</w:t>
            </w:r>
          </w:p>
        </w:tc>
        <w:tc>
          <w:tcPr>
            <w:tcW w:w="960" w:type="dxa"/>
            <w:tcBorders>
              <w:top w:val="single" w:sz="4" w:space="0" w:color="auto"/>
              <w:left w:val="nil"/>
              <w:bottom w:val="single" w:sz="4" w:space="0" w:color="auto"/>
              <w:right w:val="nil"/>
            </w:tcBorders>
            <w:shd w:val="clear" w:color="auto" w:fill="auto"/>
            <w:noWrap/>
            <w:vAlign w:val="bottom"/>
            <w:hideMark/>
          </w:tcPr>
          <w:p w14:paraId="096E6F8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0.24</w:t>
            </w:r>
          </w:p>
        </w:tc>
        <w:tc>
          <w:tcPr>
            <w:tcW w:w="960" w:type="dxa"/>
            <w:tcBorders>
              <w:top w:val="single" w:sz="4" w:space="0" w:color="auto"/>
              <w:left w:val="nil"/>
              <w:bottom w:val="single" w:sz="4" w:space="0" w:color="auto"/>
              <w:right w:val="nil"/>
            </w:tcBorders>
            <w:shd w:val="clear" w:color="auto" w:fill="auto"/>
            <w:noWrap/>
            <w:vAlign w:val="bottom"/>
            <w:hideMark/>
          </w:tcPr>
          <w:p w14:paraId="6CBA7E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4986FA7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756BBB4" w14:textId="77777777" w:rsidTr="004F6583">
        <w:trPr>
          <w:trHeight w:val="290"/>
        </w:trPr>
        <w:tc>
          <w:tcPr>
            <w:tcW w:w="1700" w:type="dxa"/>
            <w:vMerge/>
            <w:tcBorders>
              <w:top w:val="nil"/>
              <w:left w:val="nil"/>
              <w:bottom w:val="nil"/>
              <w:right w:val="nil"/>
            </w:tcBorders>
            <w:vAlign w:val="center"/>
            <w:hideMark/>
          </w:tcPr>
          <w:p w14:paraId="5F5E641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33294A8"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Lilaeopsis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nil"/>
              <w:left w:val="nil"/>
              <w:bottom w:val="nil"/>
              <w:right w:val="nil"/>
            </w:tcBorders>
            <w:shd w:val="clear" w:color="auto" w:fill="auto"/>
            <w:noWrap/>
            <w:vAlign w:val="bottom"/>
            <w:hideMark/>
          </w:tcPr>
          <w:p w14:paraId="067DC3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nil"/>
              <w:left w:val="nil"/>
              <w:bottom w:val="nil"/>
              <w:right w:val="nil"/>
            </w:tcBorders>
            <w:shd w:val="clear" w:color="auto" w:fill="auto"/>
            <w:noWrap/>
            <w:vAlign w:val="bottom"/>
            <w:hideMark/>
          </w:tcPr>
          <w:p w14:paraId="21CB8A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89F2D5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2D9BA6B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D718F89" w14:textId="77777777" w:rsidTr="004F6583">
        <w:trPr>
          <w:trHeight w:val="290"/>
        </w:trPr>
        <w:tc>
          <w:tcPr>
            <w:tcW w:w="1700" w:type="dxa"/>
            <w:vMerge/>
            <w:tcBorders>
              <w:top w:val="nil"/>
              <w:left w:val="nil"/>
              <w:bottom w:val="nil"/>
              <w:right w:val="nil"/>
            </w:tcBorders>
            <w:vAlign w:val="center"/>
            <w:hideMark/>
          </w:tcPr>
          <w:p w14:paraId="656BB55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018B959"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7F8B770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0.31</w:t>
            </w:r>
          </w:p>
        </w:tc>
        <w:tc>
          <w:tcPr>
            <w:tcW w:w="960" w:type="dxa"/>
            <w:tcBorders>
              <w:top w:val="single" w:sz="4" w:space="0" w:color="auto"/>
              <w:left w:val="nil"/>
              <w:bottom w:val="single" w:sz="4" w:space="0" w:color="auto"/>
              <w:right w:val="nil"/>
            </w:tcBorders>
            <w:shd w:val="clear" w:color="auto" w:fill="auto"/>
            <w:noWrap/>
            <w:vAlign w:val="bottom"/>
            <w:hideMark/>
          </w:tcPr>
          <w:p w14:paraId="24613BF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4145CA5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2D706F7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5E6AE00" w14:textId="77777777" w:rsidTr="004F6583">
        <w:trPr>
          <w:trHeight w:val="290"/>
        </w:trPr>
        <w:tc>
          <w:tcPr>
            <w:tcW w:w="1700" w:type="dxa"/>
            <w:vMerge/>
            <w:tcBorders>
              <w:top w:val="nil"/>
              <w:left w:val="nil"/>
              <w:bottom w:val="nil"/>
              <w:right w:val="nil"/>
            </w:tcBorders>
            <w:vAlign w:val="center"/>
            <w:hideMark/>
          </w:tcPr>
          <w:p w14:paraId="189C4A0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ED1689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Mimulus </w:t>
            </w:r>
            <w:proofErr w:type="spellStart"/>
            <w:r w:rsidRPr="004F6583">
              <w:rPr>
                <w:rFonts w:ascii="Arial" w:eastAsia="Times New Roman" w:hAnsi="Arial" w:cs="Arial"/>
                <w:i/>
                <w:iCs/>
                <w:sz w:val="20"/>
                <w:szCs w:val="20"/>
              </w:rPr>
              <w:t>guttatus</w:t>
            </w:r>
            <w:proofErr w:type="spellEnd"/>
          </w:p>
        </w:tc>
        <w:tc>
          <w:tcPr>
            <w:tcW w:w="960" w:type="dxa"/>
            <w:tcBorders>
              <w:top w:val="nil"/>
              <w:left w:val="nil"/>
              <w:bottom w:val="nil"/>
              <w:right w:val="nil"/>
            </w:tcBorders>
            <w:shd w:val="clear" w:color="auto" w:fill="auto"/>
            <w:noWrap/>
            <w:vAlign w:val="bottom"/>
            <w:hideMark/>
          </w:tcPr>
          <w:p w14:paraId="02A5D4C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2EE0960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8E9870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31EE169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2DC66494" w14:textId="77777777" w:rsidTr="004F6583">
        <w:trPr>
          <w:trHeight w:val="290"/>
        </w:trPr>
        <w:tc>
          <w:tcPr>
            <w:tcW w:w="1700" w:type="dxa"/>
            <w:vMerge/>
            <w:tcBorders>
              <w:top w:val="nil"/>
              <w:left w:val="nil"/>
              <w:bottom w:val="nil"/>
              <w:right w:val="nil"/>
            </w:tcBorders>
            <w:vAlign w:val="center"/>
            <w:hideMark/>
          </w:tcPr>
          <w:p w14:paraId="4DAE007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755374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Myosotis </w:t>
            </w:r>
            <w:proofErr w:type="spellStart"/>
            <w:r w:rsidRPr="004F6583">
              <w:rPr>
                <w:rFonts w:ascii="Arial" w:eastAsia="Times New Roman" w:hAnsi="Arial" w:cs="Arial"/>
                <w:i/>
                <w:iCs/>
                <w:sz w:val="20"/>
                <w:szCs w:val="20"/>
              </w:rPr>
              <w:t>scorpiodes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0B36EC1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0.31</w:t>
            </w:r>
          </w:p>
        </w:tc>
        <w:tc>
          <w:tcPr>
            <w:tcW w:w="960" w:type="dxa"/>
            <w:tcBorders>
              <w:top w:val="single" w:sz="4" w:space="0" w:color="auto"/>
              <w:left w:val="nil"/>
              <w:bottom w:val="single" w:sz="4" w:space="0" w:color="auto"/>
              <w:right w:val="nil"/>
            </w:tcBorders>
            <w:shd w:val="clear" w:color="auto" w:fill="auto"/>
            <w:noWrap/>
            <w:vAlign w:val="bottom"/>
            <w:hideMark/>
          </w:tcPr>
          <w:p w14:paraId="550C493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5362479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7C60EF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023E6AD" w14:textId="77777777" w:rsidTr="004F6583">
        <w:trPr>
          <w:trHeight w:val="290"/>
        </w:trPr>
        <w:tc>
          <w:tcPr>
            <w:tcW w:w="1700" w:type="dxa"/>
            <w:vMerge/>
            <w:tcBorders>
              <w:top w:val="nil"/>
              <w:left w:val="nil"/>
              <w:bottom w:val="nil"/>
              <w:right w:val="nil"/>
            </w:tcBorders>
            <w:vAlign w:val="center"/>
            <w:hideMark/>
          </w:tcPr>
          <w:p w14:paraId="2F0D59C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E3B1E1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Oenanthe </w:t>
            </w:r>
            <w:proofErr w:type="spellStart"/>
            <w:r w:rsidRPr="004F6583">
              <w:rPr>
                <w:rFonts w:ascii="Arial" w:eastAsia="Times New Roman" w:hAnsi="Arial" w:cs="Arial"/>
                <w:i/>
                <w:iCs/>
                <w:sz w:val="20"/>
                <w:szCs w:val="20"/>
              </w:rPr>
              <w:t>sarmentosa</w:t>
            </w:r>
            <w:proofErr w:type="spellEnd"/>
          </w:p>
        </w:tc>
        <w:tc>
          <w:tcPr>
            <w:tcW w:w="960" w:type="dxa"/>
            <w:tcBorders>
              <w:top w:val="nil"/>
              <w:left w:val="nil"/>
              <w:bottom w:val="nil"/>
              <w:right w:val="nil"/>
            </w:tcBorders>
            <w:shd w:val="clear" w:color="auto" w:fill="auto"/>
            <w:noWrap/>
            <w:vAlign w:val="bottom"/>
            <w:hideMark/>
          </w:tcPr>
          <w:p w14:paraId="2CFDFB3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nil"/>
              <w:left w:val="nil"/>
              <w:bottom w:val="nil"/>
              <w:right w:val="nil"/>
            </w:tcBorders>
            <w:shd w:val="clear" w:color="auto" w:fill="auto"/>
            <w:noWrap/>
            <w:vAlign w:val="bottom"/>
            <w:hideMark/>
          </w:tcPr>
          <w:p w14:paraId="269A98C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0.30</w:t>
            </w:r>
          </w:p>
        </w:tc>
        <w:tc>
          <w:tcPr>
            <w:tcW w:w="960" w:type="dxa"/>
            <w:tcBorders>
              <w:top w:val="nil"/>
              <w:left w:val="nil"/>
              <w:bottom w:val="nil"/>
              <w:right w:val="nil"/>
            </w:tcBorders>
            <w:shd w:val="clear" w:color="auto" w:fill="auto"/>
            <w:noWrap/>
            <w:vAlign w:val="bottom"/>
            <w:hideMark/>
          </w:tcPr>
          <w:p w14:paraId="13E3446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10C351C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0ECDB13" w14:textId="77777777" w:rsidTr="004F6583">
        <w:trPr>
          <w:trHeight w:val="290"/>
        </w:trPr>
        <w:tc>
          <w:tcPr>
            <w:tcW w:w="1700" w:type="dxa"/>
            <w:vMerge/>
            <w:tcBorders>
              <w:top w:val="nil"/>
              <w:left w:val="nil"/>
              <w:bottom w:val="nil"/>
              <w:right w:val="nil"/>
            </w:tcBorders>
            <w:vAlign w:val="center"/>
            <w:hideMark/>
          </w:tcPr>
          <w:p w14:paraId="6C554FF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FE99DC2"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Platanthera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dilatata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055EC0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960" w:type="dxa"/>
            <w:tcBorders>
              <w:top w:val="single" w:sz="4" w:space="0" w:color="auto"/>
              <w:left w:val="nil"/>
              <w:bottom w:val="single" w:sz="4" w:space="0" w:color="auto"/>
              <w:right w:val="nil"/>
            </w:tcBorders>
            <w:shd w:val="clear" w:color="auto" w:fill="auto"/>
            <w:noWrap/>
            <w:vAlign w:val="bottom"/>
            <w:hideMark/>
          </w:tcPr>
          <w:p w14:paraId="5B4C86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21C2AC0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444E75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AC6D7CB" w14:textId="77777777" w:rsidTr="004F6583">
        <w:trPr>
          <w:trHeight w:val="290"/>
        </w:trPr>
        <w:tc>
          <w:tcPr>
            <w:tcW w:w="1700" w:type="dxa"/>
            <w:vMerge/>
            <w:tcBorders>
              <w:top w:val="nil"/>
              <w:left w:val="nil"/>
              <w:bottom w:val="nil"/>
              <w:right w:val="nil"/>
            </w:tcBorders>
            <w:vAlign w:val="center"/>
            <w:hideMark/>
          </w:tcPr>
          <w:p w14:paraId="699D249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C91BA01"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Poa palustris</w:t>
            </w:r>
          </w:p>
        </w:tc>
        <w:tc>
          <w:tcPr>
            <w:tcW w:w="960" w:type="dxa"/>
            <w:tcBorders>
              <w:top w:val="nil"/>
              <w:left w:val="nil"/>
              <w:bottom w:val="nil"/>
              <w:right w:val="nil"/>
            </w:tcBorders>
            <w:shd w:val="clear" w:color="auto" w:fill="auto"/>
            <w:noWrap/>
            <w:vAlign w:val="bottom"/>
            <w:hideMark/>
          </w:tcPr>
          <w:p w14:paraId="0D99899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0.55</w:t>
            </w:r>
          </w:p>
        </w:tc>
        <w:tc>
          <w:tcPr>
            <w:tcW w:w="960" w:type="dxa"/>
            <w:tcBorders>
              <w:top w:val="nil"/>
              <w:left w:val="nil"/>
              <w:bottom w:val="nil"/>
              <w:right w:val="nil"/>
            </w:tcBorders>
            <w:shd w:val="clear" w:color="auto" w:fill="auto"/>
            <w:noWrap/>
            <w:vAlign w:val="bottom"/>
            <w:hideMark/>
          </w:tcPr>
          <w:p w14:paraId="5640156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1.73</w:t>
            </w:r>
          </w:p>
        </w:tc>
        <w:tc>
          <w:tcPr>
            <w:tcW w:w="960" w:type="dxa"/>
            <w:tcBorders>
              <w:top w:val="nil"/>
              <w:left w:val="nil"/>
              <w:bottom w:val="nil"/>
              <w:right w:val="nil"/>
            </w:tcBorders>
            <w:shd w:val="clear" w:color="auto" w:fill="auto"/>
            <w:noWrap/>
            <w:vAlign w:val="bottom"/>
            <w:hideMark/>
          </w:tcPr>
          <w:p w14:paraId="73832A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09F9AF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712F64E" w14:textId="77777777" w:rsidTr="004F6583">
        <w:trPr>
          <w:trHeight w:val="290"/>
        </w:trPr>
        <w:tc>
          <w:tcPr>
            <w:tcW w:w="1700" w:type="dxa"/>
            <w:vMerge/>
            <w:tcBorders>
              <w:top w:val="nil"/>
              <w:left w:val="nil"/>
              <w:bottom w:val="nil"/>
              <w:right w:val="nil"/>
            </w:tcBorders>
            <w:vAlign w:val="center"/>
            <w:hideMark/>
          </w:tcPr>
          <w:p w14:paraId="495150C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F94A77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Poa </w:t>
            </w:r>
            <w:proofErr w:type="spellStart"/>
            <w:r w:rsidRPr="004F6583">
              <w:rPr>
                <w:rFonts w:ascii="Arial" w:eastAsia="Times New Roman" w:hAnsi="Arial" w:cs="Arial"/>
                <w:i/>
                <w:iCs/>
                <w:sz w:val="20"/>
                <w:szCs w:val="20"/>
              </w:rPr>
              <w:t>trivialis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14E8D9B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0.31</w:t>
            </w:r>
          </w:p>
        </w:tc>
        <w:tc>
          <w:tcPr>
            <w:tcW w:w="960" w:type="dxa"/>
            <w:tcBorders>
              <w:top w:val="single" w:sz="4" w:space="0" w:color="auto"/>
              <w:left w:val="nil"/>
              <w:bottom w:val="single" w:sz="4" w:space="0" w:color="auto"/>
              <w:right w:val="nil"/>
            </w:tcBorders>
            <w:shd w:val="clear" w:color="auto" w:fill="auto"/>
            <w:noWrap/>
            <w:vAlign w:val="bottom"/>
            <w:hideMark/>
          </w:tcPr>
          <w:p w14:paraId="43F533B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0CF00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104B629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27308D6B" w14:textId="77777777" w:rsidTr="004F6583">
        <w:trPr>
          <w:trHeight w:val="290"/>
        </w:trPr>
        <w:tc>
          <w:tcPr>
            <w:tcW w:w="1700" w:type="dxa"/>
            <w:vMerge/>
            <w:tcBorders>
              <w:top w:val="nil"/>
              <w:left w:val="nil"/>
              <w:bottom w:val="nil"/>
              <w:right w:val="nil"/>
            </w:tcBorders>
            <w:vAlign w:val="center"/>
            <w:hideMark/>
          </w:tcPr>
          <w:p w14:paraId="6D7FDCE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D4BAB6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Polygonum hydropiper</w:t>
            </w:r>
          </w:p>
        </w:tc>
        <w:tc>
          <w:tcPr>
            <w:tcW w:w="960" w:type="dxa"/>
            <w:tcBorders>
              <w:top w:val="nil"/>
              <w:left w:val="nil"/>
              <w:bottom w:val="nil"/>
              <w:right w:val="nil"/>
            </w:tcBorders>
            <w:shd w:val="clear" w:color="auto" w:fill="auto"/>
            <w:noWrap/>
            <w:vAlign w:val="bottom"/>
            <w:hideMark/>
          </w:tcPr>
          <w:p w14:paraId="3AFC05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716FEE1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6E0CC51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7AF1BEC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69FB0C07" w14:textId="77777777" w:rsidTr="004F6583">
        <w:trPr>
          <w:trHeight w:val="290"/>
        </w:trPr>
        <w:tc>
          <w:tcPr>
            <w:tcW w:w="1700" w:type="dxa"/>
            <w:vMerge/>
            <w:tcBorders>
              <w:top w:val="nil"/>
              <w:left w:val="nil"/>
              <w:bottom w:val="nil"/>
              <w:right w:val="nil"/>
            </w:tcBorders>
            <w:vAlign w:val="center"/>
            <w:hideMark/>
          </w:tcPr>
          <w:p w14:paraId="0CAE137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D2DB505"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Sagittaria</w:t>
            </w:r>
            <w:proofErr w:type="spellEnd"/>
            <w:r w:rsidRPr="004F6583">
              <w:rPr>
                <w:rFonts w:ascii="Arial" w:eastAsia="Times New Roman" w:hAnsi="Arial" w:cs="Arial"/>
                <w:i/>
                <w:iCs/>
                <w:sz w:val="20"/>
                <w:szCs w:val="20"/>
              </w:rPr>
              <w:t xml:space="preserve"> latifolia</w:t>
            </w:r>
          </w:p>
        </w:tc>
        <w:tc>
          <w:tcPr>
            <w:tcW w:w="960" w:type="dxa"/>
            <w:tcBorders>
              <w:top w:val="single" w:sz="4" w:space="0" w:color="auto"/>
              <w:left w:val="nil"/>
              <w:bottom w:val="single" w:sz="4" w:space="0" w:color="auto"/>
              <w:right w:val="nil"/>
            </w:tcBorders>
            <w:shd w:val="clear" w:color="auto" w:fill="auto"/>
            <w:noWrap/>
            <w:vAlign w:val="bottom"/>
            <w:hideMark/>
          </w:tcPr>
          <w:p w14:paraId="2D862C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0F717F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single" w:sz="4" w:space="0" w:color="auto"/>
              <w:left w:val="nil"/>
              <w:bottom w:val="single" w:sz="4" w:space="0" w:color="auto"/>
              <w:right w:val="nil"/>
            </w:tcBorders>
            <w:shd w:val="clear" w:color="auto" w:fill="auto"/>
            <w:noWrap/>
            <w:vAlign w:val="bottom"/>
            <w:hideMark/>
          </w:tcPr>
          <w:p w14:paraId="10429DB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66A884C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C877BE5" w14:textId="77777777" w:rsidTr="004F6583">
        <w:trPr>
          <w:trHeight w:val="290"/>
        </w:trPr>
        <w:tc>
          <w:tcPr>
            <w:tcW w:w="1700" w:type="dxa"/>
            <w:vMerge/>
            <w:tcBorders>
              <w:top w:val="nil"/>
              <w:left w:val="nil"/>
              <w:bottom w:val="nil"/>
              <w:right w:val="nil"/>
            </w:tcBorders>
            <w:vAlign w:val="center"/>
            <w:hideMark/>
          </w:tcPr>
          <w:p w14:paraId="5F094FC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3470421" w14:textId="77777777" w:rsidR="004F6583" w:rsidRPr="004F6583" w:rsidRDefault="004F6583" w:rsidP="004F6583">
            <w:pPr>
              <w:spacing w:after="0" w:line="240" w:lineRule="auto"/>
              <w:rPr>
                <w:rFonts w:ascii="Calibri" w:eastAsia="Times New Roman" w:hAnsi="Calibri" w:cs="Calibri"/>
                <w:i/>
                <w:iCs/>
                <w:color w:val="000000"/>
              </w:rPr>
            </w:pPr>
            <w:r w:rsidRPr="004F6583">
              <w:rPr>
                <w:rFonts w:ascii="Calibri" w:eastAsia="Times New Roman" w:hAnsi="Calibri" w:cs="Calibri"/>
                <w:i/>
                <w:iCs/>
                <w:color w:val="000000"/>
              </w:rPr>
              <w:t xml:space="preserve">Salix </w:t>
            </w:r>
            <w:r w:rsidRPr="004F6583">
              <w:rPr>
                <w:rFonts w:ascii="Calibri" w:eastAsia="Times New Roman" w:hAnsi="Calibri" w:cs="Calibri"/>
                <w:color w:val="000000"/>
              </w:rPr>
              <w:t xml:space="preserve">sp. </w:t>
            </w:r>
          </w:p>
        </w:tc>
        <w:tc>
          <w:tcPr>
            <w:tcW w:w="960" w:type="dxa"/>
            <w:tcBorders>
              <w:top w:val="nil"/>
              <w:left w:val="nil"/>
              <w:bottom w:val="nil"/>
              <w:right w:val="nil"/>
            </w:tcBorders>
            <w:shd w:val="clear" w:color="auto" w:fill="auto"/>
            <w:noWrap/>
            <w:vAlign w:val="bottom"/>
            <w:hideMark/>
          </w:tcPr>
          <w:p w14:paraId="5676103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0A5A2BD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04F9C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493DA24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FFEB484" w14:textId="77777777" w:rsidTr="004F6583">
        <w:trPr>
          <w:trHeight w:val="290"/>
        </w:trPr>
        <w:tc>
          <w:tcPr>
            <w:tcW w:w="1700" w:type="dxa"/>
            <w:vMerge/>
            <w:tcBorders>
              <w:top w:val="nil"/>
              <w:left w:val="nil"/>
              <w:bottom w:val="nil"/>
              <w:right w:val="nil"/>
            </w:tcBorders>
            <w:vAlign w:val="center"/>
            <w:hideMark/>
          </w:tcPr>
          <w:p w14:paraId="54A8F4E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0C9282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Sium suave</w:t>
            </w:r>
          </w:p>
        </w:tc>
        <w:tc>
          <w:tcPr>
            <w:tcW w:w="960" w:type="dxa"/>
            <w:tcBorders>
              <w:top w:val="single" w:sz="4" w:space="0" w:color="auto"/>
              <w:left w:val="nil"/>
              <w:bottom w:val="single" w:sz="4" w:space="0" w:color="auto"/>
              <w:right w:val="nil"/>
            </w:tcBorders>
            <w:shd w:val="clear" w:color="auto" w:fill="auto"/>
            <w:noWrap/>
            <w:vAlign w:val="bottom"/>
            <w:hideMark/>
          </w:tcPr>
          <w:p w14:paraId="701623E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0.14</w:t>
            </w:r>
          </w:p>
        </w:tc>
        <w:tc>
          <w:tcPr>
            <w:tcW w:w="960" w:type="dxa"/>
            <w:tcBorders>
              <w:top w:val="single" w:sz="4" w:space="0" w:color="auto"/>
              <w:left w:val="nil"/>
              <w:bottom w:val="single" w:sz="4" w:space="0" w:color="auto"/>
              <w:right w:val="nil"/>
            </w:tcBorders>
            <w:shd w:val="clear" w:color="auto" w:fill="auto"/>
            <w:noWrap/>
            <w:vAlign w:val="bottom"/>
            <w:hideMark/>
          </w:tcPr>
          <w:p w14:paraId="1C6C368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single" w:sz="4" w:space="0" w:color="auto"/>
              <w:left w:val="nil"/>
              <w:bottom w:val="single" w:sz="4" w:space="0" w:color="auto"/>
              <w:right w:val="nil"/>
            </w:tcBorders>
            <w:shd w:val="clear" w:color="auto" w:fill="auto"/>
            <w:noWrap/>
            <w:vAlign w:val="bottom"/>
            <w:hideMark/>
          </w:tcPr>
          <w:p w14:paraId="7E758CC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7EA661B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7551681" w14:textId="77777777" w:rsidTr="004F6583">
        <w:trPr>
          <w:trHeight w:val="290"/>
        </w:trPr>
        <w:tc>
          <w:tcPr>
            <w:tcW w:w="1700" w:type="dxa"/>
            <w:vMerge/>
            <w:tcBorders>
              <w:top w:val="nil"/>
              <w:left w:val="nil"/>
              <w:bottom w:val="nil"/>
              <w:right w:val="nil"/>
            </w:tcBorders>
            <w:vAlign w:val="center"/>
            <w:hideMark/>
          </w:tcPr>
          <w:p w14:paraId="7960177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6716FE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Trifolium </w:t>
            </w:r>
            <w:proofErr w:type="spellStart"/>
            <w:r w:rsidRPr="004F6583">
              <w:rPr>
                <w:rFonts w:ascii="Arial" w:eastAsia="Times New Roman" w:hAnsi="Arial" w:cs="Arial"/>
                <w:i/>
                <w:iCs/>
                <w:sz w:val="20"/>
                <w:szCs w:val="20"/>
              </w:rPr>
              <w:t>wormskjoldii</w:t>
            </w:r>
            <w:proofErr w:type="spellEnd"/>
          </w:p>
        </w:tc>
        <w:tc>
          <w:tcPr>
            <w:tcW w:w="960" w:type="dxa"/>
            <w:tcBorders>
              <w:top w:val="nil"/>
              <w:left w:val="nil"/>
              <w:bottom w:val="nil"/>
              <w:right w:val="nil"/>
            </w:tcBorders>
            <w:shd w:val="clear" w:color="auto" w:fill="auto"/>
            <w:noWrap/>
            <w:vAlign w:val="bottom"/>
            <w:hideMark/>
          </w:tcPr>
          <w:p w14:paraId="78DE96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0.69</w:t>
            </w:r>
          </w:p>
        </w:tc>
        <w:tc>
          <w:tcPr>
            <w:tcW w:w="960" w:type="dxa"/>
            <w:tcBorders>
              <w:top w:val="nil"/>
              <w:left w:val="nil"/>
              <w:bottom w:val="nil"/>
              <w:right w:val="nil"/>
            </w:tcBorders>
            <w:shd w:val="clear" w:color="auto" w:fill="auto"/>
            <w:noWrap/>
            <w:vAlign w:val="bottom"/>
            <w:hideMark/>
          </w:tcPr>
          <w:p w14:paraId="0E44A0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0.55</w:t>
            </w:r>
          </w:p>
        </w:tc>
        <w:tc>
          <w:tcPr>
            <w:tcW w:w="960" w:type="dxa"/>
            <w:tcBorders>
              <w:top w:val="nil"/>
              <w:left w:val="nil"/>
              <w:bottom w:val="nil"/>
              <w:right w:val="nil"/>
            </w:tcBorders>
            <w:shd w:val="clear" w:color="auto" w:fill="auto"/>
            <w:noWrap/>
            <w:vAlign w:val="bottom"/>
            <w:hideMark/>
          </w:tcPr>
          <w:p w14:paraId="79C3F53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6DA3FE0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01EF942" w14:textId="77777777" w:rsidTr="004F6583">
        <w:trPr>
          <w:trHeight w:val="290"/>
        </w:trPr>
        <w:tc>
          <w:tcPr>
            <w:tcW w:w="1700" w:type="dxa"/>
            <w:vMerge/>
            <w:tcBorders>
              <w:top w:val="nil"/>
              <w:left w:val="nil"/>
              <w:bottom w:val="nil"/>
              <w:right w:val="nil"/>
            </w:tcBorders>
            <w:vAlign w:val="center"/>
            <w:hideMark/>
          </w:tcPr>
          <w:p w14:paraId="264D231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848D79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1D84983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0.66</w:t>
            </w:r>
          </w:p>
        </w:tc>
        <w:tc>
          <w:tcPr>
            <w:tcW w:w="960" w:type="dxa"/>
            <w:tcBorders>
              <w:top w:val="single" w:sz="4" w:space="0" w:color="auto"/>
              <w:left w:val="nil"/>
              <w:bottom w:val="single" w:sz="4" w:space="0" w:color="auto"/>
              <w:right w:val="nil"/>
            </w:tcBorders>
            <w:shd w:val="clear" w:color="auto" w:fill="auto"/>
            <w:noWrap/>
            <w:vAlign w:val="bottom"/>
            <w:hideMark/>
          </w:tcPr>
          <w:p w14:paraId="02CFA13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960" w:type="dxa"/>
            <w:tcBorders>
              <w:top w:val="single" w:sz="4" w:space="0" w:color="auto"/>
              <w:left w:val="nil"/>
              <w:bottom w:val="single" w:sz="4" w:space="0" w:color="auto"/>
              <w:right w:val="nil"/>
            </w:tcBorders>
            <w:shd w:val="clear" w:color="auto" w:fill="auto"/>
            <w:noWrap/>
            <w:vAlign w:val="bottom"/>
            <w:hideMark/>
          </w:tcPr>
          <w:p w14:paraId="72696A4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511F7D8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039D7C6D" w14:textId="77777777" w:rsidTr="004F6583">
        <w:trPr>
          <w:trHeight w:val="290"/>
        </w:trPr>
        <w:tc>
          <w:tcPr>
            <w:tcW w:w="1700" w:type="dxa"/>
            <w:vMerge/>
            <w:tcBorders>
              <w:top w:val="nil"/>
              <w:left w:val="nil"/>
              <w:bottom w:val="nil"/>
              <w:right w:val="nil"/>
            </w:tcBorders>
            <w:vAlign w:val="center"/>
            <w:hideMark/>
          </w:tcPr>
          <w:p w14:paraId="7F4D3DA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1441AD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Lysimachia thyrsiflora</w:t>
            </w:r>
          </w:p>
        </w:tc>
        <w:tc>
          <w:tcPr>
            <w:tcW w:w="960" w:type="dxa"/>
            <w:tcBorders>
              <w:top w:val="nil"/>
              <w:left w:val="nil"/>
              <w:bottom w:val="nil"/>
              <w:right w:val="nil"/>
            </w:tcBorders>
            <w:shd w:val="clear" w:color="auto" w:fill="auto"/>
            <w:noWrap/>
            <w:vAlign w:val="bottom"/>
            <w:hideMark/>
          </w:tcPr>
          <w:p w14:paraId="3CC6BA3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2EE1CEF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nil"/>
              <w:left w:val="nil"/>
              <w:bottom w:val="nil"/>
              <w:right w:val="nil"/>
            </w:tcBorders>
            <w:shd w:val="clear" w:color="auto" w:fill="auto"/>
            <w:noWrap/>
            <w:vAlign w:val="bottom"/>
            <w:hideMark/>
          </w:tcPr>
          <w:p w14:paraId="27CD48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single" w:sz="4" w:space="0" w:color="auto"/>
              <w:left w:val="nil"/>
              <w:bottom w:val="single" w:sz="4" w:space="0" w:color="auto"/>
              <w:right w:val="nil"/>
            </w:tcBorders>
            <w:shd w:val="clear" w:color="auto" w:fill="auto"/>
            <w:noWrap/>
            <w:vAlign w:val="bottom"/>
            <w:hideMark/>
          </w:tcPr>
          <w:p w14:paraId="096BB2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689AB507" w14:textId="77777777" w:rsidTr="004F6583">
        <w:trPr>
          <w:trHeight w:val="290"/>
        </w:trPr>
        <w:tc>
          <w:tcPr>
            <w:tcW w:w="1700" w:type="dxa"/>
            <w:vMerge/>
            <w:tcBorders>
              <w:top w:val="nil"/>
              <w:left w:val="nil"/>
              <w:bottom w:val="nil"/>
              <w:right w:val="nil"/>
            </w:tcBorders>
            <w:vAlign w:val="center"/>
            <w:hideMark/>
          </w:tcPr>
          <w:p w14:paraId="4BBB0C4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1D3FAB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1C45BA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single" w:sz="4" w:space="0" w:color="auto"/>
              <w:left w:val="nil"/>
              <w:bottom w:val="single" w:sz="4" w:space="0" w:color="auto"/>
              <w:right w:val="nil"/>
            </w:tcBorders>
            <w:shd w:val="clear" w:color="auto" w:fill="auto"/>
            <w:noWrap/>
            <w:vAlign w:val="bottom"/>
            <w:hideMark/>
          </w:tcPr>
          <w:p w14:paraId="3A13D54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0.24</w:t>
            </w:r>
          </w:p>
        </w:tc>
        <w:tc>
          <w:tcPr>
            <w:tcW w:w="960" w:type="dxa"/>
            <w:tcBorders>
              <w:top w:val="single" w:sz="4" w:space="0" w:color="auto"/>
              <w:left w:val="nil"/>
              <w:bottom w:val="single" w:sz="4" w:space="0" w:color="auto"/>
              <w:right w:val="nil"/>
            </w:tcBorders>
            <w:shd w:val="clear" w:color="auto" w:fill="auto"/>
            <w:noWrap/>
            <w:vAlign w:val="bottom"/>
            <w:hideMark/>
          </w:tcPr>
          <w:p w14:paraId="25E8BA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6C35D78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2E2C2D4D" w14:textId="77777777" w:rsidTr="004F6583">
        <w:trPr>
          <w:trHeight w:val="290"/>
        </w:trPr>
        <w:tc>
          <w:tcPr>
            <w:tcW w:w="1700" w:type="dxa"/>
            <w:vMerge/>
            <w:tcBorders>
              <w:top w:val="nil"/>
              <w:left w:val="nil"/>
              <w:bottom w:val="nil"/>
              <w:right w:val="nil"/>
            </w:tcBorders>
            <w:vAlign w:val="center"/>
            <w:hideMark/>
          </w:tcPr>
          <w:p w14:paraId="121FBCF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6A1070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Menyanthes trifoliata</w:t>
            </w:r>
          </w:p>
        </w:tc>
        <w:tc>
          <w:tcPr>
            <w:tcW w:w="960" w:type="dxa"/>
            <w:tcBorders>
              <w:top w:val="nil"/>
              <w:left w:val="nil"/>
              <w:bottom w:val="nil"/>
              <w:right w:val="nil"/>
            </w:tcBorders>
            <w:shd w:val="clear" w:color="auto" w:fill="auto"/>
            <w:noWrap/>
            <w:vAlign w:val="bottom"/>
            <w:hideMark/>
          </w:tcPr>
          <w:p w14:paraId="4A97735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1.86</w:t>
            </w:r>
          </w:p>
        </w:tc>
        <w:tc>
          <w:tcPr>
            <w:tcW w:w="960" w:type="dxa"/>
            <w:tcBorders>
              <w:top w:val="nil"/>
              <w:left w:val="nil"/>
              <w:bottom w:val="nil"/>
              <w:right w:val="nil"/>
            </w:tcBorders>
            <w:shd w:val="clear" w:color="auto" w:fill="auto"/>
            <w:noWrap/>
            <w:vAlign w:val="bottom"/>
            <w:hideMark/>
          </w:tcPr>
          <w:p w14:paraId="2F304AE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1.33</w:t>
            </w:r>
          </w:p>
        </w:tc>
        <w:tc>
          <w:tcPr>
            <w:tcW w:w="960" w:type="dxa"/>
            <w:tcBorders>
              <w:top w:val="nil"/>
              <w:left w:val="nil"/>
              <w:bottom w:val="nil"/>
              <w:right w:val="nil"/>
            </w:tcBorders>
            <w:shd w:val="clear" w:color="auto" w:fill="auto"/>
            <w:noWrap/>
            <w:vAlign w:val="bottom"/>
            <w:hideMark/>
          </w:tcPr>
          <w:p w14:paraId="6AB6AD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single" w:sz="4" w:space="0" w:color="auto"/>
              <w:left w:val="nil"/>
              <w:bottom w:val="single" w:sz="4" w:space="0" w:color="auto"/>
              <w:right w:val="nil"/>
            </w:tcBorders>
            <w:shd w:val="clear" w:color="auto" w:fill="auto"/>
            <w:noWrap/>
            <w:vAlign w:val="bottom"/>
            <w:hideMark/>
          </w:tcPr>
          <w:p w14:paraId="7D3D27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78A5CD11" w14:textId="77777777" w:rsidTr="004F6583">
        <w:trPr>
          <w:trHeight w:val="290"/>
        </w:trPr>
        <w:tc>
          <w:tcPr>
            <w:tcW w:w="1700" w:type="dxa"/>
            <w:vMerge/>
            <w:tcBorders>
              <w:top w:val="nil"/>
              <w:left w:val="nil"/>
              <w:bottom w:val="nil"/>
              <w:right w:val="nil"/>
            </w:tcBorders>
            <w:vAlign w:val="center"/>
            <w:hideMark/>
          </w:tcPr>
          <w:p w14:paraId="6FD2B05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0C51EB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Schoenoplectus tabernaemontani</w:t>
            </w:r>
          </w:p>
        </w:tc>
        <w:tc>
          <w:tcPr>
            <w:tcW w:w="960" w:type="dxa"/>
            <w:tcBorders>
              <w:top w:val="single" w:sz="4" w:space="0" w:color="auto"/>
              <w:left w:val="nil"/>
              <w:bottom w:val="single" w:sz="4" w:space="0" w:color="auto"/>
              <w:right w:val="nil"/>
            </w:tcBorders>
            <w:shd w:val="clear" w:color="auto" w:fill="auto"/>
            <w:noWrap/>
            <w:vAlign w:val="bottom"/>
            <w:hideMark/>
          </w:tcPr>
          <w:p w14:paraId="2537B25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960" w:type="dxa"/>
            <w:tcBorders>
              <w:top w:val="single" w:sz="4" w:space="0" w:color="auto"/>
              <w:left w:val="nil"/>
              <w:bottom w:val="single" w:sz="4" w:space="0" w:color="auto"/>
              <w:right w:val="nil"/>
            </w:tcBorders>
            <w:shd w:val="clear" w:color="auto" w:fill="auto"/>
            <w:noWrap/>
            <w:vAlign w:val="bottom"/>
            <w:hideMark/>
          </w:tcPr>
          <w:p w14:paraId="64C16A0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single" w:sz="4" w:space="0" w:color="auto"/>
              <w:left w:val="nil"/>
              <w:bottom w:val="single" w:sz="4" w:space="0" w:color="auto"/>
              <w:right w:val="nil"/>
            </w:tcBorders>
            <w:shd w:val="clear" w:color="auto" w:fill="auto"/>
            <w:noWrap/>
            <w:vAlign w:val="bottom"/>
            <w:hideMark/>
          </w:tcPr>
          <w:p w14:paraId="6B0C88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5AE75B4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52602460" w14:textId="77777777" w:rsidTr="004F6583">
        <w:trPr>
          <w:trHeight w:val="290"/>
        </w:trPr>
        <w:tc>
          <w:tcPr>
            <w:tcW w:w="1700" w:type="dxa"/>
            <w:vMerge/>
            <w:tcBorders>
              <w:top w:val="nil"/>
              <w:left w:val="nil"/>
              <w:bottom w:val="nil"/>
              <w:right w:val="nil"/>
            </w:tcBorders>
            <w:vAlign w:val="center"/>
            <w:hideMark/>
          </w:tcPr>
          <w:p w14:paraId="0BB9054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40D4C30"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Carex lyngbyei</w:t>
            </w:r>
          </w:p>
        </w:tc>
        <w:tc>
          <w:tcPr>
            <w:tcW w:w="960" w:type="dxa"/>
            <w:tcBorders>
              <w:top w:val="nil"/>
              <w:left w:val="nil"/>
              <w:bottom w:val="nil"/>
              <w:right w:val="nil"/>
            </w:tcBorders>
            <w:shd w:val="clear" w:color="auto" w:fill="auto"/>
            <w:noWrap/>
            <w:vAlign w:val="bottom"/>
            <w:hideMark/>
          </w:tcPr>
          <w:p w14:paraId="1D30B8E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0.76</w:t>
            </w:r>
          </w:p>
        </w:tc>
        <w:tc>
          <w:tcPr>
            <w:tcW w:w="960" w:type="dxa"/>
            <w:tcBorders>
              <w:top w:val="nil"/>
              <w:left w:val="nil"/>
              <w:bottom w:val="nil"/>
              <w:right w:val="nil"/>
            </w:tcBorders>
            <w:shd w:val="clear" w:color="auto" w:fill="auto"/>
            <w:noWrap/>
            <w:vAlign w:val="bottom"/>
            <w:hideMark/>
          </w:tcPr>
          <w:p w14:paraId="7131A2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1.42</w:t>
            </w:r>
          </w:p>
        </w:tc>
        <w:tc>
          <w:tcPr>
            <w:tcW w:w="960" w:type="dxa"/>
            <w:tcBorders>
              <w:top w:val="nil"/>
              <w:left w:val="nil"/>
              <w:bottom w:val="nil"/>
              <w:right w:val="nil"/>
            </w:tcBorders>
            <w:shd w:val="clear" w:color="auto" w:fill="auto"/>
            <w:noWrap/>
            <w:vAlign w:val="bottom"/>
            <w:hideMark/>
          </w:tcPr>
          <w:p w14:paraId="182382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single" w:sz="4" w:space="0" w:color="auto"/>
              <w:left w:val="nil"/>
              <w:bottom w:val="single" w:sz="4" w:space="0" w:color="auto"/>
              <w:right w:val="nil"/>
            </w:tcBorders>
            <w:shd w:val="clear" w:color="auto" w:fill="auto"/>
            <w:noWrap/>
            <w:vAlign w:val="bottom"/>
            <w:hideMark/>
          </w:tcPr>
          <w:p w14:paraId="256297A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-88.89</w:t>
            </w:r>
          </w:p>
        </w:tc>
      </w:tr>
      <w:tr w:rsidR="004F6583" w:rsidRPr="004F6583" w14:paraId="223E1B0B" w14:textId="77777777" w:rsidTr="004F6583">
        <w:trPr>
          <w:trHeight w:val="290"/>
        </w:trPr>
        <w:tc>
          <w:tcPr>
            <w:tcW w:w="1700" w:type="dxa"/>
            <w:vMerge/>
            <w:tcBorders>
              <w:top w:val="nil"/>
              <w:left w:val="nil"/>
              <w:bottom w:val="nil"/>
              <w:right w:val="nil"/>
            </w:tcBorders>
            <w:vAlign w:val="center"/>
            <w:hideMark/>
          </w:tcPr>
          <w:p w14:paraId="4D6060C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56C727B"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Hordeum</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brachyantherum</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2C708C2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single" w:sz="4" w:space="0" w:color="auto"/>
              <w:left w:val="nil"/>
              <w:bottom w:val="single" w:sz="4" w:space="0" w:color="auto"/>
              <w:right w:val="nil"/>
            </w:tcBorders>
            <w:shd w:val="clear" w:color="auto" w:fill="auto"/>
            <w:noWrap/>
            <w:vAlign w:val="bottom"/>
            <w:hideMark/>
          </w:tcPr>
          <w:p w14:paraId="74BDD2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143DE1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nil"/>
              <w:right w:val="nil"/>
            </w:tcBorders>
            <w:shd w:val="clear" w:color="auto" w:fill="auto"/>
            <w:noWrap/>
            <w:vAlign w:val="bottom"/>
            <w:hideMark/>
          </w:tcPr>
          <w:p w14:paraId="13AB007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-88.89</w:t>
            </w:r>
          </w:p>
        </w:tc>
      </w:tr>
      <w:tr w:rsidR="004F6583" w:rsidRPr="004F6583" w14:paraId="238EC65B" w14:textId="77777777" w:rsidTr="004F6583">
        <w:trPr>
          <w:trHeight w:val="290"/>
        </w:trPr>
        <w:tc>
          <w:tcPr>
            <w:tcW w:w="1700" w:type="dxa"/>
            <w:vMerge/>
            <w:tcBorders>
              <w:top w:val="nil"/>
              <w:left w:val="nil"/>
              <w:bottom w:val="nil"/>
              <w:right w:val="nil"/>
            </w:tcBorders>
            <w:vAlign w:val="center"/>
            <w:hideMark/>
          </w:tcPr>
          <w:p w14:paraId="43A03CD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54B5873"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nil"/>
              <w:left w:val="nil"/>
              <w:bottom w:val="nil"/>
              <w:right w:val="nil"/>
            </w:tcBorders>
            <w:shd w:val="clear" w:color="auto" w:fill="auto"/>
            <w:noWrap/>
            <w:vAlign w:val="bottom"/>
            <w:hideMark/>
          </w:tcPr>
          <w:p w14:paraId="668D2B2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960" w:type="dxa"/>
            <w:tcBorders>
              <w:top w:val="nil"/>
              <w:left w:val="nil"/>
              <w:bottom w:val="nil"/>
              <w:right w:val="nil"/>
            </w:tcBorders>
            <w:shd w:val="clear" w:color="auto" w:fill="auto"/>
            <w:noWrap/>
            <w:vAlign w:val="bottom"/>
            <w:hideMark/>
          </w:tcPr>
          <w:p w14:paraId="50BCC53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nil"/>
              <w:left w:val="nil"/>
              <w:bottom w:val="nil"/>
              <w:right w:val="nil"/>
            </w:tcBorders>
            <w:shd w:val="clear" w:color="auto" w:fill="auto"/>
            <w:noWrap/>
            <w:vAlign w:val="bottom"/>
            <w:hideMark/>
          </w:tcPr>
          <w:p w14:paraId="74E5BCB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single" w:sz="4" w:space="0" w:color="auto"/>
              <w:left w:val="nil"/>
              <w:bottom w:val="single" w:sz="4" w:space="0" w:color="auto"/>
              <w:right w:val="nil"/>
            </w:tcBorders>
            <w:shd w:val="clear" w:color="auto" w:fill="auto"/>
            <w:noWrap/>
            <w:vAlign w:val="bottom"/>
            <w:hideMark/>
          </w:tcPr>
          <w:p w14:paraId="2C85C97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-88.89</w:t>
            </w:r>
          </w:p>
        </w:tc>
      </w:tr>
      <w:tr w:rsidR="004F6583" w:rsidRPr="004F6583" w14:paraId="326DBC03" w14:textId="77777777" w:rsidTr="004F6583">
        <w:trPr>
          <w:trHeight w:val="290"/>
        </w:trPr>
        <w:tc>
          <w:tcPr>
            <w:tcW w:w="1700" w:type="dxa"/>
            <w:vMerge/>
            <w:tcBorders>
              <w:top w:val="nil"/>
              <w:left w:val="nil"/>
              <w:bottom w:val="nil"/>
              <w:right w:val="nil"/>
            </w:tcBorders>
            <w:vAlign w:val="center"/>
            <w:hideMark/>
          </w:tcPr>
          <w:p w14:paraId="375C48A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A5C265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6C37416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w:t>
            </w:r>
          </w:p>
        </w:tc>
        <w:tc>
          <w:tcPr>
            <w:tcW w:w="960" w:type="dxa"/>
            <w:tcBorders>
              <w:top w:val="single" w:sz="4" w:space="0" w:color="auto"/>
              <w:left w:val="nil"/>
              <w:bottom w:val="single" w:sz="4" w:space="0" w:color="auto"/>
              <w:right w:val="nil"/>
            </w:tcBorders>
            <w:shd w:val="clear" w:color="auto" w:fill="auto"/>
            <w:noWrap/>
            <w:vAlign w:val="bottom"/>
            <w:hideMark/>
          </w:tcPr>
          <w:p w14:paraId="1ED5D56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960" w:type="dxa"/>
            <w:tcBorders>
              <w:top w:val="single" w:sz="4" w:space="0" w:color="auto"/>
              <w:left w:val="nil"/>
              <w:bottom w:val="single" w:sz="4" w:space="0" w:color="auto"/>
              <w:right w:val="nil"/>
            </w:tcBorders>
            <w:shd w:val="clear" w:color="auto" w:fill="auto"/>
            <w:noWrap/>
            <w:vAlign w:val="bottom"/>
            <w:hideMark/>
          </w:tcPr>
          <w:p w14:paraId="0C69A6E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nil"/>
              <w:right w:val="nil"/>
            </w:tcBorders>
            <w:shd w:val="clear" w:color="auto" w:fill="auto"/>
            <w:noWrap/>
            <w:vAlign w:val="bottom"/>
            <w:hideMark/>
          </w:tcPr>
          <w:p w14:paraId="4C3543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-88.89</w:t>
            </w:r>
          </w:p>
        </w:tc>
      </w:tr>
      <w:tr w:rsidR="004F6583" w:rsidRPr="004F6583" w14:paraId="69CFF9FC" w14:textId="77777777" w:rsidTr="004F6583">
        <w:trPr>
          <w:trHeight w:val="290"/>
        </w:trPr>
        <w:tc>
          <w:tcPr>
            <w:tcW w:w="1700" w:type="dxa"/>
            <w:vMerge/>
            <w:tcBorders>
              <w:top w:val="nil"/>
              <w:left w:val="nil"/>
              <w:bottom w:val="nil"/>
              <w:right w:val="nil"/>
            </w:tcBorders>
            <w:vAlign w:val="center"/>
            <w:hideMark/>
          </w:tcPr>
          <w:p w14:paraId="36D28A9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61CACD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Potentilla </w:t>
            </w:r>
            <w:proofErr w:type="spellStart"/>
            <w:r w:rsidRPr="004F6583">
              <w:rPr>
                <w:rFonts w:ascii="Arial" w:eastAsia="Times New Roman" w:hAnsi="Arial" w:cs="Arial"/>
                <w:i/>
                <w:iCs/>
                <w:sz w:val="20"/>
                <w:szCs w:val="20"/>
              </w:rPr>
              <w:t>pacifica</w:t>
            </w:r>
            <w:proofErr w:type="spellEnd"/>
          </w:p>
        </w:tc>
        <w:tc>
          <w:tcPr>
            <w:tcW w:w="960" w:type="dxa"/>
            <w:tcBorders>
              <w:top w:val="nil"/>
              <w:left w:val="nil"/>
              <w:bottom w:val="nil"/>
              <w:right w:val="nil"/>
            </w:tcBorders>
            <w:shd w:val="clear" w:color="auto" w:fill="auto"/>
            <w:noWrap/>
            <w:vAlign w:val="bottom"/>
            <w:hideMark/>
          </w:tcPr>
          <w:p w14:paraId="551F54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0.48</w:t>
            </w:r>
          </w:p>
        </w:tc>
        <w:tc>
          <w:tcPr>
            <w:tcW w:w="960" w:type="dxa"/>
            <w:tcBorders>
              <w:top w:val="nil"/>
              <w:left w:val="nil"/>
              <w:bottom w:val="nil"/>
              <w:right w:val="nil"/>
            </w:tcBorders>
            <w:shd w:val="clear" w:color="auto" w:fill="auto"/>
            <w:noWrap/>
            <w:vAlign w:val="bottom"/>
            <w:hideMark/>
          </w:tcPr>
          <w:p w14:paraId="2DFE518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0.64</w:t>
            </w:r>
          </w:p>
        </w:tc>
        <w:tc>
          <w:tcPr>
            <w:tcW w:w="960" w:type="dxa"/>
            <w:tcBorders>
              <w:top w:val="nil"/>
              <w:left w:val="nil"/>
              <w:bottom w:val="nil"/>
              <w:right w:val="nil"/>
            </w:tcBorders>
            <w:shd w:val="clear" w:color="auto" w:fill="auto"/>
            <w:noWrap/>
            <w:vAlign w:val="bottom"/>
            <w:hideMark/>
          </w:tcPr>
          <w:p w14:paraId="108A3B8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1760" w:type="dxa"/>
            <w:tcBorders>
              <w:top w:val="single" w:sz="4" w:space="0" w:color="auto"/>
              <w:left w:val="nil"/>
              <w:bottom w:val="single" w:sz="4" w:space="0" w:color="auto"/>
              <w:right w:val="nil"/>
            </w:tcBorders>
            <w:shd w:val="clear" w:color="auto" w:fill="auto"/>
            <w:noWrap/>
            <w:vAlign w:val="bottom"/>
            <w:hideMark/>
          </w:tcPr>
          <w:p w14:paraId="221A663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-77.78</w:t>
            </w:r>
          </w:p>
        </w:tc>
      </w:tr>
      <w:tr w:rsidR="004F6583" w:rsidRPr="004F6583" w14:paraId="246CA145" w14:textId="77777777" w:rsidTr="004F6583">
        <w:trPr>
          <w:trHeight w:val="290"/>
        </w:trPr>
        <w:tc>
          <w:tcPr>
            <w:tcW w:w="1700" w:type="dxa"/>
            <w:vMerge/>
            <w:tcBorders>
              <w:top w:val="nil"/>
              <w:left w:val="nil"/>
              <w:bottom w:val="nil"/>
              <w:right w:val="nil"/>
            </w:tcBorders>
            <w:vAlign w:val="center"/>
            <w:hideMark/>
          </w:tcPr>
          <w:p w14:paraId="6AB6269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8F44EB7" w14:textId="470B979E" w:rsidR="004F6583" w:rsidRPr="004F6583" w:rsidRDefault="004F3149"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Sidalcea</w:t>
            </w:r>
            <w:r w:rsidR="004F6583" w:rsidRPr="004F6583">
              <w:rPr>
                <w:rFonts w:ascii="Arial" w:eastAsia="Times New Roman" w:hAnsi="Arial" w:cs="Arial"/>
                <w:i/>
                <w:iCs/>
                <w:sz w:val="20"/>
                <w:szCs w:val="20"/>
              </w:rPr>
              <w:t xml:space="preserve">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7F7CC21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0.41</w:t>
            </w:r>
          </w:p>
        </w:tc>
        <w:tc>
          <w:tcPr>
            <w:tcW w:w="960" w:type="dxa"/>
            <w:tcBorders>
              <w:top w:val="single" w:sz="4" w:space="0" w:color="auto"/>
              <w:left w:val="nil"/>
              <w:bottom w:val="single" w:sz="4" w:space="0" w:color="auto"/>
              <w:right w:val="nil"/>
            </w:tcBorders>
            <w:shd w:val="clear" w:color="auto" w:fill="auto"/>
            <w:noWrap/>
            <w:vAlign w:val="bottom"/>
            <w:hideMark/>
          </w:tcPr>
          <w:p w14:paraId="702E864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960" w:type="dxa"/>
            <w:tcBorders>
              <w:top w:val="single" w:sz="4" w:space="0" w:color="auto"/>
              <w:left w:val="nil"/>
              <w:bottom w:val="single" w:sz="4" w:space="0" w:color="auto"/>
              <w:right w:val="nil"/>
            </w:tcBorders>
            <w:shd w:val="clear" w:color="auto" w:fill="auto"/>
            <w:noWrap/>
            <w:vAlign w:val="bottom"/>
            <w:hideMark/>
          </w:tcPr>
          <w:p w14:paraId="43E24C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1760" w:type="dxa"/>
            <w:tcBorders>
              <w:top w:val="nil"/>
              <w:left w:val="nil"/>
              <w:bottom w:val="nil"/>
              <w:right w:val="nil"/>
            </w:tcBorders>
            <w:shd w:val="clear" w:color="auto" w:fill="auto"/>
            <w:noWrap/>
            <w:vAlign w:val="bottom"/>
            <w:hideMark/>
          </w:tcPr>
          <w:p w14:paraId="5B95FF3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-77.78</w:t>
            </w:r>
          </w:p>
        </w:tc>
      </w:tr>
      <w:tr w:rsidR="004F6583" w:rsidRPr="004F6583" w14:paraId="502DCBA3" w14:textId="77777777" w:rsidTr="004F6583">
        <w:trPr>
          <w:trHeight w:val="290"/>
        </w:trPr>
        <w:tc>
          <w:tcPr>
            <w:tcW w:w="1700" w:type="dxa"/>
            <w:vMerge/>
            <w:tcBorders>
              <w:top w:val="nil"/>
              <w:left w:val="nil"/>
              <w:bottom w:val="nil"/>
              <w:right w:val="nil"/>
            </w:tcBorders>
            <w:vAlign w:val="center"/>
            <w:hideMark/>
          </w:tcPr>
          <w:p w14:paraId="7673A80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03390A"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Symphotrichum</w:t>
            </w:r>
            <w:proofErr w:type="spellEnd"/>
            <w:r w:rsidRPr="004F6583">
              <w:rPr>
                <w:rFonts w:ascii="Arial" w:eastAsia="Times New Roman" w:hAnsi="Arial" w:cs="Arial"/>
                <w:i/>
                <w:iCs/>
                <w:color w:val="000000"/>
                <w:sz w:val="20"/>
                <w:szCs w:val="20"/>
              </w:rPr>
              <w:t xml:space="preserve"> subspicatum</w:t>
            </w:r>
          </w:p>
        </w:tc>
        <w:tc>
          <w:tcPr>
            <w:tcW w:w="960" w:type="dxa"/>
            <w:tcBorders>
              <w:top w:val="nil"/>
              <w:left w:val="nil"/>
              <w:bottom w:val="nil"/>
              <w:right w:val="nil"/>
            </w:tcBorders>
            <w:shd w:val="clear" w:color="auto" w:fill="auto"/>
            <w:noWrap/>
            <w:vAlign w:val="bottom"/>
            <w:hideMark/>
          </w:tcPr>
          <w:p w14:paraId="6CB01C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0.59</w:t>
            </w:r>
          </w:p>
        </w:tc>
        <w:tc>
          <w:tcPr>
            <w:tcW w:w="960" w:type="dxa"/>
            <w:tcBorders>
              <w:top w:val="nil"/>
              <w:left w:val="nil"/>
              <w:bottom w:val="nil"/>
              <w:right w:val="nil"/>
            </w:tcBorders>
            <w:shd w:val="clear" w:color="auto" w:fill="auto"/>
            <w:noWrap/>
            <w:vAlign w:val="bottom"/>
            <w:hideMark/>
          </w:tcPr>
          <w:p w14:paraId="3B44715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0.24</w:t>
            </w:r>
          </w:p>
        </w:tc>
        <w:tc>
          <w:tcPr>
            <w:tcW w:w="960" w:type="dxa"/>
            <w:tcBorders>
              <w:top w:val="nil"/>
              <w:left w:val="nil"/>
              <w:bottom w:val="nil"/>
              <w:right w:val="nil"/>
            </w:tcBorders>
            <w:shd w:val="clear" w:color="auto" w:fill="auto"/>
            <w:noWrap/>
            <w:vAlign w:val="bottom"/>
            <w:hideMark/>
          </w:tcPr>
          <w:p w14:paraId="4BBC027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0.25</w:t>
            </w:r>
          </w:p>
        </w:tc>
        <w:tc>
          <w:tcPr>
            <w:tcW w:w="1760" w:type="dxa"/>
            <w:tcBorders>
              <w:top w:val="single" w:sz="4" w:space="0" w:color="auto"/>
              <w:left w:val="nil"/>
              <w:bottom w:val="single" w:sz="4" w:space="0" w:color="auto"/>
              <w:right w:val="nil"/>
            </w:tcBorders>
            <w:shd w:val="clear" w:color="auto" w:fill="auto"/>
            <w:noWrap/>
            <w:vAlign w:val="bottom"/>
            <w:hideMark/>
          </w:tcPr>
          <w:p w14:paraId="06B7B1D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-75.00</w:t>
            </w:r>
          </w:p>
        </w:tc>
      </w:tr>
      <w:tr w:rsidR="004F6583" w:rsidRPr="004F6583" w14:paraId="05A8A671" w14:textId="77777777" w:rsidTr="004F6583">
        <w:trPr>
          <w:trHeight w:val="290"/>
        </w:trPr>
        <w:tc>
          <w:tcPr>
            <w:tcW w:w="1700" w:type="dxa"/>
            <w:vMerge/>
            <w:tcBorders>
              <w:top w:val="nil"/>
              <w:left w:val="nil"/>
              <w:bottom w:val="nil"/>
              <w:right w:val="nil"/>
            </w:tcBorders>
            <w:vAlign w:val="center"/>
            <w:hideMark/>
          </w:tcPr>
          <w:p w14:paraId="07E9F9D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6228DD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66A837B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0.62</w:t>
            </w:r>
          </w:p>
        </w:tc>
        <w:tc>
          <w:tcPr>
            <w:tcW w:w="960" w:type="dxa"/>
            <w:tcBorders>
              <w:top w:val="single" w:sz="4" w:space="0" w:color="auto"/>
              <w:left w:val="nil"/>
              <w:bottom w:val="single" w:sz="4" w:space="0" w:color="auto"/>
              <w:right w:val="nil"/>
            </w:tcBorders>
            <w:shd w:val="clear" w:color="auto" w:fill="auto"/>
            <w:noWrap/>
            <w:vAlign w:val="bottom"/>
            <w:hideMark/>
          </w:tcPr>
          <w:p w14:paraId="5E6D38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0.36</w:t>
            </w:r>
          </w:p>
        </w:tc>
        <w:tc>
          <w:tcPr>
            <w:tcW w:w="960" w:type="dxa"/>
            <w:tcBorders>
              <w:top w:val="single" w:sz="4" w:space="0" w:color="auto"/>
              <w:left w:val="nil"/>
              <w:bottom w:val="single" w:sz="4" w:space="0" w:color="auto"/>
              <w:right w:val="nil"/>
            </w:tcBorders>
            <w:shd w:val="clear" w:color="auto" w:fill="auto"/>
            <w:noWrap/>
            <w:vAlign w:val="bottom"/>
            <w:hideMark/>
          </w:tcPr>
          <w:p w14:paraId="1F29C0F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0.44</w:t>
            </w:r>
          </w:p>
        </w:tc>
        <w:tc>
          <w:tcPr>
            <w:tcW w:w="1760" w:type="dxa"/>
            <w:tcBorders>
              <w:top w:val="nil"/>
              <w:left w:val="nil"/>
              <w:bottom w:val="nil"/>
              <w:right w:val="nil"/>
            </w:tcBorders>
            <w:shd w:val="clear" w:color="auto" w:fill="auto"/>
            <w:noWrap/>
            <w:vAlign w:val="bottom"/>
            <w:hideMark/>
          </w:tcPr>
          <w:p w14:paraId="1FDD3E3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-55.56</w:t>
            </w:r>
          </w:p>
        </w:tc>
      </w:tr>
      <w:tr w:rsidR="004F6583" w:rsidRPr="004F6583" w14:paraId="1C839BCB" w14:textId="77777777" w:rsidTr="004F6583">
        <w:trPr>
          <w:trHeight w:val="290"/>
        </w:trPr>
        <w:tc>
          <w:tcPr>
            <w:tcW w:w="1700" w:type="dxa"/>
            <w:vMerge/>
            <w:tcBorders>
              <w:top w:val="nil"/>
              <w:left w:val="nil"/>
              <w:bottom w:val="nil"/>
              <w:right w:val="nil"/>
            </w:tcBorders>
            <w:vAlign w:val="center"/>
            <w:hideMark/>
          </w:tcPr>
          <w:p w14:paraId="3205E41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70C122F"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1522680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0.38</w:t>
            </w:r>
          </w:p>
        </w:tc>
        <w:tc>
          <w:tcPr>
            <w:tcW w:w="960" w:type="dxa"/>
            <w:tcBorders>
              <w:top w:val="nil"/>
              <w:left w:val="nil"/>
              <w:bottom w:val="nil"/>
              <w:right w:val="nil"/>
            </w:tcBorders>
            <w:shd w:val="clear" w:color="auto" w:fill="auto"/>
            <w:noWrap/>
            <w:vAlign w:val="bottom"/>
            <w:hideMark/>
          </w:tcPr>
          <w:p w14:paraId="63FD649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0.58</w:t>
            </w:r>
          </w:p>
        </w:tc>
        <w:tc>
          <w:tcPr>
            <w:tcW w:w="960" w:type="dxa"/>
            <w:tcBorders>
              <w:top w:val="nil"/>
              <w:left w:val="nil"/>
              <w:bottom w:val="nil"/>
              <w:right w:val="nil"/>
            </w:tcBorders>
            <w:shd w:val="clear" w:color="auto" w:fill="auto"/>
            <w:noWrap/>
            <w:vAlign w:val="bottom"/>
            <w:hideMark/>
          </w:tcPr>
          <w:p w14:paraId="0B0856A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0.44</w:t>
            </w:r>
          </w:p>
        </w:tc>
        <w:tc>
          <w:tcPr>
            <w:tcW w:w="1760" w:type="dxa"/>
            <w:tcBorders>
              <w:top w:val="single" w:sz="4" w:space="0" w:color="auto"/>
              <w:left w:val="nil"/>
              <w:bottom w:val="single" w:sz="4" w:space="0" w:color="auto"/>
              <w:right w:val="nil"/>
            </w:tcBorders>
            <w:shd w:val="clear" w:color="auto" w:fill="auto"/>
            <w:noWrap/>
            <w:vAlign w:val="bottom"/>
            <w:hideMark/>
          </w:tcPr>
          <w:p w14:paraId="59F163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-55.56</w:t>
            </w:r>
          </w:p>
        </w:tc>
      </w:tr>
      <w:tr w:rsidR="004F6583" w:rsidRPr="004F6583" w14:paraId="76763759" w14:textId="77777777" w:rsidTr="004F6583">
        <w:trPr>
          <w:trHeight w:val="290"/>
        </w:trPr>
        <w:tc>
          <w:tcPr>
            <w:tcW w:w="1700" w:type="dxa"/>
            <w:vMerge/>
            <w:tcBorders>
              <w:top w:val="nil"/>
              <w:left w:val="nil"/>
              <w:bottom w:val="nil"/>
              <w:right w:val="nil"/>
            </w:tcBorders>
            <w:vAlign w:val="center"/>
            <w:hideMark/>
          </w:tcPr>
          <w:p w14:paraId="7FFC703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26AEEE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2B5B57C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0.69</w:t>
            </w:r>
          </w:p>
        </w:tc>
        <w:tc>
          <w:tcPr>
            <w:tcW w:w="960" w:type="dxa"/>
            <w:tcBorders>
              <w:top w:val="single" w:sz="4" w:space="0" w:color="auto"/>
              <w:left w:val="nil"/>
              <w:bottom w:val="single" w:sz="4" w:space="0" w:color="auto"/>
              <w:right w:val="nil"/>
            </w:tcBorders>
            <w:shd w:val="clear" w:color="auto" w:fill="auto"/>
            <w:noWrap/>
            <w:vAlign w:val="bottom"/>
            <w:hideMark/>
          </w:tcPr>
          <w:p w14:paraId="6A42400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0.36</w:t>
            </w:r>
          </w:p>
        </w:tc>
        <w:tc>
          <w:tcPr>
            <w:tcW w:w="960" w:type="dxa"/>
            <w:tcBorders>
              <w:top w:val="single" w:sz="4" w:space="0" w:color="auto"/>
              <w:left w:val="nil"/>
              <w:bottom w:val="single" w:sz="4" w:space="0" w:color="auto"/>
              <w:right w:val="nil"/>
            </w:tcBorders>
            <w:shd w:val="clear" w:color="auto" w:fill="auto"/>
            <w:noWrap/>
            <w:vAlign w:val="bottom"/>
            <w:hideMark/>
          </w:tcPr>
          <w:p w14:paraId="0AA05B1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0.44</w:t>
            </w:r>
          </w:p>
        </w:tc>
        <w:tc>
          <w:tcPr>
            <w:tcW w:w="1760" w:type="dxa"/>
            <w:tcBorders>
              <w:top w:val="nil"/>
              <w:left w:val="nil"/>
              <w:bottom w:val="nil"/>
              <w:right w:val="nil"/>
            </w:tcBorders>
            <w:shd w:val="clear" w:color="auto" w:fill="auto"/>
            <w:noWrap/>
            <w:vAlign w:val="bottom"/>
            <w:hideMark/>
          </w:tcPr>
          <w:p w14:paraId="44D33A7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-55.56</w:t>
            </w:r>
          </w:p>
        </w:tc>
      </w:tr>
      <w:tr w:rsidR="004F6583" w:rsidRPr="004F6583" w14:paraId="37B70938" w14:textId="77777777" w:rsidTr="004F6583">
        <w:trPr>
          <w:trHeight w:val="290"/>
        </w:trPr>
        <w:tc>
          <w:tcPr>
            <w:tcW w:w="1700" w:type="dxa"/>
            <w:vMerge/>
            <w:tcBorders>
              <w:top w:val="nil"/>
              <w:left w:val="nil"/>
              <w:bottom w:val="nil"/>
              <w:right w:val="nil"/>
            </w:tcBorders>
            <w:vAlign w:val="center"/>
            <w:hideMark/>
          </w:tcPr>
          <w:p w14:paraId="30364EE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E7E2AF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Lathyrus palustris</w:t>
            </w:r>
          </w:p>
        </w:tc>
        <w:tc>
          <w:tcPr>
            <w:tcW w:w="960" w:type="dxa"/>
            <w:tcBorders>
              <w:top w:val="nil"/>
              <w:left w:val="nil"/>
              <w:bottom w:val="nil"/>
              <w:right w:val="nil"/>
            </w:tcBorders>
            <w:shd w:val="clear" w:color="auto" w:fill="auto"/>
            <w:noWrap/>
            <w:vAlign w:val="bottom"/>
            <w:hideMark/>
          </w:tcPr>
          <w:p w14:paraId="39433C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0.55</w:t>
            </w:r>
          </w:p>
        </w:tc>
        <w:tc>
          <w:tcPr>
            <w:tcW w:w="960" w:type="dxa"/>
            <w:tcBorders>
              <w:top w:val="nil"/>
              <w:left w:val="nil"/>
              <w:bottom w:val="nil"/>
              <w:right w:val="nil"/>
            </w:tcBorders>
            <w:shd w:val="clear" w:color="auto" w:fill="auto"/>
            <w:noWrap/>
            <w:vAlign w:val="bottom"/>
            <w:hideMark/>
          </w:tcPr>
          <w:p w14:paraId="636BE42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960" w:type="dxa"/>
            <w:tcBorders>
              <w:top w:val="nil"/>
              <w:left w:val="nil"/>
              <w:bottom w:val="nil"/>
              <w:right w:val="nil"/>
            </w:tcBorders>
            <w:shd w:val="clear" w:color="auto" w:fill="auto"/>
            <w:noWrap/>
            <w:vAlign w:val="bottom"/>
            <w:hideMark/>
          </w:tcPr>
          <w:p w14:paraId="3D1D8CA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0.56</w:t>
            </w:r>
          </w:p>
        </w:tc>
        <w:tc>
          <w:tcPr>
            <w:tcW w:w="1760" w:type="dxa"/>
            <w:tcBorders>
              <w:top w:val="single" w:sz="4" w:space="0" w:color="auto"/>
              <w:left w:val="nil"/>
              <w:bottom w:val="single" w:sz="4" w:space="0" w:color="auto"/>
              <w:right w:val="nil"/>
            </w:tcBorders>
            <w:shd w:val="clear" w:color="auto" w:fill="auto"/>
            <w:noWrap/>
            <w:vAlign w:val="bottom"/>
            <w:hideMark/>
          </w:tcPr>
          <w:p w14:paraId="31A8E71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-44.44</w:t>
            </w:r>
          </w:p>
        </w:tc>
      </w:tr>
      <w:tr w:rsidR="004F6583" w:rsidRPr="004F6583" w14:paraId="1E8D81F8" w14:textId="77777777" w:rsidTr="004F6583">
        <w:trPr>
          <w:trHeight w:val="290"/>
        </w:trPr>
        <w:tc>
          <w:tcPr>
            <w:tcW w:w="1700" w:type="dxa"/>
            <w:vMerge/>
            <w:tcBorders>
              <w:top w:val="nil"/>
              <w:left w:val="nil"/>
              <w:bottom w:val="nil"/>
              <w:right w:val="nil"/>
            </w:tcBorders>
            <w:vAlign w:val="center"/>
            <w:hideMark/>
          </w:tcPr>
          <w:p w14:paraId="03E9805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FED38A9"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3AA387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0.34</w:t>
            </w:r>
          </w:p>
        </w:tc>
        <w:tc>
          <w:tcPr>
            <w:tcW w:w="960" w:type="dxa"/>
            <w:tcBorders>
              <w:top w:val="single" w:sz="4" w:space="0" w:color="auto"/>
              <w:left w:val="nil"/>
              <w:bottom w:val="single" w:sz="4" w:space="0" w:color="auto"/>
              <w:right w:val="nil"/>
            </w:tcBorders>
            <w:shd w:val="clear" w:color="auto" w:fill="auto"/>
            <w:noWrap/>
            <w:vAlign w:val="bottom"/>
            <w:hideMark/>
          </w:tcPr>
          <w:p w14:paraId="2EA29BD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0.82</w:t>
            </w:r>
          </w:p>
        </w:tc>
        <w:tc>
          <w:tcPr>
            <w:tcW w:w="960" w:type="dxa"/>
            <w:tcBorders>
              <w:top w:val="single" w:sz="4" w:space="0" w:color="auto"/>
              <w:left w:val="nil"/>
              <w:bottom w:val="single" w:sz="4" w:space="0" w:color="auto"/>
              <w:right w:val="nil"/>
            </w:tcBorders>
            <w:shd w:val="clear" w:color="auto" w:fill="auto"/>
            <w:noWrap/>
            <w:vAlign w:val="bottom"/>
            <w:hideMark/>
          </w:tcPr>
          <w:p w14:paraId="2F40590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0.61</w:t>
            </w:r>
          </w:p>
        </w:tc>
        <w:tc>
          <w:tcPr>
            <w:tcW w:w="1760" w:type="dxa"/>
            <w:tcBorders>
              <w:top w:val="nil"/>
              <w:left w:val="nil"/>
              <w:bottom w:val="nil"/>
              <w:right w:val="nil"/>
            </w:tcBorders>
            <w:shd w:val="clear" w:color="auto" w:fill="auto"/>
            <w:noWrap/>
            <w:vAlign w:val="bottom"/>
            <w:hideMark/>
          </w:tcPr>
          <w:p w14:paraId="52A4FD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-38.89</w:t>
            </w:r>
          </w:p>
        </w:tc>
      </w:tr>
      <w:tr w:rsidR="004F6583" w:rsidRPr="004F6583" w14:paraId="7E8D3884" w14:textId="77777777" w:rsidTr="004F6583">
        <w:trPr>
          <w:trHeight w:val="290"/>
        </w:trPr>
        <w:tc>
          <w:tcPr>
            <w:tcW w:w="1700" w:type="dxa"/>
            <w:vMerge/>
            <w:tcBorders>
              <w:top w:val="nil"/>
              <w:left w:val="nil"/>
              <w:bottom w:val="nil"/>
              <w:right w:val="nil"/>
            </w:tcBorders>
            <w:vAlign w:val="center"/>
            <w:hideMark/>
          </w:tcPr>
          <w:p w14:paraId="35BFC62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922D0A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Impatiens </w:t>
            </w:r>
            <w:proofErr w:type="spellStart"/>
            <w:r w:rsidRPr="004F6583">
              <w:rPr>
                <w:rFonts w:ascii="Arial" w:eastAsia="Times New Roman" w:hAnsi="Arial" w:cs="Arial"/>
                <w:i/>
                <w:iCs/>
                <w:sz w:val="20"/>
                <w:szCs w:val="20"/>
              </w:rPr>
              <w:t>capensis</w:t>
            </w:r>
            <w:proofErr w:type="spellEnd"/>
          </w:p>
        </w:tc>
        <w:tc>
          <w:tcPr>
            <w:tcW w:w="960" w:type="dxa"/>
            <w:tcBorders>
              <w:top w:val="nil"/>
              <w:left w:val="nil"/>
              <w:bottom w:val="nil"/>
              <w:right w:val="nil"/>
            </w:tcBorders>
            <w:shd w:val="clear" w:color="auto" w:fill="auto"/>
            <w:noWrap/>
            <w:vAlign w:val="bottom"/>
            <w:hideMark/>
          </w:tcPr>
          <w:p w14:paraId="67ABF08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0.28</w:t>
            </w:r>
          </w:p>
        </w:tc>
        <w:tc>
          <w:tcPr>
            <w:tcW w:w="960" w:type="dxa"/>
            <w:tcBorders>
              <w:top w:val="nil"/>
              <w:left w:val="nil"/>
              <w:bottom w:val="nil"/>
              <w:right w:val="nil"/>
            </w:tcBorders>
            <w:shd w:val="clear" w:color="auto" w:fill="auto"/>
            <w:noWrap/>
            <w:vAlign w:val="bottom"/>
            <w:hideMark/>
          </w:tcPr>
          <w:p w14:paraId="4A387FE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0.42</w:t>
            </w:r>
          </w:p>
        </w:tc>
        <w:tc>
          <w:tcPr>
            <w:tcW w:w="960" w:type="dxa"/>
            <w:tcBorders>
              <w:top w:val="nil"/>
              <w:left w:val="nil"/>
              <w:bottom w:val="nil"/>
              <w:right w:val="nil"/>
            </w:tcBorders>
            <w:shd w:val="clear" w:color="auto" w:fill="auto"/>
            <w:noWrap/>
            <w:vAlign w:val="bottom"/>
            <w:hideMark/>
          </w:tcPr>
          <w:p w14:paraId="748EC41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0.61</w:t>
            </w:r>
          </w:p>
        </w:tc>
        <w:tc>
          <w:tcPr>
            <w:tcW w:w="1760" w:type="dxa"/>
            <w:tcBorders>
              <w:top w:val="single" w:sz="4" w:space="0" w:color="auto"/>
              <w:left w:val="nil"/>
              <w:bottom w:val="single" w:sz="4" w:space="0" w:color="auto"/>
              <w:right w:val="nil"/>
            </w:tcBorders>
            <w:shd w:val="clear" w:color="auto" w:fill="auto"/>
            <w:noWrap/>
            <w:vAlign w:val="bottom"/>
            <w:hideMark/>
          </w:tcPr>
          <w:p w14:paraId="240568A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-38.89</w:t>
            </w:r>
          </w:p>
        </w:tc>
      </w:tr>
      <w:tr w:rsidR="004F6583" w:rsidRPr="004F6583" w14:paraId="3070CE2B" w14:textId="77777777" w:rsidTr="004F6583">
        <w:trPr>
          <w:trHeight w:val="290"/>
        </w:trPr>
        <w:tc>
          <w:tcPr>
            <w:tcW w:w="1700" w:type="dxa"/>
            <w:vMerge/>
            <w:tcBorders>
              <w:top w:val="nil"/>
              <w:left w:val="nil"/>
              <w:bottom w:val="nil"/>
              <w:right w:val="nil"/>
            </w:tcBorders>
            <w:vAlign w:val="center"/>
            <w:hideMark/>
          </w:tcPr>
          <w:p w14:paraId="0ABE1C5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A51D6C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Festuca </w:t>
            </w:r>
            <w:proofErr w:type="spellStart"/>
            <w:r w:rsidRPr="004F6583">
              <w:rPr>
                <w:rFonts w:ascii="Arial" w:eastAsia="Times New Roman" w:hAnsi="Arial" w:cs="Arial"/>
                <w:i/>
                <w:iCs/>
                <w:sz w:val="20"/>
                <w:szCs w:val="20"/>
              </w:rPr>
              <w:t>arundinacea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0AA3B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1.55</w:t>
            </w:r>
          </w:p>
        </w:tc>
        <w:tc>
          <w:tcPr>
            <w:tcW w:w="960" w:type="dxa"/>
            <w:tcBorders>
              <w:top w:val="single" w:sz="4" w:space="0" w:color="auto"/>
              <w:left w:val="nil"/>
              <w:bottom w:val="single" w:sz="4" w:space="0" w:color="auto"/>
              <w:right w:val="nil"/>
            </w:tcBorders>
            <w:shd w:val="clear" w:color="auto" w:fill="auto"/>
            <w:noWrap/>
            <w:vAlign w:val="bottom"/>
            <w:hideMark/>
          </w:tcPr>
          <w:p w14:paraId="4DC722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0.91</w:t>
            </w:r>
          </w:p>
        </w:tc>
        <w:tc>
          <w:tcPr>
            <w:tcW w:w="960" w:type="dxa"/>
            <w:tcBorders>
              <w:top w:val="single" w:sz="4" w:space="0" w:color="auto"/>
              <w:left w:val="nil"/>
              <w:bottom w:val="single" w:sz="4" w:space="0" w:color="auto"/>
              <w:right w:val="nil"/>
            </w:tcBorders>
            <w:shd w:val="clear" w:color="auto" w:fill="auto"/>
            <w:noWrap/>
            <w:vAlign w:val="bottom"/>
            <w:hideMark/>
          </w:tcPr>
          <w:p w14:paraId="6B71BF9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0.72</w:t>
            </w:r>
          </w:p>
        </w:tc>
        <w:tc>
          <w:tcPr>
            <w:tcW w:w="1760" w:type="dxa"/>
            <w:tcBorders>
              <w:top w:val="nil"/>
              <w:left w:val="nil"/>
              <w:bottom w:val="nil"/>
              <w:right w:val="nil"/>
            </w:tcBorders>
            <w:shd w:val="clear" w:color="auto" w:fill="auto"/>
            <w:noWrap/>
            <w:vAlign w:val="bottom"/>
            <w:hideMark/>
          </w:tcPr>
          <w:p w14:paraId="05D0A5A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-27.78</w:t>
            </w:r>
          </w:p>
        </w:tc>
      </w:tr>
      <w:tr w:rsidR="004F6583" w:rsidRPr="004F6583" w14:paraId="20DE0B25" w14:textId="77777777" w:rsidTr="004F6583">
        <w:trPr>
          <w:trHeight w:val="290"/>
        </w:trPr>
        <w:tc>
          <w:tcPr>
            <w:tcW w:w="1700" w:type="dxa"/>
            <w:vMerge/>
            <w:tcBorders>
              <w:top w:val="nil"/>
              <w:left w:val="nil"/>
              <w:bottom w:val="nil"/>
              <w:right w:val="nil"/>
            </w:tcBorders>
            <w:vAlign w:val="center"/>
            <w:hideMark/>
          </w:tcPr>
          <w:p w14:paraId="72A205C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CC5CD4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Phalaris </w:t>
            </w:r>
            <w:proofErr w:type="spellStart"/>
            <w:r w:rsidRPr="004F6583">
              <w:rPr>
                <w:rFonts w:ascii="Arial" w:eastAsia="Times New Roman" w:hAnsi="Arial" w:cs="Arial"/>
                <w:i/>
                <w:iCs/>
                <w:sz w:val="20"/>
                <w:szCs w:val="20"/>
              </w:rPr>
              <w:t>arundinacea</w:t>
            </w:r>
            <w:proofErr w:type="spellEnd"/>
          </w:p>
        </w:tc>
        <w:tc>
          <w:tcPr>
            <w:tcW w:w="960" w:type="dxa"/>
            <w:tcBorders>
              <w:top w:val="nil"/>
              <w:left w:val="nil"/>
              <w:bottom w:val="nil"/>
              <w:right w:val="nil"/>
            </w:tcBorders>
            <w:shd w:val="clear" w:color="auto" w:fill="auto"/>
            <w:noWrap/>
            <w:vAlign w:val="bottom"/>
            <w:hideMark/>
          </w:tcPr>
          <w:p w14:paraId="5B604EF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960" w:type="dxa"/>
            <w:tcBorders>
              <w:top w:val="nil"/>
              <w:left w:val="nil"/>
              <w:bottom w:val="nil"/>
              <w:right w:val="nil"/>
            </w:tcBorders>
            <w:shd w:val="clear" w:color="auto" w:fill="auto"/>
            <w:noWrap/>
            <w:vAlign w:val="bottom"/>
            <w:hideMark/>
          </w:tcPr>
          <w:p w14:paraId="18C157F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nil"/>
              <w:left w:val="nil"/>
              <w:bottom w:val="nil"/>
              <w:right w:val="nil"/>
            </w:tcBorders>
            <w:shd w:val="clear" w:color="auto" w:fill="auto"/>
            <w:noWrap/>
            <w:vAlign w:val="bottom"/>
            <w:hideMark/>
          </w:tcPr>
          <w:p w14:paraId="4C5814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1.06</w:t>
            </w:r>
          </w:p>
        </w:tc>
        <w:tc>
          <w:tcPr>
            <w:tcW w:w="1760" w:type="dxa"/>
            <w:tcBorders>
              <w:top w:val="single" w:sz="4" w:space="0" w:color="auto"/>
              <w:left w:val="nil"/>
              <w:bottom w:val="single" w:sz="4" w:space="0" w:color="auto"/>
              <w:right w:val="nil"/>
            </w:tcBorders>
            <w:shd w:val="clear" w:color="auto" w:fill="auto"/>
            <w:noWrap/>
            <w:vAlign w:val="bottom"/>
            <w:hideMark/>
          </w:tcPr>
          <w:p w14:paraId="6A2176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5.56</w:t>
            </w:r>
          </w:p>
        </w:tc>
      </w:tr>
      <w:tr w:rsidR="004F6583" w:rsidRPr="004F6583" w14:paraId="786F46C9" w14:textId="77777777" w:rsidTr="004F6583">
        <w:trPr>
          <w:trHeight w:val="290"/>
        </w:trPr>
        <w:tc>
          <w:tcPr>
            <w:tcW w:w="1700" w:type="dxa"/>
            <w:vMerge/>
            <w:tcBorders>
              <w:top w:val="nil"/>
              <w:left w:val="nil"/>
              <w:bottom w:val="nil"/>
              <w:right w:val="nil"/>
            </w:tcBorders>
            <w:vAlign w:val="center"/>
            <w:hideMark/>
          </w:tcPr>
          <w:p w14:paraId="015E585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B70E46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Cirsium </w:t>
            </w:r>
            <w:proofErr w:type="spellStart"/>
            <w:r w:rsidRPr="004F6583">
              <w:rPr>
                <w:rFonts w:ascii="Arial" w:eastAsia="Times New Roman" w:hAnsi="Arial" w:cs="Arial"/>
                <w:i/>
                <w:iCs/>
                <w:sz w:val="20"/>
                <w:szCs w:val="20"/>
              </w:rPr>
              <w:t>arvense</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4F6AC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64FAC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09909E0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0C0A0BB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CEED241" w14:textId="77777777" w:rsidTr="004F6583">
        <w:trPr>
          <w:trHeight w:val="290"/>
        </w:trPr>
        <w:tc>
          <w:tcPr>
            <w:tcW w:w="1700" w:type="dxa"/>
            <w:vMerge/>
            <w:tcBorders>
              <w:top w:val="nil"/>
              <w:left w:val="nil"/>
              <w:bottom w:val="nil"/>
              <w:right w:val="nil"/>
            </w:tcBorders>
            <w:vAlign w:val="center"/>
            <w:hideMark/>
          </w:tcPr>
          <w:p w14:paraId="5FFB83C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FB65C0"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Equisetum </w:t>
            </w:r>
            <w:proofErr w:type="spellStart"/>
            <w:r w:rsidRPr="004F6583">
              <w:rPr>
                <w:rFonts w:ascii="Arial" w:eastAsia="Times New Roman" w:hAnsi="Arial" w:cs="Arial"/>
                <w:i/>
                <w:iCs/>
                <w:color w:val="000000"/>
                <w:sz w:val="20"/>
                <w:szCs w:val="20"/>
              </w:rPr>
              <w:t>arvense</w:t>
            </w:r>
            <w:proofErr w:type="spellEnd"/>
          </w:p>
        </w:tc>
        <w:tc>
          <w:tcPr>
            <w:tcW w:w="960" w:type="dxa"/>
            <w:tcBorders>
              <w:top w:val="nil"/>
              <w:left w:val="nil"/>
              <w:bottom w:val="nil"/>
              <w:right w:val="nil"/>
            </w:tcBorders>
            <w:shd w:val="clear" w:color="auto" w:fill="auto"/>
            <w:noWrap/>
            <w:vAlign w:val="bottom"/>
            <w:hideMark/>
          </w:tcPr>
          <w:p w14:paraId="1D7B454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D1D760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E46D8F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single" w:sz="4" w:space="0" w:color="auto"/>
              <w:left w:val="nil"/>
              <w:bottom w:val="single" w:sz="4" w:space="0" w:color="auto"/>
              <w:right w:val="nil"/>
            </w:tcBorders>
            <w:shd w:val="clear" w:color="auto" w:fill="auto"/>
            <w:noWrap/>
            <w:vAlign w:val="bottom"/>
            <w:hideMark/>
          </w:tcPr>
          <w:p w14:paraId="4EFD77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8F2CA2C" w14:textId="77777777" w:rsidTr="004F6583">
        <w:trPr>
          <w:trHeight w:val="290"/>
        </w:trPr>
        <w:tc>
          <w:tcPr>
            <w:tcW w:w="1700" w:type="dxa"/>
            <w:vMerge/>
            <w:tcBorders>
              <w:top w:val="nil"/>
              <w:left w:val="nil"/>
              <w:bottom w:val="nil"/>
              <w:right w:val="nil"/>
            </w:tcBorders>
            <w:vAlign w:val="center"/>
            <w:hideMark/>
          </w:tcPr>
          <w:p w14:paraId="2104FDE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78E3FB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Iris </w:t>
            </w:r>
            <w:proofErr w:type="spellStart"/>
            <w:r w:rsidRPr="004F6583">
              <w:rPr>
                <w:rFonts w:ascii="Arial" w:eastAsia="Times New Roman" w:hAnsi="Arial" w:cs="Arial"/>
                <w:i/>
                <w:iCs/>
                <w:sz w:val="20"/>
                <w:szCs w:val="20"/>
              </w:rPr>
              <w:t>pseudocorus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0730434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191B9C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single" w:sz="4" w:space="0" w:color="auto"/>
              <w:left w:val="nil"/>
              <w:bottom w:val="single" w:sz="4" w:space="0" w:color="auto"/>
              <w:right w:val="nil"/>
            </w:tcBorders>
            <w:shd w:val="clear" w:color="auto" w:fill="auto"/>
            <w:noWrap/>
            <w:vAlign w:val="bottom"/>
            <w:hideMark/>
          </w:tcPr>
          <w:p w14:paraId="2E920AD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1760" w:type="dxa"/>
            <w:tcBorders>
              <w:top w:val="nil"/>
              <w:left w:val="nil"/>
              <w:bottom w:val="nil"/>
              <w:right w:val="nil"/>
            </w:tcBorders>
            <w:shd w:val="clear" w:color="auto" w:fill="auto"/>
            <w:noWrap/>
            <w:vAlign w:val="bottom"/>
            <w:hideMark/>
          </w:tcPr>
          <w:p w14:paraId="33B6053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0AAACF16" w14:textId="77777777" w:rsidTr="004F6583">
        <w:trPr>
          <w:trHeight w:val="290"/>
        </w:trPr>
        <w:tc>
          <w:tcPr>
            <w:tcW w:w="1700" w:type="dxa"/>
            <w:vMerge/>
            <w:tcBorders>
              <w:top w:val="nil"/>
              <w:left w:val="nil"/>
              <w:bottom w:val="nil"/>
              <w:right w:val="nil"/>
            </w:tcBorders>
            <w:vAlign w:val="center"/>
            <w:hideMark/>
          </w:tcPr>
          <w:p w14:paraId="4542E6D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9F367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Juncus effusus</w:t>
            </w:r>
          </w:p>
        </w:tc>
        <w:tc>
          <w:tcPr>
            <w:tcW w:w="960" w:type="dxa"/>
            <w:tcBorders>
              <w:top w:val="nil"/>
              <w:left w:val="nil"/>
              <w:bottom w:val="nil"/>
              <w:right w:val="nil"/>
            </w:tcBorders>
            <w:shd w:val="clear" w:color="auto" w:fill="auto"/>
            <w:noWrap/>
            <w:vAlign w:val="bottom"/>
            <w:hideMark/>
          </w:tcPr>
          <w:p w14:paraId="20F9B4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698CA3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E92D2A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single" w:sz="4" w:space="0" w:color="auto"/>
              <w:left w:val="nil"/>
              <w:bottom w:val="single" w:sz="4" w:space="0" w:color="auto"/>
              <w:right w:val="nil"/>
            </w:tcBorders>
            <w:shd w:val="clear" w:color="auto" w:fill="auto"/>
            <w:noWrap/>
            <w:vAlign w:val="bottom"/>
            <w:hideMark/>
          </w:tcPr>
          <w:p w14:paraId="71A9659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ADC8C34" w14:textId="77777777" w:rsidTr="004F6583">
        <w:trPr>
          <w:trHeight w:val="290"/>
        </w:trPr>
        <w:tc>
          <w:tcPr>
            <w:tcW w:w="1700" w:type="dxa"/>
            <w:vMerge/>
            <w:tcBorders>
              <w:top w:val="nil"/>
              <w:left w:val="nil"/>
              <w:bottom w:val="nil"/>
              <w:right w:val="nil"/>
            </w:tcBorders>
            <w:vAlign w:val="center"/>
            <w:hideMark/>
          </w:tcPr>
          <w:p w14:paraId="55D73D4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D55E4A5" w14:textId="77777777" w:rsidR="004F6583" w:rsidRPr="004F6583" w:rsidRDefault="004F6583" w:rsidP="004F6583">
            <w:pPr>
              <w:spacing w:after="0" w:line="240" w:lineRule="auto"/>
              <w:rPr>
                <w:rFonts w:ascii="Calibri" w:eastAsia="Times New Roman" w:hAnsi="Calibri" w:cs="Calibri"/>
                <w:color w:val="000000"/>
              </w:rPr>
            </w:pPr>
            <w:proofErr w:type="spellStart"/>
            <w:r w:rsidRPr="004F6583">
              <w:rPr>
                <w:rFonts w:ascii="Calibri" w:eastAsia="Times New Roman" w:hAnsi="Calibri" w:cs="Calibri"/>
                <w:color w:val="000000"/>
              </w:rPr>
              <w:t>Lycopus_sp</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2331555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6A4152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FCBEF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5DBB70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4C9D5E94" w14:textId="77777777" w:rsidTr="004F6583">
        <w:trPr>
          <w:trHeight w:val="290"/>
        </w:trPr>
        <w:tc>
          <w:tcPr>
            <w:tcW w:w="1700" w:type="dxa"/>
            <w:vMerge/>
            <w:tcBorders>
              <w:top w:val="nil"/>
              <w:left w:val="nil"/>
              <w:bottom w:val="nil"/>
              <w:right w:val="nil"/>
            </w:tcBorders>
            <w:vAlign w:val="center"/>
            <w:hideMark/>
          </w:tcPr>
          <w:p w14:paraId="79FB9E2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4F004C8"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46F43DC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2F3D6D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F84AE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single" w:sz="4" w:space="0" w:color="auto"/>
              <w:left w:val="nil"/>
              <w:bottom w:val="single" w:sz="4" w:space="0" w:color="auto"/>
              <w:right w:val="nil"/>
            </w:tcBorders>
            <w:shd w:val="clear" w:color="auto" w:fill="auto"/>
            <w:noWrap/>
            <w:vAlign w:val="bottom"/>
            <w:hideMark/>
          </w:tcPr>
          <w:p w14:paraId="201E7C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2784BEE8" w14:textId="77777777" w:rsidTr="004F6583">
        <w:trPr>
          <w:trHeight w:val="290"/>
        </w:trPr>
        <w:tc>
          <w:tcPr>
            <w:tcW w:w="1700" w:type="dxa"/>
            <w:vMerge/>
            <w:tcBorders>
              <w:top w:val="nil"/>
              <w:left w:val="nil"/>
              <w:bottom w:val="nil"/>
              <w:right w:val="nil"/>
            </w:tcBorders>
            <w:vAlign w:val="center"/>
            <w:hideMark/>
          </w:tcPr>
          <w:p w14:paraId="4C422B6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18908BC"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Myrica</w:t>
            </w:r>
            <w:proofErr w:type="spellEnd"/>
            <w:r w:rsidRPr="004F6583">
              <w:rPr>
                <w:rFonts w:ascii="Arial" w:eastAsia="Times New Roman" w:hAnsi="Arial" w:cs="Arial"/>
                <w:i/>
                <w:iCs/>
                <w:color w:val="000000"/>
                <w:sz w:val="20"/>
                <w:szCs w:val="20"/>
              </w:rPr>
              <w:t xml:space="preserve"> gale</w:t>
            </w:r>
          </w:p>
        </w:tc>
        <w:tc>
          <w:tcPr>
            <w:tcW w:w="960" w:type="dxa"/>
            <w:tcBorders>
              <w:top w:val="single" w:sz="4" w:space="0" w:color="auto"/>
              <w:left w:val="nil"/>
              <w:bottom w:val="single" w:sz="4" w:space="0" w:color="auto"/>
              <w:right w:val="nil"/>
            </w:tcBorders>
            <w:shd w:val="clear" w:color="auto" w:fill="auto"/>
            <w:noWrap/>
            <w:vAlign w:val="bottom"/>
            <w:hideMark/>
          </w:tcPr>
          <w:p w14:paraId="2120CBB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23521C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B5C818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1760" w:type="dxa"/>
            <w:tcBorders>
              <w:top w:val="nil"/>
              <w:left w:val="nil"/>
              <w:bottom w:val="nil"/>
              <w:right w:val="nil"/>
            </w:tcBorders>
            <w:shd w:val="clear" w:color="auto" w:fill="auto"/>
            <w:noWrap/>
            <w:vAlign w:val="bottom"/>
            <w:hideMark/>
          </w:tcPr>
          <w:p w14:paraId="36E26D3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34E67A2D" w14:textId="77777777" w:rsidTr="004F6583">
        <w:trPr>
          <w:trHeight w:val="290"/>
        </w:trPr>
        <w:tc>
          <w:tcPr>
            <w:tcW w:w="1700" w:type="dxa"/>
            <w:vMerge/>
            <w:tcBorders>
              <w:top w:val="nil"/>
              <w:left w:val="nil"/>
              <w:bottom w:val="nil"/>
              <w:right w:val="nil"/>
            </w:tcBorders>
            <w:vAlign w:val="center"/>
            <w:hideMark/>
          </w:tcPr>
          <w:p w14:paraId="2A9CA1A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5F22F3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scouleriana</w:t>
            </w:r>
            <w:proofErr w:type="spellEnd"/>
          </w:p>
        </w:tc>
        <w:tc>
          <w:tcPr>
            <w:tcW w:w="960" w:type="dxa"/>
            <w:tcBorders>
              <w:top w:val="nil"/>
              <w:left w:val="nil"/>
              <w:bottom w:val="nil"/>
              <w:right w:val="nil"/>
            </w:tcBorders>
            <w:shd w:val="clear" w:color="auto" w:fill="auto"/>
            <w:noWrap/>
            <w:vAlign w:val="bottom"/>
            <w:hideMark/>
          </w:tcPr>
          <w:p w14:paraId="4709A5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82B518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0E301D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1760" w:type="dxa"/>
            <w:tcBorders>
              <w:top w:val="single" w:sz="4" w:space="0" w:color="auto"/>
              <w:left w:val="nil"/>
              <w:bottom w:val="single" w:sz="4" w:space="0" w:color="auto"/>
              <w:right w:val="nil"/>
            </w:tcBorders>
            <w:shd w:val="clear" w:color="auto" w:fill="auto"/>
            <w:noWrap/>
            <w:vAlign w:val="bottom"/>
            <w:hideMark/>
          </w:tcPr>
          <w:p w14:paraId="6FCA09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034E7B3" w14:textId="77777777" w:rsidTr="004F6583">
        <w:trPr>
          <w:trHeight w:val="290"/>
        </w:trPr>
        <w:tc>
          <w:tcPr>
            <w:tcW w:w="1700" w:type="dxa"/>
            <w:vMerge/>
            <w:tcBorders>
              <w:top w:val="nil"/>
              <w:left w:val="nil"/>
              <w:bottom w:val="nil"/>
              <w:right w:val="nil"/>
            </w:tcBorders>
            <w:vAlign w:val="center"/>
            <w:hideMark/>
          </w:tcPr>
          <w:p w14:paraId="08E9EA7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0D58498" w14:textId="77777777" w:rsidR="004F6583" w:rsidRPr="004F6583" w:rsidRDefault="004F6583" w:rsidP="004F6583">
            <w:pPr>
              <w:spacing w:after="0" w:line="240" w:lineRule="auto"/>
              <w:rPr>
                <w:rFonts w:ascii="Calibri" w:eastAsia="Times New Roman" w:hAnsi="Calibri" w:cs="Calibri"/>
                <w:color w:val="000000"/>
              </w:rPr>
            </w:pPr>
            <w:r w:rsidRPr="004F6583">
              <w:rPr>
                <w:rFonts w:ascii="Calibri" w:eastAsia="Times New Roman" w:hAnsi="Calibri" w:cs="Calibri"/>
                <w:color w:val="000000"/>
              </w:rPr>
              <w:t xml:space="preserve">Asteraceae sp. </w:t>
            </w:r>
          </w:p>
        </w:tc>
        <w:tc>
          <w:tcPr>
            <w:tcW w:w="960" w:type="dxa"/>
            <w:tcBorders>
              <w:top w:val="single" w:sz="4" w:space="0" w:color="auto"/>
              <w:left w:val="nil"/>
              <w:bottom w:val="single" w:sz="4" w:space="0" w:color="auto"/>
              <w:right w:val="nil"/>
            </w:tcBorders>
            <w:shd w:val="clear" w:color="auto" w:fill="auto"/>
            <w:noWrap/>
            <w:vAlign w:val="bottom"/>
            <w:hideMark/>
          </w:tcPr>
          <w:p w14:paraId="6A4C841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4758F5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7D092D5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641E0F11" w14:textId="77777777" w:rsidR="004F6583" w:rsidRPr="004F6583" w:rsidRDefault="004F6583" w:rsidP="004F6583">
            <w:pPr>
              <w:spacing w:after="0" w:line="240" w:lineRule="auto"/>
              <w:jc w:val="center"/>
              <w:rPr>
                <w:rFonts w:ascii="Calibri" w:eastAsia="Times New Roman" w:hAnsi="Calibri" w:cs="Calibri"/>
                <w:color w:val="000000"/>
              </w:rPr>
            </w:pPr>
          </w:p>
        </w:tc>
      </w:tr>
      <w:tr w:rsidR="004F6583" w:rsidRPr="004F6583" w14:paraId="0C0B217B" w14:textId="77777777" w:rsidTr="004F6583">
        <w:trPr>
          <w:trHeight w:val="290"/>
        </w:trPr>
        <w:tc>
          <w:tcPr>
            <w:tcW w:w="1700" w:type="dxa"/>
            <w:vMerge/>
            <w:tcBorders>
              <w:top w:val="nil"/>
              <w:left w:val="nil"/>
              <w:bottom w:val="nil"/>
              <w:right w:val="nil"/>
            </w:tcBorders>
            <w:vAlign w:val="center"/>
            <w:hideMark/>
          </w:tcPr>
          <w:p w14:paraId="38A9A6C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F6FF7BC" w14:textId="77777777" w:rsidR="004F6583" w:rsidRPr="004F6583" w:rsidRDefault="004F6583" w:rsidP="004F6583">
            <w:pPr>
              <w:spacing w:after="0" w:line="240" w:lineRule="auto"/>
              <w:rPr>
                <w:rFonts w:ascii="Calibri" w:eastAsia="Times New Roman" w:hAnsi="Calibri" w:cs="Calibri"/>
                <w:i/>
                <w:iCs/>
                <w:color w:val="000000"/>
              </w:rPr>
            </w:pPr>
            <w:r w:rsidRPr="004F6583">
              <w:rPr>
                <w:rFonts w:ascii="Calibri" w:eastAsia="Times New Roman" w:hAnsi="Calibri" w:cs="Calibri"/>
                <w:i/>
                <w:iCs/>
                <w:color w:val="000000"/>
              </w:rPr>
              <w:t xml:space="preserve">Carex </w:t>
            </w:r>
            <w:r w:rsidRPr="004F6583">
              <w:rPr>
                <w:rFonts w:ascii="Calibri" w:eastAsia="Times New Roman" w:hAnsi="Calibri" w:cs="Calibri"/>
                <w:color w:val="000000"/>
              </w:rPr>
              <w:t xml:space="preserve">sp. </w:t>
            </w:r>
          </w:p>
        </w:tc>
        <w:tc>
          <w:tcPr>
            <w:tcW w:w="960" w:type="dxa"/>
            <w:tcBorders>
              <w:top w:val="nil"/>
              <w:left w:val="nil"/>
              <w:bottom w:val="nil"/>
              <w:right w:val="nil"/>
            </w:tcBorders>
            <w:shd w:val="clear" w:color="auto" w:fill="auto"/>
            <w:noWrap/>
            <w:vAlign w:val="bottom"/>
            <w:hideMark/>
          </w:tcPr>
          <w:p w14:paraId="657FC02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0FBCF1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0743A7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498846A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0BD79912" w14:textId="77777777" w:rsidTr="004F6583">
        <w:trPr>
          <w:trHeight w:val="290"/>
        </w:trPr>
        <w:tc>
          <w:tcPr>
            <w:tcW w:w="1700" w:type="dxa"/>
            <w:vMerge/>
            <w:tcBorders>
              <w:top w:val="nil"/>
              <w:left w:val="nil"/>
              <w:bottom w:val="nil"/>
              <w:right w:val="nil"/>
            </w:tcBorders>
            <w:vAlign w:val="center"/>
            <w:hideMark/>
          </w:tcPr>
          <w:p w14:paraId="221010A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D5A92A7" w14:textId="77777777" w:rsidR="004F6583" w:rsidRPr="004F6583" w:rsidRDefault="004F6583" w:rsidP="004F6583">
            <w:pPr>
              <w:spacing w:after="0" w:line="240" w:lineRule="auto"/>
              <w:rPr>
                <w:rFonts w:ascii="Calibri" w:eastAsia="Times New Roman" w:hAnsi="Calibri" w:cs="Calibri"/>
                <w:i/>
                <w:iCs/>
                <w:color w:val="000000"/>
              </w:rPr>
            </w:pPr>
            <w:proofErr w:type="spellStart"/>
            <w:r w:rsidRPr="004F6583">
              <w:rPr>
                <w:rFonts w:ascii="Calibri" w:eastAsia="Times New Roman" w:hAnsi="Calibri" w:cs="Calibri"/>
                <w:i/>
                <w:iCs/>
                <w:color w:val="000000"/>
              </w:rPr>
              <w:t>Galium</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p>
        </w:tc>
        <w:tc>
          <w:tcPr>
            <w:tcW w:w="960" w:type="dxa"/>
            <w:tcBorders>
              <w:top w:val="single" w:sz="4" w:space="0" w:color="auto"/>
              <w:left w:val="nil"/>
              <w:bottom w:val="single" w:sz="4" w:space="0" w:color="auto"/>
              <w:right w:val="nil"/>
            </w:tcBorders>
            <w:shd w:val="clear" w:color="auto" w:fill="auto"/>
            <w:noWrap/>
            <w:vAlign w:val="bottom"/>
            <w:hideMark/>
          </w:tcPr>
          <w:p w14:paraId="76B90A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3CC181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37C408B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768FF5DA" w14:textId="77777777" w:rsidR="004F6583" w:rsidRPr="004F6583" w:rsidRDefault="004F6583" w:rsidP="004F6583">
            <w:pPr>
              <w:spacing w:after="0" w:line="240" w:lineRule="auto"/>
              <w:jc w:val="center"/>
              <w:rPr>
                <w:rFonts w:ascii="Calibri" w:eastAsia="Times New Roman" w:hAnsi="Calibri" w:cs="Calibri"/>
                <w:color w:val="000000"/>
              </w:rPr>
            </w:pPr>
          </w:p>
        </w:tc>
      </w:tr>
      <w:tr w:rsidR="004F6583" w:rsidRPr="004F6583" w14:paraId="3F1D45C4" w14:textId="77777777" w:rsidTr="004F6583">
        <w:trPr>
          <w:trHeight w:val="290"/>
        </w:trPr>
        <w:tc>
          <w:tcPr>
            <w:tcW w:w="1700" w:type="dxa"/>
            <w:vMerge/>
            <w:tcBorders>
              <w:top w:val="nil"/>
              <w:left w:val="nil"/>
              <w:bottom w:val="nil"/>
              <w:right w:val="nil"/>
            </w:tcBorders>
            <w:vAlign w:val="center"/>
            <w:hideMark/>
          </w:tcPr>
          <w:p w14:paraId="6917F82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7985F0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oxymeris</w:t>
            </w:r>
            <w:proofErr w:type="spellEnd"/>
          </w:p>
        </w:tc>
        <w:tc>
          <w:tcPr>
            <w:tcW w:w="960" w:type="dxa"/>
            <w:tcBorders>
              <w:top w:val="nil"/>
              <w:left w:val="nil"/>
              <w:bottom w:val="nil"/>
              <w:right w:val="nil"/>
            </w:tcBorders>
            <w:shd w:val="clear" w:color="auto" w:fill="auto"/>
            <w:noWrap/>
            <w:vAlign w:val="bottom"/>
            <w:hideMark/>
          </w:tcPr>
          <w:p w14:paraId="0B82DF2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36B85A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5986E0F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2670594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43448B43" w14:textId="77777777" w:rsidTr="004F6583">
        <w:trPr>
          <w:trHeight w:val="290"/>
        </w:trPr>
        <w:tc>
          <w:tcPr>
            <w:tcW w:w="1700" w:type="dxa"/>
            <w:vMerge/>
            <w:tcBorders>
              <w:top w:val="nil"/>
              <w:left w:val="nil"/>
              <w:bottom w:val="nil"/>
              <w:right w:val="nil"/>
            </w:tcBorders>
            <w:vAlign w:val="center"/>
            <w:hideMark/>
          </w:tcPr>
          <w:p w14:paraId="610A55A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nil"/>
              <w:right w:val="nil"/>
            </w:tcBorders>
            <w:shd w:val="clear" w:color="auto" w:fill="auto"/>
            <w:noWrap/>
            <w:vAlign w:val="bottom"/>
            <w:hideMark/>
          </w:tcPr>
          <w:p w14:paraId="6484E59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sitchensis</w:t>
            </w:r>
            <w:proofErr w:type="spellEnd"/>
          </w:p>
        </w:tc>
        <w:tc>
          <w:tcPr>
            <w:tcW w:w="960" w:type="dxa"/>
            <w:tcBorders>
              <w:top w:val="single" w:sz="4" w:space="0" w:color="auto"/>
              <w:left w:val="nil"/>
              <w:bottom w:val="nil"/>
              <w:right w:val="nil"/>
            </w:tcBorders>
            <w:shd w:val="clear" w:color="auto" w:fill="auto"/>
            <w:noWrap/>
            <w:vAlign w:val="bottom"/>
            <w:hideMark/>
          </w:tcPr>
          <w:p w14:paraId="5969EB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nil"/>
              <w:right w:val="nil"/>
            </w:tcBorders>
            <w:shd w:val="clear" w:color="auto" w:fill="auto"/>
            <w:noWrap/>
            <w:vAlign w:val="bottom"/>
            <w:hideMark/>
          </w:tcPr>
          <w:p w14:paraId="4F7ED53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nil"/>
              <w:right w:val="nil"/>
            </w:tcBorders>
            <w:shd w:val="clear" w:color="auto" w:fill="auto"/>
            <w:noWrap/>
            <w:vAlign w:val="bottom"/>
            <w:hideMark/>
          </w:tcPr>
          <w:p w14:paraId="4FC794D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36A717B0" w14:textId="77777777" w:rsidR="004F6583" w:rsidRPr="004F6583" w:rsidRDefault="004F6583" w:rsidP="004F6583">
            <w:pPr>
              <w:spacing w:after="0" w:line="240" w:lineRule="auto"/>
              <w:jc w:val="center"/>
              <w:rPr>
                <w:rFonts w:ascii="Calibri" w:eastAsia="Times New Roman" w:hAnsi="Calibri" w:cs="Calibri"/>
                <w:color w:val="000000"/>
              </w:rPr>
            </w:pPr>
          </w:p>
        </w:tc>
      </w:tr>
      <w:tr w:rsidR="004F6583" w:rsidRPr="004F6583" w14:paraId="117F51B4" w14:textId="77777777" w:rsidTr="004F6583">
        <w:trPr>
          <w:trHeight w:val="580"/>
        </w:trPr>
        <w:tc>
          <w:tcPr>
            <w:tcW w:w="1700" w:type="dxa"/>
            <w:tcBorders>
              <w:top w:val="single" w:sz="4" w:space="0" w:color="auto"/>
              <w:left w:val="nil"/>
              <w:bottom w:val="single" w:sz="4" w:space="0" w:color="auto"/>
              <w:right w:val="nil"/>
            </w:tcBorders>
            <w:shd w:val="clear" w:color="auto" w:fill="auto"/>
            <w:vAlign w:val="center"/>
            <w:hideMark/>
          </w:tcPr>
          <w:p w14:paraId="379F5864"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Assemblage</w:t>
            </w:r>
          </w:p>
        </w:tc>
        <w:tc>
          <w:tcPr>
            <w:tcW w:w="3160" w:type="dxa"/>
            <w:tcBorders>
              <w:top w:val="single" w:sz="4" w:space="0" w:color="auto"/>
              <w:left w:val="nil"/>
              <w:bottom w:val="single" w:sz="4" w:space="0" w:color="auto"/>
              <w:right w:val="nil"/>
            </w:tcBorders>
            <w:shd w:val="clear" w:color="auto" w:fill="auto"/>
            <w:vAlign w:val="center"/>
            <w:hideMark/>
          </w:tcPr>
          <w:p w14:paraId="770EC001"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Species</w:t>
            </w:r>
          </w:p>
        </w:tc>
        <w:tc>
          <w:tcPr>
            <w:tcW w:w="960" w:type="dxa"/>
            <w:tcBorders>
              <w:top w:val="single" w:sz="4" w:space="0" w:color="auto"/>
              <w:left w:val="nil"/>
              <w:bottom w:val="single" w:sz="4" w:space="0" w:color="auto"/>
              <w:right w:val="nil"/>
            </w:tcBorders>
            <w:shd w:val="clear" w:color="auto" w:fill="auto"/>
            <w:vAlign w:val="center"/>
            <w:hideMark/>
          </w:tcPr>
          <w:p w14:paraId="0BE8D1BD"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1979</w:t>
            </w:r>
          </w:p>
        </w:tc>
        <w:tc>
          <w:tcPr>
            <w:tcW w:w="960" w:type="dxa"/>
            <w:tcBorders>
              <w:top w:val="single" w:sz="4" w:space="0" w:color="auto"/>
              <w:left w:val="nil"/>
              <w:bottom w:val="single" w:sz="4" w:space="0" w:color="auto"/>
              <w:right w:val="nil"/>
            </w:tcBorders>
            <w:shd w:val="clear" w:color="auto" w:fill="auto"/>
            <w:vAlign w:val="center"/>
            <w:hideMark/>
          </w:tcPr>
          <w:p w14:paraId="7DC2FE5F"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1999</w:t>
            </w:r>
          </w:p>
        </w:tc>
        <w:tc>
          <w:tcPr>
            <w:tcW w:w="960" w:type="dxa"/>
            <w:tcBorders>
              <w:top w:val="single" w:sz="4" w:space="0" w:color="auto"/>
              <w:left w:val="nil"/>
              <w:bottom w:val="single" w:sz="4" w:space="0" w:color="auto"/>
              <w:right w:val="nil"/>
            </w:tcBorders>
            <w:shd w:val="clear" w:color="auto" w:fill="auto"/>
            <w:vAlign w:val="center"/>
            <w:hideMark/>
          </w:tcPr>
          <w:p w14:paraId="3CA583FD"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2019</w:t>
            </w:r>
          </w:p>
        </w:tc>
        <w:tc>
          <w:tcPr>
            <w:tcW w:w="1760" w:type="dxa"/>
            <w:tcBorders>
              <w:top w:val="single" w:sz="4" w:space="0" w:color="auto"/>
              <w:left w:val="nil"/>
              <w:bottom w:val="single" w:sz="4" w:space="0" w:color="auto"/>
              <w:right w:val="nil"/>
            </w:tcBorders>
            <w:shd w:val="clear" w:color="auto" w:fill="auto"/>
            <w:vAlign w:val="center"/>
            <w:hideMark/>
          </w:tcPr>
          <w:p w14:paraId="34C555F4"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Percent Change 1979-2019</w:t>
            </w:r>
          </w:p>
        </w:tc>
      </w:tr>
      <w:tr w:rsidR="004F6583" w:rsidRPr="004F6583" w14:paraId="584443FC" w14:textId="77777777" w:rsidTr="004F6583">
        <w:trPr>
          <w:trHeight w:val="290"/>
        </w:trPr>
        <w:tc>
          <w:tcPr>
            <w:tcW w:w="1700" w:type="dxa"/>
            <w:vMerge w:val="restart"/>
            <w:tcBorders>
              <w:top w:val="nil"/>
              <w:left w:val="nil"/>
              <w:bottom w:val="single" w:sz="4" w:space="0" w:color="000000"/>
              <w:right w:val="nil"/>
            </w:tcBorders>
            <w:shd w:val="clear" w:color="auto" w:fill="auto"/>
            <w:noWrap/>
            <w:vAlign w:val="center"/>
            <w:hideMark/>
          </w:tcPr>
          <w:p w14:paraId="5C6E149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Sedge</w:t>
            </w:r>
          </w:p>
        </w:tc>
        <w:tc>
          <w:tcPr>
            <w:tcW w:w="3160" w:type="dxa"/>
            <w:tcBorders>
              <w:top w:val="nil"/>
              <w:left w:val="nil"/>
              <w:bottom w:val="single" w:sz="4" w:space="0" w:color="auto"/>
              <w:right w:val="nil"/>
            </w:tcBorders>
            <w:shd w:val="clear" w:color="auto" w:fill="auto"/>
            <w:noWrap/>
            <w:vAlign w:val="bottom"/>
            <w:hideMark/>
          </w:tcPr>
          <w:p w14:paraId="0619F46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Alisma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plantago</w:t>
            </w:r>
            <w:proofErr w:type="spellEnd"/>
            <w:r w:rsidRPr="004F6583">
              <w:rPr>
                <w:rFonts w:ascii="Arial" w:eastAsia="Times New Roman" w:hAnsi="Arial" w:cs="Arial"/>
                <w:i/>
                <w:iCs/>
                <w:sz w:val="20"/>
                <w:szCs w:val="20"/>
              </w:rPr>
              <w:t xml:space="preserve"> aquatica</w:t>
            </w:r>
          </w:p>
        </w:tc>
        <w:tc>
          <w:tcPr>
            <w:tcW w:w="960" w:type="dxa"/>
            <w:tcBorders>
              <w:top w:val="nil"/>
              <w:left w:val="nil"/>
              <w:bottom w:val="single" w:sz="4" w:space="0" w:color="auto"/>
              <w:right w:val="nil"/>
            </w:tcBorders>
            <w:shd w:val="clear" w:color="auto" w:fill="auto"/>
            <w:noWrap/>
            <w:vAlign w:val="bottom"/>
            <w:hideMark/>
          </w:tcPr>
          <w:p w14:paraId="2CC0CDD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0.35</w:t>
            </w:r>
          </w:p>
        </w:tc>
        <w:tc>
          <w:tcPr>
            <w:tcW w:w="960" w:type="dxa"/>
            <w:tcBorders>
              <w:top w:val="nil"/>
              <w:left w:val="nil"/>
              <w:bottom w:val="single" w:sz="4" w:space="0" w:color="auto"/>
              <w:right w:val="nil"/>
            </w:tcBorders>
            <w:shd w:val="clear" w:color="auto" w:fill="auto"/>
            <w:noWrap/>
            <w:vAlign w:val="bottom"/>
            <w:hideMark/>
          </w:tcPr>
          <w:p w14:paraId="7BA53EB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single" w:sz="4" w:space="0" w:color="auto"/>
              <w:right w:val="nil"/>
            </w:tcBorders>
            <w:shd w:val="clear" w:color="auto" w:fill="auto"/>
            <w:noWrap/>
            <w:vAlign w:val="bottom"/>
            <w:hideMark/>
          </w:tcPr>
          <w:p w14:paraId="0D64DB1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7136A42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17D4CA6" w14:textId="77777777" w:rsidTr="004F6583">
        <w:trPr>
          <w:trHeight w:val="290"/>
        </w:trPr>
        <w:tc>
          <w:tcPr>
            <w:tcW w:w="1700" w:type="dxa"/>
            <w:vMerge/>
            <w:tcBorders>
              <w:top w:val="nil"/>
              <w:left w:val="nil"/>
              <w:bottom w:val="single" w:sz="4" w:space="0" w:color="000000"/>
              <w:right w:val="nil"/>
            </w:tcBorders>
            <w:vAlign w:val="center"/>
            <w:hideMark/>
          </w:tcPr>
          <w:p w14:paraId="4DF0EFE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F2FD366"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Deschampsia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caespitosa</w:t>
            </w:r>
            <w:proofErr w:type="spellEnd"/>
          </w:p>
        </w:tc>
        <w:tc>
          <w:tcPr>
            <w:tcW w:w="960" w:type="dxa"/>
            <w:tcBorders>
              <w:top w:val="nil"/>
              <w:left w:val="nil"/>
              <w:bottom w:val="nil"/>
              <w:right w:val="nil"/>
            </w:tcBorders>
            <w:shd w:val="clear" w:color="auto" w:fill="auto"/>
            <w:noWrap/>
            <w:vAlign w:val="bottom"/>
            <w:hideMark/>
          </w:tcPr>
          <w:p w14:paraId="58CDB4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960" w:type="dxa"/>
            <w:tcBorders>
              <w:top w:val="nil"/>
              <w:left w:val="nil"/>
              <w:bottom w:val="nil"/>
              <w:right w:val="nil"/>
            </w:tcBorders>
            <w:shd w:val="clear" w:color="auto" w:fill="auto"/>
            <w:noWrap/>
            <w:vAlign w:val="bottom"/>
            <w:hideMark/>
          </w:tcPr>
          <w:p w14:paraId="66858D5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C8D2E6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3F393A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16AB2D9" w14:textId="77777777" w:rsidTr="004F6583">
        <w:trPr>
          <w:trHeight w:val="290"/>
        </w:trPr>
        <w:tc>
          <w:tcPr>
            <w:tcW w:w="1700" w:type="dxa"/>
            <w:vMerge/>
            <w:tcBorders>
              <w:top w:val="nil"/>
              <w:left w:val="nil"/>
              <w:bottom w:val="single" w:sz="4" w:space="0" w:color="000000"/>
              <w:right w:val="nil"/>
            </w:tcBorders>
            <w:vAlign w:val="center"/>
            <w:hideMark/>
          </w:tcPr>
          <w:p w14:paraId="0EF23F2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E6D22D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Leersia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oryzoides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3BDD847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960" w:type="dxa"/>
            <w:tcBorders>
              <w:top w:val="single" w:sz="4" w:space="0" w:color="auto"/>
              <w:left w:val="nil"/>
              <w:bottom w:val="single" w:sz="4" w:space="0" w:color="auto"/>
              <w:right w:val="nil"/>
            </w:tcBorders>
            <w:shd w:val="clear" w:color="auto" w:fill="auto"/>
            <w:noWrap/>
            <w:vAlign w:val="bottom"/>
            <w:hideMark/>
          </w:tcPr>
          <w:p w14:paraId="3C30A4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0.19</w:t>
            </w:r>
          </w:p>
        </w:tc>
        <w:tc>
          <w:tcPr>
            <w:tcW w:w="960" w:type="dxa"/>
            <w:tcBorders>
              <w:top w:val="single" w:sz="4" w:space="0" w:color="auto"/>
              <w:left w:val="nil"/>
              <w:bottom w:val="single" w:sz="4" w:space="0" w:color="auto"/>
              <w:right w:val="nil"/>
            </w:tcBorders>
            <w:shd w:val="clear" w:color="auto" w:fill="auto"/>
            <w:noWrap/>
            <w:vAlign w:val="bottom"/>
            <w:hideMark/>
          </w:tcPr>
          <w:p w14:paraId="3118FF5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270978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D088072" w14:textId="77777777" w:rsidTr="004F6583">
        <w:trPr>
          <w:trHeight w:val="290"/>
        </w:trPr>
        <w:tc>
          <w:tcPr>
            <w:tcW w:w="1700" w:type="dxa"/>
            <w:vMerge/>
            <w:tcBorders>
              <w:top w:val="nil"/>
              <w:left w:val="nil"/>
              <w:bottom w:val="single" w:sz="4" w:space="0" w:color="000000"/>
              <w:right w:val="nil"/>
            </w:tcBorders>
            <w:vAlign w:val="center"/>
            <w:hideMark/>
          </w:tcPr>
          <w:p w14:paraId="655BF8C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4641B94"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Lilaeopsis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nil"/>
              <w:left w:val="nil"/>
              <w:bottom w:val="nil"/>
              <w:right w:val="nil"/>
            </w:tcBorders>
            <w:shd w:val="clear" w:color="auto" w:fill="auto"/>
            <w:noWrap/>
            <w:vAlign w:val="bottom"/>
            <w:hideMark/>
          </w:tcPr>
          <w:p w14:paraId="5F82A71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32515B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76423CE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6626E4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9DFA556" w14:textId="77777777" w:rsidTr="004F6583">
        <w:trPr>
          <w:trHeight w:val="290"/>
        </w:trPr>
        <w:tc>
          <w:tcPr>
            <w:tcW w:w="1700" w:type="dxa"/>
            <w:vMerge/>
            <w:tcBorders>
              <w:top w:val="nil"/>
              <w:left w:val="nil"/>
              <w:bottom w:val="single" w:sz="4" w:space="0" w:color="000000"/>
              <w:right w:val="nil"/>
            </w:tcBorders>
            <w:vAlign w:val="center"/>
            <w:hideMark/>
          </w:tcPr>
          <w:p w14:paraId="4A34838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BA7DF6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Mimulus </w:t>
            </w:r>
            <w:proofErr w:type="spellStart"/>
            <w:r w:rsidRPr="004F6583">
              <w:rPr>
                <w:rFonts w:ascii="Arial" w:eastAsia="Times New Roman" w:hAnsi="Arial" w:cs="Arial"/>
                <w:i/>
                <w:iCs/>
                <w:sz w:val="20"/>
                <w:szCs w:val="20"/>
              </w:rPr>
              <w:t>guttatus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231BC0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5906EA9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7962E7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624B32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74F19E2" w14:textId="77777777" w:rsidTr="004F6583">
        <w:trPr>
          <w:trHeight w:val="290"/>
        </w:trPr>
        <w:tc>
          <w:tcPr>
            <w:tcW w:w="1700" w:type="dxa"/>
            <w:vMerge/>
            <w:tcBorders>
              <w:top w:val="nil"/>
              <w:left w:val="nil"/>
              <w:bottom w:val="single" w:sz="4" w:space="0" w:color="000000"/>
              <w:right w:val="nil"/>
            </w:tcBorders>
            <w:vAlign w:val="center"/>
            <w:hideMark/>
          </w:tcPr>
          <w:p w14:paraId="13D6CB1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399B6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Myosotis </w:t>
            </w:r>
            <w:proofErr w:type="spellStart"/>
            <w:r w:rsidRPr="004F6583">
              <w:rPr>
                <w:rFonts w:ascii="Arial" w:eastAsia="Times New Roman" w:hAnsi="Arial" w:cs="Arial"/>
                <w:i/>
                <w:iCs/>
                <w:sz w:val="20"/>
                <w:szCs w:val="20"/>
              </w:rPr>
              <w:t>scorpiodes</w:t>
            </w:r>
            <w:proofErr w:type="spellEnd"/>
          </w:p>
        </w:tc>
        <w:tc>
          <w:tcPr>
            <w:tcW w:w="960" w:type="dxa"/>
            <w:tcBorders>
              <w:top w:val="nil"/>
              <w:left w:val="nil"/>
              <w:bottom w:val="nil"/>
              <w:right w:val="nil"/>
            </w:tcBorders>
            <w:shd w:val="clear" w:color="auto" w:fill="auto"/>
            <w:noWrap/>
            <w:vAlign w:val="bottom"/>
            <w:hideMark/>
          </w:tcPr>
          <w:p w14:paraId="670B8F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41981C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381150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0A115DF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F9449F9" w14:textId="77777777" w:rsidTr="004F6583">
        <w:trPr>
          <w:trHeight w:val="290"/>
        </w:trPr>
        <w:tc>
          <w:tcPr>
            <w:tcW w:w="1700" w:type="dxa"/>
            <w:vMerge/>
            <w:tcBorders>
              <w:top w:val="nil"/>
              <w:left w:val="nil"/>
              <w:bottom w:val="single" w:sz="4" w:space="0" w:color="000000"/>
              <w:right w:val="nil"/>
            </w:tcBorders>
            <w:vAlign w:val="center"/>
            <w:hideMark/>
          </w:tcPr>
          <w:p w14:paraId="10A0D9A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5CBB53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Oenanthe </w:t>
            </w:r>
            <w:proofErr w:type="spellStart"/>
            <w:r w:rsidRPr="004F6583">
              <w:rPr>
                <w:rFonts w:ascii="Arial" w:eastAsia="Times New Roman" w:hAnsi="Arial" w:cs="Arial"/>
                <w:i/>
                <w:iCs/>
                <w:sz w:val="20"/>
                <w:szCs w:val="20"/>
              </w:rPr>
              <w:t>sarmentosa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2F4B48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0.71</w:t>
            </w:r>
          </w:p>
        </w:tc>
        <w:tc>
          <w:tcPr>
            <w:tcW w:w="960" w:type="dxa"/>
            <w:tcBorders>
              <w:top w:val="single" w:sz="4" w:space="0" w:color="auto"/>
              <w:left w:val="nil"/>
              <w:bottom w:val="single" w:sz="4" w:space="0" w:color="auto"/>
              <w:right w:val="nil"/>
            </w:tcBorders>
            <w:shd w:val="clear" w:color="auto" w:fill="auto"/>
            <w:noWrap/>
            <w:vAlign w:val="bottom"/>
            <w:hideMark/>
          </w:tcPr>
          <w:p w14:paraId="30BDC6C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960" w:type="dxa"/>
            <w:tcBorders>
              <w:top w:val="single" w:sz="4" w:space="0" w:color="auto"/>
              <w:left w:val="nil"/>
              <w:bottom w:val="single" w:sz="4" w:space="0" w:color="auto"/>
              <w:right w:val="nil"/>
            </w:tcBorders>
            <w:shd w:val="clear" w:color="auto" w:fill="auto"/>
            <w:noWrap/>
            <w:vAlign w:val="bottom"/>
            <w:hideMark/>
          </w:tcPr>
          <w:p w14:paraId="7B7F9B5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6976D9F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DC2E8BB" w14:textId="77777777" w:rsidTr="004F6583">
        <w:trPr>
          <w:trHeight w:val="290"/>
        </w:trPr>
        <w:tc>
          <w:tcPr>
            <w:tcW w:w="1700" w:type="dxa"/>
            <w:vMerge/>
            <w:tcBorders>
              <w:top w:val="nil"/>
              <w:left w:val="nil"/>
              <w:bottom w:val="single" w:sz="4" w:space="0" w:color="000000"/>
              <w:right w:val="nil"/>
            </w:tcBorders>
            <w:vAlign w:val="center"/>
            <w:hideMark/>
          </w:tcPr>
          <w:p w14:paraId="46E6914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65F1C25"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Platanthera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dilatata</w:t>
            </w:r>
            <w:proofErr w:type="spellEnd"/>
          </w:p>
        </w:tc>
        <w:tc>
          <w:tcPr>
            <w:tcW w:w="960" w:type="dxa"/>
            <w:tcBorders>
              <w:top w:val="nil"/>
              <w:left w:val="nil"/>
              <w:bottom w:val="nil"/>
              <w:right w:val="nil"/>
            </w:tcBorders>
            <w:shd w:val="clear" w:color="auto" w:fill="auto"/>
            <w:noWrap/>
            <w:vAlign w:val="bottom"/>
            <w:hideMark/>
          </w:tcPr>
          <w:p w14:paraId="59C76D6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52BC66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20BFA4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732140E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186A3A8" w14:textId="77777777" w:rsidTr="004F6583">
        <w:trPr>
          <w:trHeight w:val="290"/>
        </w:trPr>
        <w:tc>
          <w:tcPr>
            <w:tcW w:w="1700" w:type="dxa"/>
            <w:vMerge/>
            <w:tcBorders>
              <w:top w:val="nil"/>
              <w:left w:val="nil"/>
              <w:bottom w:val="single" w:sz="4" w:space="0" w:color="000000"/>
              <w:right w:val="nil"/>
            </w:tcBorders>
            <w:vAlign w:val="center"/>
            <w:hideMark/>
          </w:tcPr>
          <w:p w14:paraId="1967247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4EF2E4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6CFC22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w:t>
            </w:r>
          </w:p>
        </w:tc>
        <w:tc>
          <w:tcPr>
            <w:tcW w:w="960" w:type="dxa"/>
            <w:tcBorders>
              <w:top w:val="single" w:sz="4" w:space="0" w:color="auto"/>
              <w:left w:val="nil"/>
              <w:bottom w:val="single" w:sz="4" w:space="0" w:color="auto"/>
              <w:right w:val="nil"/>
            </w:tcBorders>
            <w:shd w:val="clear" w:color="auto" w:fill="auto"/>
            <w:noWrap/>
            <w:vAlign w:val="bottom"/>
            <w:hideMark/>
          </w:tcPr>
          <w:p w14:paraId="6B57E98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0.23</w:t>
            </w:r>
          </w:p>
        </w:tc>
        <w:tc>
          <w:tcPr>
            <w:tcW w:w="960" w:type="dxa"/>
            <w:tcBorders>
              <w:top w:val="single" w:sz="4" w:space="0" w:color="auto"/>
              <w:left w:val="nil"/>
              <w:bottom w:val="single" w:sz="4" w:space="0" w:color="auto"/>
              <w:right w:val="nil"/>
            </w:tcBorders>
            <w:shd w:val="clear" w:color="auto" w:fill="auto"/>
            <w:noWrap/>
            <w:vAlign w:val="bottom"/>
            <w:hideMark/>
          </w:tcPr>
          <w:p w14:paraId="26A76D1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0011AF8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62EA4FFA" w14:textId="77777777" w:rsidTr="004F6583">
        <w:trPr>
          <w:trHeight w:val="290"/>
        </w:trPr>
        <w:tc>
          <w:tcPr>
            <w:tcW w:w="1700" w:type="dxa"/>
            <w:vMerge/>
            <w:tcBorders>
              <w:top w:val="nil"/>
              <w:left w:val="nil"/>
              <w:bottom w:val="single" w:sz="4" w:space="0" w:color="000000"/>
              <w:right w:val="nil"/>
            </w:tcBorders>
            <w:vAlign w:val="center"/>
            <w:hideMark/>
          </w:tcPr>
          <w:p w14:paraId="65413BE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2A4B6B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Puccinella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pauciflora</w:t>
            </w:r>
            <w:proofErr w:type="spellEnd"/>
          </w:p>
        </w:tc>
        <w:tc>
          <w:tcPr>
            <w:tcW w:w="960" w:type="dxa"/>
            <w:tcBorders>
              <w:top w:val="nil"/>
              <w:left w:val="nil"/>
              <w:bottom w:val="nil"/>
              <w:right w:val="nil"/>
            </w:tcBorders>
            <w:shd w:val="clear" w:color="auto" w:fill="auto"/>
            <w:noWrap/>
            <w:vAlign w:val="bottom"/>
            <w:hideMark/>
          </w:tcPr>
          <w:p w14:paraId="54012B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4BE5CBC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9C7B01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0CBA520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FF6A9A7" w14:textId="77777777" w:rsidTr="004F6583">
        <w:trPr>
          <w:trHeight w:val="290"/>
        </w:trPr>
        <w:tc>
          <w:tcPr>
            <w:tcW w:w="1700" w:type="dxa"/>
            <w:vMerge/>
            <w:tcBorders>
              <w:top w:val="nil"/>
              <w:left w:val="nil"/>
              <w:bottom w:val="single" w:sz="4" w:space="0" w:color="000000"/>
              <w:right w:val="nil"/>
            </w:tcBorders>
            <w:vAlign w:val="center"/>
            <w:hideMark/>
          </w:tcPr>
          <w:p w14:paraId="520B1DC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F836EE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Sium suave</w:t>
            </w:r>
          </w:p>
        </w:tc>
        <w:tc>
          <w:tcPr>
            <w:tcW w:w="960" w:type="dxa"/>
            <w:tcBorders>
              <w:top w:val="single" w:sz="4" w:space="0" w:color="auto"/>
              <w:left w:val="nil"/>
              <w:bottom w:val="single" w:sz="4" w:space="0" w:color="auto"/>
              <w:right w:val="nil"/>
            </w:tcBorders>
            <w:shd w:val="clear" w:color="auto" w:fill="auto"/>
            <w:noWrap/>
            <w:vAlign w:val="bottom"/>
            <w:hideMark/>
          </w:tcPr>
          <w:p w14:paraId="40438D6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0.59</w:t>
            </w:r>
          </w:p>
        </w:tc>
        <w:tc>
          <w:tcPr>
            <w:tcW w:w="960" w:type="dxa"/>
            <w:tcBorders>
              <w:top w:val="single" w:sz="4" w:space="0" w:color="auto"/>
              <w:left w:val="nil"/>
              <w:bottom w:val="single" w:sz="4" w:space="0" w:color="auto"/>
              <w:right w:val="nil"/>
            </w:tcBorders>
            <w:shd w:val="clear" w:color="auto" w:fill="auto"/>
            <w:noWrap/>
            <w:vAlign w:val="bottom"/>
            <w:hideMark/>
          </w:tcPr>
          <w:p w14:paraId="7A94ACA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0.19</w:t>
            </w:r>
          </w:p>
        </w:tc>
        <w:tc>
          <w:tcPr>
            <w:tcW w:w="960" w:type="dxa"/>
            <w:tcBorders>
              <w:top w:val="single" w:sz="4" w:space="0" w:color="auto"/>
              <w:left w:val="nil"/>
              <w:bottom w:val="single" w:sz="4" w:space="0" w:color="auto"/>
              <w:right w:val="nil"/>
            </w:tcBorders>
            <w:shd w:val="clear" w:color="auto" w:fill="auto"/>
            <w:noWrap/>
            <w:vAlign w:val="bottom"/>
            <w:hideMark/>
          </w:tcPr>
          <w:p w14:paraId="34B0E67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0185AAD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21D2A9F5" w14:textId="77777777" w:rsidTr="004F6583">
        <w:trPr>
          <w:trHeight w:val="290"/>
        </w:trPr>
        <w:tc>
          <w:tcPr>
            <w:tcW w:w="1700" w:type="dxa"/>
            <w:vMerge/>
            <w:tcBorders>
              <w:top w:val="nil"/>
              <w:left w:val="nil"/>
              <w:bottom w:val="single" w:sz="4" w:space="0" w:color="000000"/>
              <w:right w:val="nil"/>
            </w:tcBorders>
            <w:vAlign w:val="center"/>
            <w:hideMark/>
          </w:tcPr>
          <w:p w14:paraId="34D75F6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574FCC4"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Symphotrichum</w:t>
            </w:r>
            <w:proofErr w:type="spellEnd"/>
            <w:r w:rsidRPr="004F6583">
              <w:rPr>
                <w:rFonts w:ascii="Arial" w:eastAsia="Times New Roman" w:hAnsi="Arial" w:cs="Arial"/>
                <w:i/>
                <w:iCs/>
                <w:color w:val="000000"/>
                <w:sz w:val="20"/>
                <w:szCs w:val="20"/>
              </w:rPr>
              <w:t xml:space="preserve"> subspicatum</w:t>
            </w:r>
          </w:p>
        </w:tc>
        <w:tc>
          <w:tcPr>
            <w:tcW w:w="960" w:type="dxa"/>
            <w:tcBorders>
              <w:top w:val="nil"/>
              <w:left w:val="nil"/>
              <w:bottom w:val="nil"/>
              <w:right w:val="nil"/>
            </w:tcBorders>
            <w:shd w:val="clear" w:color="auto" w:fill="auto"/>
            <w:noWrap/>
            <w:vAlign w:val="bottom"/>
            <w:hideMark/>
          </w:tcPr>
          <w:p w14:paraId="3411C4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960" w:type="dxa"/>
            <w:tcBorders>
              <w:top w:val="nil"/>
              <w:left w:val="nil"/>
              <w:bottom w:val="nil"/>
              <w:right w:val="nil"/>
            </w:tcBorders>
            <w:shd w:val="clear" w:color="auto" w:fill="auto"/>
            <w:noWrap/>
            <w:vAlign w:val="bottom"/>
            <w:hideMark/>
          </w:tcPr>
          <w:p w14:paraId="289BAA5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0.13</w:t>
            </w:r>
          </w:p>
        </w:tc>
        <w:tc>
          <w:tcPr>
            <w:tcW w:w="960" w:type="dxa"/>
            <w:tcBorders>
              <w:top w:val="nil"/>
              <w:left w:val="nil"/>
              <w:bottom w:val="nil"/>
              <w:right w:val="nil"/>
            </w:tcBorders>
            <w:shd w:val="clear" w:color="auto" w:fill="auto"/>
            <w:noWrap/>
            <w:vAlign w:val="bottom"/>
            <w:hideMark/>
          </w:tcPr>
          <w:p w14:paraId="76E300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7DA79A2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E8C9623" w14:textId="77777777" w:rsidTr="004F6583">
        <w:trPr>
          <w:trHeight w:val="290"/>
        </w:trPr>
        <w:tc>
          <w:tcPr>
            <w:tcW w:w="1700" w:type="dxa"/>
            <w:vMerge/>
            <w:tcBorders>
              <w:top w:val="nil"/>
              <w:left w:val="nil"/>
              <w:bottom w:val="single" w:sz="4" w:space="0" w:color="000000"/>
              <w:right w:val="nil"/>
            </w:tcBorders>
            <w:vAlign w:val="center"/>
            <w:hideMark/>
          </w:tcPr>
          <w:p w14:paraId="29CEEE5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29ABE1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57AAE6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1.09</w:t>
            </w:r>
          </w:p>
        </w:tc>
        <w:tc>
          <w:tcPr>
            <w:tcW w:w="960" w:type="dxa"/>
            <w:tcBorders>
              <w:top w:val="single" w:sz="4" w:space="0" w:color="auto"/>
              <w:left w:val="nil"/>
              <w:bottom w:val="single" w:sz="4" w:space="0" w:color="auto"/>
              <w:right w:val="nil"/>
            </w:tcBorders>
            <w:shd w:val="clear" w:color="auto" w:fill="auto"/>
            <w:noWrap/>
            <w:vAlign w:val="bottom"/>
            <w:hideMark/>
          </w:tcPr>
          <w:p w14:paraId="4E81748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0.48</w:t>
            </w:r>
          </w:p>
        </w:tc>
        <w:tc>
          <w:tcPr>
            <w:tcW w:w="960" w:type="dxa"/>
            <w:tcBorders>
              <w:top w:val="single" w:sz="4" w:space="0" w:color="auto"/>
              <w:left w:val="nil"/>
              <w:bottom w:val="single" w:sz="4" w:space="0" w:color="auto"/>
              <w:right w:val="nil"/>
            </w:tcBorders>
            <w:shd w:val="clear" w:color="auto" w:fill="auto"/>
            <w:noWrap/>
            <w:vAlign w:val="bottom"/>
            <w:hideMark/>
          </w:tcPr>
          <w:p w14:paraId="5760E2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3AD0279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7605513E" w14:textId="77777777" w:rsidTr="004F6583">
        <w:trPr>
          <w:trHeight w:val="290"/>
        </w:trPr>
        <w:tc>
          <w:tcPr>
            <w:tcW w:w="1700" w:type="dxa"/>
            <w:vMerge/>
            <w:tcBorders>
              <w:top w:val="nil"/>
              <w:left w:val="nil"/>
              <w:bottom w:val="single" w:sz="4" w:space="0" w:color="000000"/>
              <w:right w:val="nil"/>
            </w:tcBorders>
            <w:vAlign w:val="center"/>
            <w:hideMark/>
          </w:tcPr>
          <w:p w14:paraId="5268B05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5416AC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Equisetum fluviatile</w:t>
            </w:r>
          </w:p>
        </w:tc>
        <w:tc>
          <w:tcPr>
            <w:tcW w:w="960" w:type="dxa"/>
            <w:tcBorders>
              <w:top w:val="nil"/>
              <w:left w:val="nil"/>
              <w:bottom w:val="nil"/>
              <w:right w:val="nil"/>
            </w:tcBorders>
            <w:shd w:val="clear" w:color="auto" w:fill="auto"/>
            <w:noWrap/>
            <w:vAlign w:val="bottom"/>
            <w:hideMark/>
          </w:tcPr>
          <w:p w14:paraId="09A9E2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0.88</w:t>
            </w:r>
          </w:p>
        </w:tc>
        <w:tc>
          <w:tcPr>
            <w:tcW w:w="960" w:type="dxa"/>
            <w:tcBorders>
              <w:top w:val="nil"/>
              <w:left w:val="nil"/>
              <w:bottom w:val="nil"/>
              <w:right w:val="nil"/>
            </w:tcBorders>
            <w:shd w:val="clear" w:color="auto" w:fill="auto"/>
            <w:noWrap/>
            <w:vAlign w:val="bottom"/>
            <w:hideMark/>
          </w:tcPr>
          <w:p w14:paraId="556CE22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0.58</w:t>
            </w:r>
          </w:p>
        </w:tc>
        <w:tc>
          <w:tcPr>
            <w:tcW w:w="960" w:type="dxa"/>
            <w:tcBorders>
              <w:top w:val="nil"/>
              <w:left w:val="nil"/>
              <w:bottom w:val="nil"/>
              <w:right w:val="nil"/>
            </w:tcBorders>
            <w:shd w:val="clear" w:color="auto" w:fill="auto"/>
            <w:noWrap/>
            <w:vAlign w:val="bottom"/>
            <w:hideMark/>
          </w:tcPr>
          <w:p w14:paraId="4D2BC1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22AD864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1490D719" w14:textId="77777777" w:rsidTr="004F6583">
        <w:trPr>
          <w:trHeight w:val="290"/>
        </w:trPr>
        <w:tc>
          <w:tcPr>
            <w:tcW w:w="1700" w:type="dxa"/>
            <w:vMerge/>
            <w:tcBorders>
              <w:top w:val="nil"/>
              <w:left w:val="nil"/>
              <w:bottom w:val="single" w:sz="4" w:space="0" w:color="000000"/>
              <w:right w:val="nil"/>
            </w:tcBorders>
            <w:vAlign w:val="center"/>
            <w:hideMark/>
          </w:tcPr>
          <w:p w14:paraId="450AB69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70C0E2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3488EB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960" w:type="dxa"/>
            <w:tcBorders>
              <w:top w:val="single" w:sz="4" w:space="0" w:color="auto"/>
              <w:left w:val="nil"/>
              <w:bottom w:val="single" w:sz="4" w:space="0" w:color="auto"/>
              <w:right w:val="nil"/>
            </w:tcBorders>
            <w:shd w:val="clear" w:color="auto" w:fill="auto"/>
            <w:noWrap/>
            <w:vAlign w:val="bottom"/>
            <w:hideMark/>
          </w:tcPr>
          <w:p w14:paraId="03C16F3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single" w:sz="4" w:space="0" w:color="auto"/>
              <w:left w:val="nil"/>
              <w:bottom w:val="single" w:sz="4" w:space="0" w:color="auto"/>
              <w:right w:val="nil"/>
            </w:tcBorders>
            <w:shd w:val="clear" w:color="auto" w:fill="auto"/>
            <w:noWrap/>
            <w:vAlign w:val="bottom"/>
            <w:hideMark/>
          </w:tcPr>
          <w:p w14:paraId="2ED3850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03A2B8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077E7722" w14:textId="77777777" w:rsidTr="004F6583">
        <w:trPr>
          <w:trHeight w:val="290"/>
        </w:trPr>
        <w:tc>
          <w:tcPr>
            <w:tcW w:w="1700" w:type="dxa"/>
            <w:vMerge/>
            <w:tcBorders>
              <w:top w:val="nil"/>
              <w:left w:val="nil"/>
              <w:bottom w:val="single" w:sz="4" w:space="0" w:color="000000"/>
              <w:right w:val="nil"/>
            </w:tcBorders>
            <w:vAlign w:val="center"/>
            <w:hideMark/>
          </w:tcPr>
          <w:p w14:paraId="139883D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D05C96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Trifolium </w:t>
            </w:r>
            <w:proofErr w:type="spellStart"/>
            <w:r w:rsidRPr="004F6583">
              <w:rPr>
                <w:rFonts w:ascii="Arial" w:eastAsia="Times New Roman" w:hAnsi="Arial" w:cs="Arial"/>
                <w:i/>
                <w:iCs/>
                <w:sz w:val="20"/>
                <w:szCs w:val="20"/>
              </w:rPr>
              <w:t>wormskjoldii</w:t>
            </w:r>
            <w:proofErr w:type="spellEnd"/>
          </w:p>
        </w:tc>
        <w:tc>
          <w:tcPr>
            <w:tcW w:w="960" w:type="dxa"/>
            <w:tcBorders>
              <w:top w:val="nil"/>
              <w:left w:val="nil"/>
              <w:bottom w:val="nil"/>
              <w:right w:val="nil"/>
            </w:tcBorders>
            <w:shd w:val="clear" w:color="auto" w:fill="auto"/>
            <w:noWrap/>
            <w:vAlign w:val="bottom"/>
            <w:hideMark/>
          </w:tcPr>
          <w:p w14:paraId="420D7F5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0.41</w:t>
            </w:r>
          </w:p>
        </w:tc>
        <w:tc>
          <w:tcPr>
            <w:tcW w:w="960" w:type="dxa"/>
            <w:tcBorders>
              <w:top w:val="nil"/>
              <w:left w:val="nil"/>
              <w:bottom w:val="nil"/>
              <w:right w:val="nil"/>
            </w:tcBorders>
            <w:shd w:val="clear" w:color="auto" w:fill="auto"/>
            <w:noWrap/>
            <w:vAlign w:val="bottom"/>
            <w:hideMark/>
          </w:tcPr>
          <w:p w14:paraId="1ADBFD0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0.13</w:t>
            </w:r>
          </w:p>
        </w:tc>
        <w:tc>
          <w:tcPr>
            <w:tcW w:w="960" w:type="dxa"/>
            <w:tcBorders>
              <w:top w:val="nil"/>
              <w:left w:val="nil"/>
              <w:bottom w:val="nil"/>
              <w:right w:val="nil"/>
            </w:tcBorders>
            <w:shd w:val="clear" w:color="auto" w:fill="auto"/>
            <w:noWrap/>
            <w:vAlign w:val="bottom"/>
            <w:hideMark/>
          </w:tcPr>
          <w:p w14:paraId="04870B7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4BD00C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0A605CCF" w14:textId="77777777" w:rsidTr="004F6583">
        <w:trPr>
          <w:trHeight w:val="290"/>
        </w:trPr>
        <w:tc>
          <w:tcPr>
            <w:tcW w:w="1700" w:type="dxa"/>
            <w:vMerge/>
            <w:tcBorders>
              <w:top w:val="nil"/>
              <w:left w:val="nil"/>
              <w:bottom w:val="single" w:sz="4" w:space="0" w:color="000000"/>
              <w:right w:val="nil"/>
            </w:tcBorders>
            <w:vAlign w:val="center"/>
            <w:hideMark/>
          </w:tcPr>
          <w:p w14:paraId="19AD1B2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0F6C1A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Lysimachia thyrsiflora</w:t>
            </w:r>
          </w:p>
        </w:tc>
        <w:tc>
          <w:tcPr>
            <w:tcW w:w="960" w:type="dxa"/>
            <w:tcBorders>
              <w:top w:val="single" w:sz="4" w:space="0" w:color="auto"/>
              <w:left w:val="nil"/>
              <w:bottom w:val="single" w:sz="4" w:space="0" w:color="auto"/>
              <w:right w:val="nil"/>
            </w:tcBorders>
            <w:shd w:val="clear" w:color="auto" w:fill="auto"/>
            <w:noWrap/>
            <w:vAlign w:val="bottom"/>
            <w:hideMark/>
          </w:tcPr>
          <w:p w14:paraId="356F85B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1268E4B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5D1A2A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4FE7CAE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0D1852D5" w14:textId="77777777" w:rsidTr="004F6583">
        <w:trPr>
          <w:trHeight w:val="290"/>
        </w:trPr>
        <w:tc>
          <w:tcPr>
            <w:tcW w:w="1700" w:type="dxa"/>
            <w:vMerge/>
            <w:tcBorders>
              <w:top w:val="nil"/>
              <w:left w:val="nil"/>
              <w:bottom w:val="single" w:sz="4" w:space="0" w:color="000000"/>
              <w:right w:val="nil"/>
            </w:tcBorders>
            <w:vAlign w:val="center"/>
            <w:hideMark/>
          </w:tcPr>
          <w:p w14:paraId="2DD536F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7AA32F6"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conglomeratus</w:t>
            </w:r>
            <w:proofErr w:type="spellEnd"/>
          </w:p>
        </w:tc>
        <w:tc>
          <w:tcPr>
            <w:tcW w:w="960" w:type="dxa"/>
            <w:tcBorders>
              <w:top w:val="nil"/>
              <w:left w:val="nil"/>
              <w:bottom w:val="nil"/>
              <w:right w:val="nil"/>
            </w:tcBorders>
            <w:shd w:val="clear" w:color="auto" w:fill="auto"/>
            <w:noWrap/>
            <w:vAlign w:val="bottom"/>
            <w:hideMark/>
          </w:tcPr>
          <w:p w14:paraId="0771FF0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3B518C7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28620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2EABBA5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0486C2A8" w14:textId="77777777" w:rsidTr="004F6583">
        <w:trPr>
          <w:trHeight w:val="290"/>
        </w:trPr>
        <w:tc>
          <w:tcPr>
            <w:tcW w:w="1700" w:type="dxa"/>
            <w:vMerge/>
            <w:tcBorders>
              <w:top w:val="nil"/>
              <w:left w:val="nil"/>
              <w:bottom w:val="single" w:sz="4" w:space="0" w:color="000000"/>
              <w:right w:val="nil"/>
            </w:tcBorders>
            <w:vAlign w:val="center"/>
            <w:hideMark/>
          </w:tcPr>
          <w:p w14:paraId="792E63D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3B8D3E6"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4A5D9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0.12</w:t>
            </w:r>
          </w:p>
        </w:tc>
        <w:tc>
          <w:tcPr>
            <w:tcW w:w="960" w:type="dxa"/>
            <w:tcBorders>
              <w:top w:val="single" w:sz="4" w:space="0" w:color="auto"/>
              <w:left w:val="nil"/>
              <w:bottom w:val="single" w:sz="4" w:space="0" w:color="auto"/>
              <w:right w:val="nil"/>
            </w:tcBorders>
            <w:shd w:val="clear" w:color="auto" w:fill="auto"/>
            <w:noWrap/>
            <w:vAlign w:val="bottom"/>
            <w:hideMark/>
          </w:tcPr>
          <w:p w14:paraId="498B42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single" w:sz="4" w:space="0" w:color="auto"/>
              <w:left w:val="nil"/>
              <w:bottom w:val="single" w:sz="4" w:space="0" w:color="auto"/>
              <w:right w:val="nil"/>
            </w:tcBorders>
            <w:shd w:val="clear" w:color="auto" w:fill="auto"/>
            <w:noWrap/>
            <w:vAlign w:val="bottom"/>
            <w:hideMark/>
          </w:tcPr>
          <w:p w14:paraId="7E7612A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12B6A93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098EC4F8" w14:textId="77777777" w:rsidTr="004F6583">
        <w:trPr>
          <w:trHeight w:val="290"/>
        </w:trPr>
        <w:tc>
          <w:tcPr>
            <w:tcW w:w="1700" w:type="dxa"/>
            <w:vMerge/>
            <w:tcBorders>
              <w:top w:val="nil"/>
              <w:left w:val="nil"/>
              <w:bottom w:val="single" w:sz="4" w:space="0" w:color="000000"/>
              <w:right w:val="nil"/>
            </w:tcBorders>
            <w:vAlign w:val="center"/>
            <w:hideMark/>
          </w:tcPr>
          <w:p w14:paraId="40E65D6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09B19DA"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Sagittaria</w:t>
            </w:r>
            <w:proofErr w:type="spellEnd"/>
            <w:r w:rsidRPr="004F6583">
              <w:rPr>
                <w:rFonts w:ascii="Arial" w:eastAsia="Times New Roman" w:hAnsi="Arial" w:cs="Arial"/>
                <w:i/>
                <w:iCs/>
                <w:sz w:val="20"/>
                <w:szCs w:val="20"/>
              </w:rPr>
              <w:t xml:space="preserve"> latifolia</w:t>
            </w:r>
          </w:p>
        </w:tc>
        <w:tc>
          <w:tcPr>
            <w:tcW w:w="960" w:type="dxa"/>
            <w:tcBorders>
              <w:top w:val="nil"/>
              <w:left w:val="nil"/>
              <w:bottom w:val="nil"/>
              <w:right w:val="nil"/>
            </w:tcBorders>
            <w:shd w:val="clear" w:color="auto" w:fill="auto"/>
            <w:noWrap/>
            <w:vAlign w:val="bottom"/>
            <w:hideMark/>
          </w:tcPr>
          <w:p w14:paraId="393BB8A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0.41</w:t>
            </w:r>
          </w:p>
        </w:tc>
        <w:tc>
          <w:tcPr>
            <w:tcW w:w="960" w:type="dxa"/>
            <w:tcBorders>
              <w:top w:val="nil"/>
              <w:left w:val="nil"/>
              <w:bottom w:val="nil"/>
              <w:right w:val="nil"/>
            </w:tcBorders>
            <w:shd w:val="clear" w:color="auto" w:fill="auto"/>
            <w:noWrap/>
            <w:vAlign w:val="bottom"/>
            <w:hideMark/>
          </w:tcPr>
          <w:p w14:paraId="4328C80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0E8F503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2B0568B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06255C91" w14:textId="77777777" w:rsidTr="004F6583">
        <w:trPr>
          <w:trHeight w:val="290"/>
        </w:trPr>
        <w:tc>
          <w:tcPr>
            <w:tcW w:w="1700" w:type="dxa"/>
            <w:vMerge/>
            <w:tcBorders>
              <w:top w:val="nil"/>
              <w:left w:val="nil"/>
              <w:bottom w:val="single" w:sz="4" w:space="0" w:color="000000"/>
              <w:right w:val="nil"/>
            </w:tcBorders>
            <w:vAlign w:val="center"/>
            <w:hideMark/>
          </w:tcPr>
          <w:p w14:paraId="4527101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6A0624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Schoenoplectus tabernaemontani</w:t>
            </w:r>
          </w:p>
        </w:tc>
        <w:tc>
          <w:tcPr>
            <w:tcW w:w="960" w:type="dxa"/>
            <w:tcBorders>
              <w:top w:val="single" w:sz="4" w:space="0" w:color="auto"/>
              <w:left w:val="nil"/>
              <w:bottom w:val="single" w:sz="4" w:space="0" w:color="auto"/>
              <w:right w:val="nil"/>
            </w:tcBorders>
            <w:shd w:val="clear" w:color="auto" w:fill="auto"/>
            <w:noWrap/>
            <w:vAlign w:val="bottom"/>
            <w:hideMark/>
          </w:tcPr>
          <w:p w14:paraId="51E7DCB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0.71</w:t>
            </w:r>
          </w:p>
        </w:tc>
        <w:tc>
          <w:tcPr>
            <w:tcW w:w="960" w:type="dxa"/>
            <w:tcBorders>
              <w:top w:val="single" w:sz="4" w:space="0" w:color="auto"/>
              <w:left w:val="nil"/>
              <w:bottom w:val="single" w:sz="4" w:space="0" w:color="auto"/>
              <w:right w:val="nil"/>
            </w:tcBorders>
            <w:shd w:val="clear" w:color="auto" w:fill="auto"/>
            <w:noWrap/>
            <w:vAlign w:val="bottom"/>
            <w:hideMark/>
          </w:tcPr>
          <w:p w14:paraId="470A5F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single" w:sz="4" w:space="0" w:color="auto"/>
              <w:left w:val="nil"/>
              <w:bottom w:val="single" w:sz="4" w:space="0" w:color="auto"/>
              <w:right w:val="nil"/>
            </w:tcBorders>
            <w:shd w:val="clear" w:color="auto" w:fill="auto"/>
            <w:noWrap/>
            <w:vAlign w:val="bottom"/>
            <w:hideMark/>
          </w:tcPr>
          <w:p w14:paraId="73FA918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6EAD37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2343262F" w14:textId="77777777" w:rsidTr="004F6583">
        <w:trPr>
          <w:trHeight w:val="290"/>
        </w:trPr>
        <w:tc>
          <w:tcPr>
            <w:tcW w:w="1700" w:type="dxa"/>
            <w:vMerge/>
            <w:tcBorders>
              <w:top w:val="nil"/>
              <w:left w:val="nil"/>
              <w:bottom w:val="single" w:sz="4" w:space="0" w:color="000000"/>
              <w:right w:val="nil"/>
            </w:tcBorders>
            <w:vAlign w:val="center"/>
            <w:hideMark/>
          </w:tcPr>
          <w:p w14:paraId="625CE9B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17FC0F1"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Festuca </w:t>
            </w:r>
            <w:proofErr w:type="spellStart"/>
            <w:r w:rsidRPr="004F6583">
              <w:rPr>
                <w:rFonts w:ascii="Arial" w:eastAsia="Times New Roman" w:hAnsi="Arial" w:cs="Arial"/>
                <w:i/>
                <w:iCs/>
                <w:sz w:val="20"/>
                <w:szCs w:val="20"/>
              </w:rPr>
              <w:t>arundinacea</w:t>
            </w:r>
            <w:proofErr w:type="spellEnd"/>
          </w:p>
        </w:tc>
        <w:tc>
          <w:tcPr>
            <w:tcW w:w="960" w:type="dxa"/>
            <w:tcBorders>
              <w:top w:val="nil"/>
              <w:left w:val="nil"/>
              <w:bottom w:val="nil"/>
              <w:right w:val="nil"/>
            </w:tcBorders>
            <w:shd w:val="clear" w:color="auto" w:fill="auto"/>
            <w:noWrap/>
            <w:vAlign w:val="bottom"/>
            <w:hideMark/>
          </w:tcPr>
          <w:p w14:paraId="3D19A9C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1C92208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2CF7164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1760" w:type="dxa"/>
            <w:tcBorders>
              <w:top w:val="nil"/>
              <w:left w:val="nil"/>
              <w:bottom w:val="single" w:sz="4" w:space="0" w:color="auto"/>
              <w:right w:val="nil"/>
            </w:tcBorders>
            <w:shd w:val="clear" w:color="auto" w:fill="auto"/>
            <w:noWrap/>
            <w:vAlign w:val="bottom"/>
            <w:hideMark/>
          </w:tcPr>
          <w:p w14:paraId="1E1EEBA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-82.14</w:t>
            </w:r>
          </w:p>
        </w:tc>
      </w:tr>
      <w:tr w:rsidR="004F6583" w:rsidRPr="004F6583" w14:paraId="7DF3D18A" w14:textId="77777777" w:rsidTr="004F6583">
        <w:trPr>
          <w:trHeight w:val="290"/>
        </w:trPr>
        <w:tc>
          <w:tcPr>
            <w:tcW w:w="1700" w:type="dxa"/>
            <w:vMerge/>
            <w:tcBorders>
              <w:top w:val="nil"/>
              <w:left w:val="nil"/>
              <w:bottom w:val="single" w:sz="4" w:space="0" w:color="000000"/>
              <w:right w:val="nil"/>
            </w:tcBorders>
            <w:vAlign w:val="center"/>
            <w:hideMark/>
          </w:tcPr>
          <w:p w14:paraId="621C9B9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E8A94E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257F24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0.32</w:t>
            </w:r>
          </w:p>
        </w:tc>
        <w:tc>
          <w:tcPr>
            <w:tcW w:w="960" w:type="dxa"/>
            <w:tcBorders>
              <w:top w:val="single" w:sz="4" w:space="0" w:color="auto"/>
              <w:left w:val="nil"/>
              <w:bottom w:val="single" w:sz="4" w:space="0" w:color="auto"/>
              <w:right w:val="nil"/>
            </w:tcBorders>
            <w:shd w:val="clear" w:color="auto" w:fill="auto"/>
            <w:noWrap/>
            <w:vAlign w:val="bottom"/>
            <w:hideMark/>
          </w:tcPr>
          <w:p w14:paraId="19AC1B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0.68</w:t>
            </w:r>
          </w:p>
        </w:tc>
        <w:tc>
          <w:tcPr>
            <w:tcW w:w="960" w:type="dxa"/>
            <w:tcBorders>
              <w:top w:val="single" w:sz="4" w:space="0" w:color="auto"/>
              <w:left w:val="nil"/>
              <w:bottom w:val="single" w:sz="4" w:space="0" w:color="auto"/>
              <w:right w:val="nil"/>
            </w:tcBorders>
            <w:shd w:val="clear" w:color="auto" w:fill="auto"/>
            <w:noWrap/>
            <w:vAlign w:val="bottom"/>
            <w:hideMark/>
          </w:tcPr>
          <w:p w14:paraId="7A9EA1B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1760" w:type="dxa"/>
            <w:tcBorders>
              <w:top w:val="nil"/>
              <w:left w:val="nil"/>
              <w:bottom w:val="single" w:sz="4" w:space="0" w:color="auto"/>
              <w:right w:val="nil"/>
            </w:tcBorders>
            <w:shd w:val="clear" w:color="auto" w:fill="auto"/>
            <w:noWrap/>
            <w:vAlign w:val="bottom"/>
            <w:hideMark/>
          </w:tcPr>
          <w:p w14:paraId="32AEFB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-82.14</w:t>
            </w:r>
          </w:p>
        </w:tc>
      </w:tr>
      <w:tr w:rsidR="004F6583" w:rsidRPr="004F6583" w14:paraId="437BB44A" w14:textId="77777777" w:rsidTr="004F6583">
        <w:trPr>
          <w:trHeight w:val="290"/>
        </w:trPr>
        <w:tc>
          <w:tcPr>
            <w:tcW w:w="1700" w:type="dxa"/>
            <w:vMerge/>
            <w:tcBorders>
              <w:top w:val="nil"/>
              <w:left w:val="nil"/>
              <w:bottom w:val="single" w:sz="4" w:space="0" w:color="000000"/>
              <w:right w:val="nil"/>
            </w:tcBorders>
            <w:vAlign w:val="center"/>
            <w:hideMark/>
          </w:tcPr>
          <w:p w14:paraId="0DBA8C2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9E7E2B"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Bidens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cernua</w:t>
            </w:r>
            <w:proofErr w:type="spellEnd"/>
          </w:p>
        </w:tc>
        <w:tc>
          <w:tcPr>
            <w:tcW w:w="960" w:type="dxa"/>
            <w:tcBorders>
              <w:top w:val="nil"/>
              <w:left w:val="nil"/>
              <w:bottom w:val="nil"/>
              <w:right w:val="nil"/>
            </w:tcBorders>
            <w:shd w:val="clear" w:color="auto" w:fill="auto"/>
            <w:noWrap/>
            <w:vAlign w:val="bottom"/>
            <w:hideMark/>
          </w:tcPr>
          <w:p w14:paraId="035B099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0.47</w:t>
            </w:r>
          </w:p>
        </w:tc>
        <w:tc>
          <w:tcPr>
            <w:tcW w:w="960" w:type="dxa"/>
            <w:tcBorders>
              <w:top w:val="nil"/>
              <w:left w:val="nil"/>
              <w:bottom w:val="nil"/>
              <w:right w:val="nil"/>
            </w:tcBorders>
            <w:shd w:val="clear" w:color="auto" w:fill="auto"/>
            <w:noWrap/>
            <w:vAlign w:val="bottom"/>
            <w:hideMark/>
          </w:tcPr>
          <w:p w14:paraId="568BDB1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0.13</w:t>
            </w:r>
          </w:p>
        </w:tc>
        <w:tc>
          <w:tcPr>
            <w:tcW w:w="960" w:type="dxa"/>
            <w:tcBorders>
              <w:top w:val="nil"/>
              <w:left w:val="nil"/>
              <w:bottom w:val="nil"/>
              <w:right w:val="nil"/>
            </w:tcBorders>
            <w:shd w:val="clear" w:color="auto" w:fill="auto"/>
            <w:noWrap/>
            <w:vAlign w:val="bottom"/>
            <w:hideMark/>
          </w:tcPr>
          <w:p w14:paraId="4E61F20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1760" w:type="dxa"/>
            <w:tcBorders>
              <w:top w:val="nil"/>
              <w:left w:val="nil"/>
              <w:bottom w:val="single" w:sz="4" w:space="0" w:color="auto"/>
              <w:right w:val="nil"/>
            </w:tcBorders>
            <w:shd w:val="clear" w:color="auto" w:fill="auto"/>
            <w:noWrap/>
            <w:vAlign w:val="bottom"/>
            <w:hideMark/>
          </w:tcPr>
          <w:p w14:paraId="1E8DDD9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-78.57</w:t>
            </w:r>
          </w:p>
        </w:tc>
      </w:tr>
      <w:tr w:rsidR="004F6583" w:rsidRPr="004F6583" w14:paraId="1E042118" w14:textId="77777777" w:rsidTr="004F6583">
        <w:trPr>
          <w:trHeight w:val="290"/>
        </w:trPr>
        <w:tc>
          <w:tcPr>
            <w:tcW w:w="1700" w:type="dxa"/>
            <w:vMerge/>
            <w:tcBorders>
              <w:top w:val="nil"/>
              <w:left w:val="nil"/>
              <w:bottom w:val="single" w:sz="4" w:space="0" w:color="000000"/>
              <w:right w:val="nil"/>
            </w:tcBorders>
            <w:vAlign w:val="center"/>
            <w:hideMark/>
          </w:tcPr>
          <w:p w14:paraId="7BC0561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CB2CC8E"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Sidalcia</w:t>
            </w:r>
            <w:proofErr w:type="spellEnd"/>
            <w:r w:rsidRPr="004F6583">
              <w:rPr>
                <w:rFonts w:ascii="Arial" w:eastAsia="Times New Roman" w:hAnsi="Arial" w:cs="Arial"/>
                <w:i/>
                <w:iCs/>
                <w:sz w:val="20"/>
                <w:szCs w:val="20"/>
              </w:rPr>
              <w:t xml:space="preserve">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125E19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3EF80ED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single" w:sz="4" w:space="0" w:color="auto"/>
              <w:left w:val="nil"/>
              <w:bottom w:val="single" w:sz="4" w:space="0" w:color="auto"/>
              <w:right w:val="nil"/>
            </w:tcBorders>
            <w:shd w:val="clear" w:color="auto" w:fill="auto"/>
            <w:noWrap/>
            <w:vAlign w:val="bottom"/>
            <w:hideMark/>
          </w:tcPr>
          <w:p w14:paraId="4D5F0D6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1760" w:type="dxa"/>
            <w:tcBorders>
              <w:top w:val="nil"/>
              <w:left w:val="nil"/>
              <w:bottom w:val="single" w:sz="4" w:space="0" w:color="auto"/>
              <w:right w:val="nil"/>
            </w:tcBorders>
            <w:shd w:val="clear" w:color="auto" w:fill="auto"/>
            <w:noWrap/>
            <w:vAlign w:val="bottom"/>
            <w:hideMark/>
          </w:tcPr>
          <w:p w14:paraId="5290F49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-78.57</w:t>
            </w:r>
          </w:p>
        </w:tc>
      </w:tr>
      <w:tr w:rsidR="004F6583" w:rsidRPr="004F6583" w14:paraId="52BAFD4A" w14:textId="77777777" w:rsidTr="004F6583">
        <w:trPr>
          <w:trHeight w:val="290"/>
        </w:trPr>
        <w:tc>
          <w:tcPr>
            <w:tcW w:w="1700" w:type="dxa"/>
            <w:vMerge/>
            <w:tcBorders>
              <w:top w:val="nil"/>
              <w:left w:val="nil"/>
              <w:bottom w:val="single" w:sz="4" w:space="0" w:color="000000"/>
              <w:right w:val="nil"/>
            </w:tcBorders>
            <w:vAlign w:val="center"/>
            <w:hideMark/>
          </w:tcPr>
          <w:p w14:paraId="1F76603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B554D2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Salix lasiandra</w:t>
            </w:r>
          </w:p>
        </w:tc>
        <w:tc>
          <w:tcPr>
            <w:tcW w:w="960" w:type="dxa"/>
            <w:tcBorders>
              <w:top w:val="nil"/>
              <w:left w:val="nil"/>
              <w:bottom w:val="nil"/>
              <w:right w:val="nil"/>
            </w:tcBorders>
            <w:shd w:val="clear" w:color="auto" w:fill="auto"/>
            <w:noWrap/>
            <w:vAlign w:val="bottom"/>
            <w:hideMark/>
          </w:tcPr>
          <w:p w14:paraId="327CEB9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7D65E7D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497B74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1760" w:type="dxa"/>
            <w:tcBorders>
              <w:top w:val="nil"/>
              <w:left w:val="nil"/>
              <w:bottom w:val="single" w:sz="4" w:space="0" w:color="auto"/>
              <w:right w:val="nil"/>
            </w:tcBorders>
            <w:shd w:val="clear" w:color="auto" w:fill="auto"/>
            <w:noWrap/>
            <w:vAlign w:val="bottom"/>
            <w:hideMark/>
          </w:tcPr>
          <w:p w14:paraId="203CAC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-71.43</w:t>
            </w:r>
          </w:p>
        </w:tc>
      </w:tr>
      <w:tr w:rsidR="004F6583" w:rsidRPr="004F6583" w14:paraId="5321D2D4" w14:textId="77777777" w:rsidTr="004F6583">
        <w:trPr>
          <w:trHeight w:val="290"/>
        </w:trPr>
        <w:tc>
          <w:tcPr>
            <w:tcW w:w="1700" w:type="dxa"/>
            <w:vMerge/>
            <w:tcBorders>
              <w:top w:val="nil"/>
              <w:left w:val="nil"/>
              <w:bottom w:val="single" w:sz="4" w:space="0" w:color="000000"/>
              <w:right w:val="nil"/>
            </w:tcBorders>
            <w:vAlign w:val="center"/>
            <w:hideMark/>
          </w:tcPr>
          <w:p w14:paraId="6A93CFA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393313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00D3A6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0.79</w:t>
            </w:r>
          </w:p>
        </w:tc>
        <w:tc>
          <w:tcPr>
            <w:tcW w:w="960" w:type="dxa"/>
            <w:tcBorders>
              <w:top w:val="single" w:sz="4" w:space="0" w:color="auto"/>
              <w:left w:val="nil"/>
              <w:bottom w:val="single" w:sz="4" w:space="0" w:color="auto"/>
              <w:right w:val="nil"/>
            </w:tcBorders>
            <w:shd w:val="clear" w:color="auto" w:fill="auto"/>
            <w:noWrap/>
            <w:vAlign w:val="bottom"/>
            <w:hideMark/>
          </w:tcPr>
          <w:p w14:paraId="52B2090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0.35</w:t>
            </w:r>
          </w:p>
        </w:tc>
        <w:tc>
          <w:tcPr>
            <w:tcW w:w="960" w:type="dxa"/>
            <w:tcBorders>
              <w:top w:val="single" w:sz="4" w:space="0" w:color="auto"/>
              <w:left w:val="nil"/>
              <w:bottom w:val="single" w:sz="4" w:space="0" w:color="auto"/>
              <w:right w:val="nil"/>
            </w:tcBorders>
            <w:shd w:val="clear" w:color="auto" w:fill="auto"/>
            <w:noWrap/>
            <w:vAlign w:val="bottom"/>
            <w:hideMark/>
          </w:tcPr>
          <w:p w14:paraId="1311C24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nil"/>
              <w:left w:val="nil"/>
              <w:bottom w:val="single" w:sz="4" w:space="0" w:color="auto"/>
              <w:right w:val="nil"/>
            </w:tcBorders>
            <w:shd w:val="clear" w:color="auto" w:fill="auto"/>
            <w:noWrap/>
            <w:vAlign w:val="bottom"/>
            <w:hideMark/>
          </w:tcPr>
          <w:p w14:paraId="2B57674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-60.71</w:t>
            </w:r>
          </w:p>
        </w:tc>
      </w:tr>
      <w:tr w:rsidR="004F6583" w:rsidRPr="004F6583" w14:paraId="12B0B013" w14:textId="77777777" w:rsidTr="004F6583">
        <w:trPr>
          <w:trHeight w:val="290"/>
        </w:trPr>
        <w:tc>
          <w:tcPr>
            <w:tcW w:w="1700" w:type="dxa"/>
            <w:vMerge/>
            <w:tcBorders>
              <w:top w:val="nil"/>
              <w:left w:val="nil"/>
              <w:bottom w:val="single" w:sz="4" w:space="0" w:color="000000"/>
              <w:right w:val="nil"/>
            </w:tcBorders>
            <w:vAlign w:val="center"/>
            <w:hideMark/>
          </w:tcPr>
          <w:p w14:paraId="53A1E62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5076FE4"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095C2BC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3007989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2E753D3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nil"/>
              <w:left w:val="nil"/>
              <w:bottom w:val="single" w:sz="4" w:space="0" w:color="auto"/>
              <w:right w:val="nil"/>
            </w:tcBorders>
            <w:shd w:val="clear" w:color="auto" w:fill="auto"/>
            <w:noWrap/>
            <w:vAlign w:val="bottom"/>
            <w:hideMark/>
          </w:tcPr>
          <w:p w14:paraId="62B9F31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-60.71</w:t>
            </w:r>
          </w:p>
        </w:tc>
      </w:tr>
      <w:tr w:rsidR="004F6583" w:rsidRPr="004F6583" w14:paraId="7291DC25" w14:textId="77777777" w:rsidTr="004F6583">
        <w:trPr>
          <w:trHeight w:val="290"/>
        </w:trPr>
        <w:tc>
          <w:tcPr>
            <w:tcW w:w="1700" w:type="dxa"/>
            <w:vMerge/>
            <w:tcBorders>
              <w:top w:val="nil"/>
              <w:left w:val="nil"/>
              <w:bottom w:val="single" w:sz="4" w:space="0" w:color="000000"/>
              <w:right w:val="nil"/>
            </w:tcBorders>
            <w:vAlign w:val="center"/>
            <w:hideMark/>
          </w:tcPr>
          <w:p w14:paraId="1F5F8B2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F69AD6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042F4E8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0.59</w:t>
            </w:r>
          </w:p>
        </w:tc>
        <w:tc>
          <w:tcPr>
            <w:tcW w:w="960" w:type="dxa"/>
            <w:tcBorders>
              <w:top w:val="single" w:sz="4" w:space="0" w:color="auto"/>
              <w:left w:val="nil"/>
              <w:bottom w:val="single" w:sz="4" w:space="0" w:color="auto"/>
              <w:right w:val="nil"/>
            </w:tcBorders>
            <w:shd w:val="clear" w:color="auto" w:fill="auto"/>
            <w:noWrap/>
            <w:vAlign w:val="bottom"/>
            <w:hideMark/>
          </w:tcPr>
          <w:p w14:paraId="25E3297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0.35</w:t>
            </w:r>
          </w:p>
        </w:tc>
        <w:tc>
          <w:tcPr>
            <w:tcW w:w="960" w:type="dxa"/>
            <w:tcBorders>
              <w:top w:val="single" w:sz="4" w:space="0" w:color="auto"/>
              <w:left w:val="nil"/>
              <w:bottom w:val="single" w:sz="4" w:space="0" w:color="auto"/>
              <w:right w:val="nil"/>
            </w:tcBorders>
            <w:shd w:val="clear" w:color="auto" w:fill="auto"/>
            <w:noWrap/>
            <w:vAlign w:val="bottom"/>
            <w:hideMark/>
          </w:tcPr>
          <w:p w14:paraId="16B99C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0.43</w:t>
            </w:r>
          </w:p>
        </w:tc>
        <w:tc>
          <w:tcPr>
            <w:tcW w:w="1760" w:type="dxa"/>
            <w:tcBorders>
              <w:top w:val="nil"/>
              <w:left w:val="nil"/>
              <w:bottom w:val="single" w:sz="4" w:space="0" w:color="auto"/>
              <w:right w:val="nil"/>
            </w:tcBorders>
            <w:shd w:val="clear" w:color="auto" w:fill="auto"/>
            <w:noWrap/>
            <w:vAlign w:val="bottom"/>
            <w:hideMark/>
          </w:tcPr>
          <w:p w14:paraId="69B8D35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-57.14</w:t>
            </w:r>
          </w:p>
        </w:tc>
      </w:tr>
      <w:tr w:rsidR="004F6583" w:rsidRPr="004F6583" w14:paraId="1AE45E18" w14:textId="77777777" w:rsidTr="004F6583">
        <w:trPr>
          <w:trHeight w:val="290"/>
        </w:trPr>
        <w:tc>
          <w:tcPr>
            <w:tcW w:w="1700" w:type="dxa"/>
            <w:vMerge/>
            <w:tcBorders>
              <w:top w:val="nil"/>
              <w:left w:val="nil"/>
              <w:bottom w:val="single" w:sz="4" w:space="0" w:color="000000"/>
              <w:right w:val="nil"/>
            </w:tcBorders>
            <w:vAlign w:val="center"/>
            <w:hideMark/>
          </w:tcPr>
          <w:p w14:paraId="60B7623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63FABA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Lathyrus palustris</w:t>
            </w:r>
          </w:p>
        </w:tc>
        <w:tc>
          <w:tcPr>
            <w:tcW w:w="960" w:type="dxa"/>
            <w:tcBorders>
              <w:top w:val="nil"/>
              <w:left w:val="nil"/>
              <w:bottom w:val="nil"/>
              <w:right w:val="nil"/>
            </w:tcBorders>
            <w:shd w:val="clear" w:color="auto" w:fill="auto"/>
            <w:noWrap/>
            <w:vAlign w:val="bottom"/>
            <w:hideMark/>
          </w:tcPr>
          <w:p w14:paraId="03A9E19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273F49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41FC141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0.46</w:t>
            </w:r>
          </w:p>
        </w:tc>
        <w:tc>
          <w:tcPr>
            <w:tcW w:w="1760" w:type="dxa"/>
            <w:tcBorders>
              <w:top w:val="nil"/>
              <w:left w:val="nil"/>
              <w:bottom w:val="single" w:sz="4" w:space="0" w:color="auto"/>
              <w:right w:val="nil"/>
            </w:tcBorders>
            <w:shd w:val="clear" w:color="auto" w:fill="auto"/>
            <w:noWrap/>
            <w:vAlign w:val="bottom"/>
            <w:hideMark/>
          </w:tcPr>
          <w:p w14:paraId="7E9AFCE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-53.57</w:t>
            </w:r>
          </w:p>
        </w:tc>
      </w:tr>
      <w:tr w:rsidR="004F6583" w:rsidRPr="004F6583" w14:paraId="657FDD7C" w14:textId="77777777" w:rsidTr="004F6583">
        <w:trPr>
          <w:trHeight w:val="290"/>
        </w:trPr>
        <w:tc>
          <w:tcPr>
            <w:tcW w:w="1700" w:type="dxa"/>
            <w:vMerge/>
            <w:tcBorders>
              <w:top w:val="nil"/>
              <w:left w:val="nil"/>
              <w:bottom w:val="single" w:sz="4" w:space="0" w:color="000000"/>
              <w:right w:val="nil"/>
            </w:tcBorders>
            <w:vAlign w:val="center"/>
            <w:hideMark/>
          </w:tcPr>
          <w:p w14:paraId="45FA791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5042DF0"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Potentilla </w:t>
            </w:r>
            <w:proofErr w:type="spellStart"/>
            <w:r w:rsidRPr="004F6583">
              <w:rPr>
                <w:rFonts w:ascii="Arial" w:eastAsia="Times New Roman" w:hAnsi="Arial" w:cs="Arial"/>
                <w:i/>
                <w:iCs/>
                <w:sz w:val="20"/>
                <w:szCs w:val="20"/>
              </w:rPr>
              <w:t>pacifica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C632E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960" w:type="dxa"/>
            <w:tcBorders>
              <w:top w:val="single" w:sz="4" w:space="0" w:color="auto"/>
              <w:left w:val="nil"/>
              <w:bottom w:val="single" w:sz="4" w:space="0" w:color="auto"/>
              <w:right w:val="nil"/>
            </w:tcBorders>
            <w:shd w:val="clear" w:color="auto" w:fill="auto"/>
            <w:noWrap/>
            <w:vAlign w:val="bottom"/>
            <w:hideMark/>
          </w:tcPr>
          <w:p w14:paraId="03EB593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0.74</w:t>
            </w:r>
          </w:p>
        </w:tc>
        <w:tc>
          <w:tcPr>
            <w:tcW w:w="960" w:type="dxa"/>
            <w:tcBorders>
              <w:top w:val="single" w:sz="4" w:space="0" w:color="auto"/>
              <w:left w:val="nil"/>
              <w:bottom w:val="single" w:sz="4" w:space="0" w:color="auto"/>
              <w:right w:val="nil"/>
            </w:tcBorders>
            <w:shd w:val="clear" w:color="auto" w:fill="auto"/>
            <w:noWrap/>
            <w:vAlign w:val="bottom"/>
            <w:hideMark/>
          </w:tcPr>
          <w:p w14:paraId="76CB0D7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0.79</w:t>
            </w:r>
          </w:p>
        </w:tc>
        <w:tc>
          <w:tcPr>
            <w:tcW w:w="1760" w:type="dxa"/>
            <w:tcBorders>
              <w:top w:val="nil"/>
              <w:left w:val="nil"/>
              <w:bottom w:val="single" w:sz="4" w:space="0" w:color="auto"/>
              <w:right w:val="nil"/>
            </w:tcBorders>
            <w:shd w:val="clear" w:color="auto" w:fill="auto"/>
            <w:noWrap/>
            <w:vAlign w:val="bottom"/>
            <w:hideMark/>
          </w:tcPr>
          <w:p w14:paraId="66D070A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-21.43</w:t>
            </w:r>
          </w:p>
        </w:tc>
      </w:tr>
      <w:tr w:rsidR="004F6583" w:rsidRPr="004F6583" w14:paraId="59ABB394" w14:textId="77777777" w:rsidTr="004F6583">
        <w:trPr>
          <w:trHeight w:val="290"/>
        </w:trPr>
        <w:tc>
          <w:tcPr>
            <w:tcW w:w="1700" w:type="dxa"/>
            <w:vMerge/>
            <w:tcBorders>
              <w:top w:val="nil"/>
              <w:left w:val="nil"/>
              <w:bottom w:val="single" w:sz="4" w:space="0" w:color="000000"/>
              <w:right w:val="nil"/>
            </w:tcBorders>
            <w:vAlign w:val="center"/>
            <w:hideMark/>
          </w:tcPr>
          <w:p w14:paraId="7560DE2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0382F0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Impatiens </w:t>
            </w:r>
            <w:proofErr w:type="spellStart"/>
            <w:r w:rsidRPr="004F6583">
              <w:rPr>
                <w:rFonts w:ascii="Arial" w:eastAsia="Times New Roman" w:hAnsi="Arial" w:cs="Arial"/>
                <w:i/>
                <w:iCs/>
                <w:sz w:val="20"/>
                <w:szCs w:val="20"/>
              </w:rPr>
              <w:t>capensis</w:t>
            </w:r>
            <w:proofErr w:type="spellEnd"/>
          </w:p>
        </w:tc>
        <w:tc>
          <w:tcPr>
            <w:tcW w:w="960" w:type="dxa"/>
            <w:tcBorders>
              <w:top w:val="nil"/>
              <w:left w:val="nil"/>
              <w:bottom w:val="nil"/>
              <w:right w:val="nil"/>
            </w:tcBorders>
            <w:shd w:val="clear" w:color="auto" w:fill="auto"/>
            <w:noWrap/>
            <w:vAlign w:val="bottom"/>
            <w:hideMark/>
          </w:tcPr>
          <w:p w14:paraId="2671E34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nil"/>
              <w:left w:val="nil"/>
              <w:bottom w:val="nil"/>
              <w:right w:val="nil"/>
            </w:tcBorders>
            <w:shd w:val="clear" w:color="auto" w:fill="auto"/>
            <w:noWrap/>
            <w:vAlign w:val="bottom"/>
            <w:hideMark/>
          </w:tcPr>
          <w:p w14:paraId="7A2A22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1.06</w:t>
            </w:r>
          </w:p>
        </w:tc>
        <w:tc>
          <w:tcPr>
            <w:tcW w:w="960" w:type="dxa"/>
            <w:tcBorders>
              <w:top w:val="nil"/>
              <w:left w:val="nil"/>
              <w:bottom w:val="nil"/>
              <w:right w:val="nil"/>
            </w:tcBorders>
            <w:shd w:val="clear" w:color="auto" w:fill="auto"/>
            <w:noWrap/>
            <w:vAlign w:val="bottom"/>
            <w:hideMark/>
          </w:tcPr>
          <w:p w14:paraId="3D7B137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0.86</w:t>
            </w:r>
          </w:p>
        </w:tc>
        <w:tc>
          <w:tcPr>
            <w:tcW w:w="1760" w:type="dxa"/>
            <w:tcBorders>
              <w:top w:val="nil"/>
              <w:left w:val="nil"/>
              <w:bottom w:val="single" w:sz="4" w:space="0" w:color="auto"/>
              <w:right w:val="nil"/>
            </w:tcBorders>
            <w:shd w:val="clear" w:color="auto" w:fill="auto"/>
            <w:noWrap/>
            <w:vAlign w:val="bottom"/>
            <w:hideMark/>
          </w:tcPr>
          <w:p w14:paraId="35A6C3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-14.29</w:t>
            </w:r>
          </w:p>
        </w:tc>
      </w:tr>
      <w:tr w:rsidR="004F6583" w:rsidRPr="004F6583" w14:paraId="71521AD2" w14:textId="77777777" w:rsidTr="004F6583">
        <w:trPr>
          <w:trHeight w:val="290"/>
        </w:trPr>
        <w:tc>
          <w:tcPr>
            <w:tcW w:w="1700" w:type="dxa"/>
            <w:vMerge/>
            <w:tcBorders>
              <w:top w:val="nil"/>
              <w:left w:val="nil"/>
              <w:bottom w:val="single" w:sz="4" w:space="0" w:color="000000"/>
              <w:right w:val="nil"/>
            </w:tcBorders>
            <w:vAlign w:val="center"/>
            <w:hideMark/>
          </w:tcPr>
          <w:p w14:paraId="2B15288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5C0B53B"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2CF591B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1.85</w:t>
            </w:r>
          </w:p>
        </w:tc>
        <w:tc>
          <w:tcPr>
            <w:tcW w:w="960" w:type="dxa"/>
            <w:tcBorders>
              <w:top w:val="single" w:sz="4" w:space="0" w:color="auto"/>
              <w:left w:val="nil"/>
              <w:bottom w:val="single" w:sz="4" w:space="0" w:color="auto"/>
              <w:right w:val="nil"/>
            </w:tcBorders>
            <w:shd w:val="clear" w:color="auto" w:fill="auto"/>
            <w:noWrap/>
            <w:vAlign w:val="bottom"/>
            <w:hideMark/>
          </w:tcPr>
          <w:p w14:paraId="63E502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2.32</w:t>
            </w:r>
          </w:p>
        </w:tc>
        <w:tc>
          <w:tcPr>
            <w:tcW w:w="960" w:type="dxa"/>
            <w:tcBorders>
              <w:top w:val="single" w:sz="4" w:space="0" w:color="auto"/>
              <w:left w:val="nil"/>
              <w:bottom w:val="single" w:sz="4" w:space="0" w:color="auto"/>
              <w:right w:val="nil"/>
            </w:tcBorders>
            <w:shd w:val="clear" w:color="auto" w:fill="auto"/>
            <w:noWrap/>
            <w:vAlign w:val="bottom"/>
            <w:hideMark/>
          </w:tcPr>
          <w:p w14:paraId="63A8ADE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1.25</w:t>
            </w:r>
          </w:p>
        </w:tc>
        <w:tc>
          <w:tcPr>
            <w:tcW w:w="1760" w:type="dxa"/>
            <w:tcBorders>
              <w:top w:val="nil"/>
              <w:left w:val="nil"/>
              <w:bottom w:val="single" w:sz="4" w:space="0" w:color="auto"/>
              <w:right w:val="nil"/>
            </w:tcBorders>
            <w:shd w:val="clear" w:color="auto" w:fill="auto"/>
            <w:noWrap/>
            <w:vAlign w:val="bottom"/>
            <w:hideMark/>
          </w:tcPr>
          <w:p w14:paraId="5924BC2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25.00</w:t>
            </w:r>
          </w:p>
        </w:tc>
      </w:tr>
      <w:tr w:rsidR="004F6583" w:rsidRPr="004F6583" w14:paraId="2AE6EFE7" w14:textId="77777777" w:rsidTr="004F6583">
        <w:trPr>
          <w:trHeight w:val="290"/>
        </w:trPr>
        <w:tc>
          <w:tcPr>
            <w:tcW w:w="1700" w:type="dxa"/>
            <w:vMerge/>
            <w:tcBorders>
              <w:top w:val="nil"/>
              <w:left w:val="nil"/>
              <w:bottom w:val="single" w:sz="4" w:space="0" w:color="000000"/>
              <w:right w:val="nil"/>
            </w:tcBorders>
            <w:vAlign w:val="center"/>
            <w:hideMark/>
          </w:tcPr>
          <w:p w14:paraId="75DBEC8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10D521B" w14:textId="77777777" w:rsidR="004F6583" w:rsidRPr="004F6583" w:rsidRDefault="004F6583" w:rsidP="004F6583">
            <w:pPr>
              <w:spacing w:after="0" w:line="240" w:lineRule="auto"/>
              <w:rPr>
                <w:rFonts w:ascii="Arial" w:eastAsia="Times New Roman" w:hAnsi="Arial" w:cs="Arial"/>
                <w:i/>
                <w:iCs/>
                <w:sz w:val="20"/>
                <w:szCs w:val="20"/>
              </w:rPr>
            </w:pPr>
            <w:commentRangeStart w:id="519"/>
            <w:r w:rsidRPr="004F6583">
              <w:rPr>
                <w:rFonts w:ascii="Arial" w:eastAsia="Times New Roman" w:hAnsi="Arial" w:cs="Arial"/>
                <w:i/>
                <w:iCs/>
                <w:sz w:val="20"/>
                <w:szCs w:val="20"/>
              </w:rPr>
              <w:t>Carex lyngbyei</w:t>
            </w:r>
          </w:p>
        </w:tc>
        <w:tc>
          <w:tcPr>
            <w:tcW w:w="960" w:type="dxa"/>
            <w:tcBorders>
              <w:top w:val="nil"/>
              <w:left w:val="nil"/>
              <w:bottom w:val="nil"/>
              <w:right w:val="nil"/>
            </w:tcBorders>
            <w:shd w:val="clear" w:color="auto" w:fill="auto"/>
            <w:noWrap/>
            <w:vAlign w:val="bottom"/>
            <w:hideMark/>
          </w:tcPr>
          <w:p w14:paraId="47139AA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2.97</w:t>
            </w:r>
          </w:p>
        </w:tc>
        <w:tc>
          <w:tcPr>
            <w:tcW w:w="960" w:type="dxa"/>
            <w:tcBorders>
              <w:top w:val="nil"/>
              <w:left w:val="nil"/>
              <w:bottom w:val="nil"/>
              <w:right w:val="nil"/>
            </w:tcBorders>
            <w:shd w:val="clear" w:color="auto" w:fill="auto"/>
            <w:noWrap/>
            <w:vAlign w:val="bottom"/>
            <w:hideMark/>
          </w:tcPr>
          <w:p w14:paraId="5621693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3.03</w:t>
            </w:r>
          </w:p>
        </w:tc>
        <w:tc>
          <w:tcPr>
            <w:tcW w:w="960" w:type="dxa"/>
            <w:tcBorders>
              <w:top w:val="nil"/>
              <w:left w:val="nil"/>
              <w:bottom w:val="nil"/>
              <w:right w:val="nil"/>
            </w:tcBorders>
            <w:shd w:val="clear" w:color="auto" w:fill="auto"/>
            <w:noWrap/>
            <w:vAlign w:val="bottom"/>
            <w:hideMark/>
          </w:tcPr>
          <w:p w14:paraId="5ACD32D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1.93</w:t>
            </w:r>
          </w:p>
        </w:tc>
        <w:tc>
          <w:tcPr>
            <w:tcW w:w="1760" w:type="dxa"/>
            <w:tcBorders>
              <w:top w:val="nil"/>
              <w:left w:val="nil"/>
              <w:bottom w:val="single" w:sz="4" w:space="0" w:color="auto"/>
              <w:right w:val="nil"/>
            </w:tcBorders>
            <w:shd w:val="clear" w:color="auto" w:fill="auto"/>
            <w:noWrap/>
            <w:vAlign w:val="bottom"/>
            <w:hideMark/>
          </w:tcPr>
          <w:p w14:paraId="0D23A1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commentRangeEnd w:id="519"/>
            <w:r w:rsidR="00401CF6">
              <w:rPr>
                <w:rStyle w:val="CommentReference"/>
              </w:rPr>
              <w:commentReference w:id="519"/>
            </w:r>
          </w:p>
        </w:tc>
      </w:tr>
      <w:tr w:rsidR="004F6583" w:rsidRPr="004F6583" w14:paraId="3A180EE1" w14:textId="77777777" w:rsidTr="004F6583">
        <w:trPr>
          <w:trHeight w:val="290"/>
        </w:trPr>
        <w:tc>
          <w:tcPr>
            <w:tcW w:w="1700" w:type="dxa"/>
            <w:vMerge/>
            <w:tcBorders>
              <w:top w:val="nil"/>
              <w:left w:val="nil"/>
              <w:bottom w:val="single" w:sz="4" w:space="0" w:color="000000"/>
              <w:right w:val="nil"/>
            </w:tcBorders>
            <w:vAlign w:val="center"/>
            <w:hideMark/>
          </w:tcPr>
          <w:p w14:paraId="788E4BE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601E436"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Equisetum </w:t>
            </w:r>
            <w:proofErr w:type="spellStart"/>
            <w:r w:rsidRPr="004F6583">
              <w:rPr>
                <w:rFonts w:ascii="Arial" w:eastAsia="Times New Roman" w:hAnsi="Arial" w:cs="Arial"/>
                <w:i/>
                <w:iCs/>
                <w:color w:val="000000"/>
                <w:sz w:val="20"/>
                <w:szCs w:val="20"/>
              </w:rPr>
              <w:t>arvense</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119CADA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2BDD4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7866D8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0.68</w:t>
            </w:r>
          </w:p>
        </w:tc>
        <w:tc>
          <w:tcPr>
            <w:tcW w:w="1760" w:type="dxa"/>
            <w:tcBorders>
              <w:top w:val="nil"/>
              <w:left w:val="nil"/>
              <w:bottom w:val="single" w:sz="4" w:space="0" w:color="auto"/>
              <w:right w:val="nil"/>
            </w:tcBorders>
            <w:shd w:val="clear" w:color="auto" w:fill="auto"/>
            <w:noWrap/>
            <w:vAlign w:val="bottom"/>
            <w:hideMark/>
          </w:tcPr>
          <w:p w14:paraId="4B23DE6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F933971" w14:textId="77777777" w:rsidTr="004F6583">
        <w:trPr>
          <w:trHeight w:val="290"/>
        </w:trPr>
        <w:tc>
          <w:tcPr>
            <w:tcW w:w="1700" w:type="dxa"/>
            <w:vMerge/>
            <w:tcBorders>
              <w:top w:val="nil"/>
              <w:left w:val="nil"/>
              <w:bottom w:val="single" w:sz="4" w:space="0" w:color="000000"/>
              <w:right w:val="nil"/>
            </w:tcBorders>
            <w:vAlign w:val="center"/>
            <w:hideMark/>
          </w:tcPr>
          <w:p w14:paraId="47FF921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93AF8E"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palustre</w:t>
            </w:r>
            <w:proofErr w:type="spellEnd"/>
          </w:p>
        </w:tc>
        <w:tc>
          <w:tcPr>
            <w:tcW w:w="960" w:type="dxa"/>
            <w:tcBorders>
              <w:top w:val="nil"/>
              <w:left w:val="nil"/>
              <w:bottom w:val="nil"/>
              <w:right w:val="nil"/>
            </w:tcBorders>
            <w:shd w:val="clear" w:color="auto" w:fill="auto"/>
            <w:noWrap/>
            <w:vAlign w:val="bottom"/>
            <w:hideMark/>
          </w:tcPr>
          <w:p w14:paraId="66C2AD7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585374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2A7379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140DC6E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29856DB5" w14:textId="77777777" w:rsidTr="004F6583">
        <w:trPr>
          <w:trHeight w:val="290"/>
        </w:trPr>
        <w:tc>
          <w:tcPr>
            <w:tcW w:w="1700" w:type="dxa"/>
            <w:vMerge/>
            <w:tcBorders>
              <w:top w:val="nil"/>
              <w:left w:val="nil"/>
              <w:bottom w:val="single" w:sz="4" w:space="0" w:color="000000"/>
              <w:right w:val="nil"/>
            </w:tcBorders>
            <w:vAlign w:val="center"/>
            <w:hideMark/>
          </w:tcPr>
          <w:p w14:paraId="7E0F9B7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7CCD291"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trifidum</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47B6DB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D1044C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42C2AE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2D762C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554EAB42" w14:textId="77777777" w:rsidTr="004F6583">
        <w:trPr>
          <w:trHeight w:val="290"/>
        </w:trPr>
        <w:tc>
          <w:tcPr>
            <w:tcW w:w="1700" w:type="dxa"/>
            <w:vMerge/>
            <w:tcBorders>
              <w:top w:val="nil"/>
              <w:left w:val="nil"/>
              <w:bottom w:val="single" w:sz="4" w:space="0" w:color="000000"/>
              <w:right w:val="nil"/>
            </w:tcBorders>
            <w:vAlign w:val="center"/>
            <w:hideMark/>
          </w:tcPr>
          <w:p w14:paraId="7ECE70F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0CFFCF5"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Hypericum </w:t>
            </w:r>
            <w:proofErr w:type="spellStart"/>
            <w:r w:rsidRPr="004F6583">
              <w:rPr>
                <w:rFonts w:ascii="Arial" w:eastAsia="Times New Roman" w:hAnsi="Arial" w:cs="Arial"/>
                <w:i/>
                <w:iCs/>
                <w:color w:val="000000"/>
                <w:sz w:val="20"/>
                <w:szCs w:val="20"/>
              </w:rPr>
              <w:t>scouleri</w:t>
            </w:r>
            <w:proofErr w:type="spellEnd"/>
          </w:p>
        </w:tc>
        <w:tc>
          <w:tcPr>
            <w:tcW w:w="960" w:type="dxa"/>
            <w:tcBorders>
              <w:top w:val="nil"/>
              <w:left w:val="nil"/>
              <w:bottom w:val="nil"/>
              <w:right w:val="nil"/>
            </w:tcBorders>
            <w:shd w:val="clear" w:color="auto" w:fill="auto"/>
            <w:noWrap/>
            <w:vAlign w:val="bottom"/>
            <w:hideMark/>
          </w:tcPr>
          <w:p w14:paraId="5628256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D2F0D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121D20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398242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A979695" w14:textId="77777777" w:rsidTr="004F6583">
        <w:trPr>
          <w:trHeight w:val="290"/>
        </w:trPr>
        <w:tc>
          <w:tcPr>
            <w:tcW w:w="1700" w:type="dxa"/>
            <w:vMerge/>
            <w:tcBorders>
              <w:top w:val="nil"/>
              <w:left w:val="nil"/>
              <w:bottom w:val="single" w:sz="4" w:space="0" w:color="000000"/>
              <w:right w:val="nil"/>
            </w:tcBorders>
            <w:vAlign w:val="center"/>
            <w:hideMark/>
          </w:tcPr>
          <w:p w14:paraId="460CD40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52FBEB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Iris </w:t>
            </w:r>
            <w:proofErr w:type="spellStart"/>
            <w:r w:rsidRPr="004F6583">
              <w:rPr>
                <w:rFonts w:ascii="Arial" w:eastAsia="Times New Roman" w:hAnsi="Arial" w:cs="Arial"/>
                <w:i/>
                <w:iCs/>
                <w:sz w:val="20"/>
                <w:szCs w:val="20"/>
              </w:rPr>
              <w:t>pseudocorus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43B4D4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B532BF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0.13</w:t>
            </w:r>
          </w:p>
        </w:tc>
        <w:tc>
          <w:tcPr>
            <w:tcW w:w="960" w:type="dxa"/>
            <w:tcBorders>
              <w:top w:val="single" w:sz="4" w:space="0" w:color="auto"/>
              <w:left w:val="nil"/>
              <w:bottom w:val="single" w:sz="4" w:space="0" w:color="auto"/>
              <w:right w:val="nil"/>
            </w:tcBorders>
            <w:shd w:val="clear" w:color="auto" w:fill="auto"/>
            <w:noWrap/>
            <w:vAlign w:val="bottom"/>
            <w:hideMark/>
          </w:tcPr>
          <w:p w14:paraId="10CA3E2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0.25</w:t>
            </w:r>
          </w:p>
        </w:tc>
        <w:tc>
          <w:tcPr>
            <w:tcW w:w="1760" w:type="dxa"/>
            <w:tcBorders>
              <w:top w:val="nil"/>
              <w:left w:val="nil"/>
              <w:bottom w:val="single" w:sz="4" w:space="0" w:color="auto"/>
              <w:right w:val="nil"/>
            </w:tcBorders>
            <w:shd w:val="clear" w:color="auto" w:fill="auto"/>
            <w:noWrap/>
            <w:vAlign w:val="bottom"/>
            <w:hideMark/>
          </w:tcPr>
          <w:p w14:paraId="39BF4A7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EEBC2DA" w14:textId="77777777" w:rsidTr="004F6583">
        <w:trPr>
          <w:trHeight w:val="290"/>
        </w:trPr>
        <w:tc>
          <w:tcPr>
            <w:tcW w:w="1700" w:type="dxa"/>
            <w:vMerge/>
            <w:tcBorders>
              <w:top w:val="nil"/>
              <w:left w:val="nil"/>
              <w:bottom w:val="single" w:sz="4" w:space="0" w:color="000000"/>
              <w:right w:val="nil"/>
            </w:tcBorders>
            <w:vAlign w:val="center"/>
            <w:hideMark/>
          </w:tcPr>
          <w:p w14:paraId="2478C18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7A5F59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articulatus</w:t>
            </w:r>
            <w:proofErr w:type="spellEnd"/>
          </w:p>
        </w:tc>
        <w:tc>
          <w:tcPr>
            <w:tcW w:w="960" w:type="dxa"/>
            <w:tcBorders>
              <w:top w:val="nil"/>
              <w:left w:val="nil"/>
              <w:bottom w:val="nil"/>
              <w:right w:val="nil"/>
            </w:tcBorders>
            <w:shd w:val="clear" w:color="auto" w:fill="auto"/>
            <w:noWrap/>
            <w:vAlign w:val="bottom"/>
            <w:hideMark/>
          </w:tcPr>
          <w:p w14:paraId="44CBAA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46AFBB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74816A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1399660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FA7FBEB" w14:textId="77777777" w:rsidTr="004F6583">
        <w:trPr>
          <w:trHeight w:val="290"/>
        </w:trPr>
        <w:tc>
          <w:tcPr>
            <w:tcW w:w="1700" w:type="dxa"/>
            <w:vMerge/>
            <w:tcBorders>
              <w:top w:val="nil"/>
              <w:left w:val="nil"/>
              <w:bottom w:val="single" w:sz="4" w:space="0" w:color="000000"/>
              <w:right w:val="nil"/>
            </w:tcBorders>
            <w:vAlign w:val="center"/>
            <w:hideMark/>
          </w:tcPr>
          <w:p w14:paraId="359F1AC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3D25E2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oxymeris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28735B5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C8493B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522BAC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1064373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EA17F12" w14:textId="77777777" w:rsidTr="004F6583">
        <w:trPr>
          <w:trHeight w:val="290"/>
        </w:trPr>
        <w:tc>
          <w:tcPr>
            <w:tcW w:w="1700" w:type="dxa"/>
            <w:vMerge/>
            <w:tcBorders>
              <w:top w:val="nil"/>
              <w:left w:val="nil"/>
              <w:bottom w:val="single" w:sz="4" w:space="0" w:color="000000"/>
              <w:right w:val="nil"/>
            </w:tcBorders>
            <w:vAlign w:val="center"/>
            <w:hideMark/>
          </w:tcPr>
          <w:p w14:paraId="1A7861A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7462FB0" w14:textId="77777777" w:rsidR="004F6583" w:rsidRPr="004F6583" w:rsidRDefault="004F6583" w:rsidP="004F6583">
            <w:pPr>
              <w:spacing w:after="0" w:line="240" w:lineRule="auto"/>
              <w:rPr>
                <w:rFonts w:ascii="Calibri" w:eastAsia="Times New Roman" w:hAnsi="Calibri" w:cs="Calibri"/>
                <w:color w:val="000000"/>
              </w:rPr>
            </w:pPr>
            <w:proofErr w:type="spellStart"/>
            <w:r w:rsidRPr="004F6583">
              <w:rPr>
                <w:rFonts w:ascii="Calibri" w:eastAsia="Times New Roman" w:hAnsi="Calibri" w:cs="Calibri"/>
                <w:color w:val="000000"/>
              </w:rPr>
              <w:t>Lycopus_sp</w:t>
            </w:r>
            <w:proofErr w:type="spellEnd"/>
          </w:p>
        </w:tc>
        <w:tc>
          <w:tcPr>
            <w:tcW w:w="960" w:type="dxa"/>
            <w:tcBorders>
              <w:top w:val="nil"/>
              <w:left w:val="nil"/>
              <w:bottom w:val="nil"/>
              <w:right w:val="nil"/>
            </w:tcBorders>
            <w:shd w:val="clear" w:color="auto" w:fill="auto"/>
            <w:noWrap/>
            <w:vAlign w:val="bottom"/>
            <w:hideMark/>
          </w:tcPr>
          <w:p w14:paraId="7AA0306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6E6CD0F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F99FBA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315756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4E83130C" w14:textId="77777777" w:rsidTr="004F6583">
        <w:trPr>
          <w:trHeight w:val="290"/>
        </w:trPr>
        <w:tc>
          <w:tcPr>
            <w:tcW w:w="1700" w:type="dxa"/>
            <w:vMerge/>
            <w:tcBorders>
              <w:top w:val="nil"/>
              <w:left w:val="nil"/>
              <w:bottom w:val="single" w:sz="4" w:space="0" w:color="000000"/>
              <w:right w:val="nil"/>
            </w:tcBorders>
            <w:vAlign w:val="center"/>
            <w:hideMark/>
          </w:tcPr>
          <w:p w14:paraId="1494D9C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D73E4C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521CDB0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80B2D2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single" w:sz="4" w:space="0" w:color="auto"/>
              <w:left w:val="nil"/>
              <w:bottom w:val="single" w:sz="4" w:space="0" w:color="auto"/>
              <w:right w:val="nil"/>
            </w:tcBorders>
            <w:shd w:val="clear" w:color="auto" w:fill="auto"/>
            <w:noWrap/>
            <w:vAlign w:val="bottom"/>
            <w:hideMark/>
          </w:tcPr>
          <w:p w14:paraId="1FCFFEF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0.54</w:t>
            </w:r>
          </w:p>
        </w:tc>
        <w:tc>
          <w:tcPr>
            <w:tcW w:w="1760" w:type="dxa"/>
            <w:tcBorders>
              <w:top w:val="nil"/>
              <w:left w:val="nil"/>
              <w:bottom w:val="single" w:sz="4" w:space="0" w:color="auto"/>
              <w:right w:val="nil"/>
            </w:tcBorders>
            <w:shd w:val="clear" w:color="auto" w:fill="auto"/>
            <w:noWrap/>
            <w:vAlign w:val="bottom"/>
            <w:hideMark/>
          </w:tcPr>
          <w:p w14:paraId="097452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5C974C1C" w14:textId="77777777" w:rsidTr="004F6583">
        <w:trPr>
          <w:trHeight w:val="290"/>
        </w:trPr>
        <w:tc>
          <w:tcPr>
            <w:tcW w:w="1700" w:type="dxa"/>
            <w:vMerge/>
            <w:tcBorders>
              <w:top w:val="nil"/>
              <w:left w:val="nil"/>
              <w:bottom w:val="single" w:sz="4" w:space="0" w:color="000000"/>
              <w:right w:val="nil"/>
            </w:tcBorders>
            <w:vAlign w:val="center"/>
            <w:hideMark/>
          </w:tcPr>
          <w:p w14:paraId="157E91F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3B3A6E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Phalaris </w:t>
            </w:r>
            <w:proofErr w:type="spellStart"/>
            <w:r w:rsidRPr="004F6583">
              <w:rPr>
                <w:rFonts w:ascii="Arial" w:eastAsia="Times New Roman" w:hAnsi="Arial" w:cs="Arial"/>
                <w:i/>
                <w:iCs/>
                <w:sz w:val="20"/>
                <w:szCs w:val="20"/>
              </w:rPr>
              <w:t>arundinacea</w:t>
            </w:r>
            <w:proofErr w:type="spellEnd"/>
          </w:p>
        </w:tc>
        <w:tc>
          <w:tcPr>
            <w:tcW w:w="960" w:type="dxa"/>
            <w:tcBorders>
              <w:top w:val="nil"/>
              <w:left w:val="nil"/>
              <w:bottom w:val="nil"/>
              <w:right w:val="nil"/>
            </w:tcBorders>
            <w:shd w:val="clear" w:color="auto" w:fill="auto"/>
            <w:noWrap/>
            <w:vAlign w:val="bottom"/>
            <w:hideMark/>
          </w:tcPr>
          <w:p w14:paraId="0E1789E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3812E29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78AF1F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3870DB3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4BDAC6FF" w14:textId="77777777" w:rsidTr="004F6583">
        <w:trPr>
          <w:trHeight w:val="290"/>
        </w:trPr>
        <w:tc>
          <w:tcPr>
            <w:tcW w:w="1700" w:type="dxa"/>
            <w:vMerge/>
            <w:tcBorders>
              <w:top w:val="nil"/>
              <w:left w:val="nil"/>
              <w:bottom w:val="single" w:sz="4" w:space="0" w:color="000000"/>
              <w:right w:val="nil"/>
            </w:tcBorders>
            <w:vAlign w:val="center"/>
            <w:hideMark/>
          </w:tcPr>
          <w:p w14:paraId="334FBAA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4B90C9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Scirpus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microcarpus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1A23AD0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5B0DE2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D47290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3DFDC77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2E75AF92" w14:textId="77777777" w:rsidTr="004F6583">
        <w:trPr>
          <w:trHeight w:val="290"/>
        </w:trPr>
        <w:tc>
          <w:tcPr>
            <w:tcW w:w="1700" w:type="dxa"/>
            <w:vMerge/>
            <w:tcBorders>
              <w:top w:val="nil"/>
              <w:left w:val="nil"/>
              <w:bottom w:val="single" w:sz="4" w:space="0" w:color="000000"/>
              <w:right w:val="nil"/>
            </w:tcBorders>
            <w:vAlign w:val="center"/>
            <w:hideMark/>
          </w:tcPr>
          <w:p w14:paraId="2311148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614C79F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Cirsium </w:t>
            </w:r>
            <w:proofErr w:type="spellStart"/>
            <w:r w:rsidRPr="004F6583">
              <w:rPr>
                <w:rFonts w:ascii="Arial" w:eastAsia="Times New Roman" w:hAnsi="Arial" w:cs="Arial"/>
                <w:i/>
                <w:iCs/>
                <w:sz w:val="20"/>
                <w:szCs w:val="20"/>
              </w:rPr>
              <w:t>arvense</w:t>
            </w:r>
            <w:proofErr w:type="spellEnd"/>
          </w:p>
        </w:tc>
        <w:tc>
          <w:tcPr>
            <w:tcW w:w="960" w:type="dxa"/>
            <w:tcBorders>
              <w:top w:val="nil"/>
              <w:left w:val="nil"/>
              <w:bottom w:val="nil"/>
              <w:right w:val="nil"/>
            </w:tcBorders>
            <w:shd w:val="clear" w:color="auto" w:fill="auto"/>
            <w:noWrap/>
            <w:vAlign w:val="bottom"/>
            <w:hideMark/>
          </w:tcPr>
          <w:p w14:paraId="4DF008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C839F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308E7CC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6555FA7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5DE98441" w14:textId="77777777" w:rsidTr="004F6583">
        <w:trPr>
          <w:trHeight w:val="290"/>
        </w:trPr>
        <w:tc>
          <w:tcPr>
            <w:tcW w:w="1700" w:type="dxa"/>
            <w:vMerge/>
            <w:tcBorders>
              <w:top w:val="nil"/>
              <w:left w:val="nil"/>
              <w:bottom w:val="single" w:sz="4" w:space="0" w:color="000000"/>
              <w:right w:val="nil"/>
            </w:tcBorders>
            <w:vAlign w:val="center"/>
            <w:hideMark/>
          </w:tcPr>
          <w:p w14:paraId="73DD4AC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B8BA7B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palustre</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07ADDA1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39490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0.19</w:t>
            </w:r>
          </w:p>
        </w:tc>
        <w:tc>
          <w:tcPr>
            <w:tcW w:w="960" w:type="dxa"/>
            <w:tcBorders>
              <w:top w:val="single" w:sz="4" w:space="0" w:color="auto"/>
              <w:left w:val="nil"/>
              <w:bottom w:val="single" w:sz="4" w:space="0" w:color="auto"/>
              <w:right w:val="nil"/>
            </w:tcBorders>
            <w:shd w:val="clear" w:color="auto" w:fill="auto"/>
            <w:noWrap/>
            <w:vAlign w:val="bottom"/>
            <w:hideMark/>
          </w:tcPr>
          <w:p w14:paraId="657A562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2147E35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2EC15242" w14:textId="77777777" w:rsidTr="004F6583">
        <w:trPr>
          <w:trHeight w:val="290"/>
        </w:trPr>
        <w:tc>
          <w:tcPr>
            <w:tcW w:w="1700" w:type="dxa"/>
            <w:vMerge/>
            <w:tcBorders>
              <w:top w:val="nil"/>
              <w:left w:val="nil"/>
              <w:bottom w:val="single" w:sz="4" w:space="0" w:color="000000"/>
              <w:right w:val="nil"/>
            </w:tcBorders>
            <w:vAlign w:val="center"/>
            <w:hideMark/>
          </w:tcPr>
          <w:p w14:paraId="628390E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C5B895F" w14:textId="77777777" w:rsidR="004F6583" w:rsidRPr="004F6583" w:rsidRDefault="004F6583" w:rsidP="004F6583">
            <w:pPr>
              <w:spacing w:after="0" w:line="240" w:lineRule="auto"/>
              <w:rPr>
                <w:rFonts w:ascii="Calibri" w:eastAsia="Times New Roman" w:hAnsi="Calibri" w:cs="Calibri"/>
                <w:i/>
                <w:iCs/>
                <w:color w:val="000000"/>
              </w:rPr>
            </w:pPr>
            <w:commentRangeStart w:id="520"/>
            <w:proofErr w:type="spellStart"/>
            <w:r w:rsidRPr="004F6583">
              <w:rPr>
                <w:rFonts w:ascii="Calibri" w:eastAsia="Times New Roman" w:hAnsi="Calibri" w:cs="Calibri"/>
                <w:i/>
                <w:iCs/>
                <w:color w:val="000000"/>
              </w:rPr>
              <w:t>Galium</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p>
        </w:tc>
        <w:tc>
          <w:tcPr>
            <w:tcW w:w="960" w:type="dxa"/>
            <w:tcBorders>
              <w:top w:val="nil"/>
              <w:left w:val="nil"/>
              <w:bottom w:val="nil"/>
              <w:right w:val="nil"/>
            </w:tcBorders>
            <w:shd w:val="clear" w:color="auto" w:fill="auto"/>
            <w:noWrap/>
            <w:vAlign w:val="bottom"/>
            <w:hideMark/>
          </w:tcPr>
          <w:p w14:paraId="0EB1E0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91073D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6737FE1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commentRangeEnd w:id="520"/>
            <w:r w:rsidR="00403789">
              <w:rPr>
                <w:rStyle w:val="CommentReference"/>
              </w:rPr>
              <w:commentReference w:id="520"/>
            </w:r>
          </w:p>
        </w:tc>
        <w:tc>
          <w:tcPr>
            <w:tcW w:w="1760" w:type="dxa"/>
            <w:tcBorders>
              <w:top w:val="nil"/>
              <w:left w:val="nil"/>
              <w:bottom w:val="single" w:sz="4" w:space="0" w:color="auto"/>
              <w:right w:val="nil"/>
            </w:tcBorders>
            <w:shd w:val="clear" w:color="auto" w:fill="auto"/>
            <w:noWrap/>
            <w:vAlign w:val="bottom"/>
            <w:hideMark/>
          </w:tcPr>
          <w:p w14:paraId="6A1B275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0A389443" w14:textId="77777777" w:rsidTr="004F6583">
        <w:trPr>
          <w:trHeight w:val="290"/>
        </w:trPr>
        <w:tc>
          <w:tcPr>
            <w:tcW w:w="1700" w:type="dxa"/>
            <w:vMerge/>
            <w:tcBorders>
              <w:top w:val="nil"/>
              <w:left w:val="nil"/>
              <w:bottom w:val="single" w:sz="4" w:space="0" w:color="000000"/>
              <w:right w:val="nil"/>
            </w:tcBorders>
            <w:vAlign w:val="center"/>
            <w:hideMark/>
          </w:tcPr>
          <w:p w14:paraId="497D680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0D656E"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BF91B5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E9A54C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21B372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7C48A6E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6960A48C" w14:textId="77777777" w:rsidTr="004F6583">
        <w:trPr>
          <w:trHeight w:val="290"/>
        </w:trPr>
        <w:tc>
          <w:tcPr>
            <w:tcW w:w="1700" w:type="dxa"/>
            <w:vMerge/>
            <w:tcBorders>
              <w:top w:val="nil"/>
              <w:left w:val="nil"/>
              <w:bottom w:val="single" w:sz="4" w:space="0" w:color="000000"/>
              <w:right w:val="nil"/>
            </w:tcBorders>
            <w:vAlign w:val="center"/>
            <w:hideMark/>
          </w:tcPr>
          <w:p w14:paraId="379C90C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C6BE6B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sitchensis</w:t>
            </w:r>
            <w:proofErr w:type="spellEnd"/>
          </w:p>
        </w:tc>
        <w:tc>
          <w:tcPr>
            <w:tcW w:w="960" w:type="dxa"/>
            <w:tcBorders>
              <w:top w:val="nil"/>
              <w:left w:val="nil"/>
              <w:bottom w:val="single" w:sz="4" w:space="0" w:color="auto"/>
              <w:right w:val="nil"/>
            </w:tcBorders>
            <w:shd w:val="clear" w:color="auto" w:fill="auto"/>
            <w:noWrap/>
            <w:vAlign w:val="bottom"/>
            <w:hideMark/>
          </w:tcPr>
          <w:p w14:paraId="227F811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single" w:sz="4" w:space="0" w:color="auto"/>
              <w:right w:val="nil"/>
            </w:tcBorders>
            <w:shd w:val="clear" w:color="auto" w:fill="auto"/>
            <w:noWrap/>
            <w:vAlign w:val="bottom"/>
            <w:hideMark/>
          </w:tcPr>
          <w:p w14:paraId="1088B5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single" w:sz="4" w:space="0" w:color="auto"/>
              <w:right w:val="nil"/>
            </w:tcBorders>
            <w:shd w:val="clear" w:color="auto" w:fill="auto"/>
            <w:noWrap/>
            <w:vAlign w:val="bottom"/>
            <w:hideMark/>
          </w:tcPr>
          <w:p w14:paraId="679DA32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2587E4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bl>
    <w:p w14:paraId="734D3BD4" w14:textId="77777777" w:rsidR="004F6583" w:rsidRPr="004F6583" w:rsidRDefault="004F6583"/>
    <w:sectPr w:rsidR="004F6583" w:rsidRPr="004F6583" w:rsidSect="000D7921">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Martin, Tara (Forestry)" w:date="2022-05-26T08:39:00Z" w:initials="MT(">
    <w:p w14:paraId="173F26FB" w14:textId="5D872364" w:rsidR="00E01451" w:rsidRDefault="00E01451">
      <w:pPr>
        <w:pStyle w:val="CommentText"/>
      </w:pPr>
      <w:r>
        <w:rPr>
          <w:rStyle w:val="CommentReference"/>
        </w:rPr>
        <w:annotationRef/>
      </w:r>
      <w:r>
        <w:t xml:space="preserve">Suggest using global change as opposed to just climate change because it is the multiple stressors of global change (which includes climate change) that are driving community plant species compositional changes, not just climate change. </w:t>
      </w:r>
    </w:p>
  </w:comment>
  <w:comment w:id="27" w:author="Martin, Tara (Forestry)" w:date="2022-05-27T09:06:00Z" w:initials="MT(">
    <w:p w14:paraId="7A611DFD" w14:textId="77777777" w:rsidR="00E01451" w:rsidRDefault="00E01451" w:rsidP="00FC6416">
      <w:pPr>
        <w:autoSpaceDE w:val="0"/>
        <w:autoSpaceDN w:val="0"/>
        <w:adjustRightInd w:val="0"/>
        <w:spacing w:after="0" w:line="240" w:lineRule="auto"/>
        <w:ind w:left="720" w:hanging="720"/>
        <w:rPr>
          <w:rFonts w:ascii="Segoe UI" w:hAnsi="Segoe UI" w:cs="Segoe UI"/>
          <w:sz w:val="18"/>
          <w:szCs w:val="18"/>
        </w:rPr>
      </w:pPr>
      <w:r>
        <w:rPr>
          <w:rStyle w:val="CommentReference"/>
        </w:rPr>
        <w:annotationRef/>
      </w:r>
      <w:r>
        <w:rPr>
          <w:rFonts w:ascii="Segoe UI" w:hAnsi="Segoe UI" w:cs="Segoe UI"/>
          <w:sz w:val="18"/>
          <w:szCs w:val="18"/>
        </w:rPr>
        <w:t xml:space="preserve">Douglas, T. J., G. </w:t>
      </w:r>
      <w:proofErr w:type="spellStart"/>
      <w:r>
        <w:rPr>
          <w:rFonts w:ascii="Segoe UI" w:hAnsi="Segoe UI" w:cs="Segoe UI"/>
          <w:sz w:val="18"/>
          <w:szCs w:val="18"/>
        </w:rPr>
        <w:t>Schuerholz</w:t>
      </w:r>
      <w:proofErr w:type="spellEnd"/>
      <w:r>
        <w:rPr>
          <w:rFonts w:ascii="Segoe UI" w:hAnsi="Segoe UI" w:cs="Segoe UI"/>
          <w:sz w:val="18"/>
          <w:szCs w:val="18"/>
        </w:rPr>
        <w:t xml:space="preserve">, and S. K. Juniper. 2022. Blue Carbon Storage in a Northern Temperate Estuary Subject to Habitat Loss and Chronic Habitat Disturbance: Cowichan Estuary, British Columbia, Canada. Frontiers in Marine Science </w:t>
      </w:r>
      <w:r>
        <w:rPr>
          <w:rFonts w:ascii="Segoe UI" w:hAnsi="Segoe UI" w:cs="Segoe UI"/>
          <w:b/>
          <w:bCs/>
          <w:sz w:val="18"/>
          <w:szCs w:val="18"/>
        </w:rPr>
        <w:t>9</w:t>
      </w:r>
      <w:r>
        <w:rPr>
          <w:rFonts w:ascii="Segoe UI" w:hAnsi="Segoe UI" w:cs="Segoe UI"/>
          <w:sz w:val="18"/>
          <w:szCs w:val="18"/>
        </w:rPr>
        <w:t>.</w:t>
      </w:r>
    </w:p>
    <w:p w14:paraId="785FEDDD" w14:textId="133522F6" w:rsidR="00E01451" w:rsidRDefault="00E01451">
      <w:pPr>
        <w:pStyle w:val="CommentText"/>
      </w:pPr>
    </w:p>
  </w:comment>
  <w:comment w:id="65" w:author="Martin, Tara (Forestry)" w:date="2022-05-26T08:49:00Z" w:initials="MT(">
    <w:p w14:paraId="431EB55E" w14:textId="325849EB" w:rsidR="00E01451" w:rsidRDefault="00E01451">
      <w:pPr>
        <w:pStyle w:val="CommentText"/>
      </w:pPr>
      <w:r>
        <w:rPr>
          <w:rStyle w:val="CommentReference"/>
        </w:rPr>
        <w:annotationRef/>
      </w:r>
      <w:r>
        <w:t>Revert to I for your thesis chapter, but for journal paper with multiple co-authors use we/ our</w:t>
      </w:r>
    </w:p>
    <w:p w14:paraId="53B5A185" w14:textId="407E2A04" w:rsidR="00E01451" w:rsidRDefault="00E01451">
      <w:pPr>
        <w:pStyle w:val="CommentText"/>
      </w:pPr>
    </w:p>
  </w:comment>
  <w:comment w:id="90" w:author="Martin, Tara (Forestry)" w:date="2022-05-26T09:00:00Z" w:initials="MT(">
    <w:p w14:paraId="6BBAA098" w14:textId="051E2CC0" w:rsidR="00E01451" w:rsidRDefault="00E01451">
      <w:pPr>
        <w:pStyle w:val="CommentText"/>
      </w:pPr>
      <w:r>
        <w:rPr>
          <w:rStyle w:val="CommentReference"/>
        </w:rPr>
        <w:annotationRef/>
      </w:r>
      <w:r>
        <w:t>Refer to Figure 1 so readers can visualize study design</w:t>
      </w:r>
    </w:p>
  </w:comment>
  <w:comment w:id="94" w:author="Martin, Tara (Forestry)" w:date="2022-05-26T09:02:00Z" w:initials="MT(">
    <w:p w14:paraId="2328C04E" w14:textId="3F09CBBD" w:rsidR="00E01451" w:rsidRDefault="00E01451">
      <w:pPr>
        <w:pStyle w:val="CommentText"/>
      </w:pPr>
      <w:r>
        <w:rPr>
          <w:rStyle w:val="CommentReference"/>
        </w:rPr>
        <w:annotationRef/>
      </w:r>
      <w:r>
        <w:t>Refer to Figure 1 and Table 3</w:t>
      </w:r>
    </w:p>
    <w:p w14:paraId="15982743" w14:textId="5EC7698A" w:rsidR="00E01451" w:rsidRDefault="00E01451">
      <w:pPr>
        <w:pStyle w:val="CommentText"/>
      </w:pPr>
    </w:p>
  </w:comment>
  <w:comment w:id="104" w:author="Martin, Tara (Forestry)" w:date="2022-05-27T09:57:00Z" w:initials="MT(">
    <w:p w14:paraId="50659F18" w14:textId="57E5D7CE" w:rsidR="00E01451" w:rsidRDefault="00E01451">
      <w:pPr>
        <w:pStyle w:val="CommentText"/>
      </w:pPr>
      <w:r>
        <w:rPr>
          <w:rStyle w:val="CommentReference"/>
        </w:rPr>
        <w:annotationRef/>
      </w:r>
      <w:r>
        <w:t>Quadrat?</w:t>
      </w:r>
    </w:p>
  </w:comment>
  <w:comment w:id="105" w:author="Martin, Tara (Forestry)" w:date="2022-05-27T09:57:00Z" w:initials="MT(">
    <w:p w14:paraId="646EDAE2" w14:textId="163082F7" w:rsidR="00E01451" w:rsidRDefault="00E01451">
      <w:pPr>
        <w:pStyle w:val="CommentText"/>
      </w:pPr>
      <w:r>
        <w:rPr>
          <w:rStyle w:val="CommentReference"/>
        </w:rPr>
        <w:annotationRef/>
      </w:r>
      <w:r>
        <w:t>Confused here about what is a quadrat vs plot</w:t>
      </w:r>
    </w:p>
  </w:comment>
  <w:comment w:id="106" w:author="Martin, Tara (Forestry)" w:date="2022-05-26T09:15:00Z" w:initials="MT(">
    <w:p w14:paraId="72472C7A" w14:textId="5CF8809B" w:rsidR="00E01451" w:rsidRDefault="00E01451">
      <w:pPr>
        <w:pStyle w:val="CommentText"/>
      </w:pPr>
      <w:r>
        <w:rPr>
          <w:rStyle w:val="CommentReference"/>
        </w:rPr>
        <w:annotationRef/>
      </w:r>
      <w:r>
        <w:t xml:space="preserve">Nearest 1.5%! wow - that is a high level of resolution for cover.   </w:t>
      </w:r>
    </w:p>
  </w:comment>
  <w:comment w:id="113" w:author="Martin, Tara (Forestry)" w:date="2022-05-26T09:18:00Z" w:initials="MT(">
    <w:p w14:paraId="7ED78020" w14:textId="1554C23F" w:rsidR="00E01451" w:rsidRDefault="00E01451">
      <w:pPr>
        <w:pStyle w:val="CommentText"/>
      </w:pPr>
      <w:r>
        <w:rPr>
          <w:rStyle w:val="CommentReference"/>
        </w:rPr>
        <w:annotationRef/>
      </w:r>
      <w:r>
        <w:t xml:space="preserve">?  </w:t>
      </w:r>
      <w:r>
        <w:t xml:space="preserve">Lets discuss. </w:t>
      </w:r>
    </w:p>
  </w:comment>
  <w:comment w:id="115" w:author="Martin, Tara (Forestry)" w:date="2022-05-27T10:01:00Z" w:initials="MT(">
    <w:p w14:paraId="4544F04C" w14:textId="48A8FC40" w:rsidR="00E01451" w:rsidRDefault="00E01451">
      <w:pPr>
        <w:pStyle w:val="CommentText"/>
      </w:pPr>
      <w:r>
        <w:rPr>
          <w:rStyle w:val="CommentReference"/>
        </w:rPr>
        <w:annotationRef/>
      </w:r>
      <w:r>
        <w:t xml:space="preserve">Looks like you also used BC - I see it included in the SI. </w:t>
      </w:r>
    </w:p>
  </w:comment>
  <w:comment w:id="126" w:author="Martin, Tara (Forestry)" w:date="2022-05-26T09:26:00Z" w:initials="MT(">
    <w:p w14:paraId="208B53D3" w14:textId="2F07949C" w:rsidR="00E01451" w:rsidRDefault="00E01451">
      <w:pPr>
        <w:pStyle w:val="CommentText"/>
      </w:pPr>
      <w:r>
        <w:rPr>
          <w:rStyle w:val="CommentReference"/>
        </w:rPr>
        <w:annotationRef/>
      </w:r>
      <w:r>
        <w:t xml:space="preserve">Is this an R package? </w:t>
      </w:r>
    </w:p>
  </w:comment>
  <w:comment w:id="170" w:author="Martin, Tara (Forestry)" w:date="2022-05-27T11:09:00Z" w:initials="MT(">
    <w:p w14:paraId="23F8B5B5" w14:textId="1F8633EF" w:rsidR="00E01451" w:rsidRDefault="00E01451">
      <w:pPr>
        <w:pStyle w:val="CommentText"/>
      </w:pPr>
      <w:r>
        <w:rPr>
          <w:rStyle w:val="CommentReference"/>
        </w:rPr>
        <w:annotationRef/>
      </w:r>
      <w:r>
        <w:t xml:space="preserve">Move this table into the main text. </w:t>
      </w:r>
    </w:p>
  </w:comment>
  <w:comment w:id="176" w:author="Martin, Tara (Forestry)" w:date="2022-05-27T12:42:00Z" w:initials="MT(">
    <w:p w14:paraId="429B9D34" w14:textId="2FFA2FDA" w:rsidR="000B68F2" w:rsidRDefault="000B68F2">
      <w:pPr>
        <w:pStyle w:val="CommentText"/>
      </w:pPr>
      <w:r>
        <w:rPr>
          <w:rStyle w:val="CommentReference"/>
        </w:rPr>
        <w:annotationRef/>
      </w:r>
      <w:r>
        <w:t>You need to explain the results with examples</w:t>
      </w:r>
    </w:p>
  </w:comment>
  <w:comment w:id="179" w:author="Martin, Tara (Forestry)" w:date="2022-05-27T12:45:00Z" w:initials="MT(">
    <w:p w14:paraId="00E16A96" w14:textId="1174AF0A" w:rsidR="000B68F2" w:rsidRDefault="000B68F2">
      <w:pPr>
        <w:pStyle w:val="CommentText"/>
      </w:pPr>
      <w:r>
        <w:rPr>
          <w:rStyle w:val="CommentReference"/>
        </w:rPr>
        <w:annotationRef/>
      </w:r>
      <w:r>
        <w:t>Reviewers may question how the fewer number of plots sampled each year influence these results.  Need to be able to defend this critique</w:t>
      </w:r>
    </w:p>
  </w:comment>
  <w:comment w:id="181" w:author="Martin, Tara (Forestry)" w:date="2022-05-27T12:48:00Z" w:initials="MT(">
    <w:p w14:paraId="1D01C224" w14:textId="3A0E847B" w:rsidR="00750723" w:rsidRDefault="00750723">
      <w:pPr>
        <w:pStyle w:val="CommentText"/>
      </w:pPr>
      <w:r>
        <w:rPr>
          <w:rStyle w:val="CommentReference"/>
        </w:rPr>
        <w:annotationRef/>
      </w:r>
      <w:r>
        <w:t xml:space="preserve">I’m not following this sentence, the lowest difference in variation in beta diversity is in the sedge group.  In any case I don’t think this is very interesting. </w:t>
      </w:r>
    </w:p>
  </w:comment>
  <w:comment w:id="191" w:author="Martin, Tara (Forestry)" w:date="2022-05-26T09:31:00Z" w:initials="MT(">
    <w:p w14:paraId="02E9C49E" w14:textId="4235B578" w:rsidR="00E01451" w:rsidRDefault="00E01451">
      <w:pPr>
        <w:pStyle w:val="CommentText"/>
      </w:pPr>
      <w:r>
        <w:rPr>
          <w:rStyle w:val="CommentReference"/>
        </w:rPr>
        <w:annotationRef/>
      </w:r>
      <w:r>
        <w:t xml:space="preserve">Do you mean species richness?  </w:t>
      </w:r>
    </w:p>
  </w:comment>
  <w:comment w:id="192" w:author="Martin, Tara (Forestry)" w:date="2022-05-26T09:32:00Z" w:initials="MT(">
    <w:p w14:paraId="488280CA" w14:textId="371C31E6" w:rsidR="00E01451" w:rsidRDefault="00E01451">
      <w:pPr>
        <w:pStyle w:val="CommentText"/>
      </w:pPr>
      <w:r>
        <w:rPr>
          <w:rStyle w:val="CommentReference"/>
        </w:rPr>
        <w:annotationRef/>
      </w:r>
      <w:r>
        <w:t xml:space="preserve">Not clear what species appearance means?  Do you mean the bogbean community had higher species richness in 1999? </w:t>
      </w:r>
    </w:p>
  </w:comment>
  <w:comment w:id="195" w:author="Martin, Tara (Forestry)" w:date="2022-05-27T12:15:00Z" w:initials="MT(">
    <w:p w14:paraId="11A1C56C" w14:textId="5730669A" w:rsidR="00E01451" w:rsidRDefault="00E01451">
      <w:pPr>
        <w:pStyle w:val="CommentText"/>
      </w:pPr>
      <w:r>
        <w:rPr>
          <w:rStyle w:val="CommentReference"/>
        </w:rPr>
        <w:annotationRef/>
      </w:r>
      <w:r>
        <w:t>Are you able to reduce the line width – it would help see the details at distances &lt;10</w:t>
      </w:r>
    </w:p>
  </w:comment>
  <w:comment w:id="196" w:author="Martin, Tara (Forestry)" w:date="2022-05-27T11:08:00Z" w:initials="MT(">
    <w:p w14:paraId="69F9856F" w14:textId="72BF5A44" w:rsidR="00E01451" w:rsidRDefault="00E01451">
      <w:pPr>
        <w:pStyle w:val="CommentText"/>
      </w:pPr>
      <w:r>
        <w:rPr>
          <w:rStyle w:val="CommentReference"/>
        </w:rPr>
        <w:annotationRef/>
      </w:r>
      <w:r>
        <w:t xml:space="preserve">Is it possible to make these lines thinner?  Its hard to see the detail between distances &lt;10. </w:t>
      </w:r>
    </w:p>
  </w:comment>
  <w:comment w:id="198" w:author="Martin, Tara (Forestry)" w:date="2022-05-27T12:16:00Z" w:initials="MT(">
    <w:p w14:paraId="0A9AA747" w14:textId="6D34A1DD" w:rsidR="00E01451" w:rsidRDefault="00E01451">
      <w:pPr>
        <w:pStyle w:val="CommentText"/>
      </w:pPr>
      <w:r>
        <w:rPr>
          <w:rStyle w:val="CommentReference"/>
        </w:rPr>
        <w:annotationRef/>
      </w:r>
      <w:r>
        <w:t xml:space="preserve">As discussed, these are cool but could also be confusing/misleading.  The years need to be edited to reflect the actual years sampled.  While not as cool, it would be great to see the data plotted using a frequency bar chart. </w:t>
      </w:r>
    </w:p>
  </w:comment>
  <w:comment w:id="206" w:author="Martin, Tara (Forestry)" w:date="2022-05-27T12:33:00Z" w:initials="MT(">
    <w:p w14:paraId="5460D1F5" w14:textId="5102919D" w:rsidR="00E01451" w:rsidRDefault="00E01451">
      <w:pPr>
        <w:pStyle w:val="CommentText"/>
      </w:pPr>
      <w:r>
        <w:rPr>
          <w:rStyle w:val="CommentReference"/>
        </w:rPr>
        <w:annotationRef/>
      </w:r>
      <w:r>
        <w:t xml:space="preserve">A </w:t>
      </w:r>
      <w:r>
        <w:t xml:space="preserve">question reviewers will have is whether the loss of species is an artifact of sampling fewer plots.  We need to be able to address this. </w:t>
      </w:r>
    </w:p>
  </w:comment>
  <w:comment w:id="453" w:author="Martin, Tara (Forestry)" w:date="2022-05-27T12:36:00Z" w:initials="MT(">
    <w:p w14:paraId="68F8403E" w14:textId="0DA2A996" w:rsidR="00E01451" w:rsidRDefault="00E01451">
      <w:pPr>
        <w:pStyle w:val="CommentText"/>
      </w:pPr>
      <w:r>
        <w:rPr>
          <w:rStyle w:val="CommentReference"/>
        </w:rPr>
        <w:annotationRef/>
      </w:r>
      <w:r w:rsidR="000B68F2">
        <w:t xml:space="preserve">I’m sure about the value of this table.  </w:t>
      </w:r>
      <w:r>
        <w:t xml:space="preserve">What do appearance, disappearance and total mean?  Where do these values come from? </w:t>
      </w:r>
      <w:r w:rsidR="000B68F2">
        <w:t xml:space="preserve"> If this is a proportion, why reporting 7 </w:t>
      </w:r>
      <w:proofErr w:type="spellStart"/>
      <w:r w:rsidR="000B68F2">
        <w:t>deciminal</w:t>
      </w:r>
      <w:proofErr w:type="spellEnd"/>
      <w:r w:rsidR="000B68F2">
        <w:t xml:space="preserve"> places?   </w:t>
      </w:r>
    </w:p>
  </w:comment>
  <w:comment w:id="454" w:author="Martin, Tara (Forestry)" w:date="2022-05-27T13:12:00Z" w:initials="MT(">
    <w:p w14:paraId="34B129C8" w14:textId="77777777" w:rsidR="00CF6E65" w:rsidRDefault="00CF6E65">
      <w:pPr>
        <w:pStyle w:val="CommentText"/>
      </w:pPr>
      <w:r>
        <w:rPr>
          <w:rStyle w:val="CommentReference"/>
        </w:rPr>
        <w:annotationRef/>
      </w:r>
      <w:r>
        <w:t>In this discussion I see the key points as follows:</w:t>
      </w:r>
    </w:p>
    <w:p w14:paraId="510EAD13" w14:textId="77777777" w:rsidR="00CF6E65" w:rsidRDefault="00CF6E65" w:rsidP="00CF6E65">
      <w:pPr>
        <w:pStyle w:val="CommentText"/>
        <w:numPr>
          <w:ilvl w:val="0"/>
          <w:numId w:val="28"/>
        </w:numPr>
      </w:pPr>
      <w:r>
        <w:t>Repeat sampling provides unique opportunity to learn about impact of global change and inform conservation management</w:t>
      </w:r>
    </w:p>
    <w:p w14:paraId="7C2A21FF" w14:textId="77777777" w:rsidR="00CF6E65" w:rsidRDefault="00CF6E65" w:rsidP="00CF6E65">
      <w:pPr>
        <w:pStyle w:val="CommentText"/>
        <w:numPr>
          <w:ilvl w:val="0"/>
          <w:numId w:val="28"/>
        </w:numPr>
      </w:pPr>
      <w:r>
        <w:t xml:space="preserve">This study shows that while </w:t>
      </w:r>
      <w:proofErr w:type="spellStart"/>
      <w:r>
        <w:t>estuartine</w:t>
      </w:r>
      <w:proofErr w:type="spellEnd"/>
      <w:r>
        <w:t xml:space="preserve"> assemblages are broadly resilient, there are considerable shifts in species composition and dominance occurring. </w:t>
      </w:r>
    </w:p>
    <w:p w14:paraId="4D443B6E" w14:textId="77777777" w:rsidR="00CF6E65" w:rsidRDefault="00CF6E65" w:rsidP="00CF6E65">
      <w:pPr>
        <w:pStyle w:val="CommentText"/>
        <w:numPr>
          <w:ilvl w:val="0"/>
          <w:numId w:val="28"/>
        </w:numPr>
      </w:pPr>
      <w:r>
        <w:t>These shifts include increasing dominance of invasive species and decreasing species richness overall leading to homogenization within assemblages</w:t>
      </w:r>
    </w:p>
    <w:p w14:paraId="01215C41" w14:textId="271BB34C" w:rsidR="00CF6E65" w:rsidRDefault="00CF6E65" w:rsidP="00CF6E65">
      <w:pPr>
        <w:pStyle w:val="CommentText"/>
        <w:numPr>
          <w:ilvl w:val="0"/>
          <w:numId w:val="28"/>
        </w:numPr>
      </w:pPr>
      <w:r>
        <w:t xml:space="preserve">Homogenization is a </w:t>
      </w:r>
      <w:r>
        <w:t xml:space="preserve">global </w:t>
      </w:r>
      <w:proofErr w:type="spellStart"/>
      <w:r>
        <w:t>phenomena</w:t>
      </w:r>
      <w:proofErr w:type="spellEnd"/>
      <w:r>
        <w:t xml:space="preserve"> – link to other studies</w:t>
      </w:r>
    </w:p>
    <w:p w14:paraId="139AEEC2" w14:textId="77777777" w:rsidR="00CF6E65" w:rsidRDefault="00CF6E65" w:rsidP="00CF6E65">
      <w:pPr>
        <w:pStyle w:val="CommentText"/>
        <w:numPr>
          <w:ilvl w:val="0"/>
          <w:numId w:val="28"/>
        </w:numPr>
      </w:pPr>
      <w:r>
        <w:t xml:space="preserve"> What does this work mean for conservation management?</w:t>
      </w:r>
    </w:p>
    <w:p w14:paraId="57EF24C2" w14:textId="77777777" w:rsidR="00CF6E65" w:rsidRDefault="00CF6E65" w:rsidP="00CF6E65">
      <w:pPr>
        <w:pStyle w:val="CommentText"/>
        <w:numPr>
          <w:ilvl w:val="0"/>
          <w:numId w:val="28"/>
        </w:numPr>
      </w:pPr>
      <w:r>
        <w:t xml:space="preserve">What are the limitations of the </w:t>
      </w:r>
      <w:proofErr w:type="spellStart"/>
      <w:r>
        <w:t>reseach</w:t>
      </w:r>
      <w:proofErr w:type="spellEnd"/>
      <w:r>
        <w:t>?</w:t>
      </w:r>
    </w:p>
    <w:p w14:paraId="1458A5A6" w14:textId="2E57626A" w:rsidR="00CF6E65" w:rsidRDefault="00CF6E65" w:rsidP="00CF6E65">
      <w:pPr>
        <w:pStyle w:val="CommentText"/>
        <w:numPr>
          <w:ilvl w:val="0"/>
          <w:numId w:val="28"/>
        </w:numPr>
      </w:pPr>
      <w:r>
        <w:t xml:space="preserve">Conclusions – where to next – recommendations </w:t>
      </w:r>
    </w:p>
  </w:comment>
  <w:comment w:id="493" w:author="Martin, Tara (Forestry)" w:date="2022-05-27T13:04:00Z" w:initials="MT(">
    <w:p w14:paraId="43F21DDF" w14:textId="028C366E" w:rsidR="00672AF5" w:rsidRDefault="00672AF5">
      <w:pPr>
        <w:pStyle w:val="CommentText"/>
      </w:pPr>
      <w:r>
        <w:rPr>
          <w:rStyle w:val="CommentReference"/>
        </w:rPr>
        <w:annotationRef/>
      </w:r>
      <w:r>
        <w:t xml:space="preserve">Why mentioning functional traits here? </w:t>
      </w:r>
    </w:p>
  </w:comment>
  <w:comment w:id="494" w:author="Martin, Tara (Forestry)" w:date="2022-05-27T13:04:00Z" w:initials="MT(">
    <w:p w14:paraId="3EB2BFAD" w14:textId="1D242274" w:rsidR="00672AF5" w:rsidRDefault="00672AF5">
      <w:pPr>
        <w:pStyle w:val="CommentText"/>
      </w:pPr>
      <w:r>
        <w:rPr>
          <w:rStyle w:val="CommentReference"/>
        </w:rPr>
        <w:annotationRef/>
      </w:r>
      <w:r>
        <w:t xml:space="preserve">Need to tie these results into other global studies demonstrating homogenization of flora.  </w:t>
      </w:r>
    </w:p>
  </w:comment>
  <w:comment w:id="495" w:author="Martin, Tara (Forestry)" w:date="2022-05-27T13:05:00Z" w:initials="MT(">
    <w:p w14:paraId="088DE64C" w14:textId="098E506A" w:rsidR="00672AF5" w:rsidRDefault="00672AF5">
      <w:pPr>
        <w:pStyle w:val="CommentText"/>
      </w:pPr>
      <w:r>
        <w:rPr>
          <w:rStyle w:val="CommentReference"/>
        </w:rPr>
        <w:annotationRef/>
      </w:r>
      <w:r>
        <w:t xml:space="preserve">And other species. See Kehoe et al 2020, Lia </w:t>
      </w:r>
      <w:proofErr w:type="spellStart"/>
      <w:r>
        <w:t>Chalifours</w:t>
      </w:r>
      <w:proofErr w:type="spellEnd"/>
      <w:r>
        <w:t xml:space="preserve"> paper and also Riley Finns paper showing extent of habitat loss for salmon in the FRE. </w:t>
      </w:r>
    </w:p>
  </w:comment>
  <w:comment w:id="503" w:author="Martin, Tara (Forestry)" w:date="2022-05-27T10:23:00Z" w:initials="MT(">
    <w:p w14:paraId="385F53A8" w14:textId="3C5101E9" w:rsidR="00E01451" w:rsidRDefault="00E01451">
      <w:pPr>
        <w:pStyle w:val="CommentText"/>
      </w:pPr>
      <w:r>
        <w:rPr>
          <w:rStyle w:val="CommentReference"/>
        </w:rPr>
        <w:annotationRef/>
      </w:r>
      <w:r>
        <w:t xml:space="preserve">It’s been a while since I’ve run a dissimilarity measure, so forgive my potentially silly questions.  It’s not clear to me what these indicator values and p-values mean.  </w:t>
      </w:r>
      <w:proofErr w:type="spellStart"/>
      <w:r>
        <w:t>Ie</w:t>
      </w:r>
      <w:proofErr w:type="spellEnd"/>
      <w:r>
        <w:t xml:space="preserve">. what is being compared to what?  </w:t>
      </w:r>
    </w:p>
    <w:p w14:paraId="292DC89A" w14:textId="77777777" w:rsidR="00E01451" w:rsidRDefault="00E01451">
      <w:pPr>
        <w:pStyle w:val="CommentText"/>
      </w:pPr>
    </w:p>
    <w:p w14:paraId="21B8662D" w14:textId="553AEDB4" w:rsidR="00E01451" w:rsidRDefault="00E01451">
      <w:pPr>
        <w:pStyle w:val="CommentText"/>
      </w:pPr>
      <w:r>
        <w:t xml:space="preserve">Define what </w:t>
      </w:r>
      <w:proofErr w:type="spellStart"/>
      <w:r>
        <w:t>IndVal</w:t>
      </w:r>
      <w:proofErr w:type="spellEnd"/>
      <w:r>
        <w:t xml:space="preserve"> is in the Table heading (</w:t>
      </w:r>
      <w:proofErr w:type="spellStart"/>
      <w:r>
        <w:t>ie</w:t>
      </w:r>
      <w:proofErr w:type="spellEnd"/>
      <w:r>
        <w:t xml:space="preserve">. Indicator values). Ditto below table. </w:t>
      </w:r>
    </w:p>
  </w:comment>
  <w:comment w:id="502" w:author="Martin, Tara (Forestry)" w:date="2022-05-27T10:21:00Z" w:initials="MT(">
    <w:p w14:paraId="12455BC8" w14:textId="09B47E09" w:rsidR="00E01451" w:rsidRDefault="00E01451">
      <w:pPr>
        <w:pStyle w:val="CommentText"/>
      </w:pPr>
      <w:r>
        <w:rPr>
          <w:rStyle w:val="CommentReference"/>
        </w:rPr>
        <w:annotationRef/>
      </w:r>
      <w:r>
        <w:t xml:space="preserve">This is an important table explaining your results – I think this table needs to move into the main text.  </w:t>
      </w:r>
    </w:p>
  </w:comment>
  <w:comment w:id="505" w:author="Martin, Tara (Forestry)" w:date="2022-05-27T10:20:00Z" w:initials="MT(">
    <w:p w14:paraId="0F78140F" w14:textId="66A5BFA4" w:rsidR="00E01451" w:rsidRDefault="00E01451">
      <w:pPr>
        <w:pStyle w:val="CommentText"/>
      </w:pPr>
      <w:r>
        <w:rPr>
          <w:rStyle w:val="CommentReference"/>
        </w:rPr>
        <w:annotationRef/>
      </w:r>
      <w:r>
        <w:t xml:space="preserve">This would be much easier to read if it were a Table that is editable in word rather than an image. Ditto for Table 5. </w:t>
      </w:r>
    </w:p>
  </w:comment>
  <w:comment w:id="510" w:author="Martin, Tara (Forestry)" w:date="2022-05-27T10:31:00Z" w:initials="MT(">
    <w:p w14:paraId="0D8DD819" w14:textId="1E9B5E92" w:rsidR="00E01451" w:rsidRDefault="00E01451">
      <w:pPr>
        <w:pStyle w:val="CommentText"/>
      </w:pPr>
      <w:r>
        <w:rPr>
          <w:rStyle w:val="CommentReference"/>
        </w:rPr>
        <w:annotationRef/>
      </w:r>
      <w:r>
        <w:t xml:space="preserve">Some underlining is missing in this table e.g. Sedge column 1979 above ‘Potentilla </w:t>
      </w:r>
      <w:proofErr w:type="spellStart"/>
      <w:r>
        <w:t>pacifica</w:t>
      </w:r>
      <w:proofErr w:type="spellEnd"/>
      <w:r>
        <w:t xml:space="preserve"> and 2019 Bogbean last 4 species. But see comment above about converting this to an editable file (import from Excel for example), rather than image. </w:t>
      </w:r>
    </w:p>
  </w:comment>
  <w:comment w:id="512" w:author="Martin, Tara (Forestry)" w:date="2022-05-27T11:21:00Z" w:initials="MT(">
    <w:p w14:paraId="27828B3A" w14:textId="5AB1CAFB" w:rsidR="00E01451" w:rsidRDefault="00E01451">
      <w:pPr>
        <w:pStyle w:val="CommentText"/>
      </w:pPr>
      <w:r>
        <w:rPr>
          <w:rStyle w:val="CommentReference"/>
        </w:rPr>
        <w:annotationRef/>
      </w:r>
      <w:r>
        <w:t xml:space="preserve">This should read </w:t>
      </w:r>
      <w:bookmarkStart w:id="513" w:name="_Hlk104543205"/>
      <w:r>
        <w:t xml:space="preserve">Bray Curtis dissimilarity. BC is not a distance because </w:t>
      </w:r>
      <w:r w:rsidRPr="000E5B61">
        <w:t>it does</w:t>
      </w:r>
      <w:r>
        <w:t xml:space="preserve"> not </w:t>
      </w:r>
      <w:r w:rsidRPr="000E5B61">
        <w:t>satisfy triangle inequality</w:t>
      </w:r>
      <w:r>
        <w:t>.</w:t>
      </w:r>
      <w:bookmarkEnd w:id="513"/>
    </w:p>
  </w:comment>
  <w:comment w:id="516" w:author="Martin, Tara (Forestry)" w:date="2022-05-26T09:41:00Z" w:initials="MT(">
    <w:p w14:paraId="08660028" w14:textId="4E51CF25" w:rsidR="00E01451" w:rsidRDefault="00E01451">
      <w:pPr>
        <w:pStyle w:val="CommentText"/>
      </w:pPr>
      <w:r>
        <w:rPr>
          <w:rStyle w:val="CommentReference"/>
        </w:rPr>
        <w:annotationRef/>
      </w:r>
      <w:r>
        <w:t>Please add column to indicate origin (native vs non-native)</w:t>
      </w:r>
    </w:p>
  </w:comment>
  <w:comment w:id="517" w:author="Martin, Tara (Forestry)" w:date="2022-05-26T09:50:00Z" w:initials="MT(">
    <w:p w14:paraId="1BD8C893" w14:textId="6EF930C6" w:rsidR="00E01451" w:rsidRDefault="00E01451">
      <w:pPr>
        <w:pStyle w:val="CommentText"/>
      </w:pPr>
      <w:r>
        <w:rPr>
          <w:rStyle w:val="CommentReference"/>
        </w:rPr>
        <w:annotationRef/>
      </w:r>
      <w:r>
        <w:t>Move into main text</w:t>
      </w:r>
    </w:p>
  </w:comment>
  <w:comment w:id="518" w:author="Martin, Tara (Forestry)" w:date="2022-05-26T09:48:00Z" w:initials="MT(">
    <w:p w14:paraId="474962B2" w14:textId="0A74D7DD" w:rsidR="00E01451" w:rsidRDefault="00E01451">
      <w:pPr>
        <w:pStyle w:val="CommentText"/>
      </w:pPr>
      <w:r>
        <w:rPr>
          <w:rStyle w:val="CommentReference"/>
        </w:rPr>
        <w:annotationRef/>
      </w:r>
      <w:r>
        <w:t xml:space="preserve">How are you calculating this % change? </w:t>
      </w:r>
    </w:p>
  </w:comment>
  <w:comment w:id="519" w:author="Martin, Tara (Forestry)" w:date="2022-05-26T09:45:00Z" w:initials="MT(">
    <w:p w14:paraId="6CCCB760" w14:textId="42B69620" w:rsidR="00E01451" w:rsidRDefault="00E01451">
      <w:pPr>
        <w:pStyle w:val="CommentText"/>
      </w:pPr>
      <w:r>
        <w:rPr>
          <w:rStyle w:val="CommentReference"/>
        </w:rPr>
        <w:annotationRef/>
      </w:r>
      <w:r>
        <w:t xml:space="preserve">Why is this positive when its declined by 64% from </w:t>
      </w:r>
      <w:r>
        <w:t>1979</w:t>
      </w:r>
    </w:p>
  </w:comment>
  <w:comment w:id="520" w:author="Martin, Tara (Forestry)" w:date="2022-05-26T09:42:00Z" w:initials="MT(">
    <w:p w14:paraId="3290ED3F" w14:textId="13B68FEA" w:rsidR="00E01451" w:rsidRDefault="00E01451">
      <w:pPr>
        <w:pStyle w:val="CommentText"/>
      </w:pPr>
      <w:r>
        <w:rPr>
          <w:rStyle w:val="CommentReference"/>
        </w:rPr>
        <w:annotationRef/>
      </w:r>
      <w:r>
        <w:t xml:space="preserve">Suggest deleting as its likely one of the two </w:t>
      </w:r>
      <w:proofErr w:type="spellStart"/>
      <w:r>
        <w:t>galiums</w:t>
      </w:r>
      <w:proofErr w:type="spellEnd"/>
      <w:r>
        <w:t xml:space="preserve"> already listed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3F26FB" w15:done="0"/>
  <w15:commentEx w15:paraId="785FEDDD" w15:done="0"/>
  <w15:commentEx w15:paraId="53B5A185" w15:done="0"/>
  <w15:commentEx w15:paraId="6BBAA098" w15:done="0"/>
  <w15:commentEx w15:paraId="15982743" w15:done="0"/>
  <w15:commentEx w15:paraId="50659F18" w15:done="0"/>
  <w15:commentEx w15:paraId="646EDAE2" w15:done="0"/>
  <w15:commentEx w15:paraId="72472C7A" w15:done="0"/>
  <w15:commentEx w15:paraId="7ED78020" w15:done="0"/>
  <w15:commentEx w15:paraId="4544F04C" w15:done="0"/>
  <w15:commentEx w15:paraId="208B53D3" w15:done="0"/>
  <w15:commentEx w15:paraId="23F8B5B5" w15:done="0"/>
  <w15:commentEx w15:paraId="429B9D34" w15:done="0"/>
  <w15:commentEx w15:paraId="00E16A96" w15:done="0"/>
  <w15:commentEx w15:paraId="1D01C224" w15:done="0"/>
  <w15:commentEx w15:paraId="02E9C49E" w15:done="0"/>
  <w15:commentEx w15:paraId="488280CA" w15:done="0"/>
  <w15:commentEx w15:paraId="11A1C56C" w15:done="0"/>
  <w15:commentEx w15:paraId="69F9856F" w15:done="0"/>
  <w15:commentEx w15:paraId="0A9AA747" w15:done="0"/>
  <w15:commentEx w15:paraId="5460D1F5" w15:done="0"/>
  <w15:commentEx w15:paraId="68F8403E" w15:done="0"/>
  <w15:commentEx w15:paraId="1458A5A6" w15:done="0"/>
  <w15:commentEx w15:paraId="43F21DDF" w15:done="0"/>
  <w15:commentEx w15:paraId="3EB2BFAD" w15:done="0"/>
  <w15:commentEx w15:paraId="088DE64C" w15:done="0"/>
  <w15:commentEx w15:paraId="21B8662D" w15:done="0"/>
  <w15:commentEx w15:paraId="12455BC8" w15:done="0"/>
  <w15:commentEx w15:paraId="0F78140F" w15:done="0"/>
  <w15:commentEx w15:paraId="0D8DD819" w15:done="0"/>
  <w15:commentEx w15:paraId="27828B3A" w15:done="0"/>
  <w15:commentEx w15:paraId="08660028" w15:done="0"/>
  <w15:commentEx w15:paraId="1BD8C893" w15:done="0"/>
  <w15:commentEx w15:paraId="474962B2" w15:done="0"/>
  <w15:commentEx w15:paraId="6CCCB760" w15:done="0"/>
  <w15:commentEx w15:paraId="3290ED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BC4AA" w16cex:dateUtc="2022-02-08T00:17:00Z"/>
  <w16cex:commentExtensible w16cex:durableId="25B91B77" w16cex:dateUtc="2022-02-18T03:07:00Z"/>
  <w16cex:commentExtensible w16cex:durableId="25B9067C" w16cex:dateUtc="2022-02-18T01:38:00Z"/>
  <w16cex:commentExtensible w16cex:durableId="25C88864" w16cex:dateUtc="2022-03-01T19:56:00Z"/>
  <w16cex:commentExtensible w16cex:durableId="25C885CB" w16cex:dateUtc="2022-03-01T19:45:00Z"/>
  <w16cex:commentExtensible w16cex:durableId="25CC6C8C" w16cex:dateUtc="2022-03-04T18:46:00Z"/>
  <w16cex:commentExtensible w16cex:durableId="25C8861B" w16cex:dateUtc="2022-03-01T19:46:00Z"/>
  <w16cex:commentExtensible w16cex:durableId="25CC6BD0" w16cex:dateUtc="2022-03-04T18:43:00Z"/>
  <w16cex:commentExtensible w16cex:durableId="25ABD02F" w16cex:dateUtc="2022-02-08T01:06:00Z"/>
  <w16cex:commentExtensible w16cex:durableId="25C88AB2" w16cex:dateUtc="2022-03-01T20:06:00Z"/>
  <w16cex:commentExtensible w16cex:durableId="25C88B0C" w16cex:dateUtc="2022-03-01T20:07:00Z"/>
  <w16cex:commentExtensible w16cex:durableId="25ABDB2C" w16cex:dateUtc="2022-02-08T01:53:00Z"/>
  <w16cex:commentExtensible w16cex:durableId="25CC6CAF" w16cex:dateUtc="2022-03-04T18:47:00Z"/>
  <w16cex:commentExtensible w16cex:durableId="25ABE9FD" w16cex:dateUtc="2022-02-08T02:57:00Z"/>
  <w16cex:commentExtensible w16cex:durableId="25ABD7B9" w16cex:dateUtc="2022-02-08T01:39:00Z"/>
  <w16cex:commentExtensible w16cex:durableId="25ABE09B" w16cex:dateUtc="2022-02-08T02:16:00Z"/>
  <w16cex:commentExtensible w16cex:durableId="25ABE0DB" w16cex:dateUtc="2022-02-08T02:18:00Z"/>
  <w16cex:commentExtensible w16cex:durableId="25ABF7E7" w16cex:dateUtc="2022-02-08T03:56:00Z"/>
  <w16cex:commentExtensible w16cex:durableId="25ADA800" w16cex:dateUtc="2022-02-09T10:40:00Z"/>
  <w16cex:commentExtensible w16cex:durableId="259D54DB" w16cex:dateUtc="2022-01-28T01:28:00Z"/>
  <w16cex:commentExtensible w16cex:durableId="25AC0F5C" w16cex:dateUtc="2022-02-08T05:36:00Z"/>
  <w16cex:commentExtensible w16cex:durableId="25ABEBF4" w16cex:dateUtc="2022-02-08T03:05:00Z"/>
  <w16cex:commentExtensible w16cex:durableId="259A9F10" w16cex:dateUtc="2022-01-26T00:08:00Z"/>
  <w16cex:commentExtensible w16cex:durableId="259D422D" w16cex:dateUtc="2022-01-28T00:09:00Z"/>
  <w16cex:commentExtensible w16cex:durableId="25AC06BE" w16cex:dateUtc="2022-02-08T04:59:00Z"/>
  <w16cex:commentExtensible w16cex:durableId="25CC6AD2" w16cex:dateUtc="2022-02-02T17:26:00Z"/>
  <w16cex:commentExtensible w16cex:durableId="25ABF242" w16cex:dateUtc="2022-01-28T00:13:00Z"/>
  <w16cex:commentExtensible w16cex:durableId="25ABF3B0" w16cex:dateUtc="2022-02-08T03:38:00Z"/>
  <w16cex:commentExtensible w16cex:durableId="25ABE9CD" w16cex:dateUtc="2022-02-08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3F26FB" w16cid:durableId="2639BB59"/>
  <w16cid:commentId w16cid:paraId="785FEDDD" w16cid:durableId="263B1307"/>
  <w16cid:commentId w16cid:paraId="53B5A185" w16cid:durableId="2639BD88"/>
  <w16cid:commentId w16cid:paraId="6BBAA098" w16cid:durableId="2639C018"/>
  <w16cid:commentId w16cid:paraId="15982743" w16cid:durableId="2639C088"/>
  <w16cid:commentId w16cid:paraId="50659F18" w16cid:durableId="263B1EF9"/>
  <w16cid:commentId w16cid:paraId="646EDAE2" w16cid:durableId="263B1F0D"/>
  <w16cid:commentId w16cid:paraId="72472C7A" w16cid:durableId="2639C3A6"/>
  <w16cid:commentId w16cid:paraId="7ED78020" w16cid:durableId="2639C451"/>
  <w16cid:commentId w16cid:paraId="4544F04C" w16cid:durableId="263B2007"/>
  <w16cid:commentId w16cid:paraId="208B53D3" w16cid:durableId="2639C655"/>
  <w16cid:commentId w16cid:paraId="23F8B5B5" w16cid:durableId="263B2FF0"/>
  <w16cid:commentId w16cid:paraId="429B9D34" w16cid:durableId="263B45B8"/>
  <w16cid:commentId w16cid:paraId="00E16A96" w16cid:durableId="263B4658"/>
  <w16cid:commentId w16cid:paraId="1D01C224" w16cid:durableId="263B4717"/>
  <w16cid:commentId w16cid:paraId="02E9C49E" w16cid:durableId="2639C77B"/>
  <w16cid:commentId w16cid:paraId="488280CA" w16cid:durableId="2639C7B6"/>
  <w16cid:commentId w16cid:paraId="11A1C56C" w16cid:durableId="263B3F50"/>
  <w16cid:commentId w16cid:paraId="69F9856F" w16cid:durableId="263B2F9F"/>
  <w16cid:commentId w16cid:paraId="0A9AA747" w16cid:durableId="263B3F82"/>
  <w16cid:commentId w16cid:paraId="5460D1F5" w16cid:durableId="263B4382"/>
  <w16cid:commentId w16cid:paraId="68F8403E" w16cid:durableId="263B4454"/>
  <w16cid:commentId w16cid:paraId="1458A5A6" w16cid:durableId="263B4CC4"/>
  <w16cid:commentId w16cid:paraId="43F21DDF" w16cid:durableId="263B4AC8"/>
  <w16cid:commentId w16cid:paraId="3EB2BFAD" w16cid:durableId="263B4AE9"/>
  <w16cid:commentId w16cid:paraId="088DE64C" w16cid:durableId="263B4B32"/>
  <w16cid:commentId w16cid:paraId="21B8662D" w16cid:durableId="263B2538"/>
  <w16cid:commentId w16cid:paraId="12455BC8" w16cid:durableId="263B24C2"/>
  <w16cid:commentId w16cid:paraId="0F78140F" w16cid:durableId="263B2457"/>
  <w16cid:commentId w16cid:paraId="0D8DD819" w16cid:durableId="263B2715"/>
  <w16cid:commentId w16cid:paraId="27828B3A" w16cid:durableId="263B32C7"/>
  <w16cid:commentId w16cid:paraId="08660028" w16cid:durableId="2639C9AD"/>
  <w16cid:commentId w16cid:paraId="1BD8C893" w16cid:durableId="2639CBCE"/>
  <w16cid:commentId w16cid:paraId="474962B2" w16cid:durableId="2639CB65"/>
  <w16cid:commentId w16cid:paraId="6CCCB760" w16cid:durableId="2639CAA1"/>
  <w16cid:commentId w16cid:paraId="3290ED3F" w16cid:durableId="2639C9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CBA7CE" w14:textId="77777777" w:rsidR="002530CB" w:rsidRDefault="002530CB" w:rsidP="00BF4E75">
      <w:pPr>
        <w:spacing w:after="0" w:line="240" w:lineRule="auto"/>
      </w:pPr>
      <w:r>
        <w:separator/>
      </w:r>
    </w:p>
  </w:endnote>
  <w:endnote w:type="continuationSeparator" w:id="0">
    <w:p w14:paraId="38AC33F8" w14:textId="77777777" w:rsidR="002530CB" w:rsidRDefault="002530CB" w:rsidP="00BF4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AD272" w14:textId="77777777" w:rsidR="002530CB" w:rsidRDefault="002530CB" w:rsidP="00BF4E75">
      <w:pPr>
        <w:spacing w:after="0" w:line="240" w:lineRule="auto"/>
      </w:pPr>
      <w:r>
        <w:separator/>
      </w:r>
    </w:p>
  </w:footnote>
  <w:footnote w:type="continuationSeparator" w:id="0">
    <w:p w14:paraId="10BC6AA0" w14:textId="77777777" w:rsidR="002530CB" w:rsidRDefault="002530CB" w:rsidP="00BF4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15752154" w:rsidR="00E01451" w:rsidRDefault="00E01451">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E01451" w:rsidRDefault="00E014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0"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5"/>
  </w:num>
  <w:num w:numId="3">
    <w:abstractNumId w:val="11"/>
  </w:num>
  <w:num w:numId="4">
    <w:abstractNumId w:val="14"/>
  </w:num>
  <w:num w:numId="5">
    <w:abstractNumId w:val="25"/>
  </w:num>
  <w:num w:numId="6">
    <w:abstractNumId w:val="22"/>
  </w:num>
  <w:num w:numId="7">
    <w:abstractNumId w:val="8"/>
  </w:num>
  <w:num w:numId="8">
    <w:abstractNumId w:val="7"/>
  </w:num>
  <w:num w:numId="9">
    <w:abstractNumId w:val="16"/>
  </w:num>
  <w:num w:numId="10">
    <w:abstractNumId w:val="1"/>
  </w:num>
  <w:num w:numId="11">
    <w:abstractNumId w:val="0"/>
  </w:num>
  <w:num w:numId="12">
    <w:abstractNumId w:val="2"/>
  </w:num>
  <w:num w:numId="13">
    <w:abstractNumId w:val="10"/>
  </w:num>
  <w:num w:numId="14">
    <w:abstractNumId w:val="18"/>
  </w:num>
  <w:num w:numId="15">
    <w:abstractNumId w:val="6"/>
  </w:num>
  <w:num w:numId="16">
    <w:abstractNumId w:val="13"/>
  </w:num>
  <w:num w:numId="17">
    <w:abstractNumId w:val="19"/>
  </w:num>
  <w:num w:numId="18">
    <w:abstractNumId w:val="15"/>
  </w:num>
  <w:num w:numId="19">
    <w:abstractNumId w:val="9"/>
  </w:num>
  <w:num w:numId="20">
    <w:abstractNumId w:val="12"/>
  </w:num>
  <w:num w:numId="21">
    <w:abstractNumId w:val="24"/>
  </w:num>
  <w:num w:numId="22">
    <w:abstractNumId w:val="26"/>
  </w:num>
  <w:num w:numId="23">
    <w:abstractNumId w:val="23"/>
  </w:num>
  <w:num w:numId="24">
    <w:abstractNumId w:val="3"/>
  </w:num>
  <w:num w:numId="25">
    <w:abstractNumId w:val="4"/>
  </w:num>
  <w:num w:numId="26">
    <w:abstractNumId w:val="21"/>
  </w:num>
  <w:num w:numId="27">
    <w:abstractNumId w:val="20"/>
  </w:num>
  <w:num w:numId="28">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tin, Tara (Forestry)">
    <w15:presenceInfo w15:providerId="AD" w15:userId="S-1-5-21-3458574638-2780845101-4193349012-41469"/>
  </w15:person>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20A6"/>
    <w:rsid w:val="00007C90"/>
    <w:rsid w:val="000100C5"/>
    <w:rsid w:val="0001042C"/>
    <w:rsid w:val="00010D37"/>
    <w:rsid w:val="0001195D"/>
    <w:rsid w:val="00011E3D"/>
    <w:rsid w:val="00012A89"/>
    <w:rsid w:val="00012C42"/>
    <w:rsid w:val="000146C2"/>
    <w:rsid w:val="00014A9A"/>
    <w:rsid w:val="000169C2"/>
    <w:rsid w:val="000178FD"/>
    <w:rsid w:val="00020056"/>
    <w:rsid w:val="00021ECF"/>
    <w:rsid w:val="00023269"/>
    <w:rsid w:val="0003077F"/>
    <w:rsid w:val="00030FB9"/>
    <w:rsid w:val="0003526B"/>
    <w:rsid w:val="0003545C"/>
    <w:rsid w:val="0003711B"/>
    <w:rsid w:val="000406CD"/>
    <w:rsid w:val="00041623"/>
    <w:rsid w:val="000425A4"/>
    <w:rsid w:val="00042C5A"/>
    <w:rsid w:val="000431F1"/>
    <w:rsid w:val="00045C36"/>
    <w:rsid w:val="00050718"/>
    <w:rsid w:val="00050B97"/>
    <w:rsid w:val="0005195D"/>
    <w:rsid w:val="00054383"/>
    <w:rsid w:val="00056084"/>
    <w:rsid w:val="00057D4B"/>
    <w:rsid w:val="00060358"/>
    <w:rsid w:val="00060AB7"/>
    <w:rsid w:val="00061706"/>
    <w:rsid w:val="00063E63"/>
    <w:rsid w:val="0006408D"/>
    <w:rsid w:val="000648CF"/>
    <w:rsid w:val="00064ACC"/>
    <w:rsid w:val="0006502E"/>
    <w:rsid w:val="00066EFD"/>
    <w:rsid w:val="00067159"/>
    <w:rsid w:val="000678E1"/>
    <w:rsid w:val="000710F5"/>
    <w:rsid w:val="00071896"/>
    <w:rsid w:val="0007225D"/>
    <w:rsid w:val="00073000"/>
    <w:rsid w:val="00074139"/>
    <w:rsid w:val="000766B8"/>
    <w:rsid w:val="00076FA5"/>
    <w:rsid w:val="000832A2"/>
    <w:rsid w:val="000834F5"/>
    <w:rsid w:val="00085771"/>
    <w:rsid w:val="00085CD4"/>
    <w:rsid w:val="00087251"/>
    <w:rsid w:val="000900E9"/>
    <w:rsid w:val="000A2ECF"/>
    <w:rsid w:val="000A3AB7"/>
    <w:rsid w:val="000A3E15"/>
    <w:rsid w:val="000A7784"/>
    <w:rsid w:val="000B2B17"/>
    <w:rsid w:val="000B37AD"/>
    <w:rsid w:val="000B556F"/>
    <w:rsid w:val="000B68F2"/>
    <w:rsid w:val="000B6922"/>
    <w:rsid w:val="000B79A0"/>
    <w:rsid w:val="000C13F0"/>
    <w:rsid w:val="000C2F44"/>
    <w:rsid w:val="000C3F87"/>
    <w:rsid w:val="000C4B24"/>
    <w:rsid w:val="000C5CE7"/>
    <w:rsid w:val="000C7EAE"/>
    <w:rsid w:val="000C7F52"/>
    <w:rsid w:val="000D0AF3"/>
    <w:rsid w:val="000D0AFA"/>
    <w:rsid w:val="000D0EFF"/>
    <w:rsid w:val="000D1B5F"/>
    <w:rsid w:val="000D215B"/>
    <w:rsid w:val="000D3031"/>
    <w:rsid w:val="000D33FC"/>
    <w:rsid w:val="000D4503"/>
    <w:rsid w:val="000D7921"/>
    <w:rsid w:val="000E1309"/>
    <w:rsid w:val="000E4F3A"/>
    <w:rsid w:val="000E5B61"/>
    <w:rsid w:val="000E643E"/>
    <w:rsid w:val="000F08CD"/>
    <w:rsid w:val="000F0F9A"/>
    <w:rsid w:val="000F0FB8"/>
    <w:rsid w:val="000F3F96"/>
    <w:rsid w:val="000F4196"/>
    <w:rsid w:val="000F6BE9"/>
    <w:rsid w:val="000F6CCA"/>
    <w:rsid w:val="00100565"/>
    <w:rsid w:val="00100D21"/>
    <w:rsid w:val="00102B71"/>
    <w:rsid w:val="0010340E"/>
    <w:rsid w:val="001042B3"/>
    <w:rsid w:val="00110DE4"/>
    <w:rsid w:val="00112B78"/>
    <w:rsid w:val="001148DE"/>
    <w:rsid w:val="00114EB3"/>
    <w:rsid w:val="00116D28"/>
    <w:rsid w:val="0012104D"/>
    <w:rsid w:val="00122537"/>
    <w:rsid w:val="00124273"/>
    <w:rsid w:val="00124BDB"/>
    <w:rsid w:val="001262D0"/>
    <w:rsid w:val="00130227"/>
    <w:rsid w:val="001307AD"/>
    <w:rsid w:val="00130DE3"/>
    <w:rsid w:val="00132E6A"/>
    <w:rsid w:val="00135A6C"/>
    <w:rsid w:val="001369F0"/>
    <w:rsid w:val="00137AA7"/>
    <w:rsid w:val="00137DE2"/>
    <w:rsid w:val="001401E6"/>
    <w:rsid w:val="00140BDF"/>
    <w:rsid w:val="00142404"/>
    <w:rsid w:val="00145842"/>
    <w:rsid w:val="00151992"/>
    <w:rsid w:val="0015412F"/>
    <w:rsid w:val="00154B30"/>
    <w:rsid w:val="0015525B"/>
    <w:rsid w:val="0015552F"/>
    <w:rsid w:val="00156528"/>
    <w:rsid w:val="0015725C"/>
    <w:rsid w:val="001578C8"/>
    <w:rsid w:val="00160864"/>
    <w:rsid w:val="00160B87"/>
    <w:rsid w:val="00160C1F"/>
    <w:rsid w:val="00161052"/>
    <w:rsid w:val="0016265B"/>
    <w:rsid w:val="00162ED5"/>
    <w:rsid w:val="00163B51"/>
    <w:rsid w:val="001646E3"/>
    <w:rsid w:val="00165997"/>
    <w:rsid w:val="00165DCB"/>
    <w:rsid w:val="00170E03"/>
    <w:rsid w:val="00171408"/>
    <w:rsid w:val="00175845"/>
    <w:rsid w:val="00175D27"/>
    <w:rsid w:val="00177A8E"/>
    <w:rsid w:val="00177F29"/>
    <w:rsid w:val="00182C65"/>
    <w:rsid w:val="00182D7E"/>
    <w:rsid w:val="00183E18"/>
    <w:rsid w:val="00184440"/>
    <w:rsid w:val="0018553F"/>
    <w:rsid w:val="0018587A"/>
    <w:rsid w:val="00185AB9"/>
    <w:rsid w:val="00191332"/>
    <w:rsid w:val="00191909"/>
    <w:rsid w:val="00191A59"/>
    <w:rsid w:val="00193021"/>
    <w:rsid w:val="00193320"/>
    <w:rsid w:val="001939FA"/>
    <w:rsid w:val="001957B8"/>
    <w:rsid w:val="00195C88"/>
    <w:rsid w:val="00195D4F"/>
    <w:rsid w:val="00195DF7"/>
    <w:rsid w:val="001A0EA3"/>
    <w:rsid w:val="001A11D6"/>
    <w:rsid w:val="001A3616"/>
    <w:rsid w:val="001A3ED2"/>
    <w:rsid w:val="001A595A"/>
    <w:rsid w:val="001A62D5"/>
    <w:rsid w:val="001A74A2"/>
    <w:rsid w:val="001B0737"/>
    <w:rsid w:val="001B103D"/>
    <w:rsid w:val="001B1861"/>
    <w:rsid w:val="001B3F90"/>
    <w:rsid w:val="001B46DC"/>
    <w:rsid w:val="001B70A0"/>
    <w:rsid w:val="001C04D5"/>
    <w:rsid w:val="001C33F4"/>
    <w:rsid w:val="001C4110"/>
    <w:rsid w:val="001C64DC"/>
    <w:rsid w:val="001D098D"/>
    <w:rsid w:val="001D3977"/>
    <w:rsid w:val="001E072A"/>
    <w:rsid w:val="001E210B"/>
    <w:rsid w:val="001E3C6F"/>
    <w:rsid w:val="001E5A8C"/>
    <w:rsid w:val="001E5D06"/>
    <w:rsid w:val="001E6553"/>
    <w:rsid w:val="001E759C"/>
    <w:rsid w:val="001F19B1"/>
    <w:rsid w:val="001F436B"/>
    <w:rsid w:val="001F5046"/>
    <w:rsid w:val="001F5545"/>
    <w:rsid w:val="001F699E"/>
    <w:rsid w:val="001F6AC9"/>
    <w:rsid w:val="0020057A"/>
    <w:rsid w:val="0020507B"/>
    <w:rsid w:val="00205444"/>
    <w:rsid w:val="00205D24"/>
    <w:rsid w:val="002066B9"/>
    <w:rsid w:val="002116AC"/>
    <w:rsid w:val="002117EF"/>
    <w:rsid w:val="00215C48"/>
    <w:rsid w:val="00221150"/>
    <w:rsid w:val="0022363E"/>
    <w:rsid w:val="00226A79"/>
    <w:rsid w:val="00231775"/>
    <w:rsid w:val="00231BAA"/>
    <w:rsid w:val="00232AF1"/>
    <w:rsid w:val="002346AE"/>
    <w:rsid w:val="002355AC"/>
    <w:rsid w:val="00235C27"/>
    <w:rsid w:val="00236A5C"/>
    <w:rsid w:val="0023791D"/>
    <w:rsid w:val="0024166F"/>
    <w:rsid w:val="00241A51"/>
    <w:rsid w:val="0024305C"/>
    <w:rsid w:val="002445D1"/>
    <w:rsid w:val="00245C13"/>
    <w:rsid w:val="002501CE"/>
    <w:rsid w:val="002505BD"/>
    <w:rsid w:val="00250AFD"/>
    <w:rsid w:val="00251F2D"/>
    <w:rsid w:val="002530CB"/>
    <w:rsid w:val="002532A3"/>
    <w:rsid w:val="00255BCB"/>
    <w:rsid w:val="00260E9B"/>
    <w:rsid w:val="002613DE"/>
    <w:rsid w:val="00262B24"/>
    <w:rsid w:val="0026405A"/>
    <w:rsid w:val="00265374"/>
    <w:rsid w:val="0026711C"/>
    <w:rsid w:val="0027315E"/>
    <w:rsid w:val="00274100"/>
    <w:rsid w:val="00276B00"/>
    <w:rsid w:val="00277767"/>
    <w:rsid w:val="00281A74"/>
    <w:rsid w:val="00281B1F"/>
    <w:rsid w:val="00282D23"/>
    <w:rsid w:val="002839E8"/>
    <w:rsid w:val="002853ED"/>
    <w:rsid w:val="0029101D"/>
    <w:rsid w:val="00291286"/>
    <w:rsid w:val="00291BAF"/>
    <w:rsid w:val="002930FD"/>
    <w:rsid w:val="00293DD0"/>
    <w:rsid w:val="00295CCC"/>
    <w:rsid w:val="0029656F"/>
    <w:rsid w:val="002979C4"/>
    <w:rsid w:val="00297FBE"/>
    <w:rsid w:val="002A21CB"/>
    <w:rsid w:val="002A34E3"/>
    <w:rsid w:val="002A3848"/>
    <w:rsid w:val="002A5220"/>
    <w:rsid w:val="002A5734"/>
    <w:rsid w:val="002A5853"/>
    <w:rsid w:val="002A77CD"/>
    <w:rsid w:val="002B0984"/>
    <w:rsid w:val="002B30B8"/>
    <w:rsid w:val="002B346B"/>
    <w:rsid w:val="002B6766"/>
    <w:rsid w:val="002B7F52"/>
    <w:rsid w:val="002C1B96"/>
    <w:rsid w:val="002C1D2C"/>
    <w:rsid w:val="002C2500"/>
    <w:rsid w:val="002C3C8D"/>
    <w:rsid w:val="002C4FFA"/>
    <w:rsid w:val="002C55D8"/>
    <w:rsid w:val="002D0061"/>
    <w:rsid w:val="002D0C63"/>
    <w:rsid w:val="002D28F3"/>
    <w:rsid w:val="002D4941"/>
    <w:rsid w:val="002D5D96"/>
    <w:rsid w:val="002D6004"/>
    <w:rsid w:val="002D603D"/>
    <w:rsid w:val="002D7F1C"/>
    <w:rsid w:val="002E1C7E"/>
    <w:rsid w:val="002E39F4"/>
    <w:rsid w:val="002E4247"/>
    <w:rsid w:val="002E43B4"/>
    <w:rsid w:val="002E4D1C"/>
    <w:rsid w:val="002E4E7F"/>
    <w:rsid w:val="002E52B1"/>
    <w:rsid w:val="002E58E8"/>
    <w:rsid w:val="002E78EE"/>
    <w:rsid w:val="002F27E1"/>
    <w:rsid w:val="002F3C7E"/>
    <w:rsid w:val="002F47C7"/>
    <w:rsid w:val="002F72ED"/>
    <w:rsid w:val="002F7CB6"/>
    <w:rsid w:val="00302A99"/>
    <w:rsid w:val="003039A5"/>
    <w:rsid w:val="003069B8"/>
    <w:rsid w:val="00311779"/>
    <w:rsid w:val="00311A63"/>
    <w:rsid w:val="00311DF5"/>
    <w:rsid w:val="003124A1"/>
    <w:rsid w:val="0031439A"/>
    <w:rsid w:val="00314D54"/>
    <w:rsid w:val="00315C34"/>
    <w:rsid w:val="00316E6C"/>
    <w:rsid w:val="00321C4A"/>
    <w:rsid w:val="00321D8D"/>
    <w:rsid w:val="00322751"/>
    <w:rsid w:val="00323240"/>
    <w:rsid w:val="0032580F"/>
    <w:rsid w:val="0032655A"/>
    <w:rsid w:val="00327D46"/>
    <w:rsid w:val="00330735"/>
    <w:rsid w:val="0033085B"/>
    <w:rsid w:val="00331CF9"/>
    <w:rsid w:val="00332EF5"/>
    <w:rsid w:val="00336630"/>
    <w:rsid w:val="0033682E"/>
    <w:rsid w:val="00336FE4"/>
    <w:rsid w:val="00340BB0"/>
    <w:rsid w:val="00340BED"/>
    <w:rsid w:val="00341EBD"/>
    <w:rsid w:val="00342ABF"/>
    <w:rsid w:val="003436E0"/>
    <w:rsid w:val="00343A98"/>
    <w:rsid w:val="00345DE4"/>
    <w:rsid w:val="00350D7F"/>
    <w:rsid w:val="00352A16"/>
    <w:rsid w:val="00353F7C"/>
    <w:rsid w:val="003554A2"/>
    <w:rsid w:val="00355BBB"/>
    <w:rsid w:val="00356FC2"/>
    <w:rsid w:val="00357A5D"/>
    <w:rsid w:val="00357F51"/>
    <w:rsid w:val="00361ED3"/>
    <w:rsid w:val="00362708"/>
    <w:rsid w:val="00362DA9"/>
    <w:rsid w:val="00363A72"/>
    <w:rsid w:val="00365200"/>
    <w:rsid w:val="00365839"/>
    <w:rsid w:val="00365F91"/>
    <w:rsid w:val="00367E6C"/>
    <w:rsid w:val="00370D1D"/>
    <w:rsid w:val="00370EED"/>
    <w:rsid w:val="00372150"/>
    <w:rsid w:val="00373A49"/>
    <w:rsid w:val="00373BDC"/>
    <w:rsid w:val="00375FF5"/>
    <w:rsid w:val="003778BD"/>
    <w:rsid w:val="00380BA0"/>
    <w:rsid w:val="00380D8E"/>
    <w:rsid w:val="0038192E"/>
    <w:rsid w:val="003821F1"/>
    <w:rsid w:val="003828C6"/>
    <w:rsid w:val="003841DB"/>
    <w:rsid w:val="003843D8"/>
    <w:rsid w:val="003900B2"/>
    <w:rsid w:val="00390DB5"/>
    <w:rsid w:val="00391339"/>
    <w:rsid w:val="00392DC9"/>
    <w:rsid w:val="003A3518"/>
    <w:rsid w:val="003A6805"/>
    <w:rsid w:val="003B0E2E"/>
    <w:rsid w:val="003B2DDD"/>
    <w:rsid w:val="003B6B3D"/>
    <w:rsid w:val="003C77E5"/>
    <w:rsid w:val="003C783A"/>
    <w:rsid w:val="003D0B07"/>
    <w:rsid w:val="003D15FC"/>
    <w:rsid w:val="003D30A6"/>
    <w:rsid w:val="003D3366"/>
    <w:rsid w:val="003D5257"/>
    <w:rsid w:val="003D7780"/>
    <w:rsid w:val="003E0877"/>
    <w:rsid w:val="003E3BE9"/>
    <w:rsid w:val="003E5380"/>
    <w:rsid w:val="003E6D9C"/>
    <w:rsid w:val="003F0CC5"/>
    <w:rsid w:val="003F0DE8"/>
    <w:rsid w:val="003F19D8"/>
    <w:rsid w:val="003F2561"/>
    <w:rsid w:val="003F3E2D"/>
    <w:rsid w:val="003F3F7D"/>
    <w:rsid w:val="003F479F"/>
    <w:rsid w:val="00401CF6"/>
    <w:rsid w:val="00403637"/>
    <w:rsid w:val="00403789"/>
    <w:rsid w:val="0040424A"/>
    <w:rsid w:val="00404CFC"/>
    <w:rsid w:val="00405FBE"/>
    <w:rsid w:val="00415113"/>
    <w:rsid w:val="00417186"/>
    <w:rsid w:val="004215E5"/>
    <w:rsid w:val="0042175C"/>
    <w:rsid w:val="00421CA1"/>
    <w:rsid w:val="004306D0"/>
    <w:rsid w:val="00431393"/>
    <w:rsid w:val="004313B8"/>
    <w:rsid w:val="0043333B"/>
    <w:rsid w:val="00434A28"/>
    <w:rsid w:val="00434F98"/>
    <w:rsid w:val="00443FA2"/>
    <w:rsid w:val="00447198"/>
    <w:rsid w:val="00447764"/>
    <w:rsid w:val="00451D10"/>
    <w:rsid w:val="00453ACC"/>
    <w:rsid w:val="00456B4F"/>
    <w:rsid w:val="0045765D"/>
    <w:rsid w:val="00461840"/>
    <w:rsid w:val="00463533"/>
    <w:rsid w:val="004645C0"/>
    <w:rsid w:val="00464FB4"/>
    <w:rsid w:val="00466169"/>
    <w:rsid w:val="00466393"/>
    <w:rsid w:val="0046752E"/>
    <w:rsid w:val="00467A3C"/>
    <w:rsid w:val="004715D9"/>
    <w:rsid w:val="00474703"/>
    <w:rsid w:val="004832DC"/>
    <w:rsid w:val="004834EB"/>
    <w:rsid w:val="0048459B"/>
    <w:rsid w:val="00485A40"/>
    <w:rsid w:val="00493281"/>
    <w:rsid w:val="004951EF"/>
    <w:rsid w:val="004952BF"/>
    <w:rsid w:val="00496966"/>
    <w:rsid w:val="00496BFB"/>
    <w:rsid w:val="00496DDE"/>
    <w:rsid w:val="00497451"/>
    <w:rsid w:val="00497B75"/>
    <w:rsid w:val="004A05B5"/>
    <w:rsid w:val="004A412C"/>
    <w:rsid w:val="004B0EA2"/>
    <w:rsid w:val="004B1E88"/>
    <w:rsid w:val="004B4F5B"/>
    <w:rsid w:val="004B5453"/>
    <w:rsid w:val="004B5482"/>
    <w:rsid w:val="004C0674"/>
    <w:rsid w:val="004C3383"/>
    <w:rsid w:val="004C3D45"/>
    <w:rsid w:val="004C58D7"/>
    <w:rsid w:val="004C6C15"/>
    <w:rsid w:val="004C7DF9"/>
    <w:rsid w:val="004D0D10"/>
    <w:rsid w:val="004D4202"/>
    <w:rsid w:val="004D7707"/>
    <w:rsid w:val="004E2523"/>
    <w:rsid w:val="004E41B7"/>
    <w:rsid w:val="004E4FD4"/>
    <w:rsid w:val="004E6247"/>
    <w:rsid w:val="004E715D"/>
    <w:rsid w:val="004E761A"/>
    <w:rsid w:val="004F0A5E"/>
    <w:rsid w:val="004F3149"/>
    <w:rsid w:val="004F31B5"/>
    <w:rsid w:val="004F5D7D"/>
    <w:rsid w:val="004F6583"/>
    <w:rsid w:val="00502AA6"/>
    <w:rsid w:val="00504CB3"/>
    <w:rsid w:val="00504E47"/>
    <w:rsid w:val="00505257"/>
    <w:rsid w:val="005138C0"/>
    <w:rsid w:val="00514DA9"/>
    <w:rsid w:val="00516504"/>
    <w:rsid w:val="00516E54"/>
    <w:rsid w:val="0051760C"/>
    <w:rsid w:val="00517DAD"/>
    <w:rsid w:val="005209C4"/>
    <w:rsid w:val="005211A7"/>
    <w:rsid w:val="00523DCA"/>
    <w:rsid w:val="00524332"/>
    <w:rsid w:val="005314CF"/>
    <w:rsid w:val="005317D4"/>
    <w:rsid w:val="00532682"/>
    <w:rsid w:val="00533507"/>
    <w:rsid w:val="00534F10"/>
    <w:rsid w:val="00536771"/>
    <w:rsid w:val="005372BF"/>
    <w:rsid w:val="00537848"/>
    <w:rsid w:val="0054108C"/>
    <w:rsid w:val="0054211F"/>
    <w:rsid w:val="00546478"/>
    <w:rsid w:val="00547973"/>
    <w:rsid w:val="00547C63"/>
    <w:rsid w:val="00551E87"/>
    <w:rsid w:val="00552E8C"/>
    <w:rsid w:val="00554B0B"/>
    <w:rsid w:val="00556C34"/>
    <w:rsid w:val="00557665"/>
    <w:rsid w:val="0055787A"/>
    <w:rsid w:val="00560BD4"/>
    <w:rsid w:val="00561EB0"/>
    <w:rsid w:val="00562266"/>
    <w:rsid w:val="005622C3"/>
    <w:rsid w:val="00563294"/>
    <w:rsid w:val="00563755"/>
    <w:rsid w:val="00564330"/>
    <w:rsid w:val="00566C69"/>
    <w:rsid w:val="005709DE"/>
    <w:rsid w:val="00572AAF"/>
    <w:rsid w:val="0058125F"/>
    <w:rsid w:val="0058243F"/>
    <w:rsid w:val="005825A8"/>
    <w:rsid w:val="0058398E"/>
    <w:rsid w:val="00584559"/>
    <w:rsid w:val="0058652A"/>
    <w:rsid w:val="00586761"/>
    <w:rsid w:val="005867A4"/>
    <w:rsid w:val="00586B0D"/>
    <w:rsid w:val="0059170F"/>
    <w:rsid w:val="00592A8A"/>
    <w:rsid w:val="00592B7A"/>
    <w:rsid w:val="00592C5E"/>
    <w:rsid w:val="00597434"/>
    <w:rsid w:val="00597B02"/>
    <w:rsid w:val="00597B6A"/>
    <w:rsid w:val="005A13B4"/>
    <w:rsid w:val="005A152F"/>
    <w:rsid w:val="005A45E0"/>
    <w:rsid w:val="005A64B1"/>
    <w:rsid w:val="005B01F1"/>
    <w:rsid w:val="005B1812"/>
    <w:rsid w:val="005B182C"/>
    <w:rsid w:val="005B2A34"/>
    <w:rsid w:val="005B3DD8"/>
    <w:rsid w:val="005B3EAB"/>
    <w:rsid w:val="005B41A4"/>
    <w:rsid w:val="005B45C6"/>
    <w:rsid w:val="005B6F7B"/>
    <w:rsid w:val="005B73D6"/>
    <w:rsid w:val="005C0700"/>
    <w:rsid w:val="005C1666"/>
    <w:rsid w:val="005C36D9"/>
    <w:rsid w:val="005D0F1A"/>
    <w:rsid w:val="005D2289"/>
    <w:rsid w:val="005D3606"/>
    <w:rsid w:val="005D4914"/>
    <w:rsid w:val="005D4D22"/>
    <w:rsid w:val="005D63D3"/>
    <w:rsid w:val="005D71DC"/>
    <w:rsid w:val="005D7840"/>
    <w:rsid w:val="005E1406"/>
    <w:rsid w:val="005E1C14"/>
    <w:rsid w:val="005E3171"/>
    <w:rsid w:val="005E4258"/>
    <w:rsid w:val="005E629B"/>
    <w:rsid w:val="005E6D45"/>
    <w:rsid w:val="005E7ED4"/>
    <w:rsid w:val="005F13EF"/>
    <w:rsid w:val="005F1C36"/>
    <w:rsid w:val="005F25F4"/>
    <w:rsid w:val="005F30A9"/>
    <w:rsid w:val="005F3F8D"/>
    <w:rsid w:val="005F44EE"/>
    <w:rsid w:val="005F7C5D"/>
    <w:rsid w:val="00601C8E"/>
    <w:rsid w:val="00602041"/>
    <w:rsid w:val="0060276B"/>
    <w:rsid w:val="0060507D"/>
    <w:rsid w:val="006056DB"/>
    <w:rsid w:val="006058F4"/>
    <w:rsid w:val="006072B1"/>
    <w:rsid w:val="00607741"/>
    <w:rsid w:val="00612035"/>
    <w:rsid w:val="006124A6"/>
    <w:rsid w:val="00612ED6"/>
    <w:rsid w:val="00613DBC"/>
    <w:rsid w:val="006144D9"/>
    <w:rsid w:val="006146EA"/>
    <w:rsid w:val="00614712"/>
    <w:rsid w:val="00615617"/>
    <w:rsid w:val="00616D04"/>
    <w:rsid w:val="006202C7"/>
    <w:rsid w:val="00621AD0"/>
    <w:rsid w:val="006227CC"/>
    <w:rsid w:val="006229F7"/>
    <w:rsid w:val="00623488"/>
    <w:rsid w:val="006236E0"/>
    <w:rsid w:val="006261B2"/>
    <w:rsid w:val="00627D91"/>
    <w:rsid w:val="00632BF9"/>
    <w:rsid w:val="00632C3F"/>
    <w:rsid w:val="00637D0D"/>
    <w:rsid w:val="00640EC2"/>
    <w:rsid w:val="00640F94"/>
    <w:rsid w:val="0064149B"/>
    <w:rsid w:val="00645972"/>
    <w:rsid w:val="006509EF"/>
    <w:rsid w:val="0065175A"/>
    <w:rsid w:val="00653374"/>
    <w:rsid w:val="006561F0"/>
    <w:rsid w:val="00656568"/>
    <w:rsid w:val="006571A8"/>
    <w:rsid w:val="006601E5"/>
    <w:rsid w:val="00660F1B"/>
    <w:rsid w:val="006634D1"/>
    <w:rsid w:val="0066549B"/>
    <w:rsid w:val="00666186"/>
    <w:rsid w:val="00666F91"/>
    <w:rsid w:val="0066777E"/>
    <w:rsid w:val="00670D47"/>
    <w:rsid w:val="00671503"/>
    <w:rsid w:val="00672132"/>
    <w:rsid w:val="00672AF5"/>
    <w:rsid w:val="00673842"/>
    <w:rsid w:val="00673CF3"/>
    <w:rsid w:val="00675DE4"/>
    <w:rsid w:val="00676817"/>
    <w:rsid w:val="006779DC"/>
    <w:rsid w:val="00677BE0"/>
    <w:rsid w:val="006822AD"/>
    <w:rsid w:val="00682510"/>
    <w:rsid w:val="00682F61"/>
    <w:rsid w:val="00682FC6"/>
    <w:rsid w:val="0068421F"/>
    <w:rsid w:val="00686E15"/>
    <w:rsid w:val="00687A8E"/>
    <w:rsid w:val="00691F2A"/>
    <w:rsid w:val="00693FAC"/>
    <w:rsid w:val="00695A7B"/>
    <w:rsid w:val="006A1D56"/>
    <w:rsid w:val="006A2027"/>
    <w:rsid w:val="006A3A46"/>
    <w:rsid w:val="006A6238"/>
    <w:rsid w:val="006A7EBD"/>
    <w:rsid w:val="006B280C"/>
    <w:rsid w:val="006B4B1A"/>
    <w:rsid w:val="006B4D7D"/>
    <w:rsid w:val="006B67B7"/>
    <w:rsid w:val="006B7F7A"/>
    <w:rsid w:val="006C1E97"/>
    <w:rsid w:val="006C27E6"/>
    <w:rsid w:val="006C2A87"/>
    <w:rsid w:val="006C3B4D"/>
    <w:rsid w:val="006C5D18"/>
    <w:rsid w:val="006C7722"/>
    <w:rsid w:val="006C7F76"/>
    <w:rsid w:val="006D1F2B"/>
    <w:rsid w:val="006D403A"/>
    <w:rsid w:val="006D411C"/>
    <w:rsid w:val="006D50AD"/>
    <w:rsid w:val="006D7D53"/>
    <w:rsid w:val="006E12A0"/>
    <w:rsid w:val="006E1EEE"/>
    <w:rsid w:val="006E4746"/>
    <w:rsid w:val="006E56E2"/>
    <w:rsid w:val="006E652B"/>
    <w:rsid w:val="006E6E32"/>
    <w:rsid w:val="006E7FF9"/>
    <w:rsid w:val="006F0DE5"/>
    <w:rsid w:val="006F225A"/>
    <w:rsid w:val="006F3B74"/>
    <w:rsid w:val="006F3C9D"/>
    <w:rsid w:val="006F3FB8"/>
    <w:rsid w:val="006F44DC"/>
    <w:rsid w:val="006F4C99"/>
    <w:rsid w:val="006F7949"/>
    <w:rsid w:val="00704594"/>
    <w:rsid w:val="0070559A"/>
    <w:rsid w:val="00705CB9"/>
    <w:rsid w:val="007072B6"/>
    <w:rsid w:val="007108E4"/>
    <w:rsid w:val="00713666"/>
    <w:rsid w:val="00715E10"/>
    <w:rsid w:val="00717599"/>
    <w:rsid w:val="00717B42"/>
    <w:rsid w:val="00722C6E"/>
    <w:rsid w:val="007277D8"/>
    <w:rsid w:val="00735F9E"/>
    <w:rsid w:val="00737366"/>
    <w:rsid w:val="0074150F"/>
    <w:rsid w:val="0074167B"/>
    <w:rsid w:val="00742ECA"/>
    <w:rsid w:val="00744FD6"/>
    <w:rsid w:val="00746ACC"/>
    <w:rsid w:val="007502B6"/>
    <w:rsid w:val="007503F0"/>
    <w:rsid w:val="00750723"/>
    <w:rsid w:val="0075178D"/>
    <w:rsid w:val="00751C22"/>
    <w:rsid w:val="0075327A"/>
    <w:rsid w:val="00755FA7"/>
    <w:rsid w:val="00756082"/>
    <w:rsid w:val="007604A5"/>
    <w:rsid w:val="00764D94"/>
    <w:rsid w:val="00765E49"/>
    <w:rsid w:val="00766A27"/>
    <w:rsid w:val="00766A9C"/>
    <w:rsid w:val="00771950"/>
    <w:rsid w:val="00774F7E"/>
    <w:rsid w:val="00775E14"/>
    <w:rsid w:val="00780EFE"/>
    <w:rsid w:val="007853EC"/>
    <w:rsid w:val="007860F0"/>
    <w:rsid w:val="00786304"/>
    <w:rsid w:val="007868FB"/>
    <w:rsid w:val="00786C01"/>
    <w:rsid w:val="007910C1"/>
    <w:rsid w:val="00791770"/>
    <w:rsid w:val="00791DB8"/>
    <w:rsid w:val="00793D97"/>
    <w:rsid w:val="007945ED"/>
    <w:rsid w:val="007947E2"/>
    <w:rsid w:val="00794FEF"/>
    <w:rsid w:val="00796E00"/>
    <w:rsid w:val="007A161D"/>
    <w:rsid w:val="007A295B"/>
    <w:rsid w:val="007A5898"/>
    <w:rsid w:val="007A5AD4"/>
    <w:rsid w:val="007A5BC9"/>
    <w:rsid w:val="007A7412"/>
    <w:rsid w:val="007B228A"/>
    <w:rsid w:val="007B267B"/>
    <w:rsid w:val="007B5827"/>
    <w:rsid w:val="007B5B53"/>
    <w:rsid w:val="007B5EB8"/>
    <w:rsid w:val="007B643A"/>
    <w:rsid w:val="007B6DAA"/>
    <w:rsid w:val="007B714A"/>
    <w:rsid w:val="007C0BCF"/>
    <w:rsid w:val="007C216B"/>
    <w:rsid w:val="007C2518"/>
    <w:rsid w:val="007C4787"/>
    <w:rsid w:val="007C5111"/>
    <w:rsid w:val="007C65DB"/>
    <w:rsid w:val="007C7215"/>
    <w:rsid w:val="007D14DA"/>
    <w:rsid w:val="007D1510"/>
    <w:rsid w:val="007D2223"/>
    <w:rsid w:val="007D2D1E"/>
    <w:rsid w:val="007D3305"/>
    <w:rsid w:val="007D3502"/>
    <w:rsid w:val="007D3D3E"/>
    <w:rsid w:val="007D3FF6"/>
    <w:rsid w:val="007D481D"/>
    <w:rsid w:val="007D4F72"/>
    <w:rsid w:val="007D52A9"/>
    <w:rsid w:val="007D7FC0"/>
    <w:rsid w:val="007E1038"/>
    <w:rsid w:val="007E2743"/>
    <w:rsid w:val="007E551D"/>
    <w:rsid w:val="007E76F8"/>
    <w:rsid w:val="007F10E6"/>
    <w:rsid w:val="007F224A"/>
    <w:rsid w:val="007F552F"/>
    <w:rsid w:val="007F58E7"/>
    <w:rsid w:val="007F6D5D"/>
    <w:rsid w:val="007F7457"/>
    <w:rsid w:val="007F75D5"/>
    <w:rsid w:val="00804535"/>
    <w:rsid w:val="00804ABF"/>
    <w:rsid w:val="00810720"/>
    <w:rsid w:val="008112B2"/>
    <w:rsid w:val="00811F80"/>
    <w:rsid w:val="008215F2"/>
    <w:rsid w:val="00821B04"/>
    <w:rsid w:val="00822A1D"/>
    <w:rsid w:val="008246B7"/>
    <w:rsid w:val="00826980"/>
    <w:rsid w:val="00827E44"/>
    <w:rsid w:val="00827EE2"/>
    <w:rsid w:val="00832709"/>
    <w:rsid w:val="0083503E"/>
    <w:rsid w:val="008358B4"/>
    <w:rsid w:val="00835A79"/>
    <w:rsid w:val="0084145C"/>
    <w:rsid w:val="00841571"/>
    <w:rsid w:val="0084176A"/>
    <w:rsid w:val="00841E62"/>
    <w:rsid w:val="00843D41"/>
    <w:rsid w:val="00843FAB"/>
    <w:rsid w:val="00847E0E"/>
    <w:rsid w:val="00852326"/>
    <w:rsid w:val="00853200"/>
    <w:rsid w:val="0086027D"/>
    <w:rsid w:val="00861509"/>
    <w:rsid w:val="0086653A"/>
    <w:rsid w:val="008667DB"/>
    <w:rsid w:val="008712F3"/>
    <w:rsid w:val="00872B88"/>
    <w:rsid w:val="00872EF0"/>
    <w:rsid w:val="00875EE5"/>
    <w:rsid w:val="008772A4"/>
    <w:rsid w:val="00880A48"/>
    <w:rsid w:val="00886BE2"/>
    <w:rsid w:val="008871D9"/>
    <w:rsid w:val="008879FB"/>
    <w:rsid w:val="00887D9F"/>
    <w:rsid w:val="008906A5"/>
    <w:rsid w:val="0089145E"/>
    <w:rsid w:val="008919D3"/>
    <w:rsid w:val="00892282"/>
    <w:rsid w:val="0089375E"/>
    <w:rsid w:val="00893C3F"/>
    <w:rsid w:val="008971A1"/>
    <w:rsid w:val="008A1FF7"/>
    <w:rsid w:val="008A2825"/>
    <w:rsid w:val="008B0483"/>
    <w:rsid w:val="008B1E75"/>
    <w:rsid w:val="008B20C7"/>
    <w:rsid w:val="008B4342"/>
    <w:rsid w:val="008B54D6"/>
    <w:rsid w:val="008B5C68"/>
    <w:rsid w:val="008B7573"/>
    <w:rsid w:val="008C1ED6"/>
    <w:rsid w:val="008C1ED9"/>
    <w:rsid w:val="008C2B2E"/>
    <w:rsid w:val="008C76B7"/>
    <w:rsid w:val="008D1487"/>
    <w:rsid w:val="008D148B"/>
    <w:rsid w:val="008D3363"/>
    <w:rsid w:val="008D4031"/>
    <w:rsid w:val="008D620A"/>
    <w:rsid w:val="008E0C4C"/>
    <w:rsid w:val="008E1F98"/>
    <w:rsid w:val="008E445C"/>
    <w:rsid w:val="008F0232"/>
    <w:rsid w:val="008F096E"/>
    <w:rsid w:val="008F15A4"/>
    <w:rsid w:val="008F1D4F"/>
    <w:rsid w:val="008F28C2"/>
    <w:rsid w:val="008F615E"/>
    <w:rsid w:val="008F774C"/>
    <w:rsid w:val="009024D3"/>
    <w:rsid w:val="00902E6D"/>
    <w:rsid w:val="00903A33"/>
    <w:rsid w:val="00907858"/>
    <w:rsid w:val="00910BAB"/>
    <w:rsid w:val="009113BE"/>
    <w:rsid w:val="009118D4"/>
    <w:rsid w:val="009129C1"/>
    <w:rsid w:val="00912C74"/>
    <w:rsid w:val="0091346E"/>
    <w:rsid w:val="00914152"/>
    <w:rsid w:val="0091469A"/>
    <w:rsid w:val="00915AD9"/>
    <w:rsid w:val="0091666F"/>
    <w:rsid w:val="0091685C"/>
    <w:rsid w:val="00916FCC"/>
    <w:rsid w:val="00920A98"/>
    <w:rsid w:val="009216D0"/>
    <w:rsid w:val="009243D5"/>
    <w:rsid w:val="0092571E"/>
    <w:rsid w:val="00926019"/>
    <w:rsid w:val="009262D8"/>
    <w:rsid w:val="009266CB"/>
    <w:rsid w:val="00926CC1"/>
    <w:rsid w:val="0092786B"/>
    <w:rsid w:val="00927ACF"/>
    <w:rsid w:val="00931405"/>
    <w:rsid w:val="009335C2"/>
    <w:rsid w:val="0093412C"/>
    <w:rsid w:val="00934D31"/>
    <w:rsid w:val="00937CCB"/>
    <w:rsid w:val="00945595"/>
    <w:rsid w:val="0094616F"/>
    <w:rsid w:val="00947182"/>
    <w:rsid w:val="0095147C"/>
    <w:rsid w:val="009518AE"/>
    <w:rsid w:val="00954FB4"/>
    <w:rsid w:val="00955EA6"/>
    <w:rsid w:val="009565D0"/>
    <w:rsid w:val="009575C7"/>
    <w:rsid w:val="00960C24"/>
    <w:rsid w:val="00960C57"/>
    <w:rsid w:val="00967299"/>
    <w:rsid w:val="00967664"/>
    <w:rsid w:val="00971A0A"/>
    <w:rsid w:val="00972717"/>
    <w:rsid w:val="009765DE"/>
    <w:rsid w:val="00980731"/>
    <w:rsid w:val="00982B42"/>
    <w:rsid w:val="009835B0"/>
    <w:rsid w:val="009836CC"/>
    <w:rsid w:val="00983F18"/>
    <w:rsid w:val="009853E8"/>
    <w:rsid w:val="00985B10"/>
    <w:rsid w:val="0098703B"/>
    <w:rsid w:val="00990A72"/>
    <w:rsid w:val="00991436"/>
    <w:rsid w:val="0099288F"/>
    <w:rsid w:val="00992F14"/>
    <w:rsid w:val="00992FD9"/>
    <w:rsid w:val="00993730"/>
    <w:rsid w:val="00995248"/>
    <w:rsid w:val="009A2A63"/>
    <w:rsid w:val="009A68C5"/>
    <w:rsid w:val="009A70CC"/>
    <w:rsid w:val="009A74F1"/>
    <w:rsid w:val="009B0066"/>
    <w:rsid w:val="009B141E"/>
    <w:rsid w:val="009B1A00"/>
    <w:rsid w:val="009B1BF0"/>
    <w:rsid w:val="009B3910"/>
    <w:rsid w:val="009B4686"/>
    <w:rsid w:val="009B46F9"/>
    <w:rsid w:val="009B4A77"/>
    <w:rsid w:val="009B5FFC"/>
    <w:rsid w:val="009B7734"/>
    <w:rsid w:val="009B7F56"/>
    <w:rsid w:val="009C06CB"/>
    <w:rsid w:val="009C08E0"/>
    <w:rsid w:val="009C2620"/>
    <w:rsid w:val="009C26BA"/>
    <w:rsid w:val="009C4224"/>
    <w:rsid w:val="009C47B2"/>
    <w:rsid w:val="009C4C63"/>
    <w:rsid w:val="009C60E7"/>
    <w:rsid w:val="009C7F51"/>
    <w:rsid w:val="009D132B"/>
    <w:rsid w:val="009D1A0A"/>
    <w:rsid w:val="009D2215"/>
    <w:rsid w:val="009D5862"/>
    <w:rsid w:val="009D5B10"/>
    <w:rsid w:val="009D5D68"/>
    <w:rsid w:val="009E2364"/>
    <w:rsid w:val="009E33B6"/>
    <w:rsid w:val="009E3CA2"/>
    <w:rsid w:val="009E6EF0"/>
    <w:rsid w:val="009F0260"/>
    <w:rsid w:val="009F1121"/>
    <w:rsid w:val="009F2497"/>
    <w:rsid w:val="009F2D99"/>
    <w:rsid w:val="009F4733"/>
    <w:rsid w:val="009F650B"/>
    <w:rsid w:val="009F7460"/>
    <w:rsid w:val="00A00E4C"/>
    <w:rsid w:val="00A04088"/>
    <w:rsid w:val="00A04573"/>
    <w:rsid w:val="00A0546E"/>
    <w:rsid w:val="00A057AC"/>
    <w:rsid w:val="00A067F6"/>
    <w:rsid w:val="00A11140"/>
    <w:rsid w:val="00A11AF9"/>
    <w:rsid w:val="00A1470E"/>
    <w:rsid w:val="00A15AD1"/>
    <w:rsid w:val="00A15FE2"/>
    <w:rsid w:val="00A171B6"/>
    <w:rsid w:val="00A20DBD"/>
    <w:rsid w:val="00A21CBF"/>
    <w:rsid w:val="00A22262"/>
    <w:rsid w:val="00A22923"/>
    <w:rsid w:val="00A238B2"/>
    <w:rsid w:val="00A25F28"/>
    <w:rsid w:val="00A300F5"/>
    <w:rsid w:val="00A34032"/>
    <w:rsid w:val="00A35DB7"/>
    <w:rsid w:val="00A36F97"/>
    <w:rsid w:val="00A4023D"/>
    <w:rsid w:val="00A40812"/>
    <w:rsid w:val="00A414E5"/>
    <w:rsid w:val="00A41C9C"/>
    <w:rsid w:val="00A4417A"/>
    <w:rsid w:val="00A4533D"/>
    <w:rsid w:val="00A4761F"/>
    <w:rsid w:val="00A50052"/>
    <w:rsid w:val="00A516D4"/>
    <w:rsid w:val="00A51A9A"/>
    <w:rsid w:val="00A5217F"/>
    <w:rsid w:val="00A524E4"/>
    <w:rsid w:val="00A5448B"/>
    <w:rsid w:val="00A5580A"/>
    <w:rsid w:val="00A55AFE"/>
    <w:rsid w:val="00A56B24"/>
    <w:rsid w:val="00A572EA"/>
    <w:rsid w:val="00A641B0"/>
    <w:rsid w:val="00A64503"/>
    <w:rsid w:val="00A65220"/>
    <w:rsid w:val="00A65C46"/>
    <w:rsid w:val="00A66519"/>
    <w:rsid w:val="00A66521"/>
    <w:rsid w:val="00A6698C"/>
    <w:rsid w:val="00A71890"/>
    <w:rsid w:val="00A73066"/>
    <w:rsid w:val="00A761BA"/>
    <w:rsid w:val="00A7637D"/>
    <w:rsid w:val="00A8047C"/>
    <w:rsid w:val="00A812C3"/>
    <w:rsid w:val="00A81685"/>
    <w:rsid w:val="00A836C3"/>
    <w:rsid w:val="00A83CC3"/>
    <w:rsid w:val="00A84D3A"/>
    <w:rsid w:val="00A85981"/>
    <w:rsid w:val="00A85FBC"/>
    <w:rsid w:val="00A863CC"/>
    <w:rsid w:val="00A914EE"/>
    <w:rsid w:val="00A92717"/>
    <w:rsid w:val="00A92BF8"/>
    <w:rsid w:val="00A92F9A"/>
    <w:rsid w:val="00A94B74"/>
    <w:rsid w:val="00A970BB"/>
    <w:rsid w:val="00A97D83"/>
    <w:rsid w:val="00AA00C7"/>
    <w:rsid w:val="00AA097D"/>
    <w:rsid w:val="00AA19AA"/>
    <w:rsid w:val="00AA1B69"/>
    <w:rsid w:val="00AA24C1"/>
    <w:rsid w:val="00AA2F11"/>
    <w:rsid w:val="00AA6E98"/>
    <w:rsid w:val="00AA7206"/>
    <w:rsid w:val="00AA74D5"/>
    <w:rsid w:val="00AA7D9E"/>
    <w:rsid w:val="00AB067D"/>
    <w:rsid w:val="00AB0911"/>
    <w:rsid w:val="00AB134B"/>
    <w:rsid w:val="00AB3F1F"/>
    <w:rsid w:val="00AB620B"/>
    <w:rsid w:val="00AC0554"/>
    <w:rsid w:val="00AC078D"/>
    <w:rsid w:val="00AC1054"/>
    <w:rsid w:val="00AC332B"/>
    <w:rsid w:val="00AC33B6"/>
    <w:rsid w:val="00AC6FC0"/>
    <w:rsid w:val="00AD1920"/>
    <w:rsid w:val="00AD2CF0"/>
    <w:rsid w:val="00AD317B"/>
    <w:rsid w:val="00AD611F"/>
    <w:rsid w:val="00AE0332"/>
    <w:rsid w:val="00AE0E35"/>
    <w:rsid w:val="00AE3431"/>
    <w:rsid w:val="00AE3EAA"/>
    <w:rsid w:val="00AE417E"/>
    <w:rsid w:val="00AE42C1"/>
    <w:rsid w:val="00AE4E82"/>
    <w:rsid w:val="00AE6672"/>
    <w:rsid w:val="00AF0EE7"/>
    <w:rsid w:val="00AF166C"/>
    <w:rsid w:val="00AF617B"/>
    <w:rsid w:val="00AF6F9D"/>
    <w:rsid w:val="00B027AD"/>
    <w:rsid w:val="00B051DD"/>
    <w:rsid w:val="00B0684C"/>
    <w:rsid w:val="00B10282"/>
    <w:rsid w:val="00B112D7"/>
    <w:rsid w:val="00B125A0"/>
    <w:rsid w:val="00B125C0"/>
    <w:rsid w:val="00B1370A"/>
    <w:rsid w:val="00B14056"/>
    <w:rsid w:val="00B142F5"/>
    <w:rsid w:val="00B152E2"/>
    <w:rsid w:val="00B17914"/>
    <w:rsid w:val="00B17DDE"/>
    <w:rsid w:val="00B200A5"/>
    <w:rsid w:val="00B20487"/>
    <w:rsid w:val="00B20FEF"/>
    <w:rsid w:val="00B21E18"/>
    <w:rsid w:val="00B225CB"/>
    <w:rsid w:val="00B23B30"/>
    <w:rsid w:val="00B24004"/>
    <w:rsid w:val="00B24FA3"/>
    <w:rsid w:val="00B26ADC"/>
    <w:rsid w:val="00B272BE"/>
    <w:rsid w:val="00B3220D"/>
    <w:rsid w:val="00B32C11"/>
    <w:rsid w:val="00B35CD6"/>
    <w:rsid w:val="00B3719A"/>
    <w:rsid w:val="00B40842"/>
    <w:rsid w:val="00B41474"/>
    <w:rsid w:val="00B44909"/>
    <w:rsid w:val="00B4575F"/>
    <w:rsid w:val="00B47D6F"/>
    <w:rsid w:val="00B50CE7"/>
    <w:rsid w:val="00B51030"/>
    <w:rsid w:val="00B52797"/>
    <w:rsid w:val="00B5315A"/>
    <w:rsid w:val="00B5422A"/>
    <w:rsid w:val="00B5630D"/>
    <w:rsid w:val="00B56827"/>
    <w:rsid w:val="00B572BF"/>
    <w:rsid w:val="00B57438"/>
    <w:rsid w:val="00B57785"/>
    <w:rsid w:val="00B608FE"/>
    <w:rsid w:val="00B61B57"/>
    <w:rsid w:val="00B6258E"/>
    <w:rsid w:val="00B64E24"/>
    <w:rsid w:val="00B67ABA"/>
    <w:rsid w:val="00B67B9B"/>
    <w:rsid w:val="00B7235F"/>
    <w:rsid w:val="00B7397C"/>
    <w:rsid w:val="00B73BCB"/>
    <w:rsid w:val="00B73CC7"/>
    <w:rsid w:val="00B745A6"/>
    <w:rsid w:val="00B75868"/>
    <w:rsid w:val="00B80321"/>
    <w:rsid w:val="00B80808"/>
    <w:rsid w:val="00B80B02"/>
    <w:rsid w:val="00B80FFC"/>
    <w:rsid w:val="00B82229"/>
    <w:rsid w:val="00B829EB"/>
    <w:rsid w:val="00B832A6"/>
    <w:rsid w:val="00B86420"/>
    <w:rsid w:val="00B90265"/>
    <w:rsid w:val="00B903C8"/>
    <w:rsid w:val="00B905EE"/>
    <w:rsid w:val="00B92DA1"/>
    <w:rsid w:val="00B94ABA"/>
    <w:rsid w:val="00B95114"/>
    <w:rsid w:val="00B95C51"/>
    <w:rsid w:val="00BA207B"/>
    <w:rsid w:val="00BA2269"/>
    <w:rsid w:val="00BA22E1"/>
    <w:rsid w:val="00BA28BB"/>
    <w:rsid w:val="00BA3B32"/>
    <w:rsid w:val="00BA77BB"/>
    <w:rsid w:val="00BA7988"/>
    <w:rsid w:val="00BB3A77"/>
    <w:rsid w:val="00BB43F1"/>
    <w:rsid w:val="00BB7C99"/>
    <w:rsid w:val="00BC0673"/>
    <w:rsid w:val="00BC2519"/>
    <w:rsid w:val="00BC6EB6"/>
    <w:rsid w:val="00BD23FD"/>
    <w:rsid w:val="00BD2963"/>
    <w:rsid w:val="00BD2EEF"/>
    <w:rsid w:val="00BD4A5D"/>
    <w:rsid w:val="00BD7884"/>
    <w:rsid w:val="00BD7941"/>
    <w:rsid w:val="00BE22F1"/>
    <w:rsid w:val="00BE3435"/>
    <w:rsid w:val="00BE5B2D"/>
    <w:rsid w:val="00BF11E6"/>
    <w:rsid w:val="00BF33D6"/>
    <w:rsid w:val="00BF4E75"/>
    <w:rsid w:val="00BF6BC0"/>
    <w:rsid w:val="00C0125E"/>
    <w:rsid w:val="00C02E94"/>
    <w:rsid w:val="00C03394"/>
    <w:rsid w:val="00C04EFB"/>
    <w:rsid w:val="00C11F92"/>
    <w:rsid w:val="00C1541D"/>
    <w:rsid w:val="00C16D36"/>
    <w:rsid w:val="00C204B2"/>
    <w:rsid w:val="00C22C3B"/>
    <w:rsid w:val="00C23268"/>
    <w:rsid w:val="00C24AE9"/>
    <w:rsid w:val="00C26A4D"/>
    <w:rsid w:val="00C278BD"/>
    <w:rsid w:val="00C305EB"/>
    <w:rsid w:val="00C325A9"/>
    <w:rsid w:val="00C32D1F"/>
    <w:rsid w:val="00C33CFD"/>
    <w:rsid w:val="00C3536E"/>
    <w:rsid w:val="00C361AB"/>
    <w:rsid w:val="00C36798"/>
    <w:rsid w:val="00C36DEA"/>
    <w:rsid w:val="00C41C30"/>
    <w:rsid w:val="00C42257"/>
    <w:rsid w:val="00C43526"/>
    <w:rsid w:val="00C43531"/>
    <w:rsid w:val="00C4444F"/>
    <w:rsid w:val="00C45A65"/>
    <w:rsid w:val="00C5002E"/>
    <w:rsid w:val="00C503CA"/>
    <w:rsid w:val="00C5549B"/>
    <w:rsid w:val="00C55998"/>
    <w:rsid w:val="00C55BA3"/>
    <w:rsid w:val="00C56065"/>
    <w:rsid w:val="00C5636B"/>
    <w:rsid w:val="00C56564"/>
    <w:rsid w:val="00C56866"/>
    <w:rsid w:val="00C601B8"/>
    <w:rsid w:val="00C64559"/>
    <w:rsid w:val="00C661EE"/>
    <w:rsid w:val="00C66B8E"/>
    <w:rsid w:val="00C67DE7"/>
    <w:rsid w:val="00C71566"/>
    <w:rsid w:val="00C7269E"/>
    <w:rsid w:val="00C73D34"/>
    <w:rsid w:val="00C7450F"/>
    <w:rsid w:val="00C748F1"/>
    <w:rsid w:val="00C764F1"/>
    <w:rsid w:val="00C76D5E"/>
    <w:rsid w:val="00C80754"/>
    <w:rsid w:val="00C80B84"/>
    <w:rsid w:val="00C8195F"/>
    <w:rsid w:val="00C8310E"/>
    <w:rsid w:val="00C83A8E"/>
    <w:rsid w:val="00C83D32"/>
    <w:rsid w:val="00C847A1"/>
    <w:rsid w:val="00C85884"/>
    <w:rsid w:val="00C86781"/>
    <w:rsid w:val="00C87C21"/>
    <w:rsid w:val="00C87D42"/>
    <w:rsid w:val="00C925BB"/>
    <w:rsid w:val="00C925CA"/>
    <w:rsid w:val="00C928FF"/>
    <w:rsid w:val="00C938EC"/>
    <w:rsid w:val="00C94867"/>
    <w:rsid w:val="00CA0247"/>
    <w:rsid w:val="00CA1C8A"/>
    <w:rsid w:val="00CA1E2C"/>
    <w:rsid w:val="00CA299E"/>
    <w:rsid w:val="00CA351E"/>
    <w:rsid w:val="00CA3FA9"/>
    <w:rsid w:val="00CA4346"/>
    <w:rsid w:val="00CA530C"/>
    <w:rsid w:val="00CA5F98"/>
    <w:rsid w:val="00CA6B33"/>
    <w:rsid w:val="00CA7917"/>
    <w:rsid w:val="00CB1338"/>
    <w:rsid w:val="00CB14D3"/>
    <w:rsid w:val="00CB18BB"/>
    <w:rsid w:val="00CB1A9E"/>
    <w:rsid w:val="00CB27EA"/>
    <w:rsid w:val="00CB298C"/>
    <w:rsid w:val="00CB72B2"/>
    <w:rsid w:val="00CC033F"/>
    <w:rsid w:val="00CC1422"/>
    <w:rsid w:val="00CC359C"/>
    <w:rsid w:val="00CC3A16"/>
    <w:rsid w:val="00CC4CB5"/>
    <w:rsid w:val="00CC5170"/>
    <w:rsid w:val="00CD2620"/>
    <w:rsid w:val="00CD36F2"/>
    <w:rsid w:val="00CD760E"/>
    <w:rsid w:val="00CE0CA3"/>
    <w:rsid w:val="00CE1F44"/>
    <w:rsid w:val="00CE25CD"/>
    <w:rsid w:val="00CE3E67"/>
    <w:rsid w:val="00CE3FEC"/>
    <w:rsid w:val="00CE40F0"/>
    <w:rsid w:val="00CE440B"/>
    <w:rsid w:val="00CE4D3E"/>
    <w:rsid w:val="00CE5059"/>
    <w:rsid w:val="00CE544C"/>
    <w:rsid w:val="00CE79B7"/>
    <w:rsid w:val="00CE7FE6"/>
    <w:rsid w:val="00CF3773"/>
    <w:rsid w:val="00CF60F3"/>
    <w:rsid w:val="00CF6E65"/>
    <w:rsid w:val="00D006A8"/>
    <w:rsid w:val="00D00AEA"/>
    <w:rsid w:val="00D03FB7"/>
    <w:rsid w:val="00D04063"/>
    <w:rsid w:val="00D04E75"/>
    <w:rsid w:val="00D056C7"/>
    <w:rsid w:val="00D075CE"/>
    <w:rsid w:val="00D10058"/>
    <w:rsid w:val="00D100AD"/>
    <w:rsid w:val="00D1108B"/>
    <w:rsid w:val="00D12581"/>
    <w:rsid w:val="00D12703"/>
    <w:rsid w:val="00D1328A"/>
    <w:rsid w:val="00D147AF"/>
    <w:rsid w:val="00D1578C"/>
    <w:rsid w:val="00D158CE"/>
    <w:rsid w:val="00D16117"/>
    <w:rsid w:val="00D211D7"/>
    <w:rsid w:val="00D22138"/>
    <w:rsid w:val="00D250AB"/>
    <w:rsid w:val="00D265CF"/>
    <w:rsid w:val="00D27999"/>
    <w:rsid w:val="00D346C6"/>
    <w:rsid w:val="00D35CF0"/>
    <w:rsid w:val="00D36EDD"/>
    <w:rsid w:val="00D43FBD"/>
    <w:rsid w:val="00D4425C"/>
    <w:rsid w:val="00D502A8"/>
    <w:rsid w:val="00D525E1"/>
    <w:rsid w:val="00D529B9"/>
    <w:rsid w:val="00D5322B"/>
    <w:rsid w:val="00D53476"/>
    <w:rsid w:val="00D5364E"/>
    <w:rsid w:val="00D541D1"/>
    <w:rsid w:val="00D570B4"/>
    <w:rsid w:val="00D57B41"/>
    <w:rsid w:val="00D623F0"/>
    <w:rsid w:val="00D66AC3"/>
    <w:rsid w:val="00D67027"/>
    <w:rsid w:val="00D70675"/>
    <w:rsid w:val="00D74EE0"/>
    <w:rsid w:val="00D75DA9"/>
    <w:rsid w:val="00D76E01"/>
    <w:rsid w:val="00D76F6F"/>
    <w:rsid w:val="00D81CB7"/>
    <w:rsid w:val="00D84B2A"/>
    <w:rsid w:val="00D859E5"/>
    <w:rsid w:val="00D8669D"/>
    <w:rsid w:val="00D86CB9"/>
    <w:rsid w:val="00D9113B"/>
    <w:rsid w:val="00D92E45"/>
    <w:rsid w:val="00D9468B"/>
    <w:rsid w:val="00D95107"/>
    <w:rsid w:val="00D95917"/>
    <w:rsid w:val="00D95CDE"/>
    <w:rsid w:val="00D97B61"/>
    <w:rsid w:val="00DA0E1A"/>
    <w:rsid w:val="00DA2CBC"/>
    <w:rsid w:val="00DA75AE"/>
    <w:rsid w:val="00DB1221"/>
    <w:rsid w:val="00DB1300"/>
    <w:rsid w:val="00DB21FF"/>
    <w:rsid w:val="00DB370D"/>
    <w:rsid w:val="00DB38C6"/>
    <w:rsid w:val="00DB39C2"/>
    <w:rsid w:val="00DB669B"/>
    <w:rsid w:val="00DC07F3"/>
    <w:rsid w:val="00DC2740"/>
    <w:rsid w:val="00DC27A2"/>
    <w:rsid w:val="00DC5555"/>
    <w:rsid w:val="00DC71DA"/>
    <w:rsid w:val="00DD287F"/>
    <w:rsid w:val="00DD2C74"/>
    <w:rsid w:val="00DD2FCF"/>
    <w:rsid w:val="00DD3C5D"/>
    <w:rsid w:val="00DD4C27"/>
    <w:rsid w:val="00DD7D83"/>
    <w:rsid w:val="00DE0C36"/>
    <w:rsid w:val="00DE3142"/>
    <w:rsid w:val="00DE35CC"/>
    <w:rsid w:val="00DE3CCB"/>
    <w:rsid w:val="00DE607E"/>
    <w:rsid w:val="00DF05AC"/>
    <w:rsid w:val="00DF0779"/>
    <w:rsid w:val="00DF118F"/>
    <w:rsid w:val="00DF16C3"/>
    <w:rsid w:val="00DF6183"/>
    <w:rsid w:val="00E00A7F"/>
    <w:rsid w:val="00E01451"/>
    <w:rsid w:val="00E01C0E"/>
    <w:rsid w:val="00E01EEA"/>
    <w:rsid w:val="00E02BF3"/>
    <w:rsid w:val="00E03DB7"/>
    <w:rsid w:val="00E04FC7"/>
    <w:rsid w:val="00E06557"/>
    <w:rsid w:val="00E07755"/>
    <w:rsid w:val="00E07E08"/>
    <w:rsid w:val="00E10A2E"/>
    <w:rsid w:val="00E1190F"/>
    <w:rsid w:val="00E1495F"/>
    <w:rsid w:val="00E15471"/>
    <w:rsid w:val="00E15E1A"/>
    <w:rsid w:val="00E16842"/>
    <w:rsid w:val="00E17066"/>
    <w:rsid w:val="00E20B52"/>
    <w:rsid w:val="00E24A76"/>
    <w:rsid w:val="00E30ACE"/>
    <w:rsid w:val="00E32107"/>
    <w:rsid w:val="00E36358"/>
    <w:rsid w:val="00E42346"/>
    <w:rsid w:val="00E42512"/>
    <w:rsid w:val="00E42D7D"/>
    <w:rsid w:val="00E43ECE"/>
    <w:rsid w:val="00E47769"/>
    <w:rsid w:val="00E47DE5"/>
    <w:rsid w:val="00E530AC"/>
    <w:rsid w:val="00E563DA"/>
    <w:rsid w:val="00E56CB1"/>
    <w:rsid w:val="00E600E4"/>
    <w:rsid w:val="00E60FB9"/>
    <w:rsid w:val="00E61A9B"/>
    <w:rsid w:val="00E61EF9"/>
    <w:rsid w:val="00E6327A"/>
    <w:rsid w:val="00E65D05"/>
    <w:rsid w:val="00E66484"/>
    <w:rsid w:val="00E67759"/>
    <w:rsid w:val="00E71AA9"/>
    <w:rsid w:val="00E72813"/>
    <w:rsid w:val="00E729CD"/>
    <w:rsid w:val="00E73137"/>
    <w:rsid w:val="00E74143"/>
    <w:rsid w:val="00E74CB5"/>
    <w:rsid w:val="00E752DF"/>
    <w:rsid w:val="00E75976"/>
    <w:rsid w:val="00E76A6B"/>
    <w:rsid w:val="00E76F17"/>
    <w:rsid w:val="00E77D51"/>
    <w:rsid w:val="00E81669"/>
    <w:rsid w:val="00E8167E"/>
    <w:rsid w:val="00E82DA2"/>
    <w:rsid w:val="00E83221"/>
    <w:rsid w:val="00E853B4"/>
    <w:rsid w:val="00E871F6"/>
    <w:rsid w:val="00E87841"/>
    <w:rsid w:val="00E90CBE"/>
    <w:rsid w:val="00E93886"/>
    <w:rsid w:val="00E944E1"/>
    <w:rsid w:val="00E96DED"/>
    <w:rsid w:val="00EA1201"/>
    <w:rsid w:val="00EA13DD"/>
    <w:rsid w:val="00EA174F"/>
    <w:rsid w:val="00EA375B"/>
    <w:rsid w:val="00EA54B2"/>
    <w:rsid w:val="00EA6993"/>
    <w:rsid w:val="00EA78C7"/>
    <w:rsid w:val="00EB3E1E"/>
    <w:rsid w:val="00EB5014"/>
    <w:rsid w:val="00EB58B4"/>
    <w:rsid w:val="00EB5F8D"/>
    <w:rsid w:val="00EB6652"/>
    <w:rsid w:val="00EB7D94"/>
    <w:rsid w:val="00EC03FB"/>
    <w:rsid w:val="00EC0E54"/>
    <w:rsid w:val="00EC14B7"/>
    <w:rsid w:val="00EC1912"/>
    <w:rsid w:val="00EC2480"/>
    <w:rsid w:val="00EC318A"/>
    <w:rsid w:val="00EC35C9"/>
    <w:rsid w:val="00EC4172"/>
    <w:rsid w:val="00EC4678"/>
    <w:rsid w:val="00EC5692"/>
    <w:rsid w:val="00EC79B9"/>
    <w:rsid w:val="00ED2AAF"/>
    <w:rsid w:val="00ED5970"/>
    <w:rsid w:val="00ED752B"/>
    <w:rsid w:val="00ED765A"/>
    <w:rsid w:val="00EE00B3"/>
    <w:rsid w:val="00EE010C"/>
    <w:rsid w:val="00EE1637"/>
    <w:rsid w:val="00EE466E"/>
    <w:rsid w:val="00EE5B7B"/>
    <w:rsid w:val="00EE6F44"/>
    <w:rsid w:val="00EE701C"/>
    <w:rsid w:val="00EE77BC"/>
    <w:rsid w:val="00EF2E40"/>
    <w:rsid w:val="00EF4732"/>
    <w:rsid w:val="00F0046C"/>
    <w:rsid w:val="00F005E9"/>
    <w:rsid w:val="00F014FE"/>
    <w:rsid w:val="00F01910"/>
    <w:rsid w:val="00F031D4"/>
    <w:rsid w:val="00F03E48"/>
    <w:rsid w:val="00F0404E"/>
    <w:rsid w:val="00F04B33"/>
    <w:rsid w:val="00F113F5"/>
    <w:rsid w:val="00F11F03"/>
    <w:rsid w:val="00F15F7E"/>
    <w:rsid w:val="00F17047"/>
    <w:rsid w:val="00F2017D"/>
    <w:rsid w:val="00F222C0"/>
    <w:rsid w:val="00F22952"/>
    <w:rsid w:val="00F2385E"/>
    <w:rsid w:val="00F23965"/>
    <w:rsid w:val="00F25D14"/>
    <w:rsid w:val="00F268FA"/>
    <w:rsid w:val="00F309EA"/>
    <w:rsid w:val="00F315F4"/>
    <w:rsid w:val="00F35686"/>
    <w:rsid w:val="00F37A35"/>
    <w:rsid w:val="00F37EF3"/>
    <w:rsid w:val="00F41B59"/>
    <w:rsid w:val="00F42870"/>
    <w:rsid w:val="00F436E7"/>
    <w:rsid w:val="00F45D4C"/>
    <w:rsid w:val="00F45F29"/>
    <w:rsid w:val="00F46DE2"/>
    <w:rsid w:val="00F47998"/>
    <w:rsid w:val="00F47BBD"/>
    <w:rsid w:val="00F52BCC"/>
    <w:rsid w:val="00F5377C"/>
    <w:rsid w:val="00F540D9"/>
    <w:rsid w:val="00F55297"/>
    <w:rsid w:val="00F573EF"/>
    <w:rsid w:val="00F60479"/>
    <w:rsid w:val="00F60D2F"/>
    <w:rsid w:val="00F614F1"/>
    <w:rsid w:val="00F622F3"/>
    <w:rsid w:val="00F62757"/>
    <w:rsid w:val="00F63A19"/>
    <w:rsid w:val="00F66803"/>
    <w:rsid w:val="00F676E8"/>
    <w:rsid w:val="00F67AA2"/>
    <w:rsid w:val="00F73B25"/>
    <w:rsid w:val="00F7401C"/>
    <w:rsid w:val="00F754EB"/>
    <w:rsid w:val="00F75B96"/>
    <w:rsid w:val="00F77621"/>
    <w:rsid w:val="00F80438"/>
    <w:rsid w:val="00F812CC"/>
    <w:rsid w:val="00F9303D"/>
    <w:rsid w:val="00F94015"/>
    <w:rsid w:val="00F94B85"/>
    <w:rsid w:val="00F954D3"/>
    <w:rsid w:val="00F96909"/>
    <w:rsid w:val="00F9702A"/>
    <w:rsid w:val="00FA12BF"/>
    <w:rsid w:val="00FA189D"/>
    <w:rsid w:val="00FA4F48"/>
    <w:rsid w:val="00FA7522"/>
    <w:rsid w:val="00FB02DD"/>
    <w:rsid w:val="00FB0309"/>
    <w:rsid w:val="00FB3565"/>
    <w:rsid w:val="00FB3E22"/>
    <w:rsid w:val="00FB450F"/>
    <w:rsid w:val="00FB539A"/>
    <w:rsid w:val="00FB5F66"/>
    <w:rsid w:val="00FB6AA0"/>
    <w:rsid w:val="00FB7B95"/>
    <w:rsid w:val="00FC1CB8"/>
    <w:rsid w:val="00FC1E8E"/>
    <w:rsid w:val="00FC461A"/>
    <w:rsid w:val="00FC6416"/>
    <w:rsid w:val="00FC7578"/>
    <w:rsid w:val="00FC7C7B"/>
    <w:rsid w:val="00FC7E24"/>
    <w:rsid w:val="00FD3F0F"/>
    <w:rsid w:val="00FD40DC"/>
    <w:rsid w:val="00FD41DF"/>
    <w:rsid w:val="00FD6216"/>
    <w:rsid w:val="00FD7BB5"/>
    <w:rsid w:val="00FE1C76"/>
    <w:rsid w:val="00FE2BE8"/>
    <w:rsid w:val="00FE509A"/>
    <w:rsid w:val="00FE71DC"/>
    <w:rsid w:val="00FE73FB"/>
    <w:rsid w:val="00FE7CA4"/>
    <w:rsid w:val="00FF0B82"/>
    <w:rsid w:val="00FF352B"/>
    <w:rsid w:val="00FF456A"/>
    <w:rsid w:val="00FF4F6C"/>
    <w:rsid w:val="00FF589B"/>
    <w:rsid w:val="00FF5C1B"/>
    <w:rsid w:val="00FF5CB3"/>
    <w:rsid w:val="00FF67CC"/>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ublish.csiro.au/mf/forauthors" TargetMode="External"/><Relationship Id="rId18" Type="http://schemas.microsoft.com/office/2011/relationships/commentsExtended" Target="commentsExtended.xml"/><Relationship Id="rId26" Type="http://schemas.openxmlformats.org/officeDocument/2006/relationships/image" Target="media/image6.png"/><Relationship Id="rId21" Type="http://schemas.openxmlformats.org/officeDocument/2006/relationships/image" Target="media/image1.png"/><Relationship Id="rId34"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hyperlink" Target="https://www.springer.com/journal/13157/submission-guidelines" TargetMode="Externa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image" Target="media/image11.png"/><Relationship Id="rId38"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yperlink" Target="https://cdnsciencepub.com/journal/cjb/about" TargetMode="External"/><Relationship Id="rId20" Type="http://schemas.openxmlformats.org/officeDocument/2006/relationships/header" Target="header1.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image" Target="media/image4.png"/><Relationship Id="rId32" Type="http://schemas.openxmlformats.org/officeDocument/2006/relationships/image" Target="media/image10.emf"/><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springer.com/journal/11258" TargetMode="External"/><Relationship Id="rId23" Type="http://schemas.openxmlformats.org/officeDocument/2006/relationships/image" Target="media/image3.png"/><Relationship Id="rId28" Type="http://schemas.openxmlformats.org/officeDocument/2006/relationships/hyperlink" Target="https://www.openstreetmap.org/" TargetMode="External"/><Relationship Id="rId36" Type="http://schemas.microsoft.com/office/2011/relationships/people" Target="people.xm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publish.csiro.au/nid/126/aid/429.htm" TargetMode="External"/><Relationship Id="rId22" Type="http://schemas.openxmlformats.org/officeDocument/2006/relationships/image" Target="media/image2.png"/><Relationship Id="rId27" Type="http://schemas.openxmlformats.org/officeDocument/2006/relationships/hyperlink" Target="https://maps.gov.bc.ca/ess/hm/imap4m/" TargetMode="External"/><Relationship Id="rId30" Type="http://schemas.openxmlformats.org/officeDocument/2006/relationships/image" Target="media/image8.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37F3B-36B3-4EC0-ACB5-9DB2DDDD50D7}">
  <ds:schemaRefs>
    <ds:schemaRef ds:uri="http://schemas.microsoft.com/office/2006/documentManagement/types"/>
    <ds:schemaRef ds:uri="http://purl.org/dc/elements/1.1/"/>
    <ds:schemaRef ds:uri="8c008993-a31f-4b40-b1f3-88dd9c6e1924"/>
    <ds:schemaRef ds:uri="http://purl.org/dc/terms/"/>
    <ds:schemaRef ds:uri="http://purl.org/dc/dcmitype/"/>
    <ds:schemaRef ds:uri="http://schemas.microsoft.com/office/2006/metadata/properties"/>
    <ds:schemaRef ds:uri="360018dd-41eb-4458-b1d4-4b46a95a2b02"/>
    <ds:schemaRef ds:uri="http://schemas.openxmlformats.org/package/2006/metadata/core-properties"/>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8BE430-D631-496C-B141-82FD4DC53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16080</Words>
  <Characters>91659</Characters>
  <Application>Microsoft Office Word</Application>
  <DocSecurity>4</DocSecurity>
  <Lines>763</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2</cp:revision>
  <dcterms:created xsi:type="dcterms:W3CDTF">2022-05-27T21:06:00Z</dcterms:created>
  <dcterms:modified xsi:type="dcterms:W3CDTF">2022-05-27T21:06:00Z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zotero-version="6.0.4"&gt;&lt;session id="cy7wJgfG"/&gt;&lt;style id="http://www.zotero.org/styles/apa-no-doi-no-issue" locale="en-US" hasBibliography="1" bibliographyStyleHasBeenSet="1"/&gt;&lt;prefs&gt;&lt;pref name="fieldType" value="Field"/&gt;&lt;/prefs&gt;&lt;/d</vt:lpwstr>
  </property>
  <property fmtid="{D5CDD505-2E9C-101B-9397-08002B2CF9AE}" pid="4" name="ZOTERO_PREF_2">
    <vt:lpwstr>ata&gt;</vt:lpwstr>
  </property>
</Properties>
</file>