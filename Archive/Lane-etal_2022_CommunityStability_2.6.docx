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75FDE343"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6258E">
        <w:rPr>
          <w:rFonts w:cstheme="minorHAnsi"/>
          <w:sz w:val="24"/>
          <w:szCs w:val="24"/>
          <w:vertAlign w:val="superscript"/>
        </w:rPr>
        <w:t>1</w:t>
      </w:r>
      <w:r w:rsidR="00241A51">
        <w:rPr>
          <w:rFonts w:cstheme="minorHAnsi"/>
          <w:sz w:val="24"/>
          <w:szCs w:val="24"/>
        </w:rPr>
        <w:t>,</w:t>
      </w:r>
      <w:r w:rsidR="00DB1221">
        <w:rPr>
          <w:rFonts w:cstheme="minorHAnsi"/>
          <w:sz w:val="24"/>
          <w:szCs w:val="24"/>
        </w:rPr>
        <w:t xml:space="preserve"> </w:t>
      </w:r>
      <w:proofErr w:type="spellStart"/>
      <w:r w:rsidR="00DB1221">
        <w:rPr>
          <w:rFonts w:cstheme="minorHAnsi"/>
          <w:sz w:val="24"/>
          <w:szCs w:val="24"/>
        </w:rPr>
        <w:t>Madlen</w:t>
      </w:r>
      <w:proofErr w:type="spellEnd"/>
      <w:r w:rsidR="00DB1221">
        <w:rPr>
          <w:rFonts w:cstheme="minorHAnsi"/>
          <w:sz w:val="24"/>
          <w:szCs w:val="24"/>
        </w:rPr>
        <w:t xml:space="preserve"> Denoth</w:t>
      </w:r>
      <w:r w:rsidR="00B6258E">
        <w:rPr>
          <w:rFonts w:cstheme="minorHAnsi"/>
          <w:sz w:val="24"/>
          <w:szCs w:val="24"/>
          <w:vertAlign w:val="superscript"/>
        </w:rPr>
        <w:t>1</w:t>
      </w:r>
      <w:r w:rsidR="00DB1221">
        <w:rPr>
          <w:rFonts w:cstheme="minorHAnsi"/>
          <w:sz w:val="24"/>
          <w:szCs w:val="24"/>
        </w:rPr>
        <w:t>, Tara Martin</w:t>
      </w:r>
      <w:r w:rsidR="00D346C6">
        <w:rPr>
          <w:rFonts w:cstheme="minorHAnsi"/>
          <w:sz w:val="24"/>
          <w:szCs w:val="24"/>
          <w:vertAlign w:val="superscript"/>
        </w:rPr>
        <w:t>1</w:t>
      </w:r>
      <w:r w:rsidR="00241A51">
        <w:rPr>
          <w:rFonts w:cstheme="minorHAnsi"/>
          <w:sz w:val="24"/>
          <w:szCs w:val="24"/>
        </w:rPr>
        <w:t xml:space="preserve"> </w:t>
      </w:r>
    </w:p>
    <w:p w14:paraId="775445CA" w14:textId="45CD29EC" w:rsidR="00843D41" w:rsidRPr="00A81377"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9853E8" w:rsidRPr="00A81377">
        <w:rPr>
          <w:rFonts w:cstheme="minorHAnsi"/>
          <w:sz w:val="24"/>
          <w:szCs w:val="24"/>
        </w:rPr>
        <w:t>The 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p>
    <w:p w14:paraId="4B148843" w14:textId="6D5DB459"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1A8A0861" w:rsidR="00551E87" w:rsidRDefault="00160864" w:rsidP="007D52A9">
      <w:pPr>
        <w:suppressLineNumbers/>
      </w:pPr>
      <w:r>
        <w:t>TBD</w:t>
      </w:r>
      <w:r w:rsidR="00ED5970">
        <w:t xml:space="preserve"> per journal</w:t>
      </w:r>
      <w:r w:rsidR="00D97B61">
        <w:t xml:space="preserve"> – frame premise </w:t>
      </w:r>
      <w:r w:rsidR="006C2A87">
        <w:t xml:space="preserve">with </w:t>
      </w:r>
      <w:r w:rsidR="00132E6A">
        <w:t>respect</w:t>
      </w:r>
      <w:r w:rsidR="006C2A87">
        <w:t xml:space="preserve"> to</w:t>
      </w:r>
      <w:r w:rsidR="00D97B61">
        <w:t xml:space="preserve"> issue of global homogenization,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and community homogenization</w:t>
      </w:r>
      <w:r w:rsidR="00132E6A">
        <w:t xml:space="preserve"> 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7B009884" w:rsidR="00A92F9A" w:rsidRDefault="00100565" w:rsidP="005F7C5D">
      <w:pPr>
        <w:ind w:firstLine="720"/>
      </w:pPr>
      <w:r w:rsidRPr="0007225D">
        <w:t>The</w:t>
      </w:r>
      <w:r w:rsidR="00F75B96" w:rsidRPr="0007225D">
        <w:t xml:space="preserve"> </w:t>
      </w:r>
      <w:r w:rsidRPr="0007225D">
        <w:t xml:space="preserve">importance </w:t>
      </w:r>
      <w:r w:rsidR="00566C69" w:rsidRPr="0007225D">
        <w:t>of</w:t>
      </w:r>
      <w:r w:rsidR="00D10058" w:rsidRPr="0007225D">
        <w:t xml:space="preserve"> climate change</w:t>
      </w:r>
      <w:r w:rsidR="00B35CD6">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C80754">
        <w:t xml:space="preserve"> ecosystem </w:t>
      </w:r>
      <w:r w:rsidR="009C7F51">
        <w:t>responses</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A970BB" w:rsidRPr="00A970BB">
        <w:rPr>
          <w:rFonts w:ascii="Calibri" w:hAnsi="Calibri" w:cs="Calibri"/>
        </w:rPr>
        <w:t>(Holling, 1973</w:t>
      </w:r>
      <w:r w:rsidR="00A970BB">
        <w:rPr>
          <w:rFonts w:ascii="Calibri" w:hAnsi="Calibri" w:cs="Calibri"/>
        </w:rPr>
        <w:t xml:space="preserve">; </w:t>
      </w:r>
      <w:r w:rsidR="00A970BB" w:rsidRPr="00A970BB">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E361CBF"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3898250C" w:rsidR="00E75976" w:rsidRDefault="00592C5E" w:rsidP="005F7C5D">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r w:rsidR="00205D24">
        <w:t>species compositional variation</w:t>
      </w:r>
      <w:r w:rsidR="00F268FA">
        <w:t xml:space="preserve"> over</w:t>
      </w:r>
      <w:r w:rsidR="004C7DF9">
        <w:t xml:space="preserve"> time. </w:t>
      </w:r>
      <w:r w:rsidR="00F812CC">
        <w:t>One such opportunity exists in Ladner Marsh</w:t>
      </w:r>
      <w:r w:rsidR="00E75976">
        <w:t>,</w:t>
      </w:r>
      <w:r>
        <w:t xml:space="preserve"> </w:t>
      </w:r>
      <w:r w:rsidR="004834EB">
        <w:t>which is part of the South Arm Marshes</w:t>
      </w:r>
      <w:r w:rsidR="002E4E7F">
        <w:t xml:space="preserve"> (SAM)</w:t>
      </w:r>
      <w:r w:rsidR="004834EB">
        <w:t xml:space="preserve"> Wildlife Management Area (WMA) near Delta, BC, Canada </w:t>
      </w:r>
      <w:r w:rsidR="00C42257">
        <w:t>(</w:t>
      </w:r>
      <w:r w:rsidR="00C42257">
        <w:fldChar w:fldCharType="begin"/>
      </w:r>
      <w:r w:rsidR="00C42257">
        <w:instrText xml:space="preserve"> REF _Ref103170248 \h </w:instrText>
      </w:r>
      <w:r w:rsidR="00C42257">
        <w:fldChar w:fldCharType="separate"/>
      </w:r>
      <w:ins w:id="0" w:author="Stefanie Lane" w:date="2022-05-19T13:03:00Z">
        <w:r w:rsidR="000F6BE9">
          <w:t xml:space="preserve">Figure </w:t>
        </w:r>
        <w:r w:rsidR="000F6BE9">
          <w:rPr>
            <w:noProof/>
          </w:rPr>
          <w:t>1</w:t>
        </w:r>
      </w:ins>
      <w:r w:rsidR="00C42257">
        <w:fldChar w:fldCharType="end"/>
      </w:r>
      <w:r w:rsidR="00C42257">
        <w:t>)</w:t>
      </w:r>
      <w:r w:rsidR="004834EB">
        <w:t>.</w:t>
      </w:r>
      <w:r w:rsidR="00EC03FB" w:rsidDel="00ED765A">
        <w:t xml:space="preserve"> </w:t>
      </w:r>
      <w:r w:rsidR="006202C7">
        <w:t xml:space="preserve">Despite </w:t>
      </w:r>
      <w:r w:rsidR="00886BE2">
        <w:t xml:space="preserve">industrialization and municipal expansion within the region, this </w:t>
      </w:r>
      <w:r w:rsidR="00102B71">
        <w:t>habitat</w:t>
      </w:r>
      <w:r w:rsidR="00886BE2">
        <w:t xml:space="preserve"> has escaped development, and to the best of the author</w:t>
      </w:r>
      <w:r w:rsidR="00042C5A">
        <w:t>s’</w:t>
      </w:r>
      <w:r w:rsidR="00886BE2">
        <w:t xml:space="preserve"> knowledge has not experienced major natural disturbance in the past 50 years. </w:t>
      </w:r>
      <w:r w:rsidR="00362DA9" w:rsidRPr="00362DA9">
        <w:t>Understanding how community composition prior to and since the 1991 establishment of the WMA is important for regional land managers in evaluating benchmarks for conservation</w:t>
      </w:r>
      <w:r w:rsidR="00102B71">
        <w:t xml:space="preserve"> and </w:t>
      </w:r>
      <w:r w:rsidR="00362DA9" w:rsidRPr="00362DA9">
        <w:t xml:space="preserve">restoration targets. </w:t>
      </w:r>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r w:rsidR="00FF5CB3">
        <w:t>.</w:t>
      </w:r>
      <w:r w:rsidR="00693FAC">
        <w:t xml:space="preserve"> </w:t>
      </w:r>
      <w:r w:rsidR="00FF5CB3">
        <w:t>Bradfield &amp; Porter</w:t>
      </w:r>
      <w:r w:rsidR="00693FAC">
        <w:t xml:space="preserve"> (1982)</w:t>
      </w:r>
      <w:r w:rsidR="00FF5CB3">
        <w:t xml:space="preserve"> identified distinct community sub-types (hereafter, “assemblages”),</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r w:rsidR="00C938EC">
        <w:t xml:space="preserve"> </w:t>
      </w:r>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p>
    <w:p w14:paraId="4A26B4C7" w14:textId="502BFFFC" w:rsidR="007C0BCF" w:rsidRDefault="00DC5555" w:rsidP="005F7C5D">
      <w:pPr>
        <w:ind w:firstLine="720"/>
      </w:pPr>
      <w:r>
        <w:lastRenderedPageBreak/>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2AFD6DE8" w14:textId="4B1B6418" w:rsidR="007C0BCF" w:rsidRDefault="00537848" w:rsidP="00612ED6">
      <w:pPr>
        <w:ind w:firstLine="720"/>
      </w:pPr>
      <w:r>
        <w:t xml:space="preserve">(1) </w:t>
      </w:r>
      <w:r w:rsidR="00151992">
        <w:t xml:space="preserve">Are </w:t>
      </w:r>
      <w:r w:rsidR="007C0BCF">
        <w:t xml:space="preserve">TFM </w:t>
      </w:r>
      <w:r w:rsidR="00151992">
        <w:t xml:space="preserve">assemblages </w:t>
      </w:r>
      <w:r w:rsidR="007C0BCF">
        <w:t>continuously</w:t>
      </w:r>
      <w:r w:rsidR="00151992">
        <w:t xml:space="preserve"> characterized by the same dominant species? In the absence of significant environmental disturbance, I expect the same species </w:t>
      </w:r>
      <w:r w:rsidR="00F954D3">
        <w:t xml:space="preserve">composition </w:t>
      </w:r>
      <w:r w:rsidR="00151992">
        <w:t xml:space="preserve">to dominate each assemblage as identified by Bradfield &amp; Porter (1982). </w:t>
      </w:r>
    </w:p>
    <w:p w14:paraId="5B0CDEDC" w14:textId="60933E1D"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years</w:t>
      </w:r>
      <w:r w:rsidR="00AA1B69">
        <w:t xml:space="preserve">? If the plant </w:t>
      </w:r>
      <w:r w:rsidR="00EB6652">
        <w:t>community is</w:t>
      </w:r>
      <w:r w:rsidR="00AA1B69">
        <w:t xml:space="preserve"> stable, I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4E1DBF73"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F0046C">
        <w:t xml:space="preserve">I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510A7A59" w:rsidR="001F436B" w:rsidRDefault="001F436B" w:rsidP="005F7C5D">
      <w:pPr>
        <w:ind w:firstLine="720"/>
      </w:pPr>
      <w:r>
        <w:t>The Fraser River drains the largest catchment in British Columbia, and its estuary currently spans 2</w:t>
      </w:r>
      <w:r w:rsidR="004306D0">
        <w:t>,</w:t>
      </w:r>
      <w:r>
        <w:t xml:space="preserve">814 ha, one-third of which lies within the South Arm Marshes Wildlife Management Area </w:t>
      </w:r>
      <w:r>
        <w:fldChar w:fldCharType="begin"/>
      </w:r>
      <w:r w:rsidR="00BD2EEF">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r w:rsidR="00766A27">
        <w:fldChar w:fldCharType="begin"/>
      </w:r>
      <w:r w:rsidR="00766A27">
        <w:instrText xml:space="preserve"> REF _Ref103170248 \h </w:instrText>
      </w:r>
      <w:r w:rsidR="00766A27">
        <w:fldChar w:fldCharType="separate"/>
      </w:r>
      <w:ins w:id="1" w:author="Stefanie Lane" w:date="2022-05-19T13:03:00Z">
        <w:r w:rsidR="000F6BE9">
          <w:t xml:space="preserve">Figure </w:t>
        </w:r>
        <w:r w:rsidR="000F6BE9">
          <w:rPr>
            <w:noProof/>
          </w:rPr>
          <w:t>1</w:t>
        </w:r>
      </w:ins>
      <w:r w:rsidR="00766A27">
        <w:fldChar w:fldCharType="end"/>
      </w:r>
      <w:r>
        <w:t xml:space="preserve">). Ladner Marsh occupies </w:t>
      </w:r>
      <w:r w:rsidRPr="00631B1E">
        <w:t xml:space="preserve">approximately </w:t>
      </w:r>
      <w:r>
        <w:t>100</w:t>
      </w:r>
      <w:r w:rsidRPr="00631B1E">
        <w:t xml:space="preserve"> ha wi</w:t>
      </w:r>
      <w:r>
        <w:t>thin the South Arm Marshes, bounded to the east by municipal development and by the Fraser River along its western edge (</w:t>
      </w:r>
      <w:r w:rsidR="000A3E15">
        <w:fldChar w:fldCharType="begin"/>
      </w:r>
      <w:r w:rsidR="000A3E15">
        <w:instrText xml:space="preserve"> REF _Ref103170248 \h </w:instrText>
      </w:r>
      <w:r w:rsidR="000A3E15">
        <w:fldChar w:fldCharType="separate"/>
      </w:r>
      <w:ins w:id="2" w:author="Stefanie Lane" w:date="2022-05-19T13:03:00Z">
        <w:r w:rsidR="000F6BE9">
          <w:t xml:space="preserve">Figure </w:t>
        </w:r>
        <w:r w:rsidR="000F6BE9">
          <w:rPr>
            <w:noProof/>
          </w:rPr>
          <w:t>1</w:t>
        </w:r>
      </w:ins>
      <w:r w:rsidR="000A3E15">
        <w:fldChar w:fldCharType="end"/>
      </w:r>
      <w:r>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42BD63EA"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D517B54" w:rsidR="005372BF" w:rsidRDefault="005372BF" w:rsidP="005372BF">
      <w:pPr>
        <w:ind w:firstLine="720"/>
      </w:pPr>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2D44D008"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3" w:author="Stefanie Lane" w:date="2022-05-19T13:03:00Z">
        <w:r w:rsidR="000F6BE9">
          <w:t xml:space="preserve">Table </w:t>
        </w:r>
        <w:r w:rsidR="000F6BE9">
          <w:rPr>
            <w:noProof/>
          </w:rPr>
          <w:t>3</w:t>
        </w:r>
      </w:ins>
      <w:r w:rsidR="00BC6EB6" w:rsidRPr="007D52A9">
        <w:fldChar w:fldCharType="end"/>
      </w:r>
      <w:r w:rsidR="00BC6EB6" w:rsidRPr="007D52A9">
        <w:t xml:space="preserve">, </w:t>
      </w:r>
      <w:r w:rsidR="00827E44" w:rsidRPr="007D52A9">
        <w:t>Supplemental)</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lastRenderedPageBreak/>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61B53D02" w:rsidR="00D4425C" w:rsidRDefault="00D4425C" w:rsidP="00D4425C">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ins w:id="4" w:author="Stefanie Lane" w:date="2022-05-19T13:03:00Z">
        <w:r w:rsidR="000F6BE9">
          <w:t xml:space="preserve">Figure </w:t>
        </w:r>
        <w:r w:rsidR="000F6BE9">
          <w:rPr>
            <w:noProof/>
          </w:rPr>
          <w:t>1</w:t>
        </w:r>
      </w:ins>
      <w:r w:rsidR="008B0483" w:rsidRPr="00E90CBE">
        <w:fldChar w:fldCharType="end"/>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5C137836" w:rsidR="00D4425C" w:rsidRDefault="00D4425C" w:rsidP="00D4425C">
      <w:pPr>
        <w:ind w:firstLine="720"/>
      </w:pPr>
      <w:r>
        <w:t xml:space="preserve">Individuals were defined as “in the plot” if </w:t>
      </w:r>
      <w:r>
        <w:rPr>
          <w:u w:val="single"/>
        </w:rPr>
        <w:t>&gt;</w:t>
      </w:r>
      <w:r w:rsidR="008B0483">
        <w:t xml:space="preserve"> </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5264BA6"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ins w:id="5" w:author="Stefanie Lane" w:date="2022-05-19T13:03:00Z">
        <w:r w:rsidR="000F6BE9">
          <w:t xml:space="preserve">Table </w:t>
        </w:r>
        <w:r w:rsidR="000F6BE9">
          <w:rPr>
            <w:noProof/>
          </w:rPr>
          <w:t>6</w:t>
        </w:r>
      </w:ins>
      <w:r w:rsidR="00112B78" w:rsidRPr="00E90CBE">
        <w:fldChar w:fldCharType="end"/>
      </w:r>
      <w:r w:rsidR="00112B78" w:rsidRPr="00E90CBE">
        <w:t>,</w:t>
      </w:r>
      <w:r w:rsidRPr="00E90CBE">
        <w:t xml:space="preserve"> </w:t>
      </w:r>
      <w:r w:rsidRPr="007D52A9">
        <w:t>Supplemental</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4F033B5D" w14:textId="7C863C8C" w:rsidR="00557665" w:rsidRDefault="00E72813" w:rsidP="007D52A9">
      <w:pPr>
        <w:ind w:firstLine="720"/>
      </w:pPr>
      <w:r>
        <w:t>All analyses were performed in R v.4.0.2.</w:t>
      </w:r>
      <w:r w:rsidR="00165DCB">
        <w:t xml:space="preserve"> </w:t>
      </w:r>
      <w:r w:rsidR="00AA6E98">
        <w:t xml:space="preserve">Descriptive analyses are used to qualitatively compare changes in community composition. Statistical analyses are not used because data to </w:t>
      </w:r>
      <w:r w:rsidR="00572AAF">
        <w:t>support</w:t>
      </w:r>
      <w:r w:rsidR="00AA6E98">
        <w:t xml:space="preserve"> causal mechanism</w:t>
      </w:r>
      <w:r w:rsidR="00572AAF">
        <w:t xml:space="preserve">s for shifts in composition are unavailable. </w:t>
      </w:r>
    </w:p>
    <w:p w14:paraId="404E09C4" w14:textId="620E2EA9" w:rsidR="00BD4A5D" w:rsidRDefault="00B47D6F">
      <w:pPr>
        <w:ind w:firstLine="720"/>
      </w:pPr>
      <w:r>
        <w:t>To determine dominant community types, cluster analysis was performed for each observation year using Euclidean distance as the measure of plot dissimilarity (“st</w:t>
      </w:r>
      <w:r w:rsidRPr="007D52A9">
        <w:t>ats,”</w:t>
      </w:r>
      <w:r w:rsidR="00E42346" w:rsidRPr="007D52A9">
        <w:t xml:space="preserve"> R Core Team</w:t>
      </w:r>
      <w:r>
        <w:t xml:space="preserve">). </w:t>
      </w:r>
      <w:r w:rsidR="00EE00B3">
        <w:t>Bray-</w:t>
      </w:r>
      <w:r w:rsidR="00887D9F">
        <w:t xml:space="preserve">Curtis distance may be </w:t>
      </w:r>
      <w:r w:rsidR="00AA19AA">
        <w:t>preferred</w:t>
      </w:r>
      <w:r w:rsidR="00887D9F">
        <w:t xml:space="preserve"> to account for species identity and</w:t>
      </w:r>
      <w:r w:rsidR="00CC5170">
        <w:t xml:space="preserve"> to</w:t>
      </w:r>
      <w:r w:rsidR="00887D9F">
        <w:t xml:space="preserve"> be less sensitive to species absence</w:t>
      </w:r>
      <w:r w:rsidR="00673CF3">
        <w:t xml:space="preserve"> </w:t>
      </w:r>
      <w:r w:rsidR="00673CF3">
        <w:fldChar w:fldCharType="begin"/>
      </w:r>
      <w:r w:rsidR="00BD2EEF">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r w:rsidR="00262B24">
        <w:t xml:space="preserve">Euclidean distance was chosen to </w:t>
      </w:r>
      <w:r w:rsidR="00EE77BC">
        <w:t xml:space="preserve">facilitate </w:t>
      </w:r>
      <w:r w:rsidR="00262B24">
        <w:t>direct comparisons to results produced by Bradfield &amp; Porter (1982).</w:t>
      </w:r>
      <w:r w:rsidR="00EE00B3">
        <w:t xml:space="preserve"> </w:t>
      </w:r>
      <w:r w:rsidR="00276B00">
        <w:t>Clusters were cut into three groups</w:t>
      </w:r>
      <w:r w:rsidR="00BD4A5D">
        <w:t>, and plots 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BD2EEF">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De Cáceres &amp; Jansen, 2016)</w:t>
      </w:r>
      <w:r w:rsidR="00311779">
        <w:fldChar w:fldCharType="end"/>
      </w:r>
      <w:r w:rsidR="00BD4A5D">
        <w:t>.</w:t>
      </w:r>
      <w:r w:rsidR="00CC5170">
        <w:t xml:space="preserve"> </w:t>
      </w:r>
      <w:r w:rsidR="00B94ABA">
        <w:t xml:space="preserve">Species </w:t>
      </w:r>
      <w:r w:rsidR="00417186">
        <w:t xml:space="preserve">were </w:t>
      </w:r>
      <w:r w:rsidR="00195C88">
        <w:t xml:space="preserve">randomized within the </w:t>
      </w:r>
      <w:r w:rsidR="0015412F">
        <w:t xml:space="preserve">assemblage </w:t>
      </w:r>
      <w:r w:rsidR="00195C88">
        <w:t xml:space="preserve">cluster, and those </w:t>
      </w:r>
      <w:r w:rsidR="00B94ABA">
        <w:t xml:space="preserve">with the </w:t>
      </w:r>
      <w:r w:rsidR="00CD36F2">
        <w:t>greatest statistical</w:t>
      </w:r>
      <w:r w:rsidR="00B94ABA">
        <w:t xml:space="preserve"> </w:t>
      </w:r>
      <w:r w:rsidR="00370D1D">
        <w:t>correlation within the assemblage</w:t>
      </w:r>
      <w:r w:rsidR="0015412F">
        <w:t xml:space="preserve"> were</w:t>
      </w:r>
      <w:r w:rsidR="00195C88">
        <w:t xml:space="preserve"> selected as indicators for the cluster. </w:t>
      </w:r>
      <w:r w:rsidR="00B94ABA">
        <w:t xml:space="preserve"> </w:t>
      </w:r>
      <w:r w:rsidR="00DD2C74">
        <w:t xml:space="preserve">In initial analyses, both Euclidean and Bray-Curtis distances were used to confirm distance measure did not have a major effect on plot clustering and subsequent indicator species analysis; cluster analysis figures and indicator species </w:t>
      </w:r>
      <w:r w:rsidR="00281A74">
        <w:t xml:space="preserve">table using Bray-Curtis distance </w:t>
      </w:r>
      <w:r w:rsidR="00DD2C74">
        <w:t>are available in</w:t>
      </w:r>
      <w:r w:rsidR="00E17066">
        <w:t xml:space="preserve"> </w:t>
      </w:r>
      <w:r w:rsidR="00E17066">
        <w:fldChar w:fldCharType="begin"/>
      </w:r>
      <w:r w:rsidR="00E17066">
        <w:instrText xml:space="preserve"> REF _Ref103856212 \h </w:instrText>
      </w:r>
      <w:r w:rsidR="00E17066">
        <w:fldChar w:fldCharType="separate"/>
      </w:r>
      <w:ins w:id="6" w:author="Stefanie Lane" w:date="2022-05-19T13:03:00Z">
        <w:r w:rsidR="000F6BE9">
          <w:t xml:space="preserve">Table </w:t>
        </w:r>
        <w:r w:rsidR="000F6BE9">
          <w:rPr>
            <w:noProof/>
          </w:rPr>
          <w:t>5</w:t>
        </w:r>
      </w:ins>
      <w:r w:rsidR="00E17066">
        <w:fldChar w:fldCharType="end"/>
      </w:r>
      <w:r w:rsidR="00DD2C74">
        <w:t xml:space="preserve"> </w:t>
      </w:r>
      <w:r w:rsidR="00597B02">
        <w:t>an</w:t>
      </w:r>
      <w:r w:rsidR="00811F80">
        <w:t xml:space="preserve">d </w:t>
      </w:r>
      <w:r w:rsidR="00811F80">
        <w:fldChar w:fldCharType="begin"/>
      </w:r>
      <w:r w:rsidR="00811F80">
        <w:instrText xml:space="preserve"> REF _Ref103857626 \h </w:instrText>
      </w:r>
      <w:r w:rsidR="00811F80">
        <w:fldChar w:fldCharType="separate"/>
      </w:r>
      <w:ins w:id="7" w:author="Stefanie Lane" w:date="2022-05-19T13:03:00Z">
        <w:r w:rsidR="000F6BE9">
          <w:t xml:space="preserve">Figure </w:t>
        </w:r>
        <w:r w:rsidR="000F6BE9">
          <w:rPr>
            <w:noProof/>
          </w:rPr>
          <w:t>4</w:t>
        </w:r>
      </w:ins>
      <w:r w:rsidR="00811F80">
        <w:fldChar w:fldCharType="end"/>
      </w:r>
      <w:r w:rsidR="00811F80">
        <w:t xml:space="preserve"> </w:t>
      </w:r>
      <w:r w:rsidR="00E17066">
        <w:t>(</w:t>
      </w:r>
      <w:r w:rsidR="00DD2C74" w:rsidRPr="00E17066">
        <w:t>Supplemental</w:t>
      </w:r>
      <w:r w:rsidR="00E17066">
        <w:t xml:space="preserve">). </w:t>
      </w:r>
    </w:p>
    <w:p w14:paraId="4E77AE69" w14:textId="64DBE2C5" w:rsidR="00464FB4" w:rsidRDefault="009A2A63" w:rsidP="00E72813">
      <w:pPr>
        <w:sectPr w:rsidR="00464FB4" w:rsidSect="007D52A9">
          <w:headerReference w:type="default" r:id="rId12"/>
          <w:pgSz w:w="12240" w:h="15840"/>
          <w:pgMar w:top="1080" w:right="1080" w:bottom="1080" w:left="1080" w:header="720" w:footer="720" w:gutter="0"/>
          <w:lnNumType w:countBy="1" w:restart="continuous"/>
          <w:cols w:space="720"/>
          <w:titlePg/>
          <w:docGrid w:linePitch="360"/>
        </w:sectPr>
      </w:pPr>
      <w:r>
        <w:tab/>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w:t>
      </w:r>
      <w:r w:rsidR="00D76E01">
        <w:lastRenderedPageBreak/>
        <w:t xml:space="preserve">on all data recorded for the observation year to generate a community-wide measure of diversity. </w:t>
      </w:r>
      <w:r w:rsidR="009836CC">
        <w:t>Community</w:t>
      </w:r>
      <w:r w:rsidR="006F3B74">
        <w:t xml:space="preserve"> </w:t>
      </w:r>
      <w:r w:rsidR="00E944E1">
        <w:t>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rsidR="009836CC">
        <w:t>“</w:t>
      </w:r>
      <w:r w:rsidR="006F3B74">
        <w:t>codyn</w:t>
      </w:r>
      <w:r w:rsidR="009836CC">
        <w:t>”</w:t>
      </w:r>
      <w:r w:rsidR="006F3B74">
        <w:t xml:space="preserve"> 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 xml:space="preserve">Total species turnover, appearances, and disappearances were calculated for each 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r w:rsidR="00FF7E1B">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BD2EEF">
        <w: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w:t>
      </w:r>
      <w:r w:rsidR="00BE22F1">
        <w:t xml:space="preserve">three species most </w:t>
      </w:r>
      <w:r w:rsidR="00191332">
        <w:t>significantly driving assemblage clusters</w:t>
      </w:r>
      <w:r w:rsidR="00616D04">
        <w:t xml:space="preserve"> each year</w:t>
      </w:r>
      <w:r w:rsidR="00191332">
        <w:t>, as identified by species indicator analysis, were included in the rank clock plots</w:t>
      </w:r>
      <w:r w:rsidR="00F23965">
        <w:t xml:space="preserve"> for visual clarity</w:t>
      </w:r>
      <w:r w:rsidR="00191332">
        <w:t xml:space="preserve">. </w:t>
      </w:r>
      <w:r w:rsidR="00CC1422">
        <w:t>All species cover abundance are summarized in</w:t>
      </w:r>
      <w:r w:rsidR="001F5046">
        <w:t xml:space="preserve"> </w:t>
      </w:r>
      <w:r w:rsidR="001F5046" w:rsidRPr="00E90CBE">
        <w:fldChar w:fldCharType="begin"/>
      </w:r>
      <w:r w:rsidR="001F5046" w:rsidRPr="001F5046">
        <w:instrText xml:space="preserve"> REF _Ref103170147 \h </w:instrText>
      </w:r>
      <w:r w:rsidR="001F5046">
        <w:instrText xml:space="preserve"> \* MERGEFORMAT </w:instrText>
      </w:r>
      <w:r w:rsidR="001F5046" w:rsidRPr="00E90CBE">
        <w:fldChar w:fldCharType="separate"/>
      </w:r>
      <w:ins w:id="8" w:author="Stefanie Lane" w:date="2022-05-19T13:03:00Z">
        <w:r w:rsidR="000F6BE9">
          <w:t xml:space="preserve">Table </w:t>
        </w:r>
        <w:r w:rsidR="000F6BE9">
          <w:rPr>
            <w:noProof/>
          </w:rPr>
          <w:t>6</w:t>
        </w:r>
      </w:ins>
      <w:r w:rsidR="001F5046" w:rsidRPr="00E90CBE">
        <w:fldChar w:fldCharType="end"/>
      </w:r>
      <w:r w:rsidR="001F5046" w:rsidRPr="00E90CBE">
        <w:t xml:space="preserve"> </w:t>
      </w:r>
      <w:r w:rsidR="001F5046" w:rsidRPr="001F5046">
        <w:t>(</w:t>
      </w:r>
      <w:r w:rsidR="00CC1422" w:rsidRPr="007D52A9">
        <w:t>Supplemental</w:t>
      </w:r>
      <w:r w:rsidR="001F5046" w:rsidRPr="007D52A9">
        <w:t>)</w:t>
      </w:r>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9" w:name="_Ref103170248"/>
      <w:r w:rsidRPr="00746ACC">
        <w:rPr>
          <w:noProof/>
        </w:rPr>
        <w:t xml:space="preserve"> </w:t>
      </w:r>
      <w:r w:rsidR="002445D1" w:rsidRPr="002445D1">
        <w:rPr>
          <w:noProof/>
        </w:rPr>
        <mc:AlternateContent>
          <mc:Choice Requires="wpg">
            <w:drawing>
              <wp:anchor distT="0" distB="0" distL="114300" distR="114300" simplePos="0" relativeHeight="251668480"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13"/>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15"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18" cy="246221"/>
                          </a:xfrm>
                          <a:prstGeom prst="rect">
                            <a:avLst/>
                          </a:prstGeom>
                          <a:noFill/>
                          <a:ln>
                            <a:solidFill>
                              <a:schemeClr val="tx1"/>
                            </a:solidFill>
                          </a:ln>
                        </wps:spPr>
                        <wps:txbx>
                          <w:txbxContent>
                            <w:p w14:paraId="30EDCAFC" w14:textId="77777777" w:rsidR="007F1E7B" w:rsidRDefault="007F1E7B"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18" cy="246221"/>
                          </a:xfrm>
                          <a:prstGeom prst="rect">
                            <a:avLst/>
                          </a:prstGeom>
                          <a:noFill/>
                          <a:ln>
                            <a:solidFill>
                              <a:schemeClr val="tx1"/>
                            </a:solidFill>
                          </a:ln>
                        </wps:spPr>
                        <wps:txbx>
                          <w:txbxContent>
                            <w:p w14:paraId="2D90E7DC" w14:textId="77777777" w:rsidR="007F1E7B" w:rsidRDefault="007F1E7B"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68480"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6"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17"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18"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7F1E7B" w:rsidRDefault="007F1E7B"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7F1E7B" w:rsidRDefault="007F1E7B"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1BCB4239" w:rsidR="00B051DD" w:rsidRDefault="00B051DD" w:rsidP="00B051DD">
      <w:pPr>
        <w:pStyle w:val="Caption"/>
      </w:pPr>
      <w:r>
        <w:t xml:space="preserve">Figure </w:t>
      </w:r>
      <w:fldSimple w:instr=" SEQ Figure \* ARABIC ">
        <w:r w:rsidR="000F6BE9">
          <w:rPr>
            <w:noProof/>
          </w:rPr>
          <w:t>1</w:t>
        </w:r>
      </w:fldSimple>
      <w:bookmarkEnd w:id="9"/>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10"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19" w:history="1">
        <w:r w:rsidR="00FF456A" w:rsidRPr="00FF456A">
          <w:rPr>
            <w:rStyle w:val="Hyperlink"/>
          </w:rPr>
          <w:t>https://maps.gov.bc.ca/ess/hm/imap4m/</w:t>
        </w:r>
      </w:hyperlink>
      <w:r w:rsidR="00FF456A" w:rsidRPr="00FF456A">
        <w:t xml:space="preserve">) and (C) OpenStreetMap (OpenStreetMap contributors, 2015, </w:t>
      </w:r>
      <w:hyperlink r:id="rId20" w:history="1">
        <w:r w:rsidR="00FF456A" w:rsidRPr="00FF456A">
          <w:rPr>
            <w:rStyle w:val="Hyperlink"/>
          </w:rPr>
          <w:t>https://www.openstreetmap.org/</w:t>
        </w:r>
      </w:hyperlink>
      <w:r w:rsidR="00FF456A" w:rsidRPr="00FF456A">
        <w:t>)</w:t>
      </w:r>
      <w:bookmarkEnd w:id="10"/>
      <w:r w:rsidR="009B1A00">
        <w:t xml:space="preserve"> (*</w:t>
      </w:r>
      <w:r w:rsidR="00B21E18">
        <w:t>these panels</w:t>
      </w:r>
      <w:r w:rsidR="009B1A00">
        <w:t xml:space="preserve"> also appear in </w:t>
      </w:r>
      <w:r w:rsidR="00D70675">
        <w:t>Lane, 2022, Applications in Plant Sciences)</w:t>
      </w:r>
      <w:r w:rsidR="00FF456A">
        <w:t xml:space="preserve">, </w:t>
      </w:r>
      <w:r w:rsidR="00DB39C2">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0632C7A0" w14:textId="5D8C7B79" w:rsidR="009D1A0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ins w:id="11" w:author="Stefanie Lane" w:date="2022-05-19T13:03:00Z">
        <w:r w:rsidR="000F6BE9">
          <w:t xml:space="preserve">Figure </w:t>
        </w:r>
        <w:r w:rsidR="000F6BE9">
          <w:rPr>
            <w:noProof/>
          </w:rPr>
          <w:t>2</w:t>
        </w:r>
      </w:ins>
      <w:r w:rsidR="00363A72">
        <w:fldChar w:fldCharType="end"/>
      </w:r>
      <w:r w:rsidR="005C1666">
        <w:t xml:space="preserve">). </w:t>
      </w:r>
      <w:r w:rsidR="002B6766">
        <w:t>This may indicate that</w:t>
      </w:r>
      <w:r w:rsidR="00FB6AA0">
        <w:t xml:space="preserve"> a</w:t>
      </w:r>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r w:rsidR="008B54D6">
        <w:t xml:space="preserve">Indicator species analysis shows that the same species are </w:t>
      </w:r>
      <w:r w:rsidR="00FB6AA0">
        <w:t>driving cluster groups</w:t>
      </w:r>
      <w:r w:rsidR="00B92DA1">
        <w:t xml:space="preserve"> across all time points, and thus </w:t>
      </w:r>
      <w:r w:rsidR="008B54D6">
        <w:t xml:space="preserve">significantly characterizing </w:t>
      </w:r>
      <w:r w:rsidR="005C1666">
        <w:t xml:space="preserve">each assemblage. However, </w:t>
      </w:r>
      <w:r w:rsidR="003C783A">
        <w:t xml:space="preserve">the other </w:t>
      </w:r>
      <w:r w:rsidR="005C1666">
        <w:t>species that significantly drive indicators of assemblages change over tim</w:t>
      </w:r>
      <w:r w:rsidR="005C1666" w:rsidRPr="00F96909">
        <w:t>e (</w:t>
      </w:r>
      <w:r w:rsidR="00632C3F">
        <w:fldChar w:fldCharType="begin"/>
      </w:r>
      <w:r w:rsidR="00632C3F">
        <w:instrText xml:space="preserve"> REF _Ref102639740 \h </w:instrText>
      </w:r>
      <w:r w:rsidR="00632C3F">
        <w:fldChar w:fldCharType="separate"/>
      </w:r>
      <w:ins w:id="12" w:author="Stefanie Lane" w:date="2022-05-19T13:03:00Z">
        <w:r w:rsidR="000F6BE9">
          <w:t xml:space="preserve">Table </w:t>
        </w:r>
        <w:r w:rsidR="000F6BE9">
          <w:rPr>
            <w:noProof/>
          </w:rPr>
          <w:t>4</w:t>
        </w:r>
      </w:ins>
      <w:r w:rsidR="00632C3F">
        <w:fldChar w:fldCharType="end"/>
      </w:r>
      <w:r w:rsidR="00F96909">
        <w:t xml:space="preserve">, </w:t>
      </w:r>
      <w:r w:rsidR="005C1666" w:rsidRPr="007D52A9">
        <w:t>Supplemental</w:t>
      </w:r>
      <w:r w:rsidR="005C1666" w:rsidRPr="00F96909">
        <w:t>)</w:t>
      </w:r>
      <w:r w:rsidR="005C1666">
        <w:t xml:space="preserve">. </w:t>
      </w:r>
    </w:p>
    <w:p w14:paraId="3F3E7064" w14:textId="59ED99DA" w:rsidR="00EC4678" w:rsidRPr="007D52A9" w:rsidRDefault="001E5A8C" w:rsidP="007D52A9">
      <w:pPr>
        <w:pStyle w:val="Caption"/>
        <w:rPr>
          <w:i w:val="0"/>
          <w:iCs w:val="0"/>
          <w:color w:val="auto"/>
          <w:sz w:val="22"/>
          <w:szCs w:val="22"/>
        </w:rPr>
      </w:pPr>
      <w:r>
        <w:rPr>
          <w:i w:val="0"/>
          <w:iCs w:val="0"/>
          <w:color w:val="auto"/>
          <w:sz w:val="22"/>
          <w:szCs w:val="22"/>
        </w:rPr>
        <w:t xml:space="preserve">Across the entire </w:t>
      </w:r>
      <w:r w:rsidR="00967299" w:rsidRPr="007D52A9">
        <w:rPr>
          <w:i w:val="0"/>
          <w:iCs w:val="0"/>
          <w:color w:val="auto"/>
          <w:sz w:val="22"/>
          <w:szCs w:val="22"/>
        </w:rPr>
        <w:t>Ladner Marsh plant community</w:t>
      </w:r>
      <w:r>
        <w:rPr>
          <w:i w:val="0"/>
          <w:iCs w:val="0"/>
          <w:color w:val="auto"/>
          <w:sz w:val="22"/>
          <w:szCs w:val="22"/>
        </w:rPr>
        <w:t xml:space="preserve">, </w:t>
      </w:r>
      <w:r w:rsidR="00967299" w:rsidRPr="007D52A9">
        <w:rPr>
          <w:i w:val="0"/>
          <w:iCs w:val="0"/>
          <w:color w:val="auto"/>
          <w:sz w:val="22"/>
          <w:szCs w:val="22"/>
        </w:rPr>
        <w:t xml:space="preserve">two to three species </w:t>
      </w:r>
      <w:r>
        <w:rPr>
          <w:i w:val="0"/>
          <w:iCs w:val="0"/>
          <w:color w:val="auto"/>
          <w:sz w:val="22"/>
          <w:szCs w:val="22"/>
        </w:rPr>
        <w:t xml:space="preserve">were lost </w:t>
      </w:r>
      <w:r w:rsidR="00967299" w:rsidRPr="007D52A9">
        <w:rPr>
          <w:i w:val="0"/>
          <w:iCs w:val="0"/>
          <w:color w:val="auto"/>
          <w:sz w:val="22"/>
          <w:szCs w:val="22"/>
        </w:rPr>
        <w:t>each year following the 1979 survey (</w:t>
      </w:r>
      <w:r w:rsidR="00967299" w:rsidRPr="007D52A9">
        <w:rPr>
          <w:i w:val="0"/>
          <w:iCs w:val="0"/>
          <w:color w:val="auto"/>
          <w:sz w:val="22"/>
          <w:szCs w:val="22"/>
        </w:rPr>
        <w:fldChar w:fldCharType="begin"/>
      </w:r>
      <w:r w:rsidR="00967299" w:rsidRPr="007D52A9">
        <w:rPr>
          <w:i w:val="0"/>
          <w:iCs w:val="0"/>
          <w:color w:val="auto"/>
          <w:sz w:val="22"/>
          <w:szCs w:val="22"/>
        </w:rPr>
        <w:instrText xml:space="preserve"> REF _Ref103162268 \h </w:instrText>
      </w:r>
      <w:r w:rsidR="00BD23FD">
        <w:rPr>
          <w:i w:val="0"/>
          <w:iCs w:val="0"/>
          <w:color w:val="auto"/>
          <w:sz w:val="22"/>
          <w:szCs w:val="22"/>
        </w:rPr>
        <w:instrText xml:space="preserve"> \* MERGEFORMAT </w:instrText>
      </w:r>
      <w:r w:rsidR="00967299" w:rsidRPr="007D52A9">
        <w:rPr>
          <w:i w:val="0"/>
          <w:iCs w:val="0"/>
          <w:color w:val="auto"/>
          <w:sz w:val="22"/>
          <w:szCs w:val="22"/>
        </w:rPr>
      </w:r>
      <w:r w:rsidR="00967299" w:rsidRPr="007D52A9">
        <w:rPr>
          <w:i w:val="0"/>
          <w:iCs w:val="0"/>
          <w:color w:val="auto"/>
          <w:sz w:val="22"/>
          <w:szCs w:val="22"/>
        </w:rPr>
        <w:fldChar w:fldCharType="separate"/>
      </w:r>
      <w:ins w:id="13" w:author="Stefanie Lane" w:date="2022-05-19T13:03:00Z">
        <w:r w:rsidR="000F6BE9" w:rsidRPr="000F6BE9">
          <w:rPr>
            <w:i w:val="0"/>
            <w:iCs w:val="0"/>
            <w:color w:val="auto"/>
            <w:sz w:val="22"/>
            <w:szCs w:val="22"/>
          </w:rPr>
          <w:t>Table 1</w:t>
        </w:r>
      </w:ins>
      <w:r w:rsidR="00967299" w:rsidRPr="007D52A9">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 decreased</w:t>
      </w:r>
      <w:r>
        <w:rPr>
          <w:i w:val="0"/>
          <w:iCs w:val="0"/>
          <w:color w:val="auto"/>
          <w:sz w:val="22"/>
          <w:szCs w:val="22"/>
        </w:rPr>
        <w:t xml:space="preserve"> every observation year</w:t>
      </w:r>
      <w:r w:rsidR="00967299" w:rsidRPr="007D52A9">
        <w:rPr>
          <w:i w:val="0"/>
          <w:iCs w:val="0"/>
          <w:color w:val="auto"/>
          <w:sz w:val="22"/>
          <w:szCs w:val="22"/>
        </w:rPr>
        <w:t xml:space="preserve">, with the greatest loss of alpha-diversity in the Fescue assemblage. This may be in part due to the occurrence of 50% fewer plots clustered as Fescue in 2019 than in 1979, however the Bogbean assemblage had ~20% decrease in alpha-diversity despite an increase of ~47% more plots by 2019. Beta-diversity increased each year for all assemblages, although Bogbean assemblages experienced the lowest increase in variation between plots. </w:t>
      </w:r>
      <w:r w:rsidR="00CB1A9E">
        <w:rPr>
          <w:i w:val="0"/>
          <w:iCs w:val="0"/>
          <w:color w:val="auto"/>
          <w:sz w:val="22"/>
          <w:szCs w:val="22"/>
        </w:rPr>
        <w:t>(</w:t>
      </w:r>
      <w:r w:rsidR="00CB1A9E">
        <w:rPr>
          <w:i w:val="0"/>
          <w:iCs w:val="0"/>
          <w:color w:val="auto"/>
          <w:sz w:val="22"/>
          <w:szCs w:val="22"/>
        </w:rPr>
        <w:fldChar w:fldCharType="begin"/>
      </w:r>
      <w:r w:rsidR="00CB1A9E">
        <w:rPr>
          <w:i w:val="0"/>
          <w:iCs w:val="0"/>
          <w:color w:val="auto"/>
          <w:sz w:val="22"/>
          <w:szCs w:val="22"/>
        </w:rPr>
        <w:instrText xml:space="preserve"> REF _Ref103162268 \h  \* MERGEFORMAT </w:instrText>
      </w:r>
      <w:r w:rsidR="00CB1A9E">
        <w:rPr>
          <w:i w:val="0"/>
          <w:iCs w:val="0"/>
          <w:color w:val="auto"/>
          <w:sz w:val="22"/>
          <w:szCs w:val="22"/>
        </w:rPr>
      </w:r>
      <w:r w:rsidR="00CB1A9E">
        <w:rPr>
          <w:i w:val="0"/>
          <w:iCs w:val="0"/>
          <w:color w:val="auto"/>
          <w:sz w:val="22"/>
          <w:szCs w:val="22"/>
        </w:rPr>
        <w:fldChar w:fldCharType="separate"/>
      </w:r>
      <w:ins w:id="14" w:author="Stefanie Lane" w:date="2022-05-19T20:34:00Z">
        <w:r w:rsidR="00CB1A9E" w:rsidRPr="00CB1A9E">
          <w:rPr>
            <w:i w:val="0"/>
            <w:iCs w:val="0"/>
            <w:color w:val="auto"/>
            <w:sz w:val="22"/>
            <w:szCs w:val="22"/>
          </w:rPr>
          <w:t>Table 1</w:t>
        </w:r>
      </w:ins>
      <w:r w:rsidR="00CB1A9E">
        <w:rPr>
          <w:i w:val="0"/>
          <w:iCs w:val="0"/>
          <w:color w:val="auto"/>
          <w:sz w:val="22"/>
          <w:szCs w:val="22"/>
        </w:rPr>
        <w:fldChar w:fldCharType="end"/>
      </w:r>
      <w:r w:rsidR="00CB1A9E">
        <w:rPr>
          <w:i w:val="0"/>
          <w:iCs w:val="0"/>
          <w:color w:val="auto"/>
          <w:sz w:val="22"/>
          <w:szCs w:val="22"/>
        </w:rPr>
        <w:t>)</w:t>
      </w:r>
      <w:r w:rsidR="00967299" w:rsidRPr="007D52A9">
        <w:rPr>
          <w:i w:val="0"/>
          <w:iCs w:val="0"/>
          <w:color w:val="auto"/>
          <w:sz w:val="22"/>
          <w:szCs w:val="22"/>
        </w:rPr>
        <w:t xml:space="preserve">. </w:t>
      </w:r>
      <w:r w:rsidR="009E3CA2" w:rsidRPr="007D52A9">
        <w:rPr>
          <w:i w:val="0"/>
          <w:iCs w:val="0"/>
          <w:color w:val="auto"/>
          <w:sz w:val="22"/>
          <w:szCs w:val="22"/>
        </w:rPr>
        <w:t xml:space="preserve">Total species turnover between 1979 and 2019 </w:t>
      </w:r>
      <w:r w:rsidR="00137AA7" w:rsidRPr="007D52A9">
        <w:rPr>
          <w:i w:val="0"/>
          <w:iCs w:val="0"/>
          <w:color w:val="auto"/>
          <w:sz w:val="22"/>
          <w:szCs w:val="22"/>
        </w:rPr>
        <w:t xml:space="preserve">was </w:t>
      </w:r>
      <w:r w:rsidR="009E3CA2"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ins w:id="15" w:author="Stefanie Lane" w:date="2022-05-19T13:03:00Z">
        <w:r w:rsidR="000F6BE9" w:rsidRPr="000F6BE9">
          <w:rPr>
            <w:i w:val="0"/>
            <w:iCs w:val="0"/>
            <w:color w:val="auto"/>
            <w:sz w:val="22"/>
            <w:szCs w:val="22"/>
          </w:rPr>
          <w:t>Table 2</w:t>
        </w:r>
      </w:ins>
      <w:r w:rsidR="009F0260" w:rsidRPr="007D52A9">
        <w:rPr>
          <w:i w:val="0"/>
          <w:iCs w:val="0"/>
          <w:color w:val="auto"/>
          <w:sz w:val="22"/>
          <w:szCs w:val="22"/>
        </w:rPr>
        <w:fldChar w:fldCharType="end"/>
      </w:r>
      <w:r w:rsidR="006D411C" w:rsidRPr="007D52A9">
        <w:rPr>
          <w:i w:val="0"/>
          <w:iCs w:val="0"/>
          <w:color w:val="auto"/>
          <w:sz w:val="22"/>
          <w:szCs w:val="22"/>
        </w:rPr>
        <w:t>).</w:t>
      </w:r>
      <w:r w:rsidR="009E3CA2" w:rsidRPr="007D52A9">
        <w:rPr>
          <w:i w:val="0"/>
          <w:iCs w:val="0"/>
          <w:color w:val="auto"/>
          <w:sz w:val="22"/>
          <w:szCs w:val="22"/>
        </w:rPr>
        <w:t xml:space="preserve"> </w:t>
      </w:r>
      <w:r w:rsidR="006561F0" w:rsidRPr="007D52A9">
        <w:rPr>
          <w:i w:val="0"/>
          <w:iCs w:val="0"/>
          <w:color w:val="auto"/>
          <w:sz w:val="22"/>
          <w:szCs w:val="22"/>
        </w:rPr>
        <w:t>Notably, a</w:t>
      </w:r>
      <w:r w:rsidR="00D35CF0" w:rsidRPr="007D52A9">
        <w:rPr>
          <w:i w:val="0"/>
          <w:iCs w:val="0"/>
          <w:color w:val="auto"/>
          <w:sz w:val="22"/>
          <w:szCs w:val="22"/>
        </w:rPr>
        <w:t xml:space="preserve">ll assemblage types had </w:t>
      </w:r>
      <w:r w:rsidR="009F650B" w:rsidRPr="007D52A9">
        <w:rPr>
          <w:i w:val="0"/>
          <w:iCs w:val="0"/>
          <w:color w:val="auto"/>
          <w:sz w:val="22"/>
          <w:szCs w:val="22"/>
        </w:rPr>
        <w:t>more</w:t>
      </w:r>
      <w:r w:rsidR="00D35CF0" w:rsidRPr="007D52A9">
        <w:rPr>
          <w:i w:val="0"/>
          <w:iCs w:val="0"/>
          <w:color w:val="auto"/>
          <w:sz w:val="22"/>
          <w:szCs w:val="22"/>
        </w:rPr>
        <w:t xml:space="preserve"> species </w:t>
      </w:r>
      <w:r w:rsidR="009F650B" w:rsidRPr="007D52A9">
        <w:rPr>
          <w:i w:val="0"/>
          <w:iCs w:val="0"/>
          <w:color w:val="auto"/>
          <w:sz w:val="22"/>
          <w:szCs w:val="22"/>
        </w:rPr>
        <w:t>disappear</w:t>
      </w:r>
      <w:r w:rsidR="006E7FF9" w:rsidRPr="007D52A9">
        <w:rPr>
          <w:i w:val="0"/>
          <w:iCs w:val="0"/>
          <w:color w:val="auto"/>
          <w:sz w:val="22"/>
          <w:szCs w:val="22"/>
        </w:rPr>
        <w:t xml:space="preserve"> since 1979</w:t>
      </w:r>
      <w:r w:rsidR="009F650B" w:rsidRPr="007D52A9">
        <w:rPr>
          <w:i w:val="0"/>
          <w:iCs w:val="0"/>
          <w:color w:val="auto"/>
          <w:sz w:val="22"/>
          <w:szCs w:val="22"/>
        </w:rPr>
        <w:t xml:space="preserve"> in 2019</w:t>
      </w:r>
      <w:r w:rsidR="00D35CF0" w:rsidRPr="007D52A9">
        <w:rPr>
          <w:i w:val="0"/>
          <w:iCs w:val="0"/>
          <w:color w:val="auto"/>
          <w:sz w:val="22"/>
          <w:szCs w:val="22"/>
        </w:rPr>
        <w:t xml:space="preserve"> than </w:t>
      </w:r>
      <w:r w:rsidR="009F650B" w:rsidRPr="007D52A9">
        <w:rPr>
          <w:i w:val="0"/>
          <w:iCs w:val="0"/>
          <w:color w:val="auto"/>
          <w:sz w:val="22"/>
          <w:szCs w:val="22"/>
        </w:rPr>
        <w:t xml:space="preserve">in 1999.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023269" w:rsidRPr="007D52A9">
        <w:rPr>
          <w:i w:val="0"/>
          <w:iCs w:val="0"/>
          <w:color w:val="auto"/>
          <w:sz w:val="22"/>
          <w:szCs w:val="22"/>
        </w:rPr>
        <w:t xml:space="preserve"> in 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 xml:space="preserve">appearance </w:t>
      </w:r>
      <w:r w:rsidR="006D411C" w:rsidRPr="007D52A9">
        <w:rPr>
          <w:i w:val="0"/>
          <w:iCs w:val="0"/>
          <w:color w:val="auto"/>
          <w:sz w:val="22"/>
          <w:szCs w:val="22"/>
        </w:rPr>
        <w:t xml:space="preserve">in 1999. </w:t>
      </w:r>
      <w:r w:rsidR="006561F0" w:rsidRPr="007D52A9">
        <w:rPr>
          <w:i w:val="0"/>
          <w:iCs w:val="0"/>
          <w:color w:val="auto"/>
          <w:sz w:val="22"/>
          <w:szCs w:val="22"/>
        </w:rPr>
        <w:t xml:space="preserve">The </w:t>
      </w:r>
      <w:r w:rsidR="00EC4678" w:rsidRPr="007D52A9">
        <w:rPr>
          <w:i w:val="0"/>
          <w:iCs w:val="0"/>
          <w:color w:val="auto"/>
          <w:sz w:val="22"/>
          <w:szCs w:val="22"/>
        </w:rPr>
        <w:t xml:space="preserve">greater rates of disappearance from the assemblages </w:t>
      </w:r>
      <w:r w:rsidR="00E82DA2" w:rsidRPr="007D52A9">
        <w:rPr>
          <w:i w:val="0"/>
          <w:iCs w:val="0"/>
          <w:color w:val="auto"/>
          <w:sz w:val="22"/>
          <w:szCs w:val="22"/>
        </w:rPr>
        <w:t xml:space="preserve">are likely </w:t>
      </w:r>
      <w:r w:rsidR="00EC4678" w:rsidRPr="007D52A9">
        <w:rPr>
          <w:i w:val="0"/>
          <w:iCs w:val="0"/>
          <w:color w:val="auto"/>
          <w:sz w:val="22"/>
          <w:szCs w:val="22"/>
        </w:rPr>
        <w:t>driv</w:t>
      </w:r>
      <w:r w:rsidR="00E82DA2" w:rsidRPr="007D52A9">
        <w:rPr>
          <w:i w:val="0"/>
          <w:iCs w:val="0"/>
          <w:color w:val="auto"/>
          <w:sz w:val="22"/>
          <w:szCs w:val="22"/>
        </w:rPr>
        <w:t>ing</w:t>
      </w:r>
      <w:r w:rsidR="00EC4678" w:rsidRPr="007D52A9">
        <w:rPr>
          <w:i w:val="0"/>
          <w:iCs w:val="0"/>
          <w:color w:val="auto"/>
          <w:sz w:val="22"/>
          <w:szCs w:val="22"/>
        </w:rPr>
        <w:t xml:space="preserve"> homogenization observed in cluster analysis. </w:t>
      </w:r>
    </w:p>
    <w:p w14:paraId="2E6CE862" w14:textId="756B5A8F" w:rsidR="00100D21" w:rsidRDefault="006D411C" w:rsidP="005F7C5D">
      <w:pPr>
        <w:ind w:firstLine="720"/>
      </w:pPr>
      <w:r w:rsidRPr="00C56065">
        <w:t xml:space="preserve">Rank </w:t>
      </w:r>
      <w:r w:rsidR="007B5B53" w:rsidRPr="00C56065">
        <w:t xml:space="preserve">clock plots </w:t>
      </w:r>
      <w:r w:rsidR="00D075CE" w:rsidRPr="00C56065">
        <w:t>show changing dominance of select species over time (</w:t>
      </w:r>
      <w:r w:rsidR="00533507">
        <w:fldChar w:fldCharType="begin"/>
      </w:r>
      <w:r w:rsidR="00533507">
        <w:instrText xml:space="preserve"> REF _Ref103862754 \h </w:instrText>
      </w:r>
      <w:r w:rsidR="00533507">
        <w:fldChar w:fldCharType="separate"/>
      </w:r>
      <w:ins w:id="16" w:author="Stefanie Lane" w:date="2022-05-19T14:25:00Z">
        <w:r w:rsidR="00533507">
          <w:t xml:space="preserve">Figure </w:t>
        </w:r>
        <w:r w:rsidR="00533507">
          <w:rPr>
            <w:noProof/>
          </w:rPr>
          <w:t>3</w:t>
        </w:r>
      </w:ins>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AC332B" w:rsidRPr="00C56065">
        <w:t xml:space="preserve"> </w:t>
      </w:r>
      <w:r w:rsidR="00060358" w:rsidRPr="00C56065">
        <w:t xml:space="preserve">has more than doubled 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however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on average by 2019.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07B8FCF9" w:rsidR="00FE1C76" w:rsidRDefault="00F2017D" w:rsidP="00F2017D">
      <w:pPr>
        <w:pStyle w:val="Caption"/>
      </w:pPr>
      <w:bookmarkStart w:id="17" w:name="_Ref94197029"/>
      <w:r>
        <w:t xml:space="preserve">Figure </w:t>
      </w:r>
      <w:fldSimple w:instr=" SEQ Figure \* ARABIC ">
        <w:r w:rsidR="000F6BE9">
          <w:rPr>
            <w:noProof/>
          </w:rPr>
          <w:t>2</w:t>
        </w:r>
      </w:fldSimple>
      <w:bookmarkEnd w:id="17"/>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0EE18C2D" w14:textId="77777777" w:rsidR="001646E3" w:rsidRDefault="007D14DA" w:rsidP="007D52A9">
      <w:pPr>
        <w:keepNext/>
      </w:pPr>
      <w:r>
        <w:rPr>
          <w:noProof/>
        </w:rPr>
        <w:lastRenderedPageBreak/>
        <w:drawing>
          <wp:inline distT="0" distB="0" distL="0" distR="0" wp14:anchorId="561A21B6" wp14:editId="6DB6EBE6">
            <wp:extent cx="5359790" cy="7146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61607" cy="7148810"/>
                    </a:xfrm>
                    <a:prstGeom prst="rect">
                      <a:avLst/>
                    </a:prstGeom>
                    <a:noFill/>
                    <a:ln>
                      <a:noFill/>
                    </a:ln>
                  </pic:spPr>
                </pic:pic>
              </a:graphicData>
            </a:graphic>
          </wp:inline>
        </w:drawing>
      </w:r>
    </w:p>
    <w:p w14:paraId="41572129" w14:textId="7306D610" w:rsidR="0089145E" w:rsidRDefault="001646E3" w:rsidP="007D52A9">
      <w:pPr>
        <w:pStyle w:val="Caption"/>
      </w:pPr>
      <w:bookmarkStart w:id="18" w:name="_Ref103862754"/>
      <w:r>
        <w:t xml:space="preserve">Figure </w:t>
      </w:r>
      <w:fldSimple w:instr=" SEQ Figure \* ARABIC ">
        <w:r w:rsidR="000F6BE9">
          <w:rPr>
            <w:noProof/>
          </w:rPr>
          <w:t>3</w:t>
        </w:r>
      </w:fldSimple>
      <w:bookmarkEnd w:id="18"/>
      <w:r>
        <w:t xml:space="preserve">. </w:t>
      </w:r>
      <w:r w:rsidRPr="006D50AD">
        <w:t>Rank abundance clocks</w:t>
      </w:r>
      <w:r>
        <w:t xml:space="preserve"> visualize the changing </w:t>
      </w:r>
      <w:r w:rsidR="002C4FFA">
        <w:t xml:space="preserve">cover class </w:t>
      </w:r>
      <w:r>
        <w:t>abundance</w:t>
      </w:r>
      <w:r w:rsidR="00ED2AAF">
        <w:t xml:space="preserve"> </w:t>
      </w:r>
      <w:r>
        <w:t xml:space="preserve">(y-axis values) of </w:t>
      </w:r>
      <w:r w:rsidR="00ED2AAF">
        <w:t xml:space="preserve">the three most significant indicator </w:t>
      </w:r>
      <w:r>
        <w:t>species</w:t>
      </w:r>
      <w:r w:rsidR="00ED2AAF">
        <w:t xml:space="preserve"> in each observation year. Cover class value is read </w:t>
      </w:r>
      <w:r>
        <w:t xml:space="preserve">from center of the plot (0) along a radius extending </w:t>
      </w:r>
      <w:r w:rsidR="00F309EA">
        <w:t>along y-axis.</w:t>
      </w:r>
      <w:r>
        <w:t xml:space="preserve"> Oldest timepoints are in the 12 o’clock position, and observation timepoints proceed clockwise, ending at the 11:59 position. (Top) </w:t>
      </w: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w:t>
      </w:r>
      <w:r w:rsidR="004951EF">
        <w:t>declines at a slower rate</w:t>
      </w:r>
      <w:r w:rsidRPr="006D50AD">
        <w:t xml:space="preserve">. </w:t>
      </w:r>
      <w:r>
        <w:t xml:space="preserve">(Middle) </w:t>
      </w: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w:t>
      </w:r>
      <w:r w:rsidR="00F309EA">
        <w:t>dominance</w:t>
      </w:r>
      <w:r w:rsidRPr="006D50AD">
        <w:t xml:space="preserve"> of </w:t>
      </w:r>
      <w:r w:rsidRPr="00330735">
        <w:rPr>
          <w:i w:val="0"/>
        </w:rPr>
        <w:t>Poa palustris</w:t>
      </w:r>
      <w:r w:rsidRPr="006D50AD">
        <w:t xml:space="preserve"> </w:t>
      </w:r>
      <w:r w:rsidR="00F309EA">
        <w:t xml:space="preserve">in 1999 </w:t>
      </w:r>
      <w:r w:rsidRPr="006D50AD">
        <w:t xml:space="preserve">may be due to </w:t>
      </w:r>
      <w:r w:rsidR="00F309EA">
        <w:t>misidentification of</w:t>
      </w:r>
      <w:r w:rsidRPr="006D50AD">
        <w:t xml:space="preserve"> </w:t>
      </w:r>
      <w:r w:rsidRPr="002B346B">
        <w:rPr>
          <w:i w:val="0"/>
        </w:rPr>
        <w:t>Agrostis stolonifera</w:t>
      </w:r>
      <w:r>
        <w:rPr>
          <w:i w:val="0"/>
        </w:rPr>
        <w:t>.</w:t>
      </w:r>
      <w:r>
        <w:t xml:space="preserve"> (Bottom)</w:t>
      </w:r>
      <w:r w:rsidR="004951EF">
        <w:t xml:space="preserve"> </w:t>
      </w:r>
      <w:r w:rsidR="004951EF" w:rsidRPr="006D50AD">
        <w:t xml:space="preserve">Bogbean assemblage is consistently dominated by </w:t>
      </w:r>
      <w:r w:rsidR="004951EF" w:rsidRPr="002B346B">
        <w:rPr>
          <w:i w:val="0"/>
        </w:rPr>
        <w:t>Menyanthes trifoliata</w:t>
      </w:r>
      <w:r w:rsidR="004951EF" w:rsidRPr="006D50AD">
        <w:t xml:space="preserve">, however non-native </w:t>
      </w:r>
      <w:r w:rsidR="004951EF" w:rsidRPr="002B346B">
        <w:rPr>
          <w:i w:val="0"/>
        </w:rPr>
        <w:t>Mentha aquatica</w:t>
      </w:r>
      <w:r w:rsidR="004951EF" w:rsidRPr="006D50AD">
        <w:t xml:space="preserve"> becomes dominant</w:t>
      </w:r>
      <w:r w:rsidR="00564330">
        <w:t xml:space="preserve">. </w:t>
      </w:r>
      <w:bookmarkStart w:id="19" w:name="_Ref103083520"/>
      <w:r w:rsidR="0089145E">
        <w:br w:type="page"/>
      </w:r>
    </w:p>
    <w:p w14:paraId="10A7B087" w14:textId="39038E8E" w:rsidR="003257C7" w:rsidRDefault="003257C7" w:rsidP="00D81CB7">
      <w:bookmarkStart w:id="20" w:name="_GoBack"/>
      <w:bookmarkEnd w:id="19"/>
      <w:bookmarkEnd w:id="20"/>
    </w:p>
    <w:p w14:paraId="144FE55A" w14:textId="47A866D7" w:rsidR="003257C7" w:rsidRDefault="003257C7" w:rsidP="003257C7">
      <w:pPr>
        <w:pStyle w:val="Caption"/>
        <w:keepNext/>
      </w:pPr>
      <w:r>
        <w:t xml:space="preserve">Table </w:t>
      </w:r>
      <w:fldSimple w:instr=" SEQ Table \* ARABIC ">
        <w:r>
          <w:rPr>
            <w:noProof/>
          </w:rPr>
          <w:t>1</w:t>
        </w:r>
      </w:fldSimple>
      <w:r>
        <w:t xml:space="preserve">. </w:t>
      </w:r>
      <w:r>
        <w:t xml:space="preserve">Between 1979 and 2019, 8 fewer plots and 5 fewer species were observed, resulting in slightly lower </w:t>
      </w:r>
      <w:r>
        <w:rPr>
          <w:rFonts w:cstheme="minorHAnsi"/>
        </w:rPr>
        <w:t>α</w:t>
      </w:r>
      <w:r>
        <w:t>-</w:t>
      </w:r>
      <w:r w:rsidR="00FC63B4">
        <w:t>diversity and</w:t>
      </w:r>
      <w:r>
        <w:t xml:space="preserve"> greater </w:t>
      </w:r>
      <w:r>
        <w:rPr>
          <w:rFonts w:cstheme="minorHAnsi"/>
        </w:rPr>
        <w:t>β</w:t>
      </w:r>
      <w:r>
        <w:t>-diversity. For each assemblage type, Bogbean is the only assemblage to proportionally gain plots between 1979 and 2019, while the Fescue and Sedge assemblages lost plots.</w:t>
      </w:r>
    </w:p>
    <w:tbl>
      <w:tblPr>
        <w:tblW w:w="6613" w:type="dxa"/>
        <w:jc w:val="center"/>
        <w:tblLook w:val="04A0" w:firstRow="1" w:lastRow="0" w:firstColumn="1" w:lastColumn="0" w:noHBand="0" w:noVBand="1"/>
      </w:tblPr>
      <w:tblGrid>
        <w:gridCol w:w="1311"/>
        <w:gridCol w:w="1030"/>
        <w:gridCol w:w="960"/>
        <w:gridCol w:w="300"/>
        <w:gridCol w:w="1004"/>
        <w:gridCol w:w="1004"/>
        <w:gridCol w:w="1004"/>
      </w:tblGrid>
      <w:tr w:rsidR="003257C7" w:rsidRPr="0089145E" w14:paraId="014F5663" w14:textId="77777777" w:rsidTr="003257C7">
        <w:trPr>
          <w:trHeight w:val="870"/>
          <w:jc w:val="center"/>
        </w:trPr>
        <w:tc>
          <w:tcPr>
            <w:tcW w:w="1311" w:type="dxa"/>
            <w:tcBorders>
              <w:top w:val="single" w:sz="4" w:space="0" w:color="auto"/>
              <w:left w:val="nil"/>
              <w:bottom w:val="single" w:sz="4" w:space="0" w:color="auto"/>
              <w:right w:val="nil"/>
            </w:tcBorders>
            <w:shd w:val="clear" w:color="auto" w:fill="auto"/>
            <w:vAlign w:val="center"/>
            <w:hideMark/>
          </w:tcPr>
          <w:p w14:paraId="7C9F15F7" w14:textId="77777777" w:rsidR="003257C7" w:rsidRPr="00784D30" w:rsidRDefault="003257C7" w:rsidP="00784D30">
            <w:pPr>
              <w:spacing w:after="0" w:line="240" w:lineRule="auto"/>
              <w:jc w:val="center"/>
              <w:rPr>
                <w:rFonts w:ascii="Calibri" w:eastAsia="Times New Roman" w:hAnsi="Calibri" w:cs="Calibri"/>
                <w:b/>
                <w:bCs/>
                <w:color w:val="000000"/>
              </w:rPr>
            </w:pPr>
            <w:r w:rsidRPr="00784D30">
              <w:rPr>
                <w:rFonts w:ascii="Calibri" w:eastAsia="Times New Roman" w:hAnsi="Calibri" w:cs="Calibri"/>
                <w:b/>
                <w:bCs/>
                <w:color w:val="000000"/>
              </w:rPr>
              <w:t>Assemblage</w:t>
            </w:r>
          </w:p>
        </w:tc>
        <w:tc>
          <w:tcPr>
            <w:tcW w:w="1030" w:type="dxa"/>
            <w:tcBorders>
              <w:top w:val="single" w:sz="4" w:space="0" w:color="auto"/>
              <w:left w:val="nil"/>
              <w:bottom w:val="single" w:sz="4" w:space="0" w:color="auto"/>
              <w:right w:val="nil"/>
            </w:tcBorders>
            <w:shd w:val="clear" w:color="auto" w:fill="auto"/>
            <w:vAlign w:val="center"/>
            <w:hideMark/>
          </w:tcPr>
          <w:p w14:paraId="7E1A998A" w14:textId="77777777" w:rsidR="003257C7" w:rsidRPr="00784D30" w:rsidRDefault="003257C7" w:rsidP="00784D30">
            <w:pPr>
              <w:spacing w:after="0" w:line="240" w:lineRule="auto"/>
              <w:jc w:val="center"/>
              <w:rPr>
                <w:rFonts w:ascii="Calibri" w:eastAsia="Times New Roman" w:hAnsi="Calibri" w:cs="Calibri"/>
                <w:b/>
                <w:bCs/>
                <w:color w:val="000000"/>
              </w:rPr>
            </w:pPr>
            <w:r w:rsidRPr="00784D30">
              <w:rPr>
                <w:rFonts w:ascii="Calibri" w:eastAsia="Times New Roman" w:hAnsi="Calibri" w:cs="Calibri"/>
                <w:b/>
                <w:bCs/>
                <w:color w:val="000000"/>
              </w:rPr>
              <w:t>No. quadrats</w:t>
            </w:r>
          </w:p>
        </w:tc>
        <w:tc>
          <w:tcPr>
            <w:tcW w:w="960" w:type="dxa"/>
            <w:tcBorders>
              <w:top w:val="single" w:sz="4" w:space="0" w:color="auto"/>
              <w:left w:val="nil"/>
              <w:bottom w:val="single" w:sz="4" w:space="0" w:color="auto"/>
              <w:right w:val="nil"/>
            </w:tcBorders>
            <w:shd w:val="clear" w:color="auto" w:fill="auto"/>
            <w:vAlign w:val="center"/>
            <w:hideMark/>
          </w:tcPr>
          <w:p w14:paraId="5D814A3A" w14:textId="77777777" w:rsidR="003257C7" w:rsidRPr="00784D30" w:rsidRDefault="003257C7" w:rsidP="00784D30">
            <w:pPr>
              <w:spacing w:after="0" w:line="240" w:lineRule="auto"/>
              <w:jc w:val="center"/>
              <w:rPr>
                <w:rFonts w:ascii="Calibri" w:eastAsia="Times New Roman" w:hAnsi="Calibri" w:cs="Calibri"/>
                <w:b/>
                <w:bCs/>
                <w:color w:val="000000"/>
              </w:rPr>
            </w:pPr>
            <w:r w:rsidRPr="00784D30">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44098017" w14:textId="77777777" w:rsidR="003257C7" w:rsidRPr="00784D30" w:rsidRDefault="003257C7" w:rsidP="00784D30">
            <w:pPr>
              <w:spacing w:after="0" w:line="240" w:lineRule="auto"/>
              <w:jc w:val="center"/>
              <w:rPr>
                <w:rFonts w:ascii="Calibri" w:eastAsia="Times New Roman" w:hAnsi="Calibri" w:cs="Calibri"/>
                <w:b/>
                <w:bCs/>
                <w:color w:val="000000"/>
              </w:rPr>
            </w:pPr>
          </w:p>
        </w:tc>
        <w:tc>
          <w:tcPr>
            <w:tcW w:w="1004" w:type="dxa"/>
            <w:tcBorders>
              <w:top w:val="single" w:sz="4" w:space="0" w:color="auto"/>
              <w:left w:val="nil"/>
              <w:bottom w:val="single" w:sz="4" w:space="0" w:color="auto"/>
              <w:right w:val="nil"/>
            </w:tcBorders>
            <w:shd w:val="clear" w:color="auto" w:fill="auto"/>
            <w:vAlign w:val="center"/>
            <w:hideMark/>
          </w:tcPr>
          <w:p w14:paraId="3B83D736" w14:textId="77777777" w:rsidR="003257C7" w:rsidRPr="00784D30" w:rsidRDefault="003257C7" w:rsidP="00784D30">
            <w:pPr>
              <w:spacing w:after="0" w:line="240" w:lineRule="auto"/>
              <w:jc w:val="center"/>
              <w:rPr>
                <w:rFonts w:ascii="Calibri" w:eastAsia="Times New Roman" w:hAnsi="Calibri" w:cs="Calibri"/>
                <w:b/>
                <w:bCs/>
                <w:color w:val="000000"/>
              </w:rPr>
            </w:pPr>
            <w:r w:rsidRPr="00784D30">
              <w:rPr>
                <w:rFonts w:ascii="Calibri" w:eastAsia="Times New Roman" w:hAnsi="Calibri" w:cs="Calibri"/>
                <w:b/>
                <w:bCs/>
                <w:color w:val="000000"/>
              </w:rPr>
              <w:t>α diversity</w:t>
            </w:r>
          </w:p>
        </w:tc>
        <w:tc>
          <w:tcPr>
            <w:tcW w:w="1004" w:type="dxa"/>
            <w:tcBorders>
              <w:top w:val="single" w:sz="4" w:space="0" w:color="auto"/>
              <w:left w:val="nil"/>
              <w:bottom w:val="single" w:sz="4" w:space="0" w:color="auto"/>
              <w:right w:val="nil"/>
            </w:tcBorders>
            <w:shd w:val="clear" w:color="auto" w:fill="auto"/>
            <w:vAlign w:val="center"/>
            <w:hideMark/>
          </w:tcPr>
          <w:p w14:paraId="4BE3F8D3" w14:textId="77777777" w:rsidR="003257C7" w:rsidRPr="00784D30" w:rsidRDefault="003257C7" w:rsidP="00784D30">
            <w:pPr>
              <w:spacing w:after="0" w:line="240" w:lineRule="auto"/>
              <w:jc w:val="center"/>
              <w:rPr>
                <w:rFonts w:ascii="Calibri" w:eastAsia="Times New Roman" w:hAnsi="Calibri" w:cs="Calibri"/>
                <w:b/>
                <w:bCs/>
                <w:color w:val="000000"/>
              </w:rPr>
            </w:pPr>
            <w:r w:rsidRPr="00784D30">
              <w:rPr>
                <w:rFonts w:ascii="Calibri" w:eastAsia="Times New Roman" w:hAnsi="Calibri" w:cs="Calibri"/>
                <w:b/>
                <w:bCs/>
                <w:color w:val="000000"/>
              </w:rPr>
              <w:t xml:space="preserve">α diversity </w:t>
            </w:r>
            <w:proofErr w:type="spellStart"/>
            <w:r w:rsidRPr="00784D30">
              <w:rPr>
                <w:rFonts w:ascii="Calibri" w:eastAsia="Times New Roman" w:hAnsi="Calibri" w:cs="Calibri"/>
                <w:b/>
                <w:bCs/>
                <w:color w:val="000000"/>
              </w:rPr>
              <w:t>sd</w:t>
            </w:r>
            <w:proofErr w:type="spellEnd"/>
          </w:p>
        </w:tc>
        <w:tc>
          <w:tcPr>
            <w:tcW w:w="1004" w:type="dxa"/>
            <w:tcBorders>
              <w:top w:val="single" w:sz="4" w:space="0" w:color="auto"/>
              <w:left w:val="nil"/>
              <w:bottom w:val="single" w:sz="4" w:space="0" w:color="auto"/>
              <w:right w:val="nil"/>
            </w:tcBorders>
            <w:shd w:val="clear" w:color="auto" w:fill="auto"/>
            <w:vAlign w:val="center"/>
            <w:hideMark/>
          </w:tcPr>
          <w:p w14:paraId="03CD9810" w14:textId="77777777" w:rsidR="003257C7" w:rsidRPr="00784D30" w:rsidRDefault="003257C7" w:rsidP="00784D30">
            <w:pPr>
              <w:spacing w:after="0" w:line="240" w:lineRule="auto"/>
              <w:jc w:val="center"/>
              <w:rPr>
                <w:rFonts w:ascii="Calibri" w:eastAsia="Times New Roman" w:hAnsi="Calibri" w:cs="Calibri"/>
                <w:b/>
                <w:bCs/>
                <w:color w:val="000000"/>
              </w:rPr>
            </w:pPr>
            <w:r w:rsidRPr="00784D30">
              <w:rPr>
                <w:rFonts w:ascii="Calibri" w:eastAsia="Times New Roman" w:hAnsi="Calibri" w:cs="Calibri"/>
                <w:b/>
                <w:bCs/>
                <w:color w:val="000000"/>
              </w:rPr>
              <w:t>β diversity</w:t>
            </w:r>
          </w:p>
        </w:tc>
      </w:tr>
      <w:tr w:rsidR="003257C7" w:rsidRPr="0089145E" w14:paraId="24086668" w14:textId="77777777" w:rsidTr="003257C7">
        <w:trPr>
          <w:trHeight w:val="290"/>
          <w:jc w:val="center"/>
        </w:trPr>
        <w:tc>
          <w:tcPr>
            <w:tcW w:w="1311" w:type="dxa"/>
            <w:tcBorders>
              <w:top w:val="nil"/>
              <w:left w:val="nil"/>
              <w:bottom w:val="nil"/>
              <w:right w:val="nil"/>
            </w:tcBorders>
            <w:shd w:val="clear" w:color="auto" w:fill="auto"/>
            <w:vAlign w:val="bottom"/>
            <w:hideMark/>
          </w:tcPr>
          <w:p w14:paraId="5BB1CCC2" w14:textId="77777777" w:rsidR="003257C7" w:rsidRPr="00784D30" w:rsidRDefault="003257C7" w:rsidP="00784D30">
            <w:pPr>
              <w:spacing w:after="0" w:line="240" w:lineRule="auto"/>
              <w:rPr>
                <w:rFonts w:ascii="Calibri" w:eastAsia="Times New Roman" w:hAnsi="Calibri" w:cs="Calibri"/>
                <w:b/>
                <w:bCs/>
                <w:color w:val="000000"/>
              </w:rPr>
            </w:pPr>
            <w:r w:rsidRPr="00784D30">
              <w:rPr>
                <w:rFonts w:ascii="Calibri" w:eastAsia="Times New Roman" w:hAnsi="Calibri" w:cs="Calibri"/>
                <w:b/>
                <w:bCs/>
                <w:color w:val="000000"/>
              </w:rPr>
              <w:t>Sedge</w:t>
            </w:r>
          </w:p>
        </w:tc>
        <w:tc>
          <w:tcPr>
            <w:tcW w:w="1030" w:type="dxa"/>
            <w:tcBorders>
              <w:top w:val="nil"/>
              <w:left w:val="nil"/>
              <w:bottom w:val="nil"/>
              <w:right w:val="nil"/>
            </w:tcBorders>
            <w:shd w:val="clear" w:color="auto" w:fill="auto"/>
            <w:noWrap/>
            <w:vAlign w:val="bottom"/>
            <w:hideMark/>
          </w:tcPr>
          <w:p w14:paraId="4F09228B" w14:textId="77777777" w:rsidR="003257C7" w:rsidRPr="00784D30" w:rsidRDefault="003257C7" w:rsidP="00784D30">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2C7EFB4D"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E7B736B"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01079D6D"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1C2F1200"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54D254B4"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300704ED"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714D59E0"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1979</w:t>
            </w:r>
          </w:p>
        </w:tc>
        <w:tc>
          <w:tcPr>
            <w:tcW w:w="1030" w:type="dxa"/>
            <w:tcBorders>
              <w:top w:val="single" w:sz="4" w:space="0" w:color="auto"/>
              <w:left w:val="nil"/>
              <w:bottom w:val="single" w:sz="4" w:space="0" w:color="auto"/>
              <w:right w:val="nil"/>
            </w:tcBorders>
            <w:shd w:val="clear" w:color="auto" w:fill="auto"/>
            <w:noWrap/>
            <w:vAlign w:val="bottom"/>
            <w:hideMark/>
          </w:tcPr>
          <w:p w14:paraId="3F7DEC1F"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34</w:t>
            </w:r>
          </w:p>
        </w:tc>
        <w:tc>
          <w:tcPr>
            <w:tcW w:w="960" w:type="dxa"/>
            <w:tcBorders>
              <w:top w:val="single" w:sz="4" w:space="0" w:color="auto"/>
              <w:left w:val="nil"/>
              <w:bottom w:val="single" w:sz="4" w:space="0" w:color="auto"/>
              <w:right w:val="nil"/>
            </w:tcBorders>
            <w:shd w:val="clear" w:color="auto" w:fill="auto"/>
            <w:noWrap/>
            <w:vAlign w:val="bottom"/>
            <w:hideMark/>
          </w:tcPr>
          <w:p w14:paraId="5CD843F1"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6FB356DB"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single" w:sz="4" w:space="0" w:color="auto"/>
              <w:left w:val="nil"/>
              <w:bottom w:val="single" w:sz="4" w:space="0" w:color="auto"/>
              <w:right w:val="nil"/>
            </w:tcBorders>
            <w:shd w:val="clear" w:color="auto" w:fill="auto"/>
            <w:noWrap/>
            <w:vAlign w:val="bottom"/>
            <w:hideMark/>
          </w:tcPr>
          <w:p w14:paraId="4E17F563"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8.74</w:t>
            </w:r>
          </w:p>
        </w:tc>
        <w:tc>
          <w:tcPr>
            <w:tcW w:w="1004" w:type="dxa"/>
            <w:tcBorders>
              <w:top w:val="single" w:sz="4" w:space="0" w:color="auto"/>
              <w:left w:val="nil"/>
              <w:bottom w:val="single" w:sz="4" w:space="0" w:color="auto"/>
              <w:right w:val="nil"/>
            </w:tcBorders>
            <w:shd w:val="clear" w:color="auto" w:fill="auto"/>
            <w:noWrap/>
            <w:vAlign w:val="bottom"/>
            <w:hideMark/>
          </w:tcPr>
          <w:p w14:paraId="082DAB1D"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2.45</w:t>
            </w:r>
          </w:p>
        </w:tc>
        <w:tc>
          <w:tcPr>
            <w:tcW w:w="1004" w:type="dxa"/>
            <w:tcBorders>
              <w:top w:val="single" w:sz="4" w:space="0" w:color="auto"/>
              <w:left w:val="nil"/>
              <w:bottom w:val="single" w:sz="4" w:space="0" w:color="auto"/>
              <w:right w:val="nil"/>
            </w:tcBorders>
            <w:shd w:val="clear" w:color="auto" w:fill="auto"/>
            <w:noWrap/>
            <w:vAlign w:val="bottom"/>
            <w:hideMark/>
          </w:tcPr>
          <w:p w14:paraId="5B0A2A5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3.89</w:t>
            </w:r>
          </w:p>
        </w:tc>
      </w:tr>
      <w:tr w:rsidR="003257C7" w:rsidRPr="0089145E" w14:paraId="32923D11"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1854D037"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1999</w:t>
            </w:r>
          </w:p>
        </w:tc>
        <w:tc>
          <w:tcPr>
            <w:tcW w:w="1030" w:type="dxa"/>
            <w:tcBorders>
              <w:top w:val="nil"/>
              <w:left w:val="nil"/>
              <w:bottom w:val="single" w:sz="4" w:space="0" w:color="auto"/>
              <w:right w:val="nil"/>
            </w:tcBorders>
            <w:shd w:val="clear" w:color="auto" w:fill="auto"/>
            <w:noWrap/>
            <w:vAlign w:val="bottom"/>
            <w:hideMark/>
          </w:tcPr>
          <w:p w14:paraId="08C498D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31</w:t>
            </w:r>
          </w:p>
        </w:tc>
        <w:tc>
          <w:tcPr>
            <w:tcW w:w="960" w:type="dxa"/>
            <w:tcBorders>
              <w:top w:val="nil"/>
              <w:left w:val="nil"/>
              <w:bottom w:val="nil"/>
              <w:right w:val="nil"/>
            </w:tcBorders>
            <w:shd w:val="clear" w:color="auto" w:fill="auto"/>
            <w:noWrap/>
            <w:vAlign w:val="bottom"/>
            <w:hideMark/>
          </w:tcPr>
          <w:p w14:paraId="79280ED3"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35</w:t>
            </w:r>
          </w:p>
        </w:tc>
        <w:tc>
          <w:tcPr>
            <w:tcW w:w="300" w:type="dxa"/>
            <w:tcBorders>
              <w:top w:val="nil"/>
              <w:left w:val="nil"/>
              <w:bottom w:val="nil"/>
              <w:right w:val="nil"/>
            </w:tcBorders>
            <w:shd w:val="clear" w:color="auto" w:fill="auto"/>
            <w:noWrap/>
            <w:vAlign w:val="bottom"/>
            <w:hideMark/>
          </w:tcPr>
          <w:p w14:paraId="10CDA0A1"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single" w:sz="4" w:space="0" w:color="auto"/>
              <w:right w:val="nil"/>
            </w:tcBorders>
            <w:shd w:val="clear" w:color="auto" w:fill="auto"/>
            <w:noWrap/>
            <w:vAlign w:val="bottom"/>
            <w:hideMark/>
          </w:tcPr>
          <w:p w14:paraId="3B97EA39"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8.26</w:t>
            </w:r>
          </w:p>
        </w:tc>
        <w:tc>
          <w:tcPr>
            <w:tcW w:w="1004" w:type="dxa"/>
            <w:tcBorders>
              <w:top w:val="nil"/>
              <w:left w:val="nil"/>
              <w:bottom w:val="single" w:sz="4" w:space="0" w:color="auto"/>
              <w:right w:val="nil"/>
            </w:tcBorders>
            <w:shd w:val="clear" w:color="auto" w:fill="auto"/>
            <w:noWrap/>
            <w:vAlign w:val="bottom"/>
            <w:hideMark/>
          </w:tcPr>
          <w:p w14:paraId="4E016D37"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1.98</w:t>
            </w:r>
          </w:p>
        </w:tc>
        <w:tc>
          <w:tcPr>
            <w:tcW w:w="1004" w:type="dxa"/>
            <w:tcBorders>
              <w:top w:val="nil"/>
              <w:left w:val="nil"/>
              <w:bottom w:val="single" w:sz="4" w:space="0" w:color="auto"/>
              <w:right w:val="nil"/>
            </w:tcBorders>
            <w:shd w:val="clear" w:color="auto" w:fill="auto"/>
            <w:noWrap/>
            <w:vAlign w:val="bottom"/>
            <w:hideMark/>
          </w:tcPr>
          <w:p w14:paraId="27C7AF0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4.24</w:t>
            </w:r>
          </w:p>
        </w:tc>
      </w:tr>
      <w:tr w:rsidR="003257C7" w:rsidRPr="0089145E" w14:paraId="47872FCE"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2F3D7E62"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2019</w:t>
            </w:r>
          </w:p>
        </w:tc>
        <w:tc>
          <w:tcPr>
            <w:tcW w:w="1030" w:type="dxa"/>
            <w:tcBorders>
              <w:top w:val="nil"/>
              <w:left w:val="nil"/>
              <w:bottom w:val="single" w:sz="4" w:space="0" w:color="auto"/>
              <w:right w:val="nil"/>
            </w:tcBorders>
            <w:shd w:val="clear" w:color="auto" w:fill="auto"/>
            <w:noWrap/>
            <w:vAlign w:val="bottom"/>
            <w:hideMark/>
          </w:tcPr>
          <w:p w14:paraId="65263AD5"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28</w:t>
            </w:r>
          </w:p>
        </w:tc>
        <w:tc>
          <w:tcPr>
            <w:tcW w:w="960" w:type="dxa"/>
            <w:tcBorders>
              <w:top w:val="single" w:sz="4" w:space="0" w:color="auto"/>
              <w:left w:val="nil"/>
              <w:bottom w:val="single" w:sz="4" w:space="0" w:color="auto"/>
              <w:right w:val="nil"/>
            </w:tcBorders>
            <w:shd w:val="clear" w:color="auto" w:fill="auto"/>
            <w:noWrap/>
            <w:vAlign w:val="bottom"/>
            <w:hideMark/>
          </w:tcPr>
          <w:p w14:paraId="06ABF74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34</w:t>
            </w:r>
          </w:p>
        </w:tc>
        <w:tc>
          <w:tcPr>
            <w:tcW w:w="300" w:type="dxa"/>
            <w:tcBorders>
              <w:top w:val="nil"/>
              <w:left w:val="nil"/>
              <w:bottom w:val="nil"/>
              <w:right w:val="nil"/>
            </w:tcBorders>
            <w:shd w:val="clear" w:color="auto" w:fill="auto"/>
            <w:noWrap/>
            <w:vAlign w:val="bottom"/>
            <w:hideMark/>
          </w:tcPr>
          <w:p w14:paraId="0E3A99AB"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single" w:sz="4" w:space="0" w:color="auto"/>
              <w:right w:val="nil"/>
            </w:tcBorders>
            <w:shd w:val="clear" w:color="auto" w:fill="auto"/>
            <w:noWrap/>
            <w:vAlign w:val="bottom"/>
            <w:hideMark/>
          </w:tcPr>
          <w:p w14:paraId="7925E90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7.89</w:t>
            </w:r>
          </w:p>
        </w:tc>
        <w:tc>
          <w:tcPr>
            <w:tcW w:w="1004" w:type="dxa"/>
            <w:tcBorders>
              <w:top w:val="nil"/>
              <w:left w:val="nil"/>
              <w:bottom w:val="single" w:sz="4" w:space="0" w:color="auto"/>
              <w:right w:val="nil"/>
            </w:tcBorders>
            <w:shd w:val="clear" w:color="auto" w:fill="auto"/>
            <w:noWrap/>
            <w:vAlign w:val="bottom"/>
            <w:hideMark/>
          </w:tcPr>
          <w:p w14:paraId="3E6A467A"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2.69</w:t>
            </w:r>
          </w:p>
        </w:tc>
        <w:tc>
          <w:tcPr>
            <w:tcW w:w="1004" w:type="dxa"/>
            <w:tcBorders>
              <w:top w:val="nil"/>
              <w:left w:val="nil"/>
              <w:bottom w:val="single" w:sz="4" w:space="0" w:color="auto"/>
              <w:right w:val="nil"/>
            </w:tcBorders>
            <w:shd w:val="clear" w:color="auto" w:fill="auto"/>
            <w:noWrap/>
            <w:vAlign w:val="bottom"/>
            <w:hideMark/>
          </w:tcPr>
          <w:p w14:paraId="0E1E9D5A"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4.31</w:t>
            </w:r>
          </w:p>
        </w:tc>
      </w:tr>
      <w:tr w:rsidR="003257C7" w:rsidRPr="0089145E" w14:paraId="5B2FCBF0"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2841CED3" w14:textId="77777777" w:rsidR="003257C7" w:rsidRPr="00784D30" w:rsidRDefault="003257C7" w:rsidP="00784D30">
            <w:pPr>
              <w:spacing w:after="0" w:line="240" w:lineRule="auto"/>
              <w:jc w:val="center"/>
              <w:rPr>
                <w:rFonts w:ascii="Calibri" w:eastAsia="Times New Roman" w:hAnsi="Calibri" w:cs="Calibri"/>
                <w:color w:val="000000"/>
              </w:rPr>
            </w:pPr>
          </w:p>
        </w:tc>
        <w:tc>
          <w:tcPr>
            <w:tcW w:w="1030" w:type="dxa"/>
            <w:tcBorders>
              <w:top w:val="nil"/>
              <w:left w:val="nil"/>
              <w:bottom w:val="nil"/>
              <w:right w:val="nil"/>
            </w:tcBorders>
            <w:shd w:val="clear" w:color="auto" w:fill="auto"/>
            <w:noWrap/>
            <w:vAlign w:val="bottom"/>
            <w:hideMark/>
          </w:tcPr>
          <w:p w14:paraId="7FA83816"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37C901C"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CB18693"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11846762"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1F7ED400"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5F97BCB8"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66010444"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53AFA202" w14:textId="77777777" w:rsidR="003257C7" w:rsidRPr="00784D30" w:rsidRDefault="003257C7" w:rsidP="00784D30">
            <w:pPr>
              <w:spacing w:after="0" w:line="240" w:lineRule="auto"/>
              <w:rPr>
                <w:rFonts w:ascii="Calibri" w:eastAsia="Times New Roman" w:hAnsi="Calibri" w:cs="Calibri"/>
                <w:b/>
                <w:bCs/>
                <w:color w:val="000000"/>
              </w:rPr>
            </w:pPr>
            <w:r w:rsidRPr="00784D30">
              <w:rPr>
                <w:rFonts w:ascii="Calibri" w:eastAsia="Times New Roman" w:hAnsi="Calibri" w:cs="Calibri"/>
                <w:b/>
                <w:bCs/>
                <w:color w:val="000000"/>
              </w:rPr>
              <w:t>Fescue</w:t>
            </w:r>
          </w:p>
        </w:tc>
        <w:tc>
          <w:tcPr>
            <w:tcW w:w="1030" w:type="dxa"/>
            <w:tcBorders>
              <w:top w:val="nil"/>
              <w:left w:val="nil"/>
              <w:bottom w:val="nil"/>
              <w:right w:val="nil"/>
            </w:tcBorders>
            <w:shd w:val="clear" w:color="auto" w:fill="auto"/>
            <w:noWrap/>
            <w:vAlign w:val="bottom"/>
            <w:hideMark/>
          </w:tcPr>
          <w:p w14:paraId="13E70F2E" w14:textId="77777777" w:rsidR="003257C7" w:rsidRPr="00784D30" w:rsidRDefault="003257C7" w:rsidP="00784D30">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223E1322"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270B467"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78C59DF8"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504A2908"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4814EE26"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5020701E"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500D8416"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1979</w:t>
            </w:r>
          </w:p>
        </w:tc>
        <w:tc>
          <w:tcPr>
            <w:tcW w:w="1030" w:type="dxa"/>
            <w:tcBorders>
              <w:top w:val="single" w:sz="4" w:space="0" w:color="auto"/>
              <w:left w:val="nil"/>
              <w:bottom w:val="single" w:sz="4" w:space="0" w:color="auto"/>
              <w:right w:val="nil"/>
            </w:tcBorders>
            <w:shd w:val="clear" w:color="auto" w:fill="auto"/>
            <w:noWrap/>
            <w:vAlign w:val="bottom"/>
            <w:hideMark/>
          </w:tcPr>
          <w:p w14:paraId="31912299"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29</w:t>
            </w:r>
          </w:p>
        </w:tc>
        <w:tc>
          <w:tcPr>
            <w:tcW w:w="960" w:type="dxa"/>
            <w:tcBorders>
              <w:top w:val="single" w:sz="4" w:space="0" w:color="auto"/>
              <w:left w:val="nil"/>
              <w:bottom w:val="single" w:sz="4" w:space="0" w:color="auto"/>
              <w:right w:val="nil"/>
            </w:tcBorders>
            <w:shd w:val="clear" w:color="auto" w:fill="auto"/>
            <w:noWrap/>
            <w:vAlign w:val="bottom"/>
            <w:hideMark/>
          </w:tcPr>
          <w:p w14:paraId="27E922EC"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47</w:t>
            </w:r>
          </w:p>
        </w:tc>
        <w:tc>
          <w:tcPr>
            <w:tcW w:w="300" w:type="dxa"/>
            <w:tcBorders>
              <w:top w:val="nil"/>
              <w:left w:val="nil"/>
              <w:bottom w:val="nil"/>
              <w:right w:val="nil"/>
            </w:tcBorders>
            <w:shd w:val="clear" w:color="auto" w:fill="auto"/>
            <w:noWrap/>
            <w:vAlign w:val="bottom"/>
            <w:hideMark/>
          </w:tcPr>
          <w:p w14:paraId="35ED7B52"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single" w:sz="4" w:space="0" w:color="auto"/>
              <w:left w:val="nil"/>
              <w:bottom w:val="single" w:sz="4" w:space="0" w:color="auto"/>
              <w:right w:val="nil"/>
            </w:tcBorders>
            <w:shd w:val="clear" w:color="auto" w:fill="auto"/>
            <w:noWrap/>
            <w:vAlign w:val="bottom"/>
            <w:hideMark/>
          </w:tcPr>
          <w:p w14:paraId="72A0CC7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12.83</w:t>
            </w:r>
          </w:p>
        </w:tc>
        <w:tc>
          <w:tcPr>
            <w:tcW w:w="1004" w:type="dxa"/>
            <w:tcBorders>
              <w:top w:val="single" w:sz="4" w:space="0" w:color="auto"/>
              <w:left w:val="nil"/>
              <w:bottom w:val="single" w:sz="4" w:space="0" w:color="auto"/>
              <w:right w:val="nil"/>
            </w:tcBorders>
            <w:shd w:val="clear" w:color="auto" w:fill="auto"/>
            <w:noWrap/>
            <w:vAlign w:val="bottom"/>
            <w:hideMark/>
          </w:tcPr>
          <w:p w14:paraId="1DD186C4"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3.87</w:t>
            </w:r>
          </w:p>
        </w:tc>
        <w:tc>
          <w:tcPr>
            <w:tcW w:w="1004" w:type="dxa"/>
            <w:tcBorders>
              <w:top w:val="single" w:sz="4" w:space="0" w:color="auto"/>
              <w:left w:val="nil"/>
              <w:bottom w:val="single" w:sz="4" w:space="0" w:color="auto"/>
              <w:right w:val="nil"/>
            </w:tcBorders>
            <w:shd w:val="clear" w:color="auto" w:fill="auto"/>
            <w:noWrap/>
            <w:vAlign w:val="bottom"/>
            <w:hideMark/>
          </w:tcPr>
          <w:p w14:paraId="0A2BDF41"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3.66</w:t>
            </w:r>
          </w:p>
        </w:tc>
      </w:tr>
      <w:tr w:rsidR="003257C7" w:rsidRPr="0089145E" w14:paraId="315846E8"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077A0EE3"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1999</w:t>
            </w:r>
          </w:p>
        </w:tc>
        <w:tc>
          <w:tcPr>
            <w:tcW w:w="1030" w:type="dxa"/>
            <w:tcBorders>
              <w:top w:val="nil"/>
              <w:left w:val="nil"/>
              <w:bottom w:val="single" w:sz="4" w:space="0" w:color="auto"/>
              <w:right w:val="nil"/>
            </w:tcBorders>
            <w:shd w:val="clear" w:color="auto" w:fill="auto"/>
            <w:noWrap/>
            <w:vAlign w:val="bottom"/>
            <w:hideMark/>
          </w:tcPr>
          <w:p w14:paraId="7099C1BA"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33</w:t>
            </w:r>
          </w:p>
        </w:tc>
        <w:tc>
          <w:tcPr>
            <w:tcW w:w="960" w:type="dxa"/>
            <w:tcBorders>
              <w:top w:val="nil"/>
              <w:left w:val="nil"/>
              <w:bottom w:val="nil"/>
              <w:right w:val="nil"/>
            </w:tcBorders>
            <w:shd w:val="clear" w:color="auto" w:fill="auto"/>
            <w:noWrap/>
            <w:vAlign w:val="bottom"/>
            <w:hideMark/>
          </w:tcPr>
          <w:p w14:paraId="55A9DD4D"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41</w:t>
            </w:r>
          </w:p>
        </w:tc>
        <w:tc>
          <w:tcPr>
            <w:tcW w:w="300" w:type="dxa"/>
            <w:tcBorders>
              <w:top w:val="nil"/>
              <w:left w:val="nil"/>
              <w:bottom w:val="nil"/>
              <w:right w:val="nil"/>
            </w:tcBorders>
            <w:shd w:val="clear" w:color="auto" w:fill="auto"/>
            <w:noWrap/>
            <w:vAlign w:val="bottom"/>
            <w:hideMark/>
          </w:tcPr>
          <w:p w14:paraId="709BBFFE"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single" w:sz="4" w:space="0" w:color="auto"/>
              <w:right w:val="nil"/>
            </w:tcBorders>
            <w:shd w:val="clear" w:color="auto" w:fill="auto"/>
            <w:noWrap/>
            <w:vAlign w:val="bottom"/>
            <w:hideMark/>
          </w:tcPr>
          <w:p w14:paraId="22215821"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9.69</w:t>
            </w:r>
          </w:p>
        </w:tc>
        <w:tc>
          <w:tcPr>
            <w:tcW w:w="1004" w:type="dxa"/>
            <w:tcBorders>
              <w:top w:val="nil"/>
              <w:left w:val="nil"/>
              <w:bottom w:val="single" w:sz="4" w:space="0" w:color="auto"/>
              <w:right w:val="nil"/>
            </w:tcBorders>
            <w:shd w:val="clear" w:color="auto" w:fill="auto"/>
            <w:noWrap/>
            <w:vAlign w:val="bottom"/>
            <w:hideMark/>
          </w:tcPr>
          <w:p w14:paraId="743EB058"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3.96</w:t>
            </w:r>
          </w:p>
        </w:tc>
        <w:tc>
          <w:tcPr>
            <w:tcW w:w="1004" w:type="dxa"/>
            <w:tcBorders>
              <w:top w:val="nil"/>
              <w:left w:val="nil"/>
              <w:bottom w:val="single" w:sz="4" w:space="0" w:color="auto"/>
              <w:right w:val="nil"/>
            </w:tcBorders>
            <w:shd w:val="clear" w:color="auto" w:fill="auto"/>
            <w:noWrap/>
            <w:vAlign w:val="bottom"/>
            <w:hideMark/>
          </w:tcPr>
          <w:p w14:paraId="24000F50"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4.23</w:t>
            </w:r>
          </w:p>
        </w:tc>
      </w:tr>
      <w:tr w:rsidR="003257C7" w:rsidRPr="0089145E" w14:paraId="058989BF"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22A4F9C4"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2019</w:t>
            </w:r>
          </w:p>
        </w:tc>
        <w:tc>
          <w:tcPr>
            <w:tcW w:w="1030" w:type="dxa"/>
            <w:tcBorders>
              <w:top w:val="nil"/>
              <w:left w:val="nil"/>
              <w:bottom w:val="single" w:sz="4" w:space="0" w:color="auto"/>
              <w:right w:val="nil"/>
            </w:tcBorders>
            <w:shd w:val="clear" w:color="auto" w:fill="auto"/>
            <w:noWrap/>
            <w:vAlign w:val="bottom"/>
            <w:hideMark/>
          </w:tcPr>
          <w:p w14:paraId="2E0E929F"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01B9D01"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3E62EE87"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single" w:sz="4" w:space="0" w:color="auto"/>
              <w:right w:val="nil"/>
            </w:tcBorders>
            <w:shd w:val="clear" w:color="auto" w:fill="auto"/>
            <w:noWrap/>
            <w:vAlign w:val="bottom"/>
            <w:hideMark/>
          </w:tcPr>
          <w:p w14:paraId="74658F9A"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5.83</w:t>
            </w:r>
          </w:p>
        </w:tc>
        <w:tc>
          <w:tcPr>
            <w:tcW w:w="1004" w:type="dxa"/>
            <w:tcBorders>
              <w:top w:val="nil"/>
              <w:left w:val="nil"/>
              <w:bottom w:val="single" w:sz="4" w:space="0" w:color="auto"/>
              <w:right w:val="nil"/>
            </w:tcBorders>
            <w:shd w:val="clear" w:color="auto" w:fill="auto"/>
            <w:noWrap/>
            <w:vAlign w:val="bottom"/>
            <w:hideMark/>
          </w:tcPr>
          <w:p w14:paraId="7742F802"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2.79</w:t>
            </w:r>
          </w:p>
        </w:tc>
        <w:tc>
          <w:tcPr>
            <w:tcW w:w="1004" w:type="dxa"/>
            <w:tcBorders>
              <w:top w:val="nil"/>
              <w:left w:val="nil"/>
              <w:bottom w:val="single" w:sz="4" w:space="0" w:color="auto"/>
              <w:right w:val="nil"/>
            </w:tcBorders>
            <w:shd w:val="clear" w:color="auto" w:fill="auto"/>
            <w:noWrap/>
            <w:vAlign w:val="bottom"/>
            <w:hideMark/>
          </w:tcPr>
          <w:p w14:paraId="5F3168AC"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4.63</w:t>
            </w:r>
          </w:p>
        </w:tc>
      </w:tr>
      <w:tr w:rsidR="003257C7" w:rsidRPr="0089145E" w14:paraId="1D2EC275"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08761026" w14:textId="77777777" w:rsidR="003257C7" w:rsidRPr="00784D30" w:rsidRDefault="003257C7" w:rsidP="00784D30">
            <w:pPr>
              <w:spacing w:after="0" w:line="240" w:lineRule="auto"/>
              <w:jc w:val="center"/>
              <w:rPr>
                <w:rFonts w:ascii="Calibri" w:eastAsia="Times New Roman" w:hAnsi="Calibri" w:cs="Calibri"/>
                <w:color w:val="000000"/>
              </w:rPr>
            </w:pPr>
          </w:p>
        </w:tc>
        <w:tc>
          <w:tcPr>
            <w:tcW w:w="1030" w:type="dxa"/>
            <w:tcBorders>
              <w:top w:val="nil"/>
              <w:left w:val="nil"/>
              <w:bottom w:val="nil"/>
              <w:right w:val="nil"/>
            </w:tcBorders>
            <w:shd w:val="clear" w:color="auto" w:fill="auto"/>
            <w:noWrap/>
            <w:vAlign w:val="bottom"/>
            <w:hideMark/>
          </w:tcPr>
          <w:p w14:paraId="34563847"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B9D7A7"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6931607"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03C10E1F"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20476D3E"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6F369CEA"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7E51D627"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25E6C950" w14:textId="77777777" w:rsidR="003257C7" w:rsidRPr="00784D30" w:rsidRDefault="003257C7" w:rsidP="00784D30">
            <w:pPr>
              <w:spacing w:after="0" w:line="240" w:lineRule="auto"/>
              <w:rPr>
                <w:rFonts w:ascii="Calibri" w:eastAsia="Times New Roman" w:hAnsi="Calibri" w:cs="Calibri"/>
                <w:b/>
                <w:bCs/>
                <w:color w:val="000000"/>
              </w:rPr>
            </w:pPr>
            <w:r w:rsidRPr="00784D30">
              <w:rPr>
                <w:rFonts w:ascii="Calibri" w:eastAsia="Times New Roman" w:hAnsi="Calibri" w:cs="Calibri"/>
                <w:b/>
                <w:bCs/>
                <w:color w:val="000000"/>
              </w:rPr>
              <w:t>Bogbean</w:t>
            </w:r>
          </w:p>
        </w:tc>
        <w:tc>
          <w:tcPr>
            <w:tcW w:w="1030" w:type="dxa"/>
            <w:tcBorders>
              <w:top w:val="nil"/>
              <w:left w:val="nil"/>
              <w:bottom w:val="nil"/>
              <w:right w:val="nil"/>
            </w:tcBorders>
            <w:shd w:val="clear" w:color="auto" w:fill="auto"/>
            <w:noWrap/>
            <w:vAlign w:val="bottom"/>
            <w:hideMark/>
          </w:tcPr>
          <w:p w14:paraId="21C5CE7E" w14:textId="77777777" w:rsidR="003257C7" w:rsidRPr="00784D30" w:rsidRDefault="003257C7" w:rsidP="00784D30">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3C8F75BD"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A4B5D0"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57DFEAD1"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4440303D"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6D87659B"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26D5D65D"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24919745"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1979</w:t>
            </w:r>
          </w:p>
        </w:tc>
        <w:tc>
          <w:tcPr>
            <w:tcW w:w="1030" w:type="dxa"/>
            <w:tcBorders>
              <w:top w:val="single" w:sz="4" w:space="0" w:color="auto"/>
              <w:left w:val="nil"/>
              <w:bottom w:val="single" w:sz="4" w:space="0" w:color="auto"/>
              <w:right w:val="nil"/>
            </w:tcBorders>
            <w:shd w:val="clear" w:color="auto" w:fill="auto"/>
            <w:noWrap/>
            <w:vAlign w:val="bottom"/>
            <w:hideMark/>
          </w:tcPr>
          <w:p w14:paraId="00650AB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3F58970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44A68FC8"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single" w:sz="4" w:space="0" w:color="auto"/>
              <w:left w:val="nil"/>
              <w:bottom w:val="single" w:sz="4" w:space="0" w:color="auto"/>
              <w:right w:val="nil"/>
            </w:tcBorders>
            <w:shd w:val="clear" w:color="auto" w:fill="auto"/>
            <w:noWrap/>
            <w:vAlign w:val="bottom"/>
            <w:hideMark/>
          </w:tcPr>
          <w:p w14:paraId="44E6C24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12.84</w:t>
            </w:r>
          </w:p>
        </w:tc>
        <w:tc>
          <w:tcPr>
            <w:tcW w:w="1004" w:type="dxa"/>
            <w:tcBorders>
              <w:top w:val="single" w:sz="4" w:space="0" w:color="auto"/>
              <w:left w:val="nil"/>
              <w:bottom w:val="single" w:sz="4" w:space="0" w:color="auto"/>
              <w:right w:val="nil"/>
            </w:tcBorders>
            <w:shd w:val="clear" w:color="auto" w:fill="auto"/>
            <w:noWrap/>
            <w:vAlign w:val="bottom"/>
            <w:hideMark/>
          </w:tcPr>
          <w:p w14:paraId="63B7D05E"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3.61</w:t>
            </w:r>
          </w:p>
        </w:tc>
        <w:tc>
          <w:tcPr>
            <w:tcW w:w="1004" w:type="dxa"/>
            <w:tcBorders>
              <w:top w:val="single" w:sz="4" w:space="0" w:color="auto"/>
              <w:left w:val="nil"/>
              <w:bottom w:val="single" w:sz="4" w:space="0" w:color="auto"/>
              <w:right w:val="nil"/>
            </w:tcBorders>
            <w:shd w:val="clear" w:color="auto" w:fill="auto"/>
            <w:noWrap/>
            <w:vAlign w:val="bottom"/>
            <w:hideMark/>
          </w:tcPr>
          <w:p w14:paraId="1DC1974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2.49</w:t>
            </w:r>
          </w:p>
        </w:tc>
      </w:tr>
      <w:tr w:rsidR="003257C7" w:rsidRPr="0089145E" w14:paraId="4B438D57"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748D7783"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1999</w:t>
            </w:r>
          </w:p>
        </w:tc>
        <w:tc>
          <w:tcPr>
            <w:tcW w:w="1030" w:type="dxa"/>
            <w:tcBorders>
              <w:top w:val="nil"/>
              <w:left w:val="nil"/>
              <w:bottom w:val="single" w:sz="4" w:space="0" w:color="auto"/>
              <w:right w:val="nil"/>
            </w:tcBorders>
            <w:shd w:val="clear" w:color="auto" w:fill="auto"/>
            <w:noWrap/>
            <w:vAlign w:val="bottom"/>
            <w:hideMark/>
          </w:tcPr>
          <w:p w14:paraId="722ED299"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9523B1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32B16614"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single" w:sz="4" w:space="0" w:color="auto"/>
              <w:right w:val="nil"/>
            </w:tcBorders>
            <w:shd w:val="clear" w:color="auto" w:fill="auto"/>
            <w:noWrap/>
            <w:vAlign w:val="bottom"/>
            <w:hideMark/>
          </w:tcPr>
          <w:p w14:paraId="5AA5D1C0"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11.50</w:t>
            </w:r>
          </w:p>
        </w:tc>
        <w:tc>
          <w:tcPr>
            <w:tcW w:w="1004" w:type="dxa"/>
            <w:tcBorders>
              <w:top w:val="nil"/>
              <w:left w:val="nil"/>
              <w:bottom w:val="single" w:sz="4" w:space="0" w:color="auto"/>
              <w:right w:val="nil"/>
            </w:tcBorders>
            <w:shd w:val="clear" w:color="auto" w:fill="auto"/>
            <w:noWrap/>
            <w:vAlign w:val="bottom"/>
            <w:hideMark/>
          </w:tcPr>
          <w:p w14:paraId="266C8D57"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2.92</w:t>
            </w:r>
          </w:p>
        </w:tc>
        <w:tc>
          <w:tcPr>
            <w:tcW w:w="1004" w:type="dxa"/>
            <w:tcBorders>
              <w:top w:val="nil"/>
              <w:left w:val="nil"/>
              <w:bottom w:val="single" w:sz="4" w:space="0" w:color="auto"/>
              <w:right w:val="nil"/>
            </w:tcBorders>
            <w:shd w:val="clear" w:color="auto" w:fill="auto"/>
            <w:noWrap/>
            <w:vAlign w:val="bottom"/>
            <w:hideMark/>
          </w:tcPr>
          <w:p w14:paraId="2D770D3C"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3.13</w:t>
            </w:r>
          </w:p>
        </w:tc>
      </w:tr>
      <w:tr w:rsidR="003257C7" w:rsidRPr="0089145E" w14:paraId="6A4CDE1B"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79921493"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2019</w:t>
            </w:r>
          </w:p>
        </w:tc>
        <w:tc>
          <w:tcPr>
            <w:tcW w:w="1030" w:type="dxa"/>
            <w:tcBorders>
              <w:top w:val="nil"/>
              <w:left w:val="nil"/>
              <w:bottom w:val="single" w:sz="4" w:space="0" w:color="auto"/>
              <w:right w:val="nil"/>
            </w:tcBorders>
            <w:shd w:val="clear" w:color="auto" w:fill="auto"/>
            <w:noWrap/>
            <w:vAlign w:val="bottom"/>
            <w:hideMark/>
          </w:tcPr>
          <w:p w14:paraId="742C40AA"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28</w:t>
            </w:r>
          </w:p>
        </w:tc>
        <w:tc>
          <w:tcPr>
            <w:tcW w:w="960" w:type="dxa"/>
            <w:tcBorders>
              <w:top w:val="single" w:sz="4" w:space="0" w:color="auto"/>
              <w:left w:val="nil"/>
              <w:bottom w:val="single" w:sz="4" w:space="0" w:color="auto"/>
              <w:right w:val="nil"/>
            </w:tcBorders>
            <w:shd w:val="clear" w:color="auto" w:fill="auto"/>
            <w:noWrap/>
            <w:vAlign w:val="bottom"/>
            <w:hideMark/>
          </w:tcPr>
          <w:p w14:paraId="60B99DEF"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34</w:t>
            </w:r>
          </w:p>
        </w:tc>
        <w:tc>
          <w:tcPr>
            <w:tcW w:w="300" w:type="dxa"/>
            <w:tcBorders>
              <w:top w:val="nil"/>
              <w:left w:val="nil"/>
              <w:bottom w:val="nil"/>
              <w:right w:val="nil"/>
            </w:tcBorders>
            <w:shd w:val="clear" w:color="auto" w:fill="auto"/>
            <w:noWrap/>
            <w:vAlign w:val="bottom"/>
            <w:hideMark/>
          </w:tcPr>
          <w:p w14:paraId="4BECD47B"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single" w:sz="4" w:space="0" w:color="auto"/>
              <w:right w:val="nil"/>
            </w:tcBorders>
            <w:shd w:val="clear" w:color="auto" w:fill="auto"/>
            <w:noWrap/>
            <w:vAlign w:val="bottom"/>
            <w:hideMark/>
          </w:tcPr>
          <w:p w14:paraId="57A059C9"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10.46</w:t>
            </w:r>
          </w:p>
        </w:tc>
        <w:tc>
          <w:tcPr>
            <w:tcW w:w="1004" w:type="dxa"/>
            <w:tcBorders>
              <w:top w:val="nil"/>
              <w:left w:val="nil"/>
              <w:bottom w:val="single" w:sz="4" w:space="0" w:color="auto"/>
              <w:right w:val="nil"/>
            </w:tcBorders>
            <w:shd w:val="clear" w:color="auto" w:fill="auto"/>
            <w:noWrap/>
            <w:vAlign w:val="bottom"/>
            <w:hideMark/>
          </w:tcPr>
          <w:p w14:paraId="3DA14B76"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1.90</w:t>
            </w:r>
          </w:p>
        </w:tc>
        <w:tc>
          <w:tcPr>
            <w:tcW w:w="1004" w:type="dxa"/>
            <w:tcBorders>
              <w:top w:val="nil"/>
              <w:left w:val="nil"/>
              <w:bottom w:val="single" w:sz="4" w:space="0" w:color="auto"/>
              <w:right w:val="nil"/>
            </w:tcBorders>
            <w:shd w:val="clear" w:color="auto" w:fill="auto"/>
            <w:noWrap/>
            <w:vAlign w:val="bottom"/>
            <w:hideMark/>
          </w:tcPr>
          <w:p w14:paraId="6FD8C6B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3.25</w:t>
            </w:r>
          </w:p>
        </w:tc>
      </w:tr>
      <w:tr w:rsidR="003257C7" w:rsidRPr="0089145E" w14:paraId="23F89ACD"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21F19A7C" w14:textId="77777777" w:rsidR="003257C7" w:rsidRPr="00784D30" w:rsidRDefault="003257C7" w:rsidP="00784D30">
            <w:pPr>
              <w:spacing w:after="0" w:line="240" w:lineRule="auto"/>
              <w:jc w:val="center"/>
              <w:rPr>
                <w:rFonts w:ascii="Calibri" w:eastAsia="Times New Roman" w:hAnsi="Calibri" w:cs="Calibri"/>
                <w:color w:val="000000"/>
              </w:rPr>
            </w:pPr>
          </w:p>
        </w:tc>
        <w:tc>
          <w:tcPr>
            <w:tcW w:w="1030" w:type="dxa"/>
            <w:tcBorders>
              <w:top w:val="nil"/>
              <w:left w:val="nil"/>
              <w:bottom w:val="nil"/>
              <w:right w:val="nil"/>
            </w:tcBorders>
            <w:shd w:val="clear" w:color="auto" w:fill="auto"/>
            <w:noWrap/>
            <w:vAlign w:val="bottom"/>
            <w:hideMark/>
          </w:tcPr>
          <w:p w14:paraId="4CC0575F"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E4A691"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3D6ADFE"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7DDDAE47"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3C73E529"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452B2A0A"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2FF82FC0"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135763CC" w14:textId="77777777" w:rsidR="003257C7" w:rsidRPr="00784D30" w:rsidRDefault="003257C7" w:rsidP="00784D30">
            <w:pPr>
              <w:spacing w:after="0" w:line="240" w:lineRule="auto"/>
              <w:rPr>
                <w:rFonts w:ascii="Calibri" w:eastAsia="Times New Roman" w:hAnsi="Calibri" w:cs="Calibri"/>
                <w:b/>
                <w:bCs/>
                <w:color w:val="000000"/>
              </w:rPr>
            </w:pPr>
            <w:r w:rsidRPr="00784D30">
              <w:rPr>
                <w:rFonts w:ascii="Calibri" w:eastAsia="Times New Roman" w:hAnsi="Calibri" w:cs="Calibri"/>
                <w:b/>
                <w:bCs/>
                <w:color w:val="000000"/>
              </w:rPr>
              <w:t>Total</w:t>
            </w:r>
          </w:p>
        </w:tc>
        <w:tc>
          <w:tcPr>
            <w:tcW w:w="1030" w:type="dxa"/>
            <w:tcBorders>
              <w:top w:val="nil"/>
              <w:left w:val="nil"/>
              <w:bottom w:val="nil"/>
              <w:right w:val="nil"/>
            </w:tcBorders>
            <w:shd w:val="clear" w:color="auto" w:fill="auto"/>
            <w:noWrap/>
            <w:vAlign w:val="bottom"/>
            <w:hideMark/>
          </w:tcPr>
          <w:p w14:paraId="1A9C3ADD" w14:textId="77777777" w:rsidR="003257C7" w:rsidRPr="00784D30" w:rsidRDefault="003257C7" w:rsidP="00784D30">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68AFB23"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D15929"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16566605"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0B94856B" w14:textId="77777777" w:rsidR="003257C7" w:rsidRPr="00784D30" w:rsidRDefault="003257C7" w:rsidP="00784D30">
            <w:pPr>
              <w:spacing w:after="0" w:line="240" w:lineRule="auto"/>
              <w:rPr>
                <w:rFonts w:ascii="Times New Roman" w:eastAsia="Times New Roman" w:hAnsi="Times New Roman" w:cs="Times New Roman"/>
                <w:sz w:val="20"/>
                <w:szCs w:val="20"/>
              </w:rPr>
            </w:pPr>
          </w:p>
        </w:tc>
        <w:tc>
          <w:tcPr>
            <w:tcW w:w="1004" w:type="dxa"/>
            <w:tcBorders>
              <w:top w:val="nil"/>
              <w:left w:val="nil"/>
              <w:bottom w:val="nil"/>
              <w:right w:val="nil"/>
            </w:tcBorders>
            <w:shd w:val="clear" w:color="auto" w:fill="auto"/>
            <w:noWrap/>
            <w:vAlign w:val="bottom"/>
            <w:hideMark/>
          </w:tcPr>
          <w:p w14:paraId="5BCF04CE" w14:textId="77777777" w:rsidR="003257C7" w:rsidRPr="00784D30" w:rsidRDefault="003257C7" w:rsidP="00784D30">
            <w:pPr>
              <w:spacing w:after="0" w:line="240" w:lineRule="auto"/>
              <w:rPr>
                <w:rFonts w:ascii="Times New Roman" w:eastAsia="Times New Roman" w:hAnsi="Times New Roman" w:cs="Times New Roman"/>
                <w:sz w:val="20"/>
                <w:szCs w:val="20"/>
              </w:rPr>
            </w:pPr>
          </w:p>
        </w:tc>
      </w:tr>
      <w:tr w:rsidR="003257C7" w:rsidRPr="0089145E" w14:paraId="60D6A2EF"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5F4C9537"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1979</w:t>
            </w:r>
          </w:p>
        </w:tc>
        <w:tc>
          <w:tcPr>
            <w:tcW w:w="1030" w:type="dxa"/>
            <w:tcBorders>
              <w:top w:val="single" w:sz="4" w:space="0" w:color="auto"/>
              <w:left w:val="nil"/>
              <w:bottom w:val="single" w:sz="4" w:space="0" w:color="auto"/>
              <w:right w:val="nil"/>
            </w:tcBorders>
            <w:shd w:val="clear" w:color="auto" w:fill="auto"/>
            <w:noWrap/>
            <w:vAlign w:val="bottom"/>
            <w:hideMark/>
          </w:tcPr>
          <w:p w14:paraId="18054F3A"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1EBD1B4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57CCE110"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single" w:sz="4" w:space="0" w:color="auto"/>
              <w:left w:val="nil"/>
              <w:bottom w:val="single" w:sz="4" w:space="0" w:color="auto"/>
              <w:right w:val="nil"/>
            </w:tcBorders>
            <w:shd w:val="clear" w:color="auto" w:fill="auto"/>
            <w:noWrap/>
            <w:vAlign w:val="bottom"/>
            <w:hideMark/>
          </w:tcPr>
          <w:p w14:paraId="69E31454"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9.96</w:t>
            </w:r>
          </w:p>
        </w:tc>
        <w:tc>
          <w:tcPr>
            <w:tcW w:w="1004" w:type="dxa"/>
            <w:tcBorders>
              <w:top w:val="single" w:sz="4" w:space="0" w:color="auto"/>
              <w:left w:val="nil"/>
              <w:bottom w:val="single" w:sz="4" w:space="0" w:color="auto"/>
              <w:right w:val="nil"/>
            </w:tcBorders>
            <w:shd w:val="clear" w:color="auto" w:fill="auto"/>
            <w:noWrap/>
            <w:vAlign w:val="bottom"/>
            <w:hideMark/>
          </w:tcPr>
          <w:p w14:paraId="478FBB79"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3.41</w:t>
            </w:r>
          </w:p>
        </w:tc>
        <w:tc>
          <w:tcPr>
            <w:tcW w:w="1004" w:type="dxa"/>
            <w:tcBorders>
              <w:top w:val="single" w:sz="4" w:space="0" w:color="auto"/>
              <w:left w:val="nil"/>
              <w:bottom w:val="single" w:sz="4" w:space="0" w:color="auto"/>
              <w:right w:val="nil"/>
            </w:tcBorders>
            <w:shd w:val="clear" w:color="auto" w:fill="auto"/>
            <w:noWrap/>
            <w:vAlign w:val="bottom"/>
            <w:hideMark/>
          </w:tcPr>
          <w:p w14:paraId="7017EC71"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4.82</w:t>
            </w:r>
          </w:p>
        </w:tc>
      </w:tr>
      <w:tr w:rsidR="003257C7" w:rsidRPr="0089145E" w14:paraId="4DDCACD2" w14:textId="77777777" w:rsidTr="003257C7">
        <w:trPr>
          <w:trHeight w:val="290"/>
          <w:jc w:val="center"/>
        </w:trPr>
        <w:tc>
          <w:tcPr>
            <w:tcW w:w="1311" w:type="dxa"/>
            <w:tcBorders>
              <w:top w:val="nil"/>
              <w:left w:val="nil"/>
              <w:bottom w:val="nil"/>
              <w:right w:val="nil"/>
            </w:tcBorders>
            <w:shd w:val="clear" w:color="auto" w:fill="auto"/>
            <w:noWrap/>
            <w:vAlign w:val="bottom"/>
            <w:hideMark/>
          </w:tcPr>
          <w:p w14:paraId="25359CA4"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1999</w:t>
            </w:r>
          </w:p>
        </w:tc>
        <w:tc>
          <w:tcPr>
            <w:tcW w:w="1030" w:type="dxa"/>
            <w:tcBorders>
              <w:top w:val="nil"/>
              <w:left w:val="nil"/>
              <w:bottom w:val="single" w:sz="4" w:space="0" w:color="auto"/>
              <w:right w:val="nil"/>
            </w:tcBorders>
            <w:shd w:val="clear" w:color="auto" w:fill="auto"/>
            <w:noWrap/>
            <w:vAlign w:val="bottom"/>
            <w:hideMark/>
          </w:tcPr>
          <w:p w14:paraId="14C7160C"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82</w:t>
            </w:r>
          </w:p>
        </w:tc>
        <w:tc>
          <w:tcPr>
            <w:tcW w:w="960" w:type="dxa"/>
            <w:tcBorders>
              <w:top w:val="nil"/>
              <w:left w:val="nil"/>
              <w:bottom w:val="nil"/>
              <w:right w:val="nil"/>
            </w:tcBorders>
            <w:shd w:val="clear" w:color="auto" w:fill="auto"/>
            <w:noWrap/>
            <w:vAlign w:val="bottom"/>
            <w:hideMark/>
          </w:tcPr>
          <w:p w14:paraId="34A5955D"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45</w:t>
            </w:r>
          </w:p>
        </w:tc>
        <w:tc>
          <w:tcPr>
            <w:tcW w:w="300" w:type="dxa"/>
            <w:tcBorders>
              <w:top w:val="nil"/>
              <w:left w:val="nil"/>
              <w:bottom w:val="nil"/>
              <w:right w:val="nil"/>
            </w:tcBorders>
            <w:shd w:val="clear" w:color="auto" w:fill="auto"/>
            <w:noWrap/>
            <w:vAlign w:val="bottom"/>
            <w:hideMark/>
          </w:tcPr>
          <w:p w14:paraId="4F5FE3CE"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nil"/>
              <w:left w:val="nil"/>
              <w:bottom w:val="nil"/>
              <w:right w:val="nil"/>
            </w:tcBorders>
            <w:shd w:val="clear" w:color="auto" w:fill="auto"/>
            <w:noWrap/>
            <w:vAlign w:val="bottom"/>
            <w:hideMark/>
          </w:tcPr>
          <w:p w14:paraId="2CB33991"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9.55</w:t>
            </w:r>
          </w:p>
        </w:tc>
        <w:tc>
          <w:tcPr>
            <w:tcW w:w="1004" w:type="dxa"/>
            <w:tcBorders>
              <w:top w:val="nil"/>
              <w:left w:val="nil"/>
              <w:bottom w:val="nil"/>
              <w:right w:val="nil"/>
            </w:tcBorders>
            <w:shd w:val="clear" w:color="auto" w:fill="auto"/>
            <w:noWrap/>
            <w:vAlign w:val="bottom"/>
            <w:hideMark/>
          </w:tcPr>
          <w:p w14:paraId="72B44072"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3.30</w:t>
            </w:r>
          </w:p>
        </w:tc>
        <w:tc>
          <w:tcPr>
            <w:tcW w:w="1004" w:type="dxa"/>
            <w:tcBorders>
              <w:top w:val="nil"/>
              <w:left w:val="nil"/>
              <w:bottom w:val="nil"/>
              <w:right w:val="nil"/>
            </w:tcBorders>
            <w:shd w:val="clear" w:color="auto" w:fill="auto"/>
            <w:noWrap/>
            <w:vAlign w:val="bottom"/>
            <w:hideMark/>
          </w:tcPr>
          <w:p w14:paraId="08194E47"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4.71</w:t>
            </w:r>
          </w:p>
        </w:tc>
      </w:tr>
      <w:tr w:rsidR="003257C7" w:rsidRPr="0089145E" w14:paraId="2B1740C5" w14:textId="77777777" w:rsidTr="003257C7">
        <w:trPr>
          <w:trHeight w:val="290"/>
          <w:jc w:val="center"/>
        </w:trPr>
        <w:tc>
          <w:tcPr>
            <w:tcW w:w="1311" w:type="dxa"/>
            <w:tcBorders>
              <w:top w:val="single" w:sz="4" w:space="0" w:color="auto"/>
              <w:left w:val="nil"/>
              <w:bottom w:val="single" w:sz="4" w:space="0" w:color="auto"/>
              <w:right w:val="nil"/>
            </w:tcBorders>
            <w:shd w:val="clear" w:color="auto" w:fill="auto"/>
            <w:noWrap/>
            <w:vAlign w:val="bottom"/>
            <w:hideMark/>
          </w:tcPr>
          <w:p w14:paraId="25DEC284" w14:textId="77777777" w:rsidR="003257C7" w:rsidRPr="00784D30" w:rsidRDefault="003257C7" w:rsidP="00784D30">
            <w:pPr>
              <w:spacing w:after="0" w:line="240" w:lineRule="auto"/>
              <w:jc w:val="right"/>
              <w:rPr>
                <w:rFonts w:ascii="Calibri" w:eastAsia="Times New Roman" w:hAnsi="Calibri" w:cs="Calibri"/>
                <w:color w:val="000000"/>
              </w:rPr>
            </w:pPr>
            <w:r w:rsidRPr="00784D30">
              <w:rPr>
                <w:rFonts w:ascii="Calibri" w:eastAsia="Times New Roman" w:hAnsi="Calibri" w:cs="Calibri"/>
                <w:color w:val="000000"/>
              </w:rPr>
              <w:t>2019</w:t>
            </w:r>
          </w:p>
        </w:tc>
        <w:tc>
          <w:tcPr>
            <w:tcW w:w="1030" w:type="dxa"/>
            <w:tcBorders>
              <w:top w:val="nil"/>
              <w:left w:val="nil"/>
              <w:bottom w:val="single" w:sz="4" w:space="0" w:color="auto"/>
              <w:right w:val="nil"/>
            </w:tcBorders>
            <w:shd w:val="clear" w:color="auto" w:fill="auto"/>
            <w:noWrap/>
            <w:vAlign w:val="bottom"/>
            <w:hideMark/>
          </w:tcPr>
          <w:p w14:paraId="6DD90DB4"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74</w:t>
            </w:r>
          </w:p>
        </w:tc>
        <w:tc>
          <w:tcPr>
            <w:tcW w:w="960" w:type="dxa"/>
            <w:tcBorders>
              <w:top w:val="single" w:sz="4" w:space="0" w:color="auto"/>
              <w:left w:val="nil"/>
              <w:bottom w:val="single" w:sz="4" w:space="0" w:color="auto"/>
              <w:right w:val="nil"/>
            </w:tcBorders>
            <w:shd w:val="clear" w:color="auto" w:fill="auto"/>
            <w:noWrap/>
            <w:vAlign w:val="bottom"/>
            <w:hideMark/>
          </w:tcPr>
          <w:p w14:paraId="3AEFA4BB"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168F7AF8" w14:textId="77777777" w:rsidR="003257C7" w:rsidRPr="00784D30" w:rsidRDefault="003257C7" w:rsidP="00784D30">
            <w:pPr>
              <w:spacing w:after="0" w:line="240" w:lineRule="auto"/>
              <w:jc w:val="center"/>
              <w:rPr>
                <w:rFonts w:ascii="Calibri" w:eastAsia="Times New Roman" w:hAnsi="Calibri" w:cs="Calibri"/>
                <w:color w:val="000000"/>
              </w:rPr>
            </w:pPr>
          </w:p>
        </w:tc>
        <w:tc>
          <w:tcPr>
            <w:tcW w:w="1004" w:type="dxa"/>
            <w:tcBorders>
              <w:top w:val="single" w:sz="4" w:space="0" w:color="auto"/>
              <w:left w:val="nil"/>
              <w:bottom w:val="single" w:sz="4" w:space="0" w:color="auto"/>
              <w:right w:val="nil"/>
            </w:tcBorders>
            <w:shd w:val="clear" w:color="auto" w:fill="auto"/>
            <w:noWrap/>
            <w:vAlign w:val="bottom"/>
            <w:hideMark/>
          </w:tcPr>
          <w:p w14:paraId="196D3830"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8.36</w:t>
            </w:r>
          </w:p>
        </w:tc>
        <w:tc>
          <w:tcPr>
            <w:tcW w:w="1004" w:type="dxa"/>
            <w:tcBorders>
              <w:top w:val="single" w:sz="4" w:space="0" w:color="auto"/>
              <w:left w:val="nil"/>
              <w:bottom w:val="single" w:sz="4" w:space="0" w:color="auto"/>
              <w:right w:val="nil"/>
            </w:tcBorders>
            <w:shd w:val="clear" w:color="auto" w:fill="auto"/>
            <w:noWrap/>
            <w:vAlign w:val="bottom"/>
            <w:hideMark/>
          </w:tcPr>
          <w:p w14:paraId="0E1156D8"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3.03</w:t>
            </w:r>
          </w:p>
        </w:tc>
        <w:tc>
          <w:tcPr>
            <w:tcW w:w="1004" w:type="dxa"/>
            <w:tcBorders>
              <w:top w:val="single" w:sz="4" w:space="0" w:color="auto"/>
              <w:left w:val="nil"/>
              <w:bottom w:val="single" w:sz="4" w:space="0" w:color="auto"/>
              <w:right w:val="nil"/>
            </w:tcBorders>
            <w:shd w:val="clear" w:color="auto" w:fill="auto"/>
            <w:noWrap/>
            <w:vAlign w:val="bottom"/>
            <w:hideMark/>
          </w:tcPr>
          <w:p w14:paraId="4A3D41EF" w14:textId="77777777" w:rsidR="003257C7" w:rsidRPr="00784D30" w:rsidRDefault="003257C7" w:rsidP="00784D30">
            <w:pPr>
              <w:spacing w:after="0" w:line="240" w:lineRule="auto"/>
              <w:jc w:val="center"/>
              <w:rPr>
                <w:rFonts w:ascii="Calibri" w:eastAsia="Times New Roman" w:hAnsi="Calibri" w:cs="Calibri"/>
                <w:color w:val="000000"/>
              </w:rPr>
            </w:pPr>
            <w:r w:rsidRPr="00784D30">
              <w:rPr>
                <w:rFonts w:ascii="Calibri" w:eastAsia="Times New Roman" w:hAnsi="Calibri" w:cs="Calibri"/>
                <w:color w:val="000000"/>
              </w:rPr>
              <w:t>5.14</w:t>
            </w:r>
          </w:p>
        </w:tc>
      </w:tr>
    </w:tbl>
    <w:p w14:paraId="5880C13D" w14:textId="77777777" w:rsidR="003257C7" w:rsidRDefault="003257C7" w:rsidP="00D81CB7"/>
    <w:p w14:paraId="16CCA436" w14:textId="1C5ADD0A" w:rsidR="00BA28BB" w:rsidRDefault="00BA28BB" w:rsidP="00D81CB7"/>
    <w:p w14:paraId="6886E8B1" w14:textId="2A00B620" w:rsidR="00673842" w:rsidRDefault="00CE544C" w:rsidP="00673842">
      <w:pPr>
        <w:pStyle w:val="Caption"/>
        <w:keepNext/>
      </w:pPr>
      <w:bookmarkStart w:id="21" w:name="_Ref94197100"/>
      <w:bookmarkStart w:id="22" w:name="_Ref94197081"/>
      <w:r>
        <w:rPr>
          <w:noProof/>
        </w:rPr>
        <w:drawing>
          <wp:anchor distT="0" distB="0" distL="114300" distR="114300" simplePos="0" relativeHeight="251658240"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fldSimple w:instr=" SEQ Table \* ARABIC ">
        <w:r w:rsidR="003257C7">
          <w:rPr>
            <w:noProof/>
          </w:rPr>
          <w:t>2</w:t>
        </w:r>
      </w:fldSimple>
      <w:bookmarkEnd w:id="21"/>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22"/>
      <w:r w:rsidR="00A057AC">
        <w:t xml:space="preserve"> </w:t>
      </w:r>
    </w:p>
    <w:p w14:paraId="389C3AD9" w14:textId="4C32875C" w:rsidR="00B112D7" w:rsidRDefault="00B112D7" w:rsidP="00D81CB7"/>
    <w:p w14:paraId="4C29746C" w14:textId="1D9434BE" w:rsidR="00B112D7" w:rsidRDefault="00B112D7" w:rsidP="00D81CB7"/>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lastRenderedPageBreak/>
        <w:br w:type="page"/>
      </w:r>
    </w:p>
    <w:p w14:paraId="36087870" w14:textId="25855EE8" w:rsidR="00D81CB7" w:rsidRDefault="00D81CB7" w:rsidP="00D81CB7">
      <w:pPr>
        <w:pStyle w:val="Heading1"/>
      </w:pPr>
      <w:r>
        <w:lastRenderedPageBreak/>
        <w:t>Discussion</w:t>
      </w:r>
    </w:p>
    <w:p w14:paraId="4065CD53" w14:textId="05044C90" w:rsidR="00050B97" w:rsidRDefault="003A3518">
      <w:r>
        <w:tab/>
      </w:r>
      <w:r w:rsidR="005A45E0">
        <w:t xml:space="preserve">In this study </w:t>
      </w:r>
      <w:r w:rsidR="005B1812">
        <w:t>we</w:t>
      </w:r>
      <w:r w:rsidR="005A45E0">
        <w:t xml:space="preserve"> </w:t>
      </w:r>
      <w:r w:rsidR="00C03394">
        <w:t xml:space="preserve">wanted to identify whether assemblages may be characterized by the same dominant species over time, whether </w:t>
      </w:r>
      <w:r w:rsidR="006146EA">
        <w:t xml:space="preserve">measures of species diversity were </w:t>
      </w:r>
      <w:r w:rsidR="00C03394">
        <w:t xml:space="preserve">stable within and between assemblage types, and </w:t>
      </w:r>
      <w:r w:rsidR="00F22952">
        <w:t>whether turnover may be driven by increasing invasive species abundance</w:t>
      </w:r>
      <w:r w:rsidR="002C3C8D">
        <w:t>.</w:t>
      </w:r>
      <w:r>
        <w:t xml:space="preserve"> </w:t>
      </w:r>
      <w:r w:rsidR="005B1812">
        <w:t>We</w:t>
      </w:r>
      <w:r w:rsidR="00F22952">
        <w:t xml:space="preserve"> found t</w:t>
      </w:r>
      <w:r w:rsidR="005A45E0">
        <w:t xml:space="preserve">he three main assemblages have consistently been defined by the same 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p>
    <w:p w14:paraId="77B42AC7" w14:textId="1CB27475" w:rsidR="003D3366" w:rsidRDefault="00D75DA9">
      <w:pPr>
        <w:ind w:firstLine="720"/>
      </w:pPr>
      <w:r>
        <w:t xml:space="preserve">In their 1982 publication, Bradfield and Porter indicated assemblage occurrence was largely driven by edaphic factors, with the Bogbean assemblage occurring in poorly drained areas, Sedge assemblage occurring in regularly flooded and drained areas, and Fescue assemblage along slightly elevated channel edges.  </w:t>
      </w:r>
      <w:r>
        <w:rPr>
          <w:i/>
        </w:rPr>
        <w:t>Menyanthes trifoliata</w:t>
      </w:r>
      <w:r>
        <w:t xml:space="preserve"> (bogbean) and </w:t>
      </w:r>
      <w:r>
        <w:rPr>
          <w:i/>
        </w:rPr>
        <w:t>Mentha aquatica</w:t>
      </w:r>
      <w:r>
        <w:t xml:space="preserve"> are highly adapted to aquatic or poorly drained habitats, and the increased prevalence of plots clustered in the Bogbean assemblage within Ladner Marsh may be indicative of changing edaphic factors such as marsh subsidence.</w:t>
      </w:r>
      <w:r w:rsidR="002A21CB">
        <w:t xml:space="preserve"> </w:t>
      </w:r>
      <w:r>
        <w:t xml:space="preserve">In addition to highly saturated soils, the densely rhizomatous cover of these species may be precluding establishment of new species. </w:t>
      </w:r>
      <w:r w:rsidR="002A21CB" w:rsidRPr="00321C4A">
        <w:t xml:space="preserve">Although the Bogbean assemblage had a high abundance of non-native </w:t>
      </w:r>
      <w:r w:rsidR="002A21CB" w:rsidRPr="00321C4A">
        <w:rPr>
          <w:i/>
        </w:rPr>
        <w:t>Mentha aquatica</w:t>
      </w:r>
      <w:r w:rsidR="002A21CB" w:rsidRPr="00321C4A">
        <w:t xml:space="preserve"> cover, it also had the highest</w:t>
      </w:r>
      <w:r w:rsidR="002A21CB" w:rsidRPr="00376B7F">
        <w:t xml:space="preserve"> </w:t>
      </w:r>
      <w:r w:rsidR="002A21CB" w:rsidRPr="00321C4A">
        <w:rPr>
          <w:rFonts w:cstheme="minorHAnsi"/>
        </w:rPr>
        <w:t>α</w:t>
      </w:r>
      <w:r w:rsidR="002A21CB" w:rsidRPr="00321C4A">
        <w:t>-d</w:t>
      </w:r>
      <w:r w:rsidR="002A21CB">
        <w:t xml:space="preserve">iversity, and lowest </w:t>
      </w:r>
      <w:r w:rsidR="002A21CB">
        <w:rPr>
          <w:rFonts w:cstheme="minorHAnsi"/>
        </w:rPr>
        <w:t>β</w:t>
      </w:r>
      <w:r w:rsidR="002A21CB">
        <w:t xml:space="preserve">-diversity over time. </w:t>
      </w:r>
      <w:r w:rsidR="00461840">
        <w:t xml:space="preserve">The Fescue assemblage had the greatest loss of </w:t>
      </w:r>
      <w:r w:rsidR="00461840">
        <w:rPr>
          <w:rFonts w:cstheme="minorHAnsi"/>
        </w:rPr>
        <w:t>α</w:t>
      </w:r>
      <w:r w:rsidR="00461840">
        <w:t>-diversity, and greatest</w:t>
      </w:r>
      <w:r w:rsidR="005B1812">
        <w:t xml:space="preserve"> increase in</w:t>
      </w:r>
      <w:r w:rsidR="00461840">
        <w:t xml:space="preserve"> </w:t>
      </w:r>
      <w:r w:rsidR="00461840">
        <w:rPr>
          <w:rFonts w:cstheme="minorHAnsi"/>
        </w:rPr>
        <w:t>β</w:t>
      </w:r>
      <w:r w:rsidR="00461840">
        <w:t>-diversity.</w:t>
      </w:r>
      <w:r w:rsidR="001A11D6">
        <w:t xml:space="preserve"> Of note is the introduction and greatly </w:t>
      </w:r>
      <w:r w:rsidR="0033682E">
        <w:t>increased</w:t>
      </w:r>
      <w:r w:rsidR="001A11D6">
        <w:t xml:space="preserve"> abundance of </w:t>
      </w:r>
      <w:r w:rsidR="0033682E">
        <w:rPr>
          <w:i/>
        </w:rPr>
        <w:t>Phalaris</w:t>
      </w:r>
      <w:r w:rsidR="001A11D6">
        <w:rPr>
          <w:i/>
        </w:rPr>
        <w:t xml:space="preserve"> arundinaceae</w:t>
      </w:r>
      <w:r w:rsidR="001A11D6">
        <w:t>, an</w:t>
      </w:r>
      <w:r w:rsidR="00461840">
        <w:t xml:space="preserve"> </w:t>
      </w:r>
      <w:r w:rsidR="0033682E">
        <w:t xml:space="preserve">invasive species of management concern due to its ability to establish near-monocultures in wetland environments </w:t>
      </w:r>
      <w:r w:rsidR="00071896">
        <w:fldChar w:fldCharType="begin"/>
      </w:r>
      <w:r w:rsidR="0018587A">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fldChar w:fldCharType="separate"/>
      </w:r>
      <w:r w:rsidR="0018587A" w:rsidRPr="0018587A">
        <w:rPr>
          <w:rFonts w:ascii="Calibri" w:hAnsi="Calibri" w:cs="Calibri"/>
        </w:rPr>
        <w:t>(Apfelbaum &amp; Sams, 1987)</w:t>
      </w:r>
      <w:r w:rsidR="00071896">
        <w:fldChar w:fldCharType="end"/>
      </w:r>
      <w:r w:rsidR="0033682E">
        <w:t xml:space="preserve">. </w:t>
      </w:r>
      <w:r w:rsidR="00AE3431">
        <w:t xml:space="preserve">The </w:t>
      </w:r>
      <w:r w:rsidR="0033682E">
        <w:t xml:space="preserve">overall loss of species, and higher </w:t>
      </w:r>
      <w:r w:rsidR="00C24AE9">
        <w:t xml:space="preserve">variation between plots in this assemblage </w:t>
      </w:r>
      <w:r w:rsidR="00461840">
        <w:t xml:space="preserve">may be indicative </w:t>
      </w:r>
      <w:r w:rsidR="009B0066">
        <w:t>of</w:t>
      </w:r>
      <w:r w:rsidR="009F2497">
        <w:t xml:space="preserve"> potential loss of resilience, and</w:t>
      </w:r>
      <w:r w:rsidR="00D8669D">
        <w:t xml:space="preserve"> </w:t>
      </w:r>
      <w:r w:rsidR="0086027D">
        <w:t xml:space="preserve">increased </w:t>
      </w:r>
      <w:r w:rsidR="009B0066">
        <w:t xml:space="preserve">susceptibility </w:t>
      </w:r>
      <w:r w:rsidR="00D8669D">
        <w:t>to invasio</w:t>
      </w:r>
      <w:r w:rsidR="00D8669D" w:rsidRPr="00321C4A">
        <w:t>n</w:t>
      </w:r>
      <w:r w:rsidR="00843FAB" w:rsidRPr="00321C4A">
        <w:t xml:space="preserve">. </w:t>
      </w:r>
    </w:p>
    <w:p w14:paraId="15EDA52C" w14:textId="05DACD03" w:rsidR="00853200" w:rsidRDefault="00EA13DD" w:rsidP="005F7C5D">
      <w:pPr>
        <w:ind w:firstLine="720"/>
      </w:pPr>
      <w:r>
        <w:t>T</w:t>
      </w:r>
      <w:r w:rsidR="006F225A">
        <w:t>otal t</w:t>
      </w:r>
      <w:r>
        <w:t xml:space="preserve">urnover was higher in 2019 than 1999, </w:t>
      </w:r>
      <w:r w:rsidR="006F225A">
        <w:t xml:space="preserve">and only the Sedge assemblage gained more species in 2019 than in 1999. </w:t>
      </w:r>
      <w:r>
        <w:t xml:space="preserve"> However, greater rates of species lost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23" w:author="Stefanie Lane" w:date="2022-05-19T13:03:00Z">
        <w:r w:rsidR="000F6BE9">
          <w:t xml:space="preserve">Table </w:t>
        </w:r>
        <w:r w:rsidR="000F6BE9">
          <w:rPr>
            <w:noProof/>
          </w:rPr>
          <w:t>6</w:t>
        </w:r>
      </w:ins>
      <w:r w:rsidR="000178FD">
        <w:fldChar w:fldCharType="end"/>
      </w:r>
      <w:r w:rsidR="000178FD">
        <w:t xml:space="preserve">, </w:t>
      </w:r>
      <w:r w:rsidR="00847E0E">
        <w:t>S</w:t>
      </w:r>
      <w:r w:rsidR="000178FD">
        <w:t>upplemental)</w:t>
      </w:r>
      <w:r w:rsidR="005D63D3">
        <w:t xml:space="preserve">. While this </w:t>
      </w:r>
      <w:r w:rsidR="00927ACF">
        <w:t xml:space="preserve">species </w:t>
      </w:r>
      <w:r w:rsidR="005D63D3">
        <w:t xml:space="preserve">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 xml:space="preserve">Higher turnover, especially greater rates of species disappearance since 1999, indicates loss of biodiversity, which may indicate loss of functional traits and greater susceptibility to invasive species (Tilman, 1999).  </w:t>
      </w:r>
      <w:r w:rsidR="009A68C5">
        <w:t xml:space="preserve">Increasing abundance of non-native species, paired with cluster analysis showing greater similarity within plots of each assemblage, supports </w:t>
      </w:r>
      <w:r w:rsidR="007F10E6">
        <w:t xml:space="preserve">our </w:t>
      </w:r>
      <w:r w:rsidR="009A68C5">
        <w:t xml:space="preserve">expectation that </w:t>
      </w:r>
      <w:r w:rsidR="00853200">
        <w:t xml:space="preserve">homogenization of species composition is being driven by proliferation of non-native species. </w:t>
      </w: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salmon population stability.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lastRenderedPageBreak/>
        <w:t>Study limitations</w:t>
      </w:r>
    </w:p>
    <w:p w14:paraId="568EA03E" w14:textId="0AC6E85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r w:rsidR="00793D97">
        <w:t xml:space="preserve">Additionally, because permanent </w:t>
      </w:r>
      <w:r w:rsidR="00920A98">
        <w:t>transects</w:t>
      </w:r>
      <w:r w:rsidR="007868FB">
        <w:t xml:space="preserve"> </w:t>
      </w:r>
      <w:r w:rsidR="00793D97">
        <w:t xml:space="preserve">were not </w:t>
      </w:r>
      <w:r w:rsidR="00076FA5">
        <w:t xml:space="preserve">used, </w:t>
      </w:r>
      <w:r w:rsidR="00793D97">
        <w:t>transect relocation and sampling method likely alters results</w:t>
      </w:r>
      <w:r w:rsidR="00076FA5">
        <w:t xml:space="preserve">. </w:t>
      </w:r>
      <w:r w:rsidR="00B24004">
        <w:t>Plots were subjectively placed based on perceived changes in species composition, or every 10 m when no change was discernable</w:t>
      </w:r>
      <w:r w:rsidR="00064ACC">
        <w:t>, following the original methods of Bradfield &amp; Porter (1982)</w:t>
      </w:r>
      <w:r w:rsidR="00B24004">
        <w:t xml:space="preserve">. This means that assemblages characterized by key species, such as the Fescue </w:t>
      </w:r>
      <w:r w:rsidR="00DB1300">
        <w:t>assemblage</w:t>
      </w:r>
      <w:r w:rsidR="00B24004">
        <w:t>, should be proportionately represented in the data</w:t>
      </w:r>
      <w:r w:rsidR="00920A98">
        <w:t xml:space="preserve"> if assemblage types remain constant within the community</w:t>
      </w:r>
      <w:r w:rsidR="00B24004">
        <w:t xml:space="preserve">. If plots were laid strictly at the same distance along the tape (as was done in 1999), proportional representation of assemblages may be skewed depending on spatial shifts. </w:t>
      </w:r>
    </w:p>
    <w:p w14:paraId="287112D1" w14:textId="0BCC757A" w:rsidR="00C73D34" w:rsidRDefault="00DB1300" w:rsidP="00A11AF9">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2927BE42"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t>
      </w:r>
      <w:r>
        <w:lastRenderedPageBreak/>
        <w:t xml:space="preserve">wanting to maintain or create shoreline communities for immediate habitat conservation or floodwater protection initiatives. </w:t>
      </w:r>
    </w:p>
    <w:p w14:paraId="117067AE" w14:textId="11047F5C"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w:t>
      </w:r>
      <w:r w:rsidR="0033085B">
        <w:t xml:space="preserve"> </w:t>
      </w:r>
      <w:r w:rsidR="00355BBB">
        <w:t>characteristics are constant</w:t>
      </w:r>
      <w:r w:rsidR="00161052">
        <w:t xml:space="preserve">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t>Acknowledgements</w:t>
      </w:r>
    </w:p>
    <w:p w14:paraId="033C2949" w14:textId="33E4CE7F"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53EC2F85" w14:textId="77777777" w:rsidR="0018587A" w:rsidRPr="0018587A" w:rsidRDefault="00E8167E" w:rsidP="0018587A">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8587A" w:rsidRPr="0018587A">
        <w:rPr>
          <w:rFonts w:ascii="Calibri" w:hAnsi="Calibri" w:cs="Calibri"/>
        </w:rPr>
        <w:t xml:space="preserve">Apfelbaum, S. I., &amp; Sams, C. E. (1987). Ecology and Control of Reed Canary Grass (Phalaris arundinacea L.). </w:t>
      </w:r>
      <w:r w:rsidR="0018587A" w:rsidRPr="0018587A">
        <w:rPr>
          <w:rFonts w:ascii="Calibri" w:hAnsi="Calibri" w:cs="Calibri"/>
          <w:i/>
          <w:iCs/>
        </w:rPr>
        <w:t>Natural Areas Journal</w:t>
      </w:r>
      <w:r w:rsidR="0018587A" w:rsidRPr="0018587A">
        <w:rPr>
          <w:rFonts w:ascii="Calibri" w:hAnsi="Calibri" w:cs="Calibri"/>
        </w:rPr>
        <w:t xml:space="preserve">, </w:t>
      </w:r>
      <w:r w:rsidR="0018587A" w:rsidRPr="0018587A">
        <w:rPr>
          <w:rFonts w:ascii="Calibri" w:hAnsi="Calibri" w:cs="Calibri"/>
          <w:i/>
          <w:iCs/>
        </w:rPr>
        <w:t>7</w:t>
      </w:r>
      <w:r w:rsidR="0018587A" w:rsidRPr="0018587A">
        <w:rPr>
          <w:rFonts w:ascii="Calibri" w:hAnsi="Calibri" w:cs="Calibri"/>
        </w:rPr>
        <w:t>, 69–74.</w:t>
      </w:r>
    </w:p>
    <w:p w14:paraId="26E7E280" w14:textId="77777777" w:rsidR="0018587A" w:rsidRPr="0018587A" w:rsidRDefault="0018587A" w:rsidP="0018587A">
      <w:pPr>
        <w:pStyle w:val="Bibliography"/>
        <w:rPr>
          <w:rFonts w:ascii="Calibri" w:hAnsi="Calibri" w:cs="Calibri"/>
        </w:rPr>
      </w:pPr>
      <w:r w:rsidRPr="0018587A">
        <w:rPr>
          <w:rFonts w:ascii="Calibri" w:hAnsi="Calibri" w:cs="Calibri"/>
        </w:rPr>
        <w:t xml:space="preserve">Bradfield, G. E., &amp; Porter, G. L. (1982). Vegetation structure and diversity components of a Fraser estuary tidal marsh. </w:t>
      </w:r>
      <w:r w:rsidRPr="0018587A">
        <w:rPr>
          <w:rFonts w:ascii="Calibri" w:hAnsi="Calibri" w:cs="Calibri"/>
          <w:i/>
          <w:iCs/>
        </w:rPr>
        <w:t>Canadian Journal of Botany</w:t>
      </w:r>
      <w:r w:rsidRPr="0018587A">
        <w:rPr>
          <w:rFonts w:ascii="Calibri" w:hAnsi="Calibri" w:cs="Calibri"/>
        </w:rPr>
        <w:t xml:space="preserve">, </w:t>
      </w:r>
      <w:r w:rsidRPr="0018587A">
        <w:rPr>
          <w:rFonts w:ascii="Calibri" w:hAnsi="Calibri" w:cs="Calibri"/>
          <w:i/>
          <w:iCs/>
        </w:rPr>
        <w:t>60</w:t>
      </w:r>
      <w:r w:rsidRPr="0018587A">
        <w:rPr>
          <w:rFonts w:ascii="Calibri" w:hAnsi="Calibri" w:cs="Calibri"/>
        </w:rPr>
        <w:t>, 440–451.</w:t>
      </w:r>
    </w:p>
    <w:p w14:paraId="28E91288" w14:textId="77777777" w:rsidR="0018587A" w:rsidRPr="0018587A" w:rsidRDefault="0018587A" w:rsidP="0018587A">
      <w:pPr>
        <w:pStyle w:val="Bibliography"/>
        <w:rPr>
          <w:rFonts w:ascii="Calibri" w:hAnsi="Calibri" w:cs="Calibri"/>
        </w:rPr>
      </w:pPr>
      <w:r w:rsidRPr="0018587A">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8587A">
        <w:rPr>
          <w:rFonts w:ascii="Calibri" w:hAnsi="Calibri" w:cs="Calibri"/>
          <w:i/>
          <w:iCs/>
        </w:rPr>
        <w:t>PLOS ONE</w:t>
      </w:r>
      <w:r w:rsidRPr="0018587A">
        <w:rPr>
          <w:rFonts w:ascii="Calibri" w:hAnsi="Calibri" w:cs="Calibri"/>
        </w:rPr>
        <w:t xml:space="preserve">, </w:t>
      </w:r>
      <w:r w:rsidRPr="0018587A">
        <w:rPr>
          <w:rFonts w:ascii="Calibri" w:hAnsi="Calibri" w:cs="Calibri"/>
          <w:i/>
          <w:iCs/>
        </w:rPr>
        <w:t>14</w:t>
      </w:r>
      <w:r w:rsidRPr="0018587A">
        <w:rPr>
          <w:rFonts w:ascii="Calibri" w:hAnsi="Calibri" w:cs="Calibri"/>
        </w:rPr>
        <w:t>, e0218558.</w:t>
      </w:r>
    </w:p>
    <w:p w14:paraId="1078B091" w14:textId="77777777" w:rsidR="0018587A" w:rsidRPr="0018587A" w:rsidRDefault="0018587A" w:rsidP="0018587A">
      <w:pPr>
        <w:pStyle w:val="Bibliography"/>
        <w:rPr>
          <w:rFonts w:ascii="Calibri" w:hAnsi="Calibri" w:cs="Calibri"/>
        </w:rPr>
      </w:pPr>
      <w:r w:rsidRPr="0018587A">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8587A">
        <w:rPr>
          <w:rFonts w:ascii="Calibri" w:hAnsi="Calibri" w:cs="Calibri"/>
          <w:i/>
          <w:iCs/>
        </w:rPr>
        <w:t>Marine Ecology Progress Series</w:t>
      </w:r>
      <w:r w:rsidRPr="0018587A">
        <w:rPr>
          <w:rFonts w:ascii="Calibri" w:hAnsi="Calibri" w:cs="Calibri"/>
        </w:rPr>
        <w:t xml:space="preserve">, </w:t>
      </w:r>
      <w:r w:rsidRPr="0018587A">
        <w:rPr>
          <w:rFonts w:ascii="Calibri" w:hAnsi="Calibri" w:cs="Calibri"/>
          <w:i/>
          <w:iCs/>
        </w:rPr>
        <w:t>625</w:t>
      </w:r>
      <w:r w:rsidRPr="0018587A">
        <w:rPr>
          <w:rFonts w:ascii="Calibri" w:hAnsi="Calibri" w:cs="Calibri"/>
        </w:rPr>
        <w:t>, 145–162.</w:t>
      </w:r>
    </w:p>
    <w:p w14:paraId="011A7742" w14:textId="77777777" w:rsidR="0018587A" w:rsidRPr="0018587A" w:rsidRDefault="0018587A" w:rsidP="0018587A">
      <w:pPr>
        <w:pStyle w:val="Bibliography"/>
        <w:rPr>
          <w:rFonts w:ascii="Calibri" w:hAnsi="Calibri" w:cs="Calibri"/>
        </w:rPr>
      </w:pPr>
      <w:r w:rsidRPr="0018587A">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8587A">
        <w:rPr>
          <w:rFonts w:ascii="Calibri" w:hAnsi="Calibri" w:cs="Calibri"/>
          <w:i/>
          <w:iCs/>
        </w:rPr>
        <w:t>Global Ecology and Biogeography</w:t>
      </w:r>
      <w:r w:rsidRPr="0018587A">
        <w:rPr>
          <w:rFonts w:ascii="Calibri" w:hAnsi="Calibri" w:cs="Calibri"/>
        </w:rPr>
        <w:t xml:space="preserve">, </w:t>
      </w:r>
      <w:r w:rsidRPr="0018587A">
        <w:rPr>
          <w:rFonts w:ascii="Calibri" w:hAnsi="Calibri" w:cs="Calibri"/>
          <w:i/>
          <w:iCs/>
        </w:rPr>
        <w:t>24</w:t>
      </w:r>
      <w:r w:rsidRPr="0018587A">
        <w:rPr>
          <w:rFonts w:ascii="Calibri" w:hAnsi="Calibri" w:cs="Calibri"/>
        </w:rPr>
        <w:t>, 1363–1376.</w:t>
      </w:r>
    </w:p>
    <w:p w14:paraId="6F5DC483" w14:textId="77777777" w:rsidR="0018587A" w:rsidRPr="0018587A" w:rsidRDefault="0018587A" w:rsidP="0018587A">
      <w:pPr>
        <w:pStyle w:val="Bibliography"/>
        <w:rPr>
          <w:rFonts w:ascii="Calibri" w:hAnsi="Calibri" w:cs="Calibri"/>
        </w:rPr>
      </w:pPr>
      <w:r w:rsidRPr="0018587A">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8587A">
        <w:rPr>
          <w:rFonts w:ascii="Calibri" w:hAnsi="Calibri" w:cs="Calibri"/>
          <w:i/>
          <w:iCs/>
        </w:rPr>
        <w:t>Estuaries and Coasts</w:t>
      </w:r>
      <w:r w:rsidRPr="0018587A">
        <w:rPr>
          <w:rFonts w:ascii="Calibri" w:hAnsi="Calibri" w:cs="Calibri"/>
        </w:rPr>
        <w:t>. https://doi.org/10.1007/s12237-021-01003-3</w:t>
      </w:r>
    </w:p>
    <w:p w14:paraId="7B48D5DD" w14:textId="77777777" w:rsidR="0018587A" w:rsidRPr="0018587A" w:rsidRDefault="0018587A" w:rsidP="0018587A">
      <w:pPr>
        <w:pStyle w:val="Bibliography"/>
        <w:rPr>
          <w:rFonts w:ascii="Calibri" w:hAnsi="Calibri" w:cs="Calibri"/>
        </w:rPr>
      </w:pPr>
      <w:r w:rsidRPr="0018587A">
        <w:rPr>
          <w:rFonts w:ascii="Calibri" w:hAnsi="Calibri" w:cs="Calibri"/>
        </w:rPr>
        <w:t xml:space="preserve">De Cáceres, M., &amp; Jansen, F. (2016). </w:t>
      </w:r>
      <w:r w:rsidRPr="0018587A">
        <w:rPr>
          <w:rFonts w:ascii="Calibri" w:hAnsi="Calibri" w:cs="Calibri"/>
          <w:i/>
          <w:iCs/>
        </w:rPr>
        <w:t>Indicspecies</w:t>
      </w:r>
      <w:r w:rsidRPr="0018587A">
        <w:rPr>
          <w:rFonts w:ascii="Calibri" w:hAnsi="Calibri" w:cs="Calibri"/>
        </w:rPr>
        <w:t>. Retrieved from http://r.meteo.uni.wroc.pl/web/packages/indicspecies/indicspecies.pdf</w:t>
      </w:r>
    </w:p>
    <w:p w14:paraId="344189D4" w14:textId="77777777" w:rsidR="0018587A" w:rsidRPr="0018587A" w:rsidRDefault="0018587A" w:rsidP="0018587A">
      <w:pPr>
        <w:pStyle w:val="Bibliography"/>
        <w:rPr>
          <w:rFonts w:ascii="Calibri" w:hAnsi="Calibri" w:cs="Calibri"/>
        </w:rPr>
      </w:pPr>
      <w:r w:rsidRPr="0018587A">
        <w:rPr>
          <w:rFonts w:ascii="Calibri" w:hAnsi="Calibri" w:cs="Calibri"/>
        </w:rPr>
        <w:t xml:space="preserve">Denoth, M., &amp; Myers, J. H. (2007). Competition between </w:t>
      </w:r>
      <w:r w:rsidRPr="00C64559">
        <w:rPr>
          <w:rFonts w:ascii="Calibri" w:hAnsi="Calibri" w:cs="Calibri"/>
          <w:i/>
        </w:rPr>
        <w:t>Lythrum salicaria</w:t>
      </w:r>
      <w:r w:rsidRPr="0018587A">
        <w:rPr>
          <w:rFonts w:ascii="Calibri" w:hAnsi="Calibri" w:cs="Calibri"/>
        </w:rPr>
        <w:t xml:space="preserve"> and a rare species: Combining evidence from experiments and long-term monitoring. </w:t>
      </w:r>
      <w:r w:rsidRPr="0018587A">
        <w:rPr>
          <w:rFonts w:ascii="Calibri" w:hAnsi="Calibri" w:cs="Calibri"/>
          <w:i/>
          <w:iCs/>
        </w:rPr>
        <w:t>Plant Ecology</w:t>
      </w:r>
      <w:r w:rsidRPr="0018587A">
        <w:rPr>
          <w:rFonts w:ascii="Calibri" w:hAnsi="Calibri" w:cs="Calibri"/>
        </w:rPr>
        <w:t xml:space="preserve">, </w:t>
      </w:r>
      <w:r w:rsidRPr="0018587A">
        <w:rPr>
          <w:rFonts w:ascii="Calibri" w:hAnsi="Calibri" w:cs="Calibri"/>
          <w:i/>
          <w:iCs/>
        </w:rPr>
        <w:t>191</w:t>
      </w:r>
      <w:r w:rsidRPr="0018587A">
        <w:rPr>
          <w:rFonts w:ascii="Calibri" w:hAnsi="Calibri" w:cs="Calibri"/>
        </w:rPr>
        <w:t>, 153–161.</w:t>
      </w:r>
    </w:p>
    <w:p w14:paraId="51515E4F" w14:textId="77777777" w:rsidR="0018587A" w:rsidRPr="0018587A" w:rsidRDefault="0018587A" w:rsidP="0018587A">
      <w:pPr>
        <w:pStyle w:val="Bibliography"/>
        <w:rPr>
          <w:rFonts w:ascii="Calibri" w:hAnsi="Calibri" w:cs="Calibri"/>
        </w:rPr>
      </w:pPr>
      <w:r w:rsidRPr="0018587A">
        <w:rPr>
          <w:rFonts w:ascii="Calibri" w:hAnsi="Calibri" w:cs="Calibri"/>
        </w:rPr>
        <w:t xml:space="preserve">Donohue, I., Hillebrand, H., Montoya, J. M., Petchey, O. L., Pimm, S. L., Fowler, M. S., … Yang, Q. (2016). Navigating the complexity of ecological stability. </w:t>
      </w:r>
      <w:r w:rsidRPr="0018587A">
        <w:rPr>
          <w:rFonts w:ascii="Calibri" w:hAnsi="Calibri" w:cs="Calibri"/>
          <w:i/>
          <w:iCs/>
        </w:rPr>
        <w:t>Ecology Letters</w:t>
      </w:r>
      <w:r w:rsidRPr="0018587A">
        <w:rPr>
          <w:rFonts w:ascii="Calibri" w:hAnsi="Calibri" w:cs="Calibri"/>
        </w:rPr>
        <w:t xml:space="preserve">, </w:t>
      </w:r>
      <w:r w:rsidRPr="0018587A">
        <w:rPr>
          <w:rFonts w:ascii="Calibri" w:hAnsi="Calibri" w:cs="Calibri"/>
          <w:i/>
          <w:iCs/>
        </w:rPr>
        <w:t>19</w:t>
      </w:r>
      <w:r w:rsidRPr="0018587A">
        <w:rPr>
          <w:rFonts w:ascii="Calibri" w:hAnsi="Calibri" w:cs="Calibri"/>
        </w:rPr>
        <w:t>, 1172–1185.</w:t>
      </w:r>
    </w:p>
    <w:p w14:paraId="399BE3CD" w14:textId="77777777" w:rsidR="0018587A" w:rsidRPr="0018587A" w:rsidRDefault="0018587A" w:rsidP="0018587A">
      <w:pPr>
        <w:pStyle w:val="Bibliography"/>
        <w:rPr>
          <w:rFonts w:ascii="Calibri" w:hAnsi="Calibri" w:cs="Calibri"/>
        </w:rPr>
      </w:pPr>
      <w:r w:rsidRPr="0018587A">
        <w:rPr>
          <w:rFonts w:ascii="Calibri" w:hAnsi="Calibri" w:cs="Calibri"/>
        </w:rPr>
        <w:t xml:space="preserve">Emmett, R., Llansó, R., Newton, J., Thom, R., Hornberger, M., Morgan, C., … Fishman, P. (2000). Geographic signatures of North American West Coast estuaries. </w:t>
      </w:r>
      <w:r w:rsidRPr="0018587A">
        <w:rPr>
          <w:rFonts w:ascii="Calibri" w:hAnsi="Calibri" w:cs="Calibri"/>
          <w:i/>
          <w:iCs/>
        </w:rPr>
        <w:t>Estuaries</w:t>
      </w:r>
      <w:r w:rsidRPr="0018587A">
        <w:rPr>
          <w:rFonts w:ascii="Calibri" w:hAnsi="Calibri" w:cs="Calibri"/>
        </w:rPr>
        <w:t xml:space="preserve">, </w:t>
      </w:r>
      <w:r w:rsidRPr="0018587A">
        <w:rPr>
          <w:rFonts w:ascii="Calibri" w:hAnsi="Calibri" w:cs="Calibri"/>
          <w:i/>
          <w:iCs/>
        </w:rPr>
        <w:t>23</w:t>
      </w:r>
      <w:r w:rsidRPr="0018587A">
        <w:rPr>
          <w:rFonts w:ascii="Calibri" w:hAnsi="Calibri" w:cs="Calibri"/>
        </w:rPr>
        <w:t>, 765–792.</w:t>
      </w:r>
    </w:p>
    <w:p w14:paraId="2C7F06EA" w14:textId="77777777" w:rsidR="0018587A" w:rsidRPr="0018587A" w:rsidRDefault="0018587A" w:rsidP="0018587A">
      <w:pPr>
        <w:pStyle w:val="Bibliography"/>
        <w:rPr>
          <w:rFonts w:ascii="Calibri" w:hAnsi="Calibri" w:cs="Calibri"/>
        </w:rPr>
      </w:pPr>
      <w:r w:rsidRPr="0018587A">
        <w:rPr>
          <w:rFonts w:ascii="Calibri" w:hAnsi="Calibri" w:cs="Calibri"/>
        </w:rPr>
        <w:lastRenderedPageBreak/>
        <w:t xml:space="preserve">Hallett, L. M., Jones, S. K., MacDonald, A. A. M., Jones, M. B., Flynn, D. F. B., Ripplinger, J., … Collins, S. L. (2016). codyn: An r package of community dynamics metrics. </w:t>
      </w:r>
      <w:r w:rsidRPr="0018587A">
        <w:rPr>
          <w:rFonts w:ascii="Calibri" w:hAnsi="Calibri" w:cs="Calibri"/>
          <w:i/>
          <w:iCs/>
        </w:rPr>
        <w:t>Methods in Ecology and Evolution</w:t>
      </w:r>
      <w:r w:rsidRPr="0018587A">
        <w:rPr>
          <w:rFonts w:ascii="Calibri" w:hAnsi="Calibri" w:cs="Calibri"/>
        </w:rPr>
        <w:t xml:space="preserve">, </w:t>
      </w:r>
      <w:r w:rsidRPr="0018587A">
        <w:rPr>
          <w:rFonts w:ascii="Calibri" w:hAnsi="Calibri" w:cs="Calibri"/>
          <w:i/>
          <w:iCs/>
        </w:rPr>
        <w:t>7</w:t>
      </w:r>
      <w:r w:rsidRPr="0018587A">
        <w:rPr>
          <w:rFonts w:ascii="Calibri" w:hAnsi="Calibri" w:cs="Calibri"/>
        </w:rPr>
        <w:t>, 1146–1151.</w:t>
      </w:r>
    </w:p>
    <w:p w14:paraId="203917E0" w14:textId="77777777" w:rsidR="0018587A" w:rsidRPr="0018587A" w:rsidRDefault="0018587A" w:rsidP="0018587A">
      <w:pPr>
        <w:pStyle w:val="Bibliography"/>
        <w:rPr>
          <w:rFonts w:ascii="Calibri" w:hAnsi="Calibri" w:cs="Calibri"/>
        </w:rPr>
      </w:pPr>
      <w:r w:rsidRPr="0018587A">
        <w:rPr>
          <w:rFonts w:ascii="Calibri" w:hAnsi="Calibri" w:cs="Calibri"/>
        </w:rPr>
        <w:t xml:space="preserve">Hanski, I. (1982). Dynamics of Regional Distribution: The Core and Satellite Species Hypothesis. </w:t>
      </w:r>
      <w:r w:rsidRPr="0018587A">
        <w:rPr>
          <w:rFonts w:ascii="Calibri" w:hAnsi="Calibri" w:cs="Calibri"/>
          <w:i/>
          <w:iCs/>
        </w:rPr>
        <w:t>Oikos</w:t>
      </w:r>
      <w:r w:rsidRPr="0018587A">
        <w:rPr>
          <w:rFonts w:ascii="Calibri" w:hAnsi="Calibri" w:cs="Calibri"/>
        </w:rPr>
        <w:t xml:space="preserve">, </w:t>
      </w:r>
      <w:r w:rsidRPr="0018587A">
        <w:rPr>
          <w:rFonts w:ascii="Calibri" w:hAnsi="Calibri" w:cs="Calibri"/>
          <w:i/>
          <w:iCs/>
        </w:rPr>
        <w:t>38</w:t>
      </w:r>
      <w:r w:rsidRPr="0018587A">
        <w:rPr>
          <w:rFonts w:ascii="Calibri" w:hAnsi="Calibri" w:cs="Calibri"/>
        </w:rPr>
        <w:t>, 210–221. JSTOR.</w:t>
      </w:r>
    </w:p>
    <w:p w14:paraId="4955B02F" w14:textId="77777777" w:rsidR="0018587A" w:rsidRPr="0018587A" w:rsidRDefault="0018587A" w:rsidP="0018587A">
      <w:pPr>
        <w:pStyle w:val="Bibliography"/>
        <w:rPr>
          <w:rFonts w:ascii="Calibri" w:hAnsi="Calibri" w:cs="Calibri"/>
        </w:rPr>
      </w:pPr>
      <w:r w:rsidRPr="0018587A">
        <w:rPr>
          <w:rFonts w:ascii="Calibri" w:hAnsi="Calibri" w:cs="Calibri"/>
        </w:rPr>
        <w:t xml:space="preserve">Hitchcock, C. L., &amp; Cronquist, A. (1973). </w:t>
      </w:r>
      <w:r w:rsidRPr="0018587A">
        <w:rPr>
          <w:rFonts w:ascii="Calibri" w:hAnsi="Calibri" w:cs="Calibri"/>
          <w:i/>
          <w:iCs/>
        </w:rPr>
        <w:t>Flora of the Pacific Northwest, an illustrated manual</w:t>
      </w:r>
      <w:r w:rsidRPr="0018587A">
        <w:rPr>
          <w:rFonts w:ascii="Calibri" w:hAnsi="Calibri" w:cs="Calibri"/>
        </w:rPr>
        <w:t>. Seattle and London: University of Washington Press.</w:t>
      </w:r>
    </w:p>
    <w:p w14:paraId="7754E3AC" w14:textId="77777777" w:rsidR="0018587A" w:rsidRPr="0018587A" w:rsidRDefault="0018587A" w:rsidP="0018587A">
      <w:pPr>
        <w:pStyle w:val="Bibliography"/>
        <w:rPr>
          <w:rFonts w:ascii="Calibri" w:hAnsi="Calibri" w:cs="Calibri"/>
        </w:rPr>
      </w:pPr>
      <w:r w:rsidRPr="0018587A">
        <w:rPr>
          <w:rFonts w:ascii="Calibri" w:hAnsi="Calibri" w:cs="Calibri"/>
        </w:rPr>
        <w:t xml:space="preserve">Holling, C. S. (1973). Resilience and Stability of Ecological Systems. </w:t>
      </w:r>
      <w:r w:rsidRPr="0018587A">
        <w:rPr>
          <w:rFonts w:ascii="Calibri" w:hAnsi="Calibri" w:cs="Calibri"/>
          <w:i/>
          <w:iCs/>
        </w:rPr>
        <w:t>Annual Review of Ecology and Systematics</w:t>
      </w:r>
      <w:r w:rsidRPr="0018587A">
        <w:rPr>
          <w:rFonts w:ascii="Calibri" w:hAnsi="Calibri" w:cs="Calibri"/>
        </w:rPr>
        <w:t xml:space="preserve">, </w:t>
      </w:r>
      <w:r w:rsidRPr="0018587A">
        <w:rPr>
          <w:rFonts w:ascii="Calibri" w:hAnsi="Calibri" w:cs="Calibri"/>
          <w:i/>
          <w:iCs/>
        </w:rPr>
        <w:t>4</w:t>
      </w:r>
      <w:r w:rsidRPr="0018587A">
        <w:rPr>
          <w:rFonts w:ascii="Calibri" w:hAnsi="Calibri" w:cs="Calibri"/>
        </w:rPr>
        <w:t>, 1–23.</w:t>
      </w:r>
    </w:p>
    <w:p w14:paraId="0EAF2D35" w14:textId="77777777" w:rsidR="0018587A" w:rsidRPr="0018587A" w:rsidRDefault="0018587A" w:rsidP="0018587A">
      <w:pPr>
        <w:pStyle w:val="Bibliography"/>
        <w:rPr>
          <w:rFonts w:ascii="Calibri" w:hAnsi="Calibri" w:cs="Calibri"/>
        </w:rPr>
      </w:pPr>
      <w:r w:rsidRPr="0018587A">
        <w:rPr>
          <w:rFonts w:ascii="Calibri" w:hAnsi="Calibri" w:cs="Calibri"/>
        </w:rPr>
        <w:t xml:space="preserve">Kopecký, M., &amp; Macek, M. (2015). Vegetation resurvey is robust to plot location uncertainty. </w:t>
      </w:r>
      <w:r w:rsidRPr="0018587A">
        <w:rPr>
          <w:rFonts w:ascii="Calibri" w:hAnsi="Calibri" w:cs="Calibri"/>
          <w:i/>
          <w:iCs/>
        </w:rPr>
        <w:t>Diversity and Distributions</w:t>
      </w:r>
      <w:r w:rsidRPr="0018587A">
        <w:rPr>
          <w:rFonts w:ascii="Calibri" w:hAnsi="Calibri" w:cs="Calibri"/>
        </w:rPr>
        <w:t xml:space="preserve">, </w:t>
      </w:r>
      <w:r w:rsidRPr="0018587A">
        <w:rPr>
          <w:rFonts w:ascii="Calibri" w:hAnsi="Calibri" w:cs="Calibri"/>
          <w:i/>
          <w:iCs/>
        </w:rPr>
        <w:t>21</w:t>
      </w:r>
      <w:r w:rsidRPr="0018587A">
        <w:rPr>
          <w:rFonts w:ascii="Calibri" w:hAnsi="Calibri" w:cs="Calibri"/>
        </w:rPr>
        <w:t>, 322–330.</w:t>
      </w:r>
    </w:p>
    <w:p w14:paraId="7165F722" w14:textId="77777777" w:rsidR="0018587A" w:rsidRPr="0018587A" w:rsidRDefault="0018587A" w:rsidP="0018587A">
      <w:pPr>
        <w:pStyle w:val="Bibliography"/>
        <w:rPr>
          <w:rFonts w:ascii="Calibri" w:hAnsi="Calibri" w:cs="Calibri"/>
        </w:rPr>
      </w:pPr>
      <w:r w:rsidRPr="0018587A">
        <w:rPr>
          <w:rFonts w:ascii="Calibri" w:hAnsi="Calibri" w:cs="Calibri"/>
        </w:rPr>
        <w:t xml:space="preserve">Legendre, P., &amp; Legendre, L. (2012). </w:t>
      </w:r>
      <w:r w:rsidRPr="0018587A">
        <w:rPr>
          <w:rFonts w:ascii="Calibri" w:hAnsi="Calibri" w:cs="Calibri"/>
          <w:i/>
          <w:iCs/>
        </w:rPr>
        <w:t>Numerical Ecology</w:t>
      </w:r>
      <w:r w:rsidRPr="0018587A">
        <w:rPr>
          <w:rFonts w:ascii="Calibri" w:hAnsi="Calibri" w:cs="Calibri"/>
        </w:rPr>
        <w:t xml:space="preserve"> (3rd ed., Vol. 24). Elsevier.</w:t>
      </w:r>
    </w:p>
    <w:p w14:paraId="6FC6CBFC" w14:textId="77777777" w:rsidR="0018587A" w:rsidRPr="0018587A" w:rsidRDefault="0018587A" w:rsidP="0018587A">
      <w:pPr>
        <w:pStyle w:val="Bibliography"/>
        <w:rPr>
          <w:rFonts w:ascii="Calibri" w:hAnsi="Calibri" w:cs="Calibri"/>
        </w:rPr>
      </w:pPr>
      <w:r w:rsidRPr="0018587A">
        <w:rPr>
          <w:rFonts w:ascii="Calibri" w:hAnsi="Calibri" w:cs="Calibri"/>
        </w:rPr>
        <w:t xml:space="preserve">Lepš, J. (2004). What do the biodiversity experiments tell us about consequences of plant species loss in the real world? </w:t>
      </w:r>
      <w:r w:rsidRPr="0018587A">
        <w:rPr>
          <w:rFonts w:ascii="Calibri" w:hAnsi="Calibri" w:cs="Calibri"/>
          <w:i/>
          <w:iCs/>
        </w:rPr>
        <w:t>Basic and Applied Ecology</w:t>
      </w:r>
      <w:r w:rsidRPr="0018587A">
        <w:rPr>
          <w:rFonts w:ascii="Calibri" w:hAnsi="Calibri" w:cs="Calibri"/>
        </w:rPr>
        <w:t xml:space="preserve">, </w:t>
      </w:r>
      <w:r w:rsidRPr="0018587A">
        <w:rPr>
          <w:rFonts w:ascii="Calibri" w:hAnsi="Calibri" w:cs="Calibri"/>
          <w:i/>
          <w:iCs/>
        </w:rPr>
        <w:t>5</w:t>
      </w:r>
      <w:r w:rsidRPr="0018587A">
        <w:rPr>
          <w:rFonts w:ascii="Calibri" w:hAnsi="Calibri" w:cs="Calibri"/>
        </w:rPr>
        <w:t>, 529–534.</w:t>
      </w:r>
    </w:p>
    <w:p w14:paraId="388C6D78" w14:textId="77777777" w:rsidR="0018587A" w:rsidRPr="0018587A" w:rsidRDefault="0018587A" w:rsidP="0018587A">
      <w:pPr>
        <w:pStyle w:val="Bibliography"/>
        <w:rPr>
          <w:rFonts w:ascii="Calibri" w:hAnsi="Calibri" w:cs="Calibri"/>
        </w:rPr>
      </w:pPr>
      <w:r w:rsidRPr="0018587A">
        <w:rPr>
          <w:rFonts w:ascii="Calibri" w:hAnsi="Calibri" w:cs="Calibri"/>
        </w:rPr>
        <w:t xml:space="preserve">Marijnissen, R., Kok, M., Kroeze, C., &amp; van Loon-Steensma, J. (2020). The Sensitivity of a Dike-Marsh System to Sea-Level Rise—A Model-Based Exploration. </w:t>
      </w:r>
      <w:r w:rsidRPr="0018587A">
        <w:rPr>
          <w:rFonts w:ascii="Calibri" w:hAnsi="Calibri" w:cs="Calibri"/>
          <w:i/>
          <w:iCs/>
        </w:rPr>
        <w:t>Journal of Marine Science and Engineering</w:t>
      </w:r>
      <w:r w:rsidRPr="0018587A">
        <w:rPr>
          <w:rFonts w:ascii="Calibri" w:hAnsi="Calibri" w:cs="Calibri"/>
        </w:rPr>
        <w:t xml:space="preserve">, </w:t>
      </w:r>
      <w:r w:rsidRPr="0018587A">
        <w:rPr>
          <w:rFonts w:ascii="Calibri" w:hAnsi="Calibri" w:cs="Calibri"/>
          <w:i/>
          <w:iCs/>
        </w:rPr>
        <w:t>8</w:t>
      </w:r>
      <w:r w:rsidRPr="0018587A">
        <w:rPr>
          <w:rFonts w:ascii="Calibri" w:hAnsi="Calibri" w:cs="Calibri"/>
        </w:rPr>
        <w:t>, 42.</w:t>
      </w:r>
    </w:p>
    <w:p w14:paraId="7E507639" w14:textId="77777777" w:rsidR="0018587A" w:rsidRPr="0018587A" w:rsidRDefault="0018587A" w:rsidP="0018587A">
      <w:pPr>
        <w:pStyle w:val="Bibliography"/>
        <w:rPr>
          <w:rFonts w:ascii="Calibri" w:hAnsi="Calibri" w:cs="Calibri"/>
        </w:rPr>
      </w:pPr>
      <w:r w:rsidRPr="0018587A">
        <w:rPr>
          <w:rFonts w:ascii="Calibri" w:hAnsi="Calibri" w:cs="Calibri"/>
        </w:rPr>
        <w:t xml:space="preserve">Ovaskainen, O., Rybicki, J., &amp; Abrego, N. (2019). What can observational data reveal about metacommunity processes? </w:t>
      </w:r>
      <w:r w:rsidRPr="0018587A">
        <w:rPr>
          <w:rFonts w:ascii="Calibri" w:hAnsi="Calibri" w:cs="Calibri"/>
          <w:i/>
          <w:iCs/>
        </w:rPr>
        <w:t>Ecography</w:t>
      </w:r>
      <w:r w:rsidRPr="0018587A">
        <w:rPr>
          <w:rFonts w:ascii="Calibri" w:hAnsi="Calibri" w:cs="Calibri"/>
        </w:rPr>
        <w:t xml:space="preserve">, </w:t>
      </w:r>
      <w:r w:rsidRPr="0018587A">
        <w:rPr>
          <w:rFonts w:ascii="Calibri" w:hAnsi="Calibri" w:cs="Calibri"/>
          <w:i/>
          <w:iCs/>
        </w:rPr>
        <w:t>42</w:t>
      </w:r>
      <w:r w:rsidRPr="0018587A">
        <w:rPr>
          <w:rFonts w:ascii="Calibri" w:hAnsi="Calibri" w:cs="Calibri"/>
        </w:rPr>
        <w:t>, 1877–1886.</w:t>
      </w:r>
    </w:p>
    <w:p w14:paraId="6FD45C8B" w14:textId="77777777" w:rsidR="0018587A" w:rsidRPr="0018587A" w:rsidRDefault="0018587A" w:rsidP="0018587A">
      <w:pPr>
        <w:pStyle w:val="Bibliography"/>
        <w:rPr>
          <w:rFonts w:ascii="Calibri" w:hAnsi="Calibri" w:cs="Calibri"/>
        </w:rPr>
      </w:pPr>
      <w:r w:rsidRPr="0018587A">
        <w:rPr>
          <w:rFonts w:ascii="Calibri" w:hAnsi="Calibri" w:cs="Calibri"/>
        </w:rPr>
        <w:t xml:space="preserve">Pasternack, G. B. (2009). Chapter 3. Hydrogeomorphology and sedimentation in tidal freshwater wetlands. In A. Barendregt, D. F. Whigham, &amp; A. H. Baldwin (Eds.), </w:t>
      </w:r>
      <w:r w:rsidRPr="0018587A">
        <w:rPr>
          <w:rFonts w:ascii="Calibri" w:hAnsi="Calibri" w:cs="Calibri"/>
          <w:i/>
          <w:iCs/>
        </w:rPr>
        <w:t>Tidal Freshwater Wetlands</w:t>
      </w:r>
      <w:r w:rsidRPr="0018587A">
        <w:rPr>
          <w:rFonts w:ascii="Calibri" w:hAnsi="Calibri" w:cs="Calibri"/>
        </w:rPr>
        <w:t xml:space="preserve"> (pp. 31–40). Leiden, The Netherlands: Backhuys Publishers.</w:t>
      </w:r>
    </w:p>
    <w:p w14:paraId="40EF39CE" w14:textId="77777777" w:rsidR="0018587A" w:rsidRPr="0018587A" w:rsidRDefault="0018587A" w:rsidP="0018587A">
      <w:pPr>
        <w:pStyle w:val="Bibliography"/>
        <w:rPr>
          <w:rFonts w:ascii="Calibri" w:hAnsi="Calibri" w:cs="Calibri"/>
        </w:rPr>
      </w:pPr>
      <w:r w:rsidRPr="0018587A">
        <w:rPr>
          <w:rFonts w:ascii="Calibri" w:hAnsi="Calibri" w:cs="Calibri"/>
        </w:rPr>
        <w:t xml:space="preserve">Peteet, D. M., Nichols, J., Kenna, T., Chang, C., Browne, J., Reza, M., … Stern-Protz, S. (2018). Sediment starvation destroys New York City marshes’ resistance to sea level rise. </w:t>
      </w:r>
      <w:r w:rsidRPr="0018587A">
        <w:rPr>
          <w:rFonts w:ascii="Calibri" w:hAnsi="Calibri" w:cs="Calibri"/>
          <w:i/>
          <w:iCs/>
        </w:rPr>
        <w:t>Proceedings of the National Academy of Sciences</w:t>
      </w:r>
      <w:r w:rsidRPr="0018587A">
        <w:rPr>
          <w:rFonts w:ascii="Calibri" w:hAnsi="Calibri" w:cs="Calibri"/>
        </w:rPr>
        <w:t xml:space="preserve">, </w:t>
      </w:r>
      <w:r w:rsidRPr="0018587A">
        <w:rPr>
          <w:rFonts w:ascii="Calibri" w:hAnsi="Calibri" w:cs="Calibri"/>
          <w:i/>
          <w:iCs/>
        </w:rPr>
        <w:t>115</w:t>
      </w:r>
      <w:r w:rsidRPr="0018587A">
        <w:rPr>
          <w:rFonts w:ascii="Calibri" w:hAnsi="Calibri" w:cs="Calibri"/>
        </w:rPr>
        <w:t>, 10281–10286.</w:t>
      </w:r>
    </w:p>
    <w:p w14:paraId="348970AC" w14:textId="77777777" w:rsidR="0018587A" w:rsidRPr="0018587A" w:rsidRDefault="0018587A" w:rsidP="0018587A">
      <w:pPr>
        <w:pStyle w:val="Bibliography"/>
        <w:rPr>
          <w:rFonts w:ascii="Calibri" w:hAnsi="Calibri" w:cs="Calibri"/>
        </w:rPr>
      </w:pPr>
      <w:r w:rsidRPr="0018587A">
        <w:rPr>
          <w:rFonts w:ascii="Calibri" w:hAnsi="Calibri" w:cs="Calibri"/>
        </w:rPr>
        <w:lastRenderedPageBreak/>
        <w:t xml:space="preserve">Schaefer, V. (2004). Ecological setting of the Fraser River delta and its urban estuary. In B. J. Groulx, D. C. Mosher, J. L. Luternauer, &amp; D. E. Bilderback (Eds.), </w:t>
      </w:r>
      <w:r w:rsidRPr="0018587A">
        <w:rPr>
          <w:rFonts w:ascii="Calibri" w:hAnsi="Calibri" w:cs="Calibri"/>
          <w:i/>
          <w:iCs/>
        </w:rPr>
        <w:t>Fraser River Delta, British Columbia: Issues of an Urban Estuary</w:t>
      </w:r>
      <w:r w:rsidRPr="0018587A">
        <w:rPr>
          <w:rFonts w:ascii="Calibri" w:hAnsi="Calibri" w:cs="Calibri"/>
        </w:rPr>
        <w:t xml:space="preserve"> (pp. 147–172). Geological Survey of Canada, Bulletin 547.</w:t>
      </w:r>
    </w:p>
    <w:p w14:paraId="17B45259" w14:textId="77777777" w:rsidR="0018587A" w:rsidRPr="0018587A" w:rsidRDefault="0018587A" w:rsidP="0018587A">
      <w:pPr>
        <w:pStyle w:val="Bibliography"/>
        <w:rPr>
          <w:rFonts w:ascii="Calibri" w:hAnsi="Calibri" w:cs="Calibri"/>
        </w:rPr>
      </w:pPr>
      <w:r w:rsidRPr="0018587A">
        <w:rPr>
          <w:rFonts w:ascii="Calibri" w:hAnsi="Calibri" w:cs="Calibri"/>
        </w:rPr>
        <w:t xml:space="preserve">Sinks, I. A., Borde, A. B., Diefenderfer, H. L., &amp; Karnezis, J. P. (2021). Assessment of Methods to Control Invasive Reed Canarygrass (Phalaris arundinacea) in Tidal Freshwater Wetlands. </w:t>
      </w:r>
      <w:r w:rsidRPr="0018587A">
        <w:rPr>
          <w:rFonts w:ascii="Calibri" w:hAnsi="Calibri" w:cs="Calibri"/>
          <w:i/>
          <w:iCs/>
        </w:rPr>
        <w:t>Natural Areas Journal</w:t>
      </w:r>
      <w:r w:rsidRPr="0018587A">
        <w:rPr>
          <w:rFonts w:ascii="Calibri" w:hAnsi="Calibri" w:cs="Calibri"/>
        </w:rPr>
        <w:t xml:space="preserve">, </w:t>
      </w:r>
      <w:r w:rsidRPr="0018587A">
        <w:rPr>
          <w:rFonts w:ascii="Calibri" w:hAnsi="Calibri" w:cs="Calibri"/>
          <w:i/>
          <w:iCs/>
        </w:rPr>
        <w:t>41</w:t>
      </w:r>
      <w:r w:rsidRPr="0018587A">
        <w:rPr>
          <w:rFonts w:ascii="Calibri" w:hAnsi="Calibri" w:cs="Calibri"/>
        </w:rPr>
        <w:t>, 172–185.</w:t>
      </w:r>
    </w:p>
    <w:p w14:paraId="7BC7EE54" w14:textId="77777777" w:rsidR="0018587A" w:rsidRPr="0018587A" w:rsidRDefault="0018587A" w:rsidP="0018587A">
      <w:pPr>
        <w:pStyle w:val="Bibliography"/>
        <w:rPr>
          <w:rFonts w:ascii="Calibri" w:hAnsi="Calibri" w:cs="Calibri"/>
        </w:rPr>
      </w:pPr>
      <w:r w:rsidRPr="0018587A">
        <w:rPr>
          <w:rFonts w:ascii="Calibri" w:hAnsi="Calibri" w:cs="Calibri"/>
        </w:rPr>
        <w:t xml:space="preserve">Underwood, A. J., Chapman, M. G., &amp; Connell, S. D. (2000). Observations in ecology: You can’t make progress on processes without understanding the patterns. </w:t>
      </w:r>
      <w:r w:rsidRPr="0018587A">
        <w:rPr>
          <w:rFonts w:ascii="Calibri" w:hAnsi="Calibri" w:cs="Calibri"/>
          <w:i/>
          <w:iCs/>
        </w:rPr>
        <w:t>Journal of Experimental Marine Biology and Ecology</w:t>
      </w:r>
      <w:r w:rsidRPr="0018587A">
        <w:rPr>
          <w:rFonts w:ascii="Calibri" w:hAnsi="Calibri" w:cs="Calibri"/>
        </w:rPr>
        <w:t xml:space="preserve">, </w:t>
      </w:r>
      <w:r w:rsidRPr="0018587A">
        <w:rPr>
          <w:rFonts w:ascii="Calibri" w:hAnsi="Calibri" w:cs="Calibri"/>
          <w:i/>
          <w:iCs/>
        </w:rPr>
        <w:t>250</w:t>
      </w:r>
      <w:r w:rsidRPr="0018587A">
        <w:rPr>
          <w:rFonts w:ascii="Calibri" w:hAnsi="Calibri" w:cs="Calibri"/>
        </w:rPr>
        <w:t>, 97–115.</w:t>
      </w:r>
    </w:p>
    <w:p w14:paraId="400F1017" w14:textId="77777777" w:rsidR="0018587A" w:rsidRPr="0018587A" w:rsidRDefault="0018587A" w:rsidP="0018587A">
      <w:pPr>
        <w:pStyle w:val="Bibliography"/>
        <w:rPr>
          <w:rFonts w:ascii="Calibri" w:hAnsi="Calibri" w:cs="Calibri"/>
        </w:rPr>
      </w:pPr>
      <w:r w:rsidRPr="0018587A">
        <w:rPr>
          <w:rFonts w:ascii="Calibri" w:hAnsi="Calibri" w:cs="Calibri"/>
        </w:rPr>
        <w:t xml:space="preserve">Whittaker, R. H. (1975). </w:t>
      </w:r>
      <w:r w:rsidRPr="0018587A">
        <w:rPr>
          <w:rFonts w:ascii="Calibri" w:hAnsi="Calibri" w:cs="Calibri"/>
          <w:i/>
          <w:iCs/>
        </w:rPr>
        <w:t>Communities and Ecosystems</w:t>
      </w:r>
      <w:r w:rsidRPr="0018587A">
        <w:rPr>
          <w:rFonts w:ascii="Calibri" w:hAnsi="Calibri" w:cs="Calibri"/>
        </w:rPr>
        <w:t xml:space="preserve"> (2nd ed.). New York, NY: Macmillan.</w:t>
      </w:r>
    </w:p>
    <w:p w14:paraId="1CE4119A" w14:textId="1CE91AB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3DEB8B4D" w:rsidR="0038192E" w:rsidRDefault="0038192E" w:rsidP="0038192E">
      <w:pPr>
        <w:pStyle w:val="Caption"/>
      </w:pPr>
      <w:bookmarkStart w:id="24" w:name="_Ref103763315"/>
      <w:r>
        <w:t xml:space="preserve">Table </w:t>
      </w:r>
      <w:fldSimple w:instr=" SEQ Table \* ARABIC ">
        <w:r w:rsidR="003257C7">
          <w:rPr>
            <w:noProof/>
          </w:rPr>
          <w:t>3</w:t>
        </w:r>
      </w:fldSimple>
      <w:bookmarkEnd w:id="24"/>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1EC038C7" w14:textId="2EA0EE64"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proofErr w:type="spellStart"/>
            <w:r w:rsidRPr="0038192E">
              <w:rPr>
                <w:rFonts w:ascii="Calibri" w:eastAsia="Times New Roman" w:hAnsi="Calibri" w:cs="Calibri"/>
                <w:color w:val="000000"/>
              </w:rPr>
              <w:t>ommitted</w:t>
            </w:r>
            <w:proofErr w:type="spellEnd"/>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RDefault="00F222C0" w:rsidP="00F222C0"/>
    <w:p w14:paraId="264EF9D9" w14:textId="7FE45F27" w:rsidR="00F222C0" w:rsidRDefault="00F222C0" w:rsidP="00F222C0">
      <w:pPr>
        <w:pStyle w:val="Caption"/>
        <w:keepNext/>
      </w:pPr>
      <w:bookmarkStart w:id="25" w:name="_Ref102639740"/>
      <w:commentRangeStart w:id="26"/>
      <w:r>
        <w:lastRenderedPageBreak/>
        <w:t xml:space="preserve">Table </w:t>
      </w:r>
      <w:commentRangeEnd w:id="26"/>
      <w:r w:rsidR="007F1E7B">
        <w:rPr>
          <w:rStyle w:val="CommentReference"/>
          <w:i w:val="0"/>
          <w:iCs w:val="0"/>
          <w:color w:val="auto"/>
        </w:rPr>
        <w:commentReference w:id="26"/>
      </w:r>
      <w:fldSimple w:instr=" SEQ Table \* ARABIC ">
        <w:r w:rsidR="003257C7">
          <w:rPr>
            <w:noProof/>
          </w:rPr>
          <w:t>4</w:t>
        </w:r>
      </w:fldSimple>
      <w:bookmarkEnd w:id="25"/>
      <w:r>
        <w:t>. Species indicator analysis</w:t>
      </w:r>
      <w:r w:rsidR="00281A74">
        <w:t xml:space="preserve"> of cluster groups using Euclidean distance</w:t>
      </w:r>
      <w:r>
        <w:t xml:space="preserve">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59A1BE7F" w:rsidR="00F222C0" w:rsidRDefault="007B228A" w:rsidP="00F222C0">
      <w:r w:rsidRPr="007B228A">
        <w:rPr>
          <w:noProof/>
        </w:rPr>
        <w:drawing>
          <wp:inline distT="0" distB="0" distL="0" distR="0" wp14:anchorId="1DC35A15" wp14:editId="0F0A7831">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r w:rsidRPr="007B228A" w:rsidDel="007B228A">
        <w:t xml:space="preserve"> </w:t>
      </w:r>
    </w:p>
    <w:p w14:paraId="62862706" w14:textId="5B3090BF" w:rsidR="00163B51" w:rsidRDefault="00163B51" w:rsidP="00F222C0"/>
    <w:p w14:paraId="712DC51A" w14:textId="55EEDC14" w:rsidR="00163B51" w:rsidRDefault="00BC0673" w:rsidP="00BC0673">
      <w:pPr>
        <w:pStyle w:val="Caption"/>
      </w:pPr>
      <w:bookmarkStart w:id="27" w:name="_Ref103856212"/>
      <w:r>
        <w:t xml:space="preserve">Table </w:t>
      </w:r>
      <w:fldSimple w:instr=" SEQ Table \* ARABIC ">
        <w:r w:rsidR="003257C7">
          <w:rPr>
            <w:noProof/>
          </w:rPr>
          <w:t>5</w:t>
        </w:r>
      </w:fldSimple>
      <w:bookmarkEnd w:id="27"/>
      <w:r>
        <w:t>. Species indicator</w:t>
      </w:r>
      <w:r w:rsidR="00F41B59">
        <w:t xml:space="preserve"> analysis of cluster groups using Bray-Curtis distance identifies the same dominant species in each assemblage type (Sedge, Fescue, Bogbean), however Bray-Curtis distance identifies different associated indicator species than those identified by Euclidean distance</w:t>
      </w:r>
      <w:r w:rsidR="00CB72B2">
        <w:t xml:space="preserve"> </w:t>
      </w:r>
      <w:r w:rsidR="00F41B59">
        <w:t>(</w:t>
      </w:r>
      <w:r w:rsidR="00F41B59">
        <w:fldChar w:fldCharType="begin"/>
      </w:r>
      <w:r w:rsidR="00F41B59">
        <w:instrText xml:space="preserve"> REF _Ref102639740 \h </w:instrText>
      </w:r>
      <w:r w:rsidR="00F41B59">
        <w:fldChar w:fldCharType="separate"/>
      </w:r>
      <w:ins w:id="28" w:author="Stefanie Lane" w:date="2022-05-19T13:03:00Z">
        <w:r w:rsidR="000F6BE9">
          <w:t xml:space="preserve">Table </w:t>
        </w:r>
        <w:r w:rsidR="000F6BE9">
          <w:rPr>
            <w:noProof/>
          </w:rPr>
          <w:t>4</w:t>
        </w:r>
      </w:ins>
      <w:r w:rsidR="00F41B59">
        <w:fldChar w:fldCharType="end"/>
      </w:r>
      <w:r w:rsidR="00F41B59">
        <w:t>).</w:t>
      </w:r>
    </w:p>
    <w:p w14:paraId="45185DC9" w14:textId="10AB11D5" w:rsidR="00163B51" w:rsidRDefault="00CB72B2" w:rsidP="00F222C0">
      <w:r w:rsidRPr="00CB72B2">
        <w:rPr>
          <w:noProof/>
        </w:rPr>
        <w:drawing>
          <wp:inline distT="0" distB="0" distL="0" distR="0" wp14:anchorId="5ED42F27" wp14:editId="7D2F24C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p>
    <w:p w14:paraId="39D9FFF3" w14:textId="77777777" w:rsidR="00811F80" w:rsidRDefault="003F2561" w:rsidP="00811F80">
      <w:pPr>
        <w:keepNext/>
      </w:pPr>
      <w:r>
        <w:rPr>
          <w:noProof/>
        </w:rPr>
        <w:lastRenderedPageBreak/>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985895"/>
                    </a:xfrm>
                    <a:prstGeom prst="rect">
                      <a:avLst/>
                    </a:prstGeom>
                  </pic:spPr>
                </pic:pic>
              </a:graphicData>
            </a:graphic>
          </wp:inline>
        </w:drawing>
      </w:r>
    </w:p>
    <w:p w14:paraId="7B3CEC48" w14:textId="6F7CF243" w:rsidR="00811F80" w:rsidRDefault="00811F80" w:rsidP="00811F80">
      <w:pPr>
        <w:pStyle w:val="Caption"/>
      </w:pPr>
      <w:bookmarkStart w:id="29" w:name="_Ref103857626"/>
      <w:r>
        <w:t xml:space="preserve">Figure </w:t>
      </w:r>
      <w:fldSimple w:instr=" SEQ Figure \* ARABIC ">
        <w:r w:rsidR="000F6BE9">
          <w:rPr>
            <w:noProof/>
          </w:rPr>
          <w:t>4</w:t>
        </w:r>
      </w:fldSimple>
      <w:bookmarkEnd w:id="29"/>
      <w:r>
        <w:t>.</w:t>
      </w:r>
      <w:r w:rsidR="007D2D1E">
        <w:t>Bray-Curtis distance shows similar trends of increasing dissimilarity over time as when using Euclidean Distance (</w:t>
      </w:r>
      <w:r w:rsidR="007D2D1E">
        <w:fldChar w:fldCharType="begin"/>
      </w:r>
      <w:r w:rsidR="007D2D1E">
        <w:instrText xml:space="preserve"> REF _Ref94197029 \h </w:instrText>
      </w:r>
      <w:r w:rsidR="007D2D1E">
        <w:fldChar w:fldCharType="separate"/>
      </w:r>
      <w:ins w:id="30" w:author="Stefanie Lane" w:date="2022-05-19T13:03:00Z">
        <w:r w:rsidR="000F6BE9">
          <w:t xml:space="preserve">Figure </w:t>
        </w:r>
        <w:r w:rsidR="000F6BE9">
          <w:rPr>
            <w:noProof/>
          </w:rPr>
          <w:t>2</w:t>
        </w:r>
      </w:ins>
      <w:r w:rsidR="007D2D1E">
        <w:fldChar w:fldCharType="end"/>
      </w:r>
      <w:r w:rsidR="007D2D1E">
        <w:t xml:space="preserve">). </w:t>
      </w:r>
    </w:p>
    <w:p w14:paraId="70173B5A" w14:textId="1A012AF7" w:rsidR="00163B51" w:rsidRDefault="00163B51">
      <w:r>
        <w:br w:type="page"/>
      </w:r>
    </w:p>
    <w:p w14:paraId="642BD8B9" w14:textId="09F43A1C" w:rsidR="00163B51" w:rsidRDefault="006601E5" w:rsidP="004E715D">
      <w:pPr>
        <w:pStyle w:val="Caption"/>
      </w:pPr>
      <w:bookmarkStart w:id="31" w:name="_Ref103170147"/>
      <w:r>
        <w:lastRenderedPageBreak/>
        <w:t xml:space="preserve">Table </w:t>
      </w:r>
      <w:fldSimple w:instr=" SEQ Table \* ARABIC ">
        <w:r w:rsidR="003257C7">
          <w:rPr>
            <w:noProof/>
          </w:rPr>
          <w:t>6</w:t>
        </w:r>
      </w:fldSimple>
      <w:bookmarkEnd w:id="31"/>
      <w:r>
        <w:t xml:space="preserve">. </w:t>
      </w:r>
      <w:r w:rsidRPr="003F7745">
        <w:t xml:space="preserve">Percent change in mean </w:t>
      </w:r>
      <w:r w:rsidR="007D4F72">
        <w:t>abundance (</w:t>
      </w:r>
      <w:r w:rsidRPr="003F7745">
        <w:t>cover class</w:t>
      </w:r>
      <w:r w:rsidR="007D4F72">
        <w:t>)</w:t>
      </w:r>
      <w:r w:rsidRPr="003F7745">
        <w:t xml:space="preserve"> between 1979</w:t>
      </w:r>
      <w:r w:rsidR="00A20DBD">
        <w:t xml:space="preserve">, 1999, </w:t>
      </w:r>
      <w:r w:rsidRPr="003F7745">
        <w:t>and 2019 datasets for species observed in each assemblage</w:t>
      </w:r>
      <w:r w:rsidR="004F6583">
        <w:t xml:space="preserve">. New species appearances from 1979 to 2019 indicated by (+). </w:t>
      </w:r>
    </w:p>
    <w:tbl>
      <w:tblPr>
        <w:tblW w:w="9500" w:type="dxa"/>
        <w:tblLook w:val="04A0" w:firstRow="1" w:lastRow="0" w:firstColumn="1" w:lastColumn="0" w:noHBand="0" w:noVBand="1"/>
      </w:tblPr>
      <w:tblGrid>
        <w:gridCol w:w="1700"/>
        <w:gridCol w:w="3160"/>
        <w:gridCol w:w="960"/>
        <w:gridCol w:w="960"/>
        <w:gridCol w:w="960"/>
        <w:gridCol w:w="1760"/>
      </w:tblGrid>
      <w:tr w:rsidR="004F6583" w:rsidRPr="004F6583" w14:paraId="10E85980"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5BE925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1A635D2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70F8ECB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189E22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05B11D2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76B8217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560687FB"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3CBE4E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Bogbean</w:t>
            </w:r>
          </w:p>
        </w:tc>
        <w:tc>
          <w:tcPr>
            <w:tcW w:w="3160" w:type="dxa"/>
            <w:tcBorders>
              <w:top w:val="nil"/>
              <w:left w:val="nil"/>
              <w:bottom w:val="nil"/>
              <w:right w:val="nil"/>
            </w:tcBorders>
            <w:shd w:val="clear" w:color="auto" w:fill="auto"/>
            <w:noWrap/>
            <w:vAlign w:val="bottom"/>
            <w:hideMark/>
          </w:tcPr>
          <w:p w14:paraId="6BE1FD5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7C1D2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41B13F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47CC2E0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F0DF8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FD8C01" w14:textId="77777777" w:rsidTr="004F6583">
        <w:trPr>
          <w:trHeight w:val="290"/>
        </w:trPr>
        <w:tc>
          <w:tcPr>
            <w:tcW w:w="1700" w:type="dxa"/>
            <w:vMerge/>
            <w:tcBorders>
              <w:top w:val="nil"/>
              <w:left w:val="nil"/>
              <w:bottom w:val="single" w:sz="4" w:space="0" w:color="000000"/>
              <w:right w:val="nil"/>
            </w:tcBorders>
            <w:vAlign w:val="center"/>
            <w:hideMark/>
          </w:tcPr>
          <w:p w14:paraId="539B7A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8AA5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A1D834E" w14:textId="77777777" w:rsidTr="004F6583">
        <w:trPr>
          <w:trHeight w:val="290"/>
        </w:trPr>
        <w:tc>
          <w:tcPr>
            <w:tcW w:w="1700" w:type="dxa"/>
            <w:vMerge/>
            <w:tcBorders>
              <w:top w:val="nil"/>
              <w:left w:val="nil"/>
              <w:bottom w:val="single" w:sz="4" w:space="0" w:color="000000"/>
              <w:right w:val="nil"/>
            </w:tcBorders>
            <w:vAlign w:val="center"/>
            <w:hideMark/>
          </w:tcPr>
          <w:p w14:paraId="05F0D94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nil"/>
              <w:left w:val="nil"/>
              <w:bottom w:val="nil"/>
              <w:right w:val="nil"/>
            </w:tcBorders>
            <w:shd w:val="clear" w:color="auto" w:fill="auto"/>
            <w:noWrap/>
            <w:vAlign w:val="bottom"/>
            <w:hideMark/>
          </w:tcPr>
          <w:p w14:paraId="5495B3F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0E25F0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09031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6D1CF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552F3B8" w14:textId="77777777" w:rsidTr="004F6583">
        <w:trPr>
          <w:trHeight w:val="290"/>
        </w:trPr>
        <w:tc>
          <w:tcPr>
            <w:tcW w:w="1700" w:type="dxa"/>
            <w:vMerge/>
            <w:tcBorders>
              <w:top w:val="nil"/>
              <w:left w:val="nil"/>
              <w:bottom w:val="single" w:sz="4" w:space="0" w:color="000000"/>
              <w:right w:val="nil"/>
            </w:tcBorders>
            <w:vAlign w:val="center"/>
            <w:hideMark/>
          </w:tcPr>
          <w:p w14:paraId="2942F1A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1.37</w:t>
            </w:r>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3304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5EA9FA" w14:textId="77777777" w:rsidTr="004F6583">
        <w:trPr>
          <w:trHeight w:val="290"/>
        </w:trPr>
        <w:tc>
          <w:tcPr>
            <w:tcW w:w="1700" w:type="dxa"/>
            <w:vMerge/>
            <w:tcBorders>
              <w:top w:val="nil"/>
              <w:left w:val="nil"/>
              <w:bottom w:val="single" w:sz="4" w:space="0" w:color="000000"/>
              <w:right w:val="nil"/>
            </w:tcBorders>
            <w:vAlign w:val="center"/>
            <w:hideMark/>
          </w:tcPr>
          <w:p w14:paraId="5A5C87D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nil"/>
              <w:left w:val="nil"/>
              <w:bottom w:val="nil"/>
              <w:right w:val="nil"/>
            </w:tcBorders>
            <w:shd w:val="clear" w:color="auto" w:fill="auto"/>
            <w:noWrap/>
            <w:vAlign w:val="bottom"/>
            <w:hideMark/>
          </w:tcPr>
          <w:p w14:paraId="34EEDA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372F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422242B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65ED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8782FD" w14:textId="77777777" w:rsidTr="004F6583">
        <w:trPr>
          <w:trHeight w:val="290"/>
        </w:trPr>
        <w:tc>
          <w:tcPr>
            <w:tcW w:w="1700" w:type="dxa"/>
            <w:vMerge/>
            <w:tcBorders>
              <w:top w:val="nil"/>
              <w:left w:val="nil"/>
              <w:bottom w:val="single" w:sz="4" w:space="0" w:color="000000"/>
              <w:right w:val="nil"/>
            </w:tcBorders>
            <w:vAlign w:val="center"/>
            <w:hideMark/>
          </w:tcPr>
          <w:p w14:paraId="36ABC3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EF8CA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D2C78A4" w14:textId="77777777" w:rsidTr="004F6583">
        <w:trPr>
          <w:trHeight w:val="290"/>
        </w:trPr>
        <w:tc>
          <w:tcPr>
            <w:tcW w:w="1700" w:type="dxa"/>
            <w:vMerge/>
            <w:tcBorders>
              <w:top w:val="nil"/>
              <w:left w:val="nil"/>
              <w:bottom w:val="single" w:sz="4" w:space="0" w:color="000000"/>
              <w:right w:val="nil"/>
            </w:tcBorders>
            <w:vAlign w:val="center"/>
            <w:hideMark/>
          </w:tcPr>
          <w:p w14:paraId="5EB910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52572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74E3AC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D4EFD6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A5D02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2BBEEB5" w14:textId="77777777" w:rsidTr="004F6583">
        <w:trPr>
          <w:trHeight w:val="290"/>
        </w:trPr>
        <w:tc>
          <w:tcPr>
            <w:tcW w:w="1700" w:type="dxa"/>
            <w:vMerge/>
            <w:tcBorders>
              <w:top w:val="nil"/>
              <w:left w:val="nil"/>
              <w:bottom w:val="single" w:sz="4" w:space="0" w:color="000000"/>
              <w:right w:val="nil"/>
            </w:tcBorders>
            <w:vAlign w:val="center"/>
            <w:hideMark/>
          </w:tcPr>
          <w:p w14:paraId="4E1CFD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BFDCD5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75C7AA9" w14:textId="77777777" w:rsidTr="004F6583">
        <w:trPr>
          <w:trHeight w:val="290"/>
        </w:trPr>
        <w:tc>
          <w:tcPr>
            <w:tcW w:w="1700" w:type="dxa"/>
            <w:vMerge/>
            <w:tcBorders>
              <w:top w:val="nil"/>
              <w:left w:val="nil"/>
              <w:bottom w:val="single" w:sz="4" w:space="0" w:color="000000"/>
              <w:right w:val="nil"/>
            </w:tcBorders>
            <w:vAlign w:val="center"/>
            <w:hideMark/>
          </w:tcPr>
          <w:p w14:paraId="4EC156A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nil"/>
              <w:left w:val="nil"/>
              <w:bottom w:val="nil"/>
              <w:right w:val="nil"/>
            </w:tcBorders>
            <w:shd w:val="clear" w:color="auto" w:fill="auto"/>
            <w:noWrap/>
            <w:vAlign w:val="bottom"/>
            <w:hideMark/>
          </w:tcPr>
          <w:p w14:paraId="43E8A5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4F26D6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1FEE6B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8AED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267FCCC" w14:textId="77777777" w:rsidTr="004F6583">
        <w:trPr>
          <w:trHeight w:val="290"/>
        </w:trPr>
        <w:tc>
          <w:tcPr>
            <w:tcW w:w="1700" w:type="dxa"/>
            <w:vMerge/>
            <w:tcBorders>
              <w:top w:val="nil"/>
              <w:left w:val="nil"/>
              <w:bottom w:val="single" w:sz="4" w:space="0" w:color="000000"/>
              <w:right w:val="nil"/>
            </w:tcBorders>
            <w:vAlign w:val="center"/>
            <w:hideMark/>
          </w:tcPr>
          <w:p w14:paraId="01DA4D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360F42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52DC965" w14:textId="77777777" w:rsidTr="004F6583">
        <w:trPr>
          <w:trHeight w:val="290"/>
        </w:trPr>
        <w:tc>
          <w:tcPr>
            <w:tcW w:w="1700" w:type="dxa"/>
            <w:vMerge/>
            <w:tcBorders>
              <w:top w:val="nil"/>
              <w:left w:val="nil"/>
              <w:bottom w:val="single" w:sz="4" w:space="0" w:color="000000"/>
              <w:right w:val="nil"/>
            </w:tcBorders>
            <w:vAlign w:val="center"/>
            <w:hideMark/>
          </w:tcPr>
          <w:p w14:paraId="6A59E2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29B63F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4FB76A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4A6C90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41F8E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08B32DE" w14:textId="77777777" w:rsidTr="004F6583">
        <w:trPr>
          <w:trHeight w:val="290"/>
        </w:trPr>
        <w:tc>
          <w:tcPr>
            <w:tcW w:w="1700" w:type="dxa"/>
            <w:vMerge/>
            <w:tcBorders>
              <w:top w:val="nil"/>
              <w:left w:val="nil"/>
              <w:bottom w:val="single" w:sz="4" w:space="0" w:color="000000"/>
              <w:right w:val="nil"/>
            </w:tcBorders>
            <w:vAlign w:val="center"/>
            <w:hideMark/>
          </w:tcPr>
          <w:p w14:paraId="4893E7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53796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8548CC1" w14:textId="77777777" w:rsidTr="004F6583">
        <w:trPr>
          <w:trHeight w:val="290"/>
        </w:trPr>
        <w:tc>
          <w:tcPr>
            <w:tcW w:w="1700" w:type="dxa"/>
            <w:vMerge/>
            <w:tcBorders>
              <w:top w:val="nil"/>
              <w:left w:val="nil"/>
              <w:bottom w:val="single" w:sz="4" w:space="0" w:color="000000"/>
              <w:right w:val="nil"/>
            </w:tcBorders>
            <w:vAlign w:val="center"/>
            <w:hideMark/>
          </w:tcPr>
          <w:p w14:paraId="072B5BE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nil"/>
              <w:left w:val="nil"/>
              <w:bottom w:val="nil"/>
              <w:right w:val="nil"/>
            </w:tcBorders>
            <w:shd w:val="clear" w:color="auto" w:fill="auto"/>
            <w:noWrap/>
            <w:vAlign w:val="bottom"/>
            <w:hideMark/>
          </w:tcPr>
          <w:p w14:paraId="02D4E1B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3BE372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1FAEAC5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0B15A4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4129C36E" w14:textId="77777777" w:rsidTr="004F6583">
        <w:trPr>
          <w:trHeight w:val="290"/>
        </w:trPr>
        <w:tc>
          <w:tcPr>
            <w:tcW w:w="1700" w:type="dxa"/>
            <w:vMerge/>
            <w:tcBorders>
              <w:top w:val="nil"/>
              <w:left w:val="nil"/>
              <w:bottom w:val="single" w:sz="4" w:space="0" w:color="000000"/>
              <w:right w:val="nil"/>
            </w:tcBorders>
            <w:vAlign w:val="center"/>
            <w:hideMark/>
          </w:tcPr>
          <w:p w14:paraId="3EA8A2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1776BC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532467A1" w14:textId="77777777" w:rsidTr="004F6583">
        <w:trPr>
          <w:trHeight w:val="290"/>
        </w:trPr>
        <w:tc>
          <w:tcPr>
            <w:tcW w:w="1700" w:type="dxa"/>
            <w:vMerge/>
            <w:tcBorders>
              <w:top w:val="nil"/>
              <w:left w:val="nil"/>
              <w:bottom w:val="single" w:sz="4" w:space="0" w:color="000000"/>
              <w:right w:val="nil"/>
            </w:tcBorders>
            <w:vAlign w:val="center"/>
            <w:hideMark/>
          </w:tcPr>
          <w:p w14:paraId="7A3B196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nil"/>
              <w:left w:val="nil"/>
              <w:bottom w:val="nil"/>
              <w:right w:val="nil"/>
            </w:tcBorders>
            <w:shd w:val="clear" w:color="auto" w:fill="auto"/>
            <w:noWrap/>
            <w:vAlign w:val="bottom"/>
            <w:hideMark/>
          </w:tcPr>
          <w:p w14:paraId="5B13F1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2719FE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B56E2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3F379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6E967D5B" w14:textId="77777777" w:rsidTr="004F6583">
        <w:trPr>
          <w:trHeight w:val="290"/>
        </w:trPr>
        <w:tc>
          <w:tcPr>
            <w:tcW w:w="1700" w:type="dxa"/>
            <w:vMerge/>
            <w:tcBorders>
              <w:top w:val="nil"/>
              <w:left w:val="nil"/>
              <w:bottom w:val="single" w:sz="4" w:space="0" w:color="000000"/>
              <w:right w:val="nil"/>
            </w:tcBorders>
            <w:vAlign w:val="center"/>
            <w:hideMark/>
          </w:tcPr>
          <w:p w14:paraId="36A86D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75E85F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04CCF4" w14:textId="77777777" w:rsidTr="004F6583">
        <w:trPr>
          <w:trHeight w:val="290"/>
        </w:trPr>
        <w:tc>
          <w:tcPr>
            <w:tcW w:w="1700" w:type="dxa"/>
            <w:vMerge/>
            <w:tcBorders>
              <w:top w:val="nil"/>
              <w:left w:val="nil"/>
              <w:bottom w:val="single" w:sz="4" w:space="0" w:color="000000"/>
              <w:right w:val="nil"/>
            </w:tcBorders>
            <w:vAlign w:val="center"/>
            <w:hideMark/>
          </w:tcPr>
          <w:p w14:paraId="1E53FC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558FD3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0.84</w:t>
            </w:r>
          </w:p>
        </w:tc>
        <w:tc>
          <w:tcPr>
            <w:tcW w:w="960" w:type="dxa"/>
            <w:tcBorders>
              <w:top w:val="nil"/>
              <w:left w:val="nil"/>
              <w:bottom w:val="nil"/>
              <w:right w:val="nil"/>
            </w:tcBorders>
            <w:shd w:val="clear" w:color="auto" w:fill="auto"/>
            <w:noWrap/>
            <w:vAlign w:val="bottom"/>
            <w:hideMark/>
          </w:tcPr>
          <w:p w14:paraId="09B2CF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BDB3C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4A7F2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33640FD2" w14:textId="77777777" w:rsidTr="004F6583">
        <w:trPr>
          <w:trHeight w:val="290"/>
        </w:trPr>
        <w:tc>
          <w:tcPr>
            <w:tcW w:w="1700" w:type="dxa"/>
            <w:vMerge/>
            <w:tcBorders>
              <w:top w:val="nil"/>
              <w:left w:val="nil"/>
              <w:bottom w:val="single" w:sz="4" w:space="0" w:color="000000"/>
              <w:right w:val="nil"/>
            </w:tcBorders>
            <w:vAlign w:val="center"/>
            <w:hideMark/>
          </w:tcPr>
          <w:p w14:paraId="7537685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A90784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707EB023" w14:textId="77777777" w:rsidTr="004F6583">
        <w:trPr>
          <w:trHeight w:val="290"/>
        </w:trPr>
        <w:tc>
          <w:tcPr>
            <w:tcW w:w="1700" w:type="dxa"/>
            <w:vMerge/>
            <w:tcBorders>
              <w:top w:val="nil"/>
              <w:left w:val="nil"/>
              <w:bottom w:val="single" w:sz="4" w:space="0" w:color="000000"/>
              <w:right w:val="nil"/>
            </w:tcBorders>
            <w:vAlign w:val="center"/>
            <w:hideMark/>
          </w:tcPr>
          <w:p w14:paraId="20BFA9B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30E34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1B0633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7E37C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single" w:sz="4" w:space="0" w:color="auto"/>
              <w:left w:val="nil"/>
              <w:bottom w:val="nil"/>
              <w:right w:val="nil"/>
            </w:tcBorders>
            <w:shd w:val="clear" w:color="auto" w:fill="auto"/>
            <w:noWrap/>
            <w:vAlign w:val="bottom"/>
            <w:hideMark/>
          </w:tcPr>
          <w:p w14:paraId="4D2A72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14DEBCF4" w14:textId="77777777" w:rsidTr="004F6583">
        <w:trPr>
          <w:trHeight w:val="290"/>
        </w:trPr>
        <w:tc>
          <w:tcPr>
            <w:tcW w:w="1700" w:type="dxa"/>
            <w:vMerge/>
            <w:tcBorders>
              <w:top w:val="nil"/>
              <w:left w:val="nil"/>
              <w:bottom w:val="single" w:sz="4" w:space="0" w:color="000000"/>
              <w:right w:val="nil"/>
            </w:tcBorders>
            <w:vAlign w:val="center"/>
            <w:hideMark/>
          </w:tcPr>
          <w:p w14:paraId="473825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12A667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38EED46" w14:textId="77777777" w:rsidTr="004F6583">
        <w:trPr>
          <w:trHeight w:val="290"/>
        </w:trPr>
        <w:tc>
          <w:tcPr>
            <w:tcW w:w="1700" w:type="dxa"/>
            <w:vMerge/>
            <w:tcBorders>
              <w:top w:val="nil"/>
              <w:left w:val="nil"/>
              <w:bottom w:val="single" w:sz="4" w:space="0" w:color="000000"/>
              <w:right w:val="nil"/>
            </w:tcBorders>
            <w:vAlign w:val="center"/>
            <w:hideMark/>
          </w:tcPr>
          <w:p w14:paraId="4003896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11A7A0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66BC49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nil"/>
              <w:left w:val="nil"/>
              <w:bottom w:val="nil"/>
              <w:right w:val="nil"/>
            </w:tcBorders>
            <w:shd w:val="clear" w:color="auto" w:fill="auto"/>
            <w:noWrap/>
            <w:vAlign w:val="bottom"/>
            <w:hideMark/>
          </w:tcPr>
          <w:p w14:paraId="606D51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single" w:sz="4" w:space="0" w:color="auto"/>
              <w:left w:val="nil"/>
              <w:bottom w:val="nil"/>
              <w:right w:val="nil"/>
            </w:tcBorders>
            <w:shd w:val="clear" w:color="auto" w:fill="auto"/>
            <w:noWrap/>
            <w:vAlign w:val="bottom"/>
            <w:hideMark/>
          </w:tcPr>
          <w:p w14:paraId="5CEEE3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64C55C6B" w14:textId="77777777" w:rsidTr="004F6583">
        <w:trPr>
          <w:trHeight w:val="290"/>
        </w:trPr>
        <w:tc>
          <w:tcPr>
            <w:tcW w:w="1700" w:type="dxa"/>
            <w:vMerge/>
            <w:tcBorders>
              <w:top w:val="nil"/>
              <w:left w:val="nil"/>
              <w:bottom w:val="single" w:sz="4" w:space="0" w:color="000000"/>
              <w:right w:val="nil"/>
            </w:tcBorders>
            <w:vAlign w:val="center"/>
            <w:hideMark/>
          </w:tcPr>
          <w:p w14:paraId="2D3176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13A4D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-67.86</w:t>
            </w:r>
          </w:p>
        </w:tc>
      </w:tr>
      <w:tr w:rsidR="004F6583" w:rsidRPr="004F6583" w14:paraId="15150FCB" w14:textId="77777777" w:rsidTr="004F6583">
        <w:trPr>
          <w:trHeight w:val="290"/>
        </w:trPr>
        <w:tc>
          <w:tcPr>
            <w:tcW w:w="1700" w:type="dxa"/>
            <w:vMerge/>
            <w:tcBorders>
              <w:top w:val="nil"/>
              <w:left w:val="nil"/>
              <w:bottom w:val="single" w:sz="4" w:space="0" w:color="000000"/>
              <w:right w:val="nil"/>
            </w:tcBorders>
            <w:vAlign w:val="center"/>
            <w:hideMark/>
          </w:tcPr>
          <w:p w14:paraId="027772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nil"/>
              <w:left w:val="nil"/>
              <w:bottom w:val="nil"/>
              <w:right w:val="nil"/>
            </w:tcBorders>
            <w:shd w:val="clear" w:color="auto" w:fill="auto"/>
            <w:noWrap/>
            <w:vAlign w:val="bottom"/>
            <w:hideMark/>
          </w:tcPr>
          <w:p w14:paraId="2D549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21E72CA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0.78</w:t>
            </w:r>
          </w:p>
        </w:tc>
        <w:tc>
          <w:tcPr>
            <w:tcW w:w="960" w:type="dxa"/>
            <w:tcBorders>
              <w:top w:val="nil"/>
              <w:left w:val="nil"/>
              <w:bottom w:val="nil"/>
              <w:right w:val="nil"/>
            </w:tcBorders>
            <w:shd w:val="clear" w:color="auto" w:fill="auto"/>
            <w:noWrap/>
            <w:vAlign w:val="bottom"/>
            <w:hideMark/>
          </w:tcPr>
          <w:p w14:paraId="3CA9B7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5E6D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3BCDAFE0" w14:textId="77777777" w:rsidTr="004F6583">
        <w:trPr>
          <w:trHeight w:val="290"/>
        </w:trPr>
        <w:tc>
          <w:tcPr>
            <w:tcW w:w="1700" w:type="dxa"/>
            <w:vMerge/>
            <w:tcBorders>
              <w:top w:val="nil"/>
              <w:left w:val="nil"/>
              <w:bottom w:val="single" w:sz="4" w:space="0" w:color="000000"/>
              <w:right w:val="nil"/>
            </w:tcBorders>
            <w:vAlign w:val="center"/>
            <w:hideMark/>
          </w:tcPr>
          <w:p w14:paraId="640B9A0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0.53</w:t>
            </w:r>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0.57</w:t>
            </w:r>
          </w:p>
        </w:tc>
        <w:tc>
          <w:tcPr>
            <w:tcW w:w="1760" w:type="dxa"/>
            <w:tcBorders>
              <w:top w:val="single" w:sz="4" w:space="0" w:color="auto"/>
              <w:left w:val="nil"/>
              <w:bottom w:val="nil"/>
              <w:right w:val="nil"/>
            </w:tcBorders>
            <w:shd w:val="clear" w:color="auto" w:fill="auto"/>
            <w:noWrap/>
            <w:vAlign w:val="bottom"/>
            <w:hideMark/>
          </w:tcPr>
          <w:p w14:paraId="40BD5E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-42.86</w:t>
            </w:r>
          </w:p>
        </w:tc>
      </w:tr>
      <w:tr w:rsidR="004F6583" w:rsidRPr="004F6583" w14:paraId="333055A8" w14:textId="77777777" w:rsidTr="004F6583">
        <w:trPr>
          <w:trHeight w:val="290"/>
        </w:trPr>
        <w:tc>
          <w:tcPr>
            <w:tcW w:w="1700" w:type="dxa"/>
            <w:vMerge/>
            <w:tcBorders>
              <w:top w:val="nil"/>
              <w:left w:val="nil"/>
              <w:bottom w:val="single" w:sz="4" w:space="0" w:color="000000"/>
              <w:right w:val="nil"/>
            </w:tcBorders>
            <w:vAlign w:val="center"/>
            <w:hideMark/>
          </w:tcPr>
          <w:p w14:paraId="5CE103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C14A3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1.11</w:t>
            </w:r>
          </w:p>
        </w:tc>
        <w:tc>
          <w:tcPr>
            <w:tcW w:w="960" w:type="dxa"/>
            <w:tcBorders>
              <w:top w:val="nil"/>
              <w:left w:val="nil"/>
              <w:bottom w:val="nil"/>
              <w:right w:val="nil"/>
            </w:tcBorders>
            <w:shd w:val="clear" w:color="auto" w:fill="auto"/>
            <w:noWrap/>
            <w:vAlign w:val="bottom"/>
            <w:hideMark/>
          </w:tcPr>
          <w:p w14:paraId="5EE287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nil"/>
              <w:left w:val="nil"/>
              <w:bottom w:val="nil"/>
              <w:right w:val="nil"/>
            </w:tcBorders>
            <w:shd w:val="clear" w:color="auto" w:fill="auto"/>
            <w:noWrap/>
            <w:vAlign w:val="bottom"/>
            <w:hideMark/>
          </w:tcPr>
          <w:p w14:paraId="3382A9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nil"/>
              <w:right w:val="nil"/>
            </w:tcBorders>
            <w:shd w:val="clear" w:color="auto" w:fill="auto"/>
            <w:noWrap/>
            <w:vAlign w:val="bottom"/>
            <w:hideMark/>
          </w:tcPr>
          <w:p w14:paraId="36B0AED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-39.29</w:t>
            </w:r>
          </w:p>
        </w:tc>
      </w:tr>
      <w:tr w:rsidR="004F6583" w:rsidRPr="004F6583" w14:paraId="564E5F2F" w14:textId="77777777" w:rsidTr="004F6583">
        <w:trPr>
          <w:trHeight w:val="290"/>
        </w:trPr>
        <w:tc>
          <w:tcPr>
            <w:tcW w:w="1700" w:type="dxa"/>
            <w:vMerge/>
            <w:tcBorders>
              <w:top w:val="nil"/>
              <w:left w:val="nil"/>
              <w:bottom w:val="single" w:sz="4" w:space="0" w:color="000000"/>
              <w:right w:val="nil"/>
            </w:tcBorders>
            <w:vAlign w:val="center"/>
            <w:hideMark/>
          </w:tcPr>
          <w:p w14:paraId="6052E8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1760" w:type="dxa"/>
            <w:tcBorders>
              <w:top w:val="single" w:sz="4" w:space="0" w:color="auto"/>
              <w:left w:val="nil"/>
              <w:bottom w:val="nil"/>
              <w:right w:val="nil"/>
            </w:tcBorders>
            <w:shd w:val="clear" w:color="auto" w:fill="auto"/>
            <w:noWrap/>
            <w:vAlign w:val="bottom"/>
            <w:hideMark/>
          </w:tcPr>
          <w:p w14:paraId="1A8E0B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r>
      <w:tr w:rsidR="004F6583" w:rsidRPr="004F6583" w14:paraId="496D1A6E" w14:textId="77777777" w:rsidTr="004F6583">
        <w:trPr>
          <w:trHeight w:val="290"/>
        </w:trPr>
        <w:tc>
          <w:tcPr>
            <w:tcW w:w="1700" w:type="dxa"/>
            <w:vMerge/>
            <w:tcBorders>
              <w:top w:val="nil"/>
              <w:left w:val="nil"/>
              <w:bottom w:val="single" w:sz="4" w:space="0" w:color="000000"/>
              <w:right w:val="nil"/>
            </w:tcBorders>
            <w:vAlign w:val="center"/>
            <w:hideMark/>
          </w:tcPr>
          <w:p w14:paraId="17A678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6B20233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F3F0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0B59E6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1.07</w:t>
            </w:r>
          </w:p>
        </w:tc>
        <w:tc>
          <w:tcPr>
            <w:tcW w:w="1760" w:type="dxa"/>
            <w:tcBorders>
              <w:top w:val="single" w:sz="4" w:space="0" w:color="auto"/>
              <w:left w:val="nil"/>
              <w:bottom w:val="nil"/>
              <w:right w:val="nil"/>
            </w:tcBorders>
            <w:shd w:val="clear" w:color="auto" w:fill="auto"/>
            <w:noWrap/>
            <w:vAlign w:val="bottom"/>
            <w:hideMark/>
          </w:tcPr>
          <w:p w14:paraId="12DD28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w:t>
            </w:r>
          </w:p>
        </w:tc>
      </w:tr>
      <w:tr w:rsidR="004F6583" w:rsidRPr="004F6583" w14:paraId="3A492BD8" w14:textId="77777777" w:rsidTr="004F6583">
        <w:trPr>
          <w:trHeight w:val="290"/>
        </w:trPr>
        <w:tc>
          <w:tcPr>
            <w:tcW w:w="1700" w:type="dxa"/>
            <w:vMerge/>
            <w:tcBorders>
              <w:top w:val="nil"/>
              <w:left w:val="nil"/>
              <w:bottom w:val="single" w:sz="4" w:space="0" w:color="000000"/>
              <w:right w:val="nil"/>
            </w:tcBorders>
            <w:vAlign w:val="center"/>
            <w:hideMark/>
          </w:tcPr>
          <w:p w14:paraId="799BDB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3.21</w:t>
            </w:r>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1.50</w:t>
            </w:r>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1.29</w:t>
            </w:r>
          </w:p>
        </w:tc>
        <w:tc>
          <w:tcPr>
            <w:tcW w:w="1760" w:type="dxa"/>
            <w:tcBorders>
              <w:top w:val="single" w:sz="4" w:space="0" w:color="auto"/>
              <w:left w:val="nil"/>
              <w:bottom w:val="nil"/>
              <w:right w:val="nil"/>
            </w:tcBorders>
            <w:shd w:val="clear" w:color="auto" w:fill="auto"/>
            <w:noWrap/>
            <w:vAlign w:val="bottom"/>
            <w:hideMark/>
          </w:tcPr>
          <w:p w14:paraId="171276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28.57</w:t>
            </w:r>
          </w:p>
        </w:tc>
      </w:tr>
      <w:tr w:rsidR="004F6583" w:rsidRPr="004F6583" w14:paraId="444EEDD1" w14:textId="77777777" w:rsidTr="004F6583">
        <w:trPr>
          <w:trHeight w:val="290"/>
        </w:trPr>
        <w:tc>
          <w:tcPr>
            <w:tcW w:w="1700" w:type="dxa"/>
            <w:vMerge/>
            <w:tcBorders>
              <w:top w:val="nil"/>
              <w:left w:val="nil"/>
              <w:bottom w:val="single" w:sz="4" w:space="0" w:color="000000"/>
              <w:right w:val="nil"/>
            </w:tcBorders>
            <w:vAlign w:val="center"/>
            <w:hideMark/>
          </w:tcPr>
          <w:p w14:paraId="2423CEF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nil"/>
              <w:left w:val="nil"/>
              <w:bottom w:val="nil"/>
              <w:right w:val="nil"/>
            </w:tcBorders>
            <w:shd w:val="clear" w:color="auto" w:fill="auto"/>
            <w:noWrap/>
            <w:vAlign w:val="bottom"/>
            <w:hideMark/>
          </w:tcPr>
          <w:p w14:paraId="0A5703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0.37</w:t>
            </w:r>
          </w:p>
        </w:tc>
        <w:tc>
          <w:tcPr>
            <w:tcW w:w="960" w:type="dxa"/>
            <w:tcBorders>
              <w:top w:val="nil"/>
              <w:left w:val="nil"/>
              <w:bottom w:val="nil"/>
              <w:right w:val="nil"/>
            </w:tcBorders>
            <w:shd w:val="clear" w:color="auto" w:fill="auto"/>
            <w:noWrap/>
            <w:vAlign w:val="bottom"/>
            <w:hideMark/>
          </w:tcPr>
          <w:p w14:paraId="471C61A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2.28</w:t>
            </w:r>
          </w:p>
        </w:tc>
        <w:tc>
          <w:tcPr>
            <w:tcW w:w="960" w:type="dxa"/>
            <w:tcBorders>
              <w:top w:val="nil"/>
              <w:left w:val="nil"/>
              <w:bottom w:val="nil"/>
              <w:right w:val="nil"/>
            </w:tcBorders>
            <w:shd w:val="clear" w:color="auto" w:fill="auto"/>
            <w:noWrap/>
            <w:vAlign w:val="bottom"/>
            <w:hideMark/>
          </w:tcPr>
          <w:p w14:paraId="26DA7D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1.79</w:t>
            </w:r>
          </w:p>
        </w:tc>
        <w:tc>
          <w:tcPr>
            <w:tcW w:w="1760" w:type="dxa"/>
            <w:tcBorders>
              <w:top w:val="single" w:sz="4" w:space="0" w:color="auto"/>
              <w:left w:val="nil"/>
              <w:bottom w:val="nil"/>
              <w:right w:val="nil"/>
            </w:tcBorders>
            <w:shd w:val="clear" w:color="auto" w:fill="auto"/>
            <w:noWrap/>
            <w:vAlign w:val="bottom"/>
            <w:hideMark/>
          </w:tcPr>
          <w:p w14:paraId="27034A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7B31703F" w14:textId="77777777" w:rsidTr="004F6583">
        <w:trPr>
          <w:trHeight w:val="290"/>
        </w:trPr>
        <w:tc>
          <w:tcPr>
            <w:tcW w:w="1700" w:type="dxa"/>
            <w:vMerge/>
            <w:tcBorders>
              <w:top w:val="nil"/>
              <w:left w:val="nil"/>
              <w:bottom w:val="single" w:sz="4" w:space="0" w:color="000000"/>
              <w:right w:val="nil"/>
            </w:tcBorders>
            <w:vAlign w:val="center"/>
            <w:hideMark/>
          </w:tcPr>
          <w:p w14:paraId="23063D6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3.84</w:t>
            </w:r>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3.06</w:t>
            </w:r>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3.00</w:t>
            </w:r>
          </w:p>
        </w:tc>
        <w:tc>
          <w:tcPr>
            <w:tcW w:w="1760" w:type="dxa"/>
            <w:tcBorders>
              <w:top w:val="single" w:sz="4" w:space="0" w:color="auto"/>
              <w:left w:val="nil"/>
              <w:bottom w:val="nil"/>
              <w:right w:val="nil"/>
            </w:tcBorders>
            <w:shd w:val="clear" w:color="auto" w:fill="auto"/>
            <w:noWrap/>
            <w:vAlign w:val="bottom"/>
            <w:hideMark/>
          </w:tcPr>
          <w:p w14:paraId="2EBBF1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200.00</w:t>
            </w:r>
          </w:p>
        </w:tc>
      </w:tr>
      <w:tr w:rsidR="004F6583" w:rsidRPr="004F6583" w14:paraId="0BFCF68F" w14:textId="77777777" w:rsidTr="004F6583">
        <w:trPr>
          <w:trHeight w:val="290"/>
        </w:trPr>
        <w:tc>
          <w:tcPr>
            <w:tcW w:w="1700" w:type="dxa"/>
            <w:vMerge/>
            <w:tcBorders>
              <w:top w:val="nil"/>
              <w:left w:val="nil"/>
              <w:bottom w:val="single" w:sz="4" w:space="0" w:color="000000"/>
              <w:right w:val="nil"/>
            </w:tcBorders>
            <w:vAlign w:val="center"/>
            <w:hideMark/>
          </w:tcPr>
          <w:p w14:paraId="32AC1B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724FC1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C04C6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4400F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1760" w:type="dxa"/>
            <w:tcBorders>
              <w:top w:val="single" w:sz="4" w:space="0" w:color="auto"/>
              <w:left w:val="nil"/>
              <w:bottom w:val="nil"/>
              <w:right w:val="nil"/>
            </w:tcBorders>
            <w:shd w:val="clear" w:color="auto" w:fill="auto"/>
            <w:noWrap/>
            <w:vAlign w:val="bottom"/>
            <w:hideMark/>
          </w:tcPr>
          <w:p w14:paraId="288EDE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4BF3B3A" w14:textId="77777777" w:rsidTr="004F6583">
        <w:trPr>
          <w:trHeight w:val="290"/>
        </w:trPr>
        <w:tc>
          <w:tcPr>
            <w:tcW w:w="1700" w:type="dxa"/>
            <w:vMerge/>
            <w:tcBorders>
              <w:top w:val="nil"/>
              <w:left w:val="nil"/>
              <w:bottom w:val="single" w:sz="4" w:space="0" w:color="000000"/>
              <w:right w:val="nil"/>
            </w:tcBorders>
            <w:vAlign w:val="center"/>
            <w:hideMark/>
          </w:tcPr>
          <w:p w14:paraId="028B80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9992F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6128181" w14:textId="77777777" w:rsidTr="004F6583">
        <w:trPr>
          <w:trHeight w:val="290"/>
        </w:trPr>
        <w:tc>
          <w:tcPr>
            <w:tcW w:w="1700" w:type="dxa"/>
            <w:vMerge/>
            <w:tcBorders>
              <w:top w:val="nil"/>
              <w:left w:val="nil"/>
              <w:bottom w:val="single" w:sz="4" w:space="0" w:color="000000"/>
              <w:right w:val="nil"/>
            </w:tcBorders>
            <w:vAlign w:val="center"/>
            <w:hideMark/>
          </w:tcPr>
          <w:p w14:paraId="17500D1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7761AD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95659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0A6535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07D7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96E167D" w14:textId="77777777" w:rsidTr="004F6583">
        <w:trPr>
          <w:trHeight w:val="290"/>
        </w:trPr>
        <w:tc>
          <w:tcPr>
            <w:tcW w:w="1700" w:type="dxa"/>
            <w:vMerge/>
            <w:tcBorders>
              <w:top w:val="nil"/>
              <w:left w:val="nil"/>
              <w:bottom w:val="single" w:sz="4" w:space="0" w:color="000000"/>
              <w:right w:val="nil"/>
            </w:tcBorders>
            <w:vAlign w:val="center"/>
            <w:hideMark/>
          </w:tcPr>
          <w:p w14:paraId="3EFF1DC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AD35B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221D3" w14:textId="77777777" w:rsidTr="004F6583">
        <w:trPr>
          <w:trHeight w:val="290"/>
        </w:trPr>
        <w:tc>
          <w:tcPr>
            <w:tcW w:w="1700" w:type="dxa"/>
            <w:vMerge/>
            <w:tcBorders>
              <w:top w:val="nil"/>
              <w:left w:val="nil"/>
              <w:bottom w:val="single" w:sz="4" w:space="0" w:color="000000"/>
              <w:right w:val="nil"/>
            </w:tcBorders>
            <w:vAlign w:val="center"/>
            <w:hideMark/>
          </w:tcPr>
          <w:p w14:paraId="2F6170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nil"/>
              <w:left w:val="nil"/>
              <w:bottom w:val="nil"/>
              <w:right w:val="nil"/>
            </w:tcBorders>
            <w:shd w:val="clear" w:color="auto" w:fill="auto"/>
            <w:noWrap/>
            <w:vAlign w:val="bottom"/>
            <w:hideMark/>
          </w:tcPr>
          <w:p w14:paraId="50477C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18DBD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15B5EA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7EFB02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F6A5FE" w14:textId="77777777" w:rsidTr="004F6583">
        <w:trPr>
          <w:trHeight w:val="290"/>
        </w:trPr>
        <w:tc>
          <w:tcPr>
            <w:tcW w:w="1700" w:type="dxa"/>
            <w:vMerge/>
            <w:tcBorders>
              <w:top w:val="nil"/>
              <w:left w:val="nil"/>
              <w:bottom w:val="single" w:sz="4" w:space="0" w:color="000000"/>
              <w:right w:val="nil"/>
            </w:tcBorders>
            <w:vAlign w:val="center"/>
            <w:hideMark/>
          </w:tcPr>
          <w:p w14:paraId="2CF8956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Juncus </w:t>
            </w:r>
            <w:proofErr w:type="spellStart"/>
            <w:r w:rsidRPr="004F6583">
              <w:rPr>
                <w:rFonts w:ascii="Arial" w:eastAsia="Times New Roman" w:hAnsi="Arial" w:cs="Arial"/>
                <w:i/>
                <w:iCs/>
                <w:color w:val="000000"/>
                <w:sz w:val="20"/>
                <w:szCs w:val="20"/>
              </w:rPr>
              <w:t>acuminatus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01970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D1A1D6C" w14:textId="77777777" w:rsidTr="004F6583">
        <w:trPr>
          <w:trHeight w:val="290"/>
        </w:trPr>
        <w:tc>
          <w:tcPr>
            <w:tcW w:w="1700" w:type="dxa"/>
            <w:vMerge/>
            <w:tcBorders>
              <w:top w:val="nil"/>
              <w:left w:val="nil"/>
              <w:bottom w:val="single" w:sz="4" w:space="0" w:color="000000"/>
              <w:right w:val="nil"/>
            </w:tcBorders>
            <w:vAlign w:val="center"/>
            <w:hideMark/>
          </w:tcPr>
          <w:p w14:paraId="634B07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3803A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42EE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77BD43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32C93C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B0AD24" w14:textId="77777777" w:rsidTr="004F6583">
        <w:trPr>
          <w:trHeight w:val="290"/>
        </w:trPr>
        <w:tc>
          <w:tcPr>
            <w:tcW w:w="1700" w:type="dxa"/>
            <w:vMerge/>
            <w:tcBorders>
              <w:top w:val="nil"/>
              <w:left w:val="nil"/>
              <w:bottom w:val="single" w:sz="4" w:space="0" w:color="000000"/>
              <w:right w:val="nil"/>
            </w:tcBorders>
            <w:vAlign w:val="center"/>
            <w:hideMark/>
          </w:tcPr>
          <w:p w14:paraId="1DE7A9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Lycopus</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E8EFD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BCF6A47" w14:textId="77777777" w:rsidTr="004F6583">
        <w:trPr>
          <w:trHeight w:val="290"/>
        </w:trPr>
        <w:tc>
          <w:tcPr>
            <w:tcW w:w="1700" w:type="dxa"/>
            <w:vMerge/>
            <w:tcBorders>
              <w:top w:val="nil"/>
              <w:left w:val="nil"/>
              <w:bottom w:val="single" w:sz="4" w:space="0" w:color="000000"/>
              <w:right w:val="nil"/>
            </w:tcBorders>
            <w:vAlign w:val="center"/>
            <w:hideMark/>
          </w:tcPr>
          <w:p w14:paraId="4AEF06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1757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1C44B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25D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59ECC8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A04AD11" w14:textId="77777777" w:rsidTr="004F6583">
        <w:trPr>
          <w:trHeight w:val="290"/>
        </w:trPr>
        <w:tc>
          <w:tcPr>
            <w:tcW w:w="1700" w:type="dxa"/>
            <w:vMerge/>
            <w:tcBorders>
              <w:top w:val="nil"/>
              <w:left w:val="nil"/>
              <w:bottom w:val="single" w:sz="4" w:space="0" w:color="000000"/>
              <w:right w:val="nil"/>
            </w:tcBorders>
            <w:vAlign w:val="center"/>
            <w:hideMark/>
          </w:tcPr>
          <w:p w14:paraId="0F2D25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299591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7145B5" w14:textId="77777777" w:rsidTr="004F6583">
        <w:trPr>
          <w:trHeight w:val="290"/>
        </w:trPr>
        <w:tc>
          <w:tcPr>
            <w:tcW w:w="1700" w:type="dxa"/>
            <w:vMerge/>
            <w:tcBorders>
              <w:top w:val="nil"/>
              <w:left w:val="nil"/>
              <w:bottom w:val="single" w:sz="4" w:space="0" w:color="000000"/>
              <w:right w:val="nil"/>
            </w:tcBorders>
            <w:vAlign w:val="center"/>
            <w:hideMark/>
          </w:tcPr>
          <w:p w14:paraId="507041D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52EBB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7397E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960" w:type="dxa"/>
            <w:tcBorders>
              <w:top w:val="nil"/>
              <w:left w:val="nil"/>
              <w:bottom w:val="nil"/>
              <w:right w:val="nil"/>
            </w:tcBorders>
            <w:shd w:val="clear" w:color="auto" w:fill="auto"/>
            <w:noWrap/>
            <w:vAlign w:val="bottom"/>
            <w:hideMark/>
          </w:tcPr>
          <w:p w14:paraId="33B534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49B994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017EDF2" w14:textId="77777777" w:rsidTr="004F6583">
        <w:trPr>
          <w:trHeight w:val="290"/>
        </w:trPr>
        <w:tc>
          <w:tcPr>
            <w:tcW w:w="1700" w:type="dxa"/>
            <w:vMerge/>
            <w:tcBorders>
              <w:top w:val="nil"/>
              <w:left w:val="nil"/>
              <w:bottom w:val="single" w:sz="4" w:space="0" w:color="000000"/>
              <w:right w:val="nil"/>
            </w:tcBorders>
            <w:vAlign w:val="center"/>
            <w:hideMark/>
          </w:tcPr>
          <w:p w14:paraId="678C17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66D62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6E5A157" w14:textId="77777777" w:rsidTr="004F6583">
        <w:trPr>
          <w:trHeight w:val="290"/>
        </w:trPr>
        <w:tc>
          <w:tcPr>
            <w:tcW w:w="1700" w:type="dxa"/>
            <w:vMerge/>
            <w:tcBorders>
              <w:top w:val="nil"/>
              <w:left w:val="nil"/>
              <w:bottom w:val="single" w:sz="4" w:space="0" w:color="000000"/>
              <w:right w:val="nil"/>
            </w:tcBorders>
            <w:vAlign w:val="center"/>
            <w:hideMark/>
          </w:tcPr>
          <w:p w14:paraId="71102F1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nil"/>
              <w:left w:val="nil"/>
              <w:bottom w:val="nil"/>
              <w:right w:val="nil"/>
            </w:tcBorders>
            <w:shd w:val="clear" w:color="auto" w:fill="auto"/>
            <w:noWrap/>
            <w:vAlign w:val="bottom"/>
            <w:hideMark/>
          </w:tcPr>
          <w:p w14:paraId="42ECD6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2F020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2122D9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nil"/>
              <w:right w:val="nil"/>
            </w:tcBorders>
            <w:shd w:val="clear" w:color="auto" w:fill="auto"/>
            <w:noWrap/>
            <w:vAlign w:val="bottom"/>
            <w:hideMark/>
          </w:tcPr>
          <w:p w14:paraId="5103B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A0D4804" w14:textId="77777777" w:rsidTr="004F6583">
        <w:trPr>
          <w:trHeight w:val="290"/>
        </w:trPr>
        <w:tc>
          <w:tcPr>
            <w:tcW w:w="1700" w:type="dxa"/>
            <w:vMerge/>
            <w:tcBorders>
              <w:top w:val="nil"/>
              <w:left w:val="nil"/>
              <w:bottom w:val="single" w:sz="4" w:space="0" w:color="000000"/>
              <w:right w:val="nil"/>
            </w:tcBorders>
            <w:vAlign w:val="center"/>
            <w:hideMark/>
          </w:tcPr>
          <w:p w14:paraId="026B5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9BD3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9469E4" w14:textId="77777777" w:rsidTr="004F6583">
        <w:trPr>
          <w:trHeight w:val="290"/>
        </w:trPr>
        <w:tc>
          <w:tcPr>
            <w:tcW w:w="1700" w:type="dxa"/>
            <w:vMerge/>
            <w:tcBorders>
              <w:top w:val="nil"/>
              <w:left w:val="nil"/>
              <w:bottom w:val="single" w:sz="4" w:space="0" w:color="000000"/>
              <w:right w:val="nil"/>
            </w:tcBorders>
            <w:vAlign w:val="center"/>
            <w:hideMark/>
          </w:tcPr>
          <w:p w14:paraId="2A9097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variegatum</w:t>
            </w:r>
            <w:proofErr w:type="spellEnd"/>
          </w:p>
        </w:tc>
        <w:tc>
          <w:tcPr>
            <w:tcW w:w="960" w:type="dxa"/>
            <w:tcBorders>
              <w:top w:val="nil"/>
              <w:left w:val="nil"/>
              <w:bottom w:val="nil"/>
              <w:right w:val="nil"/>
            </w:tcBorders>
            <w:shd w:val="clear" w:color="auto" w:fill="auto"/>
            <w:noWrap/>
            <w:vAlign w:val="bottom"/>
            <w:hideMark/>
          </w:tcPr>
          <w:p w14:paraId="2EB5B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BC490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0EE451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824E5E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D628D5" w14:textId="77777777" w:rsidTr="004F6583">
        <w:trPr>
          <w:trHeight w:val="290"/>
        </w:trPr>
        <w:tc>
          <w:tcPr>
            <w:tcW w:w="1700" w:type="dxa"/>
            <w:vMerge/>
            <w:tcBorders>
              <w:top w:val="nil"/>
              <w:left w:val="nil"/>
              <w:bottom w:val="single" w:sz="4" w:space="0" w:color="000000"/>
              <w:right w:val="nil"/>
            </w:tcBorders>
            <w:vAlign w:val="center"/>
            <w:hideMark/>
          </w:tcPr>
          <w:p w14:paraId="5AAF38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413D61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313C870B" w14:textId="77777777" w:rsidTr="004F6583">
        <w:trPr>
          <w:trHeight w:val="290"/>
        </w:trPr>
        <w:tc>
          <w:tcPr>
            <w:tcW w:w="1700" w:type="dxa"/>
            <w:vMerge/>
            <w:tcBorders>
              <w:top w:val="nil"/>
              <w:left w:val="nil"/>
              <w:bottom w:val="single" w:sz="4" w:space="0" w:color="000000"/>
              <w:right w:val="nil"/>
            </w:tcBorders>
            <w:vAlign w:val="center"/>
            <w:hideMark/>
          </w:tcPr>
          <w:p w14:paraId="34E9760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17B3F4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DAE3C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504E21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05ED5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7B8ACC8B" w14:textId="77777777" w:rsidTr="004F6583">
        <w:trPr>
          <w:trHeight w:val="290"/>
        </w:trPr>
        <w:tc>
          <w:tcPr>
            <w:tcW w:w="1700" w:type="dxa"/>
            <w:vMerge/>
            <w:tcBorders>
              <w:top w:val="nil"/>
              <w:left w:val="nil"/>
              <w:bottom w:val="single" w:sz="4" w:space="0" w:color="000000"/>
              <w:right w:val="nil"/>
            </w:tcBorders>
            <w:vAlign w:val="center"/>
            <w:hideMark/>
          </w:tcPr>
          <w:p w14:paraId="7A15709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CE72B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800541C" w14:textId="77777777" w:rsidTr="004F6583">
        <w:trPr>
          <w:trHeight w:val="290"/>
        </w:trPr>
        <w:tc>
          <w:tcPr>
            <w:tcW w:w="1700" w:type="dxa"/>
            <w:vMerge/>
            <w:tcBorders>
              <w:top w:val="nil"/>
              <w:left w:val="nil"/>
              <w:bottom w:val="single" w:sz="4" w:space="0" w:color="000000"/>
              <w:right w:val="nil"/>
            </w:tcBorders>
            <w:vAlign w:val="center"/>
            <w:hideMark/>
          </w:tcPr>
          <w:p w14:paraId="16D5FC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Poaceae</w:t>
            </w:r>
            <w:proofErr w:type="spellEnd"/>
            <w:r w:rsidRPr="004F6583">
              <w:rPr>
                <w:rFonts w:ascii="Calibri" w:eastAsia="Times New Roman" w:hAnsi="Calibri" w:cs="Calibri"/>
                <w:color w:val="000000"/>
              </w:rPr>
              <w:t xml:space="preserve"> sp. </w:t>
            </w:r>
          </w:p>
        </w:tc>
        <w:tc>
          <w:tcPr>
            <w:tcW w:w="960" w:type="dxa"/>
            <w:tcBorders>
              <w:top w:val="nil"/>
              <w:left w:val="nil"/>
              <w:bottom w:val="nil"/>
              <w:right w:val="nil"/>
            </w:tcBorders>
            <w:shd w:val="clear" w:color="auto" w:fill="auto"/>
            <w:noWrap/>
            <w:vAlign w:val="bottom"/>
            <w:hideMark/>
          </w:tcPr>
          <w:p w14:paraId="44E16F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785CFC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038206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E31CF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353CE10" w14:textId="77777777" w:rsidTr="004F6583">
        <w:trPr>
          <w:trHeight w:val="290"/>
        </w:trPr>
        <w:tc>
          <w:tcPr>
            <w:tcW w:w="1700" w:type="dxa"/>
            <w:vMerge/>
            <w:tcBorders>
              <w:top w:val="nil"/>
              <w:left w:val="nil"/>
              <w:bottom w:val="single" w:sz="4" w:space="0" w:color="000000"/>
              <w:right w:val="nil"/>
            </w:tcBorders>
            <w:vAlign w:val="center"/>
            <w:hideMark/>
          </w:tcPr>
          <w:p w14:paraId="4FA7958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A211C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F8986E1" w14:textId="77777777" w:rsidTr="004F6583">
        <w:trPr>
          <w:trHeight w:val="580"/>
        </w:trPr>
        <w:tc>
          <w:tcPr>
            <w:tcW w:w="1700" w:type="dxa"/>
            <w:tcBorders>
              <w:top w:val="nil"/>
              <w:left w:val="nil"/>
              <w:bottom w:val="single" w:sz="4" w:space="0" w:color="auto"/>
              <w:right w:val="nil"/>
            </w:tcBorders>
            <w:shd w:val="clear" w:color="auto" w:fill="auto"/>
            <w:vAlign w:val="center"/>
            <w:hideMark/>
          </w:tcPr>
          <w:p w14:paraId="51150E88"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nil"/>
              <w:left w:val="nil"/>
              <w:bottom w:val="single" w:sz="4" w:space="0" w:color="auto"/>
              <w:right w:val="nil"/>
            </w:tcBorders>
            <w:shd w:val="clear" w:color="auto" w:fill="auto"/>
            <w:vAlign w:val="center"/>
            <w:hideMark/>
          </w:tcPr>
          <w:p w14:paraId="2FDB65A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nil"/>
              <w:left w:val="nil"/>
              <w:bottom w:val="single" w:sz="4" w:space="0" w:color="auto"/>
              <w:right w:val="nil"/>
            </w:tcBorders>
            <w:shd w:val="clear" w:color="auto" w:fill="auto"/>
            <w:vAlign w:val="center"/>
            <w:hideMark/>
          </w:tcPr>
          <w:p w14:paraId="0ED68C63"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nil"/>
              <w:left w:val="nil"/>
              <w:bottom w:val="single" w:sz="4" w:space="0" w:color="auto"/>
              <w:right w:val="nil"/>
            </w:tcBorders>
            <w:shd w:val="clear" w:color="auto" w:fill="auto"/>
            <w:vAlign w:val="center"/>
            <w:hideMark/>
          </w:tcPr>
          <w:p w14:paraId="57D45C99"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nil"/>
              <w:left w:val="nil"/>
              <w:bottom w:val="single" w:sz="4" w:space="0" w:color="auto"/>
              <w:right w:val="nil"/>
            </w:tcBorders>
            <w:shd w:val="clear" w:color="auto" w:fill="auto"/>
            <w:vAlign w:val="center"/>
            <w:hideMark/>
          </w:tcPr>
          <w:p w14:paraId="08F140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nil"/>
              <w:right w:val="nil"/>
            </w:tcBorders>
            <w:shd w:val="clear" w:color="auto" w:fill="auto"/>
            <w:vAlign w:val="center"/>
            <w:hideMark/>
          </w:tcPr>
          <w:p w14:paraId="2A56D080"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72C472A9" w14:textId="77777777" w:rsidTr="004F6583">
        <w:trPr>
          <w:trHeight w:val="290"/>
        </w:trPr>
        <w:tc>
          <w:tcPr>
            <w:tcW w:w="1700" w:type="dxa"/>
            <w:vMerge w:val="restart"/>
            <w:tcBorders>
              <w:top w:val="nil"/>
              <w:left w:val="nil"/>
              <w:bottom w:val="nil"/>
              <w:right w:val="nil"/>
            </w:tcBorders>
            <w:shd w:val="clear" w:color="auto" w:fill="auto"/>
            <w:noWrap/>
            <w:vAlign w:val="center"/>
            <w:hideMark/>
          </w:tcPr>
          <w:p w14:paraId="3A08516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Fescue</w:t>
            </w:r>
          </w:p>
        </w:tc>
        <w:tc>
          <w:tcPr>
            <w:tcW w:w="3160" w:type="dxa"/>
            <w:tcBorders>
              <w:top w:val="nil"/>
              <w:left w:val="nil"/>
              <w:bottom w:val="single" w:sz="4" w:space="0" w:color="auto"/>
              <w:right w:val="nil"/>
            </w:tcBorders>
            <w:shd w:val="clear" w:color="auto" w:fill="auto"/>
            <w:noWrap/>
            <w:vAlign w:val="bottom"/>
            <w:hideMark/>
          </w:tcPr>
          <w:p w14:paraId="6C2803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6212E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51F0A9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18AFDC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5D8D165" w14:textId="77777777" w:rsidTr="004F6583">
        <w:trPr>
          <w:trHeight w:val="290"/>
        </w:trPr>
        <w:tc>
          <w:tcPr>
            <w:tcW w:w="1700" w:type="dxa"/>
            <w:vMerge/>
            <w:tcBorders>
              <w:top w:val="nil"/>
              <w:left w:val="nil"/>
              <w:bottom w:val="nil"/>
              <w:right w:val="nil"/>
            </w:tcBorders>
            <w:vAlign w:val="center"/>
            <w:hideMark/>
          </w:tcPr>
          <w:p w14:paraId="756FA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061745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624714D" w14:textId="77777777" w:rsidTr="004F6583">
        <w:trPr>
          <w:trHeight w:val="290"/>
        </w:trPr>
        <w:tc>
          <w:tcPr>
            <w:tcW w:w="1700" w:type="dxa"/>
            <w:vMerge/>
            <w:tcBorders>
              <w:top w:val="nil"/>
              <w:left w:val="nil"/>
              <w:bottom w:val="nil"/>
              <w:right w:val="nil"/>
            </w:tcBorders>
            <w:vAlign w:val="center"/>
            <w:hideMark/>
          </w:tcPr>
          <w:p w14:paraId="29E5D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0CF0A1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065D8A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4D92EE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4D8273" w14:textId="77777777" w:rsidTr="004F6583">
        <w:trPr>
          <w:trHeight w:val="290"/>
        </w:trPr>
        <w:tc>
          <w:tcPr>
            <w:tcW w:w="1700" w:type="dxa"/>
            <w:vMerge/>
            <w:tcBorders>
              <w:top w:val="nil"/>
              <w:left w:val="nil"/>
              <w:bottom w:val="nil"/>
              <w:right w:val="nil"/>
            </w:tcBorders>
            <w:vAlign w:val="center"/>
            <w:hideMark/>
          </w:tcPr>
          <w:p w14:paraId="1F1B831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DBA54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8A87CEF" w14:textId="77777777" w:rsidTr="004F6583">
        <w:trPr>
          <w:trHeight w:val="290"/>
        </w:trPr>
        <w:tc>
          <w:tcPr>
            <w:tcW w:w="1700" w:type="dxa"/>
            <w:vMerge/>
            <w:tcBorders>
              <w:top w:val="nil"/>
              <w:left w:val="nil"/>
              <w:bottom w:val="nil"/>
              <w:right w:val="nil"/>
            </w:tcBorders>
            <w:vAlign w:val="center"/>
            <w:hideMark/>
          </w:tcPr>
          <w:p w14:paraId="2892471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Dulichium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arundinaceum</w:t>
            </w:r>
            <w:proofErr w:type="spellEnd"/>
          </w:p>
        </w:tc>
        <w:tc>
          <w:tcPr>
            <w:tcW w:w="960" w:type="dxa"/>
            <w:tcBorders>
              <w:top w:val="nil"/>
              <w:left w:val="nil"/>
              <w:bottom w:val="nil"/>
              <w:right w:val="nil"/>
            </w:tcBorders>
            <w:shd w:val="clear" w:color="auto" w:fill="auto"/>
            <w:noWrap/>
            <w:vAlign w:val="bottom"/>
            <w:hideMark/>
          </w:tcPr>
          <w:p w14:paraId="17038E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7E7A82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CEFF8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86B6E63" w14:textId="77777777" w:rsidTr="004F6583">
        <w:trPr>
          <w:trHeight w:val="290"/>
        </w:trPr>
        <w:tc>
          <w:tcPr>
            <w:tcW w:w="1700" w:type="dxa"/>
            <w:vMerge/>
            <w:tcBorders>
              <w:top w:val="nil"/>
              <w:left w:val="nil"/>
              <w:bottom w:val="nil"/>
              <w:right w:val="nil"/>
            </w:tcBorders>
            <w:vAlign w:val="center"/>
            <w:hideMark/>
          </w:tcPr>
          <w:p w14:paraId="72CDE0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0.97</w:t>
            </w:r>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FEC54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DB429A" w14:textId="77777777" w:rsidTr="004F6583">
        <w:trPr>
          <w:trHeight w:val="290"/>
        </w:trPr>
        <w:tc>
          <w:tcPr>
            <w:tcW w:w="1700" w:type="dxa"/>
            <w:vMerge/>
            <w:tcBorders>
              <w:top w:val="nil"/>
              <w:left w:val="nil"/>
              <w:bottom w:val="nil"/>
              <w:right w:val="nil"/>
            </w:tcBorders>
            <w:vAlign w:val="center"/>
            <w:hideMark/>
          </w:tcPr>
          <w:p w14:paraId="6C767FF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nil"/>
              <w:left w:val="nil"/>
              <w:bottom w:val="nil"/>
              <w:right w:val="nil"/>
            </w:tcBorders>
            <w:shd w:val="clear" w:color="auto" w:fill="auto"/>
            <w:noWrap/>
            <w:vAlign w:val="bottom"/>
            <w:hideMark/>
          </w:tcPr>
          <w:p w14:paraId="4930EEE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54A12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35A51E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797B2F" w14:textId="77777777" w:rsidTr="004F6583">
        <w:trPr>
          <w:trHeight w:val="290"/>
        </w:trPr>
        <w:tc>
          <w:tcPr>
            <w:tcW w:w="1700" w:type="dxa"/>
            <w:vMerge/>
            <w:tcBorders>
              <w:top w:val="nil"/>
              <w:left w:val="nil"/>
              <w:bottom w:val="nil"/>
              <w:right w:val="nil"/>
            </w:tcBorders>
            <w:vAlign w:val="center"/>
            <w:hideMark/>
          </w:tcPr>
          <w:p w14:paraId="6696E7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Festuca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DB2ABE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082C4A4" w14:textId="77777777" w:rsidTr="004F6583">
        <w:trPr>
          <w:trHeight w:val="290"/>
        </w:trPr>
        <w:tc>
          <w:tcPr>
            <w:tcW w:w="1700" w:type="dxa"/>
            <w:vMerge/>
            <w:tcBorders>
              <w:top w:val="nil"/>
              <w:left w:val="nil"/>
              <w:bottom w:val="nil"/>
              <w:right w:val="nil"/>
            </w:tcBorders>
            <w:vAlign w:val="center"/>
            <w:hideMark/>
          </w:tcPr>
          <w:p w14:paraId="017791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nil"/>
              <w:left w:val="nil"/>
              <w:bottom w:val="nil"/>
              <w:right w:val="nil"/>
            </w:tcBorders>
            <w:shd w:val="clear" w:color="auto" w:fill="auto"/>
            <w:noWrap/>
            <w:vAlign w:val="bottom"/>
            <w:hideMark/>
          </w:tcPr>
          <w:p w14:paraId="348772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4AE4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3369D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D7385BD" w14:textId="77777777" w:rsidTr="004F6583">
        <w:trPr>
          <w:trHeight w:val="290"/>
        </w:trPr>
        <w:tc>
          <w:tcPr>
            <w:tcW w:w="1700" w:type="dxa"/>
            <w:vMerge/>
            <w:tcBorders>
              <w:top w:val="nil"/>
              <w:left w:val="nil"/>
              <w:bottom w:val="nil"/>
              <w:right w:val="nil"/>
            </w:tcBorders>
            <w:vAlign w:val="center"/>
            <w:hideMark/>
          </w:tcPr>
          <w:p w14:paraId="43BEA64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Hypericum </w:t>
            </w:r>
            <w:proofErr w:type="spellStart"/>
            <w:r w:rsidRPr="004F6583">
              <w:rPr>
                <w:rFonts w:ascii="Arial" w:eastAsia="Times New Roman" w:hAnsi="Arial" w:cs="Arial"/>
                <w:i/>
                <w:iCs/>
                <w:sz w:val="20"/>
                <w:szCs w:val="20"/>
              </w:rPr>
              <w:t>formosum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5712F5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A77CD4" w14:textId="77777777" w:rsidTr="004F6583">
        <w:trPr>
          <w:trHeight w:val="290"/>
        </w:trPr>
        <w:tc>
          <w:tcPr>
            <w:tcW w:w="1700" w:type="dxa"/>
            <w:vMerge/>
            <w:tcBorders>
              <w:top w:val="nil"/>
              <w:left w:val="nil"/>
              <w:bottom w:val="nil"/>
              <w:right w:val="nil"/>
            </w:tcBorders>
            <w:vAlign w:val="center"/>
            <w:hideMark/>
          </w:tcPr>
          <w:p w14:paraId="23DE583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5FB29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619DAA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78944E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43353E" w14:textId="77777777" w:rsidTr="004F6583">
        <w:trPr>
          <w:trHeight w:val="290"/>
        </w:trPr>
        <w:tc>
          <w:tcPr>
            <w:tcW w:w="1700" w:type="dxa"/>
            <w:vMerge/>
            <w:tcBorders>
              <w:top w:val="nil"/>
              <w:left w:val="nil"/>
              <w:bottom w:val="nil"/>
              <w:right w:val="nil"/>
            </w:tcBorders>
            <w:vAlign w:val="center"/>
            <w:hideMark/>
          </w:tcPr>
          <w:p w14:paraId="2F6C954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986FA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6BBB4" w14:textId="77777777" w:rsidTr="004F6583">
        <w:trPr>
          <w:trHeight w:val="290"/>
        </w:trPr>
        <w:tc>
          <w:tcPr>
            <w:tcW w:w="1700" w:type="dxa"/>
            <w:vMerge/>
            <w:tcBorders>
              <w:top w:val="nil"/>
              <w:left w:val="nil"/>
              <w:bottom w:val="nil"/>
              <w:right w:val="nil"/>
            </w:tcBorders>
            <w:vAlign w:val="center"/>
            <w:hideMark/>
          </w:tcPr>
          <w:p w14:paraId="5F5E6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067DC3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1CB8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89F2D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D718F89" w14:textId="77777777" w:rsidTr="004F6583">
        <w:trPr>
          <w:trHeight w:val="290"/>
        </w:trPr>
        <w:tc>
          <w:tcPr>
            <w:tcW w:w="1700" w:type="dxa"/>
            <w:vMerge/>
            <w:tcBorders>
              <w:top w:val="nil"/>
              <w:left w:val="nil"/>
              <w:bottom w:val="nil"/>
              <w:right w:val="nil"/>
            </w:tcBorders>
            <w:vAlign w:val="center"/>
            <w:hideMark/>
          </w:tcPr>
          <w:p w14:paraId="656BB5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D706F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5E6AE00" w14:textId="77777777" w:rsidTr="004F6583">
        <w:trPr>
          <w:trHeight w:val="290"/>
        </w:trPr>
        <w:tc>
          <w:tcPr>
            <w:tcW w:w="1700" w:type="dxa"/>
            <w:vMerge/>
            <w:tcBorders>
              <w:top w:val="nil"/>
              <w:left w:val="nil"/>
              <w:bottom w:val="nil"/>
              <w:right w:val="nil"/>
            </w:tcBorders>
            <w:vAlign w:val="center"/>
            <w:hideMark/>
          </w:tcPr>
          <w:p w14:paraId="189C4A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nil"/>
              <w:left w:val="nil"/>
              <w:bottom w:val="nil"/>
              <w:right w:val="nil"/>
            </w:tcBorders>
            <w:shd w:val="clear" w:color="auto" w:fill="auto"/>
            <w:noWrap/>
            <w:vAlign w:val="bottom"/>
            <w:hideMark/>
          </w:tcPr>
          <w:p w14:paraId="02A5D4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EE09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E987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DC66494" w14:textId="77777777" w:rsidTr="004F6583">
        <w:trPr>
          <w:trHeight w:val="290"/>
        </w:trPr>
        <w:tc>
          <w:tcPr>
            <w:tcW w:w="1700" w:type="dxa"/>
            <w:vMerge/>
            <w:tcBorders>
              <w:top w:val="nil"/>
              <w:left w:val="nil"/>
              <w:bottom w:val="nil"/>
              <w:right w:val="nil"/>
            </w:tcBorders>
            <w:vAlign w:val="center"/>
            <w:hideMark/>
          </w:tcPr>
          <w:p w14:paraId="4DAE00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C60EF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23E6AD" w14:textId="77777777" w:rsidTr="004F6583">
        <w:trPr>
          <w:trHeight w:val="290"/>
        </w:trPr>
        <w:tc>
          <w:tcPr>
            <w:tcW w:w="1700" w:type="dxa"/>
            <w:vMerge/>
            <w:tcBorders>
              <w:top w:val="nil"/>
              <w:left w:val="nil"/>
              <w:bottom w:val="nil"/>
              <w:right w:val="nil"/>
            </w:tcBorders>
            <w:vAlign w:val="center"/>
            <w:hideMark/>
          </w:tcPr>
          <w:p w14:paraId="2F0D59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2CFDFB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69A98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0.30</w:t>
            </w:r>
          </w:p>
        </w:tc>
        <w:tc>
          <w:tcPr>
            <w:tcW w:w="960" w:type="dxa"/>
            <w:tcBorders>
              <w:top w:val="nil"/>
              <w:left w:val="nil"/>
              <w:bottom w:val="nil"/>
              <w:right w:val="nil"/>
            </w:tcBorders>
            <w:shd w:val="clear" w:color="auto" w:fill="auto"/>
            <w:noWrap/>
            <w:vAlign w:val="bottom"/>
            <w:hideMark/>
          </w:tcPr>
          <w:p w14:paraId="13E344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0ECDB13" w14:textId="77777777" w:rsidTr="004F6583">
        <w:trPr>
          <w:trHeight w:val="290"/>
        </w:trPr>
        <w:tc>
          <w:tcPr>
            <w:tcW w:w="1700" w:type="dxa"/>
            <w:vMerge/>
            <w:tcBorders>
              <w:top w:val="nil"/>
              <w:left w:val="nil"/>
              <w:bottom w:val="nil"/>
              <w:right w:val="nil"/>
            </w:tcBorders>
            <w:vAlign w:val="center"/>
            <w:hideMark/>
          </w:tcPr>
          <w:p w14:paraId="6C554F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44E75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AC6D7CB" w14:textId="77777777" w:rsidTr="004F6583">
        <w:trPr>
          <w:trHeight w:val="290"/>
        </w:trPr>
        <w:tc>
          <w:tcPr>
            <w:tcW w:w="1700" w:type="dxa"/>
            <w:vMerge/>
            <w:tcBorders>
              <w:top w:val="nil"/>
              <w:left w:val="nil"/>
              <w:bottom w:val="nil"/>
              <w:right w:val="nil"/>
            </w:tcBorders>
            <w:vAlign w:val="center"/>
            <w:hideMark/>
          </w:tcPr>
          <w:p w14:paraId="699D249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nil"/>
              <w:left w:val="nil"/>
              <w:bottom w:val="nil"/>
              <w:right w:val="nil"/>
            </w:tcBorders>
            <w:shd w:val="clear" w:color="auto" w:fill="auto"/>
            <w:noWrap/>
            <w:vAlign w:val="bottom"/>
            <w:hideMark/>
          </w:tcPr>
          <w:p w14:paraId="0D9989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564015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1.73</w:t>
            </w:r>
          </w:p>
        </w:tc>
        <w:tc>
          <w:tcPr>
            <w:tcW w:w="960" w:type="dxa"/>
            <w:tcBorders>
              <w:top w:val="nil"/>
              <w:left w:val="nil"/>
              <w:bottom w:val="nil"/>
              <w:right w:val="nil"/>
            </w:tcBorders>
            <w:shd w:val="clear" w:color="auto" w:fill="auto"/>
            <w:noWrap/>
            <w:vAlign w:val="bottom"/>
            <w:hideMark/>
          </w:tcPr>
          <w:p w14:paraId="73832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12F64E" w14:textId="77777777" w:rsidTr="004F6583">
        <w:trPr>
          <w:trHeight w:val="290"/>
        </w:trPr>
        <w:tc>
          <w:tcPr>
            <w:tcW w:w="1700" w:type="dxa"/>
            <w:vMerge/>
            <w:tcBorders>
              <w:top w:val="nil"/>
              <w:left w:val="nil"/>
              <w:bottom w:val="nil"/>
              <w:right w:val="nil"/>
            </w:tcBorders>
            <w:vAlign w:val="center"/>
            <w:hideMark/>
          </w:tcPr>
          <w:p w14:paraId="495150C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104B62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7308D6B" w14:textId="77777777" w:rsidTr="004F6583">
        <w:trPr>
          <w:trHeight w:val="290"/>
        </w:trPr>
        <w:tc>
          <w:tcPr>
            <w:tcW w:w="1700" w:type="dxa"/>
            <w:vMerge/>
            <w:tcBorders>
              <w:top w:val="nil"/>
              <w:left w:val="nil"/>
              <w:bottom w:val="nil"/>
              <w:right w:val="nil"/>
            </w:tcBorders>
            <w:vAlign w:val="center"/>
            <w:hideMark/>
          </w:tcPr>
          <w:p w14:paraId="6D7FDC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Polygonum hydropiper</w:t>
            </w:r>
          </w:p>
        </w:tc>
        <w:tc>
          <w:tcPr>
            <w:tcW w:w="960" w:type="dxa"/>
            <w:tcBorders>
              <w:top w:val="nil"/>
              <w:left w:val="nil"/>
              <w:bottom w:val="nil"/>
              <w:right w:val="nil"/>
            </w:tcBorders>
            <w:shd w:val="clear" w:color="auto" w:fill="auto"/>
            <w:noWrap/>
            <w:vAlign w:val="bottom"/>
            <w:hideMark/>
          </w:tcPr>
          <w:p w14:paraId="3AFC05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16FEE1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0CC5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9FB0C07" w14:textId="77777777" w:rsidTr="004F6583">
        <w:trPr>
          <w:trHeight w:val="290"/>
        </w:trPr>
        <w:tc>
          <w:tcPr>
            <w:tcW w:w="1700" w:type="dxa"/>
            <w:vMerge/>
            <w:tcBorders>
              <w:top w:val="nil"/>
              <w:left w:val="nil"/>
              <w:bottom w:val="nil"/>
              <w:right w:val="nil"/>
            </w:tcBorders>
            <w:vAlign w:val="center"/>
            <w:hideMark/>
          </w:tcPr>
          <w:p w14:paraId="0CAE13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6A88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877BE5" w14:textId="77777777" w:rsidTr="004F6583">
        <w:trPr>
          <w:trHeight w:val="290"/>
        </w:trPr>
        <w:tc>
          <w:tcPr>
            <w:tcW w:w="1700" w:type="dxa"/>
            <w:vMerge/>
            <w:tcBorders>
              <w:top w:val="nil"/>
              <w:left w:val="nil"/>
              <w:bottom w:val="nil"/>
              <w:right w:val="nil"/>
            </w:tcBorders>
            <w:vAlign w:val="center"/>
            <w:hideMark/>
          </w:tcPr>
          <w:p w14:paraId="5F094FC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Salix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5676103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0A5A2B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04F9C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FFEB484" w14:textId="77777777" w:rsidTr="004F6583">
        <w:trPr>
          <w:trHeight w:val="290"/>
        </w:trPr>
        <w:tc>
          <w:tcPr>
            <w:tcW w:w="1700" w:type="dxa"/>
            <w:vMerge/>
            <w:tcBorders>
              <w:top w:val="nil"/>
              <w:left w:val="nil"/>
              <w:bottom w:val="nil"/>
              <w:right w:val="nil"/>
            </w:tcBorders>
            <w:vAlign w:val="center"/>
            <w:hideMark/>
          </w:tcPr>
          <w:p w14:paraId="54A8F4E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EA661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51681" w14:textId="77777777" w:rsidTr="004F6583">
        <w:trPr>
          <w:trHeight w:val="290"/>
        </w:trPr>
        <w:tc>
          <w:tcPr>
            <w:tcW w:w="1700" w:type="dxa"/>
            <w:vMerge/>
            <w:tcBorders>
              <w:top w:val="nil"/>
              <w:left w:val="nil"/>
              <w:bottom w:val="nil"/>
              <w:right w:val="nil"/>
            </w:tcBorders>
            <w:vAlign w:val="center"/>
            <w:hideMark/>
          </w:tcPr>
          <w:p w14:paraId="79601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78DE96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nil"/>
              <w:left w:val="nil"/>
              <w:bottom w:val="nil"/>
              <w:right w:val="nil"/>
            </w:tcBorders>
            <w:shd w:val="clear" w:color="auto" w:fill="auto"/>
            <w:noWrap/>
            <w:vAlign w:val="bottom"/>
            <w:hideMark/>
          </w:tcPr>
          <w:p w14:paraId="0E44A0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79C3F5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01EF942" w14:textId="77777777" w:rsidTr="004F6583">
        <w:trPr>
          <w:trHeight w:val="290"/>
        </w:trPr>
        <w:tc>
          <w:tcPr>
            <w:tcW w:w="1700" w:type="dxa"/>
            <w:vMerge/>
            <w:tcBorders>
              <w:top w:val="nil"/>
              <w:left w:val="nil"/>
              <w:bottom w:val="nil"/>
              <w:right w:val="nil"/>
            </w:tcBorders>
            <w:vAlign w:val="center"/>
            <w:hideMark/>
          </w:tcPr>
          <w:p w14:paraId="264D231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0.66</w:t>
            </w:r>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11F7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039D7C6D" w14:textId="77777777" w:rsidTr="004F6583">
        <w:trPr>
          <w:trHeight w:val="290"/>
        </w:trPr>
        <w:tc>
          <w:tcPr>
            <w:tcW w:w="1700" w:type="dxa"/>
            <w:vMerge/>
            <w:tcBorders>
              <w:top w:val="nil"/>
              <w:left w:val="nil"/>
              <w:bottom w:val="nil"/>
              <w:right w:val="nil"/>
            </w:tcBorders>
            <w:vAlign w:val="center"/>
            <w:hideMark/>
          </w:tcPr>
          <w:p w14:paraId="7F4D3DA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nil"/>
              <w:left w:val="nil"/>
              <w:bottom w:val="nil"/>
              <w:right w:val="nil"/>
            </w:tcBorders>
            <w:shd w:val="clear" w:color="auto" w:fill="auto"/>
            <w:noWrap/>
            <w:vAlign w:val="bottom"/>
            <w:hideMark/>
          </w:tcPr>
          <w:p w14:paraId="3CC6BA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EE1CE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27CD48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689AB507" w14:textId="77777777" w:rsidTr="004F6583">
        <w:trPr>
          <w:trHeight w:val="290"/>
        </w:trPr>
        <w:tc>
          <w:tcPr>
            <w:tcW w:w="1700" w:type="dxa"/>
            <w:vMerge/>
            <w:tcBorders>
              <w:top w:val="nil"/>
              <w:left w:val="nil"/>
              <w:bottom w:val="nil"/>
              <w:right w:val="nil"/>
            </w:tcBorders>
            <w:vAlign w:val="center"/>
            <w:hideMark/>
          </w:tcPr>
          <w:p w14:paraId="4BBB0C4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6C35D7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2E2C2D4D" w14:textId="77777777" w:rsidTr="004F6583">
        <w:trPr>
          <w:trHeight w:val="290"/>
        </w:trPr>
        <w:tc>
          <w:tcPr>
            <w:tcW w:w="1700" w:type="dxa"/>
            <w:vMerge/>
            <w:tcBorders>
              <w:top w:val="nil"/>
              <w:left w:val="nil"/>
              <w:bottom w:val="nil"/>
              <w:right w:val="nil"/>
            </w:tcBorders>
            <w:vAlign w:val="center"/>
            <w:hideMark/>
          </w:tcPr>
          <w:p w14:paraId="121FBC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nil"/>
              <w:left w:val="nil"/>
              <w:bottom w:val="nil"/>
              <w:right w:val="nil"/>
            </w:tcBorders>
            <w:shd w:val="clear" w:color="auto" w:fill="auto"/>
            <w:noWrap/>
            <w:vAlign w:val="bottom"/>
            <w:hideMark/>
          </w:tcPr>
          <w:p w14:paraId="4A9773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1.86</w:t>
            </w:r>
          </w:p>
        </w:tc>
        <w:tc>
          <w:tcPr>
            <w:tcW w:w="960" w:type="dxa"/>
            <w:tcBorders>
              <w:top w:val="nil"/>
              <w:left w:val="nil"/>
              <w:bottom w:val="nil"/>
              <w:right w:val="nil"/>
            </w:tcBorders>
            <w:shd w:val="clear" w:color="auto" w:fill="auto"/>
            <w:noWrap/>
            <w:vAlign w:val="bottom"/>
            <w:hideMark/>
          </w:tcPr>
          <w:p w14:paraId="2F304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1.33</w:t>
            </w:r>
          </w:p>
        </w:tc>
        <w:tc>
          <w:tcPr>
            <w:tcW w:w="960" w:type="dxa"/>
            <w:tcBorders>
              <w:top w:val="nil"/>
              <w:left w:val="nil"/>
              <w:bottom w:val="nil"/>
              <w:right w:val="nil"/>
            </w:tcBorders>
            <w:shd w:val="clear" w:color="auto" w:fill="auto"/>
            <w:noWrap/>
            <w:vAlign w:val="bottom"/>
            <w:hideMark/>
          </w:tcPr>
          <w:p w14:paraId="6AB6AD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78A5CD11" w14:textId="77777777" w:rsidTr="004F6583">
        <w:trPr>
          <w:trHeight w:val="290"/>
        </w:trPr>
        <w:tc>
          <w:tcPr>
            <w:tcW w:w="1700" w:type="dxa"/>
            <w:vMerge/>
            <w:tcBorders>
              <w:top w:val="nil"/>
              <w:left w:val="nil"/>
              <w:bottom w:val="nil"/>
              <w:right w:val="nil"/>
            </w:tcBorders>
            <w:vAlign w:val="center"/>
            <w:hideMark/>
          </w:tcPr>
          <w:p w14:paraId="6FD2B0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AE75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52602460" w14:textId="77777777" w:rsidTr="004F6583">
        <w:trPr>
          <w:trHeight w:val="290"/>
        </w:trPr>
        <w:tc>
          <w:tcPr>
            <w:tcW w:w="1700" w:type="dxa"/>
            <w:vMerge/>
            <w:tcBorders>
              <w:top w:val="nil"/>
              <w:left w:val="nil"/>
              <w:bottom w:val="nil"/>
              <w:right w:val="nil"/>
            </w:tcBorders>
            <w:vAlign w:val="center"/>
            <w:hideMark/>
          </w:tcPr>
          <w:p w14:paraId="0BB9054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1D30B8E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131A2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w:t>
            </w:r>
          </w:p>
        </w:tc>
        <w:tc>
          <w:tcPr>
            <w:tcW w:w="960" w:type="dxa"/>
            <w:tcBorders>
              <w:top w:val="nil"/>
              <w:left w:val="nil"/>
              <w:bottom w:val="nil"/>
              <w:right w:val="nil"/>
            </w:tcBorders>
            <w:shd w:val="clear" w:color="auto" w:fill="auto"/>
            <w:noWrap/>
            <w:vAlign w:val="bottom"/>
            <w:hideMark/>
          </w:tcPr>
          <w:p w14:paraId="182382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23E1B0B" w14:textId="77777777" w:rsidTr="004F6583">
        <w:trPr>
          <w:trHeight w:val="290"/>
        </w:trPr>
        <w:tc>
          <w:tcPr>
            <w:tcW w:w="1700" w:type="dxa"/>
            <w:vMerge/>
            <w:tcBorders>
              <w:top w:val="nil"/>
              <w:left w:val="nil"/>
              <w:bottom w:val="nil"/>
              <w:right w:val="nil"/>
            </w:tcBorders>
            <w:vAlign w:val="center"/>
            <w:hideMark/>
          </w:tcPr>
          <w:p w14:paraId="4D6060C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Hordeum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brachyantherum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13AB00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38EC65B" w14:textId="77777777" w:rsidTr="004F6583">
        <w:trPr>
          <w:trHeight w:val="290"/>
        </w:trPr>
        <w:tc>
          <w:tcPr>
            <w:tcW w:w="1700" w:type="dxa"/>
            <w:vMerge/>
            <w:tcBorders>
              <w:top w:val="nil"/>
              <w:left w:val="nil"/>
              <w:bottom w:val="nil"/>
              <w:right w:val="nil"/>
            </w:tcBorders>
            <w:vAlign w:val="center"/>
            <w:hideMark/>
          </w:tcPr>
          <w:p w14:paraId="43A03CD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668D2B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50BCC5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4E5BC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326DBC03" w14:textId="77777777" w:rsidTr="004F6583">
        <w:trPr>
          <w:trHeight w:val="290"/>
        </w:trPr>
        <w:tc>
          <w:tcPr>
            <w:tcW w:w="1700" w:type="dxa"/>
            <w:vMerge/>
            <w:tcBorders>
              <w:top w:val="nil"/>
              <w:left w:val="nil"/>
              <w:bottom w:val="nil"/>
              <w:right w:val="nil"/>
            </w:tcBorders>
            <w:vAlign w:val="center"/>
            <w:hideMark/>
          </w:tcPr>
          <w:p w14:paraId="375C48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4C3543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69CFF9FC" w14:textId="77777777" w:rsidTr="004F6583">
        <w:trPr>
          <w:trHeight w:val="290"/>
        </w:trPr>
        <w:tc>
          <w:tcPr>
            <w:tcW w:w="1700" w:type="dxa"/>
            <w:vMerge/>
            <w:tcBorders>
              <w:top w:val="nil"/>
              <w:left w:val="nil"/>
              <w:bottom w:val="nil"/>
              <w:right w:val="nil"/>
            </w:tcBorders>
            <w:vAlign w:val="center"/>
            <w:hideMark/>
          </w:tcPr>
          <w:p w14:paraId="36D28A9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551F54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nil"/>
              <w:left w:val="nil"/>
              <w:bottom w:val="nil"/>
              <w:right w:val="nil"/>
            </w:tcBorders>
            <w:shd w:val="clear" w:color="auto" w:fill="auto"/>
            <w:noWrap/>
            <w:vAlign w:val="bottom"/>
            <w:hideMark/>
          </w:tcPr>
          <w:p w14:paraId="2DFE51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960" w:type="dxa"/>
            <w:tcBorders>
              <w:top w:val="nil"/>
              <w:left w:val="nil"/>
              <w:bottom w:val="nil"/>
              <w:right w:val="nil"/>
            </w:tcBorders>
            <w:shd w:val="clear" w:color="auto" w:fill="auto"/>
            <w:noWrap/>
            <w:vAlign w:val="bottom"/>
            <w:hideMark/>
          </w:tcPr>
          <w:p w14:paraId="108A3B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246CA145" w14:textId="77777777" w:rsidTr="004F6583">
        <w:trPr>
          <w:trHeight w:val="290"/>
        </w:trPr>
        <w:tc>
          <w:tcPr>
            <w:tcW w:w="1700" w:type="dxa"/>
            <w:vMerge/>
            <w:tcBorders>
              <w:top w:val="nil"/>
              <w:left w:val="nil"/>
              <w:bottom w:val="nil"/>
              <w:right w:val="nil"/>
            </w:tcBorders>
            <w:vAlign w:val="center"/>
            <w:hideMark/>
          </w:tcPr>
          <w:p w14:paraId="6AB626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470B979E" w:rsidR="004F6583" w:rsidRPr="004F6583" w:rsidRDefault="004F3149"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Sidalcea</w:t>
            </w:r>
            <w:r w:rsidR="004F6583"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5B95FF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502DCBA3" w14:textId="77777777" w:rsidTr="004F6583">
        <w:trPr>
          <w:trHeight w:val="290"/>
        </w:trPr>
        <w:tc>
          <w:tcPr>
            <w:tcW w:w="1700" w:type="dxa"/>
            <w:vMerge/>
            <w:tcBorders>
              <w:top w:val="nil"/>
              <w:left w:val="nil"/>
              <w:bottom w:val="nil"/>
              <w:right w:val="nil"/>
            </w:tcBorders>
            <w:vAlign w:val="center"/>
            <w:hideMark/>
          </w:tcPr>
          <w:p w14:paraId="7673A80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6CB01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nil"/>
              <w:left w:val="nil"/>
              <w:bottom w:val="nil"/>
              <w:right w:val="nil"/>
            </w:tcBorders>
            <w:shd w:val="clear" w:color="auto" w:fill="auto"/>
            <w:noWrap/>
            <w:vAlign w:val="bottom"/>
            <w:hideMark/>
          </w:tcPr>
          <w:p w14:paraId="3B4471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nil"/>
              <w:left w:val="nil"/>
              <w:bottom w:val="nil"/>
              <w:right w:val="nil"/>
            </w:tcBorders>
            <w:shd w:val="clear" w:color="auto" w:fill="auto"/>
            <w:noWrap/>
            <w:vAlign w:val="bottom"/>
            <w:hideMark/>
          </w:tcPr>
          <w:p w14:paraId="4BBC027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-75.00</w:t>
            </w:r>
          </w:p>
        </w:tc>
      </w:tr>
      <w:tr w:rsidR="004F6583" w:rsidRPr="004F6583" w14:paraId="05A8A671" w14:textId="77777777" w:rsidTr="004F6583">
        <w:trPr>
          <w:trHeight w:val="290"/>
        </w:trPr>
        <w:tc>
          <w:tcPr>
            <w:tcW w:w="1700" w:type="dxa"/>
            <w:vMerge/>
            <w:tcBorders>
              <w:top w:val="nil"/>
              <w:left w:val="nil"/>
              <w:bottom w:val="nil"/>
              <w:right w:val="nil"/>
            </w:tcBorders>
            <w:vAlign w:val="center"/>
            <w:hideMark/>
          </w:tcPr>
          <w:p w14:paraId="07E9F9D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1FDD3E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1C839BCB" w14:textId="77777777" w:rsidTr="004F6583">
        <w:trPr>
          <w:trHeight w:val="290"/>
        </w:trPr>
        <w:tc>
          <w:tcPr>
            <w:tcW w:w="1700" w:type="dxa"/>
            <w:vMerge/>
            <w:tcBorders>
              <w:top w:val="nil"/>
              <w:left w:val="nil"/>
              <w:bottom w:val="nil"/>
              <w:right w:val="nil"/>
            </w:tcBorders>
            <w:vAlign w:val="center"/>
            <w:hideMark/>
          </w:tcPr>
          <w:p w14:paraId="3205E4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52268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0.38</w:t>
            </w:r>
          </w:p>
        </w:tc>
        <w:tc>
          <w:tcPr>
            <w:tcW w:w="960" w:type="dxa"/>
            <w:tcBorders>
              <w:top w:val="nil"/>
              <w:left w:val="nil"/>
              <w:bottom w:val="nil"/>
              <w:right w:val="nil"/>
            </w:tcBorders>
            <w:shd w:val="clear" w:color="auto" w:fill="auto"/>
            <w:noWrap/>
            <w:vAlign w:val="bottom"/>
            <w:hideMark/>
          </w:tcPr>
          <w:p w14:paraId="63FD64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0B0856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76763759" w14:textId="77777777" w:rsidTr="004F6583">
        <w:trPr>
          <w:trHeight w:val="290"/>
        </w:trPr>
        <w:tc>
          <w:tcPr>
            <w:tcW w:w="1700" w:type="dxa"/>
            <w:vMerge/>
            <w:tcBorders>
              <w:top w:val="nil"/>
              <w:left w:val="nil"/>
              <w:bottom w:val="nil"/>
              <w:right w:val="nil"/>
            </w:tcBorders>
            <w:vAlign w:val="center"/>
            <w:hideMark/>
          </w:tcPr>
          <w:p w14:paraId="7FFC703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44D33A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37B70938" w14:textId="77777777" w:rsidTr="004F6583">
        <w:trPr>
          <w:trHeight w:val="290"/>
        </w:trPr>
        <w:tc>
          <w:tcPr>
            <w:tcW w:w="1700" w:type="dxa"/>
            <w:vMerge/>
            <w:tcBorders>
              <w:top w:val="nil"/>
              <w:left w:val="nil"/>
              <w:bottom w:val="nil"/>
              <w:right w:val="nil"/>
            </w:tcBorders>
            <w:vAlign w:val="center"/>
            <w:hideMark/>
          </w:tcPr>
          <w:p w14:paraId="30364EE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9433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636BE4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3D1D8C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0.56</w:t>
            </w:r>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-44.44</w:t>
            </w:r>
          </w:p>
        </w:tc>
      </w:tr>
      <w:tr w:rsidR="004F6583" w:rsidRPr="004F6583" w14:paraId="1E8D81F8" w14:textId="77777777" w:rsidTr="004F6583">
        <w:trPr>
          <w:trHeight w:val="290"/>
        </w:trPr>
        <w:tc>
          <w:tcPr>
            <w:tcW w:w="1700" w:type="dxa"/>
            <w:vMerge/>
            <w:tcBorders>
              <w:top w:val="nil"/>
              <w:left w:val="nil"/>
              <w:bottom w:val="nil"/>
              <w:right w:val="nil"/>
            </w:tcBorders>
            <w:vAlign w:val="center"/>
            <w:hideMark/>
          </w:tcPr>
          <w:p w14:paraId="03E980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0.34</w:t>
            </w:r>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0.82</w:t>
            </w:r>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nil"/>
              <w:left w:val="nil"/>
              <w:bottom w:val="nil"/>
              <w:right w:val="nil"/>
            </w:tcBorders>
            <w:shd w:val="clear" w:color="auto" w:fill="auto"/>
            <w:noWrap/>
            <w:vAlign w:val="bottom"/>
            <w:hideMark/>
          </w:tcPr>
          <w:p w14:paraId="52A4FD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7E8D3884" w14:textId="77777777" w:rsidTr="004F6583">
        <w:trPr>
          <w:trHeight w:val="290"/>
        </w:trPr>
        <w:tc>
          <w:tcPr>
            <w:tcW w:w="1700" w:type="dxa"/>
            <w:vMerge/>
            <w:tcBorders>
              <w:top w:val="nil"/>
              <w:left w:val="nil"/>
              <w:bottom w:val="nil"/>
              <w:right w:val="nil"/>
            </w:tcBorders>
            <w:vAlign w:val="center"/>
            <w:hideMark/>
          </w:tcPr>
          <w:p w14:paraId="35BFC62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nil"/>
              <w:left w:val="nil"/>
              <w:bottom w:val="nil"/>
              <w:right w:val="nil"/>
            </w:tcBorders>
            <w:shd w:val="clear" w:color="auto" w:fill="auto"/>
            <w:noWrap/>
            <w:vAlign w:val="bottom"/>
            <w:hideMark/>
          </w:tcPr>
          <w:p w14:paraId="67ABF0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4A387F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0.42</w:t>
            </w:r>
          </w:p>
        </w:tc>
        <w:tc>
          <w:tcPr>
            <w:tcW w:w="960" w:type="dxa"/>
            <w:tcBorders>
              <w:top w:val="nil"/>
              <w:left w:val="nil"/>
              <w:bottom w:val="nil"/>
              <w:right w:val="nil"/>
            </w:tcBorders>
            <w:shd w:val="clear" w:color="auto" w:fill="auto"/>
            <w:noWrap/>
            <w:vAlign w:val="bottom"/>
            <w:hideMark/>
          </w:tcPr>
          <w:p w14:paraId="748EC4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3070CE2B" w14:textId="77777777" w:rsidTr="004F6583">
        <w:trPr>
          <w:trHeight w:val="290"/>
        </w:trPr>
        <w:tc>
          <w:tcPr>
            <w:tcW w:w="1700" w:type="dxa"/>
            <w:vMerge/>
            <w:tcBorders>
              <w:top w:val="nil"/>
              <w:left w:val="nil"/>
              <w:bottom w:val="nil"/>
              <w:right w:val="nil"/>
            </w:tcBorders>
            <w:vAlign w:val="center"/>
            <w:hideMark/>
          </w:tcPr>
          <w:p w14:paraId="0ABE1C5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1.55</w:t>
            </w:r>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0.91</w:t>
            </w:r>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0.72</w:t>
            </w:r>
          </w:p>
        </w:tc>
        <w:tc>
          <w:tcPr>
            <w:tcW w:w="1760" w:type="dxa"/>
            <w:tcBorders>
              <w:top w:val="nil"/>
              <w:left w:val="nil"/>
              <w:bottom w:val="nil"/>
              <w:right w:val="nil"/>
            </w:tcBorders>
            <w:shd w:val="clear" w:color="auto" w:fill="auto"/>
            <w:noWrap/>
            <w:vAlign w:val="bottom"/>
            <w:hideMark/>
          </w:tcPr>
          <w:p w14:paraId="05D0A5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-27.78</w:t>
            </w:r>
          </w:p>
        </w:tc>
      </w:tr>
      <w:tr w:rsidR="004F6583" w:rsidRPr="004F6583" w14:paraId="20DE0B25" w14:textId="77777777" w:rsidTr="004F6583">
        <w:trPr>
          <w:trHeight w:val="290"/>
        </w:trPr>
        <w:tc>
          <w:tcPr>
            <w:tcW w:w="1700" w:type="dxa"/>
            <w:vMerge/>
            <w:tcBorders>
              <w:top w:val="nil"/>
              <w:left w:val="nil"/>
              <w:bottom w:val="nil"/>
              <w:right w:val="nil"/>
            </w:tcBorders>
            <w:vAlign w:val="center"/>
            <w:hideMark/>
          </w:tcPr>
          <w:p w14:paraId="72A205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5B60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18C157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4C581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5.56</w:t>
            </w:r>
          </w:p>
        </w:tc>
      </w:tr>
      <w:tr w:rsidR="004F6583" w:rsidRPr="004F6583" w14:paraId="786F46C9" w14:textId="77777777" w:rsidTr="004F6583">
        <w:trPr>
          <w:trHeight w:val="290"/>
        </w:trPr>
        <w:tc>
          <w:tcPr>
            <w:tcW w:w="1700" w:type="dxa"/>
            <w:vMerge/>
            <w:tcBorders>
              <w:top w:val="nil"/>
              <w:left w:val="nil"/>
              <w:bottom w:val="nil"/>
              <w:right w:val="nil"/>
            </w:tcBorders>
            <w:vAlign w:val="center"/>
            <w:hideMark/>
          </w:tcPr>
          <w:p w14:paraId="015E58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0C0A0B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CEED241" w14:textId="77777777" w:rsidTr="004F6583">
        <w:trPr>
          <w:trHeight w:val="290"/>
        </w:trPr>
        <w:tc>
          <w:tcPr>
            <w:tcW w:w="1700" w:type="dxa"/>
            <w:vMerge/>
            <w:tcBorders>
              <w:top w:val="nil"/>
              <w:left w:val="nil"/>
              <w:bottom w:val="nil"/>
              <w:right w:val="nil"/>
            </w:tcBorders>
            <w:vAlign w:val="center"/>
            <w:hideMark/>
          </w:tcPr>
          <w:p w14:paraId="5FFB83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1D7B45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D1D7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E46D8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8F2CA2C" w14:textId="77777777" w:rsidTr="004F6583">
        <w:trPr>
          <w:trHeight w:val="290"/>
        </w:trPr>
        <w:tc>
          <w:tcPr>
            <w:tcW w:w="1700" w:type="dxa"/>
            <w:vMerge/>
            <w:tcBorders>
              <w:top w:val="nil"/>
              <w:left w:val="nil"/>
              <w:bottom w:val="nil"/>
              <w:right w:val="nil"/>
            </w:tcBorders>
            <w:vAlign w:val="center"/>
            <w:hideMark/>
          </w:tcPr>
          <w:p w14:paraId="2104FD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3B605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0AAACF16" w14:textId="77777777" w:rsidTr="004F6583">
        <w:trPr>
          <w:trHeight w:val="290"/>
        </w:trPr>
        <w:tc>
          <w:tcPr>
            <w:tcW w:w="1700" w:type="dxa"/>
            <w:vMerge/>
            <w:tcBorders>
              <w:top w:val="nil"/>
              <w:left w:val="nil"/>
              <w:bottom w:val="nil"/>
              <w:right w:val="nil"/>
            </w:tcBorders>
            <w:vAlign w:val="center"/>
            <w:hideMark/>
          </w:tcPr>
          <w:p w14:paraId="4542E6D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effusus</w:t>
            </w:r>
          </w:p>
        </w:tc>
        <w:tc>
          <w:tcPr>
            <w:tcW w:w="960" w:type="dxa"/>
            <w:tcBorders>
              <w:top w:val="nil"/>
              <w:left w:val="nil"/>
              <w:bottom w:val="nil"/>
              <w:right w:val="nil"/>
            </w:tcBorders>
            <w:shd w:val="clear" w:color="auto" w:fill="auto"/>
            <w:noWrap/>
            <w:vAlign w:val="bottom"/>
            <w:hideMark/>
          </w:tcPr>
          <w:p w14:paraId="20F9B4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698C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E92D2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DC8C34" w14:textId="77777777" w:rsidTr="004F6583">
        <w:trPr>
          <w:trHeight w:val="290"/>
        </w:trPr>
        <w:tc>
          <w:tcPr>
            <w:tcW w:w="1700" w:type="dxa"/>
            <w:vMerge/>
            <w:tcBorders>
              <w:top w:val="nil"/>
              <w:left w:val="nil"/>
              <w:bottom w:val="nil"/>
              <w:right w:val="nil"/>
            </w:tcBorders>
            <w:vAlign w:val="center"/>
            <w:hideMark/>
          </w:tcPr>
          <w:p w14:paraId="55D73D4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DBB70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C9D5E94" w14:textId="77777777" w:rsidTr="004F6583">
        <w:trPr>
          <w:trHeight w:val="290"/>
        </w:trPr>
        <w:tc>
          <w:tcPr>
            <w:tcW w:w="1700" w:type="dxa"/>
            <w:vMerge/>
            <w:tcBorders>
              <w:top w:val="nil"/>
              <w:left w:val="nil"/>
              <w:bottom w:val="nil"/>
              <w:right w:val="nil"/>
            </w:tcBorders>
            <w:vAlign w:val="center"/>
            <w:hideMark/>
          </w:tcPr>
          <w:p w14:paraId="79FB9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6F43D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2F3D6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F84AE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784BEE8" w14:textId="77777777" w:rsidTr="004F6583">
        <w:trPr>
          <w:trHeight w:val="290"/>
        </w:trPr>
        <w:tc>
          <w:tcPr>
            <w:tcW w:w="1700" w:type="dxa"/>
            <w:vMerge/>
            <w:tcBorders>
              <w:top w:val="nil"/>
              <w:left w:val="nil"/>
              <w:bottom w:val="nil"/>
              <w:right w:val="nil"/>
            </w:tcBorders>
            <w:vAlign w:val="center"/>
            <w:hideMark/>
          </w:tcPr>
          <w:p w14:paraId="4C422B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Myrica</w:t>
            </w:r>
            <w:proofErr w:type="spellEnd"/>
            <w:r w:rsidRPr="004F6583">
              <w:rPr>
                <w:rFonts w:ascii="Arial" w:eastAsia="Times New Roman" w:hAnsi="Arial" w:cs="Arial"/>
                <w:i/>
                <w:iCs/>
                <w:color w:val="000000"/>
                <w:sz w:val="20"/>
                <w:szCs w:val="20"/>
              </w:rPr>
              <w:t xml:space="preserve"> gale</w:t>
            </w:r>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6E26D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4E67A2D" w14:textId="77777777" w:rsidTr="004F6583">
        <w:trPr>
          <w:trHeight w:val="290"/>
        </w:trPr>
        <w:tc>
          <w:tcPr>
            <w:tcW w:w="1700" w:type="dxa"/>
            <w:vMerge/>
            <w:tcBorders>
              <w:top w:val="nil"/>
              <w:left w:val="nil"/>
              <w:bottom w:val="nil"/>
              <w:right w:val="nil"/>
            </w:tcBorders>
            <w:vAlign w:val="center"/>
            <w:hideMark/>
          </w:tcPr>
          <w:p w14:paraId="2A9CA1A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nil"/>
              <w:left w:val="nil"/>
              <w:bottom w:val="nil"/>
              <w:right w:val="nil"/>
            </w:tcBorders>
            <w:shd w:val="clear" w:color="auto" w:fill="auto"/>
            <w:noWrap/>
            <w:vAlign w:val="bottom"/>
            <w:hideMark/>
          </w:tcPr>
          <w:p w14:paraId="4709A5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82B5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0E301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034E7B3" w14:textId="77777777" w:rsidTr="004F6583">
        <w:trPr>
          <w:trHeight w:val="290"/>
        </w:trPr>
        <w:tc>
          <w:tcPr>
            <w:tcW w:w="1700" w:type="dxa"/>
            <w:vMerge/>
            <w:tcBorders>
              <w:top w:val="nil"/>
              <w:left w:val="nil"/>
              <w:bottom w:val="nil"/>
              <w:right w:val="nil"/>
            </w:tcBorders>
            <w:vAlign w:val="center"/>
            <w:hideMark/>
          </w:tcPr>
          <w:p w14:paraId="08E9EA7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77777777" w:rsidR="004F6583" w:rsidRPr="004F6583" w:rsidRDefault="004F6583" w:rsidP="004F6583">
            <w:pPr>
              <w:spacing w:after="0" w:line="240" w:lineRule="auto"/>
              <w:rPr>
                <w:rFonts w:ascii="Calibri" w:eastAsia="Times New Roman" w:hAnsi="Calibri" w:cs="Calibri"/>
                <w:color w:val="000000"/>
              </w:rPr>
            </w:pPr>
            <w:r w:rsidRPr="004F6583">
              <w:rPr>
                <w:rFonts w:ascii="Calibri" w:eastAsia="Times New Roman" w:hAnsi="Calibri" w:cs="Calibri"/>
                <w:color w:val="000000"/>
              </w:rPr>
              <w:t xml:space="preserve">Asteraceae sp. </w:t>
            </w:r>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41E0F11"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0C0B217B" w14:textId="77777777" w:rsidTr="004F6583">
        <w:trPr>
          <w:trHeight w:val="290"/>
        </w:trPr>
        <w:tc>
          <w:tcPr>
            <w:tcW w:w="1700" w:type="dxa"/>
            <w:vMerge/>
            <w:tcBorders>
              <w:top w:val="nil"/>
              <w:left w:val="nil"/>
              <w:bottom w:val="nil"/>
              <w:right w:val="nil"/>
            </w:tcBorders>
            <w:vAlign w:val="center"/>
            <w:hideMark/>
          </w:tcPr>
          <w:p w14:paraId="38A9A6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Carex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657FC0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0FBCF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0743A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BD79912" w14:textId="77777777" w:rsidTr="004F6583">
        <w:trPr>
          <w:trHeight w:val="290"/>
        </w:trPr>
        <w:tc>
          <w:tcPr>
            <w:tcW w:w="1700" w:type="dxa"/>
            <w:vMerge/>
            <w:tcBorders>
              <w:top w:val="nil"/>
              <w:left w:val="nil"/>
              <w:bottom w:val="nil"/>
              <w:right w:val="nil"/>
            </w:tcBorders>
            <w:vAlign w:val="center"/>
            <w:hideMark/>
          </w:tcPr>
          <w:p w14:paraId="221010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68FF5DA"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3F1D45C4" w14:textId="77777777" w:rsidTr="004F6583">
        <w:trPr>
          <w:trHeight w:val="290"/>
        </w:trPr>
        <w:tc>
          <w:tcPr>
            <w:tcW w:w="1700" w:type="dxa"/>
            <w:vMerge/>
            <w:tcBorders>
              <w:top w:val="nil"/>
              <w:left w:val="nil"/>
              <w:bottom w:val="nil"/>
              <w:right w:val="nil"/>
            </w:tcBorders>
            <w:vAlign w:val="center"/>
            <w:hideMark/>
          </w:tcPr>
          <w:p w14:paraId="6917F82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nil"/>
              <w:left w:val="nil"/>
              <w:bottom w:val="nil"/>
              <w:right w:val="nil"/>
            </w:tcBorders>
            <w:shd w:val="clear" w:color="auto" w:fill="auto"/>
            <w:noWrap/>
            <w:vAlign w:val="bottom"/>
            <w:hideMark/>
          </w:tcPr>
          <w:p w14:paraId="0B82DF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6B85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986E0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3448B43" w14:textId="77777777" w:rsidTr="004F6583">
        <w:trPr>
          <w:trHeight w:val="290"/>
        </w:trPr>
        <w:tc>
          <w:tcPr>
            <w:tcW w:w="1700" w:type="dxa"/>
            <w:vMerge/>
            <w:tcBorders>
              <w:top w:val="nil"/>
              <w:left w:val="nil"/>
              <w:bottom w:val="nil"/>
              <w:right w:val="nil"/>
            </w:tcBorders>
            <w:vAlign w:val="center"/>
            <w:hideMark/>
          </w:tcPr>
          <w:p w14:paraId="610A55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single" w:sz="4" w:space="0" w:color="auto"/>
              <w:left w:val="nil"/>
              <w:bottom w:val="nil"/>
              <w:right w:val="nil"/>
            </w:tcBorders>
            <w:shd w:val="clear" w:color="auto" w:fill="auto"/>
            <w:noWrap/>
            <w:vAlign w:val="bottom"/>
            <w:hideMark/>
          </w:tcPr>
          <w:p w14:paraId="5969EB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nil"/>
              <w:right w:val="nil"/>
            </w:tcBorders>
            <w:shd w:val="clear" w:color="auto" w:fill="auto"/>
            <w:noWrap/>
            <w:vAlign w:val="bottom"/>
            <w:hideMark/>
          </w:tcPr>
          <w:p w14:paraId="4F7ED5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nil"/>
              <w:right w:val="nil"/>
            </w:tcBorders>
            <w:shd w:val="clear" w:color="auto" w:fill="auto"/>
            <w:noWrap/>
            <w:vAlign w:val="bottom"/>
            <w:hideMark/>
          </w:tcPr>
          <w:p w14:paraId="4FC794D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6A717B0"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117F51B4"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379F586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770EC00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0BE8D1B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7DC2FE5F"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3CA583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34C555F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584443FC"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5C6E14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Sedge</w:t>
            </w:r>
          </w:p>
        </w:tc>
        <w:tc>
          <w:tcPr>
            <w:tcW w:w="3160" w:type="dxa"/>
            <w:tcBorders>
              <w:top w:val="nil"/>
              <w:left w:val="nil"/>
              <w:bottom w:val="single" w:sz="4" w:space="0" w:color="auto"/>
              <w:right w:val="nil"/>
            </w:tcBorders>
            <w:shd w:val="clear" w:color="auto" w:fill="auto"/>
            <w:noWrap/>
            <w:vAlign w:val="bottom"/>
            <w:hideMark/>
          </w:tcPr>
          <w:p w14:paraId="0619F46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single" w:sz="4" w:space="0" w:color="auto"/>
              <w:right w:val="nil"/>
            </w:tcBorders>
            <w:shd w:val="clear" w:color="auto" w:fill="auto"/>
            <w:noWrap/>
            <w:vAlign w:val="bottom"/>
            <w:hideMark/>
          </w:tcPr>
          <w:p w14:paraId="2CC0CD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nil"/>
              <w:left w:val="nil"/>
              <w:bottom w:val="single" w:sz="4" w:space="0" w:color="auto"/>
              <w:right w:val="nil"/>
            </w:tcBorders>
            <w:shd w:val="clear" w:color="auto" w:fill="auto"/>
            <w:noWrap/>
            <w:vAlign w:val="bottom"/>
            <w:hideMark/>
          </w:tcPr>
          <w:p w14:paraId="7BA53E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0D64DB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136A4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17D4CA6" w14:textId="77777777" w:rsidTr="004F6583">
        <w:trPr>
          <w:trHeight w:val="290"/>
        </w:trPr>
        <w:tc>
          <w:tcPr>
            <w:tcW w:w="1700" w:type="dxa"/>
            <w:vMerge/>
            <w:tcBorders>
              <w:top w:val="nil"/>
              <w:left w:val="nil"/>
              <w:bottom w:val="single" w:sz="4" w:space="0" w:color="000000"/>
              <w:right w:val="nil"/>
            </w:tcBorders>
            <w:vAlign w:val="center"/>
            <w:hideMark/>
          </w:tcPr>
          <w:p w14:paraId="4DF0EFE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nil"/>
              <w:left w:val="nil"/>
              <w:bottom w:val="nil"/>
              <w:right w:val="nil"/>
            </w:tcBorders>
            <w:shd w:val="clear" w:color="auto" w:fill="auto"/>
            <w:noWrap/>
            <w:vAlign w:val="bottom"/>
            <w:hideMark/>
          </w:tcPr>
          <w:p w14:paraId="58CDB4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66858D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C8D2E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3F393A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16AB2D9" w14:textId="77777777" w:rsidTr="004F6583">
        <w:trPr>
          <w:trHeight w:val="290"/>
        </w:trPr>
        <w:tc>
          <w:tcPr>
            <w:tcW w:w="1700" w:type="dxa"/>
            <w:vMerge/>
            <w:tcBorders>
              <w:top w:val="nil"/>
              <w:left w:val="nil"/>
              <w:bottom w:val="single" w:sz="4" w:space="0" w:color="000000"/>
              <w:right w:val="nil"/>
            </w:tcBorders>
            <w:vAlign w:val="center"/>
            <w:hideMark/>
          </w:tcPr>
          <w:p w14:paraId="0EF23F2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70978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D088072" w14:textId="77777777" w:rsidTr="004F6583">
        <w:trPr>
          <w:trHeight w:val="290"/>
        </w:trPr>
        <w:tc>
          <w:tcPr>
            <w:tcW w:w="1700" w:type="dxa"/>
            <w:vMerge/>
            <w:tcBorders>
              <w:top w:val="nil"/>
              <w:left w:val="nil"/>
              <w:bottom w:val="single" w:sz="4" w:space="0" w:color="000000"/>
              <w:right w:val="nil"/>
            </w:tcBorders>
            <w:vAlign w:val="center"/>
            <w:hideMark/>
          </w:tcPr>
          <w:p w14:paraId="655BF8C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5F82A7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32515B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76423C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626E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DFA556" w14:textId="77777777" w:rsidTr="004F6583">
        <w:trPr>
          <w:trHeight w:val="290"/>
        </w:trPr>
        <w:tc>
          <w:tcPr>
            <w:tcW w:w="1700" w:type="dxa"/>
            <w:vMerge/>
            <w:tcBorders>
              <w:top w:val="nil"/>
              <w:left w:val="nil"/>
              <w:bottom w:val="single" w:sz="4" w:space="0" w:color="000000"/>
              <w:right w:val="nil"/>
            </w:tcBorders>
            <w:vAlign w:val="center"/>
            <w:hideMark/>
          </w:tcPr>
          <w:p w14:paraId="4A34838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24B3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74F19E2" w14:textId="77777777" w:rsidTr="004F6583">
        <w:trPr>
          <w:trHeight w:val="290"/>
        </w:trPr>
        <w:tc>
          <w:tcPr>
            <w:tcW w:w="1700" w:type="dxa"/>
            <w:vMerge/>
            <w:tcBorders>
              <w:top w:val="nil"/>
              <w:left w:val="nil"/>
              <w:bottom w:val="single" w:sz="4" w:space="0" w:color="000000"/>
              <w:right w:val="nil"/>
            </w:tcBorders>
            <w:vAlign w:val="center"/>
            <w:hideMark/>
          </w:tcPr>
          <w:p w14:paraId="13D6CB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nil"/>
              <w:left w:val="nil"/>
              <w:bottom w:val="nil"/>
              <w:right w:val="nil"/>
            </w:tcBorders>
            <w:shd w:val="clear" w:color="auto" w:fill="auto"/>
            <w:noWrap/>
            <w:vAlign w:val="bottom"/>
            <w:hideMark/>
          </w:tcPr>
          <w:p w14:paraId="670B8F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1981C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38115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A115D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F9449F9" w14:textId="77777777" w:rsidTr="004F6583">
        <w:trPr>
          <w:trHeight w:val="290"/>
        </w:trPr>
        <w:tc>
          <w:tcPr>
            <w:tcW w:w="1700" w:type="dxa"/>
            <w:vMerge/>
            <w:tcBorders>
              <w:top w:val="nil"/>
              <w:left w:val="nil"/>
              <w:bottom w:val="single" w:sz="4" w:space="0" w:color="000000"/>
              <w:right w:val="nil"/>
            </w:tcBorders>
            <w:vAlign w:val="center"/>
            <w:hideMark/>
          </w:tcPr>
          <w:p w14:paraId="10A0D9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976D9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DC2E8BB" w14:textId="77777777" w:rsidTr="004F6583">
        <w:trPr>
          <w:trHeight w:val="290"/>
        </w:trPr>
        <w:tc>
          <w:tcPr>
            <w:tcW w:w="1700" w:type="dxa"/>
            <w:vMerge/>
            <w:tcBorders>
              <w:top w:val="nil"/>
              <w:left w:val="nil"/>
              <w:bottom w:val="single" w:sz="4" w:space="0" w:color="000000"/>
              <w:right w:val="nil"/>
            </w:tcBorders>
            <w:vAlign w:val="center"/>
            <w:hideMark/>
          </w:tcPr>
          <w:p w14:paraId="46E6914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59C76D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2BC66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0BFA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32140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186A3A8" w14:textId="77777777" w:rsidTr="004F6583">
        <w:trPr>
          <w:trHeight w:val="290"/>
        </w:trPr>
        <w:tc>
          <w:tcPr>
            <w:tcW w:w="1700" w:type="dxa"/>
            <w:vMerge/>
            <w:tcBorders>
              <w:top w:val="nil"/>
              <w:left w:val="nil"/>
              <w:bottom w:val="single" w:sz="4" w:space="0" w:color="000000"/>
              <w:right w:val="nil"/>
            </w:tcBorders>
            <w:vAlign w:val="center"/>
            <w:hideMark/>
          </w:tcPr>
          <w:p w14:paraId="196724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0.23</w:t>
            </w:r>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011AF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2EA4FFA" w14:textId="77777777" w:rsidTr="004F6583">
        <w:trPr>
          <w:trHeight w:val="290"/>
        </w:trPr>
        <w:tc>
          <w:tcPr>
            <w:tcW w:w="1700" w:type="dxa"/>
            <w:vMerge/>
            <w:tcBorders>
              <w:top w:val="nil"/>
              <w:left w:val="nil"/>
              <w:bottom w:val="single" w:sz="4" w:space="0" w:color="000000"/>
              <w:right w:val="nil"/>
            </w:tcBorders>
            <w:vAlign w:val="center"/>
            <w:hideMark/>
          </w:tcPr>
          <w:p w14:paraId="65413B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Puccinella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pauciflora</w:t>
            </w:r>
            <w:proofErr w:type="spellEnd"/>
          </w:p>
        </w:tc>
        <w:tc>
          <w:tcPr>
            <w:tcW w:w="960" w:type="dxa"/>
            <w:tcBorders>
              <w:top w:val="nil"/>
              <w:left w:val="nil"/>
              <w:bottom w:val="nil"/>
              <w:right w:val="nil"/>
            </w:tcBorders>
            <w:shd w:val="clear" w:color="auto" w:fill="auto"/>
            <w:noWrap/>
            <w:vAlign w:val="bottom"/>
            <w:hideMark/>
          </w:tcPr>
          <w:p w14:paraId="54012B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E5CB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9C7B0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CBA52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FF6A9A7" w14:textId="77777777" w:rsidTr="004F6583">
        <w:trPr>
          <w:trHeight w:val="290"/>
        </w:trPr>
        <w:tc>
          <w:tcPr>
            <w:tcW w:w="1700" w:type="dxa"/>
            <w:vMerge/>
            <w:tcBorders>
              <w:top w:val="nil"/>
              <w:left w:val="nil"/>
              <w:bottom w:val="single" w:sz="4" w:space="0" w:color="000000"/>
              <w:right w:val="nil"/>
            </w:tcBorders>
            <w:vAlign w:val="center"/>
            <w:hideMark/>
          </w:tcPr>
          <w:p w14:paraId="520B1D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185AA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1D2A9F5" w14:textId="77777777" w:rsidTr="004F6583">
        <w:trPr>
          <w:trHeight w:val="290"/>
        </w:trPr>
        <w:tc>
          <w:tcPr>
            <w:tcW w:w="1700" w:type="dxa"/>
            <w:vMerge/>
            <w:tcBorders>
              <w:top w:val="nil"/>
              <w:left w:val="nil"/>
              <w:bottom w:val="single" w:sz="4" w:space="0" w:color="000000"/>
              <w:right w:val="nil"/>
            </w:tcBorders>
            <w:vAlign w:val="center"/>
            <w:hideMark/>
          </w:tcPr>
          <w:p w14:paraId="34D75F6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3411C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nil"/>
              <w:left w:val="nil"/>
              <w:bottom w:val="nil"/>
              <w:right w:val="nil"/>
            </w:tcBorders>
            <w:shd w:val="clear" w:color="auto" w:fill="auto"/>
            <w:noWrap/>
            <w:vAlign w:val="bottom"/>
            <w:hideMark/>
          </w:tcPr>
          <w:p w14:paraId="289BAA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76E300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DA79A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E8C9623" w14:textId="77777777" w:rsidTr="004F6583">
        <w:trPr>
          <w:trHeight w:val="290"/>
        </w:trPr>
        <w:tc>
          <w:tcPr>
            <w:tcW w:w="1700" w:type="dxa"/>
            <w:vMerge/>
            <w:tcBorders>
              <w:top w:val="nil"/>
              <w:left w:val="nil"/>
              <w:bottom w:val="single" w:sz="4" w:space="0" w:color="000000"/>
              <w:right w:val="nil"/>
            </w:tcBorders>
            <w:vAlign w:val="center"/>
            <w:hideMark/>
          </w:tcPr>
          <w:p w14:paraId="29CEEE5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1.09</w:t>
            </w:r>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3AD0279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7605513E" w14:textId="77777777" w:rsidTr="004F6583">
        <w:trPr>
          <w:trHeight w:val="290"/>
        </w:trPr>
        <w:tc>
          <w:tcPr>
            <w:tcW w:w="1700" w:type="dxa"/>
            <w:vMerge/>
            <w:tcBorders>
              <w:top w:val="nil"/>
              <w:left w:val="nil"/>
              <w:bottom w:val="single" w:sz="4" w:space="0" w:color="000000"/>
              <w:right w:val="nil"/>
            </w:tcBorders>
            <w:vAlign w:val="center"/>
            <w:hideMark/>
          </w:tcPr>
          <w:p w14:paraId="5268B05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nil"/>
              <w:left w:val="nil"/>
              <w:bottom w:val="nil"/>
              <w:right w:val="nil"/>
            </w:tcBorders>
            <w:shd w:val="clear" w:color="auto" w:fill="auto"/>
            <w:noWrap/>
            <w:vAlign w:val="bottom"/>
            <w:hideMark/>
          </w:tcPr>
          <w:p w14:paraId="09A9E2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0.88</w:t>
            </w:r>
          </w:p>
        </w:tc>
        <w:tc>
          <w:tcPr>
            <w:tcW w:w="960" w:type="dxa"/>
            <w:tcBorders>
              <w:top w:val="nil"/>
              <w:left w:val="nil"/>
              <w:bottom w:val="nil"/>
              <w:right w:val="nil"/>
            </w:tcBorders>
            <w:shd w:val="clear" w:color="auto" w:fill="auto"/>
            <w:noWrap/>
            <w:vAlign w:val="bottom"/>
            <w:hideMark/>
          </w:tcPr>
          <w:p w14:paraId="556CE2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4D2BC1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22AD86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1490D719" w14:textId="77777777" w:rsidTr="004F6583">
        <w:trPr>
          <w:trHeight w:val="290"/>
        </w:trPr>
        <w:tc>
          <w:tcPr>
            <w:tcW w:w="1700" w:type="dxa"/>
            <w:vMerge/>
            <w:tcBorders>
              <w:top w:val="nil"/>
              <w:left w:val="nil"/>
              <w:bottom w:val="single" w:sz="4" w:space="0" w:color="000000"/>
              <w:right w:val="nil"/>
            </w:tcBorders>
            <w:vAlign w:val="center"/>
            <w:hideMark/>
          </w:tcPr>
          <w:p w14:paraId="450AB69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03A2B8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77E7722" w14:textId="77777777" w:rsidTr="004F6583">
        <w:trPr>
          <w:trHeight w:val="290"/>
        </w:trPr>
        <w:tc>
          <w:tcPr>
            <w:tcW w:w="1700" w:type="dxa"/>
            <w:vMerge/>
            <w:tcBorders>
              <w:top w:val="nil"/>
              <w:left w:val="nil"/>
              <w:bottom w:val="single" w:sz="4" w:space="0" w:color="000000"/>
              <w:right w:val="nil"/>
            </w:tcBorders>
            <w:vAlign w:val="center"/>
            <w:hideMark/>
          </w:tcPr>
          <w:p w14:paraId="139883D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420D7F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1ADBFD0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04870B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4BD00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605CCF" w14:textId="77777777" w:rsidTr="004F6583">
        <w:trPr>
          <w:trHeight w:val="290"/>
        </w:trPr>
        <w:tc>
          <w:tcPr>
            <w:tcW w:w="1700" w:type="dxa"/>
            <w:vMerge/>
            <w:tcBorders>
              <w:top w:val="nil"/>
              <w:left w:val="nil"/>
              <w:bottom w:val="single" w:sz="4" w:space="0" w:color="000000"/>
              <w:right w:val="nil"/>
            </w:tcBorders>
            <w:vAlign w:val="center"/>
            <w:hideMark/>
          </w:tcPr>
          <w:p w14:paraId="19AD1B2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4FE7C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D1852D5" w14:textId="77777777" w:rsidTr="004F6583">
        <w:trPr>
          <w:trHeight w:val="290"/>
        </w:trPr>
        <w:tc>
          <w:tcPr>
            <w:tcW w:w="1700" w:type="dxa"/>
            <w:vMerge/>
            <w:tcBorders>
              <w:top w:val="nil"/>
              <w:left w:val="nil"/>
              <w:bottom w:val="single" w:sz="4" w:space="0" w:color="000000"/>
              <w:right w:val="nil"/>
            </w:tcBorders>
            <w:vAlign w:val="center"/>
            <w:hideMark/>
          </w:tcPr>
          <w:p w14:paraId="2DD536F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nil"/>
              <w:left w:val="nil"/>
              <w:bottom w:val="nil"/>
              <w:right w:val="nil"/>
            </w:tcBorders>
            <w:shd w:val="clear" w:color="auto" w:fill="auto"/>
            <w:noWrap/>
            <w:vAlign w:val="bottom"/>
            <w:hideMark/>
          </w:tcPr>
          <w:p w14:paraId="0771FF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B518C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2862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EABBA5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486C2A8" w14:textId="77777777" w:rsidTr="004F6583">
        <w:trPr>
          <w:trHeight w:val="290"/>
        </w:trPr>
        <w:tc>
          <w:tcPr>
            <w:tcW w:w="1700" w:type="dxa"/>
            <w:vMerge/>
            <w:tcBorders>
              <w:top w:val="nil"/>
              <w:left w:val="nil"/>
              <w:bottom w:val="single" w:sz="4" w:space="0" w:color="000000"/>
              <w:right w:val="nil"/>
            </w:tcBorders>
            <w:vAlign w:val="center"/>
            <w:hideMark/>
          </w:tcPr>
          <w:p w14:paraId="792E63D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0.12</w:t>
            </w:r>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12B6A9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98EC4F8" w14:textId="77777777" w:rsidTr="004F6583">
        <w:trPr>
          <w:trHeight w:val="290"/>
        </w:trPr>
        <w:tc>
          <w:tcPr>
            <w:tcW w:w="1700" w:type="dxa"/>
            <w:vMerge/>
            <w:tcBorders>
              <w:top w:val="nil"/>
              <w:left w:val="nil"/>
              <w:bottom w:val="single" w:sz="4" w:space="0" w:color="000000"/>
              <w:right w:val="nil"/>
            </w:tcBorders>
            <w:vAlign w:val="center"/>
            <w:hideMark/>
          </w:tcPr>
          <w:p w14:paraId="40E65D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nil"/>
              <w:left w:val="nil"/>
              <w:bottom w:val="nil"/>
              <w:right w:val="nil"/>
            </w:tcBorders>
            <w:shd w:val="clear" w:color="auto" w:fill="auto"/>
            <w:noWrap/>
            <w:vAlign w:val="bottom"/>
            <w:hideMark/>
          </w:tcPr>
          <w:p w14:paraId="393BB8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4328C8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0E8F50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B0568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6255C91" w14:textId="77777777" w:rsidTr="004F6583">
        <w:trPr>
          <w:trHeight w:val="290"/>
        </w:trPr>
        <w:tc>
          <w:tcPr>
            <w:tcW w:w="1700" w:type="dxa"/>
            <w:vMerge/>
            <w:tcBorders>
              <w:top w:val="nil"/>
              <w:left w:val="nil"/>
              <w:bottom w:val="single" w:sz="4" w:space="0" w:color="000000"/>
              <w:right w:val="nil"/>
            </w:tcBorders>
            <w:vAlign w:val="center"/>
            <w:hideMark/>
          </w:tcPr>
          <w:p w14:paraId="4527101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6EAD37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2343262F" w14:textId="77777777" w:rsidTr="004F6583">
        <w:trPr>
          <w:trHeight w:val="290"/>
        </w:trPr>
        <w:tc>
          <w:tcPr>
            <w:tcW w:w="1700" w:type="dxa"/>
            <w:vMerge/>
            <w:tcBorders>
              <w:top w:val="nil"/>
              <w:left w:val="nil"/>
              <w:bottom w:val="single" w:sz="4" w:space="0" w:color="000000"/>
              <w:right w:val="nil"/>
            </w:tcBorders>
            <w:vAlign w:val="center"/>
            <w:hideMark/>
          </w:tcPr>
          <w:p w14:paraId="625CE9B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3D19A9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1C9220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CF716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1E1EEBA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7DF3D18A" w14:textId="77777777" w:rsidTr="004F6583">
        <w:trPr>
          <w:trHeight w:val="290"/>
        </w:trPr>
        <w:tc>
          <w:tcPr>
            <w:tcW w:w="1700" w:type="dxa"/>
            <w:vMerge/>
            <w:tcBorders>
              <w:top w:val="nil"/>
              <w:left w:val="nil"/>
              <w:bottom w:val="single" w:sz="4" w:space="0" w:color="000000"/>
              <w:right w:val="nil"/>
            </w:tcBorders>
            <w:vAlign w:val="center"/>
            <w:hideMark/>
          </w:tcPr>
          <w:p w14:paraId="621C9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32AEF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437BB44A" w14:textId="77777777" w:rsidTr="004F6583">
        <w:trPr>
          <w:trHeight w:val="290"/>
        </w:trPr>
        <w:tc>
          <w:tcPr>
            <w:tcW w:w="1700" w:type="dxa"/>
            <w:vMerge/>
            <w:tcBorders>
              <w:top w:val="nil"/>
              <w:left w:val="nil"/>
              <w:bottom w:val="single" w:sz="4" w:space="0" w:color="000000"/>
              <w:right w:val="nil"/>
            </w:tcBorders>
            <w:vAlign w:val="center"/>
            <w:hideMark/>
          </w:tcPr>
          <w:p w14:paraId="0DBA8C2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035B0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nil"/>
              <w:left w:val="nil"/>
              <w:bottom w:val="nil"/>
              <w:right w:val="nil"/>
            </w:tcBorders>
            <w:shd w:val="clear" w:color="auto" w:fill="auto"/>
            <w:noWrap/>
            <w:vAlign w:val="bottom"/>
            <w:hideMark/>
          </w:tcPr>
          <w:p w14:paraId="568BDB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4E61F2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1E8DDD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1E042118" w14:textId="77777777" w:rsidTr="004F6583">
        <w:trPr>
          <w:trHeight w:val="290"/>
        </w:trPr>
        <w:tc>
          <w:tcPr>
            <w:tcW w:w="1700" w:type="dxa"/>
            <w:vMerge/>
            <w:tcBorders>
              <w:top w:val="nil"/>
              <w:left w:val="nil"/>
              <w:bottom w:val="single" w:sz="4" w:space="0" w:color="000000"/>
              <w:right w:val="nil"/>
            </w:tcBorders>
            <w:vAlign w:val="center"/>
            <w:hideMark/>
          </w:tcPr>
          <w:p w14:paraId="7BC0561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5290F4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2BAFD4A" w14:textId="77777777" w:rsidTr="004F6583">
        <w:trPr>
          <w:trHeight w:val="290"/>
        </w:trPr>
        <w:tc>
          <w:tcPr>
            <w:tcW w:w="1700" w:type="dxa"/>
            <w:vMerge/>
            <w:tcBorders>
              <w:top w:val="nil"/>
              <w:left w:val="nil"/>
              <w:bottom w:val="single" w:sz="4" w:space="0" w:color="000000"/>
              <w:right w:val="nil"/>
            </w:tcBorders>
            <w:vAlign w:val="center"/>
            <w:hideMark/>
          </w:tcPr>
          <w:p w14:paraId="1F76603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327CEB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D65E7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97B74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nil"/>
              <w:left w:val="nil"/>
              <w:bottom w:val="single" w:sz="4" w:space="0" w:color="auto"/>
              <w:right w:val="nil"/>
            </w:tcBorders>
            <w:shd w:val="clear" w:color="auto" w:fill="auto"/>
            <w:noWrap/>
            <w:vAlign w:val="bottom"/>
            <w:hideMark/>
          </w:tcPr>
          <w:p w14:paraId="203CAC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5321D2D4" w14:textId="77777777" w:rsidTr="004F6583">
        <w:trPr>
          <w:trHeight w:val="290"/>
        </w:trPr>
        <w:tc>
          <w:tcPr>
            <w:tcW w:w="1700" w:type="dxa"/>
            <w:vMerge/>
            <w:tcBorders>
              <w:top w:val="nil"/>
              <w:left w:val="nil"/>
              <w:bottom w:val="single" w:sz="4" w:space="0" w:color="000000"/>
              <w:right w:val="nil"/>
            </w:tcBorders>
            <w:vAlign w:val="center"/>
            <w:hideMark/>
          </w:tcPr>
          <w:p w14:paraId="6A93CF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2B5767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12B0B013" w14:textId="77777777" w:rsidTr="004F6583">
        <w:trPr>
          <w:trHeight w:val="290"/>
        </w:trPr>
        <w:tc>
          <w:tcPr>
            <w:tcW w:w="1700" w:type="dxa"/>
            <w:vMerge/>
            <w:tcBorders>
              <w:top w:val="nil"/>
              <w:left w:val="nil"/>
              <w:bottom w:val="single" w:sz="4" w:space="0" w:color="000000"/>
              <w:right w:val="nil"/>
            </w:tcBorders>
            <w:vAlign w:val="center"/>
            <w:hideMark/>
          </w:tcPr>
          <w:p w14:paraId="53A1E62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095C2B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300798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2E753D3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62B9F3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7291DC25" w14:textId="77777777" w:rsidTr="004F6583">
        <w:trPr>
          <w:trHeight w:val="290"/>
        </w:trPr>
        <w:tc>
          <w:tcPr>
            <w:tcW w:w="1700" w:type="dxa"/>
            <w:vMerge/>
            <w:tcBorders>
              <w:top w:val="nil"/>
              <w:left w:val="nil"/>
              <w:bottom w:val="single" w:sz="4" w:space="0" w:color="000000"/>
              <w:right w:val="nil"/>
            </w:tcBorders>
            <w:vAlign w:val="center"/>
            <w:hideMark/>
          </w:tcPr>
          <w:p w14:paraId="1F5F8B2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0.43</w:t>
            </w:r>
          </w:p>
        </w:tc>
        <w:tc>
          <w:tcPr>
            <w:tcW w:w="1760" w:type="dxa"/>
            <w:tcBorders>
              <w:top w:val="nil"/>
              <w:left w:val="nil"/>
              <w:bottom w:val="single" w:sz="4" w:space="0" w:color="auto"/>
              <w:right w:val="nil"/>
            </w:tcBorders>
            <w:shd w:val="clear" w:color="auto" w:fill="auto"/>
            <w:noWrap/>
            <w:vAlign w:val="bottom"/>
            <w:hideMark/>
          </w:tcPr>
          <w:p w14:paraId="69B8D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-57.14</w:t>
            </w:r>
          </w:p>
        </w:tc>
      </w:tr>
      <w:tr w:rsidR="004F6583" w:rsidRPr="004F6583" w14:paraId="1AE45E18" w14:textId="77777777" w:rsidTr="004F6583">
        <w:trPr>
          <w:trHeight w:val="290"/>
        </w:trPr>
        <w:tc>
          <w:tcPr>
            <w:tcW w:w="1700" w:type="dxa"/>
            <w:vMerge/>
            <w:tcBorders>
              <w:top w:val="nil"/>
              <w:left w:val="nil"/>
              <w:bottom w:val="single" w:sz="4" w:space="0" w:color="000000"/>
              <w:right w:val="nil"/>
            </w:tcBorders>
            <w:vAlign w:val="center"/>
            <w:hideMark/>
          </w:tcPr>
          <w:p w14:paraId="60B7623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03A9E19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273F49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1FC141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0.46</w:t>
            </w:r>
          </w:p>
        </w:tc>
        <w:tc>
          <w:tcPr>
            <w:tcW w:w="1760" w:type="dxa"/>
            <w:tcBorders>
              <w:top w:val="nil"/>
              <w:left w:val="nil"/>
              <w:bottom w:val="single" w:sz="4" w:space="0" w:color="auto"/>
              <w:right w:val="nil"/>
            </w:tcBorders>
            <w:shd w:val="clear" w:color="auto" w:fill="auto"/>
            <w:noWrap/>
            <w:vAlign w:val="bottom"/>
            <w:hideMark/>
          </w:tcPr>
          <w:p w14:paraId="7E9AF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-53.57</w:t>
            </w:r>
          </w:p>
        </w:tc>
      </w:tr>
      <w:tr w:rsidR="004F6583" w:rsidRPr="004F6583" w14:paraId="657FDD7C" w14:textId="77777777" w:rsidTr="004F6583">
        <w:trPr>
          <w:trHeight w:val="290"/>
        </w:trPr>
        <w:tc>
          <w:tcPr>
            <w:tcW w:w="1700" w:type="dxa"/>
            <w:vMerge/>
            <w:tcBorders>
              <w:top w:val="nil"/>
              <w:left w:val="nil"/>
              <w:bottom w:val="single" w:sz="4" w:space="0" w:color="000000"/>
              <w:right w:val="nil"/>
            </w:tcBorders>
            <w:vAlign w:val="center"/>
            <w:hideMark/>
          </w:tcPr>
          <w:p w14:paraId="45FA79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0.74</w:t>
            </w:r>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1760" w:type="dxa"/>
            <w:tcBorders>
              <w:top w:val="nil"/>
              <w:left w:val="nil"/>
              <w:bottom w:val="single" w:sz="4" w:space="0" w:color="auto"/>
              <w:right w:val="nil"/>
            </w:tcBorders>
            <w:shd w:val="clear" w:color="auto" w:fill="auto"/>
            <w:noWrap/>
            <w:vAlign w:val="bottom"/>
            <w:hideMark/>
          </w:tcPr>
          <w:p w14:paraId="66D070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-21.43</w:t>
            </w:r>
          </w:p>
        </w:tc>
      </w:tr>
      <w:tr w:rsidR="004F6583" w:rsidRPr="004F6583" w14:paraId="59ABB394" w14:textId="77777777" w:rsidTr="004F6583">
        <w:trPr>
          <w:trHeight w:val="290"/>
        </w:trPr>
        <w:tc>
          <w:tcPr>
            <w:tcW w:w="1700" w:type="dxa"/>
            <w:vMerge/>
            <w:tcBorders>
              <w:top w:val="nil"/>
              <w:left w:val="nil"/>
              <w:bottom w:val="single" w:sz="4" w:space="0" w:color="000000"/>
              <w:right w:val="nil"/>
            </w:tcBorders>
            <w:vAlign w:val="center"/>
            <w:hideMark/>
          </w:tcPr>
          <w:p w14:paraId="7560D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nil"/>
              <w:left w:val="nil"/>
              <w:bottom w:val="nil"/>
              <w:right w:val="nil"/>
            </w:tcBorders>
            <w:shd w:val="clear" w:color="auto" w:fill="auto"/>
            <w:noWrap/>
            <w:vAlign w:val="bottom"/>
            <w:hideMark/>
          </w:tcPr>
          <w:p w14:paraId="2671E3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A2A22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960" w:type="dxa"/>
            <w:tcBorders>
              <w:top w:val="nil"/>
              <w:left w:val="nil"/>
              <w:bottom w:val="nil"/>
              <w:right w:val="nil"/>
            </w:tcBorders>
            <w:shd w:val="clear" w:color="auto" w:fill="auto"/>
            <w:noWrap/>
            <w:vAlign w:val="bottom"/>
            <w:hideMark/>
          </w:tcPr>
          <w:p w14:paraId="3D7B13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0.86</w:t>
            </w:r>
          </w:p>
        </w:tc>
        <w:tc>
          <w:tcPr>
            <w:tcW w:w="1760" w:type="dxa"/>
            <w:tcBorders>
              <w:top w:val="nil"/>
              <w:left w:val="nil"/>
              <w:bottom w:val="single" w:sz="4" w:space="0" w:color="auto"/>
              <w:right w:val="nil"/>
            </w:tcBorders>
            <w:shd w:val="clear" w:color="auto" w:fill="auto"/>
            <w:noWrap/>
            <w:vAlign w:val="bottom"/>
            <w:hideMark/>
          </w:tcPr>
          <w:p w14:paraId="35A6C3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-14.29</w:t>
            </w:r>
          </w:p>
        </w:tc>
      </w:tr>
      <w:tr w:rsidR="004F6583" w:rsidRPr="004F6583" w14:paraId="71521AD2" w14:textId="77777777" w:rsidTr="004F6583">
        <w:trPr>
          <w:trHeight w:val="290"/>
        </w:trPr>
        <w:tc>
          <w:tcPr>
            <w:tcW w:w="1700" w:type="dxa"/>
            <w:vMerge/>
            <w:tcBorders>
              <w:top w:val="nil"/>
              <w:left w:val="nil"/>
              <w:bottom w:val="single" w:sz="4" w:space="0" w:color="000000"/>
              <w:right w:val="nil"/>
            </w:tcBorders>
            <w:vAlign w:val="center"/>
            <w:hideMark/>
          </w:tcPr>
          <w:p w14:paraId="2B15288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1.85</w:t>
            </w:r>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2.32</w:t>
            </w:r>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1.25</w:t>
            </w:r>
          </w:p>
        </w:tc>
        <w:tc>
          <w:tcPr>
            <w:tcW w:w="1760" w:type="dxa"/>
            <w:tcBorders>
              <w:top w:val="nil"/>
              <w:left w:val="nil"/>
              <w:bottom w:val="single" w:sz="4" w:space="0" w:color="auto"/>
              <w:right w:val="nil"/>
            </w:tcBorders>
            <w:shd w:val="clear" w:color="auto" w:fill="auto"/>
            <w:noWrap/>
            <w:vAlign w:val="bottom"/>
            <w:hideMark/>
          </w:tcPr>
          <w:p w14:paraId="5924BC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25.00</w:t>
            </w:r>
          </w:p>
        </w:tc>
      </w:tr>
      <w:tr w:rsidR="004F6583" w:rsidRPr="004F6583" w14:paraId="2AE6EFE7" w14:textId="77777777" w:rsidTr="004F6583">
        <w:trPr>
          <w:trHeight w:val="290"/>
        </w:trPr>
        <w:tc>
          <w:tcPr>
            <w:tcW w:w="1700" w:type="dxa"/>
            <w:vMerge/>
            <w:tcBorders>
              <w:top w:val="nil"/>
              <w:left w:val="nil"/>
              <w:bottom w:val="single" w:sz="4" w:space="0" w:color="000000"/>
              <w:right w:val="nil"/>
            </w:tcBorders>
            <w:vAlign w:val="center"/>
            <w:hideMark/>
          </w:tcPr>
          <w:p w14:paraId="75DBEC8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47139A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2.97</w:t>
            </w:r>
          </w:p>
        </w:tc>
        <w:tc>
          <w:tcPr>
            <w:tcW w:w="960" w:type="dxa"/>
            <w:tcBorders>
              <w:top w:val="nil"/>
              <w:left w:val="nil"/>
              <w:bottom w:val="nil"/>
              <w:right w:val="nil"/>
            </w:tcBorders>
            <w:shd w:val="clear" w:color="auto" w:fill="auto"/>
            <w:noWrap/>
            <w:vAlign w:val="bottom"/>
            <w:hideMark/>
          </w:tcPr>
          <w:p w14:paraId="5621693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3.03</w:t>
            </w:r>
          </w:p>
        </w:tc>
        <w:tc>
          <w:tcPr>
            <w:tcW w:w="960" w:type="dxa"/>
            <w:tcBorders>
              <w:top w:val="nil"/>
              <w:left w:val="nil"/>
              <w:bottom w:val="nil"/>
              <w:right w:val="nil"/>
            </w:tcBorders>
            <w:shd w:val="clear" w:color="auto" w:fill="auto"/>
            <w:noWrap/>
            <w:vAlign w:val="bottom"/>
            <w:hideMark/>
          </w:tcPr>
          <w:p w14:paraId="5ACD32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1.93</w:t>
            </w:r>
          </w:p>
        </w:tc>
        <w:tc>
          <w:tcPr>
            <w:tcW w:w="1760" w:type="dxa"/>
            <w:tcBorders>
              <w:top w:val="nil"/>
              <w:left w:val="nil"/>
              <w:bottom w:val="single" w:sz="4" w:space="0" w:color="auto"/>
              <w:right w:val="nil"/>
            </w:tcBorders>
            <w:shd w:val="clear" w:color="auto" w:fill="auto"/>
            <w:noWrap/>
            <w:vAlign w:val="bottom"/>
            <w:hideMark/>
          </w:tcPr>
          <w:p w14:paraId="0D23A1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3A180EE1" w14:textId="77777777" w:rsidTr="004F6583">
        <w:trPr>
          <w:trHeight w:val="290"/>
        </w:trPr>
        <w:tc>
          <w:tcPr>
            <w:tcW w:w="1700" w:type="dxa"/>
            <w:vMerge/>
            <w:tcBorders>
              <w:top w:val="nil"/>
              <w:left w:val="nil"/>
              <w:bottom w:val="single" w:sz="4" w:space="0" w:color="000000"/>
              <w:right w:val="nil"/>
            </w:tcBorders>
            <w:vAlign w:val="center"/>
            <w:hideMark/>
          </w:tcPr>
          <w:p w14:paraId="788E4BE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1760" w:type="dxa"/>
            <w:tcBorders>
              <w:top w:val="nil"/>
              <w:left w:val="nil"/>
              <w:bottom w:val="single" w:sz="4" w:space="0" w:color="auto"/>
              <w:right w:val="nil"/>
            </w:tcBorders>
            <w:shd w:val="clear" w:color="auto" w:fill="auto"/>
            <w:noWrap/>
            <w:vAlign w:val="bottom"/>
            <w:hideMark/>
          </w:tcPr>
          <w:p w14:paraId="4B23D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933971" w14:textId="77777777" w:rsidTr="004F6583">
        <w:trPr>
          <w:trHeight w:val="290"/>
        </w:trPr>
        <w:tc>
          <w:tcPr>
            <w:tcW w:w="1700" w:type="dxa"/>
            <w:vMerge/>
            <w:tcBorders>
              <w:top w:val="nil"/>
              <w:left w:val="nil"/>
              <w:bottom w:val="single" w:sz="4" w:space="0" w:color="000000"/>
              <w:right w:val="nil"/>
            </w:tcBorders>
            <w:vAlign w:val="center"/>
            <w:hideMark/>
          </w:tcPr>
          <w:p w14:paraId="47FF921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palustre</w:t>
            </w:r>
            <w:proofErr w:type="spellEnd"/>
          </w:p>
        </w:tc>
        <w:tc>
          <w:tcPr>
            <w:tcW w:w="960" w:type="dxa"/>
            <w:tcBorders>
              <w:top w:val="nil"/>
              <w:left w:val="nil"/>
              <w:bottom w:val="nil"/>
              <w:right w:val="nil"/>
            </w:tcBorders>
            <w:shd w:val="clear" w:color="auto" w:fill="auto"/>
            <w:noWrap/>
            <w:vAlign w:val="bottom"/>
            <w:hideMark/>
          </w:tcPr>
          <w:p w14:paraId="66C2AD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585374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737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40DC6E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9856DB5" w14:textId="77777777" w:rsidTr="004F6583">
        <w:trPr>
          <w:trHeight w:val="290"/>
        </w:trPr>
        <w:tc>
          <w:tcPr>
            <w:tcW w:w="1700" w:type="dxa"/>
            <w:vMerge/>
            <w:tcBorders>
              <w:top w:val="nil"/>
              <w:left w:val="nil"/>
              <w:bottom w:val="single" w:sz="4" w:space="0" w:color="000000"/>
              <w:right w:val="nil"/>
            </w:tcBorders>
            <w:vAlign w:val="center"/>
            <w:hideMark/>
          </w:tcPr>
          <w:p w14:paraId="7E0F9B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2D762C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54EAB42" w14:textId="77777777" w:rsidTr="004F6583">
        <w:trPr>
          <w:trHeight w:val="290"/>
        </w:trPr>
        <w:tc>
          <w:tcPr>
            <w:tcW w:w="1700" w:type="dxa"/>
            <w:vMerge/>
            <w:tcBorders>
              <w:top w:val="nil"/>
              <w:left w:val="nil"/>
              <w:bottom w:val="single" w:sz="4" w:space="0" w:color="000000"/>
              <w:right w:val="nil"/>
            </w:tcBorders>
            <w:vAlign w:val="center"/>
            <w:hideMark/>
          </w:tcPr>
          <w:p w14:paraId="7ECE70F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562825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D2F0D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121D2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9824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979695" w14:textId="77777777" w:rsidTr="004F6583">
        <w:trPr>
          <w:trHeight w:val="290"/>
        </w:trPr>
        <w:tc>
          <w:tcPr>
            <w:tcW w:w="1700" w:type="dxa"/>
            <w:vMerge/>
            <w:tcBorders>
              <w:top w:val="nil"/>
              <w:left w:val="nil"/>
              <w:bottom w:val="single" w:sz="4" w:space="0" w:color="000000"/>
              <w:right w:val="nil"/>
            </w:tcBorders>
            <w:vAlign w:val="center"/>
            <w:hideMark/>
          </w:tcPr>
          <w:p w14:paraId="460CD40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nil"/>
              <w:left w:val="nil"/>
              <w:bottom w:val="single" w:sz="4" w:space="0" w:color="auto"/>
              <w:right w:val="nil"/>
            </w:tcBorders>
            <w:shd w:val="clear" w:color="auto" w:fill="auto"/>
            <w:noWrap/>
            <w:vAlign w:val="bottom"/>
            <w:hideMark/>
          </w:tcPr>
          <w:p w14:paraId="39BF4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EBC2DA" w14:textId="77777777" w:rsidTr="004F6583">
        <w:trPr>
          <w:trHeight w:val="290"/>
        </w:trPr>
        <w:tc>
          <w:tcPr>
            <w:tcW w:w="1700" w:type="dxa"/>
            <w:vMerge/>
            <w:tcBorders>
              <w:top w:val="nil"/>
              <w:left w:val="nil"/>
              <w:bottom w:val="single" w:sz="4" w:space="0" w:color="000000"/>
              <w:right w:val="nil"/>
            </w:tcBorders>
            <w:vAlign w:val="center"/>
            <w:hideMark/>
          </w:tcPr>
          <w:p w14:paraId="2478C18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44CBA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46AF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74816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39966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A7FBEB" w14:textId="77777777" w:rsidTr="004F6583">
        <w:trPr>
          <w:trHeight w:val="290"/>
        </w:trPr>
        <w:tc>
          <w:tcPr>
            <w:tcW w:w="1700" w:type="dxa"/>
            <w:vMerge/>
            <w:tcBorders>
              <w:top w:val="nil"/>
              <w:left w:val="nil"/>
              <w:bottom w:val="single" w:sz="4" w:space="0" w:color="000000"/>
              <w:right w:val="nil"/>
            </w:tcBorders>
            <w:vAlign w:val="center"/>
            <w:hideMark/>
          </w:tcPr>
          <w:p w14:paraId="359F1AC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06437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17F12" w14:textId="77777777" w:rsidTr="004F6583">
        <w:trPr>
          <w:trHeight w:val="290"/>
        </w:trPr>
        <w:tc>
          <w:tcPr>
            <w:tcW w:w="1700" w:type="dxa"/>
            <w:vMerge/>
            <w:tcBorders>
              <w:top w:val="nil"/>
              <w:left w:val="nil"/>
              <w:bottom w:val="single" w:sz="4" w:space="0" w:color="000000"/>
              <w:right w:val="nil"/>
            </w:tcBorders>
            <w:vAlign w:val="center"/>
            <w:hideMark/>
          </w:tcPr>
          <w:p w14:paraId="1A7861A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nil"/>
              <w:left w:val="nil"/>
              <w:bottom w:val="nil"/>
              <w:right w:val="nil"/>
            </w:tcBorders>
            <w:shd w:val="clear" w:color="auto" w:fill="auto"/>
            <w:noWrap/>
            <w:vAlign w:val="bottom"/>
            <w:hideMark/>
          </w:tcPr>
          <w:p w14:paraId="7AA030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6CD0F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F99FB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315756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E83130C" w14:textId="77777777" w:rsidTr="004F6583">
        <w:trPr>
          <w:trHeight w:val="290"/>
        </w:trPr>
        <w:tc>
          <w:tcPr>
            <w:tcW w:w="1700" w:type="dxa"/>
            <w:vMerge/>
            <w:tcBorders>
              <w:top w:val="nil"/>
              <w:left w:val="nil"/>
              <w:bottom w:val="single" w:sz="4" w:space="0" w:color="000000"/>
              <w:right w:val="nil"/>
            </w:tcBorders>
            <w:vAlign w:val="center"/>
            <w:hideMark/>
          </w:tcPr>
          <w:p w14:paraId="1494D9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0.54</w:t>
            </w:r>
          </w:p>
        </w:tc>
        <w:tc>
          <w:tcPr>
            <w:tcW w:w="1760" w:type="dxa"/>
            <w:tcBorders>
              <w:top w:val="nil"/>
              <w:left w:val="nil"/>
              <w:bottom w:val="single" w:sz="4" w:space="0" w:color="auto"/>
              <w:right w:val="nil"/>
            </w:tcBorders>
            <w:shd w:val="clear" w:color="auto" w:fill="auto"/>
            <w:noWrap/>
            <w:vAlign w:val="bottom"/>
            <w:hideMark/>
          </w:tcPr>
          <w:p w14:paraId="097452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C974C1C" w14:textId="77777777" w:rsidTr="004F6583">
        <w:trPr>
          <w:trHeight w:val="290"/>
        </w:trPr>
        <w:tc>
          <w:tcPr>
            <w:tcW w:w="1700" w:type="dxa"/>
            <w:vMerge/>
            <w:tcBorders>
              <w:top w:val="nil"/>
              <w:left w:val="nil"/>
              <w:bottom w:val="single" w:sz="4" w:space="0" w:color="000000"/>
              <w:right w:val="nil"/>
            </w:tcBorders>
            <w:vAlign w:val="center"/>
            <w:hideMark/>
          </w:tcPr>
          <w:p w14:paraId="157E91F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0E1789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812E2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78AF1F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870DB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BDAC6FF" w14:textId="77777777" w:rsidTr="004F6583">
        <w:trPr>
          <w:trHeight w:val="290"/>
        </w:trPr>
        <w:tc>
          <w:tcPr>
            <w:tcW w:w="1700" w:type="dxa"/>
            <w:vMerge/>
            <w:tcBorders>
              <w:top w:val="nil"/>
              <w:left w:val="nil"/>
              <w:bottom w:val="single" w:sz="4" w:space="0" w:color="000000"/>
              <w:right w:val="nil"/>
            </w:tcBorders>
            <w:vAlign w:val="center"/>
            <w:hideMark/>
          </w:tcPr>
          <w:p w14:paraId="334FBA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Scirpus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microcarpus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DFDC77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75AF92" w14:textId="77777777" w:rsidTr="004F6583">
        <w:trPr>
          <w:trHeight w:val="290"/>
        </w:trPr>
        <w:tc>
          <w:tcPr>
            <w:tcW w:w="1700" w:type="dxa"/>
            <w:vMerge/>
            <w:tcBorders>
              <w:top w:val="nil"/>
              <w:left w:val="nil"/>
              <w:bottom w:val="single" w:sz="4" w:space="0" w:color="000000"/>
              <w:right w:val="nil"/>
            </w:tcBorders>
            <w:vAlign w:val="center"/>
            <w:hideMark/>
          </w:tcPr>
          <w:p w14:paraId="2311148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nil"/>
              <w:left w:val="nil"/>
              <w:bottom w:val="nil"/>
              <w:right w:val="nil"/>
            </w:tcBorders>
            <w:shd w:val="clear" w:color="auto" w:fill="auto"/>
            <w:noWrap/>
            <w:vAlign w:val="bottom"/>
            <w:hideMark/>
          </w:tcPr>
          <w:p w14:paraId="4DF008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C83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08E7C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555F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DE98441" w14:textId="77777777" w:rsidTr="004F6583">
        <w:trPr>
          <w:trHeight w:val="290"/>
        </w:trPr>
        <w:tc>
          <w:tcPr>
            <w:tcW w:w="1700" w:type="dxa"/>
            <w:vMerge/>
            <w:tcBorders>
              <w:top w:val="nil"/>
              <w:left w:val="nil"/>
              <w:bottom w:val="single" w:sz="4" w:space="0" w:color="000000"/>
              <w:right w:val="nil"/>
            </w:tcBorders>
            <w:vAlign w:val="center"/>
            <w:hideMark/>
          </w:tcPr>
          <w:p w14:paraId="73DD4AC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147E3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2EC15242" w14:textId="77777777" w:rsidTr="004F6583">
        <w:trPr>
          <w:trHeight w:val="290"/>
        </w:trPr>
        <w:tc>
          <w:tcPr>
            <w:tcW w:w="1700" w:type="dxa"/>
            <w:vMerge/>
            <w:tcBorders>
              <w:top w:val="nil"/>
              <w:left w:val="nil"/>
              <w:bottom w:val="single" w:sz="4" w:space="0" w:color="000000"/>
              <w:right w:val="nil"/>
            </w:tcBorders>
            <w:vAlign w:val="center"/>
            <w:hideMark/>
          </w:tcPr>
          <w:p w14:paraId="628390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0EB1E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1073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6737FE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A1B27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A389443" w14:textId="77777777" w:rsidTr="004F6583">
        <w:trPr>
          <w:trHeight w:val="290"/>
        </w:trPr>
        <w:tc>
          <w:tcPr>
            <w:tcW w:w="1700" w:type="dxa"/>
            <w:vMerge/>
            <w:tcBorders>
              <w:top w:val="nil"/>
              <w:left w:val="nil"/>
              <w:bottom w:val="single" w:sz="4" w:space="0" w:color="000000"/>
              <w:right w:val="nil"/>
            </w:tcBorders>
            <w:vAlign w:val="center"/>
            <w:hideMark/>
          </w:tcPr>
          <w:p w14:paraId="497D68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C48A6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960A48C" w14:textId="77777777" w:rsidTr="004F6583">
        <w:trPr>
          <w:trHeight w:val="290"/>
        </w:trPr>
        <w:tc>
          <w:tcPr>
            <w:tcW w:w="1700" w:type="dxa"/>
            <w:vMerge/>
            <w:tcBorders>
              <w:top w:val="nil"/>
              <w:left w:val="nil"/>
              <w:bottom w:val="single" w:sz="4" w:space="0" w:color="000000"/>
              <w:right w:val="nil"/>
            </w:tcBorders>
            <w:vAlign w:val="center"/>
            <w:hideMark/>
          </w:tcPr>
          <w:p w14:paraId="379C90C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nil"/>
              <w:left w:val="nil"/>
              <w:bottom w:val="single" w:sz="4" w:space="0" w:color="auto"/>
              <w:right w:val="nil"/>
            </w:tcBorders>
            <w:shd w:val="clear" w:color="auto" w:fill="auto"/>
            <w:noWrap/>
            <w:vAlign w:val="bottom"/>
            <w:hideMark/>
          </w:tcPr>
          <w:p w14:paraId="227F811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single" w:sz="4" w:space="0" w:color="auto"/>
              <w:right w:val="nil"/>
            </w:tcBorders>
            <w:shd w:val="clear" w:color="auto" w:fill="auto"/>
            <w:noWrap/>
            <w:vAlign w:val="bottom"/>
            <w:hideMark/>
          </w:tcPr>
          <w:p w14:paraId="1088B5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679DA3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587E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bl>
    <w:p w14:paraId="734D3BD4" w14:textId="77777777" w:rsidR="004F6583" w:rsidRPr="004F6583" w:rsidRDefault="004F6583"/>
    <w:p w14:paraId="17FA7A4D" w14:textId="77777777" w:rsidR="000646EB" w:rsidRDefault="000646EB">
      <w:pPr>
        <w:rPr>
          <w:rFonts w:asciiTheme="majorHAnsi" w:eastAsiaTheme="majorEastAsia" w:hAnsiTheme="majorHAnsi" w:cstheme="majorBidi"/>
          <w:color w:val="2F5496" w:themeColor="accent1" w:themeShade="BF"/>
          <w:sz w:val="32"/>
          <w:szCs w:val="32"/>
        </w:rPr>
      </w:pPr>
      <w:r>
        <w:br w:type="page"/>
      </w:r>
    </w:p>
    <w:p w14:paraId="5D36FDC2" w14:textId="3EE951F8" w:rsidR="00971A3B" w:rsidRDefault="00971A3B" w:rsidP="00971A3B">
      <w:pPr>
        <w:pStyle w:val="Heading1"/>
        <w:suppressLineNumbers/>
      </w:pPr>
      <w:r>
        <w:lastRenderedPageBreak/>
        <w:t>Potential journals</w:t>
      </w:r>
    </w:p>
    <w:p w14:paraId="21B1E461" w14:textId="77777777" w:rsidR="00971A3B" w:rsidRDefault="007F1E7B" w:rsidP="00971A3B">
      <w:pPr>
        <w:pStyle w:val="Heading2"/>
        <w:suppressLineNumbers/>
      </w:pPr>
      <w:hyperlink r:id="rId30" w:history="1">
        <w:r w:rsidR="00971A3B" w:rsidRPr="00381F8E">
          <w:rPr>
            <w:rStyle w:val="Hyperlink"/>
          </w:rPr>
          <w:t>Journal of Vegetation Science</w:t>
        </w:r>
      </w:hyperlink>
    </w:p>
    <w:p w14:paraId="40931C1A" w14:textId="77777777" w:rsidR="00971A3B" w:rsidRPr="00F04CCC" w:rsidRDefault="00971A3B" w:rsidP="00971A3B">
      <w:pPr>
        <w:suppressLineNumbers/>
      </w:pPr>
      <w:r>
        <w:t>2020 IF 2.865 (Q1, Ecology/Plant Science)</w:t>
      </w:r>
    </w:p>
    <w:p w14:paraId="66A9FA7E" w14:textId="77777777" w:rsidR="00971A3B" w:rsidRDefault="00971A3B" w:rsidP="00971A3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F04CCC">
        <w:rPr>
          <w:b/>
        </w:rPr>
        <w:t xml:space="preserve"> identify general patterns</w:t>
      </w:r>
      <w:r>
        <w:t xml:space="preserve">, or that are otherwise likely to interest a broad international readership. An article may focus on any aspect of vegetation science, e.g. </w:t>
      </w:r>
      <w:r w:rsidRPr="004742F9">
        <w:rPr>
          <w:b/>
        </w:rPr>
        <w:t>community structure</w:t>
      </w:r>
      <w:r w:rsidRPr="00592BBA">
        <w:t xml:space="preserve"> (including community assembly </w:t>
      </w:r>
      <w:r>
        <w:t xml:space="preserve">and plant functional types), </w:t>
      </w:r>
      <w:r w:rsidRPr="00F04CCC">
        <w:rPr>
          <w:b/>
        </w:rPr>
        <w:t>biodiversity (including species richness and composition)</w:t>
      </w:r>
      <w:r>
        <w:t xml:space="preserve">, spatial patterns (including plant geography and landscape ecology), </w:t>
      </w:r>
      <w:r w:rsidRPr="00F04CCC">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1" w:history="1">
        <w:r w:rsidRPr="0017629A">
          <w:rPr>
            <w:rStyle w:val="Hyperlink"/>
          </w:rPr>
          <w:t>Applied Vegetation Science</w:t>
        </w:r>
      </w:hyperlink>
      <w:r>
        <w:t>.</w:t>
      </w:r>
    </w:p>
    <w:p w14:paraId="21FBA6F1" w14:textId="77777777" w:rsidR="00971A3B" w:rsidRDefault="007F1E7B" w:rsidP="00971A3B">
      <w:pPr>
        <w:pStyle w:val="Heading2"/>
        <w:suppressLineNumbers/>
      </w:pPr>
      <w:hyperlink r:id="rId32" w:anchor="Instructions%20for%20Authors_Article%20Types" w:history="1">
        <w:r w:rsidR="00971A3B">
          <w:rPr>
            <w:rStyle w:val="Hyperlink"/>
          </w:rPr>
          <w:t>Wetlands</w:t>
        </w:r>
      </w:hyperlink>
    </w:p>
    <w:p w14:paraId="4E4025FF" w14:textId="77777777" w:rsidR="00971A3B" w:rsidRDefault="00971A3B" w:rsidP="00971A3B">
      <w:pPr>
        <w:suppressLineNumbers/>
      </w:pPr>
      <w:r>
        <w:t>2020 SJR IF 2.369 (Q2, Ecology)</w:t>
      </w:r>
    </w:p>
    <w:p w14:paraId="0DFE7531" w14:textId="77777777" w:rsidR="00971A3B" w:rsidRPr="007D52A9" w:rsidRDefault="00971A3B" w:rsidP="00971A3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75E28C33" w14:textId="77777777" w:rsidR="00971A3B" w:rsidRDefault="007F1E7B" w:rsidP="00971A3B">
      <w:pPr>
        <w:pStyle w:val="Heading2"/>
        <w:suppressLineNumbers/>
      </w:pPr>
      <w:hyperlink r:id="rId33" w:history="1">
        <w:r w:rsidR="00971A3B" w:rsidRPr="0015525B">
          <w:rPr>
            <w:rStyle w:val="Hyperlink"/>
          </w:rPr>
          <w:t>Marine &amp; Freshwater Research</w:t>
        </w:r>
      </w:hyperlink>
    </w:p>
    <w:p w14:paraId="0F297199" w14:textId="77777777" w:rsidR="00971A3B" w:rsidRDefault="00971A3B" w:rsidP="00971A3B">
      <w:pPr>
        <w:suppressLineNumbers/>
      </w:pPr>
      <w:r>
        <w:t>2020 SJR IF 2.034 (Q2, Aquatic Science)</w:t>
      </w:r>
    </w:p>
    <w:p w14:paraId="43F7B1CE" w14:textId="77777777" w:rsidR="00971A3B" w:rsidRPr="0015525B" w:rsidRDefault="00971A3B" w:rsidP="00971A3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4" w:history="1">
        <w:r w:rsidRPr="0015525B">
          <w:rPr>
            <w:rStyle w:val="Hyperlink"/>
          </w:rPr>
          <w:t>Scope</w:t>
        </w:r>
      </w:hyperlink>
      <w:r w:rsidRPr="0015525B">
        <w:t xml:space="preserve">). </w:t>
      </w:r>
    </w:p>
    <w:p w14:paraId="106D00A8" w14:textId="77777777" w:rsidR="00971A3B" w:rsidRDefault="00971A3B" w:rsidP="00971A3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40BEF82F" w14:textId="77777777" w:rsidR="00971A3B" w:rsidRDefault="007F1E7B" w:rsidP="00971A3B">
      <w:pPr>
        <w:pStyle w:val="Heading2"/>
        <w:suppressLineNumbers/>
      </w:pPr>
      <w:hyperlink r:id="rId35" w:history="1">
        <w:r w:rsidR="00971A3B" w:rsidRPr="003A6805">
          <w:rPr>
            <w:rStyle w:val="Hyperlink"/>
          </w:rPr>
          <w:t>Plant Ecology</w:t>
        </w:r>
      </w:hyperlink>
    </w:p>
    <w:p w14:paraId="79440407" w14:textId="77777777" w:rsidR="00971A3B" w:rsidRDefault="00971A3B" w:rsidP="00971A3B">
      <w:pPr>
        <w:suppressLineNumbers/>
      </w:pPr>
      <w:r>
        <w:t>2020 SJR IF 1.914 (Q2, Ecology)</w:t>
      </w:r>
    </w:p>
    <w:p w14:paraId="415B8265" w14:textId="77777777" w:rsidR="00971A3B" w:rsidRDefault="00971A3B" w:rsidP="00971A3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6EA62E49" w14:textId="77777777" w:rsidR="00971A3B" w:rsidRPr="00156528" w:rsidRDefault="00971A3B" w:rsidP="00971A3B">
      <w:pPr>
        <w:pStyle w:val="ListParagraph"/>
        <w:numPr>
          <w:ilvl w:val="0"/>
          <w:numId w:val="27"/>
        </w:numPr>
        <w:suppressLineNumbers/>
      </w:pPr>
      <w:r>
        <w:t xml:space="preserve">Note – Denoth &amp; Myers (2007) was published in this journal; their dataset is included in this publication.  </w:t>
      </w:r>
    </w:p>
    <w:p w14:paraId="784A9F4D" w14:textId="77777777" w:rsidR="00971A3B" w:rsidRDefault="007F1E7B" w:rsidP="00971A3B">
      <w:pPr>
        <w:pStyle w:val="Heading2"/>
        <w:suppressLineNumbers/>
      </w:pPr>
      <w:hyperlink r:id="rId36" w:history="1">
        <w:r w:rsidR="00971A3B" w:rsidRPr="00C0125E">
          <w:rPr>
            <w:rStyle w:val="Hyperlink"/>
          </w:rPr>
          <w:t>Canadian Journal of Botany</w:t>
        </w:r>
      </w:hyperlink>
    </w:p>
    <w:p w14:paraId="61CE45AE" w14:textId="77777777" w:rsidR="00971A3B" w:rsidRDefault="00971A3B" w:rsidP="00971A3B">
      <w:pPr>
        <w:suppressLineNumbers/>
      </w:pPr>
      <w:r>
        <w:t xml:space="preserve">2-year IF 1.323, no quartile ranking found </w:t>
      </w:r>
    </w:p>
    <w:p w14:paraId="41541607" w14:textId="77777777" w:rsidR="00971A3B" w:rsidRDefault="00971A3B" w:rsidP="00971A3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51DDE102" w14:textId="77777777" w:rsidR="00971A3B" w:rsidRDefault="00971A3B" w:rsidP="00971A3B">
      <w:pPr>
        <w:pStyle w:val="ListParagraph"/>
        <w:numPr>
          <w:ilvl w:val="0"/>
          <w:numId w:val="27"/>
        </w:numPr>
        <w:suppressLineNumbers/>
      </w:pPr>
      <w:r>
        <w:t xml:space="preserve">Note – Bradfield &amp; Porter (1982) was published in this journal; their dataset is included in this publication.   </w:t>
      </w:r>
    </w:p>
    <w:p w14:paraId="480DFB18" w14:textId="77777777" w:rsidR="00971A3B" w:rsidRDefault="00971A3B" w:rsidP="00971A3B">
      <w:pPr>
        <w:suppressLineNumbers/>
      </w:pPr>
    </w:p>
    <w:p w14:paraId="5B669ABD" w14:textId="77777777" w:rsidR="00971A3B" w:rsidRDefault="00971A3B" w:rsidP="00971A3B">
      <w:pPr>
        <w:suppressLineNumbers/>
      </w:pPr>
    </w:p>
    <w:p w14:paraId="0A4B2865" w14:textId="77777777" w:rsidR="00971A3B" w:rsidRDefault="00971A3B" w:rsidP="00971A3B">
      <w:pPr>
        <w:suppressLineNumbers/>
      </w:pPr>
    </w:p>
    <w:p w14:paraId="0059551B" w14:textId="77777777" w:rsidR="00971A3B" w:rsidRDefault="00971A3B" w:rsidP="00971A3B">
      <w:pPr>
        <w:suppressLineNumbers/>
        <w:rPr>
          <w:rFonts w:asciiTheme="majorHAnsi" w:eastAsiaTheme="majorEastAsia" w:hAnsiTheme="majorHAnsi" w:cstheme="majorBidi"/>
          <w:color w:val="2F5496" w:themeColor="accent1" w:themeShade="BF"/>
          <w:sz w:val="32"/>
          <w:szCs w:val="32"/>
        </w:rPr>
      </w:pPr>
      <w:r>
        <w:br w:type="page"/>
      </w:r>
    </w:p>
    <w:p w14:paraId="498E41B2" w14:textId="77777777" w:rsidR="00971A3B" w:rsidRDefault="00971A3B"/>
    <w:sectPr w:rsidR="00971A3B"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Stefanie Lane" w:date="2022-05-27T11:38:00Z" w:initials="SLL">
    <w:p w14:paraId="4E96A0AE" w14:textId="4DBAC70B" w:rsidR="007F1E7B" w:rsidRDefault="007F1E7B">
      <w:pPr>
        <w:pStyle w:val="CommentText"/>
      </w:pPr>
      <w:r>
        <w:rPr>
          <w:rStyle w:val="CommentReference"/>
        </w:rPr>
        <w:annotationRef/>
      </w:r>
      <w:r>
        <w:t>May need to go back to main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96A0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96A0AE" w16cid:durableId="263B3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276A" w14:textId="77777777" w:rsidR="007F1E7B" w:rsidRDefault="007F1E7B" w:rsidP="00BF4E75">
      <w:pPr>
        <w:spacing w:after="0" w:line="240" w:lineRule="auto"/>
      </w:pPr>
      <w:r>
        <w:separator/>
      </w:r>
    </w:p>
  </w:endnote>
  <w:endnote w:type="continuationSeparator" w:id="0">
    <w:p w14:paraId="208CBE00" w14:textId="77777777" w:rsidR="007F1E7B" w:rsidRDefault="007F1E7B"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EC61E" w14:textId="77777777" w:rsidR="007F1E7B" w:rsidRDefault="007F1E7B" w:rsidP="00BF4E75">
      <w:pPr>
        <w:spacing w:after="0" w:line="240" w:lineRule="auto"/>
      </w:pPr>
      <w:r>
        <w:separator/>
      </w:r>
    </w:p>
  </w:footnote>
  <w:footnote w:type="continuationSeparator" w:id="0">
    <w:p w14:paraId="7D110FB0" w14:textId="77777777" w:rsidR="007F1E7B" w:rsidRDefault="007F1E7B"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7F1E7B" w:rsidRDefault="007F1E7B">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7F1E7B" w:rsidRDefault="007F1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0"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5"/>
  </w:num>
  <w:num w:numId="3">
    <w:abstractNumId w:val="11"/>
  </w:num>
  <w:num w:numId="4">
    <w:abstractNumId w:val="14"/>
  </w:num>
  <w:num w:numId="5">
    <w:abstractNumId w:val="25"/>
  </w:num>
  <w:num w:numId="6">
    <w:abstractNumId w:val="22"/>
  </w:num>
  <w:num w:numId="7">
    <w:abstractNumId w:val="8"/>
  </w:num>
  <w:num w:numId="8">
    <w:abstractNumId w:val="7"/>
  </w:num>
  <w:num w:numId="9">
    <w:abstractNumId w:val="16"/>
  </w:num>
  <w:num w:numId="10">
    <w:abstractNumId w:val="1"/>
  </w:num>
  <w:num w:numId="11">
    <w:abstractNumId w:val="0"/>
  </w:num>
  <w:num w:numId="12">
    <w:abstractNumId w:val="2"/>
  </w:num>
  <w:num w:numId="13">
    <w:abstractNumId w:val="10"/>
  </w:num>
  <w:num w:numId="14">
    <w:abstractNumId w:val="18"/>
  </w:num>
  <w:num w:numId="15">
    <w:abstractNumId w:val="6"/>
  </w:num>
  <w:num w:numId="16">
    <w:abstractNumId w:val="13"/>
  </w:num>
  <w:num w:numId="17">
    <w:abstractNumId w:val="19"/>
  </w:num>
  <w:num w:numId="18">
    <w:abstractNumId w:val="15"/>
  </w:num>
  <w:num w:numId="19">
    <w:abstractNumId w:val="9"/>
  </w:num>
  <w:num w:numId="20">
    <w:abstractNumId w:val="12"/>
  </w:num>
  <w:num w:numId="21">
    <w:abstractNumId w:val="24"/>
  </w:num>
  <w:num w:numId="22">
    <w:abstractNumId w:val="26"/>
  </w:num>
  <w:num w:numId="23">
    <w:abstractNumId w:val="23"/>
  </w:num>
  <w:num w:numId="24">
    <w:abstractNumId w:val="3"/>
  </w:num>
  <w:num w:numId="25">
    <w:abstractNumId w:val="4"/>
  </w:num>
  <w:num w:numId="26">
    <w:abstractNumId w:val="21"/>
  </w:num>
  <w:num w:numId="2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C90"/>
    <w:rsid w:val="000100C5"/>
    <w:rsid w:val="00010D37"/>
    <w:rsid w:val="0001195D"/>
    <w:rsid w:val="00011E3D"/>
    <w:rsid w:val="00012A89"/>
    <w:rsid w:val="00012C42"/>
    <w:rsid w:val="000146C2"/>
    <w:rsid w:val="00014A9A"/>
    <w:rsid w:val="000169C2"/>
    <w:rsid w:val="000178FD"/>
    <w:rsid w:val="00020056"/>
    <w:rsid w:val="00021ECF"/>
    <w:rsid w:val="00023269"/>
    <w:rsid w:val="0003077F"/>
    <w:rsid w:val="00030FB9"/>
    <w:rsid w:val="0003526B"/>
    <w:rsid w:val="0003545C"/>
    <w:rsid w:val="0003711B"/>
    <w:rsid w:val="000406CD"/>
    <w:rsid w:val="00041623"/>
    <w:rsid w:val="000425A4"/>
    <w:rsid w:val="00042C5A"/>
    <w:rsid w:val="000431F1"/>
    <w:rsid w:val="00045C36"/>
    <w:rsid w:val="00050718"/>
    <w:rsid w:val="00050B97"/>
    <w:rsid w:val="0005195D"/>
    <w:rsid w:val="00054383"/>
    <w:rsid w:val="00056084"/>
    <w:rsid w:val="00057D4B"/>
    <w:rsid w:val="00060358"/>
    <w:rsid w:val="00060AB7"/>
    <w:rsid w:val="00061706"/>
    <w:rsid w:val="00063E63"/>
    <w:rsid w:val="0006408D"/>
    <w:rsid w:val="000646EB"/>
    <w:rsid w:val="000648CF"/>
    <w:rsid w:val="00064ACC"/>
    <w:rsid w:val="0006502E"/>
    <w:rsid w:val="00066EFD"/>
    <w:rsid w:val="00067159"/>
    <w:rsid w:val="000678E1"/>
    <w:rsid w:val="000710F5"/>
    <w:rsid w:val="00071896"/>
    <w:rsid w:val="0007225D"/>
    <w:rsid w:val="00073000"/>
    <w:rsid w:val="00074139"/>
    <w:rsid w:val="000766B8"/>
    <w:rsid w:val="00076FA5"/>
    <w:rsid w:val="000832A2"/>
    <w:rsid w:val="000834F5"/>
    <w:rsid w:val="00085771"/>
    <w:rsid w:val="00085CD4"/>
    <w:rsid w:val="00087251"/>
    <w:rsid w:val="000900E9"/>
    <w:rsid w:val="000A2ECF"/>
    <w:rsid w:val="000A3AB7"/>
    <w:rsid w:val="000A3E15"/>
    <w:rsid w:val="000A7784"/>
    <w:rsid w:val="000B2B17"/>
    <w:rsid w:val="000B37AD"/>
    <w:rsid w:val="000B556F"/>
    <w:rsid w:val="000B6922"/>
    <w:rsid w:val="000B79A0"/>
    <w:rsid w:val="000C13F0"/>
    <w:rsid w:val="000C2F44"/>
    <w:rsid w:val="000C3F87"/>
    <w:rsid w:val="000C4B24"/>
    <w:rsid w:val="000C5CE7"/>
    <w:rsid w:val="000C7EAE"/>
    <w:rsid w:val="000C7F52"/>
    <w:rsid w:val="000D0AF3"/>
    <w:rsid w:val="000D0AFA"/>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BE9"/>
    <w:rsid w:val="000F6CCA"/>
    <w:rsid w:val="00100565"/>
    <w:rsid w:val="00100D21"/>
    <w:rsid w:val="00102B71"/>
    <w:rsid w:val="0010340E"/>
    <w:rsid w:val="001042B3"/>
    <w:rsid w:val="00110DE4"/>
    <w:rsid w:val="00112B78"/>
    <w:rsid w:val="001148DE"/>
    <w:rsid w:val="00114EB3"/>
    <w:rsid w:val="00116D28"/>
    <w:rsid w:val="0012104D"/>
    <w:rsid w:val="00122537"/>
    <w:rsid w:val="00124273"/>
    <w:rsid w:val="00124BDB"/>
    <w:rsid w:val="001262D0"/>
    <w:rsid w:val="00130227"/>
    <w:rsid w:val="001307AD"/>
    <w:rsid w:val="00130DE3"/>
    <w:rsid w:val="00132E6A"/>
    <w:rsid w:val="00135A6C"/>
    <w:rsid w:val="001369F0"/>
    <w:rsid w:val="00137AA7"/>
    <w:rsid w:val="00137DE2"/>
    <w:rsid w:val="001401E6"/>
    <w:rsid w:val="00140BDF"/>
    <w:rsid w:val="00142404"/>
    <w:rsid w:val="00145842"/>
    <w:rsid w:val="00151992"/>
    <w:rsid w:val="0015412F"/>
    <w:rsid w:val="00154B30"/>
    <w:rsid w:val="0015525B"/>
    <w:rsid w:val="0015552F"/>
    <w:rsid w:val="00155896"/>
    <w:rsid w:val="00156528"/>
    <w:rsid w:val="0015725C"/>
    <w:rsid w:val="001578C8"/>
    <w:rsid w:val="00160864"/>
    <w:rsid w:val="00160B87"/>
    <w:rsid w:val="00160C1F"/>
    <w:rsid w:val="00161052"/>
    <w:rsid w:val="0016265B"/>
    <w:rsid w:val="00162ED5"/>
    <w:rsid w:val="00163B51"/>
    <w:rsid w:val="001646E3"/>
    <w:rsid w:val="00165997"/>
    <w:rsid w:val="00165DCB"/>
    <w:rsid w:val="00167DBC"/>
    <w:rsid w:val="00170E03"/>
    <w:rsid w:val="00171408"/>
    <w:rsid w:val="00175845"/>
    <w:rsid w:val="00175D27"/>
    <w:rsid w:val="0017629A"/>
    <w:rsid w:val="00177A8E"/>
    <w:rsid w:val="00177F29"/>
    <w:rsid w:val="00182C65"/>
    <w:rsid w:val="00182D7E"/>
    <w:rsid w:val="00183E18"/>
    <w:rsid w:val="00184440"/>
    <w:rsid w:val="0018553F"/>
    <w:rsid w:val="0018587A"/>
    <w:rsid w:val="00185AB9"/>
    <w:rsid w:val="00191332"/>
    <w:rsid w:val="00191909"/>
    <w:rsid w:val="00191A59"/>
    <w:rsid w:val="00193021"/>
    <w:rsid w:val="00193320"/>
    <w:rsid w:val="001939FA"/>
    <w:rsid w:val="001950B8"/>
    <w:rsid w:val="001957B8"/>
    <w:rsid w:val="00195C88"/>
    <w:rsid w:val="00195D4F"/>
    <w:rsid w:val="001A0EA3"/>
    <w:rsid w:val="001A11D6"/>
    <w:rsid w:val="001A3616"/>
    <w:rsid w:val="001A3ED2"/>
    <w:rsid w:val="001A595A"/>
    <w:rsid w:val="001A74A2"/>
    <w:rsid w:val="001B0737"/>
    <w:rsid w:val="001B103D"/>
    <w:rsid w:val="001B1861"/>
    <w:rsid w:val="001B3F90"/>
    <w:rsid w:val="001B46DC"/>
    <w:rsid w:val="001B70A0"/>
    <w:rsid w:val="001C04D5"/>
    <w:rsid w:val="001C33F4"/>
    <w:rsid w:val="001C4110"/>
    <w:rsid w:val="001C64DC"/>
    <w:rsid w:val="001D098D"/>
    <w:rsid w:val="001D3977"/>
    <w:rsid w:val="001E072A"/>
    <w:rsid w:val="001E210B"/>
    <w:rsid w:val="001E3C6F"/>
    <w:rsid w:val="001E5A8C"/>
    <w:rsid w:val="001E5D06"/>
    <w:rsid w:val="001E6553"/>
    <w:rsid w:val="001E759C"/>
    <w:rsid w:val="001F19B1"/>
    <w:rsid w:val="001F436B"/>
    <w:rsid w:val="001F5046"/>
    <w:rsid w:val="001F5545"/>
    <w:rsid w:val="001F699E"/>
    <w:rsid w:val="001F6AC9"/>
    <w:rsid w:val="0020057A"/>
    <w:rsid w:val="0020507B"/>
    <w:rsid w:val="00205444"/>
    <w:rsid w:val="00205D24"/>
    <w:rsid w:val="002066B9"/>
    <w:rsid w:val="002116AC"/>
    <w:rsid w:val="002117EF"/>
    <w:rsid w:val="00215C48"/>
    <w:rsid w:val="002160CF"/>
    <w:rsid w:val="0022363E"/>
    <w:rsid w:val="00226A79"/>
    <w:rsid w:val="00231775"/>
    <w:rsid w:val="00231BAA"/>
    <w:rsid w:val="00232AF1"/>
    <w:rsid w:val="002346AE"/>
    <w:rsid w:val="002355AC"/>
    <w:rsid w:val="00235C27"/>
    <w:rsid w:val="00236A5C"/>
    <w:rsid w:val="0023791D"/>
    <w:rsid w:val="0024166F"/>
    <w:rsid w:val="00241A51"/>
    <w:rsid w:val="0024305C"/>
    <w:rsid w:val="002445D1"/>
    <w:rsid w:val="00245C13"/>
    <w:rsid w:val="002501CE"/>
    <w:rsid w:val="002505BD"/>
    <w:rsid w:val="00250AFD"/>
    <w:rsid w:val="00251F2D"/>
    <w:rsid w:val="002532A3"/>
    <w:rsid w:val="00255BCB"/>
    <w:rsid w:val="00260E9B"/>
    <w:rsid w:val="002613DE"/>
    <w:rsid w:val="00262B24"/>
    <w:rsid w:val="0026405A"/>
    <w:rsid w:val="00265374"/>
    <w:rsid w:val="0026711C"/>
    <w:rsid w:val="0027315E"/>
    <w:rsid w:val="00274100"/>
    <w:rsid w:val="00276B00"/>
    <w:rsid w:val="00277767"/>
    <w:rsid w:val="00281A74"/>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34E3"/>
    <w:rsid w:val="002A3848"/>
    <w:rsid w:val="002A5220"/>
    <w:rsid w:val="002A5734"/>
    <w:rsid w:val="002A5853"/>
    <w:rsid w:val="002A77CD"/>
    <w:rsid w:val="002B0984"/>
    <w:rsid w:val="002B30B8"/>
    <w:rsid w:val="002B346B"/>
    <w:rsid w:val="002B6766"/>
    <w:rsid w:val="002B7F52"/>
    <w:rsid w:val="002C1B96"/>
    <w:rsid w:val="002C1D2C"/>
    <w:rsid w:val="002C2500"/>
    <w:rsid w:val="002C3C8D"/>
    <w:rsid w:val="002C4FFA"/>
    <w:rsid w:val="002C55D8"/>
    <w:rsid w:val="002D0061"/>
    <w:rsid w:val="002D0C63"/>
    <w:rsid w:val="002D4941"/>
    <w:rsid w:val="002D5D96"/>
    <w:rsid w:val="002D6004"/>
    <w:rsid w:val="002D603D"/>
    <w:rsid w:val="002D7F1C"/>
    <w:rsid w:val="002E1C7E"/>
    <w:rsid w:val="002E39F4"/>
    <w:rsid w:val="002E4247"/>
    <w:rsid w:val="002E43B4"/>
    <w:rsid w:val="002E4D1C"/>
    <w:rsid w:val="002E4E7F"/>
    <w:rsid w:val="002E52B1"/>
    <w:rsid w:val="002E58E8"/>
    <w:rsid w:val="002E78EE"/>
    <w:rsid w:val="002F27E1"/>
    <w:rsid w:val="002F3C7E"/>
    <w:rsid w:val="002F47C7"/>
    <w:rsid w:val="002F72ED"/>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7C7"/>
    <w:rsid w:val="0032580F"/>
    <w:rsid w:val="0032655A"/>
    <w:rsid w:val="00327D46"/>
    <w:rsid w:val="00330735"/>
    <w:rsid w:val="0033085B"/>
    <w:rsid w:val="00331CF9"/>
    <w:rsid w:val="00332EF5"/>
    <w:rsid w:val="00336630"/>
    <w:rsid w:val="0033682E"/>
    <w:rsid w:val="00340BB0"/>
    <w:rsid w:val="00340BED"/>
    <w:rsid w:val="00341EBD"/>
    <w:rsid w:val="00342ABF"/>
    <w:rsid w:val="003436E0"/>
    <w:rsid w:val="00343A98"/>
    <w:rsid w:val="00345DE4"/>
    <w:rsid w:val="00350D7F"/>
    <w:rsid w:val="00352A16"/>
    <w:rsid w:val="00353F7C"/>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5FF5"/>
    <w:rsid w:val="003778BD"/>
    <w:rsid w:val="00380BA0"/>
    <w:rsid w:val="00380D8E"/>
    <w:rsid w:val="0038192E"/>
    <w:rsid w:val="003821F1"/>
    <w:rsid w:val="003828C6"/>
    <w:rsid w:val="003841DB"/>
    <w:rsid w:val="003843D8"/>
    <w:rsid w:val="003900B2"/>
    <w:rsid w:val="00390DB5"/>
    <w:rsid w:val="00391339"/>
    <w:rsid w:val="00392DC9"/>
    <w:rsid w:val="003A3518"/>
    <w:rsid w:val="003A6805"/>
    <w:rsid w:val="003B0E2E"/>
    <w:rsid w:val="003B2DDD"/>
    <w:rsid w:val="003B6B3D"/>
    <w:rsid w:val="003C77E5"/>
    <w:rsid w:val="003C783A"/>
    <w:rsid w:val="003D0B07"/>
    <w:rsid w:val="003D15FC"/>
    <w:rsid w:val="003D30A6"/>
    <w:rsid w:val="003D3366"/>
    <w:rsid w:val="003D5257"/>
    <w:rsid w:val="003D7780"/>
    <w:rsid w:val="003E0877"/>
    <w:rsid w:val="003E3BE9"/>
    <w:rsid w:val="003E5380"/>
    <w:rsid w:val="003E6D9C"/>
    <w:rsid w:val="003F0CC5"/>
    <w:rsid w:val="003F0DE8"/>
    <w:rsid w:val="003F19D8"/>
    <w:rsid w:val="003F2561"/>
    <w:rsid w:val="003F3E2D"/>
    <w:rsid w:val="003F3F7D"/>
    <w:rsid w:val="003F479F"/>
    <w:rsid w:val="00403637"/>
    <w:rsid w:val="0040424A"/>
    <w:rsid w:val="00404CFC"/>
    <w:rsid w:val="00405FBE"/>
    <w:rsid w:val="00415113"/>
    <w:rsid w:val="00417186"/>
    <w:rsid w:val="004215E5"/>
    <w:rsid w:val="0042175C"/>
    <w:rsid w:val="00421CA1"/>
    <w:rsid w:val="004306D0"/>
    <w:rsid w:val="00431393"/>
    <w:rsid w:val="004313B8"/>
    <w:rsid w:val="0043333B"/>
    <w:rsid w:val="00434F98"/>
    <w:rsid w:val="00443FA2"/>
    <w:rsid w:val="00447198"/>
    <w:rsid w:val="00447764"/>
    <w:rsid w:val="00451D10"/>
    <w:rsid w:val="00453ACC"/>
    <w:rsid w:val="00456B4F"/>
    <w:rsid w:val="0045765D"/>
    <w:rsid w:val="00461840"/>
    <w:rsid w:val="00463533"/>
    <w:rsid w:val="004645C0"/>
    <w:rsid w:val="00464FB4"/>
    <w:rsid w:val="00466169"/>
    <w:rsid w:val="00466393"/>
    <w:rsid w:val="0046752E"/>
    <w:rsid w:val="00467A3C"/>
    <w:rsid w:val="004715D9"/>
    <w:rsid w:val="004742F9"/>
    <w:rsid w:val="00474703"/>
    <w:rsid w:val="00480E11"/>
    <w:rsid w:val="004832DC"/>
    <w:rsid w:val="004834EB"/>
    <w:rsid w:val="0048459B"/>
    <w:rsid w:val="00485A40"/>
    <w:rsid w:val="00493281"/>
    <w:rsid w:val="004951EF"/>
    <w:rsid w:val="004952BF"/>
    <w:rsid w:val="00496966"/>
    <w:rsid w:val="00496BFB"/>
    <w:rsid w:val="00496DDE"/>
    <w:rsid w:val="00497451"/>
    <w:rsid w:val="004A05B5"/>
    <w:rsid w:val="004A412C"/>
    <w:rsid w:val="004B0EA2"/>
    <w:rsid w:val="004B1E88"/>
    <w:rsid w:val="004B4F5B"/>
    <w:rsid w:val="004B5453"/>
    <w:rsid w:val="004B5482"/>
    <w:rsid w:val="004C0674"/>
    <w:rsid w:val="004C3383"/>
    <w:rsid w:val="004C3D45"/>
    <w:rsid w:val="004C58D7"/>
    <w:rsid w:val="004C6C15"/>
    <w:rsid w:val="004C7DF9"/>
    <w:rsid w:val="004D0D10"/>
    <w:rsid w:val="004D4202"/>
    <w:rsid w:val="004D7707"/>
    <w:rsid w:val="004E2523"/>
    <w:rsid w:val="004E41B7"/>
    <w:rsid w:val="004E4FD4"/>
    <w:rsid w:val="004E6247"/>
    <w:rsid w:val="004E715D"/>
    <w:rsid w:val="004E761A"/>
    <w:rsid w:val="004F3149"/>
    <w:rsid w:val="004F31B5"/>
    <w:rsid w:val="004F5D7D"/>
    <w:rsid w:val="004F6583"/>
    <w:rsid w:val="00502AA6"/>
    <w:rsid w:val="00504CB3"/>
    <w:rsid w:val="00504E47"/>
    <w:rsid w:val="00505257"/>
    <w:rsid w:val="005138C0"/>
    <w:rsid w:val="00514DA9"/>
    <w:rsid w:val="00516504"/>
    <w:rsid w:val="00516E54"/>
    <w:rsid w:val="0051760C"/>
    <w:rsid w:val="00517DAD"/>
    <w:rsid w:val="005209C4"/>
    <w:rsid w:val="005211A7"/>
    <w:rsid w:val="00523DCA"/>
    <w:rsid w:val="00524332"/>
    <w:rsid w:val="005314CF"/>
    <w:rsid w:val="005317D4"/>
    <w:rsid w:val="00532682"/>
    <w:rsid w:val="00533507"/>
    <w:rsid w:val="00534F10"/>
    <w:rsid w:val="00536771"/>
    <w:rsid w:val="005372BF"/>
    <w:rsid w:val="00537848"/>
    <w:rsid w:val="0054108C"/>
    <w:rsid w:val="0054211F"/>
    <w:rsid w:val="00546478"/>
    <w:rsid w:val="00547973"/>
    <w:rsid w:val="00547C63"/>
    <w:rsid w:val="00551E87"/>
    <w:rsid w:val="00552E8C"/>
    <w:rsid w:val="00554B0B"/>
    <w:rsid w:val="00556C34"/>
    <w:rsid w:val="00557665"/>
    <w:rsid w:val="0055787A"/>
    <w:rsid w:val="00560BD4"/>
    <w:rsid w:val="00561EB0"/>
    <w:rsid w:val="00562266"/>
    <w:rsid w:val="005622C3"/>
    <w:rsid w:val="00563294"/>
    <w:rsid w:val="00563755"/>
    <w:rsid w:val="00564330"/>
    <w:rsid w:val="00566C69"/>
    <w:rsid w:val="005709DE"/>
    <w:rsid w:val="00572AAF"/>
    <w:rsid w:val="0058125F"/>
    <w:rsid w:val="0058243F"/>
    <w:rsid w:val="005825A8"/>
    <w:rsid w:val="0058398E"/>
    <w:rsid w:val="00584559"/>
    <w:rsid w:val="0058652A"/>
    <w:rsid w:val="00586761"/>
    <w:rsid w:val="005867A4"/>
    <w:rsid w:val="00586B0D"/>
    <w:rsid w:val="0059170F"/>
    <w:rsid w:val="00592A8A"/>
    <w:rsid w:val="00592B7A"/>
    <w:rsid w:val="00592BBA"/>
    <w:rsid w:val="00592C5E"/>
    <w:rsid w:val="00597434"/>
    <w:rsid w:val="00597B02"/>
    <w:rsid w:val="00597B6A"/>
    <w:rsid w:val="005A13B4"/>
    <w:rsid w:val="005A152F"/>
    <w:rsid w:val="005A45E0"/>
    <w:rsid w:val="005A64B1"/>
    <w:rsid w:val="005B1812"/>
    <w:rsid w:val="005B182C"/>
    <w:rsid w:val="005B2A34"/>
    <w:rsid w:val="005B3DD8"/>
    <w:rsid w:val="005B3EAB"/>
    <w:rsid w:val="005B41A4"/>
    <w:rsid w:val="005B45C6"/>
    <w:rsid w:val="005B6F7B"/>
    <w:rsid w:val="005B73D6"/>
    <w:rsid w:val="005C0700"/>
    <w:rsid w:val="005C1666"/>
    <w:rsid w:val="005C36D9"/>
    <w:rsid w:val="005D0F1A"/>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25F4"/>
    <w:rsid w:val="005F30A9"/>
    <w:rsid w:val="005F3F8D"/>
    <w:rsid w:val="005F44EE"/>
    <w:rsid w:val="005F7C5D"/>
    <w:rsid w:val="00601C8E"/>
    <w:rsid w:val="00602041"/>
    <w:rsid w:val="0060276B"/>
    <w:rsid w:val="0060507D"/>
    <w:rsid w:val="006056DB"/>
    <w:rsid w:val="006058F4"/>
    <w:rsid w:val="006072B1"/>
    <w:rsid w:val="00607741"/>
    <w:rsid w:val="00612035"/>
    <w:rsid w:val="006124A6"/>
    <w:rsid w:val="00612ED6"/>
    <w:rsid w:val="00613DBC"/>
    <w:rsid w:val="006144D9"/>
    <w:rsid w:val="006146EA"/>
    <w:rsid w:val="00614712"/>
    <w:rsid w:val="00615617"/>
    <w:rsid w:val="00616D04"/>
    <w:rsid w:val="006202C7"/>
    <w:rsid w:val="00621AD0"/>
    <w:rsid w:val="006227CC"/>
    <w:rsid w:val="006229F7"/>
    <w:rsid w:val="00623488"/>
    <w:rsid w:val="006236E0"/>
    <w:rsid w:val="006261B2"/>
    <w:rsid w:val="00627D91"/>
    <w:rsid w:val="00632BF9"/>
    <w:rsid w:val="00632C3F"/>
    <w:rsid w:val="00637D0D"/>
    <w:rsid w:val="00640EC2"/>
    <w:rsid w:val="00640F94"/>
    <w:rsid w:val="0064149B"/>
    <w:rsid w:val="00645972"/>
    <w:rsid w:val="006509EF"/>
    <w:rsid w:val="0065175A"/>
    <w:rsid w:val="00653374"/>
    <w:rsid w:val="006561F0"/>
    <w:rsid w:val="00656568"/>
    <w:rsid w:val="006571A8"/>
    <w:rsid w:val="006601E5"/>
    <w:rsid w:val="00660F1B"/>
    <w:rsid w:val="006634D1"/>
    <w:rsid w:val="0066549B"/>
    <w:rsid w:val="00666186"/>
    <w:rsid w:val="00666F91"/>
    <w:rsid w:val="0066777E"/>
    <w:rsid w:val="00670D47"/>
    <w:rsid w:val="00671503"/>
    <w:rsid w:val="00672132"/>
    <w:rsid w:val="00673842"/>
    <w:rsid w:val="00673CF3"/>
    <w:rsid w:val="00675DE4"/>
    <w:rsid w:val="00676817"/>
    <w:rsid w:val="006779DC"/>
    <w:rsid w:val="00677BE0"/>
    <w:rsid w:val="006822AD"/>
    <w:rsid w:val="00682510"/>
    <w:rsid w:val="00682F61"/>
    <w:rsid w:val="00682FC6"/>
    <w:rsid w:val="0068421F"/>
    <w:rsid w:val="00686E15"/>
    <w:rsid w:val="00687A8E"/>
    <w:rsid w:val="00691F2A"/>
    <w:rsid w:val="00693FAC"/>
    <w:rsid w:val="00695A7B"/>
    <w:rsid w:val="006A1D56"/>
    <w:rsid w:val="006A2027"/>
    <w:rsid w:val="006A3A46"/>
    <w:rsid w:val="006A6238"/>
    <w:rsid w:val="006A7EBD"/>
    <w:rsid w:val="006B280C"/>
    <w:rsid w:val="006B4D7D"/>
    <w:rsid w:val="006B67B7"/>
    <w:rsid w:val="006B7F7A"/>
    <w:rsid w:val="006C1E97"/>
    <w:rsid w:val="006C27E6"/>
    <w:rsid w:val="006C2A87"/>
    <w:rsid w:val="006C3B4D"/>
    <w:rsid w:val="006C5D18"/>
    <w:rsid w:val="006C7722"/>
    <w:rsid w:val="006C7F76"/>
    <w:rsid w:val="006D1F2B"/>
    <w:rsid w:val="006D403A"/>
    <w:rsid w:val="006D411C"/>
    <w:rsid w:val="006D50AD"/>
    <w:rsid w:val="006D7D53"/>
    <w:rsid w:val="006E12A0"/>
    <w:rsid w:val="006E1EEE"/>
    <w:rsid w:val="006E4746"/>
    <w:rsid w:val="006E56E2"/>
    <w:rsid w:val="006E652B"/>
    <w:rsid w:val="006E6E32"/>
    <w:rsid w:val="006E7FF9"/>
    <w:rsid w:val="006F0DE5"/>
    <w:rsid w:val="006F225A"/>
    <w:rsid w:val="006F3B74"/>
    <w:rsid w:val="006F3C9D"/>
    <w:rsid w:val="006F3FB8"/>
    <w:rsid w:val="006F44DC"/>
    <w:rsid w:val="006F4C99"/>
    <w:rsid w:val="006F7949"/>
    <w:rsid w:val="00704594"/>
    <w:rsid w:val="0070559A"/>
    <w:rsid w:val="00705CB9"/>
    <w:rsid w:val="007072B6"/>
    <w:rsid w:val="007108E4"/>
    <w:rsid w:val="00713666"/>
    <w:rsid w:val="00715E10"/>
    <w:rsid w:val="00717599"/>
    <w:rsid w:val="00717B42"/>
    <w:rsid w:val="00722C6E"/>
    <w:rsid w:val="007277D8"/>
    <w:rsid w:val="0073137C"/>
    <w:rsid w:val="00735F9E"/>
    <w:rsid w:val="00737366"/>
    <w:rsid w:val="0074150F"/>
    <w:rsid w:val="0074167B"/>
    <w:rsid w:val="00742ECA"/>
    <w:rsid w:val="00744FD6"/>
    <w:rsid w:val="00746ACC"/>
    <w:rsid w:val="007502B6"/>
    <w:rsid w:val="007503F0"/>
    <w:rsid w:val="0075178D"/>
    <w:rsid w:val="00751C22"/>
    <w:rsid w:val="0075327A"/>
    <w:rsid w:val="00755FA7"/>
    <w:rsid w:val="00756082"/>
    <w:rsid w:val="007604A5"/>
    <w:rsid w:val="00764D94"/>
    <w:rsid w:val="00765E49"/>
    <w:rsid w:val="00766A27"/>
    <w:rsid w:val="00766A9C"/>
    <w:rsid w:val="00771950"/>
    <w:rsid w:val="00774F7E"/>
    <w:rsid w:val="00775E14"/>
    <w:rsid w:val="00780EFE"/>
    <w:rsid w:val="007853EC"/>
    <w:rsid w:val="007860F0"/>
    <w:rsid w:val="00786304"/>
    <w:rsid w:val="007868FB"/>
    <w:rsid w:val="00786C01"/>
    <w:rsid w:val="007910C1"/>
    <w:rsid w:val="00791770"/>
    <w:rsid w:val="00791DB8"/>
    <w:rsid w:val="00793D97"/>
    <w:rsid w:val="007945ED"/>
    <w:rsid w:val="007947E2"/>
    <w:rsid w:val="00794FEF"/>
    <w:rsid w:val="00796E00"/>
    <w:rsid w:val="007A161D"/>
    <w:rsid w:val="007A295B"/>
    <w:rsid w:val="007A5898"/>
    <w:rsid w:val="007A5AD4"/>
    <w:rsid w:val="007A7412"/>
    <w:rsid w:val="007B228A"/>
    <w:rsid w:val="007B267B"/>
    <w:rsid w:val="007B5827"/>
    <w:rsid w:val="007B5B53"/>
    <w:rsid w:val="007B5EB8"/>
    <w:rsid w:val="007B643A"/>
    <w:rsid w:val="007B714A"/>
    <w:rsid w:val="007C0BCF"/>
    <w:rsid w:val="007C216B"/>
    <w:rsid w:val="007C2518"/>
    <w:rsid w:val="007C4787"/>
    <w:rsid w:val="007C5111"/>
    <w:rsid w:val="007C65DB"/>
    <w:rsid w:val="007C7215"/>
    <w:rsid w:val="007D14DA"/>
    <w:rsid w:val="007D1510"/>
    <w:rsid w:val="007D2223"/>
    <w:rsid w:val="007D2D1E"/>
    <w:rsid w:val="007D3305"/>
    <w:rsid w:val="007D3502"/>
    <w:rsid w:val="007D3D3E"/>
    <w:rsid w:val="007D3FF6"/>
    <w:rsid w:val="007D481D"/>
    <w:rsid w:val="007D4F72"/>
    <w:rsid w:val="007D52A9"/>
    <w:rsid w:val="007D7FC0"/>
    <w:rsid w:val="007E1038"/>
    <w:rsid w:val="007E2743"/>
    <w:rsid w:val="007E551D"/>
    <w:rsid w:val="007E76F8"/>
    <w:rsid w:val="007F10E6"/>
    <w:rsid w:val="007F1E7B"/>
    <w:rsid w:val="007F224A"/>
    <w:rsid w:val="007F552F"/>
    <w:rsid w:val="007F58E7"/>
    <w:rsid w:val="007F6D5D"/>
    <w:rsid w:val="007F7457"/>
    <w:rsid w:val="007F75D5"/>
    <w:rsid w:val="00804535"/>
    <w:rsid w:val="00804ABF"/>
    <w:rsid w:val="00810720"/>
    <w:rsid w:val="008112B2"/>
    <w:rsid w:val="00811F80"/>
    <w:rsid w:val="008215F2"/>
    <w:rsid w:val="00821B04"/>
    <w:rsid w:val="00822A1D"/>
    <w:rsid w:val="008246B7"/>
    <w:rsid w:val="00826980"/>
    <w:rsid w:val="00827E44"/>
    <w:rsid w:val="00827EE2"/>
    <w:rsid w:val="00832709"/>
    <w:rsid w:val="0083503E"/>
    <w:rsid w:val="008358B4"/>
    <w:rsid w:val="00835A79"/>
    <w:rsid w:val="0084145C"/>
    <w:rsid w:val="00841571"/>
    <w:rsid w:val="0084176A"/>
    <w:rsid w:val="00841E62"/>
    <w:rsid w:val="00843D41"/>
    <w:rsid w:val="00843FAB"/>
    <w:rsid w:val="00847E0E"/>
    <w:rsid w:val="00852326"/>
    <w:rsid w:val="00853200"/>
    <w:rsid w:val="0086027D"/>
    <w:rsid w:val="00861509"/>
    <w:rsid w:val="0086653A"/>
    <w:rsid w:val="008667DB"/>
    <w:rsid w:val="008712F3"/>
    <w:rsid w:val="00872B88"/>
    <w:rsid w:val="00872EF0"/>
    <w:rsid w:val="00875EE5"/>
    <w:rsid w:val="008772A4"/>
    <w:rsid w:val="00880A48"/>
    <w:rsid w:val="00886BE2"/>
    <w:rsid w:val="008871D9"/>
    <w:rsid w:val="008879FB"/>
    <w:rsid w:val="00887D9F"/>
    <w:rsid w:val="008906A5"/>
    <w:rsid w:val="0089145E"/>
    <w:rsid w:val="008919D3"/>
    <w:rsid w:val="00892282"/>
    <w:rsid w:val="0089375E"/>
    <w:rsid w:val="00893C3F"/>
    <w:rsid w:val="008971A1"/>
    <w:rsid w:val="008A1FF7"/>
    <w:rsid w:val="008A2825"/>
    <w:rsid w:val="008A6A2A"/>
    <w:rsid w:val="008B0483"/>
    <w:rsid w:val="008B1E75"/>
    <w:rsid w:val="008B20C7"/>
    <w:rsid w:val="008B4342"/>
    <w:rsid w:val="008B54D6"/>
    <w:rsid w:val="008B5C68"/>
    <w:rsid w:val="008B7573"/>
    <w:rsid w:val="008C1ED6"/>
    <w:rsid w:val="008C1ED9"/>
    <w:rsid w:val="008C2B2E"/>
    <w:rsid w:val="008C76B7"/>
    <w:rsid w:val="008D1487"/>
    <w:rsid w:val="008D148B"/>
    <w:rsid w:val="008D3363"/>
    <w:rsid w:val="008D4031"/>
    <w:rsid w:val="008E0C4C"/>
    <w:rsid w:val="008E1F98"/>
    <w:rsid w:val="008E445C"/>
    <w:rsid w:val="008F0232"/>
    <w:rsid w:val="008F096E"/>
    <w:rsid w:val="008F15A4"/>
    <w:rsid w:val="008F1D4F"/>
    <w:rsid w:val="008F28C2"/>
    <w:rsid w:val="008F615E"/>
    <w:rsid w:val="008F774C"/>
    <w:rsid w:val="009024D3"/>
    <w:rsid w:val="00902E6D"/>
    <w:rsid w:val="00903A33"/>
    <w:rsid w:val="00907858"/>
    <w:rsid w:val="00910BAB"/>
    <w:rsid w:val="009113BE"/>
    <w:rsid w:val="009118D4"/>
    <w:rsid w:val="009129C1"/>
    <w:rsid w:val="00912C74"/>
    <w:rsid w:val="0091346E"/>
    <w:rsid w:val="00914152"/>
    <w:rsid w:val="0091469A"/>
    <w:rsid w:val="00915AD9"/>
    <w:rsid w:val="0091666F"/>
    <w:rsid w:val="00916FCC"/>
    <w:rsid w:val="00920A98"/>
    <w:rsid w:val="009216D0"/>
    <w:rsid w:val="009243D5"/>
    <w:rsid w:val="0092571E"/>
    <w:rsid w:val="00926019"/>
    <w:rsid w:val="009262D8"/>
    <w:rsid w:val="009266CB"/>
    <w:rsid w:val="00926CC1"/>
    <w:rsid w:val="0092786B"/>
    <w:rsid w:val="00927ACF"/>
    <w:rsid w:val="00931405"/>
    <w:rsid w:val="009335C2"/>
    <w:rsid w:val="0093412C"/>
    <w:rsid w:val="00934D31"/>
    <w:rsid w:val="00937CCB"/>
    <w:rsid w:val="00945595"/>
    <w:rsid w:val="0094616F"/>
    <w:rsid w:val="00947182"/>
    <w:rsid w:val="0095147C"/>
    <w:rsid w:val="009518AE"/>
    <w:rsid w:val="00954FB4"/>
    <w:rsid w:val="00955EA6"/>
    <w:rsid w:val="009565D0"/>
    <w:rsid w:val="009575C7"/>
    <w:rsid w:val="00960C24"/>
    <w:rsid w:val="00960C57"/>
    <w:rsid w:val="00967299"/>
    <w:rsid w:val="00967664"/>
    <w:rsid w:val="00971A0A"/>
    <w:rsid w:val="00971A3B"/>
    <w:rsid w:val="00972717"/>
    <w:rsid w:val="009765DE"/>
    <w:rsid w:val="00980731"/>
    <w:rsid w:val="00982B42"/>
    <w:rsid w:val="009835B0"/>
    <w:rsid w:val="009836CC"/>
    <w:rsid w:val="00983F18"/>
    <w:rsid w:val="009853E8"/>
    <w:rsid w:val="00985B10"/>
    <w:rsid w:val="0098703B"/>
    <w:rsid w:val="00990A72"/>
    <w:rsid w:val="00991436"/>
    <w:rsid w:val="0099288F"/>
    <w:rsid w:val="00992F14"/>
    <w:rsid w:val="00992FD9"/>
    <w:rsid w:val="00993730"/>
    <w:rsid w:val="00995248"/>
    <w:rsid w:val="009A2A63"/>
    <w:rsid w:val="009A68C5"/>
    <w:rsid w:val="009A70CC"/>
    <w:rsid w:val="009A74F1"/>
    <w:rsid w:val="009B0066"/>
    <w:rsid w:val="009B141E"/>
    <w:rsid w:val="009B1A00"/>
    <w:rsid w:val="009B1BF0"/>
    <w:rsid w:val="009B3910"/>
    <w:rsid w:val="009B4686"/>
    <w:rsid w:val="009B46F9"/>
    <w:rsid w:val="009B4A77"/>
    <w:rsid w:val="009B5FFC"/>
    <w:rsid w:val="009B7734"/>
    <w:rsid w:val="009B7F56"/>
    <w:rsid w:val="009C06CB"/>
    <w:rsid w:val="009C08E0"/>
    <w:rsid w:val="009C2620"/>
    <w:rsid w:val="009C26BA"/>
    <w:rsid w:val="009C4224"/>
    <w:rsid w:val="009C47B2"/>
    <w:rsid w:val="009C4C63"/>
    <w:rsid w:val="009C60E7"/>
    <w:rsid w:val="009C7F51"/>
    <w:rsid w:val="009D132B"/>
    <w:rsid w:val="009D1A0A"/>
    <w:rsid w:val="009D2215"/>
    <w:rsid w:val="009D5862"/>
    <w:rsid w:val="009D5B10"/>
    <w:rsid w:val="009D5D68"/>
    <w:rsid w:val="009E2364"/>
    <w:rsid w:val="009E33B6"/>
    <w:rsid w:val="009E3CA2"/>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0DBD"/>
    <w:rsid w:val="00A21CBF"/>
    <w:rsid w:val="00A22262"/>
    <w:rsid w:val="00A22923"/>
    <w:rsid w:val="00A238B2"/>
    <w:rsid w:val="00A25F28"/>
    <w:rsid w:val="00A300F5"/>
    <w:rsid w:val="00A34032"/>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41B0"/>
    <w:rsid w:val="00A64503"/>
    <w:rsid w:val="00A65220"/>
    <w:rsid w:val="00A65C46"/>
    <w:rsid w:val="00A66519"/>
    <w:rsid w:val="00A66521"/>
    <w:rsid w:val="00A6698C"/>
    <w:rsid w:val="00A71890"/>
    <w:rsid w:val="00A73066"/>
    <w:rsid w:val="00A761BA"/>
    <w:rsid w:val="00A7637D"/>
    <w:rsid w:val="00A8047C"/>
    <w:rsid w:val="00A812C3"/>
    <w:rsid w:val="00A81685"/>
    <w:rsid w:val="00A836C3"/>
    <w:rsid w:val="00A83CC3"/>
    <w:rsid w:val="00A84D3A"/>
    <w:rsid w:val="00A85981"/>
    <w:rsid w:val="00A85FBC"/>
    <w:rsid w:val="00A863CC"/>
    <w:rsid w:val="00A92717"/>
    <w:rsid w:val="00A92BF8"/>
    <w:rsid w:val="00A92F9A"/>
    <w:rsid w:val="00A94B74"/>
    <w:rsid w:val="00A970BB"/>
    <w:rsid w:val="00A97D83"/>
    <w:rsid w:val="00AA00C7"/>
    <w:rsid w:val="00AA097D"/>
    <w:rsid w:val="00AA19AA"/>
    <w:rsid w:val="00AA1B69"/>
    <w:rsid w:val="00AA24C1"/>
    <w:rsid w:val="00AA2F11"/>
    <w:rsid w:val="00AA6E98"/>
    <w:rsid w:val="00AA7206"/>
    <w:rsid w:val="00AA74D5"/>
    <w:rsid w:val="00AA7D9E"/>
    <w:rsid w:val="00AB067D"/>
    <w:rsid w:val="00AB0911"/>
    <w:rsid w:val="00AB134B"/>
    <w:rsid w:val="00AB3F1F"/>
    <w:rsid w:val="00AB620B"/>
    <w:rsid w:val="00AC0554"/>
    <w:rsid w:val="00AC078D"/>
    <w:rsid w:val="00AC1054"/>
    <w:rsid w:val="00AC332B"/>
    <w:rsid w:val="00AC33B6"/>
    <w:rsid w:val="00AC6FC0"/>
    <w:rsid w:val="00AD1920"/>
    <w:rsid w:val="00AD2CF0"/>
    <w:rsid w:val="00AD317B"/>
    <w:rsid w:val="00AD611F"/>
    <w:rsid w:val="00AE0332"/>
    <w:rsid w:val="00AE0E35"/>
    <w:rsid w:val="00AE3431"/>
    <w:rsid w:val="00AE3EAA"/>
    <w:rsid w:val="00AE417E"/>
    <w:rsid w:val="00AE42C1"/>
    <w:rsid w:val="00AE4E82"/>
    <w:rsid w:val="00AE6672"/>
    <w:rsid w:val="00AF0EE7"/>
    <w:rsid w:val="00AF166C"/>
    <w:rsid w:val="00AF617B"/>
    <w:rsid w:val="00AF6F9D"/>
    <w:rsid w:val="00B027AD"/>
    <w:rsid w:val="00B051DD"/>
    <w:rsid w:val="00B0684C"/>
    <w:rsid w:val="00B10282"/>
    <w:rsid w:val="00B112D7"/>
    <w:rsid w:val="00B125A0"/>
    <w:rsid w:val="00B125C0"/>
    <w:rsid w:val="00B1370A"/>
    <w:rsid w:val="00B14056"/>
    <w:rsid w:val="00B142F5"/>
    <w:rsid w:val="00B152E2"/>
    <w:rsid w:val="00B17914"/>
    <w:rsid w:val="00B17DDE"/>
    <w:rsid w:val="00B200A5"/>
    <w:rsid w:val="00B20487"/>
    <w:rsid w:val="00B20FEF"/>
    <w:rsid w:val="00B21E18"/>
    <w:rsid w:val="00B225CB"/>
    <w:rsid w:val="00B23B30"/>
    <w:rsid w:val="00B24004"/>
    <w:rsid w:val="00B24FA3"/>
    <w:rsid w:val="00B26ADC"/>
    <w:rsid w:val="00B272BE"/>
    <w:rsid w:val="00B3220D"/>
    <w:rsid w:val="00B32C11"/>
    <w:rsid w:val="00B35CD6"/>
    <w:rsid w:val="00B3719A"/>
    <w:rsid w:val="00B40842"/>
    <w:rsid w:val="00B41474"/>
    <w:rsid w:val="00B44909"/>
    <w:rsid w:val="00B4575F"/>
    <w:rsid w:val="00B47D6F"/>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7ABA"/>
    <w:rsid w:val="00B67B9B"/>
    <w:rsid w:val="00B7235F"/>
    <w:rsid w:val="00B7397C"/>
    <w:rsid w:val="00B73BCB"/>
    <w:rsid w:val="00B73CC7"/>
    <w:rsid w:val="00B745A6"/>
    <w:rsid w:val="00B75868"/>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A207B"/>
    <w:rsid w:val="00BA2269"/>
    <w:rsid w:val="00BA22E1"/>
    <w:rsid w:val="00BA28BB"/>
    <w:rsid w:val="00BA3B32"/>
    <w:rsid w:val="00BA77BB"/>
    <w:rsid w:val="00BA7988"/>
    <w:rsid w:val="00BB3A77"/>
    <w:rsid w:val="00BB43F1"/>
    <w:rsid w:val="00BB7C99"/>
    <w:rsid w:val="00BC0673"/>
    <w:rsid w:val="00BC6EB6"/>
    <w:rsid w:val="00BD23FD"/>
    <w:rsid w:val="00BD2963"/>
    <w:rsid w:val="00BD2EEF"/>
    <w:rsid w:val="00BD4A5D"/>
    <w:rsid w:val="00BD7884"/>
    <w:rsid w:val="00BD7941"/>
    <w:rsid w:val="00BE22F1"/>
    <w:rsid w:val="00BE3435"/>
    <w:rsid w:val="00BE5B2D"/>
    <w:rsid w:val="00BF11E6"/>
    <w:rsid w:val="00BF33D6"/>
    <w:rsid w:val="00BF4E75"/>
    <w:rsid w:val="00BF6BC0"/>
    <w:rsid w:val="00C0125E"/>
    <w:rsid w:val="00C02E94"/>
    <w:rsid w:val="00C03394"/>
    <w:rsid w:val="00C11F92"/>
    <w:rsid w:val="00C1541D"/>
    <w:rsid w:val="00C16D36"/>
    <w:rsid w:val="00C204B2"/>
    <w:rsid w:val="00C22C3B"/>
    <w:rsid w:val="00C23268"/>
    <w:rsid w:val="00C24AE9"/>
    <w:rsid w:val="00C26A4D"/>
    <w:rsid w:val="00C278BD"/>
    <w:rsid w:val="00C305EB"/>
    <w:rsid w:val="00C325A9"/>
    <w:rsid w:val="00C32D1F"/>
    <w:rsid w:val="00C33CFD"/>
    <w:rsid w:val="00C3536E"/>
    <w:rsid w:val="00C361AB"/>
    <w:rsid w:val="00C36798"/>
    <w:rsid w:val="00C36DEA"/>
    <w:rsid w:val="00C41C30"/>
    <w:rsid w:val="00C42257"/>
    <w:rsid w:val="00C43526"/>
    <w:rsid w:val="00C43531"/>
    <w:rsid w:val="00C4444F"/>
    <w:rsid w:val="00C45A65"/>
    <w:rsid w:val="00C5002E"/>
    <w:rsid w:val="00C503CA"/>
    <w:rsid w:val="00C5549B"/>
    <w:rsid w:val="00C55998"/>
    <w:rsid w:val="00C55BA3"/>
    <w:rsid w:val="00C56065"/>
    <w:rsid w:val="00C5636B"/>
    <w:rsid w:val="00C56564"/>
    <w:rsid w:val="00C56866"/>
    <w:rsid w:val="00C601B8"/>
    <w:rsid w:val="00C64559"/>
    <w:rsid w:val="00C661EE"/>
    <w:rsid w:val="00C66B8E"/>
    <w:rsid w:val="00C67DE7"/>
    <w:rsid w:val="00C71566"/>
    <w:rsid w:val="00C7269E"/>
    <w:rsid w:val="00C73D34"/>
    <w:rsid w:val="00C7450F"/>
    <w:rsid w:val="00C748F1"/>
    <w:rsid w:val="00C764F1"/>
    <w:rsid w:val="00C76D5E"/>
    <w:rsid w:val="00C80754"/>
    <w:rsid w:val="00C80B84"/>
    <w:rsid w:val="00C8195F"/>
    <w:rsid w:val="00C8310E"/>
    <w:rsid w:val="00C83A8E"/>
    <w:rsid w:val="00C83D32"/>
    <w:rsid w:val="00C847A1"/>
    <w:rsid w:val="00C86781"/>
    <w:rsid w:val="00C87C21"/>
    <w:rsid w:val="00C87D42"/>
    <w:rsid w:val="00C925BB"/>
    <w:rsid w:val="00C925CA"/>
    <w:rsid w:val="00C928FF"/>
    <w:rsid w:val="00C938EC"/>
    <w:rsid w:val="00C94867"/>
    <w:rsid w:val="00CA0247"/>
    <w:rsid w:val="00CA1C8A"/>
    <w:rsid w:val="00CA1E2C"/>
    <w:rsid w:val="00CA299E"/>
    <w:rsid w:val="00CA351E"/>
    <w:rsid w:val="00CA3FA9"/>
    <w:rsid w:val="00CA4346"/>
    <w:rsid w:val="00CA530C"/>
    <w:rsid w:val="00CA5F98"/>
    <w:rsid w:val="00CA6B33"/>
    <w:rsid w:val="00CA7917"/>
    <w:rsid w:val="00CB1338"/>
    <w:rsid w:val="00CB14D3"/>
    <w:rsid w:val="00CB18BB"/>
    <w:rsid w:val="00CB1A9E"/>
    <w:rsid w:val="00CB27EA"/>
    <w:rsid w:val="00CB298C"/>
    <w:rsid w:val="00CB72B2"/>
    <w:rsid w:val="00CC033F"/>
    <w:rsid w:val="00CC1422"/>
    <w:rsid w:val="00CC359C"/>
    <w:rsid w:val="00CC3A16"/>
    <w:rsid w:val="00CC4CB5"/>
    <w:rsid w:val="00CC5170"/>
    <w:rsid w:val="00CD2620"/>
    <w:rsid w:val="00CD36F2"/>
    <w:rsid w:val="00CD760E"/>
    <w:rsid w:val="00CE0CA3"/>
    <w:rsid w:val="00CE1F44"/>
    <w:rsid w:val="00CE25CD"/>
    <w:rsid w:val="00CE3E67"/>
    <w:rsid w:val="00CE3FEC"/>
    <w:rsid w:val="00CE40F0"/>
    <w:rsid w:val="00CE440B"/>
    <w:rsid w:val="00CE4D3E"/>
    <w:rsid w:val="00CE5059"/>
    <w:rsid w:val="00CE544C"/>
    <w:rsid w:val="00CE79B7"/>
    <w:rsid w:val="00CE7FE6"/>
    <w:rsid w:val="00CF3773"/>
    <w:rsid w:val="00CF60F3"/>
    <w:rsid w:val="00D006A8"/>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11D7"/>
    <w:rsid w:val="00D22138"/>
    <w:rsid w:val="00D250AB"/>
    <w:rsid w:val="00D265CF"/>
    <w:rsid w:val="00D27999"/>
    <w:rsid w:val="00D346C6"/>
    <w:rsid w:val="00D35CF0"/>
    <w:rsid w:val="00D36EDD"/>
    <w:rsid w:val="00D43FBD"/>
    <w:rsid w:val="00D4425C"/>
    <w:rsid w:val="00D502A8"/>
    <w:rsid w:val="00D525E1"/>
    <w:rsid w:val="00D529B9"/>
    <w:rsid w:val="00D52C3B"/>
    <w:rsid w:val="00D5322B"/>
    <w:rsid w:val="00D53476"/>
    <w:rsid w:val="00D5364E"/>
    <w:rsid w:val="00D541D1"/>
    <w:rsid w:val="00D570B4"/>
    <w:rsid w:val="00D57B41"/>
    <w:rsid w:val="00D623F0"/>
    <w:rsid w:val="00D66AC3"/>
    <w:rsid w:val="00D70675"/>
    <w:rsid w:val="00D74EE0"/>
    <w:rsid w:val="00D75DA9"/>
    <w:rsid w:val="00D76E01"/>
    <w:rsid w:val="00D76F6F"/>
    <w:rsid w:val="00D81CB7"/>
    <w:rsid w:val="00D859E5"/>
    <w:rsid w:val="00D8669D"/>
    <w:rsid w:val="00D86CB9"/>
    <w:rsid w:val="00D9113B"/>
    <w:rsid w:val="00D92E45"/>
    <w:rsid w:val="00D9468B"/>
    <w:rsid w:val="00D95107"/>
    <w:rsid w:val="00D95917"/>
    <w:rsid w:val="00D95CDE"/>
    <w:rsid w:val="00D97B61"/>
    <w:rsid w:val="00DA0E1A"/>
    <w:rsid w:val="00DA2CBC"/>
    <w:rsid w:val="00DA75AE"/>
    <w:rsid w:val="00DB1221"/>
    <w:rsid w:val="00DB1300"/>
    <w:rsid w:val="00DB21FF"/>
    <w:rsid w:val="00DB370D"/>
    <w:rsid w:val="00DB38C6"/>
    <w:rsid w:val="00DB39C2"/>
    <w:rsid w:val="00DB669B"/>
    <w:rsid w:val="00DC07F3"/>
    <w:rsid w:val="00DC27A2"/>
    <w:rsid w:val="00DC5555"/>
    <w:rsid w:val="00DC71DA"/>
    <w:rsid w:val="00DD287F"/>
    <w:rsid w:val="00DD2C74"/>
    <w:rsid w:val="00DD2FCF"/>
    <w:rsid w:val="00DD3C5D"/>
    <w:rsid w:val="00DD4C27"/>
    <w:rsid w:val="00DD7D83"/>
    <w:rsid w:val="00DE0C36"/>
    <w:rsid w:val="00DE3142"/>
    <w:rsid w:val="00DE35CC"/>
    <w:rsid w:val="00DE3CCB"/>
    <w:rsid w:val="00DE607E"/>
    <w:rsid w:val="00DF05AC"/>
    <w:rsid w:val="00DF0779"/>
    <w:rsid w:val="00DF118F"/>
    <w:rsid w:val="00DF16C3"/>
    <w:rsid w:val="00DF6183"/>
    <w:rsid w:val="00E00A7F"/>
    <w:rsid w:val="00E01C0E"/>
    <w:rsid w:val="00E01EEA"/>
    <w:rsid w:val="00E02BF3"/>
    <w:rsid w:val="00E03DB7"/>
    <w:rsid w:val="00E04FC7"/>
    <w:rsid w:val="00E06557"/>
    <w:rsid w:val="00E07755"/>
    <w:rsid w:val="00E07E08"/>
    <w:rsid w:val="00E10A2E"/>
    <w:rsid w:val="00E1190F"/>
    <w:rsid w:val="00E1495F"/>
    <w:rsid w:val="00E15471"/>
    <w:rsid w:val="00E15E1A"/>
    <w:rsid w:val="00E16842"/>
    <w:rsid w:val="00E17066"/>
    <w:rsid w:val="00E20B52"/>
    <w:rsid w:val="00E24A76"/>
    <w:rsid w:val="00E30ACE"/>
    <w:rsid w:val="00E32107"/>
    <w:rsid w:val="00E36358"/>
    <w:rsid w:val="00E42346"/>
    <w:rsid w:val="00E42512"/>
    <w:rsid w:val="00E42D7D"/>
    <w:rsid w:val="00E43ECE"/>
    <w:rsid w:val="00E47769"/>
    <w:rsid w:val="00E47DE5"/>
    <w:rsid w:val="00E530AC"/>
    <w:rsid w:val="00E563DA"/>
    <w:rsid w:val="00E56CB1"/>
    <w:rsid w:val="00E600E4"/>
    <w:rsid w:val="00E60FB9"/>
    <w:rsid w:val="00E61A9B"/>
    <w:rsid w:val="00E61EF9"/>
    <w:rsid w:val="00E6327A"/>
    <w:rsid w:val="00E65D05"/>
    <w:rsid w:val="00E66484"/>
    <w:rsid w:val="00E67759"/>
    <w:rsid w:val="00E71AA9"/>
    <w:rsid w:val="00E72813"/>
    <w:rsid w:val="00E729CD"/>
    <w:rsid w:val="00E73137"/>
    <w:rsid w:val="00E74143"/>
    <w:rsid w:val="00E74CB5"/>
    <w:rsid w:val="00E752DF"/>
    <w:rsid w:val="00E75976"/>
    <w:rsid w:val="00E76A6B"/>
    <w:rsid w:val="00E76F17"/>
    <w:rsid w:val="00E77D51"/>
    <w:rsid w:val="00E81669"/>
    <w:rsid w:val="00E8167E"/>
    <w:rsid w:val="00E82DA2"/>
    <w:rsid w:val="00E83221"/>
    <w:rsid w:val="00E853B4"/>
    <w:rsid w:val="00E871F6"/>
    <w:rsid w:val="00E90CBE"/>
    <w:rsid w:val="00E93886"/>
    <w:rsid w:val="00E944E1"/>
    <w:rsid w:val="00E96DED"/>
    <w:rsid w:val="00EA1201"/>
    <w:rsid w:val="00EA13DD"/>
    <w:rsid w:val="00EA174F"/>
    <w:rsid w:val="00EA375B"/>
    <w:rsid w:val="00EA54B2"/>
    <w:rsid w:val="00EA6993"/>
    <w:rsid w:val="00EA78C7"/>
    <w:rsid w:val="00EB3E1E"/>
    <w:rsid w:val="00EB5014"/>
    <w:rsid w:val="00EB58B4"/>
    <w:rsid w:val="00EB5F8D"/>
    <w:rsid w:val="00EB6652"/>
    <w:rsid w:val="00EB7D94"/>
    <w:rsid w:val="00EC03FB"/>
    <w:rsid w:val="00EC14B7"/>
    <w:rsid w:val="00EC1912"/>
    <w:rsid w:val="00EC2480"/>
    <w:rsid w:val="00EC318A"/>
    <w:rsid w:val="00EC35C9"/>
    <w:rsid w:val="00EC4172"/>
    <w:rsid w:val="00EC4678"/>
    <w:rsid w:val="00EC5692"/>
    <w:rsid w:val="00EC79B9"/>
    <w:rsid w:val="00ED2AAF"/>
    <w:rsid w:val="00ED5970"/>
    <w:rsid w:val="00ED752B"/>
    <w:rsid w:val="00ED765A"/>
    <w:rsid w:val="00EE00B3"/>
    <w:rsid w:val="00EE010C"/>
    <w:rsid w:val="00EE1637"/>
    <w:rsid w:val="00EE466E"/>
    <w:rsid w:val="00EE5B7B"/>
    <w:rsid w:val="00EE6F44"/>
    <w:rsid w:val="00EE701C"/>
    <w:rsid w:val="00EE77BC"/>
    <w:rsid w:val="00EF2E40"/>
    <w:rsid w:val="00EF4732"/>
    <w:rsid w:val="00F0046C"/>
    <w:rsid w:val="00F005E9"/>
    <w:rsid w:val="00F014FE"/>
    <w:rsid w:val="00F01910"/>
    <w:rsid w:val="00F031D4"/>
    <w:rsid w:val="00F03E48"/>
    <w:rsid w:val="00F0404E"/>
    <w:rsid w:val="00F04B33"/>
    <w:rsid w:val="00F113F5"/>
    <w:rsid w:val="00F11F03"/>
    <w:rsid w:val="00F15F7E"/>
    <w:rsid w:val="00F17047"/>
    <w:rsid w:val="00F2017D"/>
    <w:rsid w:val="00F222C0"/>
    <w:rsid w:val="00F22952"/>
    <w:rsid w:val="00F2385E"/>
    <w:rsid w:val="00F23965"/>
    <w:rsid w:val="00F25D14"/>
    <w:rsid w:val="00F268FA"/>
    <w:rsid w:val="00F309EA"/>
    <w:rsid w:val="00F315F4"/>
    <w:rsid w:val="00F35686"/>
    <w:rsid w:val="00F37A35"/>
    <w:rsid w:val="00F37EF3"/>
    <w:rsid w:val="00F41B59"/>
    <w:rsid w:val="00F42870"/>
    <w:rsid w:val="00F436E7"/>
    <w:rsid w:val="00F45D4C"/>
    <w:rsid w:val="00F45F29"/>
    <w:rsid w:val="00F46DE2"/>
    <w:rsid w:val="00F47998"/>
    <w:rsid w:val="00F47BBD"/>
    <w:rsid w:val="00F52BCC"/>
    <w:rsid w:val="00F5377C"/>
    <w:rsid w:val="00F540D9"/>
    <w:rsid w:val="00F55297"/>
    <w:rsid w:val="00F573EF"/>
    <w:rsid w:val="00F60479"/>
    <w:rsid w:val="00F60D2F"/>
    <w:rsid w:val="00F614F1"/>
    <w:rsid w:val="00F622F3"/>
    <w:rsid w:val="00F62757"/>
    <w:rsid w:val="00F63A19"/>
    <w:rsid w:val="00F676E8"/>
    <w:rsid w:val="00F67AA2"/>
    <w:rsid w:val="00F73B25"/>
    <w:rsid w:val="00F7401C"/>
    <w:rsid w:val="00F754EB"/>
    <w:rsid w:val="00F75B96"/>
    <w:rsid w:val="00F77621"/>
    <w:rsid w:val="00F80438"/>
    <w:rsid w:val="00F812CC"/>
    <w:rsid w:val="00F9303D"/>
    <w:rsid w:val="00F94015"/>
    <w:rsid w:val="00F94B85"/>
    <w:rsid w:val="00F954D3"/>
    <w:rsid w:val="00F96909"/>
    <w:rsid w:val="00F9702A"/>
    <w:rsid w:val="00FA12BF"/>
    <w:rsid w:val="00FA189D"/>
    <w:rsid w:val="00FA4F48"/>
    <w:rsid w:val="00FA7522"/>
    <w:rsid w:val="00FB02DD"/>
    <w:rsid w:val="00FB0309"/>
    <w:rsid w:val="00FB3565"/>
    <w:rsid w:val="00FB450F"/>
    <w:rsid w:val="00FB539A"/>
    <w:rsid w:val="00FB5F66"/>
    <w:rsid w:val="00FB6AA0"/>
    <w:rsid w:val="00FB7B95"/>
    <w:rsid w:val="00FC1CB8"/>
    <w:rsid w:val="00FC1E8E"/>
    <w:rsid w:val="00FC461A"/>
    <w:rsid w:val="00FC63B4"/>
    <w:rsid w:val="00FC7578"/>
    <w:rsid w:val="00FC7C7B"/>
    <w:rsid w:val="00FC7E24"/>
    <w:rsid w:val="00FD3F0F"/>
    <w:rsid w:val="00FD40DC"/>
    <w:rsid w:val="00FD41DF"/>
    <w:rsid w:val="00FD6216"/>
    <w:rsid w:val="00FD7BB5"/>
    <w:rsid w:val="00FE1C76"/>
    <w:rsid w:val="00FE2BE8"/>
    <w:rsid w:val="00FE509A"/>
    <w:rsid w:val="00FE71DC"/>
    <w:rsid w:val="00FE73FB"/>
    <w:rsid w:val="00FE7CA4"/>
    <w:rsid w:val="00FF0B82"/>
    <w:rsid w:val="00FF352B"/>
    <w:rsid w:val="00FF456A"/>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7313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microsoft.com/office/2016/09/relationships/commentsIds" Target="commentsIds.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www.publish.csiro.au/nid/126/aid/429.ht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hyperlink" Target="https://www.publish.csiro.au/mf/forauthors"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openstreetmap.or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comments" Target="comments.xml"/><Relationship Id="rId32" Type="http://schemas.openxmlformats.org/officeDocument/2006/relationships/hyperlink" Target="https://www.springer.com/journal/13157/submission-guidelines" TargetMode="Externa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cdnsciencepub.com/journal/cjb/about" TargetMode="External"/><Relationship Id="rId10" Type="http://schemas.openxmlformats.org/officeDocument/2006/relationships/endnotes" Target="endnotes.xml"/><Relationship Id="rId19" Type="http://schemas.openxmlformats.org/officeDocument/2006/relationships/hyperlink" Target="https://maps.gov.bc.ca/ess/hm/imap4m/" TargetMode="External"/><Relationship Id="rId31" Type="http://schemas.openxmlformats.org/officeDocument/2006/relationships/hyperlink" Target="https://onlinelibrary.wiley.com/page/journal/1654109x/homepage/forautho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emf"/><Relationship Id="rId30" Type="http://schemas.openxmlformats.org/officeDocument/2006/relationships/hyperlink" Target="https://onlinelibrary.wiley.com/page/journal/16541103/homepage/forauthors.html" TargetMode="External"/><Relationship Id="rId35" Type="http://schemas.openxmlformats.org/officeDocument/2006/relationships/hyperlink" Target="https://www.springer.com/journal/11258"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C37F3B-36B3-4EC0-ACB5-9DB2DDDD50D7}">
  <ds:schemaRefs>
    <ds:schemaRef ds:uri="8c008993-a31f-4b40-b1f3-88dd9c6e1924"/>
    <ds:schemaRef ds:uri="http://schemas.microsoft.com/office/2006/metadata/properties"/>
    <ds:schemaRef ds:uri="http://purl.org/dc/elements/1.1/"/>
    <ds:schemaRef ds:uri="360018dd-41eb-4458-b1d4-4b46a95a2b02"/>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0D5853D8-A1D4-4A56-820D-16B0635FC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15972</Words>
  <Characters>91046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dcterms:created xsi:type="dcterms:W3CDTF">2022-05-27T19:08:00Z</dcterms:created>
  <dcterms:modified xsi:type="dcterms:W3CDTF">2022-05-27T19:08:00Z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id="cy7wJgfG"/&gt;&lt;style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