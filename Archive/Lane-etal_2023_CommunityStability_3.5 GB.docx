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796A35F0"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del w:id="0" w:author="GEB" w:date="2023-01-14T12:59:00Z">
        <w:r w:rsidR="00241A51">
          <w:delText>Bradfield</w:delText>
        </w:r>
        <w:r w:rsidR="00BE3EBE">
          <w:rPr>
            <w:vertAlign w:val="superscript"/>
          </w:rPr>
          <w:delText>3</w:delText>
        </w:r>
      </w:del>
      <w:ins w:id="1" w:author="Gary" w:date="2023-01-09T14:44:00Z">
        <w:r w:rsidR="005F04B3">
          <w:t xml:space="preserve">E. </w:t>
        </w:r>
      </w:ins>
      <w:ins w:id="2" w:author="GEB" w:date="2023-01-14T12:59:00Z">
        <w:r w:rsidR="00241A51">
          <w:t>Bradfield</w:t>
        </w:r>
        <w:r w:rsidR="00BE3EBE">
          <w:rPr>
            <w:vertAlign w:val="superscript"/>
          </w:rPr>
          <w:t>3</w:t>
        </w:r>
      </w:ins>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54A270C0" w:rsidR="00B16F21" w:rsidRDefault="00B16F21" w:rsidP="00FA4F3F">
      <w:pPr>
        <w:pStyle w:val="NoSpacing"/>
        <w:ind w:firstLine="720"/>
      </w:pPr>
      <w:r>
        <w:t xml:space="preserve">Nancy 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49B69406"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w:t>
      </w:r>
      <w:del w:id="3" w:author="Gary" w:date="2023-01-09T14:57:00Z">
        <w:r w:rsidDel="004F15B5">
          <w:delText xml:space="preserve">while </w:delText>
        </w:r>
      </w:del>
      <w:r>
        <w:t>plant assemblages were characterized by the same dominant indicator species</w:t>
      </w:r>
      <w:ins w:id="4" w:author="Martin, Tara (Forestry)" w:date="2023-01-09T16:50:00Z">
        <w:r w:rsidR="00DB480D">
          <w:t>,</w:t>
        </w:r>
      </w:ins>
      <w:ins w:id="5" w:author="GEB" w:date="2023-01-14T12:59:00Z">
        <w:r>
          <w:t xml:space="preserve"> </w:t>
        </w:r>
      </w:ins>
      <w:ins w:id="6" w:author="Stefanie Lane" w:date="2023-01-17T11:50:00Z">
        <w:r w:rsidR="00520A50">
          <w:t xml:space="preserve">but </w:t>
        </w:r>
      </w:ins>
      <w:ins w:id="7" w:author="Gary" w:date="2023-01-09T14:58:00Z">
        <w:del w:id="8" w:author="Stefanie Lane" w:date="2023-01-17T11:49:00Z">
          <w:r w:rsidR="004F15B5" w:rsidDel="00520A50">
            <w:delText>over time</w:delText>
          </w:r>
        </w:del>
        <w:del w:id="9" w:author="Martin, Tara (Forestry)" w:date="2023-01-09T16:50:00Z">
          <w:r w:rsidR="004F15B5">
            <w:delText xml:space="preserve"> </w:delText>
          </w:r>
        </w:del>
      </w:ins>
      <w:del w:id="10" w:author="Martin, Tara (Forestry)" w:date="2023-01-09T16:50:00Z">
        <w:r>
          <w:delText xml:space="preserve">while </w:delText>
        </w:r>
      </w:del>
      <w:r>
        <w:t xml:space="preserve">most other indicator species changed, and that </w:t>
      </w:r>
      <w:ins w:id="11" w:author="Gary" w:date="2023-01-09T14:58:00Z">
        <w:r w:rsidR="009B6478">
          <w:t>overall</w:t>
        </w:r>
      </w:ins>
      <w:ins w:id="12" w:author="Stefanie Lane" w:date="2023-01-17T11:49:00Z">
        <w:r w:rsidR="00405320">
          <w:t xml:space="preserve"> </w:t>
        </w:r>
      </w:ins>
      <w:ins w:id="13" w:author="Gary" w:date="2023-01-09T14:58:00Z">
        <w:del w:id="14" w:author="Stefanie Lane" w:date="2023-01-17T11:49:00Z">
          <w:r w:rsidR="009B6478" w:rsidDel="00405320">
            <w:delText>(?)</w:delText>
          </w:r>
        </w:del>
      </w:ins>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species. These observations may inform concepts of habitat stability in the absence of pulse disturbance pressures, and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EA77CC4" w14:textId="15BDDCE7" w:rsidR="004D1A85" w:rsidRPr="002F78F4" w:rsidRDefault="004D1A85" w:rsidP="00F40511">
      <w:pPr>
        <w:ind w:firstLine="720"/>
      </w:pPr>
      <w:r>
        <w:t xml:space="preserve">We are grateful to Z. Davis for providing R programming advice, and P. Roper for 2019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t>provided canoe and harbor</w:t>
      </w:r>
      <w:r w:rsidRPr="00853903">
        <w:t xml:space="preserve"> </w:t>
      </w:r>
      <w:r>
        <w:t>access for all field navigation</w:t>
      </w:r>
      <w:r w:rsidRPr="00853903">
        <w:t>.</w:t>
      </w:r>
      <w:r>
        <w:t xml:space="preserve"> </w:t>
      </w:r>
      <w:ins w:id="15" w:author="Stefanie Lane" w:date="2023-01-14T13:12:00Z">
        <w:r w:rsidR="006661F8">
          <w:t>M. O’Connor provided manuscript re</w:t>
        </w:r>
      </w:ins>
      <w:ins w:id="16" w:author="Stefanie Lane" w:date="2023-01-14T13:13:00Z">
        <w:r w:rsidR="006661F8">
          <w:t xml:space="preserve">view. </w:t>
        </w:r>
      </w:ins>
      <w:r>
        <w:t>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7192F3EA" w14:textId="77777777" w:rsidR="004D1A85" w:rsidRDefault="004D1A85">
      <w:pPr>
        <w:rPr>
          <w:rFonts w:asciiTheme="majorHAnsi" w:eastAsiaTheme="majorEastAsia" w:hAnsiTheme="majorHAnsi" w:cstheme="majorBidi"/>
          <w:color w:val="2F5496" w:themeColor="accent1" w:themeShade="BF"/>
          <w:sz w:val="32"/>
          <w:szCs w:val="32"/>
        </w:rPr>
      </w:pPr>
      <w:r>
        <w:br w:type="page"/>
      </w:r>
    </w:p>
    <w:p w14:paraId="5415565D" w14:textId="0CDF6784" w:rsidR="0022363E" w:rsidRDefault="0022363E" w:rsidP="0022363E">
      <w:pPr>
        <w:pStyle w:val="Heading1"/>
      </w:pPr>
      <w:r>
        <w:lastRenderedPageBreak/>
        <w:t>Intro</w:t>
      </w:r>
      <w:r w:rsidR="00F94015">
        <w:t>duction</w:t>
      </w:r>
    </w:p>
    <w:p w14:paraId="04924E7D" w14:textId="77777777" w:rsidR="00ED7508" w:rsidRDefault="001A62D5" w:rsidP="005F7C5D">
      <w:pPr>
        <w:ind w:firstLine="720"/>
        <w:rPr>
          <w:ins w:id="17" w:author="Stefanie Lane" w:date="2023-01-14T13:24:00Z"/>
        </w:rPr>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p>
    <w:p w14:paraId="22F4BBED" w14:textId="54AC0C8B" w:rsidR="00ED7508" w:rsidRDefault="004C6C15" w:rsidP="005F7C5D">
      <w:pPr>
        <w:ind w:firstLine="720"/>
        <w:rPr>
          <w:ins w:id="18" w:author="Stefanie Lane" w:date="2023-01-14T13:24:00Z"/>
        </w:rPr>
      </w:pPr>
      <w:r>
        <w:t>Shifts in community-dominant species</w:t>
      </w:r>
      <w:r w:rsidR="002E0274">
        <w:t xml:space="preserve"> may be indicative of </w:t>
      </w:r>
      <w:r w:rsidR="008B5290">
        <w:t xml:space="preserve">interspecific interactions such as facilitation </w:t>
      </w:r>
      <w:r w:rsidR="00371AF4">
        <w:fldChar w:fldCharType="begin"/>
      </w:r>
      <w:r w:rsidR="00371AF4">
        <w:instrText xml:space="preserve"> ADDIN ZOTERO_ITEM CSL_CITATION {"citationID":"FgJOYPdb","properties":{"formattedCitation":"(Bruno, 2000)","plainCitation":"(Bruno, 2000)","noteIndex":0},"citationItems":[{"id":13,"uris":["http://zotero.org/users/6092945/items/4QGX7QDE"],"itemData":{"id":13,"type":"article-journal","abstract":"Single species can have large effects on entire communities through habitat modification and facilitation. I tested the general hypothesis that the intertidal grass Spartina alterniflora facilitates the establishment and persistence of New England cobble beach plant communities by modifying the shoreline environment. This community is dominated by halophytic forbs and is restricted to estuarine cobble beaches bordered by Spartina. Beds of Spartina can reduce mean water velocity by 50% and maximum velocity by nearly an order of magnitude, and they can substantially stabilize the cobble substrate. Specifically, I determined the importance of five life history stages (seed supply, seed germination, seedling emergence, seedling establishment, and adult survival) and four factors (water velocity, substrate stability, herbivory, and soil quality) in limiting lateral plant distribution. A seed addition experiment demonstrated that seedlings could only emerge behind Spartina, suggesting that seedling emergence is the proximate life history stage limiting adult distribution. Seed germination and adult survival do not appear to be limiting stages, at least in an absolute sense. Although seed supply was much greater (</w:instrText>
      </w:r>
      <w:r w:rsidR="00371AF4">
        <w:rPr>
          <w:rFonts w:ascii="Cambria Math" w:hAnsi="Cambria Math" w:cs="Cambria Math"/>
        </w:rPr>
        <w:instrText>∼</w:instrText>
      </w:r>
      <w:r w:rsidR="00371AF4">
        <w:instrText>10</w:instrText>
      </w:r>
      <w:r w:rsidR="00371AF4">
        <w:rPr>
          <w:rFonts w:ascii="Calibri" w:hAnsi="Calibri" w:cs="Calibri"/>
        </w:rPr>
        <w:instrText>–</w:instrText>
      </w:r>
      <w:r w:rsidR="00371AF4">
        <w:instrText>100</w:instrText>
      </w:r>
      <w:r w:rsidR="00371AF4">
        <w:rPr>
          <w:rFonts w:ascii="Calibri" w:hAnsi="Calibri" w:cs="Calibri"/>
        </w:rPr>
        <w:instrText>×</w:instrText>
      </w:r>
      <w:r w:rsidR="00371AF4">
        <w:instrText xml:space="preserve">) behind Spartina, a substantial number of seeds were caught in seed traps placed between beds, suggesting that seed supply also does not limit absolute plant distribution. These results are supported by the presence of seedlings buried below the substrate surface between beds at the time when seedlings are naturally emerging behind beds. A manipulative field experiment was performed to test the effects of substrate instability, soil quality, and herbivory on seedling emergence between beds. Seeds of two annual cobble beach species (Suaeda linearis and Salicornia europaea) were added to plots behind Spartina and also between beds with and without substrate stabilization manipulations. This treatment was designed to stabilize the substrate in a manner that would not affect water velocity and soil characteristics or prevent access by potential herbivores. When not buffered by Spartina, seedlings of both species were only able to emerge and survive when the substrate was artificially stabilized. These results indicate that Spartina alterniflora facilitates the establishment and persistence of cobble beach plant communities by stabilizing the substrate and enabling seedlings to emerge and survive.","container-title":"Ecology","DOI":"10.1890/0012-9658(2000)081[1179:FOCBPC]2.0.CO;2","ISSN":"1939-9170","issue":"5","language":"en","license":"© 2000 by the Ecological Society of America","page":"1179-1192","source":"Wiley Online Library","title":"Facilitation of Cobble Beach Plant Communities Through Habitat Modification by Spartina Alterniflora","volume":"81","author":[{"family":"Bruno","given":"John F."}],"issued":{"date-parts":[["2000"]]}}}],"schema":"https://github.com/citation-style-language/schema/raw/master/csl-citation.json"} </w:instrText>
      </w:r>
      <w:r w:rsidR="00371AF4">
        <w:fldChar w:fldCharType="separate"/>
      </w:r>
      <w:r w:rsidR="00371AF4" w:rsidRPr="00371AF4">
        <w:rPr>
          <w:rFonts w:ascii="Calibri" w:hAnsi="Calibri" w:cs="Calibri"/>
        </w:rPr>
        <w:t>(Bruno, 2000)</w:t>
      </w:r>
      <w:r w:rsidR="00371AF4">
        <w:fldChar w:fldCharType="end"/>
      </w:r>
      <w:r w:rsidR="00C358CD">
        <w:t xml:space="preserve">, </w:t>
      </w:r>
      <w:r w:rsidR="008B5290">
        <w:t>succession</w:t>
      </w:r>
      <w:r w:rsidR="00D17D24">
        <w:t xml:space="preserve"> </w:t>
      </w:r>
      <w:del w:id="19" w:author="Martin, Tara (Forestry)" w:date="2023-01-10T09:42:00Z">
        <w:r w:rsidR="00D17D24">
          <w:delText xml:space="preserve">driven by underlying hydrogeomorphic processes </w:delText>
        </w:r>
      </w:del>
      <w:r w:rsidR="00D17D24">
        <w:fldChar w:fldCharType="begin"/>
      </w:r>
      <w:r w:rsidR="00D17D24">
        <w:instrText xml:space="preserve"> ADDIN ZOTERO_ITEM CSL_CITATION {"citationID":"tTymLqRB","properties":{"formattedCitation":"(Butzeck et al., 2016)","plainCitation":"(Butzeck et al., 2016)","noteIndex":0},"citationItems":[{"id":352,"uris":["http://zotero.org/users/6092945/items/HH2P77VR"],"itemData":{"id":352,"type":"article-journal","abstract":"Climate change and engineering activities have modified the hydrology and morphology of estuaries. However, the potential effects of these modifications on vegetation succession in estuarine marshes are still poorly understood. Therefore, we studied temporal changes in tidal habitats of the Elbe estuary over a period of 30 years. We compared vegetation maps from 1980 to 2010 and calculated the change in area of habitats with respect to three salinity and three elevational zones. To analyze the direction of the temporal change, we differentiated between progressive and regressive succession. By using regression tree models (conditional inference trees), we identified the most influential factors determining progressive or regressive succession of low marshes. The total area of the estuarine tidal marshes at the Elbe increased by 2 % from 1980 to 2010, but changes were unequal among the salinity zones. In the salt and brackish zones, the area covered by high marshes increased substantially but decreased in the tidal freshwater zone, while that covered by low marshes decreased in all the salinity zones. Additionally, we determined high persistence of tidal flats and high marshes, whereas only 19 to 28 % of the low marshes found in 1980 remained in 2010. In salt and brackish marshes, more than two-thirds of the area that had been identified as low marshes in 1980 had progressively developed into high marshes. In contrast, 44 % of the area of low marshes in tidal freshwater marshes showed regressive succession back into tidal flats. The distance to the navigation channel was the main factor determining successional direction in salt and brackish marshes. Here, greater proximity to the channel was correlated with higher risk of regressive succession. In tidal freshwater marshes, we identified both the distance to the navigation channel and the situation on the river shore (i.e. inner bank, outer bank or straight bank) as the main factors for marsh succession. Here, considerable engineering activities in the channel had simultaneously decreased the mean low water level and increased the mean high water level between 1980 and 2010, which led to an increase in tidal amplitude. It is quite likely that these changes negatively modified marsh distribution, increased regressive succession and, thus, lowered the quality of tidal freshwater marshes.","container-title":"Journal of Coastal Conservation","DOI":"10.1007/s11852-016-0432-1","ISSN":"1874-7841","issue":"3","journalAbbreviation":"J Coast Conserv","language":"en","page":"221-236","source":"Springer Link","title":"Vegetation succession of low estuarine marshes is affected by distance to navigation channel and changes in water level","volume":"20","author":[{"family":"Butzeck","given":"Christian"},{"family":"Schröder","given":"Uwe"},{"family":"Oldeland","given":"J."},{"family":"Nolte","given":"S."},{"family":"Jensen","given":"K."}],"issued":{"date-parts":[["2016",6,1]]}}}],"schema":"https://github.com/citation-style-language/schema/raw/master/csl-citation.json"} </w:instrText>
      </w:r>
      <w:r w:rsidR="00D17D24">
        <w:fldChar w:fldCharType="separate"/>
      </w:r>
      <w:r w:rsidR="00D17D24" w:rsidRPr="00D17D24">
        <w:rPr>
          <w:rFonts w:ascii="Calibri" w:hAnsi="Calibri" w:cs="Calibri"/>
        </w:rPr>
        <w:t>(Butzeck et al., 2016)</w:t>
      </w:r>
      <w:r w:rsidR="00D17D24">
        <w:fldChar w:fldCharType="end"/>
      </w:r>
      <w:ins w:id="20" w:author="TGM" w:date="2023-01-14T12:59:00Z">
        <w:r w:rsidR="00C358CD">
          <w:t>,</w:t>
        </w:r>
      </w:ins>
      <w:del w:id="21" w:author="TGM" w:date="2023-01-14T12:59:00Z">
        <w:r w:rsidR="00C358CD">
          <w:delText>,</w:delText>
        </w:r>
      </w:del>
      <w:r w:rsidR="00C358CD">
        <w:t xml:space="preserve"> or cycles of population dynamics</w:t>
      </w:r>
      <w:del w:id="22" w:author="Stefanie Lane" w:date="2023-01-14T13:24:00Z">
        <w:r w:rsidR="00C358CD" w:rsidDel="006335EE">
          <w:delText xml:space="preserve"> on timescales that do not fit </w:delText>
        </w:r>
        <w:r w:rsidR="00335EA8" w:rsidDel="006335EE">
          <w:delText>within</w:delText>
        </w:r>
        <w:r w:rsidR="00C358CD" w:rsidDel="006335EE">
          <w:delText xml:space="preserve"> human</w:delText>
        </w:r>
        <w:r w:rsidR="00335EA8" w:rsidDel="006335EE">
          <w:delText>-oriented timescales for achieving conservation targets</w:delText>
        </w:r>
      </w:del>
      <w:r w:rsidR="00335EA8">
        <w:t xml:space="preserve"> </w:t>
      </w:r>
      <w:r w:rsidR="00335EA8">
        <w:fldChar w:fldCharType="begin"/>
      </w:r>
      <w:r w:rsidR="00335EA8">
        <w:instrText xml:space="preserve"> ADDIN ZOTERO_ITEM CSL_CITATION {"citationID":"0BWang1L","properties":{"formattedCitation":"(Holling,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335EA8">
        <w:fldChar w:fldCharType="separate"/>
      </w:r>
      <w:r w:rsidR="00335EA8" w:rsidRPr="00335EA8">
        <w:rPr>
          <w:rFonts w:ascii="Calibri" w:hAnsi="Calibri" w:cs="Calibri"/>
        </w:rPr>
        <w:t>(Holling, 1973)</w:t>
      </w:r>
      <w:r w:rsidR="00335EA8">
        <w:fldChar w:fldCharType="end"/>
      </w:r>
      <w:r w:rsidR="00335EA8">
        <w:t xml:space="preserve">. </w:t>
      </w:r>
    </w:p>
    <w:p w14:paraId="045CBEFE" w14:textId="31765056" w:rsidR="00A92F9A" w:rsidRDefault="00D17D24" w:rsidP="005F7C5D">
      <w:pPr>
        <w:ind w:firstLine="720"/>
      </w:pPr>
      <w:r>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ins w:id="23" w:author="Gary" w:date="2023-01-09T14:39:00Z">
        <w:r w:rsidR="005F04B3">
          <w:t xml:space="preserve">of </w:t>
        </w:r>
      </w:ins>
      <w:r w:rsidR="002A5853">
        <w:t>functional redundancy</w:t>
      </w:r>
      <w:r w:rsidR="00A1647F">
        <w:t xml:space="preserve"> </w:t>
      </w:r>
      <w:r w:rsidR="00A1647F">
        <w:fldChar w:fldCharType="begin"/>
      </w:r>
      <w:r w:rsidR="0068789A">
        <w:instrText xml:space="preserve"> ADDIN ZOTERO_ITEM CSL_CITATION {"citationID":"OZMnhzjw","properties":{"unsorted":true,"formattedCitation":"(Donohue et al., 2016; Tilman, 1999; Palmer et al., 1997)","plainCitation":"(Donohue et al., 2016; Tilman, 1999; Palmer et al., 1997)","noteIndex":0},"citationItems":[{"id":2407,"uris":["http://zotero.org/users/6092945/items/S7CCJK46"],"itemData":{"id":2407,"type":"article-journal","abstract":"Human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J."},{"family":"Yang","given":"Qiang"}],"issued":{"date-parts":[["2016"]]}},"label":"page"},{"id":2304,"uris":["http://zotero.org/users/6092945/items/KNHLE8J3"],"itemData":{"id":2304,"type":"article-journal","abstract":"Tilman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structure.","container-title":"Ecology","ISSN":"00129658","issue":"5","language":"English","license":"Copyright Ecological Society of America Jul 1999","note":"number-of-pages: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biodiversity","volume":"80","author":[{"family":"Tilman","given":"David"}],"issued":{"date-parts":[["1999",7]]}},"label":"page"},{"id":194,"uris":["http://zotero.org/users/6092945/items/VBFTTKYB"],"itemData":{"id":194,"type":"article-journal","abstract":"Community ecological theory may play an important role in the development of a science of restoration ecology. Not only will the practice of restoration benefit from an increased focus on theory, but basic research in community ecology will also benefit. We pose several major thematic questions that are relevant to restoration from the perspective of community ecological theory and, for each, identify specific areas that are in critical need of further research to advance the science of restoration ecology. We ask, what are appropriate restoration endpoints from a community ecology perspective? The problem of measuring restoration at the community level, particularly given the high amount of variability inherent in most natural communities, is not easy, and may require a focus on restoration of community function (e.g., trophic structure) rather than a focus on the restoration of particular species. We ask, what are the benefits and limitations of using species composition or biodiversity measures as endpoints in restoration ecology? Since reestablishing all native species may rarely be possible, research is needed on the relationship between species richness and community stability of restored sites and on functional redundancy among species in regional colonist “pools.” Efforts targeted at restoring system function must take into account the role of individual species, particularly if some species play a disproportionate role in processing material or are strong interactors. We ask, is restoration of habitat a sufficient approach to reestablish species and function? Many untested assumptions concerning the relationship between physical habitat structure and restoration ecology are being made in practical restoration efforts. We need rigorous testing of these assumptions, particularly to determine how generally they apply to different taxa and habitats. We ask, to what extent can empirical and theoretical work on community succession and dispersal contribute to restoration ecology? We distinguish systems in which succession theory may be broadly applicable from those in which it is probably not. If community development is highly predictable, it may be feasible to manipulate natural succession processes to accelerate restoration. We close by stressing that the science of restoration ecology is so intertwined with basic ecological theory that practical restoration efforts should rely heavily on what is known from theoretical and empirical research on how communities develop and are structured over time.","container-title":"Restoration Ecology","DOI":"10.1046/j.1526-100X.1997.00543.x@10.1111/(ISSN)1526-100X.2525thAnniversaryVI","ISSN":"1526-100X","issue":"4","language":"en","page":"291-300","source":"Wiley Online Library","title":"Ecological Theory and Community Restoration Ecology","volume":"5","author":[{"family":"Palmer","given":"Margaret A."},{"family":"Ambrose","given":"Richard F."},{"family":"Poff","given":"N. LeRoy"}],"issued":{"date-parts":[["1997"]]}},"label":"page"}],"schema":"https://github.com/citation-style-language/schema/raw/master/csl-citation.json"} </w:instrText>
      </w:r>
      <w:r w:rsidR="00A1647F">
        <w:fldChar w:fldCharType="separate"/>
      </w:r>
      <w:r w:rsidR="0068789A" w:rsidRPr="0068789A">
        <w:rPr>
          <w:rFonts w:ascii="Calibri" w:hAnsi="Calibri" w:cs="Calibri"/>
        </w:rPr>
        <w:t>(Donohue et al., 2016; Tilman, 1999; Palmer et al., 1997)</w:t>
      </w:r>
      <w:r w:rsidR="00A1647F">
        <w:fldChar w:fldCharType="end"/>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fldChar w:fldCharType="begin"/>
      </w:r>
      <w:r w:rsidR="00DC1B97">
        <w:instrText xml:space="preserve"> ADDIN ZOTERO_ITEM CSL_CITATION {"citationID":"OdaSQPg0","properties":{"unsorted":true,"formattedCitation":"(Tilman et al., 2006; Bai et al., 2004)","plainCitation":"(Tilman et al., 2006; Bai et al., 2004)","noteIndex":0},"citationItems":[{"id":2279,"uris":["http://zotero.org/users/6092945/items/RRH8QYT3"],"itemData":{"id":2279,"type":"article-journal","abstract":"The idea that greater biodiversity increases ecosystem stability has been around for about 50 years, and has been furiously debated for much of that time. There have been precious few rigorous long-term field experiments to test the theory, but a decade-long biodiversity experiment in grassland at the University of Minnesota's Cedar Creek experimental ecological reserve set out to do that. The results are now in and they show that the presence of greater numbers of plant species increases both stability and productivity.","container-title":"Nature","DOI":"10.1038/nature04742","ISSN":"1476-4687","issue":"7093","language":"en","license":"2006 Nature Publishing Group","note":"Bandiera_abtest: a\nCg_type: Nature Research Journals\nnumber: 7093\nPrimary_atype: Research\npublisher: Nature Publishing Group","page":"629-632","source":"www.nature.com","title":"Biodiversity and ecosystem stability in a decade-long grassland experiment","volume":"441","author":[{"family":"Tilman","given":"David"},{"family":"Reich","given":"Peter B."},{"family":"Knops","given":"Johannes M. H."}],"issued":{"date-parts":[["2006",6]]}},"label":"page"},{"id":2282,"uris":["http://zotero.org/users/6092945/items/2RL9XURT"],"itemData":{"id":2282,"type":"article-journal","abstract":"Numerous studies have suggested that biodiversity reduces variability in ecosystem productivity through compensatory effects1,2,3,4,5,6; that is, a species increases in its abundance in response to the reduction of another in a fluctuating environment1,7. But this view has been challenged on several grounds8,9,10. Because most studies have been based on artificially constructed grasslands with short duration, long-term studies of natural ecosystems are needed. On the basis of a 24-year study of the Inner Mongolia grassland, here we present three key findings. First, that January–July precipitation is the primary climatic factor causing fluctuations in community biomass production; second, that ecosystem stability (conversely related to variability in community biomass production) increases progressively along the hierarchy of organizational levels (that is, from species to functional group to whole community); and finally, that the community-level stability seems to arise from compensatory interactions among major components at both species and functional group levels. From a hierarchical perspective, our results corroborate some previous findings of compensatory effects1,4,7,11. Undisturbed mature steppe ecosystems seem to culminate with high biodiversity, productivity and ecosystem stability concurrently. Because these relationships are correlational, further studies are necessary to verify the causation among these factors. Our study provides new insights for better management and restoration of the rapidly degrading Inner Mongolia grassland.","container-title":"Nature","DOI":"10.1038/nature02850","ISSN":"1476-4687","issue":"7005","language":"en","license":"2004 Macmillan Magazines Ltd.","note":"Bandiera_abtest: a\nCg_type: Nature Research Journals\nnumber: 7005\nPrimary_atype: Research\npublisher: Nature Publishing Group","page":"181-184","source":"www.nature.com","title":"Ecosystem stability and compensatory effects in the Inner Mongolia grassland","volume":"431","author":[{"family":"Bai","given":"Yongfei"},{"family":"Han","given":"Xingguo"},{"family":"Wu","given":"Jianguo"},{"family":"Chen","given":"Zuozhong"},{"family":"Li","given":"Linghao"}],"issued":{"date-parts":[["2004",9]]}},"label":"page"}],"schema":"https://github.com/citation-style-language/schema/raw/master/csl-citation.json"} </w:instrText>
      </w:r>
      <w:r w:rsidR="00DC1B97">
        <w:fldChar w:fldCharType="separate"/>
      </w:r>
      <w:r w:rsidR="00DC1B97" w:rsidRPr="00DC1B97">
        <w:rPr>
          <w:rFonts w:ascii="Calibri" w:hAnsi="Calibri" w:cs="Calibri"/>
        </w:rPr>
        <w:t>(Tilman et al., 2006; Bai et al., 2004)</w:t>
      </w:r>
      <w:r w:rsidR="00DC1B97">
        <w:fldChar w:fldCharType="end"/>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DC1B97">
        <w:instrText xml:space="preserve"> ADDIN ZOTERO_ITEM CSL_CITATION {"citationID":"ivkSzZkG","properties":{"unsorted":true,"formattedCitation":"(Lep\\uc0\\u353{}, 2004; Hanski, 1982)","plainCitation":"(Lepš, 2004; Hanski, 1982)","noteIndex":0},"citationItems":[{"id":2509,"uris":["http://zotero.org/users/6092945/items/6AEQG2BP"],"itemData":{"id":2509,"type":"article-journal","abstract":"Experiments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world?","volume":"5","author":[{"family":"Lepš","given":"Jan"}],"issued":{"date-parts":[["2004",12,13]]}},"label":"page"},{"id":72,"uris":["http://zotero.org/users/6092945/items/DJWQGTT7"],"itemData":{"id":72,"type":"article-journal","abstract":"[A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Distribution","volume":"38","author":[{"family":"Hanski","given":"Ilkka"}],"issued":{"date-parts":[["1982"]]}},"label":"page"}],"schema":"https://github.com/citation-style-language/schema/raw/master/csl-citation.json"} </w:instrText>
      </w:r>
      <w:r w:rsidR="00A85FBC">
        <w:fldChar w:fldCharType="separate"/>
      </w:r>
      <w:r w:rsidR="00DC1B97" w:rsidRPr="00DC1B97">
        <w:rPr>
          <w:rFonts w:ascii="Calibri" w:hAnsi="Calibri" w:cs="Calibri"/>
          <w:szCs w:val="24"/>
        </w:rPr>
        <w:t>(Lepš, 2004; Hanski, 1982)</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245C13">
        <w:fldChar w:fldCharType="begin"/>
      </w:r>
      <w:r w:rsidR="00DC1B97">
        <w:instrText xml:space="preserve"> ADDIN ZOTERO_ITEM CSL_CITATION {"citationID":"rprJrK05","properties":{"unsorted":true,"formattedCitation":"(Underwood et al., 2000; Ovaskainen et al., 2019)","plainCitation":"(Underwood et al., 2000; Ovaskainen et al., 2019)","noteIndex":0},"citationItems":[{"id":2396,"uris":["http://zotero.org/users/6092945/items/ZFCPFI46"],"itemData":{"id":2396,"type":"article-journal","abstract":"Coastal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D"}],"issued":{"date-parts":[["2000",7,30]]}},"label":"page"},{"id":2398,"uris":["http://zotero.org/users/6092945/items/DNQEVKEQ"],"itemData":{"id":2398,"type":"article-journal","abstract":"A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label":"page"}],"schema":"https://github.com/citation-style-language/schema/raw/master/csl-citation.json"} </w:instrText>
      </w:r>
      <w:r w:rsidR="00245C13">
        <w:fldChar w:fldCharType="separate"/>
      </w:r>
      <w:r w:rsidR="00DC1B97" w:rsidRPr="00DC1B97">
        <w:rPr>
          <w:rFonts w:ascii="Calibri" w:hAnsi="Calibri" w:cs="Calibri"/>
        </w:rPr>
        <w:t>(Underwood et al., 2000; Ovaskainen et al., 2019)</w:t>
      </w:r>
      <w:r w:rsidR="00245C13">
        <w:fldChar w:fldCharType="end"/>
      </w:r>
      <w:r w:rsidR="00245C13">
        <w:t>.</w:t>
      </w:r>
    </w:p>
    <w:p w14:paraId="4F7BFC02" w14:textId="456D48B7"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fldChar w:fldCharType="begin"/>
      </w:r>
      <w:r w:rsidR="005E6ECB">
        <w:instrText xml:space="preserve"> ADDIN ZOTERO_ITEM CSL_CITATION {"citationID":"PT0l0iwe","properties":{"formattedCitation":"(Kehoe et al., 2021)","plainCitation":"(Kehoe et al., 2021)","noteIndex":0},"citationItems":[{"id":2794,"uris":["http://zotero.org/users/6092945/items/P4JB4UIC"],"itemData":{"id":2794,"type":"article-journal","abstract":"Throughout history, humans have settled in areas of high biodiversity. Today these areas are home to our biggest urban centers with biodiversity at increasing risk from escalating cumulative threats. Identifying the management strategies to conserve species within such regions, and ensuring effective governance to oversee their implementation, presents enormous challenges. Using a novel Priority Threat Management (PTM) approach that calculates the cost-effectiveness of conservation action and co-governance, we discover that the 102 species at risk of local extinction within Canada's most diverse, heavily urbanized coastal region, the Fraser River estuary, require urgent investment in management strategies costing an estimated CAD$381 M over 25 years. Our study also suggests that co-governance underpins conservation success in urban areas, by increasing the feasibility of management strategies. This study underscores that biodiversity conservation in heavily urbanized areas is not a lost cause but does require strategic planning, attention to governance, and large-scale investment.","container-title":"Conservation Science and Practice","DOI":"10.1111/csp2.310","ISSN":"2578-4854","issue":"2","language":"en","note":"_eprint: https://onlinelibrary.wiley.com/doi/pdf/10.1111/csp2.310","page":"e310","source":"Wiley Online Library","title":"Conservation in heavily urbanized biodiverse regions requires urgent management action and attention to governance","volume":"3","author":[{"family":"Kehoe","given":"Laura J."},{"family":"Lund","given":"Jessie"},{"family":"Chalifour","given":"Lia"},{"family":"Asadian","given":"Yeganeh"},{"family":"Balke","given":"Eric"},{"family":"Boyd","given":"Sean"},{"family":"Carlson","given":"Deborah"},{"family":"Casey","given":"James M."},{"family":"Connors","given":"Brendan"},{"family":"Cryer","given":"Nicolai"},{"family":"Drever","given":"Mark C."},{"family":"Hinch","given":"Scott"},{"family":"Levings","given":"Colin"},{"family":"MacDuffee","given":"Misty"},{"family":"McGregor","given":"Heidi"},{"family":"Richardson","given":"John"},{"family":"Scott","given":"David C."},{"family":"Stewart","given":"Daniel"},{"family":"Vennesland","given":"Ross G."},{"family":"Wilkinson","given":"Chad E."},{"family":"Zevit","given":"Pamela"},{"family":"Baum","given":"Julia K."},{"family":"Martin","given":"Tara G."}],"issued":{"date-parts":[["2021"]]}}}],"schema":"https://github.com/citation-style-language/schema/raw/master/csl-citation.json"} </w:instrText>
      </w:r>
      <w:r w:rsidR="005E6ECB">
        <w:fldChar w:fldCharType="separate"/>
      </w:r>
      <w:r w:rsidR="005E6ECB" w:rsidRPr="005E6ECB">
        <w:rPr>
          <w:rFonts w:ascii="Calibri" w:hAnsi="Calibri" w:cs="Calibri"/>
        </w:rPr>
        <w:t>(Kehoe et al., 2021)</w:t>
      </w:r>
      <w:r w:rsidR="005E6ECB">
        <w:fldChar w:fldCharType="end"/>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A92717">
        <w:fldChar w:fldCharType="begin"/>
      </w:r>
      <w:r w:rsidR="002E36A8">
        <w:instrText xml:space="preserve"> ADDIN ZOTERO_ITEM CSL_CITATION {"citationID":"BdyFMLmw","properties":{"unsorted":true,"formattedCitation":"(Davis et al., 2021; Chalifour et al., 2019)","plainCitation":"(Davis et al., 2021; Chalifour et al., 2019)","noteIndex":0},"citationItems":[{"id":2215,"uris":["http://zotero.org/users/6092945/items/QWEVCW9B"],"itemData":{"id":2215,"type":"article-journal","abstract":"The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W."}],"accessed":{"date-parts":[["2021",11,24]]},"issued":{"date-parts":[["2021",10,12]]}},"label":"page"},{"id":141,"uris":["http://zotero.org/users/6092945/items/9ERQWQD8"],"itemData":{"id":141,"type":"article-journal","abstract":"Interfacing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K."}],"issued":{"date-parts":[["2019",8,29]]}},"label":"page"}],"schema":"https://github.com/citation-style-language/schema/raw/master/csl-citation.json"} </w:instrText>
      </w:r>
      <w:r w:rsidR="00A92717">
        <w:fldChar w:fldCharType="separate"/>
      </w:r>
      <w:r w:rsidR="002E36A8" w:rsidRPr="002E36A8">
        <w:rPr>
          <w:rFonts w:ascii="Calibri" w:hAnsi="Calibri" w:cs="Calibri"/>
        </w:rPr>
        <w:t>(Davis et al., 2021; Chalifour et al., 2019)</w:t>
      </w:r>
      <w:r w:rsidR="00A92717">
        <w:fldChar w:fldCharType="end"/>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xml:space="preserve">, yet has lost </w:t>
      </w:r>
      <w:r w:rsidR="00A3469C">
        <w:t xml:space="preserve"> </w:t>
      </w:r>
      <w:r w:rsidR="003720C8">
        <w:t xml:space="preserve">85% of floodplain and 64% of stream habitat </w:t>
      </w:r>
      <w:r w:rsidR="008E79A6">
        <w:fldChar w:fldCharType="begin"/>
      </w:r>
      <w:r w:rsidR="00C244E6">
        <w:instrText xml:space="preserve"> ADDIN ZOTERO_ITEM CSL_CITATION {"citationID":"jHcZRHtd","properties":{"formattedCitation":"(Finn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8E79A6">
        <w:fldChar w:fldCharType="separate"/>
      </w:r>
      <w:r w:rsidR="00C244E6" w:rsidRPr="00C244E6">
        <w:rPr>
          <w:rFonts w:ascii="Calibri" w:hAnsi="Calibri" w:cs="Calibri"/>
        </w:rPr>
        <w:t>(Finn et al., 2021)</w:t>
      </w:r>
      <w:r w:rsidR="008E79A6">
        <w:fldChar w:fldCharType="end"/>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ins w:id="24" w:author="Martin, Tara (Forestry)" w:date="2023-01-10T09:49:00Z">
        <w:r w:rsidR="00582A2B">
          <w:t>.</w:t>
        </w:r>
      </w:ins>
      <w:del w:id="25" w:author="Martin, Tara (Forestry)" w:date="2023-01-10T09:49:00Z">
        <w:r w:rsidR="001E033A">
          <w:delText>,</w:delText>
        </w:r>
      </w:del>
      <w:r w:rsidR="001E033A">
        <w:t xml:space="preserve"> </w:t>
      </w:r>
      <w:del w:id="26" w:author="Martin, Tara (Forestry)" w:date="2023-01-10T09:49:00Z">
        <w:r w:rsidR="001E033A">
          <w:delText>and</w:delText>
        </w:r>
        <w:r w:rsidR="00AA2F11">
          <w:delText xml:space="preserve"> </w:delText>
        </w:r>
        <w:r w:rsidR="00AA2F11" w:rsidDel="00582A2B">
          <w:delText>s</w:delText>
        </w:r>
      </w:del>
      <w:ins w:id="27" w:author="Martin, Tara (Forestry)" w:date="2023-01-10T09:49:00Z">
        <w:r w:rsidR="00582A2B">
          <w:t>S</w:t>
        </w:r>
      </w:ins>
      <w:ins w:id="28" w:author="TGM" w:date="2023-01-14T12:59:00Z">
        <w:r w:rsidR="00AA2F11">
          <w:t>tability</w:t>
        </w:r>
      </w:ins>
      <w:del w:id="29" w:author="TGM" w:date="2023-01-14T12:59:00Z">
        <w:r w:rsidR="00AA2F11">
          <w:delText>stability</w:delText>
        </w:r>
      </w:del>
      <w:r w:rsidR="00AA2F11">
        <w:t xml:space="preserve"> of plant communities within tidal marshes contribute</w:t>
      </w:r>
      <w:ins w:id="30" w:author="Stefanie Lane" w:date="2023-01-14T13:15:00Z">
        <w:r w:rsidR="00831F9E">
          <w:t>s</w:t>
        </w:r>
      </w:ins>
      <w:r w:rsidR="00AA2F11">
        <w:t xml:space="preserv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w:t>
      </w:r>
    </w:p>
    <w:p w14:paraId="4A26B4C7" w14:textId="76FD11F1" w:rsidR="007C0BCF" w:rsidRPr="00AA2F85" w:rsidRDefault="00592C5E" w:rsidP="00F02440">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r w:rsidR="0074167B" w:rsidRPr="00535270">
        <w:t>Two</w:t>
      </w:r>
      <w:r w:rsidR="00645972" w:rsidRPr="00535270">
        <w:t xml:space="preserve"> historical</w:t>
      </w:r>
      <w:r w:rsidR="0074167B" w:rsidRPr="00535270">
        <w:t xml:space="preserve"> studies conducted in Ladner Marsh</w:t>
      </w:r>
      <w:r w:rsidR="00FE2BE8" w:rsidRPr="00535270">
        <w:t xml:space="preserve"> </w:t>
      </w:r>
      <w:r w:rsidR="00FE2BE8" w:rsidRPr="00DC704D">
        <w:t>(Bradfield &amp; Porter, 1982; Denoth &amp; Myers, 2007)</w:t>
      </w:r>
      <w:r w:rsidR="0074167B" w:rsidRPr="00535270">
        <w:t xml:space="preserve"> </w:t>
      </w:r>
      <w:r w:rsidR="00FE2BE8" w:rsidRPr="00535270">
        <w:t>used similar methods to document</w:t>
      </w:r>
      <w:r w:rsidR="0074167B" w:rsidRPr="00535270">
        <w:t xml:space="preserve"> floristic diver</w:t>
      </w:r>
      <w:r w:rsidR="0074167B"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w:t>
      </w:r>
      <w:del w:id="31" w:author="Martin, Tara (Forestry)" w:date="2023-01-10T09:51:00Z">
        <w:r w:rsidR="000C17C5">
          <w:delText xml:space="preserve">apparently </w:delText>
        </w:r>
      </w:del>
      <w:r w:rsidR="000C17C5">
        <w:t xml:space="preserve">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(Carex lyngbyei</w:t>
      </w:r>
      <w:r w:rsidR="00FA24FB">
        <w:t xml:space="preserve"> </w:t>
      </w:r>
      <w:proofErr w:type="spellStart"/>
      <w:r w:rsidR="00FA24FB">
        <w:t>Hornem</w:t>
      </w:r>
      <w:proofErr w:type="spellEnd"/>
      <w:r w:rsidR="00FA24FB">
        <w:t>.</w:t>
      </w:r>
      <w:r w:rsidR="00FA24FB" w:rsidRPr="00FA24FB">
        <w:t xml:space="preserve">), Fescue (Festuca </w:t>
      </w:r>
      <w:r w:rsidR="00462B87">
        <w:t>arundinacea</w:t>
      </w:r>
      <w:r w:rsidR="00EA2FCC">
        <w:t xml:space="preserve"> </w:t>
      </w:r>
      <w:proofErr w:type="spellStart"/>
      <w:r w:rsidR="00EA2FCC" w:rsidRPr="00EA2FCC">
        <w:t>Schreb</w:t>
      </w:r>
      <w:proofErr w:type="spellEnd"/>
      <w:r w:rsidR="00EA2FCC" w:rsidRPr="00EA2FCC">
        <w:t>.</w:t>
      </w:r>
      <w:r w:rsidR="00FA24FB" w:rsidRPr="00FA24FB">
        <w:t>), and Bogbean (</w:t>
      </w:r>
      <w:r w:rsidR="00FA24FB" w:rsidRPr="000E32F2">
        <w:t>Menyanthes trifoliata</w:t>
      </w:r>
      <w:r w:rsidR="00EA2FCC" w:rsidRPr="00EA2FCC">
        <w:t xml:space="preserve"> L.</w:t>
      </w:r>
      <w:r w:rsidR="00FA24FB" w:rsidRPr="00FA24FB">
        <w:t>)</w:t>
      </w:r>
      <w:r w:rsidR="00EA2FCC">
        <w:t xml:space="preserve">. </w:t>
      </w:r>
      <w:r w:rsidR="00064908">
        <w:t xml:space="preserve">They </w:t>
      </w:r>
      <w:del w:id="32" w:author="Martin, Tara (Forestry)" w:date="2023-01-10T09:51:00Z">
        <w:r w:rsidR="003E1207">
          <w:delText>postultaed</w:delText>
        </w:r>
      </w:del>
      <w:ins w:id="33" w:author="Martin, Tara (Forestry)" w:date="2023-01-10T09:51:00Z">
        <w:r w:rsidR="00582A2B">
          <w:t>postulated</w:t>
        </w:r>
      </w:ins>
      <w:ins w:id="34" w:author="TGM" w:date="2023-01-14T12:59:00Z">
        <w:r w:rsidR="006875E7">
          <w:t xml:space="preserve"> </w:t>
        </w:r>
      </w:ins>
      <w:ins w:id="35" w:author="GEB" w:date="2023-01-14T12:59:00Z">
        <w:del w:id="36" w:author="Stefanie Lane" w:date="2023-01-14T13:15:00Z">
          <w:r w:rsidR="006875E7" w:rsidDel="00831F9E">
            <w:delText xml:space="preserve"> </w:delText>
          </w:r>
        </w:del>
      </w:ins>
      <w:r w:rsidR="006875E7" w:rsidRPr="006875E7">
        <w:t>that edaphic factors drove assemblage</w:t>
      </w:r>
      <w:r w:rsidR="00064908">
        <w:t xml:space="preserve"> distribution</w:t>
      </w:r>
      <w:ins w:id="37" w:author="Martin, Tara (Forestry)" w:date="2023-01-10T09:52:00Z">
        <w:r w:rsidR="00582A2B">
          <w:t>:</w:t>
        </w:r>
      </w:ins>
      <w:del w:id="38" w:author="Martin, Tara (Forestry)" w:date="2023-01-10T09:52:00Z">
        <w:r w:rsidR="006875E7" w:rsidRPr="006875E7">
          <w:delText>, such</w:delText>
        </w:r>
      </w:del>
      <w:r w:rsidR="006875E7" w:rsidRPr="006875E7">
        <w:t xml:space="preserve"> </w:t>
      </w:r>
      <w:ins w:id="39" w:author="Gary" w:date="2023-01-09T15:05:00Z">
        <w:r w:rsidR="00855241">
          <w:lastRenderedPageBreak/>
          <w:t xml:space="preserve">that the </w:t>
        </w:r>
      </w:ins>
      <w:r w:rsidR="002058BA">
        <w:t>B</w:t>
      </w:r>
      <w:r w:rsidR="00064908">
        <w:t>ogbean assemblage</w:t>
      </w:r>
      <w:del w:id="40" w:author="Gary" w:date="2023-01-09T15:05:00Z">
        <w:r w:rsidR="002058BA" w:rsidDel="00855241">
          <w:delText>s</w:delText>
        </w:r>
      </w:del>
      <w:r w:rsidR="00064908">
        <w:t xml:space="preserve"> </w:t>
      </w:r>
      <w:ins w:id="41" w:author="Gary" w:date="2023-01-09T15:05:00Z">
        <w:r w:rsidR="00855241">
          <w:t>occurred on</w:t>
        </w:r>
      </w:ins>
      <w:del w:id="42" w:author="Gary" w:date="2023-01-09T15:05:00Z">
        <w:r w:rsidR="00064908" w:rsidDel="00855241">
          <w:delText>adapted to</w:delText>
        </w:r>
      </w:del>
      <w:r w:rsidR="00064908">
        <w:t xml:space="preserve"> </w:t>
      </w:r>
      <w:r w:rsidR="006875E7" w:rsidRPr="006875E7">
        <w:t>waterlogged soils,</w:t>
      </w:r>
      <w:r w:rsidR="00064908">
        <w:t xml:space="preserve"> </w:t>
      </w:r>
      <w:ins w:id="43" w:author="Gary" w:date="2023-01-09T15:05:00Z">
        <w:r w:rsidR="00855241">
          <w:t xml:space="preserve">the </w:t>
        </w:r>
      </w:ins>
      <w:ins w:id="44" w:author="Gary" w:date="2023-01-08T18:17:00Z">
        <w:r w:rsidR="0097614E">
          <w:t>Fescue</w:t>
        </w:r>
      </w:ins>
      <w:del w:id="45" w:author="Gary" w:date="2023-01-08T18:17:00Z">
        <w:r w:rsidR="002058BA" w:rsidDel="0097614E">
          <w:delText>S</w:delText>
        </w:r>
        <w:r w:rsidR="00064908" w:rsidDel="0097614E">
          <w:delText>edge</w:delText>
        </w:r>
      </w:del>
      <w:r w:rsidR="00064908">
        <w:t xml:space="preserve"> assemblage</w:t>
      </w:r>
      <w:del w:id="46" w:author="Gary" w:date="2023-01-09T15:06:00Z">
        <w:r w:rsidR="00064908" w:rsidDel="00855241">
          <w:delText>s</w:delText>
        </w:r>
      </w:del>
      <w:r w:rsidR="00064908">
        <w:t xml:space="preserve"> </w:t>
      </w:r>
      <w:ins w:id="47" w:author="Gary" w:date="2023-01-09T15:06:00Z">
        <w:r w:rsidR="00855241">
          <w:t>on</w:t>
        </w:r>
      </w:ins>
      <w:del w:id="48" w:author="Gary" w:date="2023-01-09T15:06:00Z">
        <w:r w:rsidR="00064908" w:rsidDel="00855241">
          <w:delText>in</w:delText>
        </w:r>
      </w:del>
      <w:r w:rsidR="00064908">
        <w:t xml:space="preserve"> </w:t>
      </w:r>
      <w:r w:rsidR="009468BB">
        <w:t>well-drained soils</w:t>
      </w:r>
      <w:ins w:id="49" w:author="Gary" w:date="2023-01-08T18:19:00Z">
        <w:r w:rsidR="0097614E">
          <w:t xml:space="preserve"> </w:t>
        </w:r>
      </w:ins>
      <w:ins w:id="50" w:author="Gary" w:date="2023-01-09T15:06:00Z">
        <w:r w:rsidR="00E057C1">
          <w:t>mos</w:t>
        </w:r>
      </w:ins>
      <w:ins w:id="51" w:author="Gary" w:date="2023-01-09T15:07:00Z">
        <w:r w:rsidR="00E057C1">
          <w:t xml:space="preserve">tly </w:t>
        </w:r>
      </w:ins>
      <w:ins w:id="52" w:author="Gary" w:date="2023-01-08T18:19:00Z">
        <w:r w:rsidR="0097614E">
          <w:t>along levees</w:t>
        </w:r>
      </w:ins>
      <w:r w:rsidR="009468BB">
        <w:t xml:space="preserve">, and </w:t>
      </w:r>
      <w:ins w:id="53" w:author="Gary" w:date="2023-01-09T15:06:00Z">
        <w:r w:rsidR="00855241">
          <w:t xml:space="preserve">the </w:t>
        </w:r>
      </w:ins>
      <w:ins w:id="54" w:author="Gary" w:date="2023-01-08T18:18:00Z">
        <w:r w:rsidR="0097614E">
          <w:t>Sedge</w:t>
        </w:r>
      </w:ins>
      <w:del w:id="55" w:author="Gary" w:date="2023-01-08T18:18:00Z">
        <w:r w:rsidR="002058BA" w:rsidDel="0097614E">
          <w:delText>F</w:delText>
        </w:r>
        <w:r w:rsidR="009468BB" w:rsidDel="0097614E">
          <w:delText>escue</w:delText>
        </w:r>
      </w:del>
      <w:r w:rsidR="009468BB">
        <w:t xml:space="preserve"> assemblage</w:t>
      </w:r>
      <w:del w:id="56" w:author="Gary" w:date="2023-01-09T15:06:00Z">
        <w:r w:rsidR="009468BB" w:rsidDel="00855241">
          <w:delText>s</w:delText>
        </w:r>
      </w:del>
      <w:r w:rsidR="009468BB">
        <w:t xml:space="preserve"> along channel edges with greater </w:t>
      </w:r>
      <w:r w:rsidR="006875E7" w:rsidRPr="006875E7">
        <w:t>inundation frequency</w:t>
      </w:r>
      <w:r w:rsidR="009468BB">
        <w:t xml:space="preserve">. </w:t>
      </w:r>
      <w:ins w:id="57" w:author="Martin, Tara (Forestry)" w:date="2023-01-10T09:53:00Z">
        <w:r w:rsidR="00582A2B">
          <w:t xml:space="preserve">Twenty years later, </w:t>
        </w:r>
      </w:ins>
      <w:r w:rsidR="00BB7B17">
        <w:t xml:space="preserve">Denoth &amp; Myers </w:t>
      </w:r>
      <w:r w:rsidR="00B5776F">
        <w:t xml:space="preserve">(2007) repeated the sampling methods </w:t>
      </w:r>
      <w:r w:rsidR="00BB7B17">
        <w:t xml:space="preserve">to </w:t>
      </w:r>
      <w:r w:rsidR="00561B5B" w:rsidRPr="00561B5B">
        <w:t xml:space="preserve">test relationships between </w:t>
      </w:r>
      <w:ins w:id="58" w:author="Martin, Tara (Forestry)" w:date="2023-01-10T09:57:00Z">
        <w:r w:rsidR="001F6F8B">
          <w:t>non-native</w:t>
        </w:r>
      </w:ins>
      <w:del w:id="59" w:author="Martin, Tara (Forestry)" w:date="2023-01-10T09:57:00Z">
        <w:r w:rsidR="00561B5B" w:rsidRPr="00561B5B" w:rsidDel="001F6F8B">
          <w:delText>invasive</w:delText>
        </w:r>
      </w:del>
      <w:ins w:id="60" w:author="TGM" w:date="2023-01-14T12:59:00Z">
        <w:r w:rsidR="00561B5B" w:rsidRPr="00561B5B">
          <w:t xml:space="preserve"> </w:t>
        </w:r>
      </w:ins>
      <w:del w:id="61" w:author="TGM" w:date="2023-01-14T12:59:00Z">
        <w:r w:rsidR="00561B5B" w:rsidRPr="00561B5B">
          <w:delText xml:space="preserve">invasive </w:delText>
        </w:r>
      </w:del>
      <w:r w:rsidR="00561B5B" w:rsidRPr="00561B5B">
        <w:t>purple loosestrife (</w:t>
      </w:r>
      <w:r w:rsidR="00561B5B" w:rsidRPr="008B0BB8">
        <w:rPr>
          <w:i/>
          <w:rPrChange w:id="62" w:author="Stefanie Lane" w:date="2023-01-14T13:16:00Z">
            <w:rPr/>
          </w:rPrChange>
        </w:rPr>
        <w:t>Lythrum salicaria</w:t>
      </w:r>
      <w:r w:rsidR="00561B5B" w:rsidRPr="00561B5B">
        <w:t xml:space="preserve"> L.) and</w:t>
      </w:r>
      <w:ins w:id="63" w:author="GEB" w:date="2023-01-14T12:59:00Z">
        <w:r w:rsidR="00561B5B" w:rsidRPr="00561B5B">
          <w:t xml:space="preserve"> </w:t>
        </w:r>
      </w:ins>
      <w:ins w:id="64" w:author="Gary" w:date="2023-01-09T15:08:00Z">
        <w:r w:rsidR="0019438B">
          <w:t>native</w:t>
        </w:r>
        <w:del w:id="65" w:author="Stefanie Lane" w:date="2023-01-14T13:16:00Z">
          <w:r w:rsidR="0019438B" w:rsidDel="008B0BB8">
            <w:delText>(?)</w:delText>
          </w:r>
        </w:del>
        <w:r w:rsidR="0019438B">
          <w:t xml:space="preserve"> </w:t>
        </w:r>
      </w:ins>
      <w:r w:rsidR="00561B5B" w:rsidRPr="00561B5B">
        <w:t>Henderson’s checker-mallow (</w:t>
      </w:r>
      <w:r w:rsidR="00561B5B" w:rsidRPr="008B0BB8">
        <w:rPr>
          <w:i/>
          <w:rPrChange w:id="66" w:author="Stefanie Lane" w:date="2023-01-14T13:16:00Z">
            <w:rPr/>
          </w:rPrChange>
        </w:rPr>
        <w:t>Sidalcea hendersonii</w:t>
      </w:r>
      <w:r w:rsidR="00E508B5">
        <w:t xml:space="preserve"> S. Watson</w:t>
      </w:r>
      <w:ins w:id="67" w:author="TGM" w:date="2023-01-14T12:59:00Z">
        <w:r w:rsidR="00561B5B" w:rsidRPr="00561B5B">
          <w:t>)</w:t>
        </w:r>
      </w:ins>
      <w:ins w:id="68" w:author="Martin, Tara (Forestry)" w:date="2023-01-10T09:53:00Z">
        <w:r w:rsidR="00582A2B">
          <w:t>, a threatened species</w:t>
        </w:r>
      </w:ins>
      <w:ins w:id="69" w:author="TGM" w:date="2023-01-14T12:59:00Z">
        <w:r w:rsidR="009468BB">
          <w:t>.</w:t>
        </w:r>
      </w:ins>
      <w:del w:id="70" w:author="TGM" w:date="2023-01-14T12:59:00Z">
        <w:r w:rsidR="00561B5B" w:rsidRPr="00561B5B">
          <w:delText>)</w:delText>
        </w:r>
        <w:r w:rsidR="009468BB">
          <w:delText>.</w:delText>
        </w:r>
      </w:del>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0074167B" w:rsidRPr="00535270">
        <w:t xml:space="preserve">provide the opportunity to repeat observations </w:t>
      </w:r>
      <w:r w:rsidR="00CB18BB" w:rsidRPr="00535270">
        <w:t>and</w:t>
      </w:r>
      <w:r w:rsidR="0074167B"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0074167B"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71"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4D9D79F0"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commentRangeStart w:id="72"/>
      <w:del w:id="73" w:author="Stefanie Lane" w:date="2023-01-14T13:16:00Z">
        <w:r w:rsidDel="008B0BB8">
          <w:delText xml:space="preserve">driving </w:delText>
        </w:r>
      </w:del>
      <w:commentRangeEnd w:id="72"/>
      <w:ins w:id="74" w:author="Stefanie Lane" w:date="2023-01-14T13:16:00Z">
        <w:r w:rsidR="008B0BB8">
          <w:t xml:space="preserve">associated with </w:t>
        </w:r>
      </w:ins>
      <w:r w:rsidR="001B77EA">
        <w:rPr>
          <w:rStyle w:val="CommentReference"/>
        </w:rPr>
        <w:commentReference w:id="72"/>
      </w:r>
      <w:r>
        <w:t xml:space="preserve">changes within each assemblage? We expect that increasing abundance of </w:t>
      </w:r>
      <w:del w:id="75" w:author="Martin, Tara (Forestry)" w:date="2023-01-10T09:58:00Z">
        <w:r>
          <w:delText xml:space="preserve">invasive </w:delText>
        </w:r>
      </w:del>
      <w:ins w:id="76" w:author="Martin, Tara (Forestry)" w:date="2023-01-10T09:58:00Z">
        <w:r w:rsidR="001F6F8B">
          <w:t xml:space="preserve">non-native </w:t>
        </w:r>
      </w:ins>
      <w:r>
        <w:t xml:space="preserve">species over time would result in </w:t>
      </w:r>
      <w:ins w:id="77" w:author="Gary" w:date="2023-01-08T18:22:00Z">
        <w:r w:rsidR="00206F53">
          <w:t xml:space="preserve">a </w:t>
        </w:r>
      </w:ins>
      <w:r>
        <w:t xml:space="preserve">greater net </w:t>
      </w:r>
      <w:ins w:id="78" w:author="Gary" w:date="2023-01-08T18:22:00Z">
        <w:r w:rsidR="00206F53">
          <w:t>loss</w:t>
        </w:r>
      </w:ins>
      <w:del w:id="79" w:author="Gary" w:date="2023-01-08T18:23:00Z">
        <w:r w:rsidDel="00206F53">
          <w:delText>number</w:delText>
        </w:r>
      </w:del>
      <w:r>
        <w:t xml:space="preserve"> of</w:t>
      </w:r>
      <w:r w:rsidR="00CC44A2">
        <w:t xml:space="preserve"> native</w:t>
      </w:r>
      <w:r>
        <w:t xml:space="preserve"> species</w:t>
      </w:r>
      <w:del w:id="80" w:author="Stefanie Lane" w:date="2023-01-14T13:16:00Z">
        <w:r w:rsidDel="008B0BB8">
          <w:delText xml:space="preserve"> lost </w:delText>
        </w:r>
        <w:commentRangeStart w:id="81"/>
        <w:r w:rsidDel="008B0BB8">
          <w:delText xml:space="preserve">(and fewer net </w:delText>
        </w:r>
        <w:r w:rsidR="00CC44A2" w:rsidDel="008B0BB8">
          <w:delText xml:space="preserve">native </w:delText>
        </w:r>
        <w:r w:rsidDel="008B0BB8">
          <w:delText>species gained).</w:delText>
        </w:r>
      </w:del>
      <w:ins w:id="82" w:author="GEB" w:date="2023-01-14T12:59:00Z">
        <w:del w:id="83" w:author="Stefanie Lane" w:date="2023-01-14T13:16:00Z">
          <w:r w:rsidDel="008B0BB8">
            <w:delText>)</w:delText>
          </w:r>
          <w:commentRangeEnd w:id="81"/>
          <w:r w:rsidR="00206F53" w:rsidDel="008B0BB8">
            <w:rPr>
              <w:rStyle w:val="CommentReference"/>
            </w:rPr>
            <w:commentReference w:id="81"/>
          </w:r>
        </w:del>
        <w:r>
          <w:t>.</w:t>
        </w:r>
      </w:ins>
      <w:r>
        <w:t xml:space="preserve">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71"/>
    </w:p>
    <w:p w14:paraId="3AEE9D35" w14:textId="65D9C02B" w:rsidR="0022363E" w:rsidRDefault="0022363E" w:rsidP="006C5D18">
      <w:pPr>
        <w:pStyle w:val="Heading1"/>
      </w:pPr>
      <w:r>
        <w:t>Methods</w:t>
      </w:r>
    </w:p>
    <w:p w14:paraId="0B5BF99B" w14:textId="4DC98A8F" w:rsidR="008B255A" w:rsidRDefault="007F357F" w:rsidP="007F357F">
      <w:pPr>
        <w:pStyle w:val="NoSpacing"/>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0D3FE4">
        <w:fldChar w:fldCharType="begin"/>
      </w:r>
      <w:r w:rsidR="00C244E6">
        <w:instrText xml:space="preserve"> ADDIN ZOTERO_ITEM CSL_CITATION {"citationID":"7Z3fAQi2","properties":{"formattedCitation":"(Finn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0D3FE4">
        <w:fldChar w:fldCharType="separate"/>
      </w:r>
      <w:r w:rsidR="00C244E6" w:rsidRPr="00C244E6">
        <w:rPr>
          <w:rFonts w:ascii="Calibri" w:hAnsi="Calibri" w:cs="Calibri"/>
        </w:rPr>
        <w:t>(Finn et al., 2021)</w:t>
      </w:r>
      <w:r w:rsidR="000D3FE4">
        <w:fldChar w:fldCharType="end"/>
      </w:r>
      <w:r w:rsidR="00193416">
        <w:t xml:space="preserve">. The </w:t>
      </w:r>
      <w:r w:rsidR="002F438B">
        <w:t>current extent of the Fraser River E</w:t>
      </w:r>
      <w:r w:rsidR="001F436B" w:rsidRPr="00791A3B">
        <w:t>stuary spans 2</w:t>
      </w:r>
      <w:r w:rsidR="004306D0" w:rsidRPr="00791A3B">
        <w:t>,</w:t>
      </w:r>
      <w:r w:rsidR="001F436B" w:rsidRPr="00173A95">
        <w:t xml:space="preserve">814 ha, one-third of which lies within the South Arm Marshes Wildlife Management Area </w:t>
      </w:r>
      <w:r w:rsidR="001F436B"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001F436B" w:rsidRPr="001617DD">
        <w:fldChar w:fldCharType="separate"/>
      </w:r>
      <w:r w:rsidR="000335B7" w:rsidRPr="000335B7">
        <w:rPr>
          <w:rFonts w:ascii="Calibri" w:hAnsi="Calibri" w:cs="Calibri"/>
        </w:rPr>
        <w:t>(Schaefer, 2004)</w:t>
      </w:r>
      <w:r w:rsidR="001F436B" w:rsidRPr="001617DD">
        <w:fldChar w:fldCharType="end"/>
      </w:r>
      <w:r w:rsidR="001F436B" w:rsidRPr="00173A95">
        <w:t xml:space="preserve"> (</w:t>
      </w:r>
      <w:r w:rsidR="003A0F7F">
        <w:t>Fig. 1</w:t>
      </w:r>
      <w:r w:rsidR="00D77FE1">
        <w:fldChar w:fldCharType="begin"/>
      </w:r>
      <w:r w:rsidR="00D77FE1">
        <w:instrText xml:space="preserve"> REF _Ref104553838 \h </w:instrText>
      </w:r>
      <w:r w:rsidR="00D77FE1">
        <w:fldChar w:fldCharType="end"/>
      </w:r>
      <w:r w:rsidR="00611EFF">
        <w:t>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3B2B3B17" w14:textId="77777777" w:rsidR="008B255A" w:rsidRDefault="008B255A" w:rsidP="007F357F">
      <w:pPr>
        <w:pStyle w:val="NoSpacing"/>
      </w:pPr>
    </w:p>
    <w:p w14:paraId="52AF5B10" w14:textId="51D0326C" w:rsidR="005E086E" w:rsidRDefault="008B255A" w:rsidP="000E32F2">
      <w:pPr>
        <w:pStyle w:val="NoSpacing"/>
        <w:ind w:firstLine="720"/>
      </w:pPr>
      <w:r>
        <w:t xml:space="preserve">Our main goal was to sample the vegetation in a representative way to allow comparison with the datasets collected in 1979 </w:t>
      </w:r>
      <w:r>
        <w:fldChar w:fldCharType="begin"/>
      </w:r>
      <w:r>
        <w:instrText xml:space="preserve"> ADDIN ZOTERO_ITEM CSL_CITATION {"citationID":"9Zt6oUkI","properties":{"formattedCitation":"(Bradfield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A41F77">
        <w:rPr>
          <w:rFonts w:ascii="Calibri" w:hAnsi="Calibri" w:cs="Calibri"/>
        </w:rPr>
        <w:t>(Bradfield &amp; Porter, 1982)</w:t>
      </w:r>
      <w:r>
        <w:fldChar w:fldCharType="end"/>
      </w:r>
      <w:r>
        <w:t xml:space="preserve"> and 1999 </w:t>
      </w:r>
      <w:r>
        <w:fldChar w:fldCharType="begin"/>
      </w:r>
      <w:r>
        <w:instrText xml:space="preserve"> ADDIN ZOTERO_ITEM CSL_CITATION {"citationID":"8eG4bWS9","properties":{"formattedCitation":"(Denoth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A41F77">
        <w:rPr>
          <w:rFonts w:ascii="Calibri" w:hAnsi="Calibri" w:cs="Calibri"/>
        </w:rPr>
        <w:t>(Denoth &amp; Myers, 2007)</w:t>
      </w:r>
      <w:r>
        <w:fldChar w:fldCharType="end"/>
      </w:r>
      <w:r>
        <w:t>. Because Bradfield &amp; Porter (1982) wanted to assess whether statistical analysis verified visual estimation of species associations, the sampling conducted in 1979 introduces a bias to statistically confirm patterns identified by subjective visual assessment. In 2019 we sought to sample vegetation in as close a manner as the original 1979 survey, which does not eliminate this bias. However, within the context of this sampling design we can make comparisons of changes in floristic diversity and compositional abundance.</w:t>
      </w:r>
    </w:p>
    <w:p w14:paraId="23A2ABDE" w14:textId="77777777" w:rsidR="007F357F" w:rsidRPr="00626BFD" w:rsidRDefault="007F357F" w:rsidP="000E32F2">
      <w:pPr>
        <w:pStyle w:val="NoSpacing"/>
      </w:pPr>
    </w:p>
    <w:p w14:paraId="1B7694BC" w14:textId="7526C3D5"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w:t>
      </w:r>
      <w:r w:rsidR="001E2497">
        <w:t xml:space="preserve">an estimated </w:t>
      </w:r>
      <w:r w:rsidR="002C1D2C">
        <w:t>~5 m</w:t>
      </w:r>
      <w:r w:rsidR="00B832A6">
        <w:t xml:space="preserve"> </w:t>
      </w:r>
      <w:r w:rsidR="002A34E3">
        <w:t xml:space="preserve">by overlaying Figure 1 in Bradfield &amp; Porter’s 1982 publication </w:t>
      </w:r>
      <w:r w:rsidR="00FB3E22">
        <w:t>(</w:t>
      </w:r>
      <w:r w:rsidR="00EF29DE">
        <w:t>Fig. 1</w:t>
      </w:r>
      <w:r w:rsidR="00FB3E22">
        <w:t xml:space="preserve">D) </w:t>
      </w:r>
      <w:r w:rsidR="002A34E3">
        <w:t xml:space="preserve">on a georeferenced </w:t>
      </w:r>
      <w:proofErr w:type="spellStart"/>
      <w:r w:rsidR="002A34E3">
        <w:t>basemap</w:t>
      </w:r>
      <w:proofErr w:type="spellEnd"/>
      <w:r w:rsidR="002A34E3">
        <w:t xml:space="preserve">, aligning </w:t>
      </w:r>
      <w:r w:rsidR="002C1D2C">
        <w:t>prominent features</w:t>
      </w:r>
      <w:r w:rsidR="00955CC6">
        <w:t xml:space="preserve"> such as tidal channel tributary junctions</w:t>
      </w:r>
      <w:r w:rsidR="002C1D2C">
        <w:t>, marking GPS locations in Avenza</w:t>
      </w:r>
      <w:r w:rsidR="0070559A">
        <w:t xml:space="preserve"> Maps</w:t>
      </w:r>
      <w:r w:rsidR="002C1D2C">
        <w:t xml:space="preserve"> (</w:t>
      </w:r>
      <w:r w:rsidR="0070559A">
        <w:t>Avenza Systems Inc., Ontario, Canada, v. 3.2)</w:t>
      </w:r>
      <w:r w:rsidR="008B255A">
        <w:t>, and finding these points in the field</w:t>
      </w:r>
      <w:r w:rsidR="00B832A6">
        <w:t>.</w:t>
      </w:r>
      <w:r w:rsidR="00947182">
        <w:t xml:space="preserve"> </w:t>
      </w:r>
      <w:r>
        <w:t xml:space="preserve">Transect “Q” (n = 7 plots) was omitted in 1999 and 2019 due to </w:t>
      </w:r>
      <w:r w:rsidR="00955CC6">
        <w:t>inaccessibility through</w:t>
      </w:r>
      <w:r>
        <w:t xml:space="preserve"> riparian forest with a</w:t>
      </w:r>
      <w:r w:rsidR="00955CC6">
        <w:t xml:space="preserve"> dense</w:t>
      </w:r>
      <w:r>
        <w:t xml:space="preserve"> understory of</w:t>
      </w:r>
      <w:ins w:id="84" w:author="TGM" w:date="2023-01-14T12:59:00Z">
        <w:r>
          <w:t xml:space="preserve"> </w:t>
        </w:r>
      </w:ins>
      <w:ins w:id="85" w:author="Martin, Tara (Forestry)" w:date="2023-01-10T09:57:00Z">
        <w:r w:rsidR="00582A2B">
          <w:t>non-native</w:t>
        </w:r>
        <w:r>
          <w:t xml:space="preserve"> </w:t>
        </w:r>
      </w:ins>
      <w:r>
        <w:t>Himalayan blackberry (</w:t>
      </w:r>
      <w:r>
        <w:rPr>
          <w:i/>
        </w:rPr>
        <w:t xml:space="preserve">Rubus </w:t>
      </w:r>
      <w:r w:rsidRPr="00904BB3">
        <w:rPr>
          <w:i/>
        </w:rPr>
        <w:t>armeniacus</w:t>
      </w:r>
      <w:r w:rsidR="00C87135">
        <w:t xml:space="preserve"> </w:t>
      </w:r>
      <w:proofErr w:type="spellStart"/>
      <w:r w:rsidR="00C87135">
        <w:t>Focke</w:t>
      </w:r>
      <w:proofErr w:type="spellEnd"/>
      <w:r>
        <w:t>)</w:t>
      </w:r>
      <w:r w:rsidR="0058125F">
        <w:t>; these plots from 1979</w:t>
      </w:r>
      <w:r w:rsidR="00883BFA">
        <w:t xml:space="preserve"> were not surveyed in 1999, and</w:t>
      </w:r>
      <w:r w:rsidR="0058125F">
        <w:t xml:space="preserve"> are not included in the present analyses</w:t>
      </w:r>
      <w:r>
        <w:t>. An additional 18</w:t>
      </w:r>
      <w:r w:rsidR="00602041">
        <w:t xml:space="preserve"> </w:t>
      </w:r>
      <w:r>
        <w:t xml:space="preserve">plots </w:t>
      </w:r>
      <w:r w:rsidR="001B70A0">
        <w:t xml:space="preserve">surveyed in 1979 and 1999 </w:t>
      </w:r>
      <w:r>
        <w:t xml:space="preserve">were </w:t>
      </w:r>
      <w:r w:rsidR="005105F8">
        <w:t xml:space="preserve">also </w:t>
      </w:r>
      <w:r w:rsidR="0058125F">
        <w:t>omitted</w:t>
      </w:r>
      <w:r>
        <w:t xml:space="preserve"> in 2019 </w:t>
      </w:r>
      <w:r w:rsidR="005105F8">
        <w:t>because of</w:t>
      </w:r>
      <w:r>
        <w:t xml:space="preserve"> overgrowth of riparian fringe</w:t>
      </w:r>
      <w:r w:rsidR="000D215B">
        <w:t>,</w:t>
      </w:r>
      <w:r>
        <w:t xml:space="preserve"> widening of tidal channels, or </w:t>
      </w:r>
      <w:r w:rsidR="000D215B">
        <w:t>variation in transect placement</w:t>
      </w:r>
      <w:r w:rsidR="00827E44">
        <w:t xml:space="preserve"> (</w:t>
      </w:r>
      <w:r w:rsidR="000359C2">
        <w:rPr>
          <w:noProof/>
        </w:rPr>
        <w:fldChar w:fldCharType="begin"/>
      </w:r>
      <w:r w:rsidR="000359C2">
        <w:instrText xml:space="preserve"> REF _Ref104553838 \h </w:instrText>
      </w:r>
      <w:r w:rsidR="000359C2">
        <w:rPr>
          <w:noProof/>
        </w:rPr>
      </w:r>
      <w:r w:rsidR="000359C2">
        <w:rPr>
          <w:noProof/>
        </w:rPr>
        <w:fldChar w:fldCharType="end"/>
      </w:r>
      <w:r w:rsidR="00EF29DE">
        <w:rPr>
          <w:noProof/>
        </w:rPr>
        <w:t>Fig. 1, Table S1</w:t>
      </w:r>
      <w:r w:rsidR="00827E44" w:rsidRPr="007D52A9">
        <w:t>)</w:t>
      </w:r>
      <w:r w:rsidRPr="007D52A9">
        <w:t>.</w:t>
      </w:r>
      <w:r w:rsidR="00D4425C" w:rsidRPr="007D52A9">
        <w:t xml:space="preserve"> De</w:t>
      </w:r>
      <w:r w:rsidR="00D4425C">
        <w:t xml:space="preserve">spite these decisions to exclude plots, </w:t>
      </w:r>
      <w:r w:rsidR="00D4425C" w:rsidRPr="00E03D57">
        <w:rPr>
          <w:rFonts w:ascii="Calibri" w:hAnsi="Calibri" w:cs="Calibri"/>
          <w:szCs w:val="24"/>
        </w:rPr>
        <w:t>Kopecký &amp; Macek</w:t>
      </w:r>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w:t>
      </w:r>
      <w:r w:rsidR="00D4425C">
        <w:lastRenderedPageBreak/>
        <w:t xml:space="preserve">demonstrated that uncertainty of plot location does not produce unreliable evidence of plant community changes on decadal timescales. </w:t>
      </w:r>
    </w:p>
    <w:p w14:paraId="2E36860F" w14:textId="0D52F198" w:rsidR="00035204" w:rsidRDefault="00035204" w:rsidP="000E32F2">
      <w:pPr>
        <w:ind w:firstLine="720"/>
      </w:pPr>
    </w:p>
    <w:p w14:paraId="2010C532" w14:textId="4F42A9AC" w:rsidR="003969AA" w:rsidRDefault="000A497A" w:rsidP="003969AA">
      <w:pPr>
        <w:pStyle w:val="NoSpacing"/>
        <w:ind w:firstLine="720"/>
      </w:pPr>
      <w:r>
        <w:t xml:space="preserve"> </w:t>
      </w:r>
    </w:p>
    <w:p w14:paraId="103BF06E" w14:textId="77777777" w:rsidR="003969AA" w:rsidRDefault="003969AA" w:rsidP="003969AA">
      <w:pPr>
        <w:pStyle w:val="NoSpacing"/>
        <w:ind w:firstLine="720"/>
      </w:pPr>
    </w:p>
    <w:p w14:paraId="12088E45" w14:textId="6DFF8399" w:rsidR="00D4425C" w:rsidRDefault="00C40AED" w:rsidP="000E32F2">
      <w:pPr>
        <w:pStyle w:val="NoSpacing"/>
        <w:ind w:firstLine="720"/>
      </w:pPr>
      <w:r>
        <w:t>A</w:t>
      </w:r>
      <w:r w:rsidR="007E4150">
        <w:t xml:space="preserve">long each transect, </w:t>
      </w:r>
      <w:r w:rsidR="00660428">
        <w:t xml:space="preserve">we noted patchy </w:t>
      </w:r>
      <w:r w:rsidR="00F02957">
        <w:t xml:space="preserve">species </w:t>
      </w:r>
      <w:r w:rsidR="00660428">
        <w:t xml:space="preserve">assemblages dominated by one or two species. We defined ‘dominance’ as a species having </w:t>
      </w:r>
      <w:r w:rsidR="00A11360">
        <w:t>more than</w:t>
      </w:r>
      <w:r w:rsidR="00660428">
        <w:t xml:space="preserve"> 50% cover within the </w:t>
      </w:r>
      <w:r w:rsidR="005624D1">
        <w:t>patch</w:t>
      </w:r>
      <w:r w:rsidR="00F02957">
        <w:t>y assemblage</w:t>
      </w:r>
      <w:r w:rsidR="009F574B">
        <w:t xml:space="preserve"> (Fig. 1F)</w:t>
      </w:r>
      <w:r w:rsidR="00660428">
        <w:t>.</w:t>
      </w:r>
      <w:r w:rsidR="005624D1">
        <w:t xml:space="preserve"> </w:t>
      </w:r>
      <w:r w:rsidR="00B7682B">
        <w:t xml:space="preserve">If patches extended along more than 10 m of transect length, or no dominant species could be </w:t>
      </w:r>
      <w:r w:rsidR="00F50B13">
        <w:t>determined, we sampled every 10 m of transect length</w:t>
      </w:r>
      <w:r w:rsidR="00062BA9">
        <w:t>; we did not consider patches adjacent to the transect</w:t>
      </w:r>
      <w:r w:rsidR="00F50B13">
        <w:t xml:space="preserve">. </w:t>
      </w:r>
      <w:r w:rsidR="00062BA9">
        <w:t>W</w:t>
      </w:r>
      <w:r w:rsidR="00F02957">
        <w:t>e placed a 1 m</w:t>
      </w:r>
      <w:r w:rsidR="00F02957" w:rsidRPr="00626BFD">
        <w:rPr>
          <w:vertAlign w:val="superscript"/>
        </w:rPr>
        <w:t>2</w:t>
      </w:r>
      <w:r w:rsidR="00F02957">
        <w:t xml:space="preserve"> </w:t>
      </w:r>
      <w:r w:rsidR="008B255A">
        <w:t>plot</w:t>
      </w:r>
      <w:r w:rsidR="00F02957">
        <w:t xml:space="preserve"> centered over the transect to survey species composition and cover abundance</w:t>
      </w:r>
      <w:r w:rsidR="00062BA9">
        <w:t xml:space="preserve"> within the center of the </w:t>
      </w:r>
      <w:r w:rsidR="006B0258">
        <w:t>species-dominated patch, or every 10 m of transect length, whichever distance was shorter</w:t>
      </w:r>
      <w:r w:rsidR="002F5F88">
        <w:t xml:space="preserve"> (</w:t>
      </w:r>
      <w:r w:rsidR="00EF29DE">
        <w:rPr>
          <w:noProof/>
        </w:rPr>
        <w:t>Fig. 1</w:t>
      </w:r>
      <w:r w:rsidR="002F5F88">
        <w:t>E</w:t>
      </w:r>
      <w:r w:rsidR="002F5F88" w:rsidRPr="007D52A9">
        <w:t>)</w:t>
      </w:r>
      <w:r w:rsidR="006B0258">
        <w:t xml:space="preserve">. </w:t>
      </w:r>
      <w:r w:rsidR="00CC29B1">
        <w:t>No patches were so small that the 1 m</w:t>
      </w:r>
      <w:r w:rsidR="00CC29B1">
        <w:rPr>
          <w:vertAlign w:val="superscript"/>
        </w:rPr>
        <w:t>2</w:t>
      </w:r>
      <w:r w:rsidR="00CC29B1">
        <w:t xml:space="preserve"> plot was less than 1 m from the boundary of the next patch. </w:t>
      </w:r>
      <w:r w:rsidR="006B0258">
        <w:t>To record species compositional abundance, we identified all species</w:t>
      </w:r>
      <w:r w:rsidR="00127FC1">
        <w:t xml:space="preserve"> with </w:t>
      </w:r>
      <w:r w:rsidR="00127FC1">
        <w:rPr>
          <w:u w:val="single"/>
        </w:rPr>
        <w:t>&gt;</w:t>
      </w:r>
      <w:r w:rsidR="00127FC1">
        <w:t xml:space="preserve"> 50% </w:t>
      </w:r>
      <w:ins w:id="86" w:author="Gary" w:date="2023-01-09T15:32:00Z">
        <w:r w:rsidR="00B82CBB">
          <w:t>of</w:t>
        </w:r>
        <w:r w:rsidR="00C51284">
          <w:t xml:space="preserve"> </w:t>
        </w:r>
      </w:ins>
      <w:r w:rsidR="00127FC1">
        <w:t>their</w:t>
      </w:r>
      <w:r w:rsidR="002B234B">
        <w:t xml:space="preserve"> foliage-producing</w:t>
      </w:r>
      <w:r w:rsidR="00127FC1">
        <w:t xml:space="preserve"> basal stems</w:t>
      </w:r>
      <w:r w:rsidR="006B0258">
        <w:t xml:space="preserve"> </w:t>
      </w:r>
      <w:del w:id="87" w:author="Gary" w:date="2023-01-09T15:32:00Z">
        <w:r w:rsidR="002B234B" w:rsidDel="00C51284">
          <w:delText>were</w:delText>
        </w:r>
        <w:r w:rsidR="00C0334F" w:rsidDel="00C51284">
          <w:delText xml:space="preserve"> </w:delText>
        </w:r>
      </w:del>
      <w:r w:rsidR="006B0258">
        <w:t xml:space="preserve">within </w:t>
      </w:r>
      <w:r w:rsidR="00CC29B1">
        <w:t>the plot</w:t>
      </w:r>
      <w:r w:rsidR="002B234B">
        <w:t xml:space="preserve"> boundary</w:t>
      </w:r>
      <w:r w:rsidR="00C0334F">
        <w:t xml:space="preserve">; overhanging </w:t>
      </w:r>
      <w:r w:rsidR="002B234B">
        <w:t xml:space="preserve">foliage from basal stems outside the plot </w:t>
      </w:r>
      <w:r w:rsidR="00C0334F">
        <w:t>were not considered.</w:t>
      </w:r>
      <w:r w:rsidR="00D131BF">
        <w:t xml:space="preserve"> For clonally reproducing species</w:t>
      </w:r>
      <w:r w:rsidR="00A3674B">
        <w:t xml:space="preserve"> (e.g., </w:t>
      </w:r>
      <w:r w:rsidR="00A3674B">
        <w:rPr>
          <w:i/>
        </w:rPr>
        <w:t>Juncus balticus</w:t>
      </w:r>
      <w:r w:rsidR="00A3674B">
        <w:t>)</w:t>
      </w:r>
      <w:r w:rsidR="00D131BF">
        <w:t>, we did not attempt to</w:t>
      </w:r>
      <w:r w:rsidR="00A65F91">
        <w:t xml:space="preserve"> distinguish stems or ramets from </w:t>
      </w:r>
      <w:r w:rsidR="00A3674B">
        <w:t>whole</w:t>
      </w:r>
      <w:r w:rsidR="00A65F91">
        <w:t xml:space="preserve"> </w:t>
      </w:r>
      <w:r w:rsidR="00A3674B">
        <w:t>plants.</w:t>
      </w:r>
      <w:r w:rsidR="00C0334F">
        <w:t xml:space="preserve"> </w:t>
      </w:r>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r w:rsidR="00D4425C">
        <w:t xml:space="preserve"> </w:t>
      </w:r>
      <w:r w:rsidR="00E27E36">
        <w:t>[0 = (</w:t>
      </w:r>
      <w:r w:rsidR="00B51030">
        <w:t>0</w:t>
      </w:r>
      <w:r w:rsidR="00FF352B">
        <w:t>%</w:t>
      </w:r>
      <w:r w:rsidR="00E27E36">
        <w:t>)</w:t>
      </w:r>
      <w:r w:rsidR="00B51030">
        <w:t>,</w:t>
      </w:r>
      <w:r w:rsidR="00E27E36">
        <w:t xml:space="preserve"> 1 = (</w:t>
      </w:r>
      <w:r w:rsidR="00D4425C">
        <w:t>&lt; 25%</w:t>
      </w:r>
      <w:r w:rsidR="00E27E36">
        <w:t>)</w:t>
      </w:r>
      <w:r w:rsidR="00D4425C">
        <w:t>,</w:t>
      </w:r>
      <w:r w:rsidR="00E27E36">
        <w:t xml:space="preserve"> 2 = (</w:t>
      </w:r>
      <w:r w:rsidR="00D4425C">
        <w:t>25-50%</w:t>
      </w:r>
      <w:r w:rsidR="00E27E36">
        <w:t>)</w:t>
      </w:r>
      <w:r w:rsidR="00D4425C">
        <w:t xml:space="preserve">, </w:t>
      </w:r>
      <w:r w:rsidR="001A1881">
        <w:t>3 = (</w:t>
      </w:r>
      <w:r w:rsidR="00D4425C">
        <w:t>50-75%</w:t>
      </w:r>
      <w:r w:rsidR="001A1881">
        <w:t>)</w:t>
      </w:r>
      <w:r w:rsidR="00D4425C">
        <w:t>, and</w:t>
      </w:r>
      <w:r w:rsidR="00E27E36">
        <w:t xml:space="preserve"> 4 = (</w:t>
      </w:r>
      <w:r w:rsidR="00D4425C">
        <w:t>&gt; 75%)</w:t>
      </w:r>
      <w:r w:rsidR="00E27E36">
        <w:t>]</w:t>
      </w:r>
      <w:r w:rsidR="00D4425C">
        <w:t>.</w:t>
      </w:r>
    </w:p>
    <w:p w14:paraId="22866597" w14:textId="77777777" w:rsidR="00127FC1" w:rsidRDefault="00127FC1" w:rsidP="000E32F2">
      <w:pPr>
        <w:pStyle w:val="NoSpacing"/>
      </w:pPr>
    </w:p>
    <w:p w14:paraId="7F0B508F" w14:textId="77777777" w:rsidR="00B40842" w:rsidRDefault="00B40842" w:rsidP="00B40842">
      <w:pPr>
        <w:pStyle w:val="Heading3"/>
      </w:pPr>
      <w:r>
        <w:t>Taxonomy</w:t>
      </w:r>
    </w:p>
    <w:p w14:paraId="294F4C93" w14:textId="2B9E2456" w:rsidR="00485A40" w:rsidRDefault="00AA2D34" w:rsidP="005F7C5D">
      <w:pPr>
        <w:ind w:firstLine="720"/>
      </w:pPr>
      <w:r>
        <w:t>For all sampling years, o</w:t>
      </w:r>
      <w:r w:rsidR="00B40842">
        <w:t>bservation of vascular plant species was conducted in</w:t>
      </w:r>
      <w:r>
        <w:t xml:space="preserve"> early summer w</w:t>
      </w:r>
      <w:r w:rsidR="00470252">
        <w:t>hen species are identifiable by sexual reproductive traits, but before senescence</w:t>
      </w:r>
      <w:r w:rsidR="00B40842">
        <w:t xml:space="preserve"> (approx. June</w:t>
      </w:r>
      <w:r w:rsidR="00127FC1">
        <w:t xml:space="preserve"> </w:t>
      </w:r>
      <w:r w:rsidR="00B3200B">
        <w:t>–</w:t>
      </w:r>
      <w:r w:rsidR="00127FC1">
        <w:t xml:space="preserve"> </w:t>
      </w:r>
      <w:r w:rsidR="00B40842">
        <w:t xml:space="preserve">July). In all datasets, most plants were identified to species according to Hitchcock &amp; Cronquist </w:t>
      </w:r>
      <w:r w:rsidR="00B40842">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rsidR="00B40842">
        <w:fldChar w:fldCharType="separate"/>
      </w:r>
      <w:r w:rsidR="00B40842" w:rsidRPr="00F06652">
        <w:rPr>
          <w:rFonts w:ascii="Calibri" w:hAnsi="Calibri" w:cs="Calibri"/>
        </w:rPr>
        <w:t>(1973)</w:t>
      </w:r>
      <w:r w:rsidR="00B40842">
        <w:fldChar w:fldCharType="end"/>
      </w:r>
      <w:r w:rsidR="00B40842">
        <w:t xml:space="preserve">, although a few were identified at higher taxonomic </w:t>
      </w:r>
      <w:r w:rsidR="00B40842" w:rsidRPr="002866B1">
        <w:t>levels</w:t>
      </w:r>
      <w:r w:rsidR="00B40842">
        <w:t xml:space="preserve"> due to insufficient identifying characteristics</w:t>
      </w:r>
      <w:r w:rsidR="00B40842" w:rsidRPr="002866B1">
        <w:t xml:space="preserve"> (n</w:t>
      </w:r>
      <w:r w:rsidR="00B40842">
        <w:t xml:space="preserve"> </w:t>
      </w:r>
      <w:r w:rsidR="00B40842" w:rsidRPr="002866B1">
        <w:t>=</w:t>
      </w:r>
      <w:r w:rsidR="00B40842">
        <w:t xml:space="preserve"> </w:t>
      </w:r>
      <w:r w:rsidR="00B40842" w:rsidRPr="002866B1">
        <w:t>6 to</w:t>
      </w:r>
      <w:r w:rsidR="00B40842">
        <w:t xml:space="preserve"> genus, n = 2 to Family; see</w:t>
      </w:r>
      <w:r w:rsidR="00737167">
        <w:t xml:space="preserve"> </w:t>
      </w:r>
      <w:r w:rsidR="002B2C64">
        <w:t>Table S7)</w:t>
      </w:r>
      <w:r w:rsidR="00B40842" w:rsidRPr="00E90CBE">
        <w:t>.</w:t>
      </w:r>
      <w:r w:rsidR="00B40842">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t>
      </w:r>
      <w:r w:rsidR="00547B2C">
        <w:t>For example, i</w:t>
      </w:r>
      <w:r w:rsidR="00B40842">
        <w:t xml:space="preserve">n the instance of </w:t>
      </w:r>
      <w:r w:rsidR="00B40842">
        <w:rPr>
          <w:i/>
        </w:rPr>
        <w:t>Agrostis</w:t>
      </w:r>
      <w:r w:rsidR="00B40842">
        <w:t xml:space="preserve"> species, </w:t>
      </w:r>
      <w:r w:rsidR="00547B2C">
        <w:t>we assumed</w:t>
      </w:r>
      <w:r w:rsidR="00B40842">
        <w:t xml:space="preserve"> </w:t>
      </w:r>
      <w:r w:rsidR="00B40842">
        <w:rPr>
          <w:i/>
        </w:rPr>
        <w:t>Agrostis alba</w:t>
      </w:r>
      <w:r w:rsidR="00B40842">
        <w:t xml:space="preserve"> </w:t>
      </w:r>
      <w:r w:rsidR="004F551A">
        <w:t xml:space="preserve">L. </w:t>
      </w:r>
      <w:r w:rsidR="00B40842">
        <w:t xml:space="preserve">identified in 1979 and 1999 </w:t>
      </w:r>
      <w:r w:rsidR="00547B2C">
        <w:t>was synonymous</w:t>
      </w:r>
      <w:r w:rsidR="00B40842">
        <w:t xml:space="preserve"> </w:t>
      </w:r>
      <w:r w:rsidR="00547B2C">
        <w:t xml:space="preserve">with </w:t>
      </w:r>
      <w:r w:rsidR="00B40842">
        <w:rPr>
          <w:i/>
        </w:rPr>
        <w:t>Agrostis stolonifera</w:t>
      </w:r>
      <w:r w:rsidR="00B40842">
        <w:t xml:space="preserve"> </w:t>
      </w:r>
      <w:r w:rsidR="00547B2C">
        <w:t xml:space="preserve">L. </w:t>
      </w:r>
      <w:r w:rsidR="00B40842">
        <w:t xml:space="preserve">in 2019. </w:t>
      </w:r>
      <w:r w:rsidR="00F9346F">
        <w:t xml:space="preserve">All species and their synonymous nomenclature from prior data collection years are available in Supplemental </w:t>
      </w:r>
      <w:r w:rsidR="002B2C64">
        <w:t>Table S7</w:t>
      </w:r>
      <w:r w:rsidR="00F9346F">
        <w:t xml:space="preserve">. </w:t>
      </w:r>
    </w:p>
    <w:p w14:paraId="3BFEE0A2" w14:textId="6DCE26EE" w:rsidR="00D03FB7" w:rsidRDefault="00D03FB7" w:rsidP="005F7C5D">
      <w:pPr>
        <w:pStyle w:val="Heading2"/>
      </w:pPr>
      <w:r>
        <w:t xml:space="preserve">Analyses </w:t>
      </w:r>
    </w:p>
    <w:p w14:paraId="2CE0BC7B" w14:textId="11E8927B" w:rsidR="004B1258" w:rsidRPr="000E32F2" w:rsidRDefault="009452F6" w:rsidP="007B0287">
      <w:pPr>
        <w:pStyle w:val="Caption"/>
        <w:ind w:firstLine="720"/>
        <w:rPr>
          <w:i w:val="0"/>
          <w:iCs w:val="0"/>
          <w:color w:val="auto"/>
          <w:sz w:val="22"/>
          <w:szCs w:val="22"/>
        </w:rPr>
        <w:sectPr w:rsidR="004B1258" w:rsidRPr="000E32F2" w:rsidSect="007D52A9">
          <w:headerReference w:type="default" r:id="rId18"/>
          <w:foot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 xml:space="preserve">4.2.1.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del w:id="88" w:author="Gary" w:date="2023-01-10T13:42:00Z">
        <w:r w:rsidR="00A30A7A" w:rsidDel="00750F10">
          <w:rPr>
            <w:i w:val="0"/>
            <w:iCs w:val="0"/>
            <w:color w:val="auto"/>
            <w:sz w:val="22"/>
            <w:szCs w:val="22"/>
          </w:rPr>
          <w:delText xml:space="preserve">Because </w:delText>
        </w:r>
      </w:del>
      <w:del w:id="89" w:author="Gary" w:date="2023-01-10T13:32:00Z">
        <w:r w:rsidR="00A30A7A" w:rsidDel="00A65322">
          <w:rPr>
            <w:i w:val="0"/>
            <w:iCs w:val="0"/>
            <w:color w:val="auto"/>
            <w:sz w:val="22"/>
            <w:szCs w:val="22"/>
          </w:rPr>
          <w:delText>m</w:delText>
        </w:r>
        <w:r w:rsidR="003B5A38" w:rsidDel="00A65322">
          <w:rPr>
            <w:i w:val="0"/>
            <w:iCs w:val="0"/>
            <w:color w:val="auto"/>
            <w:sz w:val="22"/>
            <w:szCs w:val="22"/>
          </w:rPr>
          <w:delText xml:space="preserve">odern computational power </w:delText>
        </w:r>
        <w:r w:rsidR="00A30A7A" w:rsidDel="00A65322">
          <w:rPr>
            <w:i w:val="0"/>
            <w:iCs w:val="0"/>
            <w:color w:val="auto"/>
            <w:sz w:val="22"/>
            <w:szCs w:val="22"/>
          </w:rPr>
          <w:delText xml:space="preserve">such as </w:delText>
        </w:r>
      </w:del>
      <w:del w:id="90" w:author="Gary" w:date="2023-01-10T13:42:00Z">
        <w:r w:rsidR="00BB79E4" w:rsidDel="00750F10">
          <w:rPr>
            <w:i w:val="0"/>
            <w:iCs w:val="0"/>
            <w:color w:val="auto"/>
            <w:sz w:val="22"/>
            <w:szCs w:val="22"/>
          </w:rPr>
          <w:delText xml:space="preserve">Bray-Curtis </w:delText>
        </w:r>
        <w:r w:rsidR="00A30A7A" w:rsidDel="00750F10">
          <w:rPr>
            <w:i w:val="0"/>
            <w:iCs w:val="0"/>
            <w:color w:val="auto"/>
            <w:sz w:val="22"/>
            <w:szCs w:val="22"/>
          </w:rPr>
          <w:delText xml:space="preserve">dissimilarity </w:delText>
        </w:r>
        <w:r w:rsidR="00BB79E4" w:rsidDel="00750F10">
          <w:rPr>
            <w:i w:val="0"/>
            <w:iCs w:val="0"/>
            <w:color w:val="auto"/>
            <w:sz w:val="22"/>
            <w:szCs w:val="22"/>
          </w:rPr>
          <w:delText xml:space="preserve">accounts for </w:delText>
        </w:r>
        <w:r w:rsidR="00BB79E4" w:rsidRPr="00DC704D" w:rsidDel="00750F10">
          <w:rPr>
            <w:i w:val="0"/>
            <w:iCs w:val="0"/>
            <w:color w:val="auto"/>
            <w:sz w:val="22"/>
            <w:szCs w:val="22"/>
          </w:rPr>
          <w:delText>species identity and is less sensitive to species absence</w:delText>
        </w:r>
      </w:del>
      <w:ins w:id="91" w:author="Gary" w:date="2023-01-10T13:43:00Z">
        <w:r w:rsidR="00750F10">
          <w:rPr>
            <w:i w:val="0"/>
            <w:iCs w:val="0"/>
            <w:color w:val="auto"/>
            <w:sz w:val="22"/>
            <w:szCs w:val="22"/>
          </w:rPr>
          <w:t>Following</w:t>
        </w:r>
      </w:ins>
      <w:r w:rsidR="00BB79E4" w:rsidRPr="00DC704D">
        <w:rPr>
          <w:i w:val="0"/>
          <w:iCs w:val="0"/>
          <w:color w:val="auto"/>
          <w:sz w:val="22"/>
          <w:szCs w:val="22"/>
        </w:rPr>
        <w:t xml:space="preserve"> </w:t>
      </w:r>
      <w:r w:rsidR="00BB79E4" w:rsidRPr="00DC704D">
        <w:rPr>
          <w:i w:val="0"/>
          <w:iCs w:val="0"/>
          <w:color w:val="auto"/>
          <w:sz w:val="22"/>
          <w:szCs w:val="22"/>
        </w:rPr>
        <w:fldChar w:fldCharType="begin"/>
      </w:r>
      <w:r w:rsidR="00BB79E4"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BB79E4" w:rsidRPr="00DC704D">
        <w:rPr>
          <w:i w:val="0"/>
          <w:iCs w:val="0"/>
          <w:color w:val="auto"/>
          <w:sz w:val="22"/>
          <w:szCs w:val="22"/>
        </w:rPr>
        <w:fldChar w:fldCharType="separate"/>
      </w:r>
      <w:r w:rsidR="00BB79E4" w:rsidRPr="008A50C9">
        <w:rPr>
          <w:i w:val="0"/>
          <w:iCs w:val="0"/>
          <w:color w:val="auto"/>
          <w:sz w:val="22"/>
          <w:szCs w:val="22"/>
        </w:rPr>
        <w:t>(Legendre &amp; Legendre, 2012)</w:t>
      </w:r>
      <w:r w:rsidR="00BB79E4" w:rsidRPr="00DC704D">
        <w:rPr>
          <w:i w:val="0"/>
          <w:iCs w:val="0"/>
          <w:color w:val="auto"/>
          <w:sz w:val="22"/>
          <w:szCs w:val="22"/>
        </w:rPr>
        <w:fldChar w:fldCharType="end"/>
      </w:r>
      <w:r w:rsidR="00BB79E4">
        <w:rPr>
          <w:i w:val="0"/>
          <w:iCs w:val="0"/>
          <w:color w:val="auto"/>
          <w:sz w:val="22"/>
          <w:szCs w:val="22"/>
        </w:rPr>
        <w:t xml:space="preserve">, we </w:t>
      </w:r>
      <w:ins w:id="92" w:author="Gary" w:date="2023-01-10T13:43:00Z">
        <w:r w:rsidR="00750F10">
          <w:rPr>
            <w:i w:val="0"/>
            <w:iCs w:val="0"/>
            <w:color w:val="auto"/>
            <w:sz w:val="22"/>
            <w:szCs w:val="22"/>
          </w:rPr>
          <w:t>also performed</w:t>
        </w:r>
      </w:ins>
      <w:del w:id="93" w:author="Gary" w:date="2023-01-10T13:43:00Z">
        <w:r w:rsidR="00BB79E4" w:rsidDel="00750F10">
          <w:rPr>
            <w:i w:val="0"/>
            <w:iCs w:val="0"/>
            <w:color w:val="auto"/>
            <w:sz w:val="22"/>
            <w:szCs w:val="22"/>
          </w:rPr>
          <w:delText>compared our</w:delText>
        </w:r>
      </w:del>
      <w:r w:rsidR="001C0365">
        <w:rPr>
          <w:i w:val="0"/>
          <w:iCs w:val="0"/>
          <w:color w:val="auto"/>
          <w:sz w:val="22"/>
          <w:szCs w:val="22"/>
        </w:rPr>
        <w:t xml:space="preserve"> cluster analysis</w:t>
      </w:r>
      <w:r w:rsidR="00BB79E4">
        <w:rPr>
          <w:i w:val="0"/>
          <w:iCs w:val="0"/>
          <w:color w:val="auto"/>
          <w:sz w:val="22"/>
          <w:szCs w:val="22"/>
        </w:rPr>
        <w:t xml:space="preserve"> </w:t>
      </w:r>
      <w:del w:id="94" w:author="Gary" w:date="2023-01-10T13:43:00Z">
        <w:r w:rsidR="00BB79E4" w:rsidDel="00750F10">
          <w:rPr>
            <w:i w:val="0"/>
            <w:iCs w:val="0"/>
            <w:color w:val="auto"/>
            <w:sz w:val="22"/>
            <w:szCs w:val="22"/>
          </w:rPr>
          <w:delText xml:space="preserve">results using Euclidean distance to </w:delText>
        </w:r>
        <w:r w:rsidR="001C0365" w:rsidDel="00750F10">
          <w:rPr>
            <w:i w:val="0"/>
            <w:iCs w:val="0"/>
            <w:color w:val="auto"/>
            <w:sz w:val="22"/>
            <w:szCs w:val="22"/>
          </w:rPr>
          <w:delText>o</w:delText>
        </w:r>
      </w:del>
      <w:del w:id="95" w:author="Gary" w:date="2023-01-10T13:44:00Z">
        <w:r w:rsidR="001C0365" w:rsidDel="00750F10">
          <w:rPr>
            <w:i w:val="0"/>
            <w:iCs w:val="0"/>
            <w:color w:val="auto"/>
            <w:sz w:val="22"/>
            <w:szCs w:val="22"/>
          </w:rPr>
          <w:delText>ne</w:delText>
        </w:r>
      </w:del>
      <w:r w:rsidR="001C0365">
        <w:rPr>
          <w:i w:val="0"/>
          <w:iCs w:val="0"/>
          <w:color w:val="auto"/>
          <w:sz w:val="22"/>
          <w:szCs w:val="22"/>
        </w:rPr>
        <w:t xml:space="preserve"> using Bray-Curtis</w:t>
      </w:r>
      <w:ins w:id="96" w:author="Gary" w:date="2023-01-10T13:44:00Z">
        <w:r w:rsidR="00750F10">
          <w:rPr>
            <w:i w:val="0"/>
            <w:iCs w:val="0"/>
            <w:color w:val="auto"/>
            <w:sz w:val="22"/>
            <w:szCs w:val="22"/>
          </w:rPr>
          <w:t xml:space="preserve"> dissimilarity</w:t>
        </w:r>
      </w:ins>
      <w:ins w:id="97" w:author="Gary" w:date="2023-01-10T14:46:00Z">
        <w:r w:rsidR="00694E8A">
          <w:rPr>
            <w:i w:val="0"/>
            <w:iCs w:val="0"/>
            <w:color w:val="auto"/>
            <w:sz w:val="22"/>
            <w:szCs w:val="22"/>
          </w:rPr>
          <w:t xml:space="preserve"> </w:t>
        </w:r>
      </w:ins>
      <w:ins w:id="98" w:author="Gary" w:date="2023-01-10T15:19:00Z">
        <w:r w:rsidR="000A283C">
          <w:rPr>
            <w:i w:val="0"/>
            <w:iCs w:val="0"/>
            <w:color w:val="auto"/>
            <w:sz w:val="22"/>
            <w:szCs w:val="22"/>
          </w:rPr>
          <w:t>to compare with Euclidean distance</w:t>
        </w:r>
      </w:ins>
      <w:del w:id="99" w:author="Gary" w:date="2023-01-10T13:44:00Z">
        <w:r w:rsidR="001C0365" w:rsidDel="00750F10">
          <w:rPr>
            <w:i w:val="0"/>
            <w:iCs w:val="0"/>
            <w:color w:val="auto"/>
            <w:sz w:val="22"/>
            <w:szCs w:val="22"/>
          </w:rPr>
          <w:delText>,</w:delText>
        </w:r>
      </w:del>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ins w:id="100" w:author="Gary" w:date="2023-01-10T13:45:00Z">
        <w:r w:rsidR="00750F10">
          <w:rPr>
            <w:i w:val="0"/>
            <w:iCs w:val="0"/>
            <w:color w:val="auto"/>
            <w:sz w:val="22"/>
            <w:szCs w:val="22"/>
          </w:rPr>
          <w:t xml:space="preserve"> </w:t>
        </w:r>
      </w:ins>
      <w:ins w:id="101" w:author="Gary" w:date="2023-01-10T15:20:00Z">
        <w:r w:rsidR="000A283C">
          <w:rPr>
            <w:i w:val="0"/>
            <w:iCs w:val="0"/>
            <w:color w:val="auto"/>
            <w:sz w:val="22"/>
            <w:szCs w:val="22"/>
          </w:rPr>
          <w:t xml:space="preserve">in </w:t>
        </w:r>
      </w:ins>
      <w:ins w:id="102" w:author="Gary" w:date="2023-01-10T13:45:00Z">
        <w:r w:rsidR="00750F10">
          <w:rPr>
            <w:i w:val="0"/>
            <w:iCs w:val="0"/>
            <w:color w:val="auto"/>
            <w:sz w:val="22"/>
            <w:szCs w:val="22"/>
          </w:rPr>
          <w:t xml:space="preserve">results </w:t>
        </w:r>
      </w:ins>
      <w:ins w:id="103" w:author="Gary" w:date="2023-01-10T15:20:00Z">
        <w:r w:rsidR="000A283C">
          <w:rPr>
            <w:i w:val="0"/>
            <w:iCs w:val="0"/>
            <w:color w:val="auto"/>
            <w:sz w:val="22"/>
            <w:szCs w:val="22"/>
          </w:rPr>
          <w:t xml:space="preserve">from the two </w:t>
        </w:r>
      </w:ins>
      <w:ins w:id="104" w:author="Gary" w:date="2023-01-10T15:21:00Z">
        <w:r w:rsidR="000A283C">
          <w:rPr>
            <w:i w:val="0"/>
            <w:iCs w:val="0"/>
            <w:color w:val="auto"/>
            <w:sz w:val="22"/>
            <w:szCs w:val="22"/>
          </w:rPr>
          <w:t xml:space="preserve">distance </w:t>
        </w:r>
      </w:ins>
      <w:ins w:id="105" w:author="Gary" w:date="2023-01-10T15:20:00Z">
        <w:r w:rsidR="000A283C">
          <w:rPr>
            <w:i w:val="0"/>
            <w:iCs w:val="0"/>
            <w:color w:val="auto"/>
            <w:sz w:val="22"/>
            <w:szCs w:val="22"/>
          </w:rPr>
          <w:t>measures</w:t>
        </w:r>
      </w:ins>
      <w:del w:id="106" w:author="Gary" w:date="2023-01-10T13:45:00Z">
        <w:r w:rsidR="001C0365" w:rsidDel="00750F10">
          <w:rPr>
            <w:i w:val="0"/>
            <w:iCs w:val="0"/>
            <w:color w:val="auto"/>
            <w:sz w:val="22"/>
            <w:szCs w:val="22"/>
          </w:rPr>
          <w:delText xml:space="preserve"> in how plots clustere</w:delText>
        </w:r>
      </w:del>
      <w:del w:id="107" w:author="Gary" w:date="2023-01-10T13:46:00Z">
        <w:r w:rsidR="001C0365" w:rsidDel="00750F10">
          <w:rPr>
            <w:i w:val="0"/>
            <w:iCs w:val="0"/>
            <w:color w:val="auto"/>
            <w:sz w:val="22"/>
            <w:szCs w:val="22"/>
          </w:rPr>
          <w:delText>d</w:delText>
        </w:r>
      </w:del>
      <w:r w:rsidR="001C0365">
        <w:rPr>
          <w:i w:val="0"/>
          <w:iCs w:val="0"/>
          <w:color w:val="auto"/>
          <w:sz w:val="22"/>
          <w:szCs w:val="22"/>
        </w:rPr>
        <w:t xml:space="preserve">. </w:t>
      </w:r>
      <w:ins w:id="108" w:author="Gary" w:date="2023-01-10T13:51:00Z">
        <w:r w:rsidR="004A6FF1">
          <w:rPr>
            <w:i w:val="0"/>
            <w:iCs w:val="0"/>
            <w:color w:val="auto"/>
            <w:sz w:val="22"/>
            <w:szCs w:val="22"/>
          </w:rPr>
          <w:t xml:space="preserve">For each dataset, </w:t>
        </w:r>
      </w:ins>
      <w:del w:id="109" w:author="Gary" w:date="2023-01-10T13:57:00Z">
        <w:r w:rsidR="00276B00" w:rsidRPr="00DC704D" w:rsidDel="004A6FF1">
          <w:rPr>
            <w:i w:val="0"/>
            <w:iCs w:val="0"/>
            <w:color w:val="auto"/>
            <w:sz w:val="22"/>
            <w:szCs w:val="22"/>
          </w:rPr>
          <w:delText>Clusters were</w:delText>
        </w:r>
        <w:r w:rsidR="0088780B" w:rsidDel="004A6FF1">
          <w:rPr>
            <w:i w:val="0"/>
            <w:iCs w:val="0"/>
            <w:color w:val="auto"/>
            <w:sz w:val="22"/>
            <w:szCs w:val="22"/>
          </w:rPr>
          <w:delText xml:space="preserve"> then</w:delText>
        </w:r>
        <w:r w:rsidR="00276B00" w:rsidRPr="00DC704D" w:rsidDel="004A6FF1">
          <w:rPr>
            <w:i w:val="0"/>
            <w:iCs w:val="0"/>
            <w:color w:val="auto"/>
            <w:sz w:val="22"/>
            <w:szCs w:val="22"/>
          </w:rPr>
          <w:delText xml:space="preserve"> cut into </w:delText>
        </w:r>
      </w:del>
      <w:r w:rsidR="00276B00" w:rsidRPr="00DC704D">
        <w:rPr>
          <w:i w:val="0"/>
          <w:iCs w:val="0"/>
          <w:color w:val="auto"/>
          <w:sz w:val="22"/>
          <w:szCs w:val="22"/>
        </w:rPr>
        <w:t>three</w:t>
      </w:r>
      <w:ins w:id="110" w:author="Gary" w:date="2023-01-10T13:57:00Z">
        <w:r w:rsidR="004A6FF1">
          <w:rPr>
            <w:i w:val="0"/>
            <w:iCs w:val="0"/>
            <w:color w:val="auto"/>
            <w:sz w:val="22"/>
            <w:szCs w:val="22"/>
          </w:rPr>
          <w:t xml:space="preserve"> main clusters were </w:t>
        </w:r>
      </w:ins>
      <w:ins w:id="111" w:author="Gary" w:date="2023-01-10T14:50:00Z">
        <w:r w:rsidR="00694E8A">
          <w:rPr>
            <w:i w:val="0"/>
            <w:iCs w:val="0"/>
            <w:color w:val="auto"/>
            <w:sz w:val="22"/>
            <w:szCs w:val="22"/>
          </w:rPr>
          <w:t>identified</w:t>
        </w:r>
      </w:ins>
      <w:ins w:id="112" w:author="GEB" w:date="2023-01-14T12:59:00Z">
        <w:r w:rsidR="00276B00" w:rsidRPr="00DC704D">
          <w:rPr>
            <w:i w:val="0"/>
            <w:iCs w:val="0"/>
            <w:color w:val="auto"/>
            <w:sz w:val="22"/>
            <w:szCs w:val="22"/>
          </w:rPr>
          <w:t xml:space="preserve"> </w:t>
        </w:r>
      </w:ins>
      <w:del w:id="113" w:author="Gary" w:date="2023-01-10T13:58:00Z">
        <w:r w:rsidR="00276B00" w:rsidRPr="00DC704D" w:rsidDel="004A6FF1">
          <w:rPr>
            <w:i w:val="0"/>
            <w:iCs w:val="0"/>
            <w:color w:val="auto"/>
            <w:sz w:val="22"/>
            <w:szCs w:val="22"/>
          </w:rPr>
          <w:delText>groups</w:delText>
        </w:r>
        <w:r w:rsidR="00046A60" w:rsidDel="004A6FF1">
          <w:rPr>
            <w:i w:val="0"/>
            <w:iCs w:val="0"/>
            <w:color w:val="auto"/>
            <w:sz w:val="22"/>
            <w:szCs w:val="22"/>
          </w:rPr>
          <w:delText xml:space="preserve"> </w:delText>
        </w:r>
      </w:del>
      <w:del w:id="114" w:author="GEB" w:date="2023-01-14T12:59:00Z">
        <w:r w:rsidR="00046A60">
          <w:rPr>
            <w:i w:val="0"/>
            <w:iCs w:val="0"/>
            <w:color w:val="auto"/>
            <w:sz w:val="22"/>
            <w:szCs w:val="22"/>
          </w:rPr>
          <w:delText>(“</w:delText>
        </w:r>
      </w:del>
      <w:ins w:id="115" w:author="GEB" w:date="2023-01-14T12:59:00Z">
        <w:r w:rsidR="00046A60">
          <w:rPr>
            <w:i w:val="0"/>
            <w:iCs w:val="0"/>
            <w:color w:val="auto"/>
            <w:sz w:val="22"/>
            <w:szCs w:val="22"/>
          </w:rPr>
          <w:t>(</w:t>
        </w:r>
      </w:ins>
      <w:ins w:id="116" w:author="Gary" w:date="2023-01-10T13:58:00Z">
        <w:r w:rsidR="004A6FF1">
          <w:rPr>
            <w:i w:val="0"/>
            <w:iCs w:val="0"/>
            <w:color w:val="auto"/>
            <w:sz w:val="22"/>
            <w:szCs w:val="22"/>
          </w:rPr>
          <w:t xml:space="preserve">termed </w:t>
        </w:r>
      </w:ins>
      <w:ins w:id="117" w:author="GEB" w:date="2023-01-14T12:59:00Z">
        <w:r w:rsidR="00046A60">
          <w:rPr>
            <w:i w:val="0"/>
            <w:iCs w:val="0"/>
            <w:color w:val="auto"/>
            <w:sz w:val="22"/>
            <w:szCs w:val="22"/>
          </w:rPr>
          <w:t>“</w:t>
        </w:r>
      </w:ins>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8A50C9">
        <w:rPr>
          <w:i w:val="0"/>
          <w:iCs w:val="0"/>
          <w:color w:val="auto"/>
          <w:sz w:val="22"/>
          <w:szCs w:val="22"/>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ACE4EE1" w14:textId="77777777" w:rsidR="004B1258" w:rsidRPr="00933EF5" w:rsidRDefault="004B1258" w:rsidP="00DC704D"/>
    <w:p w14:paraId="7DB441F8" w14:textId="74A54F2C" w:rsidR="00FB6917" w:rsidRDefault="009A2A63" w:rsidP="00D4262D">
      <w:pPr>
        <w:ind w:firstLine="720"/>
      </w:pPr>
      <w:bookmarkStart w:id="118"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ins w:id="119" w:author="Gary" w:date="2023-01-10T14:52:00Z">
        <w:r w:rsidR="00743C5F">
          <w:t>each</w:t>
        </w:r>
      </w:ins>
      <w:del w:id="120" w:author="Gary" w:date="2023-01-10T14:53:00Z">
        <w:r w:rsidR="00D76E01" w:rsidDel="00743C5F">
          <w:delText>the</w:delText>
        </w:r>
      </w:del>
      <w:r w:rsidR="00D76E01">
        <w:t xml:space="preserve"> observation year to generate </w:t>
      </w:r>
      <w:del w:id="121" w:author="Gary" w:date="2023-01-10T14:04:00Z">
        <w:r w:rsidR="00D76E01" w:rsidDel="006F2224">
          <w:delText xml:space="preserve">a </w:delText>
        </w:r>
      </w:del>
      <w:r w:rsidR="00D76E01">
        <w:t xml:space="preserve">community-wide </w:t>
      </w:r>
      <w:del w:id="122" w:author="GEB" w:date="2023-01-14T12:59:00Z">
        <w:r w:rsidR="00D76E01">
          <w:delText>measure</w:delText>
        </w:r>
      </w:del>
      <w:ins w:id="123" w:author="GEB" w:date="2023-01-14T12:59:00Z">
        <w:r w:rsidR="00D76E01">
          <w:t>measure</w:t>
        </w:r>
      </w:ins>
      <w:ins w:id="124" w:author="Gary" w:date="2023-01-10T14:04:00Z">
        <w:r w:rsidR="006F2224">
          <w:t>s</w:t>
        </w:r>
      </w:ins>
      <w:r w:rsidR="00D76E01">
        <w:t xml:space="preserve"> of diversity. </w:t>
      </w:r>
      <w:bookmarkEnd w:id="118"/>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7ED651B7" w:rsidR="004B1258" w:rsidRDefault="004B1258" w:rsidP="00D4262D">
      <w:pPr>
        <w:pStyle w:val="Caption"/>
        <w:ind w:firstLine="720"/>
        <w:rPr>
          <w:i w:val="0"/>
          <w:iCs w:val="0"/>
          <w:color w:val="auto"/>
          <w:sz w:val="22"/>
          <w:szCs w:val="22"/>
        </w:rPr>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 xml:space="preserve">supplemental </w:t>
      </w:r>
      <w:r w:rsidR="004A46B4">
        <w:rPr>
          <w:i w:val="0"/>
          <w:iCs w:val="0"/>
          <w:color w:val="auto"/>
          <w:sz w:val="22"/>
          <w:szCs w:val="22"/>
        </w:rPr>
        <w:fldChar w:fldCharType="begin"/>
      </w:r>
      <w:r w:rsidR="004A46B4">
        <w:rPr>
          <w:i w:val="0"/>
          <w:iCs w:val="0"/>
          <w:color w:val="auto"/>
          <w:sz w:val="22"/>
          <w:szCs w:val="22"/>
        </w:rPr>
        <w:instrText xml:space="preserve"> REF _Ref117081138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Table 4</w:t>
      </w:r>
      <w:r w:rsidR="004A46B4">
        <w:rPr>
          <w:i w:val="0"/>
          <w:iCs w:val="0"/>
          <w:color w:val="auto"/>
          <w:sz w:val="22"/>
          <w:szCs w:val="22"/>
        </w:rPr>
        <w:fldChar w:fldCharType="end"/>
      </w:r>
      <w:r w:rsidR="004A46B4">
        <w:rPr>
          <w:i w:val="0"/>
          <w:iCs w:val="0"/>
          <w:color w:val="auto"/>
          <w:sz w:val="22"/>
          <w:szCs w:val="22"/>
        </w:rPr>
        <w:t xml:space="preserve"> </w:t>
      </w:r>
      <w:r w:rsidRPr="0040538A">
        <w:rPr>
          <w:i w:val="0"/>
          <w:iCs w:val="0"/>
          <w:color w:val="auto"/>
          <w:sz w:val="22"/>
          <w:szCs w:val="22"/>
        </w:rPr>
        <w:t>and</w:t>
      </w:r>
      <w:r w:rsidR="004A46B4">
        <w:rPr>
          <w:i w:val="0"/>
          <w:iCs w:val="0"/>
          <w:color w:val="auto"/>
          <w:sz w:val="22"/>
          <w:szCs w:val="22"/>
        </w:rPr>
        <w:t xml:space="preserve"> </w:t>
      </w:r>
      <w:r w:rsidR="004A46B4">
        <w:rPr>
          <w:i w:val="0"/>
          <w:iCs w:val="0"/>
          <w:color w:val="auto"/>
          <w:sz w:val="22"/>
          <w:szCs w:val="22"/>
        </w:rPr>
        <w:fldChar w:fldCharType="begin"/>
      </w:r>
      <w:r w:rsidR="004A46B4">
        <w:rPr>
          <w:i w:val="0"/>
          <w:iCs w:val="0"/>
          <w:color w:val="auto"/>
          <w:sz w:val="22"/>
          <w:szCs w:val="22"/>
        </w:rPr>
        <w:instrText xml:space="preserve"> REF _Ref103857626 \h  \* MERGEFORMAT </w:instrText>
      </w:r>
      <w:r w:rsidR="004A46B4">
        <w:rPr>
          <w:i w:val="0"/>
          <w:iCs w:val="0"/>
          <w:color w:val="auto"/>
          <w:sz w:val="22"/>
          <w:szCs w:val="22"/>
        </w:rPr>
      </w:r>
      <w:r w:rsidR="004A46B4">
        <w:rPr>
          <w:i w:val="0"/>
          <w:iCs w:val="0"/>
          <w:color w:val="auto"/>
          <w:sz w:val="22"/>
          <w:szCs w:val="22"/>
        </w:rPr>
        <w:fldChar w:fldCharType="separate"/>
      </w:r>
      <w:r w:rsidR="00D1126E" w:rsidRPr="00D1126E">
        <w:rPr>
          <w:i w:val="0"/>
          <w:iCs w:val="0"/>
          <w:color w:val="auto"/>
          <w:sz w:val="22"/>
          <w:szCs w:val="22"/>
        </w:rPr>
        <w:t>Figure 4</w:t>
      </w:r>
      <w:r w:rsidR="004A46B4">
        <w:rPr>
          <w:i w:val="0"/>
          <w:iCs w:val="0"/>
          <w:color w:val="auto"/>
          <w:sz w:val="22"/>
          <w:szCs w:val="22"/>
        </w:rPr>
        <w:fldChar w:fldCharType="end"/>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All analyses were performed in R v.4.0.2</w:t>
      </w:r>
      <w:r w:rsidR="00CE3C9A">
        <w:rPr>
          <w:i w:val="0"/>
          <w:iCs w:val="0"/>
          <w:color w:val="auto"/>
          <w:sz w:val="22"/>
          <w:szCs w:val="22"/>
        </w:rPr>
        <w:t xml:space="preserve"> </w:t>
      </w:r>
      <w:r w:rsidR="00CE3C9A" w:rsidRPr="00550CD6">
        <w:rPr>
          <w:i w:val="0"/>
          <w:iCs w:val="0"/>
          <w:color w:val="auto"/>
          <w:sz w:val="22"/>
          <w:szCs w:val="22"/>
        </w:rPr>
        <w:t>(</w:t>
      </w:r>
      <w:commentRangeStart w:id="125"/>
      <w:del w:id="126" w:author="Stefanie Lane" w:date="2023-01-14T13:17:00Z">
        <w:r w:rsidR="00CE3C9A" w:rsidRPr="00E54F00" w:rsidDel="00C5392E">
          <w:rPr>
            <w:i w:val="0"/>
            <w:iCs w:val="0"/>
            <w:color w:val="auto"/>
            <w:sz w:val="22"/>
            <w:szCs w:val="22"/>
            <w:rPrChange w:id="127" w:author="Stefanie Lane" w:date="2023-01-14T13:20:00Z">
              <w:rPr>
                <w:i w:val="0"/>
                <w:iCs w:val="0"/>
                <w:color w:val="auto"/>
                <w:sz w:val="22"/>
                <w:szCs w:val="22"/>
                <w:highlight w:val="cyan"/>
              </w:rPr>
            </w:rPrChange>
          </w:rPr>
          <w:delText>cite the R team</w:delText>
        </w:r>
        <w:commentRangeEnd w:id="125"/>
        <w:r w:rsidR="001F6F8B" w:rsidRPr="00550CD6" w:rsidDel="00C5392E">
          <w:rPr>
            <w:rStyle w:val="CommentReference"/>
            <w:i w:val="0"/>
            <w:iCs w:val="0"/>
            <w:color w:val="auto"/>
          </w:rPr>
          <w:commentReference w:id="125"/>
        </w:r>
      </w:del>
      <w:ins w:id="128" w:author="Stefanie Lane" w:date="2023-01-14T13:17:00Z">
        <w:r w:rsidR="00C5392E" w:rsidRPr="00E54F00">
          <w:rPr>
            <w:i w:val="0"/>
            <w:iCs w:val="0"/>
            <w:color w:val="auto"/>
            <w:sz w:val="22"/>
            <w:szCs w:val="22"/>
            <w:rPrChange w:id="129" w:author="Stefanie Lane" w:date="2023-01-14T13:20:00Z">
              <w:rPr>
                <w:i w:val="0"/>
                <w:iCs w:val="0"/>
                <w:color w:val="auto"/>
                <w:sz w:val="22"/>
                <w:szCs w:val="22"/>
                <w:highlight w:val="cyan"/>
              </w:rPr>
            </w:rPrChange>
          </w:rPr>
          <w:t>R Core Team, 2022</w:t>
        </w:r>
      </w:ins>
      <w:r w:rsidR="00CE3C9A" w:rsidRPr="00550CD6">
        <w:rPr>
          <w:i w:val="0"/>
          <w:iCs w:val="0"/>
          <w:color w:val="auto"/>
          <w:sz w:val="22"/>
          <w:szCs w:val="22"/>
        </w:rPr>
        <w:t>)</w:t>
      </w:r>
      <w:r w:rsidRPr="0040538A">
        <w:rPr>
          <w:i w:val="0"/>
          <w:iCs w:val="0"/>
          <w:color w:val="auto"/>
          <w:sz w:val="22"/>
          <w:szCs w:val="22"/>
        </w:rPr>
        <w:t xml:space="preserve">. </w:t>
      </w:r>
    </w:p>
    <w:p w14:paraId="607D0B6A" w14:textId="5F858AF8" w:rsidR="00281198" w:rsidRDefault="00281198" w:rsidP="00281198"/>
    <w:p w14:paraId="21314135" w14:textId="77777777" w:rsidR="00281198" w:rsidRPr="00281198" w:rsidRDefault="00281198" w:rsidP="00281198"/>
    <w:p w14:paraId="5C615CAC" w14:textId="77777777" w:rsidR="004B1258" w:rsidRDefault="004B1258" w:rsidP="00E72813"/>
    <w:p w14:paraId="7F4BA270" w14:textId="2B96294C" w:rsidR="00B051DD" w:rsidRDefault="0065237F" w:rsidP="00B051DD">
      <w:pPr>
        <w:keepNext/>
      </w:pPr>
      <w:r>
        <w:rPr>
          <w:noProof/>
        </w:rPr>
        <w:lastRenderedPageBreak/>
        <w:drawing>
          <wp:inline distT="0" distB="0" distL="0" distR="0" wp14:anchorId="3A341BEC" wp14:editId="20426824">
            <wp:extent cx="6394552" cy="47012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5023" cy="4708907"/>
                    </a:xfrm>
                    <a:prstGeom prst="rect">
                      <a:avLst/>
                    </a:prstGeom>
                    <a:noFill/>
                  </pic:spPr>
                </pic:pic>
              </a:graphicData>
            </a:graphic>
          </wp:inline>
        </w:drawing>
      </w:r>
    </w:p>
    <w:p w14:paraId="051EB749" w14:textId="6226F6EA" w:rsidR="00DB39C2" w:rsidRPr="00281198" w:rsidRDefault="00746ACC" w:rsidP="00B051DD">
      <w:pPr>
        <w:pStyle w:val="Caption"/>
        <w:rPr>
          <w:b/>
          <w:i w:val="0"/>
          <w:noProof/>
        </w:rPr>
      </w:pPr>
      <w:bookmarkStart w:id="130" w:name="_Ref103170248"/>
      <w:r w:rsidRPr="00746ACC">
        <w:rPr>
          <w:noProof/>
        </w:rPr>
        <w:t xml:space="preserve"> </w:t>
      </w:r>
    </w:p>
    <w:bookmarkEnd w:id="130"/>
    <w:p w14:paraId="1EBD7C67" w14:textId="1F2F5B54" w:rsidR="00764D94" w:rsidRDefault="00281198">
      <w:pPr>
        <w:rPr>
          <w:rFonts w:asciiTheme="majorHAnsi" w:eastAsiaTheme="majorEastAsia" w:hAnsiTheme="majorHAnsi" w:cstheme="majorBidi"/>
          <w:color w:val="2F5496" w:themeColor="accent1" w:themeShade="BF"/>
          <w:sz w:val="32"/>
          <w:szCs w:val="32"/>
        </w:rPr>
      </w:pPr>
      <w:r>
        <w:rPr>
          <w:b/>
        </w:rPr>
        <w:t>Fig. 1</w:t>
      </w:r>
      <w:r>
        <w:t xml:space="preserve"> </w:t>
      </w:r>
      <w:r w:rsidRPr="00281198">
        <w:t xml:space="preserve">Study area location and sampling design. (A) Regional location of the Fraser River Estuary in southwestern British Columbia, Canada, (B) South Arm Marshes Wildlife Management Area (highlighted in orange), (C) Ladner Marsh abuts municipal development on the south bank of the Fraser River. (D) overlay of 2019 transect locations (shown in red) on original transect map from Bradfield and Porter (1982), (E) illustration of semi-systematic plot placement along transect bisecting different vegetation patches, and (F) representative pictures of each assemblage type showing distinctive vegetation characteristics observed in the field. Base maps (A, B) generated by </w:t>
      </w:r>
      <w:proofErr w:type="spellStart"/>
      <w:r w:rsidRPr="00281198">
        <w:t>iMap</w:t>
      </w:r>
      <w:proofErr w:type="spellEnd"/>
      <w:r w:rsidRPr="00281198">
        <w:t xml:space="preserve"> published by the B. C. Conservation Data Center (Victoria, BC, Canada, </w:t>
      </w:r>
      <w:hyperlink r:id="rId21" w:history="1">
        <w:r w:rsidR="00386AB6" w:rsidRPr="00C6644F">
          <w:rPr>
            <w:rStyle w:val="Hyperlink"/>
          </w:rPr>
          <w:t>https://maps.gov.bc.ca/ess/hm/imap4m</w:t>
        </w:r>
      </w:hyperlink>
      <w:r w:rsidRPr="00281198">
        <w:t xml:space="preserve">) and (C) OpenStreetMap (OpenStreetMap contributors, 2015, </w:t>
      </w:r>
      <w:hyperlink r:id="rId22" w:history="1">
        <w:r w:rsidR="00386AB6" w:rsidRPr="00C6644F">
          <w:rPr>
            <w:rStyle w:val="Hyperlink"/>
          </w:rPr>
          <w:t>https://www.openstreetmap.org/</w:t>
        </w:r>
      </w:hyperlink>
      <w:r w:rsidRPr="00281198">
        <w:t>) (Lane, 2022).</w:t>
      </w:r>
      <w:r w:rsidR="00764D94">
        <w:br w:type="page"/>
      </w:r>
    </w:p>
    <w:p w14:paraId="71F92B5C" w14:textId="0F99EFE9" w:rsidR="00B80B02" w:rsidRPr="00E90CBE" w:rsidRDefault="006C5D18" w:rsidP="009C72CE">
      <w:pPr>
        <w:pStyle w:val="Heading1"/>
      </w:pPr>
      <w:r>
        <w:lastRenderedPageBreak/>
        <w:t>Results</w:t>
      </w:r>
    </w:p>
    <w:p w14:paraId="1B4A6F04" w14:textId="43B2019B"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5A76EB">
        <w:rPr>
          <w:i/>
        </w:rPr>
        <w:t xml:space="preserve">Fescue </w:t>
      </w:r>
      <w:r w:rsidR="00462B87">
        <w:rPr>
          <w:i/>
        </w:rPr>
        <w:t>arundinacea</w:t>
      </w:r>
      <w:r w:rsidR="005A76EB">
        <w:t>), and Bogbean (</w:t>
      </w:r>
      <w:r w:rsidR="005A76EB">
        <w:rPr>
          <w:i/>
        </w:rPr>
        <w:t>Menyanthes trifoliata</w:t>
      </w:r>
      <w:r w:rsidR="005A76EB">
        <w:t>) – were evident across all sampling periods (</w:t>
      </w:r>
      <w:r w:rsidR="005A76EB">
        <w:fldChar w:fldCharType="begin"/>
      </w:r>
      <w:r w:rsidR="005A76EB">
        <w:instrText xml:space="preserve"> REF _Ref94197029 \h </w:instrText>
      </w:r>
      <w:r w:rsidR="005A76EB">
        <w:fldChar w:fldCharType="separate"/>
      </w:r>
      <w:r w:rsidR="00D1126E">
        <w:t xml:space="preserve">Figure </w:t>
      </w:r>
      <w:r w:rsidR="00D1126E">
        <w:rPr>
          <w:noProof/>
        </w:rPr>
        <w:t>2</w:t>
      </w:r>
      <w:r w:rsidR="005A76EB">
        <w:fldChar w:fldCharType="end"/>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Fig. 2</w:t>
      </w:r>
      <w:r w:rsidR="004F158E">
        <w:t xml:space="preserve">).  </w:t>
      </w:r>
    </w:p>
    <w:p w14:paraId="29C511EF" w14:textId="30F68703" w:rsidR="00EC4D9F" w:rsidRDefault="00E12966" w:rsidP="00E12966">
      <w:pPr>
        <w:ind w:firstLine="720"/>
      </w:pPr>
      <w:r>
        <w:t>While the</w:t>
      </w:r>
      <w:r w:rsidR="00AD005D">
        <w:t xml:space="preserve"> three </w:t>
      </w:r>
      <w:r w:rsidR="00FD158B">
        <w:t>assemblage indicator</w:t>
      </w:r>
      <w:r>
        <w:t xml:space="preserve"> species </w:t>
      </w:r>
      <w:del w:id="131" w:author="GEB" w:date="2023-01-14T12:59:00Z">
        <w:r>
          <w:delText>remain</w:delText>
        </w:r>
      </w:del>
      <w:ins w:id="132" w:author="GEB" w:date="2023-01-14T12:59:00Z">
        <w:r>
          <w:t>remain</w:t>
        </w:r>
      </w:ins>
      <w:ins w:id="133" w:author="Gary" w:date="2023-01-10T14:57:00Z">
        <w:r w:rsidR="00A062E4">
          <w:t>ed</w:t>
        </w:r>
      </w:ins>
      <w:r>
        <w:t xml:space="preserve"> constant over time</w:t>
      </w:r>
      <w:ins w:id="134" w:author="Gary" w:date="2023-01-10T15:00:00Z">
        <w:r w:rsidR="00AD2D31">
          <w:t xml:space="preserve">, </w:t>
        </w:r>
      </w:ins>
      <w:del w:id="135" w:author="Gary" w:date="2023-01-10T14:58:00Z">
        <w:r w:rsidDel="00AD2D31">
          <w:delText xml:space="preserve"> and drive cluster groups</w:delText>
        </w:r>
      </w:del>
      <w:del w:id="136" w:author="GEB" w:date="2023-01-14T12:59:00Z">
        <w:r>
          <w:delText>,</w:delText>
        </w:r>
      </w:del>
      <w:ins w:id="137" w:author="Gary" w:date="2023-01-10T14:59:00Z">
        <w:r w:rsidR="00AD2D31">
          <w:t>changes were evident</w:t>
        </w:r>
      </w:ins>
      <w:del w:id="138" w:author="Gary" w:date="2023-01-10T14:59:00Z">
        <w:r w:rsidDel="00AD2D31">
          <w:delText>,</w:delText>
        </w:r>
      </w:del>
      <w:ins w:id="139" w:author="Gary" w:date="2023-01-10T14:59:00Z">
        <w:r w:rsidR="00AD2D31">
          <w:t xml:space="preserve"> in</w:t>
        </w:r>
      </w:ins>
      <w:r>
        <w:t xml:space="preserve"> other species </w:t>
      </w:r>
      <w:del w:id="140" w:author="Gary" w:date="2023-01-10T14:59:00Z">
        <w:r w:rsidR="003B2576" w:rsidDel="00AD2D31">
          <w:delText xml:space="preserve"> </w:delText>
        </w:r>
      </w:del>
      <w:r w:rsidR="003B2576">
        <w:t xml:space="preserve">with significant indicator values </w:t>
      </w:r>
      <w:del w:id="141" w:author="Gary" w:date="2023-01-10T14:59:00Z">
        <w:r w:rsidR="003B2576" w:rsidDel="00AD2D31">
          <w:delText xml:space="preserve">changed </w:delText>
        </w:r>
        <w:r w:rsidDel="00AD2D31">
          <w:delText>over tim</w:delText>
        </w:r>
        <w:r w:rsidRPr="00F96909" w:rsidDel="00AD2D31">
          <w:delText xml:space="preserve">e </w:delText>
        </w:r>
      </w:del>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proofErr w:type="spellStart"/>
      <w:r w:rsidR="00230F74">
        <w:t>Wiild</w:t>
      </w:r>
      <w:proofErr w:type="spellEnd"/>
      <w:r w:rsidR="00230F74">
        <w:t>.</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w:t>
      </w:r>
      <w:proofErr w:type="spellStart"/>
      <w:r w:rsidR="00435B0E" w:rsidRPr="00114665">
        <w:t>C.C.Gmel</w:t>
      </w:r>
      <w:proofErr w:type="spellEnd"/>
      <w:r w:rsidR="00435B0E" w:rsidRPr="00114665">
        <w:t xml:space="preserve">.) </w:t>
      </w:r>
      <w:proofErr w:type="spellStart"/>
      <w:r w:rsidR="00435B0E" w:rsidRPr="00114665">
        <w:t>Palla</w:t>
      </w:r>
      <w:proofErr w:type="spellEnd"/>
      <w:del w:id="142" w:author="Gary" w:date="2023-01-17T16:04:00Z">
        <w:r w:rsidDel="00834C53">
          <w:delText>,</w:delText>
        </w:r>
      </w:del>
      <w:ins w:id="143" w:author="Gary" w:date="2023-01-17T16:04:00Z">
        <w:r w:rsidR="00834C53">
          <w:t>.</w:t>
        </w:r>
      </w:ins>
      <w:r>
        <w:t xml:space="preserve"> </w:t>
      </w:r>
      <w:ins w:id="144" w:author="Gary" w:date="2023-01-17T16:04:00Z">
        <w:r w:rsidR="00834C53">
          <w:t>I</w:t>
        </w:r>
      </w:ins>
      <w:del w:id="145" w:author="Gary" w:date="2023-01-17T16:04:00Z">
        <w:r w:rsidDel="00834C53">
          <w:delText>i</w:delText>
        </w:r>
      </w:del>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proofErr w:type="spellStart"/>
      <w:r w:rsidR="00AA16C1">
        <w:t>Meerb</w:t>
      </w:r>
      <w:proofErr w:type="spellEnd"/>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7F57C9">
        <w:rPr>
          <w:i/>
        </w:rPr>
        <w:t xml:space="preserve">F. </w:t>
      </w:r>
      <w:r w:rsidR="00462B87">
        <w:rPr>
          <w:i/>
        </w:rPr>
        <w:t>arundinacea</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630A666D" w:rsidR="00D21260" w:rsidRPr="009D6D33" w:rsidRDefault="00E12966" w:rsidP="00FE39D5">
      <w:pPr>
        <w:ind w:firstLine="720"/>
      </w:pPr>
      <w:bookmarkStart w:id="146" w:name="_Hlk106053520"/>
      <w:r w:rsidRPr="00167685">
        <w:rPr>
          <w:iCs/>
        </w:rPr>
        <w:t xml:space="preserve">Across the entire Ladner Marsh plant community, two to three species were lost </w:t>
      </w:r>
      <w:del w:id="147" w:author="Gary" w:date="2023-01-08T18:41:00Z">
        <w:r w:rsidRPr="00167685" w:rsidDel="003A6BF0">
          <w:rPr>
            <w:iCs/>
          </w:rPr>
          <w:delText xml:space="preserve">each </w:delText>
        </w:r>
      </w:del>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-diversity increased as in other assemblages, indicating increasing variability</w:t>
      </w:r>
      <w:del w:id="148" w:author="Stefanie Lane" w:date="2023-01-14T13:21:00Z">
        <w:r w:rsidRPr="00294CC5" w:rsidDel="00985C26">
          <w:rPr>
            <w:iCs/>
          </w:rPr>
          <w:delText xml:space="preserve"> (and thus increased rarity)</w:delText>
        </w:r>
      </w:del>
      <w:r w:rsidRPr="00294CC5">
        <w:rPr>
          <w:iCs/>
        </w:rPr>
        <w:t xml:space="preserve">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657A47A"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zero gain of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(25-50% mean cover</w:t>
      </w:r>
      <w:r w:rsidR="00E47A3F">
        <w:t>, Table S5</w:t>
      </w:r>
      <w:r>
        <w:t xml:space="preserve">). In the Bogbean assemblage, new </w:t>
      </w:r>
      <w:r w:rsidR="00341A26">
        <w:t xml:space="preserve">non-native </w:t>
      </w:r>
      <w:r>
        <w:t xml:space="preserve">species include </w:t>
      </w:r>
      <w:r w:rsidR="00BB5049">
        <w:rPr>
          <w:i/>
        </w:rPr>
        <w:t>P.</w:t>
      </w:r>
      <w:r w:rsidR="00BB5049" w:rsidRPr="00AC2BE4">
        <w:rPr>
          <w:i/>
        </w:rPr>
        <w:t xml:space="preserve"> </w:t>
      </w:r>
      <w:r w:rsidR="00462B87">
        <w:rPr>
          <w:i/>
        </w:rPr>
        <w:t>arundinacea</w:t>
      </w:r>
      <w:r>
        <w:t xml:space="preserve"> and </w:t>
      </w:r>
      <w:r w:rsidRPr="00AC2BE4">
        <w:rPr>
          <w:i/>
        </w:rPr>
        <w:t>Iris pseudacorus</w:t>
      </w:r>
      <w:r>
        <w:t xml:space="preserve"> (yellow flag iris). Within the Sedge assemblage, there was a net loss of 3 native species, and net gain of 3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3)</w:t>
      </w:r>
      <w:r>
        <w:t>.</w:t>
      </w:r>
    </w:p>
    <w:bookmarkEnd w:id="146"/>
    <w:p w14:paraId="683DEE38" w14:textId="20332F4B" w:rsidR="004C5AEE" w:rsidRDefault="00E12966" w:rsidP="00A43AC2">
      <w:pPr>
        <w:ind w:firstLine="720"/>
      </w:pPr>
      <w:del w:id="149" w:author="Gary" w:date="2023-01-10T15:03:00Z">
        <w:r w:rsidDel="007150E2">
          <w:delText xml:space="preserve">Cover abundance of </w:delText>
        </w:r>
      </w:del>
      <w:del w:id="150" w:author="GEB" w:date="2023-01-14T12:59:00Z">
        <w:r w:rsidR="00D8421D">
          <w:delText>assemblage</w:delText>
        </w:r>
      </w:del>
      <w:del w:id="151" w:author="Gary" w:date="2023-01-10T15:03:00Z">
        <w:r w:rsidR="00D8421D" w:rsidDel="007150E2">
          <w:delText>a</w:delText>
        </w:r>
      </w:del>
      <w:ins w:id="152" w:author="Gary" w:date="2023-01-10T15:03:00Z">
        <w:r w:rsidR="007150E2">
          <w:t>A</w:t>
        </w:r>
      </w:ins>
      <w:ins w:id="153" w:author="GEB" w:date="2023-01-14T12:59:00Z">
        <w:r w:rsidR="00D8421D">
          <w:t>ssemblage</w:t>
        </w:r>
      </w:ins>
      <w:r w:rsidR="00D8421D">
        <w:t xml:space="preserve">-defining indicator </w:t>
      </w:r>
      <w:r>
        <w:t xml:space="preserve">species </w:t>
      </w:r>
      <w:del w:id="154" w:author="GEB" w:date="2023-01-14T12:59:00Z">
        <w:r>
          <w:delText>show</w:delText>
        </w:r>
      </w:del>
      <w:ins w:id="155" w:author="GEB" w:date="2023-01-14T12:59:00Z">
        <w:r>
          <w:t>show</w:t>
        </w:r>
      </w:ins>
      <w:ins w:id="156" w:author="Gary" w:date="2023-01-10T15:03:00Z">
        <w:r w:rsidR="007150E2">
          <w:t>ed</w:t>
        </w:r>
      </w:ins>
      <w:r>
        <w:t xml:space="preserve"> an overall trend of decreasing cover over time</w:t>
      </w:r>
      <w:r w:rsidR="00E47A3F">
        <w:t xml:space="preserve"> (Fig. 3)</w:t>
      </w:r>
      <w:r w:rsidRPr="00C56065">
        <w:t xml:space="preserve">. </w:t>
      </w:r>
      <w:r w:rsidR="003E48D9">
        <w:t xml:space="preserve">Notably, </w:t>
      </w:r>
      <w:ins w:id="157" w:author="Gary" w:date="2023-01-17T16:47:00Z">
        <w:r w:rsidR="00DD56C4">
          <w:t xml:space="preserve">in the Fescue assemblage, </w:t>
        </w:r>
      </w:ins>
      <w:r w:rsidR="003E48D9">
        <w:t xml:space="preserve">the cover class of non-native indicator </w:t>
      </w:r>
      <w:r w:rsidR="003E48D9">
        <w:rPr>
          <w:i/>
        </w:rPr>
        <w:t>F.</w:t>
      </w:r>
      <w:r w:rsidR="003E48D9" w:rsidRPr="00C56065">
        <w:rPr>
          <w:i/>
        </w:rPr>
        <w:t xml:space="preserve"> </w:t>
      </w:r>
      <w:proofErr w:type="spellStart"/>
      <w:r w:rsidR="003E48D9">
        <w:rPr>
          <w:i/>
        </w:rPr>
        <w:t>arundinaceae</w:t>
      </w:r>
      <w:proofErr w:type="spellEnd"/>
      <w:r w:rsidR="003E48D9">
        <w:t xml:space="preserve"> fell from a mean of ~1.5 to ~0.75 from 1979-2019, while the </w:t>
      </w:r>
      <w:del w:id="158" w:author="Gary" w:date="2023-01-17T16:40:00Z">
        <w:r w:rsidR="003E48D9" w:rsidDel="000F6AE5">
          <w:delText xml:space="preserve">value for the </w:delText>
        </w:r>
      </w:del>
      <w:r w:rsidR="003E48D9">
        <w:t xml:space="preserve">mean cover class </w:t>
      </w:r>
      <w:del w:id="159" w:author="Gary" w:date="2023-01-17T16:40:00Z">
        <w:r w:rsidR="001C2799" w:rsidDel="000F6AE5">
          <w:delText>value</w:delText>
        </w:r>
      </w:del>
      <w:del w:id="160" w:author="Gary" w:date="2023-01-17T16:41:00Z">
        <w:r w:rsidR="001C2799" w:rsidDel="000F6AE5">
          <w:delText xml:space="preserve"> </w:delText>
        </w:r>
      </w:del>
      <w:r w:rsidR="003E48D9">
        <w:t xml:space="preserve">of non-native </w:t>
      </w:r>
      <w:r w:rsidR="003E48D9">
        <w:rPr>
          <w:i/>
        </w:rPr>
        <w:t xml:space="preserve">P. </w:t>
      </w:r>
      <w:proofErr w:type="spellStart"/>
      <w:r w:rsidR="003E48D9">
        <w:rPr>
          <w:i/>
        </w:rPr>
        <w:t>arundinaceae</w:t>
      </w:r>
      <w:proofErr w:type="spellEnd"/>
      <w:r w:rsidR="003E48D9">
        <w:t xml:space="preserve"> tripled </w:t>
      </w:r>
      <w:commentRangeStart w:id="161"/>
      <w:del w:id="162" w:author="Stefanie Lane" w:date="2023-01-14T13:21:00Z">
        <w:r w:rsidR="003E48D9" w:rsidDel="00985C26">
          <w:delText>since 1999</w:delText>
        </w:r>
        <w:commentRangeEnd w:id="161"/>
        <w:r w:rsidR="007150E2" w:rsidDel="00985C26">
          <w:rPr>
            <w:rStyle w:val="CommentReference"/>
          </w:rPr>
          <w:commentReference w:id="161"/>
        </w:r>
      </w:del>
      <w:ins w:id="163" w:author="Stefanie Lane" w:date="2023-01-14T13:21:00Z">
        <w:r w:rsidR="00985C26">
          <w:t>from 1999-2019</w:t>
        </w:r>
      </w:ins>
      <w:r w:rsidR="003E48D9">
        <w:t xml:space="preserve">. </w:t>
      </w:r>
      <w:r>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Pr="00AC2BE4">
        <w:rPr>
          <w:i/>
        </w:rPr>
        <w:t>lyngbyei</w:t>
      </w:r>
      <w:r>
        <w:t xml:space="preserve"> decreased cover abundance from 1979</w:t>
      </w:r>
      <w:r w:rsidRPr="00F92EFD">
        <w:t>-2019</w:t>
      </w:r>
      <w:r>
        <w:t xml:space="preserve"> (</w:t>
      </w:r>
      <w:r w:rsidR="00E47A3F">
        <w:t>Fig. 3</w:t>
      </w:r>
      <w:r>
        <w:t>),</w:t>
      </w:r>
      <w:r w:rsidR="006E3CE2">
        <w:t xml:space="preserve"> </w:t>
      </w:r>
      <w:r w:rsidR="001C4C35">
        <w:t>stepping down</w:t>
      </w:r>
      <w:r w:rsidR="006E3CE2">
        <w:t xml:space="preserve"> from a mean </w:t>
      </w:r>
      <w:r w:rsidR="006E3CE2">
        <w:lastRenderedPageBreak/>
        <w:t>cover class</w:t>
      </w:r>
      <w:r w:rsidR="00571772">
        <w:t xml:space="preserve"> value</w:t>
      </w:r>
      <w:r w:rsidR="006E3CE2">
        <w:t xml:space="preserve"> of 3 (50-75% cover) to 2 (25-50% cover) </w:t>
      </w:r>
      <w:r>
        <w:t xml:space="preserve">between 1979-2019. Meanwhile, </w:t>
      </w:r>
      <w:r w:rsidR="00341A26">
        <w:t>non</w:t>
      </w:r>
      <w:bookmarkStart w:id="164" w:name="_GoBack"/>
      <w:bookmarkEnd w:id="164"/>
      <w:r w:rsidR="00341A26">
        <w:t>-native</w:t>
      </w:r>
      <w:r>
        <w:t xml:space="preserve"> species </w:t>
      </w:r>
      <w:r w:rsidRPr="00AC2BE4">
        <w:rPr>
          <w:i/>
        </w:rPr>
        <w:t xml:space="preserve">Lythrum salicaria </w:t>
      </w:r>
      <w:r>
        <w:t xml:space="preserve">and </w:t>
      </w:r>
      <w:r w:rsidR="00495EC1">
        <w:rPr>
          <w:i/>
        </w:rPr>
        <w:t>F.</w:t>
      </w:r>
      <w:r w:rsidR="00495EC1" w:rsidRPr="00AC2BE4">
        <w:rPr>
          <w:i/>
        </w:rPr>
        <w:t xml:space="preserve"> </w:t>
      </w:r>
      <w:r w:rsidR="00462B87">
        <w:rPr>
          <w:i/>
        </w:rPr>
        <w:t>arundinacea</w:t>
      </w:r>
      <w:r>
        <w:t xml:space="preserve"> increased</w:t>
      </w:r>
      <w:r w:rsidR="00B673AC">
        <w:t xml:space="preserve"> in their mean cover abundance, although both species</w:t>
      </w:r>
      <w:r w:rsidR="00114E8B">
        <w:t xml:space="preserve">’ </w:t>
      </w:r>
      <w:del w:id="165" w:author="Gary" w:date="2023-01-17T16:49:00Z">
        <w:r w:rsidR="00114E8B" w:rsidDel="00DD56C4">
          <w:delText xml:space="preserve">cover abundance </w:delText>
        </w:r>
      </w:del>
      <w:r w:rsidR="00114E8B">
        <w:t xml:space="preserve">remained in </w:t>
      </w:r>
      <w:r w:rsidR="00B673AC">
        <w:t>the same mean cover class</w:t>
      </w:r>
      <w:r w:rsidR="00114E8B">
        <w:t xml:space="preserve"> </w:t>
      </w:r>
      <w:r>
        <w:t>(</w:t>
      </w:r>
      <w:r w:rsidRPr="00AC2BE4">
        <w:rPr>
          <w:u w:val="single"/>
        </w:rPr>
        <w:t>&lt;</w:t>
      </w:r>
      <w:r>
        <w:t xml:space="preserve"> 25% mean cover) by 2019. Similarly, in the Bogbean assemblage, cover abundance of native species </w:t>
      </w:r>
      <w:r w:rsidR="00495EC1">
        <w:rPr>
          <w:i/>
        </w:rPr>
        <w:t>M.</w:t>
      </w:r>
      <w:r w:rsidR="00495EC1" w:rsidRPr="00AC2BE4">
        <w:rPr>
          <w:i/>
        </w:rPr>
        <w:t xml:space="preserve"> </w:t>
      </w:r>
      <w:r w:rsidRPr="00AC2BE4">
        <w:rPr>
          <w:i/>
        </w:rPr>
        <w:t>trifoliata</w:t>
      </w:r>
      <w:r>
        <w:t xml:space="preserve"> </w:t>
      </w:r>
      <w:del w:id="166" w:author="Martin, Tara (Forestry)" w:date="2023-01-10T10:12:00Z">
        <w:r w:rsidR="00114E8B">
          <w:delText>stepped down</w:delText>
        </w:r>
      </w:del>
      <w:ins w:id="167" w:author="Martin, Tara (Forestry)" w:date="2023-01-10T10:12:00Z">
        <w:r w:rsidR="00D94856">
          <w:t>declined</w:t>
        </w:r>
      </w:ins>
      <w:r w:rsidR="00114E8B">
        <w:t xml:space="preserve"> from a mean cover class of 4 (&gt; 75%) to 3</w:t>
      </w:r>
      <w:r>
        <w:t xml:space="preserve"> (50-75% mean cover) by 2019, while </w:t>
      </w:r>
      <w:commentRangeStart w:id="168"/>
      <w:r>
        <w:t xml:space="preserve">cover of </w:t>
      </w:r>
      <w:r w:rsidR="00341A26">
        <w:t>non-native</w:t>
      </w:r>
      <w:r>
        <w:t xml:space="preserve"> </w:t>
      </w:r>
      <w:r w:rsidRPr="00AC2BE4">
        <w:rPr>
          <w:i/>
        </w:rPr>
        <w:t>Mentha aquatica</w:t>
      </w:r>
      <w:r w:rsidR="00495EC1">
        <w:t xml:space="preserve"> L.</w:t>
      </w:r>
      <w:r>
        <w:t xml:space="preserve"> increased</w:t>
      </w:r>
      <w:r w:rsidR="006F08D8">
        <w:t xml:space="preserve"> from ‘absent’ in 1979</w:t>
      </w:r>
      <w:commentRangeEnd w:id="168"/>
      <w:r w:rsidR="00265CEC">
        <w:rPr>
          <w:rStyle w:val="CommentReference"/>
        </w:rPr>
        <w:commentReference w:id="168"/>
      </w:r>
      <w:r w:rsidR="006F08D8">
        <w:t xml:space="preserve"> to a mean cover class of ~2</w:t>
      </w:r>
      <w:r>
        <w:t xml:space="preserve"> (~25-50% mean cover)</w:t>
      </w:r>
      <w:r w:rsidR="006F08D8">
        <w:t xml:space="preserve"> by 2019</w:t>
      </w:r>
      <w:r>
        <w:t>.</w:t>
      </w:r>
      <w:r w:rsidR="002D727E">
        <w:t xml:space="preserve"> </w:t>
      </w:r>
    </w:p>
    <w:p w14:paraId="0D31DF37" w14:textId="77777777" w:rsidR="00777525" w:rsidRDefault="00777525" w:rsidP="00A43AC2">
      <w:pPr>
        <w:ind w:firstLine="720"/>
      </w:pPr>
    </w:p>
    <w:p w14:paraId="201ED7F7" w14:textId="5B58B643" w:rsidR="00386AB6" w:rsidRDefault="00386AB6" w:rsidP="00386AB6">
      <w:pPr>
        <w:rPr>
          <w:ins w:id="169" w:author="Stefanie Lane" w:date="2023-01-17T10:51:00Z"/>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1030"/>
        <w:gridCol w:w="878"/>
        <w:gridCol w:w="300"/>
        <w:gridCol w:w="1004"/>
        <w:gridCol w:w="1004"/>
        <w:gridCol w:w="1004"/>
      </w:tblGrid>
      <w:tr w:rsidR="00A12125" w:rsidRPr="00A12125" w14:paraId="06F76788" w14:textId="77777777" w:rsidTr="00405320">
        <w:trPr>
          <w:trHeight w:val="470"/>
          <w:jc w:val="center"/>
          <w:ins w:id="170" w:author="Stefanie Lane" w:date="2023-01-17T10:51:00Z"/>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pPr>
              <w:rPr>
                <w:ins w:id="171" w:author="Stefanie Lane" w:date="2023-01-17T10:51:00Z"/>
              </w:rPr>
            </w:pPr>
          </w:p>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ins w:id="172" w:author="Stefanie Lane" w:date="2023-01-17T10:51:00Z"/>
                <w:b/>
                <w:bCs/>
              </w:rPr>
            </w:pPr>
            <w:ins w:id="173" w:author="Stefanie Lane" w:date="2023-01-17T10:51:00Z">
              <w:r w:rsidRPr="00A12125">
                <w:rPr>
                  <w:b/>
                  <w:bCs/>
                </w:rPr>
                <w:t>Plot-level components</w:t>
              </w:r>
            </w:ins>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ins w:id="174" w:author="Stefanie Lane" w:date="2023-01-17T10:51:00Z"/>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ins w:id="175" w:author="Stefanie Lane" w:date="2023-01-17T10:51:00Z"/>
                <w:b/>
                <w:bCs/>
              </w:rPr>
            </w:pPr>
            <w:ins w:id="176" w:author="Stefanie Lane" w:date="2023-01-17T10:51:00Z">
              <w:r w:rsidRPr="00A12125">
                <w:rPr>
                  <w:b/>
                  <w:bCs/>
                </w:rPr>
                <w:t>Diversity components</w:t>
              </w:r>
            </w:ins>
          </w:p>
        </w:tc>
      </w:tr>
      <w:tr w:rsidR="00A12125" w:rsidRPr="00A12125" w14:paraId="335809D8" w14:textId="77777777" w:rsidTr="00405320">
        <w:trPr>
          <w:trHeight w:val="780"/>
          <w:jc w:val="center"/>
          <w:ins w:id="177" w:author="Stefanie Lane" w:date="2023-01-17T10:51:00Z"/>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ins w:id="178" w:author="Stefanie Lane" w:date="2023-01-17T10:51:00Z"/>
                <w:b/>
                <w:bCs/>
              </w:rPr>
            </w:pPr>
            <w:ins w:id="179" w:author="Stefanie Lane" w:date="2023-01-17T10:51:00Z">
              <w:r w:rsidRPr="00A12125">
                <w:rPr>
                  <w:b/>
                  <w:bCs/>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598F5A97" w14:textId="77777777" w:rsidR="00A12125" w:rsidRPr="00A12125" w:rsidRDefault="00A12125" w:rsidP="00A12125">
            <w:pPr>
              <w:rPr>
                <w:ins w:id="180" w:author="Stefanie Lane" w:date="2023-01-17T10:51:00Z"/>
                <w:b/>
                <w:bCs/>
              </w:rPr>
            </w:pPr>
            <w:ins w:id="181" w:author="Stefanie Lane" w:date="2023-01-17T10:51:00Z">
              <w:r w:rsidRPr="00A12125">
                <w:rPr>
                  <w:b/>
                  <w:bCs/>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ins w:id="182" w:author="Stefanie Lane" w:date="2023-01-17T10:51:00Z"/>
                <w:b/>
                <w:bCs/>
              </w:rPr>
            </w:pPr>
            <w:ins w:id="183" w:author="Stefanie Lane" w:date="2023-01-17T10:51:00Z">
              <w:r w:rsidRPr="00A12125">
                <w:rPr>
                  <w:b/>
                  <w:bCs/>
                </w:rPr>
                <w:t>No. species</w:t>
              </w:r>
            </w:ins>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ins w:id="184" w:author="Stefanie Lane" w:date="2023-01-17T10:51:00Z"/>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ins w:id="185" w:author="Stefanie Lane" w:date="2023-01-17T10:51:00Z"/>
                <w:b/>
                <w:bCs/>
              </w:rPr>
            </w:pPr>
            <w:ins w:id="186" w:author="Stefanie Lane" w:date="2023-01-17T10:51:00Z">
              <w:r w:rsidRPr="00A12125">
                <w:rPr>
                  <w:b/>
                  <w:bCs/>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ins w:id="187" w:author="Stefanie Lane" w:date="2023-01-17T10:51:00Z"/>
                <w:b/>
                <w:bCs/>
              </w:rPr>
            </w:pPr>
            <w:ins w:id="188" w:author="Stefanie Lane" w:date="2023-01-17T10:51:00Z">
              <w:r w:rsidRPr="00A12125">
                <w:rPr>
                  <w:b/>
                  <w:bCs/>
                </w:rPr>
                <w:t xml:space="preserve">α diversity </w:t>
              </w:r>
              <w:proofErr w:type="spellStart"/>
              <w:r w:rsidRPr="00A12125">
                <w:rPr>
                  <w:b/>
                  <w:bCs/>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ins w:id="189" w:author="Stefanie Lane" w:date="2023-01-17T10:51:00Z"/>
                <w:b/>
                <w:bCs/>
              </w:rPr>
            </w:pPr>
            <w:ins w:id="190" w:author="Stefanie Lane" w:date="2023-01-17T10:51:00Z">
              <w:r w:rsidRPr="00A12125">
                <w:rPr>
                  <w:b/>
                  <w:bCs/>
                </w:rPr>
                <w:t>β diversity</w:t>
              </w:r>
            </w:ins>
          </w:p>
        </w:tc>
      </w:tr>
      <w:tr w:rsidR="00A12125" w:rsidRPr="00A12125" w14:paraId="01FC2BA1" w14:textId="77777777" w:rsidTr="00405320">
        <w:trPr>
          <w:trHeight w:val="290"/>
          <w:jc w:val="center"/>
          <w:ins w:id="191" w:author="Stefanie Lane" w:date="2023-01-17T10:51:00Z"/>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ins w:id="192" w:author="Stefanie Lane" w:date="2023-01-17T10:51:00Z"/>
                <w:b/>
                <w:bCs/>
              </w:rPr>
            </w:pPr>
            <w:ins w:id="193" w:author="Stefanie Lane" w:date="2023-01-17T10:51:00Z">
              <w:r w:rsidRPr="00A12125">
                <w:rPr>
                  <w:b/>
                  <w:bCs/>
                </w:rPr>
                <w:t>Sedge</w:t>
              </w:r>
            </w:ins>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ins w:id="194" w:author="Stefanie Lane" w:date="2023-01-17T10:51:00Z"/>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pPr>
              <w:rPr>
                <w:ins w:id="195" w:author="Stefanie Lane" w:date="2023-01-17T10:51:00Z"/>
              </w:rPr>
            </w:pPr>
          </w:p>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pPr>
              <w:rPr>
                <w:ins w:id="196" w:author="Stefanie Lane" w:date="2023-01-17T10:51:00Z"/>
              </w:rPr>
            </w:pPr>
          </w:p>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pPr>
              <w:rPr>
                <w:ins w:id="197" w:author="Stefanie Lane" w:date="2023-01-17T10:51:00Z"/>
              </w:rPr>
            </w:pPr>
          </w:p>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pPr>
              <w:rPr>
                <w:ins w:id="198" w:author="Stefanie Lane" w:date="2023-01-17T10:51:00Z"/>
              </w:rPr>
            </w:pPr>
          </w:p>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pPr>
              <w:rPr>
                <w:ins w:id="199" w:author="Stefanie Lane" w:date="2023-01-17T10:51:00Z"/>
              </w:rPr>
            </w:pPr>
          </w:p>
        </w:tc>
      </w:tr>
      <w:tr w:rsidR="00A12125" w:rsidRPr="00A12125" w14:paraId="7011973F" w14:textId="77777777" w:rsidTr="00405320">
        <w:trPr>
          <w:trHeight w:val="290"/>
          <w:jc w:val="center"/>
          <w:ins w:id="200"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pPr>
              <w:rPr>
                <w:ins w:id="201" w:author="Stefanie Lane" w:date="2023-01-17T10:51:00Z"/>
              </w:rPr>
            </w:pPr>
            <w:ins w:id="202"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pPr>
              <w:rPr>
                <w:ins w:id="203" w:author="Stefanie Lane" w:date="2023-01-17T10:51:00Z"/>
              </w:rPr>
            </w:pPr>
            <w:ins w:id="204" w:author="Stefanie Lane" w:date="2023-01-17T10:51:00Z">
              <w:r w:rsidRPr="00A12125">
                <w:t>34</w:t>
              </w:r>
            </w:ins>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pPr>
              <w:rPr>
                <w:ins w:id="205" w:author="Stefanie Lane" w:date="2023-01-17T10:51:00Z"/>
              </w:rPr>
            </w:pPr>
            <w:ins w:id="206" w:author="Stefanie Lane" w:date="2023-01-17T10:51:00Z">
              <w:r w:rsidRPr="00A12125">
                <w:t>36</w:t>
              </w:r>
            </w:ins>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pPr>
              <w:rPr>
                <w:ins w:id="207"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pPr>
              <w:rPr>
                <w:ins w:id="208" w:author="Stefanie Lane" w:date="2023-01-17T10:51:00Z"/>
              </w:rPr>
            </w:pPr>
            <w:ins w:id="209" w:author="Stefanie Lane" w:date="2023-01-17T10:51:00Z">
              <w:r w:rsidRPr="00A12125">
                <w:t>8.7</w:t>
              </w:r>
            </w:ins>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pPr>
              <w:rPr>
                <w:ins w:id="210" w:author="Stefanie Lane" w:date="2023-01-17T10:51:00Z"/>
              </w:rPr>
            </w:pPr>
            <w:ins w:id="211" w:author="Stefanie Lane" w:date="2023-01-17T10:51:00Z">
              <w:r w:rsidRPr="00A12125">
                <w:t>2.5</w:t>
              </w:r>
            </w:ins>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pPr>
              <w:rPr>
                <w:ins w:id="212" w:author="Stefanie Lane" w:date="2023-01-17T10:51:00Z"/>
              </w:rPr>
            </w:pPr>
            <w:ins w:id="213" w:author="Stefanie Lane" w:date="2023-01-17T10:51:00Z">
              <w:r w:rsidRPr="00A12125">
                <w:t>3.9</w:t>
              </w:r>
            </w:ins>
          </w:p>
        </w:tc>
      </w:tr>
      <w:tr w:rsidR="00A12125" w:rsidRPr="00A12125" w14:paraId="46B83FE7" w14:textId="77777777" w:rsidTr="00405320">
        <w:trPr>
          <w:trHeight w:val="290"/>
          <w:jc w:val="center"/>
          <w:ins w:id="214" w:author="Stefanie Lane" w:date="2023-01-17T10:51:00Z"/>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pPr>
              <w:rPr>
                <w:ins w:id="215" w:author="Stefanie Lane" w:date="2023-01-17T10:51:00Z"/>
              </w:rPr>
            </w:pPr>
            <w:ins w:id="216"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pPr>
              <w:rPr>
                <w:ins w:id="217" w:author="Stefanie Lane" w:date="2023-01-17T10:51:00Z"/>
              </w:rPr>
            </w:pPr>
            <w:ins w:id="218" w:author="Stefanie Lane" w:date="2023-01-17T10:51:00Z">
              <w:r w:rsidRPr="00A12125">
                <w:t>31</w:t>
              </w:r>
            </w:ins>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pPr>
              <w:rPr>
                <w:ins w:id="219" w:author="Stefanie Lane" w:date="2023-01-17T10:51:00Z"/>
              </w:rPr>
            </w:pPr>
            <w:ins w:id="220" w:author="Stefanie Lane" w:date="2023-01-17T10:51:00Z">
              <w:r w:rsidRPr="00A12125">
                <w:t>35</w:t>
              </w:r>
            </w:ins>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pPr>
              <w:rPr>
                <w:ins w:id="221"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pPr>
              <w:rPr>
                <w:ins w:id="222" w:author="Stefanie Lane" w:date="2023-01-17T10:51:00Z"/>
              </w:rPr>
            </w:pPr>
            <w:ins w:id="223" w:author="Stefanie Lane" w:date="2023-01-17T10:51:00Z">
              <w:r w:rsidRPr="00A12125">
                <w:t>8.3</w:t>
              </w:r>
            </w:ins>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pPr>
              <w:rPr>
                <w:ins w:id="224" w:author="Stefanie Lane" w:date="2023-01-17T10:51:00Z"/>
              </w:rPr>
            </w:pPr>
            <w:ins w:id="225" w:author="Stefanie Lane" w:date="2023-01-17T10:51:00Z">
              <w:r w:rsidRPr="00A12125">
                <w:t>2.0</w:t>
              </w:r>
            </w:ins>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pPr>
              <w:rPr>
                <w:ins w:id="226" w:author="Stefanie Lane" w:date="2023-01-17T10:51:00Z"/>
              </w:rPr>
            </w:pPr>
            <w:ins w:id="227" w:author="Stefanie Lane" w:date="2023-01-17T10:51:00Z">
              <w:r w:rsidRPr="00A12125">
                <w:t>4.2</w:t>
              </w:r>
            </w:ins>
          </w:p>
        </w:tc>
      </w:tr>
      <w:tr w:rsidR="00A12125" w:rsidRPr="00A12125" w14:paraId="68E175F0" w14:textId="77777777" w:rsidTr="00405320">
        <w:trPr>
          <w:trHeight w:val="290"/>
          <w:jc w:val="center"/>
          <w:ins w:id="228"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pPr>
              <w:rPr>
                <w:ins w:id="229" w:author="Stefanie Lane" w:date="2023-01-17T10:51:00Z"/>
              </w:rPr>
            </w:pPr>
            <w:ins w:id="230"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pPr>
              <w:rPr>
                <w:ins w:id="231" w:author="Stefanie Lane" w:date="2023-01-17T10:51:00Z"/>
              </w:rPr>
            </w:pPr>
            <w:ins w:id="232" w:author="Stefanie Lane" w:date="2023-01-17T10:51:00Z">
              <w:r w:rsidRPr="00A12125">
                <w:t>28</w:t>
              </w:r>
            </w:ins>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pPr>
              <w:rPr>
                <w:ins w:id="233" w:author="Stefanie Lane" w:date="2023-01-17T10:51:00Z"/>
              </w:rPr>
            </w:pPr>
            <w:ins w:id="234" w:author="Stefanie Lane" w:date="2023-01-17T10:51:00Z">
              <w:r w:rsidRPr="00A12125">
                <w:t>34</w:t>
              </w:r>
            </w:ins>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pPr>
              <w:rPr>
                <w:ins w:id="235"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pPr>
              <w:rPr>
                <w:ins w:id="236" w:author="Stefanie Lane" w:date="2023-01-17T10:51:00Z"/>
              </w:rPr>
            </w:pPr>
            <w:ins w:id="237" w:author="Stefanie Lane" w:date="2023-01-17T10:51:00Z">
              <w:r w:rsidRPr="00A12125">
                <w:t>7.9</w:t>
              </w:r>
            </w:ins>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pPr>
              <w:rPr>
                <w:ins w:id="238" w:author="Stefanie Lane" w:date="2023-01-17T10:51:00Z"/>
              </w:rPr>
            </w:pPr>
            <w:ins w:id="239" w:author="Stefanie Lane" w:date="2023-01-17T10:51:00Z">
              <w:r w:rsidRPr="00A12125">
                <w:t>2.7</w:t>
              </w:r>
            </w:ins>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pPr>
              <w:rPr>
                <w:ins w:id="240" w:author="Stefanie Lane" w:date="2023-01-17T10:51:00Z"/>
              </w:rPr>
            </w:pPr>
            <w:ins w:id="241" w:author="Stefanie Lane" w:date="2023-01-17T10:51:00Z">
              <w:r w:rsidRPr="00A12125">
                <w:t>4.3</w:t>
              </w:r>
            </w:ins>
          </w:p>
        </w:tc>
      </w:tr>
      <w:tr w:rsidR="00A12125" w:rsidRPr="00A12125" w14:paraId="26EDAC11" w14:textId="77777777" w:rsidTr="00405320">
        <w:trPr>
          <w:trHeight w:val="200"/>
          <w:jc w:val="center"/>
          <w:ins w:id="242" w:author="Stefanie Lane" w:date="2023-01-17T10:51:00Z"/>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pPr>
              <w:rPr>
                <w:ins w:id="243" w:author="Stefanie Lane" w:date="2023-01-17T10:51:00Z"/>
              </w:rPr>
            </w:pPr>
          </w:p>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pPr>
              <w:rPr>
                <w:ins w:id="244" w:author="Stefanie Lane" w:date="2023-01-17T10:51:00Z"/>
              </w:rPr>
            </w:pPr>
          </w:p>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pPr>
              <w:rPr>
                <w:ins w:id="245" w:author="Stefanie Lane" w:date="2023-01-17T10:51:00Z"/>
              </w:rPr>
            </w:pPr>
          </w:p>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pPr>
              <w:rPr>
                <w:ins w:id="246" w:author="Stefanie Lane" w:date="2023-01-17T10:51:00Z"/>
              </w:rPr>
            </w:pPr>
          </w:p>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pPr>
              <w:rPr>
                <w:ins w:id="247" w:author="Stefanie Lane" w:date="2023-01-17T10:51:00Z"/>
              </w:rPr>
            </w:pPr>
          </w:p>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pPr>
              <w:rPr>
                <w:ins w:id="248" w:author="Stefanie Lane" w:date="2023-01-17T10:51:00Z"/>
              </w:rPr>
            </w:pPr>
          </w:p>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pPr>
              <w:rPr>
                <w:ins w:id="249" w:author="Stefanie Lane" w:date="2023-01-17T10:51:00Z"/>
              </w:rPr>
            </w:pPr>
          </w:p>
        </w:tc>
      </w:tr>
      <w:tr w:rsidR="00A12125" w:rsidRPr="00A12125" w14:paraId="2668D63B" w14:textId="77777777" w:rsidTr="00405320">
        <w:trPr>
          <w:trHeight w:val="290"/>
          <w:jc w:val="center"/>
          <w:ins w:id="250" w:author="Stefanie Lane" w:date="2023-01-17T10:51:00Z"/>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ins w:id="251" w:author="Stefanie Lane" w:date="2023-01-17T10:51:00Z"/>
                <w:b/>
                <w:bCs/>
              </w:rPr>
            </w:pPr>
            <w:ins w:id="252" w:author="Stefanie Lane" w:date="2023-01-17T10:51:00Z">
              <w:r w:rsidRPr="00A12125">
                <w:rPr>
                  <w:b/>
                  <w:bCs/>
                </w:rPr>
                <w:t>Fescue</w:t>
              </w:r>
            </w:ins>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ins w:id="253" w:author="Stefanie Lane" w:date="2023-01-17T10:51:00Z"/>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pPr>
              <w:rPr>
                <w:ins w:id="254" w:author="Stefanie Lane" w:date="2023-01-17T10:51:00Z"/>
              </w:rPr>
            </w:pPr>
          </w:p>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pPr>
              <w:rPr>
                <w:ins w:id="255" w:author="Stefanie Lane" w:date="2023-01-17T10:51:00Z"/>
              </w:rPr>
            </w:pPr>
          </w:p>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pPr>
              <w:rPr>
                <w:ins w:id="256" w:author="Stefanie Lane" w:date="2023-01-17T10:51:00Z"/>
              </w:rPr>
            </w:pPr>
          </w:p>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pPr>
              <w:rPr>
                <w:ins w:id="257" w:author="Stefanie Lane" w:date="2023-01-17T10:51:00Z"/>
              </w:rPr>
            </w:pPr>
          </w:p>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pPr>
              <w:rPr>
                <w:ins w:id="258" w:author="Stefanie Lane" w:date="2023-01-17T10:51:00Z"/>
              </w:rPr>
            </w:pPr>
          </w:p>
        </w:tc>
      </w:tr>
      <w:tr w:rsidR="00A12125" w:rsidRPr="00A12125" w14:paraId="227F43B4" w14:textId="77777777" w:rsidTr="00405320">
        <w:trPr>
          <w:trHeight w:val="290"/>
          <w:jc w:val="center"/>
          <w:ins w:id="259"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pPr>
              <w:rPr>
                <w:ins w:id="260" w:author="Stefanie Lane" w:date="2023-01-17T10:51:00Z"/>
              </w:rPr>
            </w:pPr>
            <w:ins w:id="261"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pPr>
              <w:rPr>
                <w:ins w:id="262" w:author="Stefanie Lane" w:date="2023-01-17T10:51:00Z"/>
              </w:rPr>
            </w:pPr>
            <w:ins w:id="263" w:author="Stefanie Lane" w:date="2023-01-17T10:51:00Z">
              <w:r w:rsidRPr="00A12125">
                <w:t>29</w:t>
              </w:r>
            </w:ins>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pPr>
              <w:rPr>
                <w:ins w:id="264" w:author="Stefanie Lane" w:date="2023-01-17T10:51:00Z"/>
              </w:rPr>
            </w:pPr>
            <w:ins w:id="265" w:author="Stefanie Lane" w:date="2023-01-17T10:51:00Z">
              <w:r w:rsidRPr="00A12125">
                <w:t>45</w:t>
              </w:r>
            </w:ins>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pPr>
              <w:rPr>
                <w:ins w:id="266"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pPr>
              <w:rPr>
                <w:ins w:id="267" w:author="Stefanie Lane" w:date="2023-01-17T10:51:00Z"/>
              </w:rPr>
            </w:pPr>
            <w:ins w:id="268" w:author="Stefanie Lane" w:date="2023-01-17T10:51:00Z">
              <w:r w:rsidRPr="00A12125">
                <w:t>10.8</w:t>
              </w:r>
            </w:ins>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pPr>
              <w:rPr>
                <w:ins w:id="269" w:author="Stefanie Lane" w:date="2023-01-17T10:51:00Z"/>
              </w:rPr>
            </w:pPr>
            <w:ins w:id="270" w:author="Stefanie Lane" w:date="2023-01-17T10:51:00Z">
              <w:r w:rsidRPr="00A12125">
                <w:t>3.9</w:t>
              </w:r>
            </w:ins>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pPr>
              <w:rPr>
                <w:ins w:id="271" w:author="Stefanie Lane" w:date="2023-01-17T10:51:00Z"/>
              </w:rPr>
            </w:pPr>
            <w:ins w:id="272" w:author="Stefanie Lane" w:date="2023-01-17T10:51:00Z">
              <w:r w:rsidRPr="00A12125">
                <w:t>4.2</w:t>
              </w:r>
            </w:ins>
          </w:p>
        </w:tc>
      </w:tr>
      <w:tr w:rsidR="00A12125" w:rsidRPr="00A12125" w14:paraId="4325C815" w14:textId="77777777" w:rsidTr="00405320">
        <w:trPr>
          <w:trHeight w:val="290"/>
          <w:jc w:val="center"/>
          <w:ins w:id="273" w:author="Stefanie Lane" w:date="2023-01-17T10:51:00Z"/>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pPr>
              <w:rPr>
                <w:ins w:id="274" w:author="Stefanie Lane" w:date="2023-01-17T10:51:00Z"/>
              </w:rPr>
            </w:pPr>
            <w:ins w:id="275"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pPr>
              <w:rPr>
                <w:ins w:id="276" w:author="Stefanie Lane" w:date="2023-01-17T10:51:00Z"/>
              </w:rPr>
            </w:pPr>
            <w:ins w:id="277" w:author="Stefanie Lane" w:date="2023-01-17T10:51:00Z">
              <w:r w:rsidRPr="00A12125">
                <w:t>33</w:t>
              </w:r>
            </w:ins>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pPr>
              <w:rPr>
                <w:ins w:id="278" w:author="Stefanie Lane" w:date="2023-01-17T10:51:00Z"/>
              </w:rPr>
            </w:pPr>
            <w:ins w:id="279" w:author="Stefanie Lane" w:date="2023-01-17T10:51:00Z">
              <w:r w:rsidRPr="00A12125">
                <w:t>41</w:t>
              </w:r>
            </w:ins>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pPr>
              <w:rPr>
                <w:ins w:id="280"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pPr>
              <w:rPr>
                <w:ins w:id="281" w:author="Stefanie Lane" w:date="2023-01-17T10:51:00Z"/>
              </w:rPr>
            </w:pPr>
            <w:ins w:id="282" w:author="Stefanie Lane" w:date="2023-01-17T10:51:00Z">
              <w:r w:rsidRPr="00A12125">
                <w:t>9.7</w:t>
              </w:r>
            </w:ins>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pPr>
              <w:rPr>
                <w:ins w:id="283" w:author="Stefanie Lane" w:date="2023-01-17T10:51:00Z"/>
              </w:rPr>
            </w:pPr>
            <w:ins w:id="284" w:author="Stefanie Lane" w:date="2023-01-17T10:51:00Z">
              <w:r w:rsidRPr="00A12125">
                <w:t>4.0</w:t>
              </w:r>
            </w:ins>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pPr>
              <w:rPr>
                <w:ins w:id="285" w:author="Stefanie Lane" w:date="2023-01-17T10:51:00Z"/>
              </w:rPr>
            </w:pPr>
            <w:ins w:id="286" w:author="Stefanie Lane" w:date="2023-01-17T10:51:00Z">
              <w:r w:rsidRPr="00A12125">
                <w:t>4.2</w:t>
              </w:r>
            </w:ins>
          </w:p>
        </w:tc>
      </w:tr>
      <w:tr w:rsidR="00A12125" w:rsidRPr="00A12125" w14:paraId="71645552" w14:textId="77777777" w:rsidTr="00405320">
        <w:trPr>
          <w:trHeight w:val="290"/>
          <w:jc w:val="center"/>
          <w:ins w:id="287"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pPr>
              <w:rPr>
                <w:ins w:id="288" w:author="Stefanie Lane" w:date="2023-01-17T10:51:00Z"/>
              </w:rPr>
            </w:pPr>
            <w:ins w:id="289"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pPr>
              <w:rPr>
                <w:ins w:id="290" w:author="Stefanie Lane" w:date="2023-01-17T10:51:00Z"/>
              </w:rPr>
            </w:pPr>
            <w:ins w:id="291" w:author="Stefanie Lane" w:date="2023-01-17T10:51:00Z">
              <w:r w:rsidRPr="00A12125">
                <w:t>18</w:t>
              </w:r>
            </w:ins>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pPr>
              <w:rPr>
                <w:ins w:id="292" w:author="Stefanie Lane" w:date="2023-01-17T10:51:00Z"/>
              </w:rPr>
            </w:pPr>
            <w:ins w:id="293" w:author="Stefanie Lane" w:date="2023-01-17T10:51:00Z">
              <w:r w:rsidRPr="00A12125">
                <w:t>27</w:t>
              </w:r>
            </w:ins>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pPr>
              <w:rPr>
                <w:ins w:id="294"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pPr>
              <w:rPr>
                <w:ins w:id="295" w:author="Stefanie Lane" w:date="2023-01-17T10:51:00Z"/>
              </w:rPr>
            </w:pPr>
            <w:ins w:id="296" w:author="Stefanie Lane" w:date="2023-01-17T10:51:00Z">
              <w:r w:rsidRPr="00A12125">
                <w:t>5.8</w:t>
              </w:r>
            </w:ins>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pPr>
              <w:rPr>
                <w:ins w:id="297" w:author="Stefanie Lane" w:date="2023-01-17T10:51:00Z"/>
              </w:rPr>
            </w:pPr>
            <w:ins w:id="298" w:author="Stefanie Lane" w:date="2023-01-17T10:51:00Z">
              <w:r w:rsidRPr="00A12125">
                <w:t>2.8</w:t>
              </w:r>
            </w:ins>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pPr>
              <w:rPr>
                <w:ins w:id="299" w:author="Stefanie Lane" w:date="2023-01-17T10:51:00Z"/>
              </w:rPr>
            </w:pPr>
            <w:ins w:id="300" w:author="Stefanie Lane" w:date="2023-01-17T10:51:00Z">
              <w:r w:rsidRPr="00A12125">
                <w:t>4.6</w:t>
              </w:r>
            </w:ins>
          </w:p>
        </w:tc>
      </w:tr>
      <w:tr w:rsidR="00A12125" w:rsidRPr="00A12125" w14:paraId="5926CD00" w14:textId="77777777" w:rsidTr="00405320">
        <w:trPr>
          <w:trHeight w:val="200"/>
          <w:jc w:val="center"/>
          <w:ins w:id="301" w:author="Stefanie Lane" w:date="2023-01-17T10:51:00Z"/>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pPr>
              <w:rPr>
                <w:ins w:id="302" w:author="Stefanie Lane" w:date="2023-01-17T10:51:00Z"/>
              </w:rPr>
            </w:pPr>
          </w:p>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pPr>
              <w:rPr>
                <w:ins w:id="303" w:author="Stefanie Lane" w:date="2023-01-17T10:51:00Z"/>
              </w:rPr>
            </w:pPr>
          </w:p>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pPr>
              <w:rPr>
                <w:ins w:id="304" w:author="Stefanie Lane" w:date="2023-01-17T10:51:00Z"/>
              </w:rPr>
            </w:pPr>
          </w:p>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pPr>
              <w:rPr>
                <w:ins w:id="305" w:author="Stefanie Lane" w:date="2023-01-17T10:51:00Z"/>
              </w:rPr>
            </w:pPr>
          </w:p>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pPr>
              <w:rPr>
                <w:ins w:id="306" w:author="Stefanie Lane" w:date="2023-01-17T10:51:00Z"/>
              </w:rPr>
            </w:pPr>
          </w:p>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pPr>
              <w:rPr>
                <w:ins w:id="307" w:author="Stefanie Lane" w:date="2023-01-17T10:51:00Z"/>
              </w:rPr>
            </w:pPr>
          </w:p>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pPr>
              <w:rPr>
                <w:ins w:id="308" w:author="Stefanie Lane" w:date="2023-01-17T10:51:00Z"/>
              </w:rPr>
            </w:pPr>
          </w:p>
        </w:tc>
      </w:tr>
      <w:tr w:rsidR="00A12125" w:rsidRPr="00A12125" w14:paraId="688CD02C" w14:textId="77777777" w:rsidTr="00405320">
        <w:trPr>
          <w:trHeight w:val="290"/>
          <w:jc w:val="center"/>
          <w:ins w:id="309" w:author="Stefanie Lane" w:date="2023-01-17T10:51:00Z"/>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ins w:id="310" w:author="Stefanie Lane" w:date="2023-01-17T10:51:00Z"/>
                <w:b/>
                <w:bCs/>
              </w:rPr>
            </w:pPr>
            <w:ins w:id="311" w:author="Stefanie Lane" w:date="2023-01-17T10:51:00Z">
              <w:r w:rsidRPr="00A12125">
                <w:rPr>
                  <w:b/>
                  <w:bCs/>
                </w:rPr>
                <w:t>Bogbean</w:t>
              </w:r>
            </w:ins>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ins w:id="312" w:author="Stefanie Lane" w:date="2023-01-17T10:51:00Z"/>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pPr>
              <w:rPr>
                <w:ins w:id="313" w:author="Stefanie Lane" w:date="2023-01-17T10:51:00Z"/>
              </w:rPr>
            </w:pPr>
          </w:p>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pPr>
              <w:rPr>
                <w:ins w:id="314" w:author="Stefanie Lane" w:date="2023-01-17T10:51:00Z"/>
              </w:rPr>
            </w:pPr>
          </w:p>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pPr>
              <w:rPr>
                <w:ins w:id="315" w:author="Stefanie Lane" w:date="2023-01-17T10:51:00Z"/>
              </w:rPr>
            </w:pPr>
          </w:p>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pPr>
              <w:rPr>
                <w:ins w:id="316" w:author="Stefanie Lane" w:date="2023-01-17T10:51:00Z"/>
              </w:rPr>
            </w:pPr>
          </w:p>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pPr>
              <w:rPr>
                <w:ins w:id="317" w:author="Stefanie Lane" w:date="2023-01-17T10:51:00Z"/>
              </w:rPr>
            </w:pPr>
          </w:p>
        </w:tc>
      </w:tr>
      <w:tr w:rsidR="00A12125" w:rsidRPr="00A12125" w14:paraId="0C769584" w14:textId="77777777" w:rsidTr="00405320">
        <w:trPr>
          <w:trHeight w:val="290"/>
          <w:jc w:val="center"/>
          <w:ins w:id="318"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pPr>
              <w:rPr>
                <w:ins w:id="319" w:author="Stefanie Lane" w:date="2023-01-17T10:51:00Z"/>
              </w:rPr>
            </w:pPr>
            <w:ins w:id="320"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pPr>
              <w:rPr>
                <w:ins w:id="321" w:author="Stefanie Lane" w:date="2023-01-17T10:51:00Z"/>
              </w:rPr>
            </w:pPr>
            <w:ins w:id="322" w:author="Stefanie Lane" w:date="2023-01-17T10:51:00Z">
              <w:r w:rsidRPr="00A12125">
                <w:t>19</w:t>
              </w:r>
            </w:ins>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pPr>
              <w:rPr>
                <w:ins w:id="323" w:author="Stefanie Lane" w:date="2023-01-17T10:51:00Z"/>
              </w:rPr>
            </w:pPr>
            <w:ins w:id="324" w:author="Stefanie Lane" w:date="2023-01-17T10:51:00Z">
              <w:r w:rsidRPr="00A12125">
                <w:t>30</w:t>
              </w:r>
            </w:ins>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pPr>
              <w:rPr>
                <w:ins w:id="325"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pPr>
              <w:rPr>
                <w:ins w:id="326" w:author="Stefanie Lane" w:date="2023-01-17T10:51:00Z"/>
              </w:rPr>
            </w:pPr>
            <w:ins w:id="327" w:author="Stefanie Lane" w:date="2023-01-17T10:51:00Z">
              <w:r w:rsidRPr="00A12125">
                <w:t>10.8</w:t>
              </w:r>
            </w:ins>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pPr>
              <w:rPr>
                <w:ins w:id="328" w:author="Stefanie Lane" w:date="2023-01-17T10:51:00Z"/>
              </w:rPr>
            </w:pPr>
            <w:ins w:id="329" w:author="Stefanie Lane" w:date="2023-01-17T10:51:00Z">
              <w:r w:rsidRPr="00A12125">
                <w:t>3.6</w:t>
              </w:r>
            </w:ins>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pPr>
              <w:rPr>
                <w:ins w:id="330" w:author="Stefanie Lane" w:date="2023-01-17T10:51:00Z"/>
              </w:rPr>
            </w:pPr>
            <w:ins w:id="331" w:author="Stefanie Lane" w:date="2023-01-17T10:51:00Z">
              <w:r w:rsidRPr="00A12125">
                <w:t>2.8</w:t>
              </w:r>
            </w:ins>
          </w:p>
        </w:tc>
      </w:tr>
      <w:tr w:rsidR="00A12125" w:rsidRPr="00A12125" w14:paraId="5CAF2B34" w14:textId="77777777" w:rsidTr="00405320">
        <w:trPr>
          <w:trHeight w:val="290"/>
          <w:jc w:val="center"/>
          <w:ins w:id="332" w:author="Stefanie Lane" w:date="2023-01-17T10:51:00Z"/>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pPr>
              <w:rPr>
                <w:ins w:id="333" w:author="Stefanie Lane" w:date="2023-01-17T10:51:00Z"/>
              </w:rPr>
            </w:pPr>
            <w:ins w:id="334"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pPr>
              <w:rPr>
                <w:ins w:id="335" w:author="Stefanie Lane" w:date="2023-01-17T10:51:00Z"/>
              </w:rPr>
            </w:pPr>
            <w:ins w:id="336" w:author="Stefanie Lane" w:date="2023-01-17T10:51:00Z">
              <w:r w:rsidRPr="00A12125">
                <w:t>18</w:t>
              </w:r>
            </w:ins>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pPr>
              <w:rPr>
                <w:ins w:id="337" w:author="Stefanie Lane" w:date="2023-01-17T10:51:00Z"/>
              </w:rPr>
            </w:pPr>
            <w:ins w:id="338" w:author="Stefanie Lane" w:date="2023-01-17T10:51:00Z">
              <w:r w:rsidRPr="00A12125">
                <w:t>36</w:t>
              </w:r>
            </w:ins>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pPr>
              <w:rPr>
                <w:ins w:id="339"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pPr>
              <w:rPr>
                <w:ins w:id="340" w:author="Stefanie Lane" w:date="2023-01-17T10:51:00Z"/>
              </w:rPr>
            </w:pPr>
            <w:ins w:id="341" w:author="Stefanie Lane" w:date="2023-01-17T10:51:00Z">
              <w:r w:rsidRPr="00A12125">
                <w:t>11.5</w:t>
              </w:r>
            </w:ins>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pPr>
              <w:rPr>
                <w:ins w:id="342" w:author="Stefanie Lane" w:date="2023-01-17T10:51:00Z"/>
              </w:rPr>
            </w:pPr>
            <w:ins w:id="343" w:author="Stefanie Lane" w:date="2023-01-17T10:51:00Z">
              <w:r w:rsidRPr="00A12125">
                <w:t>2.9</w:t>
              </w:r>
            </w:ins>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pPr>
              <w:rPr>
                <w:ins w:id="344" w:author="Stefanie Lane" w:date="2023-01-17T10:51:00Z"/>
              </w:rPr>
            </w:pPr>
            <w:ins w:id="345" w:author="Stefanie Lane" w:date="2023-01-17T10:51:00Z">
              <w:r w:rsidRPr="00A12125">
                <w:t>3.1</w:t>
              </w:r>
            </w:ins>
          </w:p>
        </w:tc>
      </w:tr>
      <w:tr w:rsidR="00A12125" w:rsidRPr="00A12125" w14:paraId="0679E787" w14:textId="77777777" w:rsidTr="00405320">
        <w:trPr>
          <w:trHeight w:val="290"/>
          <w:jc w:val="center"/>
          <w:ins w:id="346"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pPr>
              <w:rPr>
                <w:ins w:id="347" w:author="Stefanie Lane" w:date="2023-01-17T10:51:00Z"/>
              </w:rPr>
            </w:pPr>
            <w:ins w:id="348" w:author="Stefanie Lane" w:date="2023-01-17T10:51:00Z">
              <w:r w:rsidRPr="00A12125">
                <w:t>2019</w:t>
              </w:r>
            </w:ins>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pPr>
              <w:rPr>
                <w:ins w:id="349" w:author="Stefanie Lane" w:date="2023-01-17T10:51:00Z"/>
              </w:rPr>
            </w:pPr>
            <w:ins w:id="350" w:author="Stefanie Lane" w:date="2023-01-17T10:51:00Z">
              <w:r w:rsidRPr="00A12125">
                <w:t>28</w:t>
              </w:r>
            </w:ins>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pPr>
              <w:rPr>
                <w:ins w:id="351" w:author="Stefanie Lane" w:date="2023-01-17T10:51:00Z"/>
              </w:rPr>
            </w:pPr>
            <w:ins w:id="352" w:author="Stefanie Lane" w:date="2023-01-17T10:51:00Z">
              <w:r w:rsidRPr="00A12125">
                <w:t>34</w:t>
              </w:r>
            </w:ins>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pPr>
              <w:rPr>
                <w:ins w:id="353" w:author="Stefanie Lane" w:date="2023-01-17T10:51:00Z"/>
              </w:rPr>
            </w:pPr>
          </w:p>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pPr>
              <w:rPr>
                <w:ins w:id="354" w:author="Stefanie Lane" w:date="2023-01-17T10:51:00Z"/>
              </w:rPr>
            </w:pPr>
            <w:ins w:id="355" w:author="Stefanie Lane" w:date="2023-01-17T10:51:00Z">
              <w:r w:rsidRPr="00A12125">
                <w:t>10.5</w:t>
              </w:r>
            </w:ins>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pPr>
              <w:rPr>
                <w:ins w:id="356" w:author="Stefanie Lane" w:date="2023-01-17T10:51:00Z"/>
              </w:rPr>
            </w:pPr>
            <w:ins w:id="357" w:author="Stefanie Lane" w:date="2023-01-17T10:51:00Z">
              <w:r w:rsidRPr="00A12125">
                <w:t>1.9</w:t>
              </w:r>
            </w:ins>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pPr>
              <w:rPr>
                <w:ins w:id="358" w:author="Stefanie Lane" w:date="2023-01-17T10:51:00Z"/>
              </w:rPr>
            </w:pPr>
            <w:ins w:id="359" w:author="Stefanie Lane" w:date="2023-01-17T10:51:00Z">
              <w:r w:rsidRPr="00A12125">
                <w:t>3.3</w:t>
              </w:r>
            </w:ins>
          </w:p>
        </w:tc>
      </w:tr>
      <w:tr w:rsidR="00A12125" w:rsidRPr="00A12125" w14:paraId="3312DAC9" w14:textId="77777777" w:rsidTr="00405320">
        <w:trPr>
          <w:trHeight w:val="200"/>
          <w:jc w:val="center"/>
          <w:ins w:id="360" w:author="Stefanie Lane" w:date="2023-01-17T10:51:00Z"/>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pPr>
              <w:rPr>
                <w:ins w:id="361" w:author="Stefanie Lane" w:date="2023-01-17T10:51:00Z"/>
              </w:rPr>
            </w:pPr>
          </w:p>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pPr>
              <w:rPr>
                <w:ins w:id="362" w:author="Stefanie Lane" w:date="2023-01-17T10:51:00Z"/>
              </w:rPr>
            </w:pPr>
          </w:p>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pPr>
              <w:rPr>
                <w:ins w:id="363" w:author="Stefanie Lane" w:date="2023-01-17T10:51:00Z"/>
              </w:rPr>
            </w:pPr>
          </w:p>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pPr>
              <w:rPr>
                <w:ins w:id="364" w:author="Stefanie Lane" w:date="2023-01-17T10:51:00Z"/>
              </w:rPr>
            </w:pPr>
          </w:p>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pPr>
              <w:rPr>
                <w:ins w:id="365" w:author="Stefanie Lane" w:date="2023-01-17T10:51:00Z"/>
              </w:rPr>
            </w:pPr>
          </w:p>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pPr>
              <w:rPr>
                <w:ins w:id="366" w:author="Stefanie Lane" w:date="2023-01-17T10:51:00Z"/>
              </w:rPr>
            </w:pPr>
          </w:p>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pPr>
              <w:rPr>
                <w:ins w:id="367" w:author="Stefanie Lane" w:date="2023-01-17T10:51:00Z"/>
              </w:rPr>
            </w:pPr>
          </w:p>
        </w:tc>
      </w:tr>
      <w:tr w:rsidR="00A12125" w:rsidRPr="00A12125" w14:paraId="25E37438" w14:textId="77777777" w:rsidTr="00405320">
        <w:trPr>
          <w:trHeight w:val="290"/>
          <w:jc w:val="center"/>
          <w:ins w:id="368" w:author="Stefanie Lane" w:date="2023-01-17T10:51:00Z"/>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ins w:id="369" w:author="Stefanie Lane" w:date="2023-01-17T10:51:00Z"/>
                <w:b/>
                <w:bCs/>
              </w:rPr>
            </w:pPr>
            <w:ins w:id="370" w:author="Stefanie Lane" w:date="2023-01-17T10:51:00Z">
              <w:r w:rsidRPr="00A12125">
                <w:rPr>
                  <w:b/>
                  <w:bCs/>
                </w:rPr>
                <w:t>Total</w:t>
              </w:r>
            </w:ins>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ins w:id="371" w:author="Stefanie Lane" w:date="2023-01-17T10:51:00Z"/>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pPr>
              <w:rPr>
                <w:ins w:id="372" w:author="Stefanie Lane" w:date="2023-01-17T10:51:00Z"/>
              </w:rPr>
            </w:pPr>
          </w:p>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pPr>
              <w:rPr>
                <w:ins w:id="373" w:author="Stefanie Lane" w:date="2023-01-17T10:51:00Z"/>
              </w:rPr>
            </w:pPr>
          </w:p>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pPr>
              <w:rPr>
                <w:ins w:id="374" w:author="Stefanie Lane" w:date="2023-01-17T10:51:00Z"/>
              </w:rPr>
            </w:pPr>
          </w:p>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pPr>
              <w:rPr>
                <w:ins w:id="375" w:author="Stefanie Lane" w:date="2023-01-17T10:51:00Z"/>
              </w:rPr>
            </w:pPr>
          </w:p>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pPr>
              <w:rPr>
                <w:ins w:id="376" w:author="Stefanie Lane" w:date="2023-01-17T10:51:00Z"/>
              </w:rPr>
            </w:pPr>
          </w:p>
        </w:tc>
      </w:tr>
      <w:tr w:rsidR="00A12125" w:rsidRPr="00A12125" w14:paraId="7D9E0268" w14:textId="77777777" w:rsidTr="00405320">
        <w:trPr>
          <w:trHeight w:val="290"/>
          <w:jc w:val="center"/>
          <w:ins w:id="377"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pPr>
              <w:rPr>
                <w:ins w:id="378" w:author="Stefanie Lane" w:date="2023-01-17T10:51:00Z"/>
              </w:rPr>
            </w:pPr>
            <w:ins w:id="379" w:author="Stefanie Lane" w:date="2023-01-17T10:51:00Z">
              <w:r w:rsidRPr="00A12125">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pPr>
              <w:rPr>
                <w:ins w:id="380" w:author="Stefanie Lane" w:date="2023-01-17T10:51:00Z"/>
              </w:rPr>
            </w:pPr>
            <w:ins w:id="381" w:author="Stefanie Lane" w:date="2023-01-17T10:51:00Z">
              <w:r w:rsidRPr="00A12125">
                <w:t>82</w:t>
              </w:r>
            </w:ins>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pPr>
              <w:rPr>
                <w:ins w:id="382" w:author="Stefanie Lane" w:date="2023-01-17T10:51:00Z"/>
              </w:rPr>
            </w:pPr>
            <w:ins w:id="383" w:author="Stefanie Lane" w:date="2023-01-17T10:51:00Z">
              <w:r w:rsidRPr="00A12125">
                <w:t>48</w:t>
              </w:r>
            </w:ins>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pPr>
              <w:rPr>
                <w:ins w:id="384"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pPr>
              <w:rPr>
                <w:ins w:id="385" w:author="Stefanie Lane" w:date="2023-01-17T10:51:00Z"/>
              </w:rPr>
            </w:pPr>
            <w:ins w:id="386" w:author="Stefanie Lane" w:date="2023-01-17T10:51:00Z">
              <w:r w:rsidRPr="00A12125">
                <w:t>10.0</w:t>
              </w:r>
            </w:ins>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pPr>
              <w:rPr>
                <w:ins w:id="387" w:author="Stefanie Lane" w:date="2023-01-17T10:51:00Z"/>
              </w:rPr>
            </w:pPr>
            <w:ins w:id="388" w:author="Stefanie Lane" w:date="2023-01-17T10:51:00Z">
              <w:r w:rsidRPr="00A12125">
                <w:t>3.4</w:t>
              </w:r>
            </w:ins>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pPr>
              <w:rPr>
                <w:ins w:id="389" w:author="Stefanie Lane" w:date="2023-01-17T10:51:00Z"/>
              </w:rPr>
            </w:pPr>
            <w:ins w:id="390" w:author="Stefanie Lane" w:date="2023-01-17T10:51:00Z">
              <w:r w:rsidRPr="00A12125">
                <w:t>4.8</w:t>
              </w:r>
            </w:ins>
          </w:p>
        </w:tc>
      </w:tr>
      <w:tr w:rsidR="00A12125" w:rsidRPr="00A12125" w14:paraId="5332DB15" w14:textId="77777777" w:rsidTr="00405320">
        <w:trPr>
          <w:trHeight w:val="290"/>
          <w:jc w:val="center"/>
          <w:ins w:id="391" w:author="Stefanie Lane" w:date="2023-01-17T10:51:00Z"/>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pPr>
              <w:rPr>
                <w:ins w:id="392" w:author="Stefanie Lane" w:date="2023-01-17T10:51:00Z"/>
              </w:rPr>
            </w:pPr>
            <w:ins w:id="393" w:author="Stefanie Lane" w:date="2023-01-17T10:51:00Z">
              <w:r w:rsidRPr="00A12125">
                <w:t>1999</w:t>
              </w:r>
            </w:ins>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pPr>
              <w:rPr>
                <w:ins w:id="394" w:author="Stefanie Lane" w:date="2023-01-17T10:51:00Z"/>
              </w:rPr>
            </w:pPr>
            <w:ins w:id="395" w:author="Stefanie Lane" w:date="2023-01-17T10:51:00Z">
              <w:r w:rsidRPr="00A12125">
                <w:t>82</w:t>
              </w:r>
            </w:ins>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pPr>
              <w:rPr>
                <w:ins w:id="396" w:author="Stefanie Lane" w:date="2023-01-17T10:51:00Z"/>
              </w:rPr>
            </w:pPr>
            <w:ins w:id="397" w:author="Stefanie Lane" w:date="2023-01-17T10:51:00Z">
              <w:r w:rsidRPr="00A12125">
                <w:t>45</w:t>
              </w:r>
            </w:ins>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pPr>
              <w:rPr>
                <w:ins w:id="398" w:author="Stefanie Lane" w:date="2023-01-17T10:51:00Z"/>
              </w:rPr>
            </w:pPr>
          </w:p>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pPr>
              <w:rPr>
                <w:ins w:id="399" w:author="Stefanie Lane" w:date="2023-01-17T10:51:00Z"/>
              </w:rPr>
            </w:pPr>
            <w:ins w:id="400" w:author="Stefanie Lane" w:date="2023-01-17T10:51:00Z">
              <w:r w:rsidRPr="00A12125">
                <w:t>9.6</w:t>
              </w:r>
            </w:ins>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pPr>
              <w:rPr>
                <w:ins w:id="401" w:author="Stefanie Lane" w:date="2023-01-17T10:51:00Z"/>
              </w:rPr>
            </w:pPr>
            <w:ins w:id="402" w:author="Stefanie Lane" w:date="2023-01-17T10:51:00Z">
              <w:r w:rsidRPr="00A12125">
                <w:t>3.3</w:t>
              </w:r>
            </w:ins>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pPr>
              <w:rPr>
                <w:ins w:id="403" w:author="Stefanie Lane" w:date="2023-01-17T10:51:00Z"/>
              </w:rPr>
            </w:pPr>
            <w:ins w:id="404" w:author="Stefanie Lane" w:date="2023-01-17T10:51:00Z">
              <w:r w:rsidRPr="00A12125">
                <w:t>4.7</w:t>
              </w:r>
            </w:ins>
          </w:p>
        </w:tc>
      </w:tr>
      <w:tr w:rsidR="00A12125" w:rsidRPr="00A12125" w14:paraId="5A71298E" w14:textId="77777777" w:rsidTr="00405320">
        <w:trPr>
          <w:trHeight w:val="290"/>
          <w:jc w:val="center"/>
          <w:ins w:id="405" w:author="Stefanie Lane" w:date="2023-01-17T10:51:00Z"/>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pPr>
              <w:rPr>
                <w:ins w:id="406" w:author="Stefanie Lane" w:date="2023-01-17T10:51:00Z"/>
              </w:rPr>
            </w:pPr>
            <w:ins w:id="407" w:author="Stefanie Lane" w:date="2023-01-17T10:51:00Z">
              <w:r w:rsidRPr="00A12125">
                <w:lastRenderedPageBreak/>
                <w:t>2019</w:t>
              </w:r>
            </w:ins>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pPr>
              <w:rPr>
                <w:ins w:id="408" w:author="Stefanie Lane" w:date="2023-01-17T10:51:00Z"/>
              </w:rPr>
            </w:pPr>
            <w:ins w:id="409" w:author="Stefanie Lane" w:date="2023-01-17T10:51:00Z">
              <w:r w:rsidRPr="00A12125">
                <w:t>74</w:t>
              </w:r>
            </w:ins>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pPr>
              <w:rPr>
                <w:ins w:id="410" w:author="Stefanie Lane" w:date="2023-01-17T10:51:00Z"/>
              </w:rPr>
            </w:pPr>
            <w:ins w:id="411" w:author="Stefanie Lane" w:date="2023-01-17T10:51:00Z">
              <w:r w:rsidRPr="00A12125">
                <w:t>44</w:t>
              </w:r>
            </w:ins>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pPr>
              <w:rPr>
                <w:ins w:id="412" w:author="Stefanie Lane" w:date="2023-01-17T10:51:00Z"/>
              </w:rPr>
            </w:pPr>
          </w:p>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pPr>
              <w:rPr>
                <w:ins w:id="413" w:author="Stefanie Lane" w:date="2023-01-17T10:51:00Z"/>
              </w:rPr>
            </w:pPr>
            <w:ins w:id="414" w:author="Stefanie Lane" w:date="2023-01-17T10:51:00Z">
              <w:r w:rsidRPr="00A12125">
                <w:t>9.4</w:t>
              </w:r>
            </w:ins>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pPr>
              <w:rPr>
                <w:ins w:id="415" w:author="Stefanie Lane" w:date="2023-01-17T10:51:00Z"/>
              </w:rPr>
            </w:pPr>
            <w:ins w:id="416" w:author="Stefanie Lane" w:date="2023-01-17T10:51:00Z">
              <w:r w:rsidRPr="00A12125">
                <w:t>3.0</w:t>
              </w:r>
            </w:ins>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pPr>
              <w:rPr>
                <w:ins w:id="417" w:author="Stefanie Lane" w:date="2023-01-17T10:51:00Z"/>
              </w:rPr>
            </w:pPr>
            <w:ins w:id="418" w:author="Stefanie Lane" w:date="2023-01-17T10:51:00Z">
              <w:r w:rsidRPr="00A12125">
                <w:t>4.7</w:t>
              </w:r>
            </w:ins>
          </w:p>
        </w:tc>
      </w:tr>
    </w:tbl>
    <w:p w14:paraId="755513C9" w14:textId="7C4B2271" w:rsidR="00931CB9" w:rsidRPr="002B358C" w:rsidDel="00A12125" w:rsidRDefault="00931CB9" w:rsidP="00386AB6">
      <w:pPr>
        <w:rPr>
          <w:del w:id="419" w:author="Stefanie Lane" w:date="2023-01-17T10:52:00Z"/>
        </w:rPr>
      </w:pPr>
    </w:p>
    <w:p w14:paraId="1E816DC4" w14:textId="7FB1930D" w:rsidR="00D1126E" w:rsidDel="00A12125" w:rsidRDefault="00A26EDE" w:rsidP="00386AB6">
      <w:pPr>
        <w:rPr>
          <w:del w:id="420" w:author="Stefanie Lane" w:date="2023-01-17T10:52:00Z"/>
        </w:rPr>
      </w:pPr>
      <w:del w:id="421" w:author="Stefanie Lane" w:date="2023-01-17T10:52:00Z">
        <w:r w:rsidDel="00A12125">
          <w:fldChar w:fldCharType="begin"/>
        </w:r>
        <w:r w:rsidDel="00A12125">
          <w:delInstrText xml:space="preserve"> LINK </w:delInstrText>
        </w:r>
        <w:r w:rsidR="00D1126E" w:rsidDel="00A12125">
          <w:delInstrText xml:space="preserve">Excel.Sheet.12 https://ubcca-my.sharepoint.com/personal/stefanie_lane_ubc_ca/Documents/Documents/Dissertation/CommunityStability/tables.xlsx DiversityMeasures!R2C2:R22C8 </w:delInstrText>
        </w:r>
        <w:r w:rsidDel="00A12125">
          <w:delInstrText xml:space="preserve">\a \f 4 \h </w:delInstrText>
        </w:r>
        <w:r w:rsidDel="00A12125">
          <w:fldChar w:fldCharType="separate"/>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D1126E" w:rsidRPr="00D1126E" w:rsidDel="00A12125" w14:paraId="7DC3E6C0" w14:textId="6F9FC0E3" w:rsidTr="002B358C">
        <w:trPr>
          <w:divId w:val="86388072"/>
          <w:trHeight w:val="470"/>
          <w:jc w:val="center"/>
          <w:del w:id="422" w:author="Stefanie Lane" w:date="2023-01-17T10:52:00Z"/>
        </w:trPr>
        <w:tc>
          <w:tcPr>
            <w:tcW w:w="1080" w:type="dxa"/>
            <w:tcBorders>
              <w:top w:val="nil"/>
              <w:left w:val="nil"/>
              <w:bottom w:val="nil"/>
              <w:right w:val="nil"/>
            </w:tcBorders>
            <w:shd w:val="clear" w:color="auto" w:fill="auto"/>
            <w:noWrap/>
            <w:vAlign w:val="bottom"/>
            <w:hideMark/>
          </w:tcPr>
          <w:p w14:paraId="5A46A20E" w14:textId="33C41DEF" w:rsidR="00D1126E" w:rsidRPr="00D1126E" w:rsidDel="00A12125" w:rsidRDefault="00D1126E">
            <w:pPr>
              <w:spacing w:after="0" w:line="240" w:lineRule="auto"/>
              <w:rPr>
                <w:del w:id="423" w:author="Stefanie Lane" w:date="2023-01-17T10:52:00Z"/>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62C3EB6B" w14:textId="05BD1D1D" w:rsidR="00D1126E" w:rsidRPr="00D1126E" w:rsidDel="00A12125" w:rsidRDefault="00D1126E">
            <w:pPr>
              <w:spacing w:after="0" w:line="240" w:lineRule="auto"/>
              <w:jc w:val="center"/>
              <w:rPr>
                <w:del w:id="424" w:author="Stefanie Lane" w:date="2023-01-17T10:52:00Z"/>
                <w:rFonts w:ascii="Calibri" w:eastAsia="Times New Roman" w:hAnsi="Calibri" w:cs="Calibri"/>
                <w:b/>
                <w:bCs/>
                <w:color w:val="000000"/>
                <w:sz w:val="20"/>
                <w:szCs w:val="20"/>
              </w:rPr>
            </w:pPr>
            <w:del w:id="425" w:author="Stefanie Lane" w:date="2023-01-17T10:52:00Z">
              <w:r w:rsidRPr="00D1126E" w:rsidDel="00A12125">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112B5D23" w14:textId="4312995B" w:rsidR="00D1126E" w:rsidRPr="00D1126E" w:rsidDel="00A12125" w:rsidRDefault="00D1126E">
            <w:pPr>
              <w:spacing w:after="0" w:line="240" w:lineRule="auto"/>
              <w:jc w:val="center"/>
              <w:rPr>
                <w:del w:id="426" w:author="Stefanie Lane" w:date="2023-01-17T10:52: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47A0C575" w14:textId="3B921E43" w:rsidR="00D1126E" w:rsidRPr="00D1126E" w:rsidDel="00A12125" w:rsidRDefault="00D1126E">
            <w:pPr>
              <w:spacing w:after="0" w:line="240" w:lineRule="auto"/>
              <w:jc w:val="center"/>
              <w:rPr>
                <w:del w:id="427" w:author="Stefanie Lane" w:date="2023-01-17T10:52:00Z"/>
                <w:rFonts w:ascii="Calibri" w:eastAsia="Times New Roman" w:hAnsi="Calibri" w:cs="Calibri"/>
                <w:b/>
                <w:bCs/>
                <w:color w:val="000000"/>
                <w:sz w:val="20"/>
                <w:szCs w:val="20"/>
              </w:rPr>
            </w:pPr>
            <w:del w:id="428" w:author="Stefanie Lane" w:date="2023-01-17T10:52:00Z">
              <w:r w:rsidRPr="00D1126E" w:rsidDel="00A12125">
                <w:rPr>
                  <w:rFonts w:ascii="Calibri" w:eastAsia="Times New Roman" w:hAnsi="Calibri" w:cs="Calibri"/>
                  <w:b/>
                  <w:bCs/>
                  <w:color w:val="000000"/>
                  <w:sz w:val="20"/>
                  <w:szCs w:val="20"/>
                </w:rPr>
                <w:delText>Diversity components</w:delText>
              </w:r>
            </w:del>
          </w:p>
        </w:tc>
      </w:tr>
      <w:tr w:rsidR="00D1126E" w:rsidRPr="00D1126E" w:rsidDel="00A12125" w14:paraId="1666A0FD" w14:textId="7947ECBB" w:rsidTr="002B358C">
        <w:trPr>
          <w:divId w:val="86388072"/>
          <w:trHeight w:val="780"/>
          <w:jc w:val="center"/>
          <w:del w:id="429" w:author="Stefanie Lane" w:date="2023-01-17T10:52:00Z"/>
        </w:trPr>
        <w:tc>
          <w:tcPr>
            <w:tcW w:w="1080" w:type="dxa"/>
            <w:tcBorders>
              <w:top w:val="single" w:sz="4" w:space="0" w:color="auto"/>
              <w:left w:val="nil"/>
              <w:bottom w:val="single" w:sz="4" w:space="0" w:color="auto"/>
              <w:right w:val="nil"/>
            </w:tcBorders>
            <w:shd w:val="clear" w:color="auto" w:fill="auto"/>
            <w:vAlign w:val="center"/>
            <w:hideMark/>
          </w:tcPr>
          <w:p w14:paraId="5F785E5E" w14:textId="5EB7A86B" w:rsidR="00D1126E" w:rsidRPr="00D1126E" w:rsidDel="00A12125" w:rsidRDefault="00D1126E">
            <w:pPr>
              <w:spacing w:after="0" w:line="240" w:lineRule="auto"/>
              <w:jc w:val="center"/>
              <w:rPr>
                <w:del w:id="430" w:author="Stefanie Lane" w:date="2023-01-17T10:52:00Z"/>
                <w:rFonts w:ascii="Calibri" w:eastAsia="Times New Roman" w:hAnsi="Calibri" w:cs="Calibri"/>
                <w:b/>
                <w:bCs/>
                <w:color w:val="000000"/>
                <w:sz w:val="20"/>
                <w:szCs w:val="20"/>
              </w:rPr>
            </w:pPr>
            <w:del w:id="431" w:author="Stefanie Lane" w:date="2023-01-17T10:52:00Z">
              <w:r w:rsidRPr="00D1126E" w:rsidDel="00A12125">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27C9177D" w14:textId="46C4F6B3" w:rsidR="00D1126E" w:rsidRPr="00D1126E" w:rsidDel="00A12125" w:rsidRDefault="00D1126E">
            <w:pPr>
              <w:spacing w:after="0" w:line="240" w:lineRule="auto"/>
              <w:jc w:val="center"/>
              <w:rPr>
                <w:del w:id="432" w:author="Stefanie Lane" w:date="2023-01-17T10:52:00Z"/>
                <w:rFonts w:ascii="Calibri" w:eastAsia="Times New Roman" w:hAnsi="Calibri" w:cs="Calibri"/>
                <w:b/>
                <w:bCs/>
                <w:color w:val="000000"/>
                <w:sz w:val="20"/>
                <w:szCs w:val="20"/>
              </w:rPr>
            </w:pPr>
            <w:del w:id="433" w:author="Stefanie Lane" w:date="2023-01-17T10:52:00Z">
              <w:r w:rsidRPr="00D1126E" w:rsidDel="00A12125">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6896D9FE" w14:textId="0D39051A" w:rsidR="00D1126E" w:rsidRPr="00D1126E" w:rsidDel="00A12125" w:rsidRDefault="00D1126E">
            <w:pPr>
              <w:spacing w:after="0" w:line="240" w:lineRule="auto"/>
              <w:jc w:val="center"/>
              <w:rPr>
                <w:del w:id="434" w:author="Stefanie Lane" w:date="2023-01-17T10:52:00Z"/>
                <w:rFonts w:ascii="Calibri" w:eastAsia="Times New Roman" w:hAnsi="Calibri" w:cs="Calibri"/>
                <w:b/>
                <w:bCs/>
                <w:color w:val="000000"/>
                <w:sz w:val="20"/>
                <w:szCs w:val="20"/>
              </w:rPr>
            </w:pPr>
            <w:del w:id="435" w:author="Stefanie Lane" w:date="2023-01-17T10:52:00Z">
              <w:r w:rsidRPr="00D1126E" w:rsidDel="00A12125">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7E35DF54" w14:textId="5F856247" w:rsidR="00D1126E" w:rsidRPr="00D1126E" w:rsidDel="00A12125" w:rsidRDefault="00D1126E">
            <w:pPr>
              <w:spacing w:after="0" w:line="240" w:lineRule="auto"/>
              <w:jc w:val="center"/>
              <w:rPr>
                <w:del w:id="436" w:author="Stefanie Lane" w:date="2023-01-17T10:52: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73C59598" w14:textId="1B18219A" w:rsidR="00D1126E" w:rsidRPr="00D1126E" w:rsidDel="00A12125" w:rsidRDefault="00D1126E">
            <w:pPr>
              <w:spacing w:after="0" w:line="240" w:lineRule="auto"/>
              <w:jc w:val="center"/>
              <w:rPr>
                <w:del w:id="437" w:author="Stefanie Lane" w:date="2023-01-17T10:52:00Z"/>
                <w:rFonts w:ascii="Calibri" w:eastAsia="Times New Roman" w:hAnsi="Calibri" w:cs="Calibri"/>
                <w:b/>
                <w:bCs/>
                <w:color w:val="000000"/>
                <w:sz w:val="20"/>
                <w:szCs w:val="20"/>
              </w:rPr>
            </w:pPr>
            <w:del w:id="438" w:author="Stefanie Lane" w:date="2023-01-17T10:52:00Z">
              <w:r w:rsidRPr="00D1126E" w:rsidDel="00A12125">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7E08E0A0" w14:textId="07CDC254" w:rsidR="00D1126E" w:rsidRPr="00D1126E" w:rsidDel="00A12125" w:rsidRDefault="00D1126E">
            <w:pPr>
              <w:spacing w:after="0" w:line="240" w:lineRule="auto"/>
              <w:jc w:val="center"/>
              <w:rPr>
                <w:del w:id="439" w:author="Stefanie Lane" w:date="2023-01-17T10:52:00Z"/>
                <w:rFonts w:ascii="Calibri" w:eastAsia="Times New Roman" w:hAnsi="Calibri" w:cs="Calibri"/>
                <w:b/>
                <w:bCs/>
                <w:color w:val="000000"/>
                <w:sz w:val="20"/>
                <w:szCs w:val="20"/>
              </w:rPr>
            </w:pPr>
            <w:del w:id="440" w:author="Stefanie Lane" w:date="2023-01-17T10:52:00Z">
              <w:r w:rsidRPr="00D1126E" w:rsidDel="00A12125">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359E566F" w14:textId="7BA4B886" w:rsidR="00D1126E" w:rsidRPr="00D1126E" w:rsidDel="00A12125" w:rsidRDefault="00D1126E">
            <w:pPr>
              <w:spacing w:after="0" w:line="240" w:lineRule="auto"/>
              <w:jc w:val="center"/>
              <w:rPr>
                <w:del w:id="441" w:author="Stefanie Lane" w:date="2023-01-17T10:52:00Z"/>
                <w:rFonts w:ascii="Calibri" w:eastAsia="Times New Roman" w:hAnsi="Calibri" w:cs="Calibri"/>
                <w:b/>
                <w:bCs/>
                <w:color w:val="000000"/>
                <w:sz w:val="20"/>
                <w:szCs w:val="20"/>
              </w:rPr>
            </w:pPr>
            <w:del w:id="442" w:author="Stefanie Lane" w:date="2023-01-17T10:52:00Z">
              <w:r w:rsidRPr="00D1126E" w:rsidDel="00A12125">
                <w:rPr>
                  <w:rFonts w:ascii="Calibri" w:eastAsia="Times New Roman" w:hAnsi="Calibri" w:cs="Calibri"/>
                  <w:b/>
                  <w:bCs/>
                  <w:color w:val="000000"/>
                  <w:sz w:val="20"/>
                  <w:szCs w:val="20"/>
                </w:rPr>
                <w:delText>β diversity</w:delText>
              </w:r>
            </w:del>
          </w:p>
        </w:tc>
      </w:tr>
      <w:tr w:rsidR="00D1126E" w:rsidRPr="00D1126E" w:rsidDel="00A12125" w14:paraId="4ECBEFC0" w14:textId="3222100A" w:rsidTr="002B358C">
        <w:trPr>
          <w:divId w:val="86388072"/>
          <w:trHeight w:val="290"/>
          <w:jc w:val="center"/>
          <w:del w:id="443" w:author="Stefanie Lane" w:date="2023-01-17T10:52:00Z"/>
        </w:trPr>
        <w:tc>
          <w:tcPr>
            <w:tcW w:w="1080" w:type="dxa"/>
            <w:tcBorders>
              <w:top w:val="nil"/>
              <w:left w:val="nil"/>
              <w:bottom w:val="nil"/>
              <w:right w:val="nil"/>
            </w:tcBorders>
            <w:shd w:val="clear" w:color="auto" w:fill="auto"/>
            <w:vAlign w:val="bottom"/>
            <w:hideMark/>
          </w:tcPr>
          <w:p w14:paraId="7A3ADA61" w14:textId="5751AC1B" w:rsidR="00D1126E" w:rsidRPr="00D1126E" w:rsidDel="00A12125" w:rsidRDefault="00D1126E">
            <w:pPr>
              <w:spacing w:after="0" w:line="240" w:lineRule="auto"/>
              <w:rPr>
                <w:del w:id="444" w:author="Stefanie Lane" w:date="2023-01-17T10:52:00Z"/>
                <w:rFonts w:ascii="Calibri" w:eastAsia="Times New Roman" w:hAnsi="Calibri" w:cs="Calibri"/>
                <w:b/>
                <w:bCs/>
                <w:color w:val="000000"/>
                <w:sz w:val="20"/>
                <w:szCs w:val="20"/>
              </w:rPr>
            </w:pPr>
            <w:del w:id="445" w:author="Stefanie Lane" w:date="2023-01-17T10:52:00Z">
              <w:r w:rsidRPr="00D1126E" w:rsidDel="00A12125">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3ED8BE97" w14:textId="7344707B" w:rsidR="00D1126E" w:rsidRPr="00D1126E" w:rsidDel="00A12125" w:rsidRDefault="00D1126E">
            <w:pPr>
              <w:spacing w:after="0" w:line="240" w:lineRule="auto"/>
              <w:rPr>
                <w:del w:id="446"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1C146A5E" w14:textId="239C155F" w:rsidR="00D1126E" w:rsidRPr="00D1126E" w:rsidDel="00A12125" w:rsidRDefault="00D1126E">
            <w:pPr>
              <w:spacing w:after="0" w:line="240" w:lineRule="auto"/>
              <w:rPr>
                <w:del w:id="447"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64164E0" w14:textId="35ECAC90" w:rsidR="00D1126E" w:rsidRPr="00D1126E" w:rsidDel="00A12125" w:rsidRDefault="00D1126E">
            <w:pPr>
              <w:spacing w:after="0" w:line="240" w:lineRule="auto"/>
              <w:rPr>
                <w:del w:id="44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5C7BF37" w14:textId="53A4DBFD" w:rsidR="00D1126E" w:rsidRPr="00D1126E" w:rsidDel="00A12125" w:rsidRDefault="00D1126E">
            <w:pPr>
              <w:spacing w:after="0" w:line="240" w:lineRule="auto"/>
              <w:rPr>
                <w:del w:id="449"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AFF72A6" w14:textId="76986448" w:rsidR="00D1126E" w:rsidRPr="00D1126E" w:rsidDel="00A12125" w:rsidRDefault="00D1126E">
            <w:pPr>
              <w:spacing w:after="0" w:line="240" w:lineRule="auto"/>
              <w:rPr>
                <w:del w:id="450"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4DE4A0F" w14:textId="4F4C0329" w:rsidR="00D1126E" w:rsidRPr="00D1126E" w:rsidDel="00A12125" w:rsidRDefault="00D1126E">
            <w:pPr>
              <w:spacing w:after="0" w:line="240" w:lineRule="auto"/>
              <w:rPr>
                <w:del w:id="451" w:author="Stefanie Lane" w:date="2023-01-17T10:52:00Z"/>
                <w:rFonts w:ascii="Times New Roman" w:eastAsia="Times New Roman" w:hAnsi="Times New Roman" w:cs="Times New Roman"/>
                <w:sz w:val="20"/>
                <w:szCs w:val="20"/>
              </w:rPr>
            </w:pPr>
          </w:p>
        </w:tc>
      </w:tr>
      <w:tr w:rsidR="00D1126E" w:rsidRPr="00D1126E" w:rsidDel="00A12125" w14:paraId="3952B8A1" w14:textId="468F7D92" w:rsidTr="002B358C">
        <w:trPr>
          <w:divId w:val="86388072"/>
          <w:trHeight w:val="290"/>
          <w:jc w:val="center"/>
          <w:del w:id="452"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00B96B7A" w14:textId="5FCE28CC" w:rsidR="00D1126E" w:rsidRPr="00D1126E" w:rsidDel="00A12125" w:rsidRDefault="00D1126E">
            <w:pPr>
              <w:spacing w:after="0" w:line="240" w:lineRule="auto"/>
              <w:jc w:val="right"/>
              <w:rPr>
                <w:del w:id="453" w:author="Stefanie Lane" w:date="2023-01-17T10:52:00Z"/>
                <w:rFonts w:ascii="Calibri" w:eastAsia="Times New Roman" w:hAnsi="Calibri" w:cs="Calibri"/>
                <w:color w:val="000000"/>
                <w:sz w:val="20"/>
                <w:szCs w:val="20"/>
              </w:rPr>
            </w:pPr>
            <w:del w:id="454"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45CC8D0" w14:textId="02FFF9CC" w:rsidR="00D1126E" w:rsidRPr="00D1126E" w:rsidDel="00A12125" w:rsidRDefault="00D1126E">
            <w:pPr>
              <w:spacing w:after="0" w:line="240" w:lineRule="auto"/>
              <w:jc w:val="center"/>
              <w:rPr>
                <w:del w:id="455" w:author="Stefanie Lane" w:date="2023-01-17T10:52:00Z"/>
                <w:rFonts w:ascii="Calibri" w:eastAsia="Times New Roman" w:hAnsi="Calibri" w:cs="Calibri"/>
                <w:color w:val="000000"/>
                <w:sz w:val="20"/>
                <w:szCs w:val="20"/>
              </w:rPr>
            </w:pPr>
            <w:del w:id="456" w:author="Stefanie Lane" w:date="2023-01-17T10:52:00Z">
              <w:r w:rsidRPr="00D1126E" w:rsidDel="00A12125">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690B4D2" w14:textId="311EB8DD" w:rsidR="00D1126E" w:rsidRPr="00D1126E" w:rsidDel="00A12125" w:rsidRDefault="00D1126E">
            <w:pPr>
              <w:spacing w:after="0" w:line="240" w:lineRule="auto"/>
              <w:jc w:val="center"/>
              <w:rPr>
                <w:del w:id="457" w:author="Stefanie Lane" w:date="2023-01-17T10:52:00Z"/>
                <w:rFonts w:ascii="Calibri" w:eastAsia="Times New Roman" w:hAnsi="Calibri" w:cs="Calibri"/>
                <w:color w:val="000000"/>
                <w:sz w:val="20"/>
                <w:szCs w:val="20"/>
              </w:rPr>
            </w:pPr>
            <w:del w:id="458" w:author="Stefanie Lane" w:date="2023-01-17T10:52:00Z">
              <w:r w:rsidRPr="00D1126E" w:rsidDel="00A12125">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0875B8C1" w14:textId="02A6C125" w:rsidR="00D1126E" w:rsidRPr="00D1126E" w:rsidDel="00A12125" w:rsidRDefault="00D1126E">
            <w:pPr>
              <w:spacing w:after="0" w:line="240" w:lineRule="auto"/>
              <w:jc w:val="center"/>
              <w:rPr>
                <w:del w:id="459"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73D7D23" w14:textId="524C5E2A" w:rsidR="00D1126E" w:rsidRPr="00D1126E" w:rsidDel="00A12125" w:rsidRDefault="00D1126E">
            <w:pPr>
              <w:spacing w:after="0" w:line="240" w:lineRule="auto"/>
              <w:jc w:val="center"/>
              <w:rPr>
                <w:del w:id="460" w:author="Stefanie Lane" w:date="2023-01-17T10:52:00Z"/>
                <w:rFonts w:ascii="Calibri" w:eastAsia="Times New Roman" w:hAnsi="Calibri" w:cs="Calibri"/>
                <w:color w:val="000000"/>
                <w:sz w:val="20"/>
                <w:szCs w:val="20"/>
              </w:rPr>
            </w:pPr>
            <w:del w:id="461" w:author="Stefanie Lane" w:date="2023-01-17T10:52:00Z">
              <w:r w:rsidRPr="00D1126E" w:rsidDel="00A12125">
                <w:rPr>
                  <w:rFonts w:ascii="Calibri" w:eastAsia="Times New Roman" w:hAnsi="Calibri" w:cs="Calibri"/>
                  <w:color w:val="000000"/>
                  <w:sz w:val="20"/>
                  <w:szCs w:val="20"/>
                </w:rPr>
                <w:delText>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CF663F4" w14:textId="56C5542A" w:rsidR="00D1126E" w:rsidRPr="00D1126E" w:rsidDel="00A12125" w:rsidRDefault="00D1126E">
            <w:pPr>
              <w:spacing w:after="0" w:line="240" w:lineRule="auto"/>
              <w:jc w:val="center"/>
              <w:rPr>
                <w:del w:id="462" w:author="Stefanie Lane" w:date="2023-01-17T10:52:00Z"/>
                <w:rFonts w:ascii="Calibri" w:eastAsia="Times New Roman" w:hAnsi="Calibri" w:cs="Calibri"/>
                <w:color w:val="000000"/>
                <w:sz w:val="20"/>
                <w:szCs w:val="20"/>
              </w:rPr>
            </w:pPr>
            <w:del w:id="463" w:author="Stefanie Lane" w:date="2023-01-17T10:52:00Z">
              <w:r w:rsidRPr="00D1126E" w:rsidDel="00A12125">
                <w:rPr>
                  <w:rFonts w:ascii="Calibri" w:eastAsia="Times New Roman" w:hAnsi="Calibri" w:cs="Calibri"/>
                  <w:color w:val="000000"/>
                  <w:sz w:val="20"/>
                  <w:szCs w:val="20"/>
                </w:rPr>
                <w:delText>2.5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3658958" w14:textId="6B3AB71B" w:rsidR="00D1126E" w:rsidRPr="00D1126E" w:rsidDel="00A12125" w:rsidRDefault="00D1126E">
            <w:pPr>
              <w:spacing w:after="0" w:line="240" w:lineRule="auto"/>
              <w:jc w:val="center"/>
              <w:rPr>
                <w:del w:id="464" w:author="Stefanie Lane" w:date="2023-01-17T10:52:00Z"/>
                <w:rFonts w:ascii="Calibri" w:eastAsia="Times New Roman" w:hAnsi="Calibri" w:cs="Calibri"/>
                <w:color w:val="000000"/>
                <w:sz w:val="20"/>
                <w:szCs w:val="20"/>
              </w:rPr>
            </w:pPr>
            <w:del w:id="465" w:author="Stefanie Lane" w:date="2023-01-17T10:52:00Z">
              <w:r w:rsidRPr="00D1126E" w:rsidDel="00A12125">
                <w:rPr>
                  <w:rFonts w:ascii="Calibri" w:eastAsia="Times New Roman" w:hAnsi="Calibri" w:cs="Calibri"/>
                  <w:color w:val="000000"/>
                  <w:sz w:val="20"/>
                  <w:szCs w:val="20"/>
                </w:rPr>
                <w:delText>3.9</w:delText>
              </w:r>
            </w:del>
          </w:p>
        </w:tc>
      </w:tr>
      <w:tr w:rsidR="00D1126E" w:rsidRPr="00D1126E" w:rsidDel="00A12125" w14:paraId="287718A8" w14:textId="0A5EC36A" w:rsidTr="002B358C">
        <w:trPr>
          <w:divId w:val="86388072"/>
          <w:trHeight w:val="290"/>
          <w:jc w:val="center"/>
          <w:del w:id="466" w:author="Stefanie Lane" w:date="2023-01-17T10:52:00Z"/>
        </w:trPr>
        <w:tc>
          <w:tcPr>
            <w:tcW w:w="1080" w:type="dxa"/>
            <w:tcBorders>
              <w:top w:val="nil"/>
              <w:left w:val="nil"/>
              <w:bottom w:val="nil"/>
              <w:right w:val="nil"/>
            </w:tcBorders>
            <w:shd w:val="clear" w:color="auto" w:fill="auto"/>
            <w:noWrap/>
            <w:vAlign w:val="bottom"/>
            <w:hideMark/>
          </w:tcPr>
          <w:p w14:paraId="3581D327" w14:textId="09D12023" w:rsidR="00D1126E" w:rsidRPr="00D1126E" w:rsidDel="00A12125" w:rsidRDefault="00D1126E">
            <w:pPr>
              <w:spacing w:after="0" w:line="240" w:lineRule="auto"/>
              <w:jc w:val="right"/>
              <w:rPr>
                <w:del w:id="467" w:author="Stefanie Lane" w:date="2023-01-17T10:52:00Z"/>
                <w:rFonts w:ascii="Calibri" w:eastAsia="Times New Roman" w:hAnsi="Calibri" w:cs="Calibri"/>
                <w:color w:val="000000"/>
                <w:sz w:val="20"/>
                <w:szCs w:val="20"/>
              </w:rPr>
            </w:pPr>
            <w:del w:id="468"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508E50C4" w14:textId="36CA86E1" w:rsidR="00D1126E" w:rsidRPr="00D1126E" w:rsidDel="00A12125" w:rsidRDefault="00D1126E">
            <w:pPr>
              <w:spacing w:after="0" w:line="240" w:lineRule="auto"/>
              <w:jc w:val="center"/>
              <w:rPr>
                <w:del w:id="469" w:author="Stefanie Lane" w:date="2023-01-17T10:52:00Z"/>
                <w:rFonts w:ascii="Calibri" w:eastAsia="Times New Roman" w:hAnsi="Calibri" w:cs="Calibri"/>
                <w:color w:val="000000"/>
                <w:sz w:val="20"/>
                <w:szCs w:val="20"/>
              </w:rPr>
            </w:pPr>
            <w:del w:id="470" w:author="Stefanie Lane" w:date="2023-01-17T10:52:00Z">
              <w:r w:rsidRPr="00D1126E" w:rsidDel="00A12125">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7EBD419F" w14:textId="12A52701" w:rsidR="00D1126E" w:rsidRPr="00D1126E" w:rsidDel="00A12125" w:rsidRDefault="00D1126E">
            <w:pPr>
              <w:spacing w:after="0" w:line="240" w:lineRule="auto"/>
              <w:jc w:val="center"/>
              <w:rPr>
                <w:del w:id="471" w:author="Stefanie Lane" w:date="2023-01-17T10:52:00Z"/>
                <w:rFonts w:ascii="Calibri" w:eastAsia="Times New Roman" w:hAnsi="Calibri" w:cs="Calibri"/>
                <w:color w:val="000000"/>
                <w:sz w:val="20"/>
                <w:szCs w:val="20"/>
              </w:rPr>
            </w:pPr>
            <w:del w:id="472" w:author="Stefanie Lane" w:date="2023-01-17T10:52:00Z">
              <w:r w:rsidRPr="00D1126E" w:rsidDel="00A12125">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D8B6979" w14:textId="64D60CDB" w:rsidR="00D1126E" w:rsidRPr="00D1126E" w:rsidDel="00A12125" w:rsidRDefault="00D1126E">
            <w:pPr>
              <w:spacing w:after="0" w:line="240" w:lineRule="auto"/>
              <w:jc w:val="center"/>
              <w:rPr>
                <w:del w:id="473"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85A1269" w14:textId="6A4856FB" w:rsidR="00D1126E" w:rsidRPr="00D1126E" w:rsidDel="00A12125" w:rsidRDefault="00D1126E">
            <w:pPr>
              <w:spacing w:after="0" w:line="240" w:lineRule="auto"/>
              <w:jc w:val="center"/>
              <w:rPr>
                <w:del w:id="474" w:author="Stefanie Lane" w:date="2023-01-17T10:52:00Z"/>
                <w:rFonts w:ascii="Calibri" w:eastAsia="Times New Roman" w:hAnsi="Calibri" w:cs="Calibri"/>
                <w:color w:val="000000"/>
                <w:sz w:val="20"/>
                <w:szCs w:val="20"/>
              </w:rPr>
            </w:pPr>
            <w:del w:id="475" w:author="Stefanie Lane" w:date="2023-01-17T10:52:00Z">
              <w:r w:rsidRPr="00D1126E" w:rsidDel="00A12125">
                <w:rPr>
                  <w:rFonts w:ascii="Calibri" w:eastAsia="Times New Roman" w:hAnsi="Calibri" w:cs="Calibri"/>
                  <w:color w:val="000000"/>
                  <w:sz w:val="20"/>
                  <w:szCs w:val="20"/>
                </w:rPr>
                <w:delText>8.3</w:delText>
              </w:r>
            </w:del>
          </w:p>
        </w:tc>
        <w:tc>
          <w:tcPr>
            <w:tcW w:w="800" w:type="dxa"/>
            <w:tcBorders>
              <w:top w:val="nil"/>
              <w:left w:val="nil"/>
              <w:bottom w:val="single" w:sz="4" w:space="0" w:color="auto"/>
              <w:right w:val="nil"/>
            </w:tcBorders>
            <w:shd w:val="clear" w:color="auto" w:fill="auto"/>
            <w:noWrap/>
            <w:vAlign w:val="bottom"/>
            <w:hideMark/>
          </w:tcPr>
          <w:p w14:paraId="22811C9D" w14:textId="743DD17F" w:rsidR="00D1126E" w:rsidRPr="00D1126E" w:rsidDel="00A12125" w:rsidRDefault="00D1126E">
            <w:pPr>
              <w:spacing w:after="0" w:line="240" w:lineRule="auto"/>
              <w:jc w:val="center"/>
              <w:rPr>
                <w:del w:id="476" w:author="Stefanie Lane" w:date="2023-01-17T10:52:00Z"/>
                <w:rFonts w:ascii="Calibri" w:eastAsia="Times New Roman" w:hAnsi="Calibri" w:cs="Calibri"/>
                <w:color w:val="000000"/>
                <w:sz w:val="20"/>
                <w:szCs w:val="20"/>
              </w:rPr>
            </w:pPr>
            <w:del w:id="477" w:author="Stefanie Lane" w:date="2023-01-17T10:52:00Z">
              <w:r w:rsidRPr="00D1126E" w:rsidDel="00A12125">
                <w:rPr>
                  <w:rFonts w:ascii="Calibri" w:eastAsia="Times New Roman" w:hAnsi="Calibri" w:cs="Calibri"/>
                  <w:color w:val="000000"/>
                  <w:sz w:val="20"/>
                  <w:szCs w:val="20"/>
                </w:rPr>
                <w:delText>2.0</w:delText>
              </w:r>
            </w:del>
          </w:p>
        </w:tc>
        <w:tc>
          <w:tcPr>
            <w:tcW w:w="800" w:type="dxa"/>
            <w:tcBorders>
              <w:top w:val="nil"/>
              <w:left w:val="nil"/>
              <w:bottom w:val="single" w:sz="4" w:space="0" w:color="auto"/>
              <w:right w:val="nil"/>
            </w:tcBorders>
            <w:shd w:val="clear" w:color="auto" w:fill="auto"/>
            <w:noWrap/>
            <w:vAlign w:val="bottom"/>
            <w:hideMark/>
          </w:tcPr>
          <w:p w14:paraId="4E337E0A" w14:textId="029ADEB7" w:rsidR="00D1126E" w:rsidRPr="00D1126E" w:rsidDel="00A12125" w:rsidRDefault="00D1126E">
            <w:pPr>
              <w:spacing w:after="0" w:line="240" w:lineRule="auto"/>
              <w:jc w:val="center"/>
              <w:rPr>
                <w:del w:id="478" w:author="Stefanie Lane" w:date="2023-01-17T10:52:00Z"/>
                <w:rFonts w:ascii="Calibri" w:eastAsia="Times New Roman" w:hAnsi="Calibri" w:cs="Calibri"/>
                <w:color w:val="000000"/>
                <w:sz w:val="20"/>
                <w:szCs w:val="20"/>
              </w:rPr>
            </w:pPr>
            <w:del w:id="479"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635B7DCE" w14:textId="0BA87A81" w:rsidTr="002B358C">
        <w:trPr>
          <w:divId w:val="86388072"/>
          <w:trHeight w:val="290"/>
          <w:jc w:val="center"/>
          <w:del w:id="480"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BF9A265" w14:textId="707B5E13" w:rsidR="00D1126E" w:rsidRPr="00D1126E" w:rsidDel="00A12125" w:rsidRDefault="00D1126E">
            <w:pPr>
              <w:spacing w:after="0" w:line="240" w:lineRule="auto"/>
              <w:jc w:val="right"/>
              <w:rPr>
                <w:del w:id="481" w:author="Stefanie Lane" w:date="2023-01-17T10:52:00Z"/>
                <w:rFonts w:ascii="Calibri" w:eastAsia="Times New Roman" w:hAnsi="Calibri" w:cs="Calibri"/>
                <w:color w:val="000000"/>
                <w:sz w:val="20"/>
                <w:szCs w:val="20"/>
              </w:rPr>
            </w:pPr>
            <w:del w:id="482"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2D7F3D4" w14:textId="47D4E1F3" w:rsidR="00D1126E" w:rsidRPr="00D1126E" w:rsidDel="00A12125" w:rsidRDefault="00D1126E">
            <w:pPr>
              <w:spacing w:after="0" w:line="240" w:lineRule="auto"/>
              <w:jc w:val="center"/>
              <w:rPr>
                <w:del w:id="483" w:author="Stefanie Lane" w:date="2023-01-17T10:52:00Z"/>
                <w:rFonts w:ascii="Calibri" w:eastAsia="Times New Roman" w:hAnsi="Calibri" w:cs="Calibri"/>
                <w:color w:val="000000"/>
                <w:sz w:val="20"/>
                <w:szCs w:val="20"/>
              </w:rPr>
            </w:pPr>
            <w:del w:id="484" w:author="Stefanie Lane" w:date="2023-01-17T10:52:00Z">
              <w:r w:rsidRPr="00D1126E" w:rsidDel="00A12125">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1B1DEAA" w14:textId="4CECF6ED" w:rsidR="00D1126E" w:rsidRPr="00D1126E" w:rsidDel="00A12125" w:rsidRDefault="00D1126E">
            <w:pPr>
              <w:spacing w:after="0" w:line="240" w:lineRule="auto"/>
              <w:jc w:val="center"/>
              <w:rPr>
                <w:del w:id="485" w:author="Stefanie Lane" w:date="2023-01-17T10:52:00Z"/>
                <w:rFonts w:ascii="Calibri" w:eastAsia="Times New Roman" w:hAnsi="Calibri" w:cs="Calibri"/>
                <w:color w:val="000000"/>
                <w:sz w:val="20"/>
                <w:szCs w:val="20"/>
              </w:rPr>
            </w:pPr>
            <w:del w:id="486" w:author="Stefanie Lane" w:date="2023-01-17T10:52:00Z">
              <w:r w:rsidRPr="00D1126E" w:rsidDel="00A12125">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3FB7E0A5" w14:textId="39C9BF29" w:rsidR="00D1126E" w:rsidRPr="00D1126E" w:rsidDel="00A12125" w:rsidRDefault="00D1126E">
            <w:pPr>
              <w:spacing w:after="0" w:line="240" w:lineRule="auto"/>
              <w:jc w:val="center"/>
              <w:rPr>
                <w:del w:id="487"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C31FF53" w14:textId="0BB7524D" w:rsidR="00D1126E" w:rsidRPr="00D1126E" w:rsidDel="00A12125" w:rsidRDefault="00D1126E">
            <w:pPr>
              <w:spacing w:after="0" w:line="240" w:lineRule="auto"/>
              <w:jc w:val="center"/>
              <w:rPr>
                <w:del w:id="488" w:author="Stefanie Lane" w:date="2023-01-17T10:52:00Z"/>
                <w:rFonts w:ascii="Calibri" w:eastAsia="Times New Roman" w:hAnsi="Calibri" w:cs="Calibri"/>
                <w:color w:val="000000"/>
                <w:sz w:val="20"/>
                <w:szCs w:val="20"/>
              </w:rPr>
            </w:pPr>
            <w:del w:id="489" w:author="Stefanie Lane" w:date="2023-01-17T10:52:00Z">
              <w:r w:rsidRPr="00D1126E" w:rsidDel="00A12125">
                <w:rPr>
                  <w:rFonts w:ascii="Calibri" w:eastAsia="Times New Roman" w:hAnsi="Calibri" w:cs="Calibri"/>
                  <w:color w:val="000000"/>
                  <w:sz w:val="20"/>
                  <w:szCs w:val="20"/>
                </w:rPr>
                <w:delText>7.9</w:delText>
              </w:r>
            </w:del>
          </w:p>
        </w:tc>
        <w:tc>
          <w:tcPr>
            <w:tcW w:w="800" w:type="dxa"/>
            <w:tcBorders>
              <w:top w:val="nil"/>
              <w:left w:val="nil"/>
              <w:bottom w:val="single" w:sz="4" w:space="0" w:color="auto"/>
              <w:right w:val="nil"/>
            </w:tcBorders>
            <w:shd w:val="clear" w:color="auto" w:fill="auto"/>
            <w:noWrap/>
            <w:vAlign w:val="bottom"/>
            <w:hideMark/>
          </w:tcPr>
          <w:p w14:paraId="751CBD69" w14:textId="12DD159D" w:rsidR="00D1126E" w:rsidRPr="00D1126E" w:rsidDel="00A12125" w:rsidRDefault="00D1126E">
            <w:pPr>
              <w:spacing w:after="0" w:line="240" w:lineRule="auto"/>
              <w:jc w:val="center"/>
              <w:rPr>
                <w:del w:id="490" w:author="Stefanie Lane" w:date="2023-01-17T10:52:00Z"/>
                <w:rFonts w:ascii="Calibri" w:eastAsia="Times New Roman" w:hAnsi="Calibri" w:cs="Calibri"/>
                <w:color w:val="000000"/>
                <w:sz w:val="20"/>
                <w:szCs w:val="20"/>
              </w:rPr>
            </w:pPr>
            <w:del w:id="491" w:author="Stefanie Lane" w:date="2023-01-17T10:52:00Z">
              <w:r w:rsidRPr="00D1126E" w:rsidDel="00A12125">
                <w:rPr>
                  <w:rFonts w:ascii="Calibri" w:eastAsia="Times New Roman" w:hAnsi="Calibri" w:cs="Calibri"/>
                  <w:color w:val="000000"/>
                  <w:sz w:val="20"/>
                  <w:szCs w:val="20"/>
                </w:rPr>
                <w:delText>2.7</w:delText>
              </w:r>
            </w:del>
          </w:p>
        </w:tc>
        <w:tc>
          <w:tcPr>
            <w:tcW w:w="800" w:type="dxa"/>
            <w:tcBorders>
              <w:top w:val="nil"/>
              <w:left w:val="nil"/>
              <w:bottom w:val="single" w:sz="4" w:space="0" w:color="auto"/>
              <w:right w:val="nil"/>
            </w:tcBorders>
            <w:shd w:val="clear" w:color="auto" w:fill="auto"/>
            <w:noWrap/>
            <w:vAlign w:val="bottom"/>
            <w:hideMark/>
          </w:tcPr>
          <w:p w14:paraId="6A9B5011" w14:textId="4692E002" w:rsidR="00D1126E" w:rsidRPr="00D1126E" w:rsidDel="00A12125" w:rsidRDefault="00D1126E">
            <w:pPr>
              <w:spacing w:after="0" w:line="240" w:lineRule="auto"/>
              <w:jc w:val="center"/>
              <w:rPr>
                <w:del w:id="492" w:author="Stefanie Lane" w:date="2023-01-17T10:52:00Z"/>
                <w:rFonts w:ascii="Calibri" w:eastAsia="Times New Roman" w:hAnsi="Calibri" w:cs="Calibri"/>
                <w:color w:val="000000"/>
                <w:sz w:val="20"/>
                <w:szCs w:val="20"/>
              </w:rPr>
            </w:pPr>
            <w:del w:id="493" w:author="Stefanie Lane" w:date="2023-01-17T10:52:00Z">
              <w:r w:rsidRPr="00D1126E" w:rsidDel="00A12125">
                <w:rPr>
                  <w:rFonts w:ascii="Calibri" w:eastAsia="Times New Roman" w:hAnsi="Calibri" w:cs="Calibri"/>
                  <w:color w:val="000000"/>
                  <w:sz w:val="20"/>
                  <w:szCs w:val="20"/>
                </w:rPr>
                <w:delText>4.3</w:delText>
              </w:r>
            </w:del>
          </w:p>
        </w:tc>
      </w:tr>
      <w:tr w:rsidR="00D1126E" w:rsidRPr="00D1126E" w:rsidDel="00A12125" w14:paraId="7F44B7E9" w14:textId="67D4A20E" w:rsidTr="002B358C">
        <w:trPr>
          <w:divId w:val="86388072"/>
          <w:trHeight w:val="200"/>
          <w:jc w:val="center"/>
          <w:del w:id="494" w:author="Stefanie Lane" w:date="2023-01-17T10:52:00Z"/>
        </w:trPr>
        <w:tc>
          <w:tcPr>
            <w:tcW w:w="1080" w:type="dxa"/>
            <w:tcBorders>
              <w:top w:val="nil"/>
              <w:left w:val="nil"/>
              <w:bottom w:val="nil"/>
              <w:right w:val="nil"/>
            </w:tcBorders>
            <w:shd w:val="clear" w:color="auto" w:fill="auto"/>
            <w:noWrap/>
            <w:vAlign w:val="bottom"/>
            <w:hideMark/>
          </w:tcPr>
          <w:p w14:paraId="47F63BAD" w14:textId="59706F2B" w:rsidR="00D1126E" w:rsidRPr="00D1126E" w:rsidDel="00A12125" w:rsidRDefault="00D1126E">
            <w:pPr>
              <w:spacing w:after="0" w:line="240" w:lineRule="auto"/>
              <w:jc w:val="center"/>
              <w:rPr>
                <w:del w:id="495" w:author="Stefanie Lane" w:date="2023-01-17T10:52: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C5C2EA5" w14:textId="4965A953" w:rsidR="00D1126E" w:rsidRPr="00D1126E" w:rsidDel="00A12125" w:rsidRDefault="00D1126E">
            <w:pPr>
              <w:spacing w:after="0" w:line="240" w:lineRule="auto"/>
              <w:rPr>
                <w:del w:id="496" w:author="Stefanie Lane" w:date="2023-01-17T10:52: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7763EC5" w14:textId="5C1DB3C9" w:rsidR="00D1126E" w:rsidRPr="00D1126E" w:rsidDel="00A12125" w:rsidRDefault="00D1126E">
            <w:pPr>
              <w:spacing w:after="0" w:line="240" w:lineRule="auto"/>
              <w:rPr>
                <w:del w:id="497"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E52C256" w14:textId="7A870FAA" w:rsidR="00D1126E" w:rsidRPr="00D1126E" w:rsidDel="00A12125" w:rsidRDefault="00D1126E">
            <w:pPr>
              <w:spacing w:after="0" w:line="240" w:lineRule="auto"/>
              <w:rPr>
                <w:del w:id="49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F654FB" w14:textId="2A70F14F" w:rsidR="00D1126E" w:rsidRPr="00D1126E" w:rsidDel="00A12125" w:rsidRDefault="00D1126E">
            <w:pPr>
              <w:spacing w:after="0" w:line="240" w:lineRule="auto"/>
              <w:rPr>
                <w:del w:id="499"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26DEB3" w14:textId="49E6239D" w:rsidR="00D1126E" w:rsidRPr="00D1126E" w:rsidDel="00A12125" w:rsidRDefault="00D1126E">
            <w:pPr>
              <w:spacing w:after="0" w:line="240" w:lineRule="auto"/>
              <w:rPr>
                <w:del w:id="500"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3A57BC" w14:textId="1CF1158E" w:rsidR="00D1126E" w:rsidRPr="00D1126E" w:rsidDel="00A12125" w:rsidRDefault="00D1126E">
            <w:pPr>
              <w:spacing w:after="0" w:line="240" w:lineRule="auto"/>
              <w:rPr>
                <w:del w:id="501" w:author="Stefanie Lane" w:date="2023-01-17T10:52:00Z"/>
                <w:rFonts w:ascii="Times New Roman" w:eastAsia="Times New Roman" w:hAnsi="Times New Roman" w:cs="Times New Roman"/>
                <w:sz w:val="20"/>
                <w:szCs w:val="20"/>
              </w:rPr>
            </w:pPr>
          </w:p>
        </w:tc>
      </w:tr>
      <w:tr w:rsidR="00D1126E" w:rsidRPr="00D1126E" w:rsidDel="00A12125" w14:paraId="06D1E629" w14:textId="6D063A50" w:rsidTr="002B358C">
        <w:trPr>
          <w:divId w:val="86388072"/>
          <w:trHeight w:val="290"/>
          <w:jc w:val="center"/>
          <w:del w:id="502" w:author="Stefanie Lane" w:date="2023-01-17T10:52:00Z"/>
        </w:trPr>
        <w:tc>
          <w:tcPr>
            <w:tcW w:w="1080" w:type="dxa"/>
            <w:tcBorders>
              <w:top w:val="nil"/>
              <w:left w:val="nil"/>
              <w:bottom w:val="nil"/>
              <w:right w:val="nil"/>
            </w:tcBorders>
            <w:shd w:val="clear" w:color="auto" w:fill="auto"/>
            <w:noWrap/>
            <w:vAlign w:val="bottom"/>
            <w:hideMark/>
          </w:tcPr>
          <w:p w14:paraId="0A506613" w14:textId="6359D923" w:rsidR="00D1126E" w:rsidRPr="00D1126E" w:rsidDel="00A12125" w:rsidRDefault="00D1126E">
            <w:pPr>
              <w:spacing w:after="0" w:line="240" w:lineRule="auto"/>
              <w:rPr>
                <w:del w:id="503" w:author="Stefanie Lane" w:date="2023-01-17T10:52:00Z"/>
                <w:rFonts w:ascii="Calibri" w:eastAsia="Times New Roman" w:hAnsi="Calibri" w:cs="Calibri"/>
                <w:b/>
                <w:bCs/>
                <w:color w:val="000000"/>
                <w:sz w:val="20"/>
                <w:szCs w:val="20"/>
              </w:rPr>
            </w:pPr>
            <w:del w:id="504" w:author="Stefanie Lane" w:date="2023-01-17T10:52:00Z">
              <w:r w:rsidRPr="00D1126E" w:rsidDel="00A12125">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4968A744" w14:textId="08EBFCB1" w:rsidR="00D1126E" w:rsidRPr="00D1126E" w:rsidDel="00A12125" w:rsidRDefault="00D1126E">
            <w:pPr>
              <w:spacing w:after="0" w:line="240" w:lineRule="auto"/>
              <w:rPr>
                <w:del w:id="505"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EE5B6AA" w14:textId="6049D822" w:rsidR="00D1126E" w:rsidRPr="00D1126E" w:rsidDel="00A12125" w:rsidRDefault="00D1126E">
            <w:pPr>
              <w:spacing w:after="0" w:line="240" w:lineRule="auto"/>
              <w:rPr>
                <w:del w:id="506"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D9D853A" w14:textId="0BF57549" w:rsidR="00D1126E" w:rsidRPr="00D1126E" w:rsidDel="00A12125" w:rsidRDefault="00D1126E">
            <w:pPr>
              <w:spacing w:after="0" w:line="240" w:lineRule="auto"/>
              <w:rPr>
                <w:del w:id="50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0CEA5E" w14:textId="62A11855" w:rsidR="00D1126E" w:rsidRPr="00D1126E" w:rsidDel="00A12125" w:rsidRDefault="00D1126E">
            <w:pPr>
              <w:spacing w:after="0" w:line="240" w:lineRule="auto"/>
              <w:rPr>
                <w:del w:id="50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D88125C" w14:textId="592F522A" w:rsidR="00D1126E" w:rsidRPr="00D1126E" w:rsidDel="00A12125" w:rsidRDefault="00D1126E">
            <w:pPr>
              <w:spacing w:after="0" w:line="240" w:lineRule="auto"/>
              <w:rPr>
                <w:del w:id="509"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3510C9" w14:textId="076FF492" w:rsidR="00D1126E" w:rsidRPr="00D1126E" w:rsidDel="00A12125" w:rsidRDefault="00D1126E">
            <w:pPr>
              <w:spacing w:after="0" w:line="240" w:lineRule="auto"/>
              <w:rPr>
                <w:del w:id="510" w:author="Stefanie Lane" w:date="2023-01-17T10:52:00Z"/>
                <w:rFonts w:ascii="Times New Roman" w:eastAsia="Times New Roman" w:hAnsi="Times New Roman" w:cs="Times New Roman"/>
                <w:sz w:val="20"/>
                <w:szCs w:val="20"/>
              </w:rPr>
            </w:pPr>
          </w:p>
        </w:tc>
      </w:tr>
      <w:tr w:rsidR="00D1126E" w:rsidRPr="00D1126E" w:rsidDel="00A12125" w14:paraId="67D2B1CF" w14:textId="1F66BAE7" w:rsidTr="002B358C">
        <w:trPr>
          <w:divId w:val="86388072"/>
          <w:trHeight w:val="290"/>
          <w:jc w:val="center"/>
          <w:del w:id="511"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3D775F07" w14:textId="22F7EE86" w:rsidR="00D1126E" w:rsidRPr="00D1126E" w:rsidDel="00A12125" w:rsidRDefault="00D1126E">
            <w:pPr>
              <w:spacing w:after="0" w:line="240" w:lineRule="auto"/>
              <w:jc w:val="right"/>
              <w:rPr>
                <w:del w:id="512" w:author="Stefanie Lane" w:date="2023-01-17T10:52:00Z"/>
                <w:rFonts w:ascii="Calibri" w:eastAsia="Times New Roman" w:hAnsi="Calibri" w:cs="Calibri"/>
                <w:color w:val="000000"/>
                <w:sz w:val="20"/>
                <w:szCs w:val="20"/>
              </w:rPr>
            </w:pPr>
            <w:del w:id="513"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78568DC" w14:textId="1C864E0B" w:rsidR="00D1126E" w:rsidRPr="00D1126E" w:rsidDel="00A12125" w:rsidRDefault="00D1126E">
            <w:pPr>
              <w:spacing w:after="0" w:line="240" w:lineRule="auto"/>
              <w:jc w:val="center"/>
              <w:rPr>
                <w:del w:id="514" w:author="Stefanie Lane" w:date="2023-01-17T10:52:00Z"/>
                <w:rFonts w:ascii="Calibri" w:eastAsia="Times New Roman" w:hAnsi="Calibri" w:cs="Calibri"/>
                <w:color w:val="000000"/>
                <w:sz w:val="20"/>
                <w:szCs w:val="20"/>
              </w:rPr>
            </w:pPr>
            <w:del w:id="515" w:author="Stefanie Lane" w:date="2023-01-17T10:52:00Z">
              <w:r w:rsidRPr="00D1126E" w:rsidDel="00A12125">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4414872E" w14:textId="676CBAC9" w:rsidR="00D1126E" w:rsidRPr="00D1126E" w:rsidDel="00A12125" w:rsidRDefault="00D1126E">
            <w:pPr>
              <w:spacing w:after="0" w:line="240" w:lineRule="auto"/>
              <w:jc w:val="center"/>
              <w:rPr>
                <w:del w:id="516" w:author="Stefanie Lane" w:date="2023-01-17T10:52:00Z"/>
                <w:rFonts w:ascii="Calibri" w:eastAsia="Times New Roman" w:hAnsi="Calibri" w:cs="Calibri"/>
                <w:color w:val="000000"/>
                <w:sz w:val="20"/>
                <w:szCs w:val="20"/>
              </w:rPr>
            </w:pPr>
            <w:del w:id="517" w:author="Stefanie Lane" w:date="2023-01-17T10:52:00Z">
              <w:r w:rsidRPr="00D1126E" w:rsidDel="00A12125">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6292BF95" w14:textId="5146931A" w:rsidR="00D1126E" w:rsidRPr="00D1126E" w:rsidDel="00A12125" w:rsidRDefault="00D1126E">
            <w:pPr>
              <w:spacing w:after="0" w:line="240" w:lineRule="auto"/>
              <w:jc w:val="center"/>
              <w:rPr>
                <w:del w:id="518"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2CCA919" w14:textId="1B861D5F" w:rsidR="00D1126E" w:rsidRPr="00D1126E" w:rsidDel="00A12125" w:rsidRDefault="00D1126E">
            <w:pPr>
              <w:spacing w:after="0" w:line="240" w:lineRule="auto"/>
              <w:jc w:val="center"/>
              <w:rPr>
                <w:del w:id="519" w:author="Stefanie Lane" w:date="2023-01-17T10:52:00Z"/>
                <w:rFonts w:ascii="Calibri" w:eastAsia="Times New Roman" w:hAnsi="Calibri" w:cs="Calibri"/>
                <w:color w:val="000000"/>
                <w:sz w:val="20"/>
                <w:szCs w:val="20"/>
              </w:rPr>
            </w:pPr>
            <w:del w:id="520" w:author="Stefanie Lane" w:date="2023-01-17T10:52:00Z">
              <w:r w:rsidRPr="00D1126E" w:rsidDel="00A12125">
                <w:rPr>
                  <w:rFonts w:ascii="Calibri" w:eastAsia="Times New Roman" w:hAnsi="Calibri" w:cs="Calibri"/>
                  <w:color w:val="000000"/>
                  <w:sz w:val="20"/>
                  <w:szCs w:val="20"/>
                </w:rPr>
                <w:delText>10.8</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07FE21F" w14:textId="03217F96" w:rsidR="00D1126E" w:rsidRPr="00D1126E" w:rsidDel="00A12125" w:rsidRDefault="00D1126E">
            <w:pPr>
              <w:spacing w:after="0" w:line="240" w:lineRule="auto"/>
              <w:jc w:val="center"/>
              <w:rPr>
                <w:del w:id="521" w:author="Stefanie Lane" w:date="2023-01-17T10:52:00Z"/>
                <w:rFonts w:ascii="Calibri" w:eastAsia="Times New Roman" w:hAnsi="Calibri" w:cs="Calibri"/>
                <w:color w:val="000000"/>
                <w:sz w:val="20"/>
                <w:szCs w:val="20"/>
              </w:rPr>
            </w:pPr>
            <w:del w:id="522" w:author="Stefanie Lane" w:date="2023-01-17T10:52:00Z">
              <w:r w:rsidRPr="00D1126E" w:rsidDel="00A12125">
                <w:rPr>
                  <w:rFonts w:ascii="Calibri" w:eastAsia="Times New Roman" w:hAnsi="Calibri" w:cs="Calibri"/>
                  <w:color w:val="000000"/>
                  <w:sz w:val="20"/>
                  <w:szCs w:val="20"/>
                </w:rPr>
                <w:delText>3.9</w:delText>
              </w:r>
            </w:del>
          </w:p>
        </w:tc>
        <w:tc>
          <w:tcPr>
            <w:tcW w:w="800" w:type="dxa"/>
            <w:tcBorders>
              <w:top w:val="single" w:sz="4" w:space="0" w:color="auto"/>
              <w:left w:val="nil"/>
              <w:bottom w:val="single" w:sz="4" w:space="0" w:color="auto"/>
              <w:right w:val="nil"/>
            </w:tcBorders>
            <w:shd w:val="clear" w:color="auto" w:fill="auto"/>
            <w:noWrap/>
            <w:vAlign w:val="bottom"/>
            <w:hideMark/>
          </w:tcPr>
          <w:p w14:paraId="7512A862" w14:textId="37284834" w:rsidR="00D1126E" w:rsidRPr="00D1126E" w:rsidDel="00A12125" w:rsidRDefault="00D1126E">
            <w:pPr>
              <w:spacing w:after="0" w:line="240" w:lineRule="auto"/>
              <w:jc w:val="center"/>
              <w:rPr>
                <w:del w:id="523" w:author="Stefanie Lane" w:date="2023-01-17T10:52:00Z"/>
                <w:rFonts w:ascii="Calibri" w:eastAsia="Times New Roman" w:hAnsi="Calibri" w:cs="Calibri"/>
                <w:color w:val="000000"/>
                <w:sz w:val="20"/>
                <w:szCs w:val="20"/>
              </w:rPr>
            </w:pPr>
            <w:del w:id="524"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0B4C0A27" w14:textId="19E1098B" w:rsidTr="002B358C">
        <w:trPr>
          <w:divId w:val="86388072"/>
          <w:trHeight w:val="290"/>
          <w:jc w:val="center"/>
          <w:del w:id="525" w:author="Stefanie Lane" w:date="2023-01-17T10:52:00Z"/>
        </w:trPr>
        <w:tc>
          <w:tcPr>
            <w:tcW w:w="1080" w:type="dxa"/>
            <w:tcBorders>
              <w:top w:val="nil"/>
              <w:left w:val="nil"/>
              <w:bottom w:val="nil"/>
              <w:right w:val="nil"/>
            </w:tcBorders>
            <w:shd w:val="clear" w:color="auto" w:fill="auto"/>
            <w:noWrap/>
            <w:vAlign w:val="bottom"/>
            <w:hideMark/>
          </w:tcPr>
          <w:p w14:paraId="18FC35EE" w14:textId="431CE963" w:rsidR="00D1126E" w:rsidRPr="00D1126E" w:rsidDel="00A12125" w:rsidRDefault="00D1126E">
            <w:pPr>
              <w:spacing w:after="0" w:line="240" w:lineRule="auto"/>
              <w:jc w:val="right"/>
              <w:rPr>
                <w:del w:id="526" w:author="Stefanie Lane" w:date="2023-01-17T10:52:00Z"/>
                <w:rFonts w:ascii="Calibri" w:eastAsia="Times New Roman" w:hAnsi="Calibri" w:cs="Calibri"/>
                <w:color w:val="000000"/>
                <w:sz w:val="20"/>
                <w:szCs w:val="20"/>
              </w:rPr>
            </w:pPr>
            <w:del w:id="527"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1EADBC3C" w14:textId="47326104" w:rsidR="00D1126E" w:rsidRPr="00D1126E" w:rsidDel="00A12125" w:rsidRDefault="00D1126E">
            <w:pPr>
              <w:spacing w:after="0" w:line="240" w:lineRule="auto"/>
              <w:jc w:val="center"/>
              <w:rPr>
                <w:del w:id="528" w:author="Stefanie Lane" w:date="2023-01-17T10:52:00Z"/>
                <w:rFonts w:ascii="Calibri" w:eastAsia="Times New Roman" w:hAnsi="Calibri" w:cs="Calibri"/>
                <w:color w:val="000000"/>
                <w:sz w:val="20"/>
                <w:szCs w:val="20"/>
              </w:rPr>
            </w:pPr>
            <w:del w:id="529" w:author="Stefanie Lane" w:date="2023-01-17T10:52:00Z">
              <w:r w:rsidRPr="00D1126E" w:rsidDel="00A12125">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0A1B1C4C" w14:textId="72C0BF6D" w:rsidR="00D1126E" w:rsidRPr="00D1126E" w:rsidDel="00A12125" w:rsidRDefault="00D1126E">
            <w:pPr>
              <w:spacing w:after="0" w:line="240" w:lineRule="auto"/>
              <w:jc w:val="center"/>
              <w:rPr>
                <w:del w:id="530" w:author="Stefanie Lane" w:date="2023-01-17T10:52:00Z"/>
                <w:rFonts w:ascii="Calibri" w:eastAsia="Times New Roman" w:hAnsi="Calibri" w:cs="Calibri"/>
                <w:color w:val="000000"/>
                <w:sz w:val="20"/>
                <w:szCs w:val="20"/>
              </w:rPr>
            </w:pPr>
            <w:del w:id="531" w:author="Stefanie Lane" w:date="2023-01-17T10:52:00Z">
              <w:r w:rsidRPr="00D1126E" w:rsidDel="00A12125">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4D19428F" w14:textId="677CA4CB" w:rsidR="00D1126E" w:rsidRPr="00D1126E" w:rsidDel="00A12125" w:rsidRDefault="00D1126E">
            <w:pPr>
              <w:spacing w:after="0" w:line="240" w:lineRule="auto"/>
              <w:jc w:val="center"/>
              <w:rPr>
                <w:del w:id="532"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5D1B5591" w14:textId="33CAE4AD" w:rsidR="00D1126E" w:rsidRPr="00D1126E" w:rsidDel="00A12125" w:rsidRDefault="00D1126E">
            <w:pPr>
              <w:spacing w:after="0" w:line="240" w:lineRule="auto"/>
              <w:jc w:val="center"/>
              <w:rPr>
                <w:del w:id="533" w:author="Stefanie Lane" w:date="2023-01-17T10:52:00Z"/>
                <w:rFonts w:ascii="Calibri" w:eastAsia="Times New Roman" w:hAnsi="Calibri" w:cs="Calibri"/>
                <w:color w:val="000000"/>
                <w:sz w:val="20"/>
                <w:szCs w:val="20"/>
              </w:rPr>
            </w:pPr>
            <w:del w:id="534" w:author="Stefanie Lane" w:date="2023-01-17T10:52:00Z">
              <w:r w:rsidRPr="00D1126E" w:rsidDel="00A12125">
                <w:rPr>
                  <w:rFonts w:ascii="Calibri" w:eastAsia="Times New Roman" w:hAnsi="Calibri" w:cs="Calibri"/>
                  <w:color w:val="000000"/>
                  <w:sz w:val="20"/>
                  <w:szCs w:val="20"/>
                </w:rPr>
                <w:delText>9.7</w:delText>
              </w:r>
            </w:del>
          </w:p>
        </w:tc>
        <w:tc>
          <w:tcPr>
            <w:tcW w:w="800" w:type="dxa"/>
            <w:tcBorders>
              <w:top w:val="nil"/>
              <w:left w:val="nil"/>
              <w:bottom w:val="single" w:sz="4" w:space="0" w:color="auto"/>
              <w:right w:val="nil"/>
            </w:tcBorders>
            <w:shd w:val="clear" w:color="auto" w:fill="auto"/>
            <w:noWrap/>
            <w:vAlign w:val="bottom"/>
            <w:hideMark/>
          </w:tcPr>
          <w:p w14:paraId="7CAE91E9" w14:textId="09B38E07" w:rsidR="00D1126E" w:rsidRPr="00D1126E" w:rsidDel="00A12125" w:rsidRDefault="00D1126E">
            <w:pPr>
              <w:spacing w:after="0" w:line="240" w:lineRule="auto"/>
              <w:jc w:val="center"/>
              <w:rPr>
                <w:del w:id="535" w:author="Stefanie Lane" w:date="2023-01-17T10:52:00Z"/>
                <w:rFonts w:ascii="Calibri" w:eastAsia="Times New Roman" w:hAnsi="Calibri" w:cs="Calibri"/>
                <w:color w:val="000000"/>
                <w:sz w:val="20"/>
                <w:szCs w:val="20"/>
              </w:rPr>
            </w:pPr>
            <w:del w:id="536" w:author="Stefanie Lane" w:date="2023-01-17T10:52:00Z">
              <w:r w:rsidRPr="00D1126E" w:rsidDel="00A12125">
                <w:rPr>
                  <w:rFonts w:ascii="Calibri" w:eastAsia="Times New Roman" w:hAnsi="Calibri" w:cs="Calibri"/>
                  <w:color w:val="000000"/>
                  <w:sz w:val="20"/>
                  <w:szCs w:val="20"/>
                </w:rPr>
                <w:delText>4.0</w:delText>
              </w:r>
            </w:del>
          </w:p>
        </w:tc>
        <w:tc>
          <w:tcPr>
            <w:tcW w:w="800" w:type="dxa"/>
            <w:tcBorders>
              <w:top w:val="nil"/>
              <w:left w:val="nil"/>
              <w:bottom w:val="single" w:sz="4" w:space="0" w:color="auto"/>
              <w:right w:val="nil"/>
            </w:tcBorders>
            <w:shd w:val="clear" w:color="auto" w:fill="auto"/>
            <w:noWrap/>
            <w:vAlign w:val="bottom"/>
            <w:hideMark/>
          </w:tcPr>
          <w:p w14:paraId="5020899C" w14:textId="485C5977" w:rsidR="00D1126E" w:rsidRPr="00D1126E" w:rsidDel="00A12125" w:rsidRDefault="00D1126E">
            <w:pPr>
              <w:spacing w:after="0" w:line="240" w:lineRule="auto"/>
              <w:jc w:val="center"/>
              <w:rPr>
                <w:del w:id="537" w:author="Stefanie Lane" w:date="2023-01-17T10:52:00Z"/>
                <w:rFonts w:ascii="Calibri" w:eastAsia="Times New Roman" w:hAnsi="Calibri" w:cs="Calibri"/>
                <w:color w:val="000000"/>
                <w:sz w:val="20"/>
                <w:szCs w:val="20"/>
              </w:rPr>
            </w:pPr>
            <w:del w:id="538" w:author="Stefanie Lane" w:date="2023-01-17T10:52:00Z">
              <w:r w:rsidRPr="00D1126E" w:rsidDel="00A12125">
                <w:rPr>
                  <w:rFonts w:ascii="Calibri" w:eastAsia="Times New Roman" w:hAnsi="Calibri" w:cs="Calibri"/>
                  <w:color w:val="000000"/>
                  <w:sz w:val="20"/>
                  <w:szCs w:val="20"/>
                </w:rPr>
                <w:delText>4.2</w:delText>
              </w:r>
            </w:del>
          </w:p>
        </w:tc>
      </w:tr>
      <w:tr w:rsidR="00D1126E" w:rsidRPr="00D1126E" w:rsidDel="00A12125" w14:paraId="2C7E587E" w14:textId="1ABD0AFD" w:rsidTr="002B358C">
        <w:trPr>
          <w:divId w:val="86388072"/>
          <w:trHeight w:val="290"/>
          <w:jc w:val="center"/>
          <w:del w:id="539"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F2E43E5" w14:textId="6937CEC5" w:rsidR="00D1126E" w:rsidRPr="00D1126E" w:rsidDel="00A12125" w:rsidRDefault="00D1126E">
            <w:pPr>
              <w:spacing w:after="0" w:line="240" w:lineRule="auto"/>
              <w:jc w:val="right"/>
              <w:rPr>
                <w:del w:id="540" w:author="Stefanie Lane" w:date="2023-01-17T10:52:00Z"/>
                <w:rFonts w:ascii="Calibri" w:eastAsia="Times New Roman" w:hAnsi="Calibri" w:cs="Calibri"/>
                <w:color w:val="000000"/>
                <w:sz w:val="20"/>
                <w:szCs w:val="20"/>
              </w:rPr>
            </w:pPr>
            <w:del w:id="541"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2CEF9E34" w14:textId="1D043B07" w:rsidR="00D1126E" w:rsidRPr="00D1126E" w:rsidDel="00A12125" w:rsidRDefault="00D1126E">
            <w:pPr>
              <w:spacing w:after="0" w:line="240" w:lineRule="auto"/>
              <w:jc w:val="center"/>
              <w:rPr>
                <w:del w:id="542" w:author="Stefanie Lane" w:date="2023-01-17T10:52:00Z"/>
                <w:rFonts w:ascii="Calibri" w:eastAsia="Times New Roman" w:hAnsi="Calibri" w:cs="Calibri"/>
                <w:color w:val="000000"/>
                <w:sz w:val="20"/>
                <w:szCs w:val="20"/>
              </w:rPr>
            </w:pPr>
            <w:del w:id="543" w:author="Stefanie Lane" w:date="2023-01-17T10:52:00Z">
              <w:r w:rsidRPr="00D1126E" w:rsidDel="00A12125">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7F950E06" w14:textId="46593EC1" w:rsidR="00D1126E" w:rsidRPr="00D1126E" w:rsidDel="00A12125" w:rsidRDefault="00D1126E">
            <w:pPr>
              <w:spacing w:after="0" w:line="240" w:lineRule="auto"/>
              <w:jc w:val="center"/>
              <w:rPr>
                <w:del w:id="544" w:author="Stefanie Lane" w:date="2023-01-17T10:52:00Z"/>
                <w:rFonts w:ascii="Calibri" w:eastAsia="Times New Roman" w:hAnsi="Calibri" w:cs="Calibri"/>
                <w:color w:val="000000"/>
                <w:sz w:val="20"/>
                <w:szCs w:val="20"/>
              </w:rPr>
            </w:pPr>
            <w:del w:id="545" w:author="Stefanie Lane" w:date="2023-01-17T10:52:00Z">
              <w:r w:rsidRPr="00D1126E" w:rsidDel="00A12125">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1447F3EB" w14:textId="68C94954" w:rsidR="00D1126E" w:rsidRPr="00D1126E" w:rsidDel="00A12125" w:rsidRDefault="00D1126E">
            <w:pPr>
              <w:spacing w:after="0" w:line="240" w:lineRule="auto"/>
              <w:jc w:val="center"/>
              <w:rPr>
                <w:del w:id="546"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7653C0A" w14:textId="0D0F05D8" w:rsidR="00D1126E" w:rsidRPr="00D1126E" w:rsidDel="00A12125" w:rsidRDefault="00D1126E">
            <w:pPr>
              <w:spacing w:after="0" w:line="240" w:lineRule="auto"/>
              <w:jc w:val="center"/>
              <w:rPr>
                <w:del w:id="547" w:author="Stefanie Lane" w:date="2023-01-17T10:52:00Z"/>
                <w:rFonts w:ascii="Calibri" w:eastAsia="Times New Roman" w:hAnsi="Calibri" w:cs="Calibri"/>
                <w:color w:val="000000"/>
                <w:sz w:val="20"/>
                <w:szCs w:val="20"/>
              </w:rPr>
            </w:pPr>
            <w:del w:id="548" w:author="Stefanie Lane" w:date="2023-01-17T10:52:00Z">
              <w:r w:rsidRPr="00D1126E" w:rsidDel="00A12125">
                <w:rPr>
                  <w:rFonts w:ascii="Calibri" w:eastAsia="Times New Roman" w:hAnsi="Calibri" w:cs="Calibri"/>
                  <w:color w:val="000000"/>
                  <w:sz w:val="20"/>
                  <w:szCs w:val="20"/>
                </w:rPr>
                <w:delText>5.8</w:delText>
              </w:r>
            </w:del>
          </w:p>
        </w:tc>
        <w:tc>
          <w:tcPr>
            <w:tcW w:w="800" w:type="dxa"/>
            <w:tcBorders>
              <w:top w:val="nil"/>
              <w:left w:val="nil"/>
              <w:bottom w:val="single" w:sz="4" w:space="0" w:color="auto"/>
              <w:right w:val="nil"/>
            </w:tcBorders>
            <w:shd w:val="clear" w:color="auto" w:fill="auto"/>
            <w:noWrap/>
            <w:vAlign w:val="bottom"/>
            <w:hideMark/>
          </w:tcPr>
          <w:p w14:paraId="71BD11EA" w14:textId="145FD948" w:rsidR="00D1126E" w:rsidRPr="00D1126E" w:rsidDel="00A12125" w:rsidRDefault="00D1126E">
            <w:pPr>
              <w:spacing w:after="0" w:line="240" w:lineRule="auto"/>
              <w:jc w:val="center"/>
              <w:rPr>
                <w:del w:id="549" w:author="Stefanie Lane" w:date="2023-01-17T10:52:00Z"/>
                <w:rFonts w:ascii="Calibri" w:eastAsia="Times New Roman" w:hAnsi="Calibri" w:cs="Calibri"/>
                <w:color w:val="000000"/>
                <w:sz w:val="20"/>
                <w:szCs w:val="20"/>
              </w:rPr>
            </w:pPr>
            <w:del w:id="550" w:author="Stefanie Lane" w:date="2023-01-17T10:52:00Z">
              <w:r w:rsidRPr="00D1126E" w:rsidDel="00A12125">
                <w:rPr>
                  <w:rFonts w:ascii="Calibri" w:eastAsia="Times New Roman" w:hAnsi="Calibri" w:cs="Calibri"/>
                  <w:color w:val="000000"/>
                  <w:sz w:val="20"/>
                  <w:szCs w:val="20"/>
                </w:rPr>
                <w:delText>2.8</w:delText>
              </w:r>
            </w:del>
          </w:p>
        </w:tc>
        <w:tc>
          <w:tcPr>
            <w:tcW w:w="800" w:type="dxa"/>
            <w:tcBorders>
              <w:top w:val="nil"/>
              <w:left w:val="nil"/>
              <w:bottom w:val="single" w:sz="4" w:space="0" w:color="auto"/>
              <w:right w:val="nil"/>
            </w:tcBorders>
            <w:shd w:val="clear" w:color="auto" w:fill="auto"/>
            <w:noWrap/>
            <w:vAlign w:val="bottom"/>
            <w:hideMark/>
          </w:tcPr>
          <w:p w14:paraId="7D652661" w14:textId="3C1F6045" w:rsidR="00D1126E" w:rsidRPr="00D1126E" w:rsidDel="00A12125" w:rsidRDefault="00D1126E">
            <w:pPr>
              <w:spacing w:after="0" w:line="240" w:lineRule="auto"/>
              <w:jc w:val="center"/>
              <w:rPr>
                <w:del w:id="551" w:author="Stefanie Lane" w:date="2023-01-17T10:52:00Z"/>
                <w:rFonts w:ascii="Calibri" w:eastAsia="Times New Roman" w:hAnsi="Calibri" w:cs="Calibri"/>
                <w:color w:val="000000"/>
                <w:sz w:val="20"/>
                <w:szCs w:val="20"/>
              </w:rPr>
            </w:pPr>
            <w:del w:id="552" w:author="Stefanie Lane" w:date="2023-01-17T10:52:00Z">
              <w:r w:rsidRPr="00D1126E" w:rsidDel="00A12125">
                <w:rPr>
                  <w:rFonts w:ascii="Calibri" w:eastAsia="Times New Roman" w:hAnsi="Calibri" w:cs="Calibri"/>
                  <w:color w:val="000000"/>
                  <w:sz w:val="20"/>
                  <w:szCs w:val="20"/>
                </w:rPr>
                <w:delText>4.6</w:delText>
              </w:r>
            </w:del>
          </w:p>
        </w:tc>
      </w:tr>
      <w:tr w:rsidR="00D1126E" w:rsidRPr="00D1126E" w:rsidDel="00A12125" w14:paraId="38B45896" w14:textId="39333C4E" w:rsidTr="002B358C">
        <w:trPr>
          <w:divId w:val="86388072"/>
          <w:trHeight w:val="200"/>
          <w:jc w:val="center"/>
          <w:del w:id="553" w:author="Stefanie Lane" w:date="2023-01-17T10:52:00Z"/>
        </w:trPr>
        <w:tc>
          <w:tcPr>
            <w:tcW w:w="1080" w:type="dxa"/>
            <w:tcBorders>
              <w:top w:val="nil"/>
              <w:left w:val="nil"/>
              <w:bottom w:val="nil"/>
              <w:right w:val="nil"/>
            </w:tcBorders>
            <w:shd w:val="clear" w:color="auto" w:fill="auto"/>
            <w:noWrap/>
            <w:vAlign w:val="bottom"/>
            <w:hideMark/>
          </w:tcPr>
          <w:p w14:paraId="061599FE" w14:textId="615B502B" w:rsidR="00D1126E" w:rsidRPr="00D1126E" w:rsidDel="00A12125" w:rsidRDefault="00D1126E">
            <w:pPr>
              <w:spacing w:after="0" w:line="240" w:lineRule="auto"/>
              <w:jc w:val="center"/>
              <w:rPr>
                <w:del w:id="554" w:author="Stefanie Lane" w:date="2023-01-17T10:52: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05C14BF1" w14:textId="071F6DAC" w:rsidR="00D1126E" w:rsidRPr="00D1126E" w:rsidDel="00A12125" w:rsidRDefault="00D1126E">
            <w:pPr>
              <w:spacing w:after="0" w:line="240" w:lineRule="auto"/>
              <w:rPr>
                <w:del w:id="555" w:author="Stefanie Lane" w:date="2023-01-17T10:52: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638B0589" w14:textId="5BBF101D" w:rsidR="00D1126E" w:rsidRPr="00D1126E" w:rsidDel="00A12125" w:rsidRDefault="00D1126E">
            <w:pPr>
              <w:spacing w:after="0" w:line="240" w:lineRule="auto"/>
              <w:rPr>
                <w:del w:id="556"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7604051" w14:textId="4BD9FDF4" w:rsidR="00D1126E" w:rsidRPr="00D1126E" w:rsidDel="00A12125" w:rsidRDefault="00D1126E">
            <w:pPr>
              <w:spacing w:after="0" w:line="240" w:lineRule="auto"/>
              <w:rPr>
                <w:del w:id="55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29064AD" w14:textId="04F0562E" w:rsidR="00D1126E" w:rsidRPr="00D1126E" w:rsidDel="00A12125" w:rsidRDefault="00D1126E">
            <w:pPr>
              <w:spacing w:after="0" w:line="240" w:lineRule="auto"/>
              <w:rPr>
                <w:del w:id="55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73275A" w14:textId="1326E2B4" w:rsidR="00D1126E" w:rsidRPr="00D1126E" w:rsidDel="00A12125" w:rsidRDefault="00D1126E">
            <w:pPr>
              <w:spacing w:after="0" w:line="240" w:lineRule="auto"/>
              <w:rPr>
                <w:del w:id="559"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4B96DC0" w14:textId="55D3CB83" w:rsidR="00D1126E" w:rsidRPr="00D1126E" w:rsidDel="00A12125" w:rsidRDefault="00D1126E">
            <w:pPr>
              <w:spacing w:after="0" w:line="240" w:lineRule="auto"/>
              <w:rPr>
                <w:del w:id="560" w:author="Stefanie Lane" w:date="2023-01-17T10:52:00Z"/>
                <w:rFonts w:ascii="Times New Roman" w:eastAsia="Times New Roman" w:hAnsi="Times New Roman" w:cs="Times New Roman"/>
                <w:sz w:val="20"/>
                <w:szCs w:val="20"/>
              </w:rPr>
            </w:pPr>
          </w:p>
        </w:tc>
      </w:tr>
      <w:tr w:rsidR="00D1126E" w:rsidRPr="00D1126E" w:rsidDel="00A12125" w14:paraId="499F27C4" w14:textId="34AC4A70" w:rsidTr="002B358C">
        <w:trPr>
          <w:divId w:val="86388072"/>
          <w:trHeight w:val="290"/>
          <w:jc w:val="center"/>
          <w:del w:id="561" w:author="Stefanie Lane" w:date="2023-01-17T10:52:00Z"/>
        </w:trPr>
        <w:tc>
          <w:tcPr>
            <w:tcW w:w="1080" w:type="dxa"/>
            <w:tcBorders>
              <w:top w:val="nil"/>
              <w:left w:val="nil"/>
              <w:bottom w:val="nil"/>
              <w:right w:val="nil"/>
            </w:tcBorders>
            <w:shd w:val="clear" w:color="auto" w:fill="auto"/>
            <w:noWrap/>
            <w:vAlign w:val="bottom"/>
            <w:hideMark/>
          </w:tcPr>
          <w:p w14:paraId="79B7334D" w14:textId="7D9D3C65" w:rsidR="00D1126E" w:rsidRPr="00D1126E" w:rsidDel="00A12125" w:rsidRDefault="00D1126E">
            <w:pPr>
              <w:spacing w:after="0" w:line="240" w:lineRule="auto"/>
              <w:rPr>
                <w:del w:id="562" w:author="Stefanie Lane" w:date="2023-01-17T10:52:00Z"/>
                <w:rFonts w:ascii="Calibri" w:eastAsia="Times New Roman" w:hAnsi="Calibri" w:cs="Calibri"/>
                <w:b/>
                <w:bCs/>
                <w:color w:val="000000"/>
                <w:sz w:val="20"/>
                <w:szCs w:val="20"/>
              </w:rPr>
            </w:pPr>
            <w:del w:id="563" w:author="Stefanie Lane" w:date="2023-01-17T10:52:00Z">
              <w:r w:rsidRPr="00D1126E" w:rsidDel="00A12125">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43815C0" w14:textId="1422FA83" w:rsidR="00D1126E" w:rsidRPr="00D1126E" w:rsidDel="00A12125" w:rsidRDefault="00D1126E">
            <w:pPr>
              <w:spacing w:after="0" w:line="240" w:lineRule="auto"/>
              <w:rPr>
                <w:del w:id="564"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A71521" w14:textId="1CF124F8" w:rsidR="00D1126E" w:rsidRPr="00D1126E" w:rsidDel="00A12125" w:rsidRDefault="00D1126E">
            <w:pPr>
              <w:spacing w:after="0" w:line="240" w:lineRule="auto"/>
              <w:rPr>
                <w:del w:id="565"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2E27D8A" w14:textId="6A240C77" w:rsidR="00D1126E" w:rsidRPr="00D1126E" w:rsidDel="00A12125" w:rsidRDefault="00D1126E">
            <w:pPr>
              <w:spacing w:after="0" w:line="240" w:lineRule="auto"/>
              <w:rPr>
                <w:del w:id="56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5F6D5FF" w14:textId="03FF3149" w:rsidR="00D1126E" w:rsidRPr="00D1126E" w:rsidDel="00A12125" w:rsidRDefault="00D1126E">
            <w:pPr>
              <w:spacing w:after="0" w:line="240" w:lineRule="auto"/>
              <w:rPr>
                <w:del w:id="56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97C80B1" w14:textId="70128141" w:rsidR="00D1126E" w:rsidRPr="00D1126E" w:rsidDel="00A12125" w:rsidRDefault="00D1126E">
            <w:pPr>
              <w:spacing w:after="0" w:line="240" w:lineRule="auto"/>
              <w:rPr>
                <w:del w:id="56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861C3BE" w14:textId="10F57C40" w:rsidR="00D1126E" w:rsidRPr="00D1126E" w:rsidDel="00A12125" w:rsidRDefault="00D1126E">
            <w:pPr>
              <w:spacing w:after="0" w:line="240" w:lineRule="auto"/>
              <w:rPr>
                <w:del w:id="569" w:author="Stefanie Lane" w:date="2023-01-17T10:52:00Z"/>
                <w:rFonts w:ascii="Times New Roman" w:eastAsia="Times New Roman" w:hAnsi="Times New Roman" w:cs="Times New Roman"/>
                <w:sz w:val="20"/>
                <w:szCs w:val="20"/>
              </w:rPr>
            </w:pPr>
          </w:p>
        </w:tc>
      </w:tr>
      <w:tr w:rsidR="00D1126E" w:rsidRPr="00D1126E" w:rsidDel="00A12125" w14:paraId="63D1FABD" w14:textId="08C3E86E" w:rsidTr="002B358C">
        <w:trPr>
          <w:divId w:val="86388072"/>
          <w:trHeight w:val="290"/>
          <w:jc w:val="center"/>
          <w:del w:id="570"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9C55893" w14:textId="50B08473" w:rsidR="00D1126E" w:rsidRPr="00D1126E" w:rsidDel="00A12125" w:rsidRDefault="00D1126E">
            <w:pPr>
              <w:spacing w:after="0" w:line="240" w:lineRule="auto"/>
              <w:jc w:val="right"/>
              <w:rPr>
                <w:del w:id="571" w:author="Stefanie Lane" w:date="2023-01-17T10:52:00Z"/>
                <w:rFonts w:ascii="Calibri" w:eastAsia="Times New Roman" w:hAnsi="Calibri" w:cs="Calibri"/>
                <w:color w:val="000000"/>
                <w:sz w:val="20"/>
                <w:szCs w:val="20"/>
              </w:rPr>
            </w:pPr>
            <w:del w:id="572"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2E3FF75" w14:textId="1ED620D9" w:rsidR="00D1126E" w:rsidRPr="00D1126E" w:rsidDel="00A12125" w:rsidRDefault="00D1126E">
            <w:pPr>
              <w:spacing w:after="0" w:line="240" w:lineRule="auto"/>
              <w:jc w:val="center"/>
              <w:rPr>
                <w:del w:id="573" w:author="Stefanie Lane" w:date="2023-01-17T10:52:00Z"/>
                <w:rFonts w:ascii="Calibri" w:eastAsia="Times New Roman" w:hAnsi="Calibri" w:cs="Calibri"/>
                <w:color w:val="000000"/>
                <w:sz w:val="20"/>
                <w:szCs w:val="20"/>
              </w:rPr>
            </w:pPr>
            <w:del w:id="574" w:author="Stefanie Lane" w:date="2023-01-17T10:52:00Z">
              <w:r w:rsidRPr="00D1126E" w:rsidDel="00A12125">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FCBEF51" w14:textId="17B6DBFB" w:rsidR="00D1126E" w:rsidRPr="00D1126E" w:rsidDel="00A12125" w:rsidRDefault="00D1126E">
            <w:pPr>
              <w:spacing w:after="0" w:line="240" w:lineRule="auto"/>
              <w:jc w:val="center"/>
              <w:rPr>
                <w:del w:id="575" w:author="Stefanie Lane" w:date="2023-01-17T10:52:00Z"/>
                <w:rFonts w:ascii="Calibri" w:eastAsia="Times New Roman" w:hAnsi="Calibri" w:cs="Calibri"/>
                <w:color w:val="000000"/>
                <w:sz w:val="20"/>
                <w:szCs w:val="20"/>
              </w:rPr>
            </w:pPr>
            <w:del w:id="576" w:author="Stefanie Lane" w:date="2023-01-17T10:52:00Z">
              <w:r w:rsidRPr="00D1126E" w:rsidDel="00A12125">
                <w:rPr>
                  <w:rFonts w:ascii="Calibri" w:eastAsia="Times New Roman" w:hAnsi="Calibri" w:cs="Calibri"/>
                  <w:color w:val="000000"/>
                  <w:sz w:val="20"/>
                  <w:szCs w:val="20"/>
                </w:rPr>
                <w:delText>30</w:delText>
              </w:r>
            </w:del>
          </w:p>
        </w:tc>
        <w:tc>
          <w:tcPr>
            <w:tcW w:w="300" w:type="dxa"/>
            <w:tcBorders>
              <w:top w:val="nil"/>
              <w:left w:val="nil"/>
              <w:bottom w:val="nil"/>
              <w:right w:val="nil"/>
            </w:tcBorders>
            <w:shd w:val="clear" w:color="auto" w:fill="auto"/>
            <w:noWrap/>
            <w:vAlign w:val="bottom"/>
            <w:hideMark/>
          </w:tcPr>
          <w:p w14:paraId="6DA8B8A9" w14:textId="5D21FA08" w:rsidR="00D1126E" w:rsidRPr="00D1126E" w:rsidDel="00A12125" w:rsidRDefault="00D1126E">
            <w:pPr>
              <w:spacing w:after="0" w:line="240" w:lineRule="auto"/>
              <w:jc w:val="center"/>
              <w:rPr>
                <w:del w:id="577"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CC11B1C" w14:textId="7B81FA8A" w:rsidR="00D1126E" w:rsidRPr="00D1126E" w:rsidDel="00A12125" w:rsidRDefault="00D1126E">
            <w:pPr>
              <w:spacing w:after="0" w:line="240" w:lineRule="auto"/>
              <w:jc w:val="center"/>
              <w:rPr>
                <w:del w:id="578" w:author="Stefanie Lane" w:date="2023-01-17T10:52:00Z"/>
                <w:rFonts w:ascii="Calibri" w:eastAsia="Times New Roman" w:hAnsi="Calibri" w:cs="Calibri"/>
                <w:color w:val="000000"/>
                <w:sz w:val="20"/>
                <w:szCs w:val="20"/>
              </w:rPr>
            </w:pPr>
            <w:del w:id="579" w:author="Stefanie Lane" w:date="2023-01-17T10:52:00Z">
              <w:r w:rsidRPr="00D1126E" w:rsidDel="00A12125">
                <w:rPr>
                  <w:rFonts w:ascii="Calibri" w:eastAsia="Times New Roman" w:hAnsi="Calibri" w:cs="Calibri"/>
                  <w:color w:val="000000"/>
                  <w:sz w:val="20"/>
                  <w:szCs w:val="20"/>
                </w:rPr>
                <w:delText>10.8</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739FAC9" w14:textId="44758714" w:rsidR="00D1126E" w:rsidRPr="00D1126E" w:rsidDel="00A12125" w:rsidRDefault="00D1126E">
            <w:pPr>
              <w:spacing w:after="0" w:line="240" w:lineRule="auto"/>
              <w:jc w:val="center"/>
              <w:rPr>
                <w:del w:id="580" w:author="Stefanie Lane" w:date="2023-01-17T10:52:00Z"/>
                <w:rFonts w:ascii="Calibri" w:eastAsia="Times New Roman" w:hAnsi="Calibri" w:cs="Calibri"/>
                <w:color w:val="000000"/>
                <w:sz w:val="20"/>
                <w:szCs w:val="20"/>
              </w:rPr>
            </w:pPr>
            <w:del w:id="581" w:author="Stefanie Lane" w:date="2023-01-17T10:52:00Z">
              <w:r w:rsidRPr="00D1126E" w:rsidDel="00A12125">
                <w:rPr>
                  <w:rFonts w:ascii="Calibri" w:eastAsia="Times New Roman" w:hAnsi="Calibri" w:cs="Calibri"/>
                  <w:color w:val="000000"/>
                  <w:sz w:val="20"/>
                  <w:szCs w:val="20"/>
                </w:rPr>
                <w:delText>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6569D01" w14:textId="6BCBE959" w:rsidR="00D1126E" w:rsidRPr="00D1126E" w:rsidDel="00A12125" w:rsidRDefault="00D1126E">
            <w:pPr>
              <w:spacing w:after="0" w:line="240" w:lineRule="auto"/>
              <w:jc w:val="center"/>
              <w:rPr>
                <w:del w:id="582" w:author="Stefanie Lane" w:date="2023-01-17T10:52:00Z"/>
                <w:rFonts w:ascii="Calibri" w:eastAsia="Times New Roman" w:hAnsi="Calibri" w:cs="Calibri"/>
                <w:color w:val="000000"/>
                <w:sz w:val="20"/>
                <w:szCs w:val="20"/>
              </w:rPr>
            </w:pPr>
            <w:del w:id="583" w:author="Stefanie Lane" w:date="2023-01-17T10:52:00Z">
              <w:r w:rsidRPr="00D1126E" w:rsidDel="00A12125">
                <w:rPr>
                  <w:rFonts w:ascii="Calibri" w:eastAsia="Times New Roman" w:hAnsi="Calibri" w:cs="Calibri"/>
                  <w:color w:val="000000"/>
                  <w:sz w:val="20"/>
                  <w:szCs w:val="20"/>
                </w:rPr>
                <w:delText>2.8</w:delText>
              </w:r>
            </w:del>
          </w:p>
        </w:tc>
      </w:tr>
      <w:tr w:rsidR="00D1126E" w:rsidRPr="00D1126E" w:rsidDel="00A12125" w14:paraId="0DF12F27" w14:textId="129FA724" w:rsidTr="002B358C">
        <w:trPr>
          <w:divId w:val="86388072"/>
          <w:trHeight w:val="290"/>
          <w:jc w:val="center"/>
          <w:del w:id="584" w:author="Stefanie Lane" w:date="2023-01-17T10:52:00Z"/>
        </w:trPr>
        <w:tc>
          <w:tcPr>
            <w:tcW w:w="1080" w:type="dxa"/>
            <w:tcBorders>
              <w:top w:val="nil"/>
              <w:left w:val="nil"/>
              <w:bottom w:val="nil"/>
              <w:right w:val="nil"/>
            </w:tcBorders>
            <w:shd w:val="clear" w:color="auto" w:fill="auto"/>
            <w:noWrap/>
            <w:vAlign w:val="bottom"/>
            <w:hideMark/>
          </w:tcPr>
          <w:p w14:paraId="098D1A87" w14:textId="5EB8896B" w:rsidR="00D1126E" w:rsidRPr="00D1126E" w:rsidDel="00A12125" w:rsidRDefault="00D1126E">
            <w:pPr>
              <w:spacing w:after="0" w:line="240" w:lineRule="auto"/>
              <w:jc w:val="right"/>
              <w:rPr>
                <w:del w:id="585" w:author="Stefanie Lane" w:date="2023-01-17T10:52:00Z"/>
                <w:rFonts w:ascii="Calibri" w:eastAsia="Times New Roman" w:hAnsi="Calibri" w:cs="Calibri"/>
                <w:color w:val="000000"/>
                <w:sz w:val="20"/>
                <w:szCs w:val="20"/>
              </w:rPr>
            </w:pPr>
            <w:del w:id="586"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053F55CF" w14:textId="687CB652" w:rsidR="00D1126E" w:rsidRPr="00D1126E" w:rsidDel="00A12125" w:rsidRDefault="00D1126E">
            <w:pPr>
              <w:spacing w:after="0" w:line="240" w:lineRule="auto"/>
              <w:jc w:val="center"/>
              <w:rPr>
                <w:del w:id="587" w:author="Stefanie Lane" w:date="2023-01-17T10:52:00Z"/>
                <w:rFonts w:ascii="Calibri" w:eastAsia="Times New Roman" w:hAnsi="Calibri" w:cs="Calibri"/>
                <w:color w:val="000000"/>
                <w:sz w:val="20"/>
                <w:szCs w:val="20"/>
              </w:rPr>
            </w:pPr>
            <w:del w:id="588" w:author="Stefanie Lane" w:date="2023-01-17T10:52:00Z">
              <w:r w:rsidRPr="00D1126E" w:rsidDel="00A12125">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69CB927B" w14:textId="136B4993" w:rsidR="00D1126E" w:rsidRPr="00D1126E" w:rsidDel="00A12125" w:rsidRDefault="00D1126E">
            <w:pPr>
              <w:spacing w:after="0" w:line="240" w:lineRule="auto"/>
              <w:jc w:val="center"/>
              <w:rPr>
                <w:del w:id="589" w:author="Stefanie Lane" w:date="2023-01-17T10:52:00Z"/>
                <w:rFonts w:ascii="Calibri" w:eastAsia="Times New Roman" w:hAnsi="Calibri" w:cs="Calibri"/>
                <w:color w:val="000000"/>
                <w:sz w:val="20"/>
                <w:szCs w:val="20"/>
              </w:rPr>
            </w:pPr>
            <w:del w:id="590" w:author="Stefanie Lane" w:date="2023-01-17T10:52:00Z">
              <w:r w:rsidRPr="00D1126E" w:rsidDel="00A12125">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41BF5FEF" w14:textId="15F24174" w:rsidR="00D1126E" w:rsidRPr="00D1126E" w:rsidDel="00A12125" w:rsidRDefault="00D1126E">
            <w:pPr>
              <w:spacing w:after="0" w:line="240" w:lineRule="auto"/>
              <w:jc w:val="center"/>
              <w:rPr>
                <w:del w:id="591"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5D03933" w14:textId="09C5C9B3" w:rsidR="00D1126E" w:rsidRPr="00D1126E" w:rsidDel="00A12125" w:rsidRDefault="00D1126E">
            <w:pPr>
              <w:spacing w:after="0" w:line="240" w:lineRule="auto"/>
              <w:jc w:val="center"/>
              <w:rPr>
                <w:del w:id="592" w:author="Stefanie Lane" w:date="2023-01-17T10:52:00Z"/>
                <w:rFonts w:ascii="Calibri" w:eastAsia="Times New Roman" w:hAnsi="Calibri" w:cs="Calibri"/>
                <w:color w:val="000000"/>
                <w:sz w:val="20"/>
                <w:szCs w:val="20"/>
              </w:rPr>
            </w:pPr>
            <w:del w:id="593" w:author="Stefanie Lane" w:date="2023-01-17T10:52:00Z">
              <w:r w:rsidRPr="00D1126E" w:rsidDel="00A12125">
                <w:rPr>
                  <w:rFonts w:ascii="Calibri" w:eastAsia="Times New Roman" w:hAnsi="Calibri" w:cs="Calibri"/>
                  <w:color w:val="000000"/>
                  <w:sz w:val="20"/>
                  <w:szCs w:val="20"/>
                </w:rPr>
                <w:delText>11.5</w:delText>
              </w:r>
            </w:del>
          </w:p>
        </w:tc>
        <w:tc>
          <w:tcPr>
            <w:tcW w:w="800" w:type="dxa"/>
            <w:tcBorders>
              <w:top w:val="nil"/>
              <w:left w:val="nil"/>
              <w:bottom w:val="single" w:sz="4" w:space="0" w:color="auto"/>
              <w:right w:val="nil"/>
            </w:tcBorders>
            <w:shd w:val="clear" w:color="auto" w:fill="auto"/>
            <w:noWrap/>
            <w:vAlign w:val="bottom"/>
            <w:hideMark/>
          </w:tcPr>
          <w:p w14:paraId="002F5085" w14:textId="03D7813E" w:rsidR="00D1126E" w:rsidRPr="00D1126E" w:rsidDel="00A12125" w:rsidRDefault="00D1126E">
            <w:pPr>
              <w:spacing w:after="0" w:line="240" w:lineRule="auto"/>
              <w:jc w:val="center"/>
              <w:rPr>
                <w:del w:id="594" w:author="Stefanie Lane" w:date="2023-01-17T10:52:00Z"/>
                <w:rFonts w:ascii="Calibri" w:eastAsia="Times New Roman" w:hAnsi="Calibri" w:cs="Calibri"/>
                <w:color w:val="000000"/>
                <w:sz w:val="20"/>
                <w:szCs w:val="20"/>
              </w:rPr>
            </w:pPr>
            <w:del w:id="595" w:author="Stefanie Lane" w:date="2023-01-17T10:52:00Z">
              <w:r w:rsidRPr="00D1126E" w:rsidDel="00A12125">
                <w:rPr>
                  <w:rFonts w:ascii="Calibri" w:eastAsia="Times New Roman" w:hAnsi="Calibri" w:cs="Calibri"/>
                  <w:color w:val="000000"/>
                  <w:sz w:val="20"/>
                  <w:szCs w:val="20"/>
                </w:rPr>
                <w:delText>2.9</w:delText>
              </w:r>
            </w:del>
          </w:p>
        </w:tc>
        <w:tc>
          <w:tcPr>
            <w:tcW w:w="800" w:type="dxa"/>
            <w:tcBorders>
              <w:top w:val="nil"/>
              <w:left w:val="nil"/>
              <w:bottom w:val="single" w:sz="4" w:space="0" w:color="auto"/>
              <w:right w:val="nil"/>
            </w:tcBorders>
            <w:shd w:val="clear" w:color="auto" w:fill="auto"/>
            <w:noWrap/>
            <w:vAlign w:val="bottom"/>
            <w:hideMark/>
          </w:tcPr>
          <w:p w14:paraId="32309C84" w14:textId="7D85D740" w:rsidR="00D1126E" w:rsidRPr="00D1126E" w:rsidDel="00A12125" w:rsidRDefault="00D1126E">
            <w:pPr>
              <w:spacing w:after="0" w:line="240" w:lineRule="auto"/>
              <w:jc w:val="center"/>
              <w:rPr>
                <w:del w:id="596" w:author="Stefanie Lane" w:date="2023-01-17T10:52:00Z"/>
                <w:rFonts w:ascii="Calibri" w:eastAsia="Times New Roman" w:hAnsi="Calibri" w:cs="Calibri"/>
                <w:color w:val="000000"/>
                <w:sz w:val="20"/>
                <w:szCs w:val="20"/>
              </w:rPr>
            </w:pPr>
            <w:del w:id="597" w:author="Stefanie Lane" w:date="2023-01-17T10:52:00Z">
              <w:r w:rsidRPr="00D1126E" w:rsidDel="00A12125">
                <w:rPr>
                  <w:rFonts w:ascii="Calibri" w:eastAsia="Times New Roman" w:hAnsi="Calibri" w:cs="Calibri"/>
                  <w:color w:val="000000"/>
                  <w:sz w:val="20"/>
                  <w:szCs w:val="20"/>
                </w:rPr>
                <w:delText>3.1</w:delText>
              </w:r>
            </w:del>
          </w:p>
        </w:tc>
      </w:tr>
      <w:tr w:rsidR="00D1126E" w:rsidRPr="00D1126E" w:rsidDel="00A12125" w14:paraId="4C598717" w14:textId="1A9A13A6" w:rsidTr="002B358C">
        <w:trPr>
          <w:divId w:val="86388072"/>
          <w:trHeight w:val="290"/>
          <w:jc w:val="center"/>
          <w:del w:id="598"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78AA99B2" w14:textId="11DBD158" w:rsidR="00D1126E" w:rsidRPr="00D1126E" w:rsidDel="00A12125" w:rsidRDefault="00D1126E">
            <w:pPr>
              <w:spacing w:after="0" w:line="240" w:lineRule="auto"/>
              <w:jc w:val="right"/>
              <w:rPr>
                <w:del w:id="599" w:author="Stefanie Lane" w:date="2023-01-17T10:52:00Z"/>
                <w:rFonts w:ascii="Calibri" w:eastAsia="Times New Roman" w:hAnsi="Calibri" w:cs="Calibri"/>
                <w:color w:val="000000"/>
                <w:sz w:val="20"/>
                <w:szCs w:val="20"/>
              </w:rPr>
            </w:pPr>
            <w:del w:id="600"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43D73A26" w14:textId="38FAD876" w:rsidR="00D1126E" w:rsidRPr="00D1126E" w:rsidDel="00A12125" w:rsidRDefault="00D1126E">
            <w:pPr>
              <w:spacing w:after="0" w:line="240" w:lineRule="auto"/>
              <w:jc w:val="center"/>
              <w:rPr>
                <w:del w:id="601" w:author="Stefanie Lane" w:date="2023-01-17T10:52:00Z"/>
                <w:rFonts w:ascii="Calibri" w:eastAsia="Times New Roman" w:hAnsi="Calibri" w:cs="Calibri"/>
                <w:color w:val="000000"/>
                <w:sz w:val="20"/>
                <w:szCs w:val="20"/>
              </w:rPr>
            </w:pPr>
            <w:del w:id="602" w:author="Stefanie Lane" w:date="2023-01-17T10:52:00Z">
              <w:r w:rsidRPr="00D1126E" w:rsidDel="00A12125">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2DEA0A4" w14:textId="0A4F0940" w:rsidR="00D1126E" w:rsidRPr="00D1126E" w:rsidDel="00A12125" w:rsidRDefault="00D1126E">
            <w:pPr>
              <w:spacing w:after="0" w:line="240" w:lineRule="auto"/>
              <w:jc w:val="center"/>
              <w:rPr>
                <w:del w:id="603" w:author="Stefanie Lane" w:date="2023-01-17T10:52:00Z"/>
                <w:rFonts w:ascii="Calibri" w:eastAsia="Times New Roman" w:hAnsi="Calibri" w:cs="Calibri"/>
                <w:color w:val="000000"/>
                <w:sz w:val="20"/>
                <w:szCs w:val="20"/>
              </w:rPr>
            </w:pPr>
            <w:del w:id="604" w:author="Stefanie Lane" w:date="2023-01-17T10:52:00Z">
              <w:r w:rsidRPr="00D1126E" w:rsidDel="00A12125">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21C58F71" w14:textId="1522A2AF" w:rsidR="00D1126E" w:rsidRPr="00D1126E" w:rsidDel="00A12125" w:rsidRDefault="00D1126E">
            <w:pPr>
              <w:spacing w:after="0" w:line="240" w:lineRule="auto"/>
              <w:jc w:val="center"/>
              <w:rPr>
                <w:del w:id="605" w:author="Stefanie Lane" w:date="2023-01-17T10:52: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31CB00D" w14:textId="6CC7E385" w:rsidR="00D1126E" w:rsidRPr="00D1126E" w:rsidDel="00A12125" w:rsidRDefault="00D1126E">
            <w:pPr>
              <w:spacing w:after="0" w:line="240" w:lineRule="auto"/>
              <w:jc w:val="center"/>
              <w:rPr>
                <w:del w:id="606" w:author="Stefanie Lane" w:date="2023-01-17T10:52:00Z"/>
                <w:rFonts w:ascii="Calibri" w:eastAsia="Times New Roman" w:hAnsi="Calibri" w:cs="Calibri"/>
                <w:color w:val="000000"/>
                <w:sz w:val="20"/>
                <w:szCs w:val="20"/>
              </w:rPr>
            </w:pPr>
            <w:del w:id="607" w:author="Stefanie Lane" w:date="2023-01-17T10:52:00Z">
              <w:r w:rsidRPr="00D1126E" w:rsidDel="00A12125">
                <w:rPr>
                  <w:rFonts w:ascii="Calibri" w:eastAsia="Times New Roman" w:hAnsi="Calibri" w:cs="Calibri"/>
                  <w:color w:val="000000"/>
                  <w:sz w:val="20"/>
                  <w:szCs w:val="20"/>
                </w:rPr>
                <w:delText>10.5</w:delText>
              </w:r>
            </w:del>
          </w:p>
        </w:tc>
        <w:tc>
          <w:tcPr>
            <w:tcW w:w="800" w:type="dxa"/>
            <w:tcBorders>
              <w:top w:val="nil"/>
              <w:left w:val="nil"/>
              <w:bottom w:val="single" w:sz="4" w:space="0" w:color="auto"/>
              <w:right w:val="nil"/>
            </w:tcBorders>
            <w:shd w:val="clear" w:color="auto" w:fill="auto"/>
            <w:noWrap/>
            <w:vAlign w:val="bottom"/>
            <w:hideMark/>
          </w:tcPr>
          <w:p w14:paraId="6E9ABFEE" w14:textId="4B705E40" w:rsidR="00D1126E" w:rsidRPr="00D1126E" w:rsidDel="00A12125" w:rsidRDefault="00D1126E">
            <w:pPr>
              <w:spacing w:after="0" w:line="240" w:lineRule="auto"/>
              <w:jc w:val="center"/>
              <w:rPr>
                <w:del w:id="608" w:author="Stefanie Lane" w:date="2023-01-17T10:52:00Z"/>
                <w:rFonts w:ascii="Calibri" w:eastAsia="Times New Roman" w:hAnsi="Calibri" w:cs="Calibri"/>
                <w:color w:val="000000"/>
                <w:sz w:val="20"/>
                <w:szCs w:val="20"/>
              </w:rPr>
            </w:pPr>
            <w:del w:id="609" w:author="Stefanie Lane" w:date="2023-01-17T10:52:00Z">
              <w:r w:rsidRPr="00D1126E" w:rsidDel="00A12125">
                <w:rPr>
                  <w:rFonts w:ascii="Calibri" w:eastAsia="Times New Roman" w:hAnsi="Calibri" w:cs="Calibri"/>
                  <w:color w:val="000000"/>
                  <w:sz w:val="20"/>
                  <w:szCs w:val="20"/>
                </w:rPr>
                <w:delText>1.9</w:delText>
              </w:r>
            </w:del>
          </w:p>
        </w:tc>
        <w:tc>
          <w:tcPr>
            <w:tcW w:w="800" w:type="dxa"/>
            <w:tcBorders>
              <w:top w:val="nil"/>
              <w:left w:val="nil"/>
              <w:bottom w:val="single" w:sz="4" w:space="0" w:color="auto"/>
              <w:right w:val="nil"/>
            </w:tcBorders>
            <w:shd w:val="clear" w:color="auto" w:fill="auto"/>
            <w:noWrap/>
            <w:vAlign w:val="bottom"/>
            <w:hideMark/>
          </w:tcPr>
          <w:p w14:paraId="41C20C2A" w14:textId="30DC9DAF" w:rsidR="00D1126E" w:rsidRPr="00D1126E" w:rsidDel="00A12125" w:rsidRDefault="00D1126E">
            <w:pPr>
              <w:spacing w:after="0" w:line="240" w:lineRule="auto"/>
              <w:jc w:val="center"/>
              <w:rPr>
                <w:del w:id="610" w:author="Stefanie Lane" w:date="2023-01-17T10:52:00Z"/>
                <w:rFonts w:ascii="Calibri" w:eastAsia="Times New Roman" w:hAnsi="Calibri" w:cs="Calibri"/>
                <w:color w:val="000000"/>
                <w:sz w:val="20"/>
                <w:szCs w:val="20"/>
              </w:rPr>
            </w:pPr>
            <w:del w:id="611" w:author="Stefanie Lane" w:date="2023-01-17T10:52:00Z">
              <w:r w:rsidRPr="00D1126E" w:rsidDel="00A12125">
                <w:rPr>
                  <w:rFonts w:ascii="Calibri" w:eastAsia="Times New Roman" w:hAnsi="Calibri" w:cs="Calibri"/>
                  <w:color w:val="000000"/>
                  <w:sz w:val="20"/>
                  <w:szCs w:val="20"/>
                </w:rPr>
                <w:delText>3.3</w:delText>
              </w:r>
            </w:del>
          </w:p>
        </w:tc>
      </w:tr>
      <w:tr w:rsidR="00D1126E" w:rsidRPr="00D1126E" w:rsidDel="00A12125" w14:paraId="7CFDBCD7" w14:textId="45550CD1" w:rsidTr="002B358C">
        <w:trPr>
          <w:divId w:val="86388072"/>
          <w:trHeight w:val="200"/>
          <w:jc w:val="center"/>
          <w:del w:id="612" w:author="Stefanie Lane" w:date="2023-01-17T10:52:00Z"/>
        </w:trPr>
        <w:tc>
          <w:tcPr>
            <w:tcW w:w="1080" w:type="dxa"/>
            <w:tcBorders>
              <w:top w:val="nil"/>
              <w:left w:val="nil"/>
              <w:bottom w:val="nil"/>
              <w:right w:val="nil"/>
            </w:tcBorders>
            <w:shd w:val="clear" w:color="auto" w:fill="auto"/>
            <w:noWrap/>
            <w:vAlign w:val="bottom"/>
            <w:hideMark/>
          </w:tcPr>
          <w:p w14:paraId="21A06369" w14:textId="23F08F50" w:rsidR="00D1126E" w:rsidRPr="00D1126E" w:rsidDel="00A12125" w:rsidRDefault="00D1126E">
            <w:pPr>
              <w:spacing w:after="0" w:line="240" w:lineRule="auto"/>
              <w:jc w:val="center"/>
              <w:rPr>
                <w:del w:id="613" w:author="Stefanie Lane" w:date="2023-01-17T10:52: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1275C2" w14:textId="5EB6B8E4" w:rsidR="00D1126E" w:rsidRPr="00D1126E" w:rsidDel="00A12125" w:rsidRDefault="00D1126E">
            <w:pPr>
              <w:spacing w:after="0" w:line="240" w:lineRule="auto"/>
              <w:rPr>
                <w:del w:id="614" w:author="Stefanie Lane" w:date="2023-01-17T10:52: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C3C594F" w14:textId="22DFF1F3" w:rsidR="00D1126E" w:rsidRPr="00D1126E" w:rsidDel="00A12125" w:rsidRDefault="00D1126E">
            <w:pPr>
              <w:spacing w:after="0" w:line="240" w:lineRule="auto"/>
              <w:rPr>
                <w:del w:id="615"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23B10A1" w14:textId="0451B911" w:rsidR="00D1126E" w:rsidRPr="00D1126E" w:rsidDel="00A12125" w:rsidRDefault="00D1126E">
            <w:pPr>
              <w:spacing w:after="0" w:line="240" w:lineRule="auto"/>
              <w:rPr>
                <w:del w:id="61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F9BDA9" w14:textId="4E358715" w:rsidR="00D1126E" w:rsidRPr="00D1126E" w:rsidDel="00A12125" w:rsidRDefault="00D1126E">
            <w:pPr>
              <w:spacing w:after="0" w:line="240" w:lineRule="auto"/>
              <w:rPr>
                <w:del w:id="61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EE000B" w14:textId="768C1C86" w:rsidR="00D1126E" w:rsidRPr="00D1126E" w:rsidDel="00A12125" w:rsidRDefault="00D1126E">
            <w:pPr>
              <w:spacing w:after="0" w:line="240" w:lineRule="auto"/>
              <w:rPr>
                <w:del w:id="618"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E848561" w14:textId="782F3018" w:rsidR="00D1126E" w:rsidRPr="00D1126E" w:rsidDel="00A12125" w:rsidRDefault="00D1126E">
            <w:pPr>
              <w:spacing w:after="0" w:line="240" w:lineRule="auto"/>
              <w:rPr>
                <w:del w:id="619" w:author="Stefanie Lane" w:date="2023-01-17T10:52:00Z"/>
                <w:rFonts w:ascii="Times New Roman" w:eastAsia="Times New Roman" w:hAnsi="Times New Roman" w:cs="Times New Roman"/>
                <w:sz w:val="20"/>
                <w:szCs w:val="20"/>
              </w:rPr>
            </w:pPr>
          </w:p>
        </w:tc>
      </w:tr>
      <w:tr w:rsidR="00D1126E" w:rsidRPr="00D1126E" w:rsidDel="00A12125" w14:paraId="4B4C3A1C" w14:textId="468C9D38" w:rsidTr="002B358C">
        <w:trPr>
          <w:divId w:val="86388072"/>
          <w:trHeight w:val="290"/>
          <w:jc w:val="center"/>
          <w:del w:id="620" w:author="Stefanie Lane" w:date="2023-01-17T10:52:00Z"/>
        </w:trPr>
        <w:tc>
          <w:tcPr>
            <w:tcW w:w="1080" w:type="dxa"/>
            <w:tcBorders>
              <w:top w:val="nil"/>
              <w:left w:val="nil"/>
              <w:bottom w:val="nil"/>
              <w:right w:val="nil"/>
            </w:tcBorders>
            <w:shd w:val="clear" w:color="auto" w:fill="auto"/>
            <w:noWrap/>
            <w:vAlign w:val="bottom"/>
            <w:hideMark/>
          </w:tcPr>
          <w:p w14:paraId="2D4285CF" w14:textId="6AD990C1" w:rsidR="00D1126E" w:rsidRPr="00D1126E" w:rsidDel="00A12125" w:rsidRDefault="00D1126E">
            <w:pPr>
              <w:spacing w:after="0" w:line="240" w:lineRule="auto"/>
              <w:rPr>
                <w:del w:id="621" w:author="Stefanie Lane" w:date="2023-01-17T10:52:00Z"/>
                <w:rFonts w:ascii="Calibri" w:eastAsia="Times New Roman" w:hAnsi="Calibri" w:cs="Calibri"/>
                <w:b/>
                <w:bCs/>
                <w:color w:val="000000"/>
                <w:sz w:val="20"/>
                <w:szCs w:val="20"/>
              </w:rPr>
            </w:pPr>
            <w:del w:id="622" w:author="Stefanie Lane" w:date="2023-01-17T10:52:00Z">
              <w:r w:rsidRPr="00D1126E" w:rsidDel="00A12125">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6C1419DB" w14:textId="37932C5B" w:rsidR="00D1126E" w:rsidRPr="00D1126E" w:rsidDel="00A12125" w:rsidRDefault="00D1126E">
            <w:pPr>
              <w:spacing w:after="0" w:line="240" w:lineRule="auto"/>
              <w:rPr>
                <w:del w:id="623" w:author="Stefanie Lane" w:date="2023-01-17T10:52: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5A30E795" w14:textId="24197CCC" w:rsidR="00D1126E" w:rsidRPr="00D1126E" w:rsidDel="00A12125" w:rsidRDefault="00D1126E">
            <w:pPr>
              <w:spacing w:after="0" w:line="240" w:lineRule="auto"/>
              <w:rPr>
                <w:del w:id="624" w:author="Stefanie Lane" w:date="2023-01-17T10:52: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131373E" w14:textId="00D55A81" w:rsidR="00D1126E" w:rsidRPr="00D1126E" w:rsidDel="00A12125" w:rsidRDefault="00D1126E">
            <w:pPr>
              <w:spacing w:after="0" w:line="240" w:lineRule="auto"/>
              <w:rPr>
                <w:del w:id="625"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20FF84" w14:textId="13FDC9C7" w:rsidR="00D1126E" w:rsidRPr="00D1126E" w:rsidDel="00A12125" w:rsidRDefault="00D1126E">
            <w:pPr>
              <w:spacing w:after="0" w:line="240" w:lineRule="auto"/>
              <w:rPr>
                <w:del w:id="626"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4F75B6C" w14:textId="0A3292A4" w:rsidR="00D1126E" w:rsidRPr="00D1126E" w:rsidDel="00A12125" w:rsidRDefault="00D1126E">
            <w:pPr>
              <w:spacing w:after="0" w:line="240" w:lineRule="auto"/>
              <w:rPr>
                <w:del w:id="627" w:author="Stefanie Lane" w:date="2023-01-17T10:52: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07B0A70" w14:textId="51305729" w:rsidR="00D1126E" w:rsidRPr="00D1126E" w:rsidDel="00A12125" w:rsidRDefault="00D1126E">
            <w:pPr>
              <w:spacing w:after="0" w:line="240" w:lineRule="auto"/>
              <w:rPr>
                <w:del w:id="628" w:author="Stefanie Lane" w:date="2023-01-17T10:52:00Z"/>
                <w:rFonts w:ascii="Times New Roman" w:eastAsia="Times New Roman" w:hAnsi="Times New Roman" w:cs="Times New Roman"/>
                <w:sz w:val="20"/>
                <w:szCs w:val="20"/>
              </w:rPr>
            </w:pPr>
          </w:p>
        </w:tc>
      </w:tr>
      <w:tr w:rsidR="00D1126E" w:rsidRPr="00D1126E" w:rsidDel="00A12125" w14:paraId="1451FF6E" w14:textId="086ECE95" w:rsidTr="002B358C">
        <w:trPr>
          <w:divId w:val="86388072"/>
          <w:trHeight w:val="290"/>
          <w:jc w:val="center"/>
          <w:del w:id="629"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465E32B1" w14:textId="1B783CEC" w:rsidR="00D1126E" w:rsidRPr="00D1126E" w:rsidDel="00A12125" w:rsidRDefault="00D1126E">
            <w:pPr>
              <w:spacing w:after="0" w:line="240" w:lineRule="auto"/>
              <w:jc w:val="right"/>
              <w:rPr>
                <w:del w:id="630" w:author="Stefanie Lane" w:date="2023-01-17T10:52:00Z"/>
                <w:rFonts w:ascii="Calibri" w:eastAsia="Times New Roman" w:hAnsi="Calibri" w:cs="Calibri"/>
                <w:color w:val="000000"/>
                <w:sz w:val="20"/>
                <w:szCs w:val="20"/>
              </w:rPr>
            </w:pPr>
            <w:del w:id="631" w:author="Stefanie Lane" w:date="2023-01-17T10:52:00Z">
              <w:r w:rsidRPr="00D1126E" w:rsidDel="00A12125">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26CB8712" w14:textId="6EC5D976" w:rsidR="00D1126E" w:rsidRPr="00D1126E" w:rsidDel="00A12125" w:rsidRDefault="00D1126E">
            <w:pPr>
              <w:spacing w:after="0" w:line="240" w:lineRule="auto"/>
              <w:jc w:val="center"/>
              <w:rPr>
                <w:del w:id="632" w:author="Stefanie Lane" w:date="2023-01-17T10:52:00Z"/>
                <w:rFonts w:ascii="Calibri" w:eastAsia="Times New Roman" w:hAnsi="Calibri" w:cs="Calibri"/>
                <w:color w:val="000000"/>
                <w:sz w:val="20"/>
                <w:szCs w:val="20"/>
              </w:rPr>
            </w:pPr>
            <w:del w:id="633" w:author="Stefanie Lane" w:date="2023-01-17T10:52:00Z">
              <w:r w:rsidRPr="00D1126E" w:rsidDel="00A12125">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69097E0D" w14:textId="373478C2" w:rsidR="00D1126E" w:rsidRPr="00D1126E" w:rsidDel="00A12125" w:rsidRDefault="00D1126E">
            <w:pPr>
              <w:spacing w:after="0" w:line="240" w:lineRule="auto"/>
              <w:jc w:val="center"/>
              <w:rPr>
                <w:del w:id="634" w:author="Stefanie Lane" w:date="2023-01-17T10:52:00Z"/>
                <w:rFonts w:ascii="Calibri" w:eastAsia="Times New Roman" w:hAnsi="Calibri" w:cs="Calibri"/>
                <w:color w:val="000000"/>
                <w:sz w:val="20"/>
                <w:szCs w:val="20"/>
              </w:rPr>
            </w:pPr>
            <w:del w:id="635" w:author="Stefanie Lane" w:date="2023-01-17T10:52:00Z">
              <w:r w:rsidRPr="00D1126E" w:rsidDel="00A12125">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2C35A1A0" w14:textId="73096BBC" w:rsidR="00D1126E" w:rsidRPr="00D1126E" w:rsidDel="00A12125" w:rsidRDefault="00D1126E">
            <w:pPr>
              <w:spacing w:after="0" w:line="240" w:lineRule="auto"/>
              <w:jc w:val="center"/>
              <w:rPr>
                <w:del w:id="636"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208635FE" w14:textId="4B771384" w:rsidR="00D1126E" w:rsidRPr="00D1126E" w:rsidDel="00A12125" w:rsidRDefault="00D1126E">
            <w:pPr>
              <w:spacing w:after="0" w:line="240" w:lineRule="auto"/>
              <w:jc w:val="center"/>
              <w:rPr>
                <w:del w:id="637" w:author="Stefanie Lane" w:date="2023-01-17T10:52:00Z"/>
                <w:rFonts w:ascii="Calibri" w:eastAsia="Times New Roman" w:hAnsi="Calibri" w:cs="Calibri"/>
                <w:color w:val="000000"/>
                <w:sz w:val="20"/>
                <w:szCs w:val="20"/>
              </w:rPr>
            </w:pPr>
            <w:del w:id="638" w:author="Stefanie Lane" w:date="2023-01-17T10:52:00Z">
              <w:r w:rsidRPr="00D1126E" w:rsidDel="00A12125">
                <w:rPr>
                  <w:rFonts w:ascii="Calibri" w:eastAsia="Times New Roman" w:hAnsi="Calibri" w:cs="Calibri"/>
                  <w:color w:val="000000"/>
                  <w:sz w:val="20"/>
                  <w:szCs w:val="20"/>
                </w:rPr>
                <w:delText>10.0</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7D213F5" w14:textId="3234917C" w:rsidR="00D1126E" w:rsidRPr="00D1126E" w:rsidDel="00A12125" w:rsidRDefault="00D1126E">
            <w:pPr>
              <w:spacing w:after="0" w:line="240" w:lineRule="auto"/>
              <w:jc w:val="center"/>
              <w:rPr>
                <w:del w:id="639" w:author="Stefanie Lane" w:date="2023-01-17T10:52:00Z"/>
                <w:rFonts w:ascii="Calibri" w:eastAsia="Times New Roman" w:hAnsi="Calibri" w:cs="Calibri"/>
                <w:color w:val="000000"/>
                <w:sz w:val="20"/>
                <w:szCs w:val="20"/>
              </w:rPr>
            </w:pPr>
            <w:del w:id="640" w:author="Stefanie Lane" w:date="2023-01-17T10:52:00Z">
              <w:r w:rsidRPr="00D1126E" w:rsidDel="00A12125">
                <w:rPr>
                  <w:rFonts w:ascii="Calibri" w:eastAsia="Times New Roman" w:hAnsi="Calibri" w:cs="Calibri"/>
                  <w:color w:val="000000"/>
                  <w:sz w:val="20"/>
                  <w:szCs w:val="20"/>
                </w:rPr>
                <w:delText>3.4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154912B" w14:textId="25BE166B" w:rsidR="00D1126E" w:rsidRPr="00D1126E" w:rsidDel="00A12125" w:rsidRDefault="00D1126E">
            <w:pPr>
              <w:spacing w:after="0" w:line="240" w:lineRule="auto"/>
              <w:jc w:val="center"/>
              <w:rPr>
                <w:del w:id="641" w:author="Stefanie Lane" w:date="2023-01-17T10:52:00Z"/>
                <w:rFonts w:ascii="Calibri" w:eastAsia="Times New Roman" w:hAnsi="Calibri" w:cs="Calibri"/>
                <w:color w:val="000000"/>
                <w:sz w:val="20"/>
                <w:szCs w:val="20"/>
              </w:rPr>
            </w:pPr>
            <w:del w:id="642" w:author="Stefanie Lane" w:date="2023-01-17T10:52:00Z">
              <w:r w:rsidRPr="00D1126E" w:rsidDel="00A12125">
                <w:rPr>
                  <w:rFonts w:ascii="Calibri" w:eastAsia="Times New Roman" w:hAnsi="Calibri" w:cs="Calibri"/>
                  <w:color w:val="000000"/>
                  <w:sz w:val="20"/>
                  <w:szCs w:val="20"/>
                </w:rPr>
                <w:delText>4.8</w:delText>
              </w:r>
            </w:del>
          </w:p>
        </w:tc>
      </w:tr>
      <w:tr w:rsidR="00D1126E" w:rsidRPr="00D1126E" w:rsidDel="00A12125" w14:paraId="524792BA" w14:textId="6AD46BD0" w:rsidTr="002B358C">
        <w:trPr>
          <w:divId w:val="86388072"/>
          <w:trHeight w:val="290"/>
          <w:jc w:val="center"/>
          <w:del w:id="643" w:author="Stefanie Lane" w:date="2023-01-17T10:52:00Z"/>
        </w:trPr>
        <w:tc>
          <w:tcPr>
            <w:tcW w:w="1080" w:type="dxa"/>
            <w:tcBorders>
              <w:top w:val="nil"/>
              <w:left w:val="nil"/>
              <w:bottom w:val="nil"/>
              <w:right w:val="nil"/>
            </w:tcBorders>
            <w:shd w:val="clear" w:color="auto" w:fill="auto"/>
            <w:noWrap/>
            <w:vAlign w:val="bottom"/>
            <w:hideMark/>
          </w:tcPr>
          <w:p w14:paraId="28C0EC83" w14:textId="1DF7D717" w:rsidR="00D1126E" w:rsidRPr="00D1126E" w:rsidDel="00A12125" w:rsidRDefault="00D1126E">
            <w:pPr>
              <w:spacing w:after="0" w:line="240" w:lineRule="auto"/>
              <w:jc w:val="right"/>
              <w:rPr>
                <w:del w:id="644" w:author="Stefanie Lane" w:date="2023-01-17T10:52:00Z"/>
                <w:rFonts w:ascii="Calibri" w:eastAsia="Times New Roman" w:hAnsi="Calibri" w:cs="Calibri"/>
                <w:color w:val="000000"/>
                <w:sz w:val="20"/>
                <w:szCs w:val="20"/>
              </w:rPr>
            </w:pPr>
            <w:del w:id="645" w:author="Stefanie Lane" w:date="2023-01-17T10:52:00Z">
              <w:r w:rsidRPr="00D1126E" w:rsidDel="00A12125">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0C3E375C" w14:textId="4803403B" w:rsidR="00D1126E" w:rsidRPr="00D1126E" w:rsidDel="00A12125" w:rsidRDefault="00D1126E">
            <w:pPr>
              <w:spacing w:after="0" w:line="240" w:lineRule="auto"/>
              <w:jc w:val="center"/>
              <w:rPr>
                <w:del w:id="646" w:author="Stefanie Lane" w:date="2023-01-17T10:52:00Z"/>
                <w:rFonts w:ascii="Calibri" w:eastAsia="Times New Roman" w:hAnsi="Calibri" w:cs="Calibri"/>
                <w:color w:val="000000"/>
                <w:sz w:val="20"/>
                <w:szCs w:val="20"/>
              </w:rPr>
            </w:pPr>
            <w:del w:id="647" w:author="Stefanie Lane" w:date="2023-01-17T10:52:00Z">
              <w:r w:rsidRPr="00D1126E" w:rsidDel="00A12125">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49DE68C3" w14:textId="3FC3FE16" w:rsidR="00D1126E" w:rsidRPr="00D1126E" w:rsidDel="00A12125" w:rsidRDefault="00D1126E">
            <w:pPr>
              <w:spacing w:after="0" w:line="240" w:lineRule="auto"/>
              <w:jc w:val="center"/>
              <w:rPr>
                <w:del w:id="648" w:author="Stefanie Lane" w:date="2023-01-17T10:52:00Z"/>
                <w:rFonts w:ascii="Calibri" w:eastAsia="Times New Roman" w:hAnsi="Calibri" w:cs="Calibri"/>
                <w:color w:val="000000"/>
                <w:sz w:val="20"/>
                <w:szCs w:val="20"/>
              </w:rPr>
            </w:pPr>
            <w:del w:id="649" w:author="Stefanie Lane" w:date="2023-01-17T10:52:00Z">
              <w:r w:rsidRPr="00D1126E" w:rsidDel="00A12125">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7465DE59" w14:textId="5CF765FC" w:rsidR="00D1126E" w:rsidRPr="00D1126E" w:rsidDel="00A12125" w:rsidRDefault="00D1126E">
            <w:pPr>
              <w:spacing w:after="0" w:line="240" w:lineRule="auto"/>
              <w:jc w:val="center"/>
              <w:rPr>
                <w:del w:id="650" w:author="Stefanie Lane" w:date="2023-01-17T10:52: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030FF08D" w14:textId="1A106624" w:rsidR="00D1126E" w:rsidRPr="00D1126E" w:rsidDel="00A12125" w:rsidRDefault="00D1126E">
            <w:pPr>
              <w:spacing w:after="0" w:line="240" w:lineRule="auto"/>
              <w:jc w:val="center"/>
              <w:rPr>
                <w:del w:id="651" w:author="Stefanie Lane" w:date="2023-01-17T10:52:00Z"/>
                <w:rFonts w:ascii="Calibri" w:eastAsia="Times New Roman" w:hAnsi="Calibri" w:cs="Calibri"/>
                <w:color w:val="000000"/>
                <w:sz w:val="20"/>
                <w:szCs w:val="20"/>
              </w:rPr>
            </w:pPr>
            <w:del w:id="652" w:author="Stefanie Lane" w:date="2023-01-17T10:52:00Z">
              <w:r w:rsidRPr="00D1126E" w:rsidDel="00A12125">
                <w:rPr>
                  <w:rFonts w:ascii="Calibri" w:eastAsia="Times New Roman" w:hAnsi="Calibri" w:cs="Calibri"/>
                  <w:color w:val="000000"/>
                  <w:sz w:val="20"/>
                  <w:szCs w:val="20"/>
                </w:rPr>
                <w:delText>9.6</w:delText>
              </w:r>
            </w:del>
          </w:p>
        </w:tc>
        <w:tc>
          <w:tcPr>
            <w:tcW w:w="800" w:type="dxa"/>
            <w:tcBorders>
              <w:top w:val="nil"/>
              <w:left w:val="nil"/>
              <w:bottom w:val="nil"/>
              <w:right w:val="nil"/>
            </w:tcBorders>
            <w:shd w:val="clear" w:color="auto" w:fill="auto"/>
            <w:noWrap/>
            <w:vAlign w:val="bottom"/>
            <w:hideMark/>
          </w:tcPr>
          <w:p w14:paraId="158BFA36" w14:textId="022B34A5" w:rsidR="00D1126E" w:rsidRPr="00D1126E" w:rsidDel="00A12125" w:rsidRDefault="00D1126E">
            <w:pPr>
              <w:spacing w:after="0" w:line="240" w:lineRule="auto"/>
              <w:jc w:val="center"/>
              <w:rPr>
                <w:del w:id="653" w:author="Stefanie Lane" w:date="2023-01-17T10:52:00Z"/>
                <w:rFonts w:ascii="Calibri" w:eastAsia="Times New Roman" w:hAnsi="Calibri" w:cs="Calibri"/>
                <w:color w:val="000000"/>
                <w:sz w:val="20"/>
                <w:szCs w:val="20"/>
              </w:rPr>
            </w:pPr>
            <w:del w:id="654" w:author="Stefanie Lane" w:date="2023-01-17T10:52:00Z">
              <w:r w:rsidRPr="00D1126E" w:rsidDel="00A12125">
                <w:rPr>
                  <w:rFonts w:ascii="Calibri" w:eastAsia="Times New Roman" w:hAnsi="Calibri" w:cs="Calibri"/>
                  <w:color w:val="000000"/>
                  <w:sz w:val="20"/>
                  <w:szCs w:val="20"/>
                </w:rPr>
                <w:delText>3.3</w:delText>
              </w:r>
            </w:del>
          </w:p>
        </w:tc>
        <w:tc>
          <w:tcPr>
            <w:tcW w:w="800" w:type="dxa"/>
            <w:tcBorders>
              <w:top w:val="nil"/>
              <w:left w:val="nil"/>
              <w:bottom w:val="nil"/>
              <w:right w:val="nil"/>
            </w:tcBorders>
            <w:shd w:val="clear" w:color="auto" w:fill="auto"/>
            <w:noWrap/>
            <w:vAlign w:val="bottom"/>
            <w:hideMark/>
          </w:tcPr>
          <w:p w14:paraId="360AAACF" w14:textId="4E8F4EF2" w:rsidR="00D1126E" w:rsidRPr="00D1126E" w:rsidDel="00A12125" w:rsidRDefault="00D1126E">
            <w:pPr>
              <w:spacing w:after="0" w:line="240" w:lineRule="auto"/>
              <w:jc w:val="center"/>
              <w:rPr>
                <w:del w:id="655" w:author="Stefanie Lane" w:date="2023-01-17T10:52:00Z"/>
                <w:rFonts w:ascii="Calibri" w:eastAsia="Times New Roman" w:hAnsi="Calibri" w:cs="Calibri"/>
                <w:color w:val="000000"/>
                <w:sz w:val="20"/>
                <w:szCs w:val="20"/>
              </w:rPr>
            </w:pPr>
            <w:del w:id="656" w:author="Stefanie Lane" w:date="2023-01-17T10:52:00Z">
              <w:r w:rsidRPr="00D1126E" w:rsidDel="00A12125">
                <w:rPr>
                  <w:rFonts w:ascii="Calibri" w:eastAsia="Times New Roman" w:hAnsi="Calibri" w:cs="Calibri"/>
                  <w:color w:val="000000"/>
                  <w:sz w:val="20"/>
                  <w:szCs w:val="20"/>
                </w:rPr>
                <w:delText>4.7</w:delText>
              </w:r>
            </w:del>
          </w:p>
        </w:tc>
      </w:tr>
      <w:tr w:rsidR="00D1126E" w:rsidRPr="00D1126E" w:rsidDel="00A12125" w14:paraId="22220855" w14:textId="2D3BA4B0" w:rsidTr="002B358C">
        <w:trPr>
          <w:divId w:val="86388072"/>
          <w:trHeight w:val="290"/>
          <w:jc w:val="center"/>
          <w:del w:id="657" w:author="Stefanie Lane" w:date="2023-01-17T10:52:00Z"/>
        </w:trPr>
        <w:tc>
          <w:tcPr>
            <w:tcW w:w="1080" w:type="dxa"/>
            <w:tcBorders>
              <w:top w:val="single" w:sz="4" w:space="0" w:color="auto"/>
              <w:left w:val="nil"/>
              <w:bottom w:val="single" w:sz="4" w:space="0" w:color="auto"/>
              <w:right w:val="nil"/>
            </w:tcBorders>
            <w:shd w:val="clear" w:color="auto" w:fill="auto"/>
            <w:noWrap/>
            <w:vAlign w:val="bottom"/>
            <w:hideMark/>
          </w:tcPr>
          <w:p w14:paraId="1ED4C702" w14:textId="7238E97E" w:rsidR="00D1126E" w:rsidRPr="00D1126E" w:rsidDel="00A12125" w:rsidRDefault="00D1126E">
            <w:pPr>
              <w:spacing w:after="0" w:line="240" w:lineRule="auto"/>
              <w:jc w:val="right"/>
              <w:rPr>
                <w:del w:id="658" w:author="Stefanie Lane" w:date="2023-01-17T10:52:00Z"/>
                <w:rFonts w:ascii="Calibri" w:eastAsia="Times New Roman" w:hAnsi="Calibri" w:cs="Calibri"/>
                <w:color w:val="000000"/>
                <w:sz w:val="20"/>
                <w:szCs w:val="20"/>
              </w:rPr>
            </w:pPr>
            <w:del w:id="659" w:author="Stefanie Lane" w:date="2023-01-17T10:52:00Z">
              <w:r w:rsidRPr="00D1126E" w:rsidDel="00A12125">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63E35E9B" w14:textId="0C628C60" w:rsidR="00D1126E" w:rsidRPr="00D1126E" w:rsidDel="00A12125" w:rsidRDefault="00D1126E">
            <w:pPr>
              <w:spacing w:after="0" w:line="240" w:lineRule="auto"/>
              <w:jc w:val="center"/>
              <w:rPr>
                <w:del w:id="660" w:author="Stefanie Lane" w:date="2023-01-17T10:52:00Z"/>
                <w:rFonts w:ascii="Calibri" w:eastAsia="Times New Roman" w:hAnsi="Calibri" w:cs="Calibri"/>
                <w:color w:val="000000"/>
                <w:sz w:val="20"/>
                <w:szCs w:val="20"/>
              </w:rPr>
            </w:pPr>
            <w:del w:id="661" w:author="Stefanie Lane" w:date="2023-01-17T10:52:00Z">
              <w:r w:rsidRPr="00D1126E" w:rsidDel="00A12125">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4B15A12" w14:textId="3BAFED42" w:rsidR="00D1126E" w:rsidRPr="00D1126E" w:rsidDel="00A12125" w:rsidRDefault="00D1126E">
            <w:pPr>
              <w:spacing w:after="0" w:line="240" w:lineRule="auto"/>
              <w:jc w:val="center"/>
              <w:rPr>
                <w:del w:id="662" w:author="Stefanie Lane" w:date="2023-01-17T10:52:00Z"/>
                <w:rFonts w:ascii="Calibri" w:eastAsia="Times New Roman" w:hAnsi="Calibri" w:cs="Calibri"/>
                <w:color w:val="000000"/>
                <w:sz w:val="20"/>
                <w:szCs w:val="20"/>
              </w:rPr>
            </w:pPr>
            <w:del w:id="663" w:author="Stefanie Lane" w:date="2023-01-17T10:52:00Z">
              <w:r w:rsidRPr="00D1126E" w:rsidDel="00A12125">
                <w:rPr>
                  <w:rFonts w:ascii="Calibri" w:eastAsia="Times New Roman" w:hAnsi="Calibri" w:cs="Calibri"/>
                  <w:color w:val="000000"/>
                  <w:sz w:val="20"/>
                  <w:szCs w:val="20"/>
                </w:rPr>
                <w:delText>44</w:delText>
              </w:r>
            </w:del>
          </w:p>
        </w:tc>
        <w:tc>
          <w:tcPr>
            <w:tcW w:w="300" w:type="dxa"/>
            <w:tcBorders>
              <w:top w:val="nil"/>
              <w:left w:val="nil"/>
              <w:bottom w:val="nil"/>
              <w:right w:val="nil"/>
            </w:tcBorders>
            <w:shd w:val="clear" w:color="auto" w:fill="auto"/>
            <w:noWrap/>
            <w:vAlign w:val="bottom"/>
            <w:hideMark/>
          </w:tcPr>
          <w:p w14:paraId="42D91E62" w14:textId="672DC129" w:rsidR="00D1126E" w:rsidRPr="00D1126E" w:rsidDel="00A12125" w:rsidRDefault="00D1126E">
            <w:pPr>
              <w:spacing w:after="0" w:line="240" w:lineRule="auto"/>
              <w:jc w:val="center"/>
              <w:rPr>
                <w:del w:id="664" w:author="Stefanie Lane" w:date="2023-01-17T10:52: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6F7822" w14:textId="615826F9" w:rsidR="00D1126E" w:rsidRPr="00D1126E" w:rsidDel="00A12125" w:rsidRDefault="00D1126E">
            <w:pPr>
              <w:spacing w:after="0" w:line="240" w:lineRule="auto"/>
              <w:jc w:val="center"/>
              <w:rPr>
                <w:del w:id="665" w:author="Stefanie Lane" w:date="2023-01-17T10:52:00Z"/>
                <w:rFonts w:ascii="Calibri" w:eastAsia="Times New Roman" w:hAnsi="Calibri" w:cs="Calibri"/>
                <w:color w:val="000000"/>
                <w:sz w:val="20"/>
                <w:szCs w:val="20"/>
              </w:rPr>
            </w:pPr>
            <w:del w:id="666" w:author="Stefanie Lane" w:date="2023-01-17T10:52:00Z">
              <w:r w:rsidRPr="00D1126E" w:rsidDel="00A12125">
                <w:rPr>
                  <w:rFonts w:ascii="Calibri" w:eastAsia="Times New Roman" w:hAnsi="Calibri" w:cs="Calibri"/>
                  <w:color w:val="000000"/>
                  <w:sz w:val="20"/>
                  <w:szCs w:val="20"/>
                </w:rPr>
                <w:delText>9.4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56084B9" w14:textId="0DDBF993" w:rsidR="00D1126E" w:rsidRPr="00D1126E" w:rsidDel="00A12125" w:rsidRDefault="00D1126E">
            <w:pPr>
              <w:spacing w:after="0" w:line="240" w:lineRule="auto"/>
              <w:jc w:val="center"/>
              <w:rPr>
                <w:del w:id="667" w:author="Stefanie Lane" w:date="2023-01-17T10:52:00Z"/>
                <w:rFonts w:ascii="Calibri" w:eastAsia="Times New Roman" w:hAnsi="Calibri" w:cs="Calibri"/>
                <w:color w:val="000000"/>
                <w:sz w:val="20"/>
                <w:szCs w:val="20"/>
              </w:rPr>
            </w:pPr>
            <w:del w:id="668" w:author="Stefanie Lane" w:date="2023-01-17T10:52:00Z">
              <w:r w:rsidRPr="00D1126E" w:rsidDel="00A12125">
                <w:rPr>
                  <w:rFonts w:ascii="Calibri" w:eastAsia="Times New Roman" w:hAnsi="Calibri" w:cs="Calibri"/>
                  <w:color w:val="000000"/>
                  <w:sz w:val="20"/>
                  <w:szCs w:val="20"/>
                </w:rPr>
                <w:delText>3.0</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2D074EA" w14:textId="4B022B15" w:rsidR="00D1126E" w:rsidRPr="00D1126E" w:rsidDel="00A12125" w:rsidRDefault="00D1126E">
            <w:pPr>
              <w:spacing w:after="0" w:line="240" w:lineRule="auto"/>
              <w:jc w:val="center"/>
              <w:rPr>
                <w:del w:id="669" w:author="Stefanie Lane" w:date="2023-01-17T10:52:00Z"/>
                <w:rFonts w:ascii="Calibri" w:eastAsia="Times New Roman" w:hAnsi="Calibri" w:cs="Calibri"/>
                <w:color w:val="000000"/>
                <w:sz w:val="20"/>
                <w:szCs w:val="20"/>
              </w:rPr>
            </w:pPr>
            <w:del w:id="670" w:author="Stefanie Lane" w:date="2023-01-17T10:52:00Z">
              <w:r w:rsidRPr="00D1126E" w:rsidDel="00A12125">
                <w:rPr>
                  <w:rFonts w:ascii="Calibri" w:eastAsia="Times New Roman" w:hAnsi="Calibri" w:cs="Calibri"/>
                  <w:color w:val="000000"/>
                  <w:sz w:val="20"/>
                  <w:szCs w:val="20"/>
                </w:rPr>
                <w:delText>4.7</w:delText>
              </w:r>
            </w:del>
          </w:p>
        </w:tc>
      </w:tr>
    </w:tbl>
    <w:p w14:paraId="52039417" w14:textId="5A6345C5" w:rsidR="00736096" w:rsidRPr="00825EA9" w:rsidDel="00A12125" w:rsidRDefault="00A26EDE">
      <w:pPr>
        <w:rPr>
          <w:del w:id="671" w:author="Stefanie Lane" w:date="2023-01-17T10:52:00Z"/>
        </w:rPr>
        <w:pPrChange w:id="672" w:author="Stefanie Lane" w:date="2023-01-17T10:52:00Z">
          <w:pPr>
            <w:ind w:firstLine="720"/>
          </w:pPr>
        </w:pPrChange>
      </w:pPr>
      <w:del w:id="673" w:author="Stefanie Lane" w:date="2023-01-17T10:52:00Z">
        <w:r w:rsidDel="00A12125">
          <w:fldChar w:fldCharType="end"/>
        </w:r>
      </w:del>
    </w:p>
    <w:p w14:paraId="3D519838" w14:textId="17270468" w:rsidR="009D1A0A" w:rsidRPr="009D1A0A" w:rsidDel="00A12125" w:rsidRDefault="005B5681">
      <w:pPr>
        <w:rPr>
          <w:del w:id="674" w:author="Stefanie Lane" w:date="2023-01-17T10:52:00Z"/>
        </w:rPr>
        <w:pPrChange w:id="675" w:author="Stefanie Lane" w:date="2023-01-17T10:52:00Z">
          <w:pPr>
            <w:ind w:firstLine="720"/>
          </w:pPr>
        </w:pPrChange>
      </w:pPr>
      <w:del w:id="676" w:author="Stefanie Lane" w:date="2023-01-17T10:52:00Z">
        <w:r w:rsidDel="00A12125">
          <w:delText xml:space="preserve"> </w:delText>
        </w:r>
      </w:del>
    </w:p>
    <w:p w14:paraId="1774FCB2" w14:textId="6407CEE0" w:rsidR="00B61B57" w:rsidDel="00A12125" w:rsidRDefault="00B61B57">
      <w:pPr>
        <w:rPr>
          <w:del w:id="677" w:author="Stefanie Lane" w:date="2023-01-17T10:52:00Z"/>
        </w:rPr>
      </w:pPr>
    </w:p>
    <w:p w14:paraId="148443DA" w14:textId="2F948D32" w:rsidR="001A5B3B" w:rsidRDefault="001A5B3B">
      <w:pPr>
        <w:rPr>
          <w:iCs/>
          <w:color w:val="44546A" w:themeColor="text2"/>
          <w:sz w:val="18"/>
          <w:szCs w:val="18"/>
        </w:rPr>
      </w:pPr>
      <w:del w:id="678" w:author="Stefanie Lane" w:date="2023-01-17T10:52:00Z">
        <w:r w:rsidDel="00A12125">
          <w:rPr>
            <w:iCs/>
            <w:color w:val="44546A" w:themeColor="text2"/>
            <w:sz w:val="18"/>
            <w:szCs w:val="18"/>
          </w:rPr>
          <w:br w:type="page"/>
        </w:r>
      </w:del>
    </w:p>
    <w:p w14:paraId="67561DE8" w14:textId="18BA86FA" w:rsidR="00D1126E" w:rsidRDefault="002B358C" w:rsidP="00530C3C">
      <w:r>
        <w:rPr>
          <w:b/>
        </w:rPr>
        <w:lastRenderedPageBreak/>
        <w:t>Table 2</w:t>
      </w:r>
      <w:r>
        <w:t xml:space="preserve"> </w:t>
      </w:r>
      <w:r w:rsidRPr="002B358C">
        <w:t>Species significantly driving cluster groups (Euclidean distance) include the same dominant species in each assemblage type (Sedge by Carex lyngbyei, Fescue by Festuca arundinacea, Bogbean by Menyanthes trifoliata). Indicator species significantly defining the assemblage reported for p &lt; 0.05</w:t>
      </w:r>
      <w:r w:rsidR="00530C3C">
        <w:fldChar w:fldCharType="begin"/>
      </w:r>
      <w:r w:rsidR="00530C3C">
        <w:instrText xml:space="preserve"> LINK </w:instrText>
      </w:r>
      <w:r w:rsidR="00D1126E">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530C3C">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D1126E" w:rsidRPr="00D1126E" w14:paraId="3104E92D" w14:textId="77777777" w:rsidTr="00D1126E">
        <w:trPr>
          <w:divId w:val="1944339710"/>
          <w:trHeight w:val="260"/>
        </w:trPr>
        <w:tc>
          <w:tcPr>
            <w:tcW w:w="1091" w:type="dxa"/>
            <w:tcBorders>
              <w:top w:val="nil"/>
              <w:left w:val="nil"/>
              <w:bottom w:val="single" w:sz="4" w:space="0" w:color="auto"/>
              <w:right w:val="nil"/>
            </w:tcBorders>
            <w:shd w:val="clear" w:color="auto" w:fill="auto"/>
            <w:noWrap/>
            <w:vAlign w:val="bottom"/>
            <w:hideMark/>
          </w:tcPr>
          <w:p w14:paraId="4E0FF794" w14:textId="444A095D"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599D7CF"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1979</w:t>
            </w:r>
          </w:p>
        </w:tc>
        <w:tc>
          <w:tcPr>
            <w:tcW w:w="300" w:type="dxa"/>
            <w:tcBorders>
              <w:top w:val="nil"/>
              <w:left w:val="nil"/>
              <w:bottom w:val="nil"/>
              <w:right w:val="nil"/>
            </w:tcBorders>
            <w:shd w:val="clear" w:color="auto" w:fill="auto"/>
            <w:noWrap/>
            <w:vAlign w:val="bottom"/>
            <w:hideMark/>
          </w:tcPr>
          <w:p w14:paraId="09F90163"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0B6D6A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1999</w:t>
            </w:r>
          </w:p>
        </w:tc>
        <w:tc>
          <w:tcPr>
            <w:tcW w:w="262" w:type="dxa"/>
            <w:tcBorders>
              <w:top w:val="nil"/>
              <w:left w:val="nil"/>
              <w:bottom w:val="nil"/>
              <w:right w:val="nil"/>
            </w:tcBorders>
            <w:shd w:val="clear" w:color="auto" w:fill="auto"/>
            <w:noWrap/>
            <w:vAlign w:val="bottom"/>
            <w:hideMark/>
          </w:tcPr>
          <w:p w14:paraId="7154CA02"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5CD6A1AA" w14:textId="77777777" w:rsidR="00D1126E" w:rsidRPr="00D1126E" w:rsidRDefault="00D1126E" w:rsidP="00D1126E">
            <w:pPr>
              <w:spacing w:after="0" w:line="240" w:lineRule="auto"/>
              <w:jc w:val="center"/>
              <w:rPr>
                <w:rFonts w:ascii="Calibri" w:eastAsia="Times New Roman" w:hAnsi="Calibri" w:cs="Calibri"/>
                <w:b/>
                <w:bCs/>
                <w:color w:val="000000"/>
                <w:sz w:val="20"/>
                <w:szCs w:val="20"/>
              </w:rPr>
            </w:pPr>
            <w:r w:rsidRPr="00D1126E">
              <w:rPr>
                <w:rFonts w:ascii="Calibri" w:eastAsia="Times New Roman" w:hAnsi="Calibri" w:cs="Calibri"/>
                <w:b/>
                <w:bCs/>
                <w:color w:val="000000"/>
                <w:sz w:val="20"/>
                <w:szCs w:val="20"/>
              </w:rPr>
              <w:t>2019</w:t>
            </w:r>
          </w:p>
        </w:tc>
      </w:tr>
      <w:tr w:rsidR="00D1126E" w:rsidRPr="00D1126E" w14:paraId="7D401E9A" w14:textId="77777777" w:rsidTr="00D1126E">
        <w:trPr>
          <w:divId w:val="1944339710"/>
          <w:trHeight w:val="780"/>
        </w:trPr>
        <w:tc>
          <w:tcPr>
            <w:tcW w:w="1091" w:type="dxa"/>
            <w:tcBorders>
              <w:top w:val="nil"/>
              <w:left w:val="nil"/>
              <w:bottom w:val="single" w:sz="4" w:space="0" w:color="auto"/>
              <w:right w:val="nil"/>
            </w:tcBorders>
            <w:shd w:val="clear" w:color="auto" w:fill="auto"/>
            <w:vAlign w:val="center"/>
            <w:hideMark/>
          </w:tcPr>
          <w:p w14:paraId="247224D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Cluster Group Name</w:t>
            </w:r>
          </w:p>
        </w:tc>
        <w:tc>
          <w:tcPr>
            <w:tcW w:w="2149" w:type="dxa"/>
            <w:tcBorders>
              <w:top w:val="nil"/>
              <w:left w:val="nil"/>
              <w:bottom w:val="single" w:sz="4" w:space="0" w:color="auto"/>
              <w:right w:val="nil"/>
            </w:tcBorders>
            <w:shd w:val="clear" w:color="auto" w:fill="auto"/>
            <w:noWrap/>
            <w:vAlign w:val="center"/>
            <w:hideMark/>
          </w:tcPr>
          <w:p w14:paraId="49FBF62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10" w:type="dxa"/>
            <w:tcBorders>
              <w:top w:val="nil"/>
              <w:left w:val="nil"/>
              <w:bottom w:val="single" w:sz="4" w:space="0" w:color="auto"/>
              <w:right w:val="nil"/>
            </w:tcBorders>
            <w:shd w:val="clear" w:color="auto" w:fill="auto"/>
            <w:noWrap/>
            <w:vAlign w:val="center"/>
            <w:hideMark/>
          </w:tcPr>
          <w:p w14:paraId="621E99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300" w:type="dxa"/>
            <w:tcBorders>
              <w:top w:val="nil"/>
              <w:left w:val="nil"/>
              <w:bottom w:val="nil"/>
              <w:right w:val="nil"/>
            </w:tcBorders>
            <w:shd w:val="clear" w:color="auto" w:fill="auto"/>
            <w:noWrap/>
            <w:vAlign w:val="bottom"/>
            <w:hideMark/>
          </w:tcPr>
          <w:p w14:paraId="4AE41BA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2C0527F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751" w:type="dxa"/>
            <w:tcBorders>
              <w:top w:val="nil"/>
              <w:left w:val="nil"/>
              <w:bottom w:val="single" w:sz="4" w:space="0" w:color="auto"/>
              <w:right w:val="nil"/>
            </w:tcBorders>
            <w:shd w:val="clear" w:color="auto" w:fill="auto"/>
            <w:noWrap/>
            <w:vAlign w:val="center"/>
            <w:hideMark/>
          </w:tcPr>
          <w:p w14:paraId="5CDAE9D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c>
          <w:tcPr>
            <w:tcW w:w="262" w:type="dxa"/>
            <w:tcBorders>
              <w:top w:val="nil"/>
              <w:left w:val="nil"/>
              <w:bottom w:val="nil"/>
              <w:right w:val="nil"/>
            </w:tcBorders>
            <w:shd w:val="clear" w:color="auto" w:fill="auto"/>
            <w:noWrap/>
            <w:vAlign w:val="center"/>
            <w:hideMark/>
          </w:tcPr>
          <w:p w14:paraId="554A0FB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154A7A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Species</w:t>
            </w:r>
          </w:p>
        </w:tc>
        <w:tc>
          <w:tcPr>
            <w:tcW w:w="881" w:type="dxa"/>
            <w:tcBorders>
              <w:top w:val="nil"/>
              <w:left w:val="nil"/>
              <w:bottom w:val="single" w:sz="4" w:space="0" w:color="auto"/>
              <w:right w:val="nil"/>
            </w:tcBorders>
            <w:shd w:val="clear" w:color="auto" w:fill="auto"/>
            <w:noWrap/>
            <w:vAlign w:val="center"/>
            <w:hideMark/>
          </w:tcPr>
          <w:p w14:paraId="6544035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p-value</w:t>
            </w:r>
          </w:p>
        </w:tc>
      </w:tr>
      <w:tr w:rsidR="00D1126E" w:rsidRPr="00D1126E" w14:paraId="588271C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1FE2F48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0CBBF2D"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0371FCE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004F2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1E8B90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80FD83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2E60A7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E2BA32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B1F3D60"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4D9EB1F5"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1F53BA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"Sedge"</w:t>
            </w:r>
          </w:p>
        </w:tc>
        <w:tc>
          <w:tcPr>
            <w:tcW w:w="2149" w:type="dxa"/>
            <w:tcBorders>
              <w:top w:val="single" w:sz="8" w:space="0" w:color="auto"/>
              <w:left w:val="nil"/>
              <w:bottom w:val="nil"/>
              <w:right w:val="nil"/>
            </w:tcBorders>
            <w:shd w:val="clear" w:color="auto" w:fill="auto"/>
            <w:noWrap/>
            <w:vAlign w:val="bottom"/>
            <w:hideMark/>
          </w:tcPr>
          <w:p w14:paraId="6A201CF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10" w:type="dxa"/>
            <w:tcBorders>
              <w:top w:val="single" w:sz="8" w:space="0" w:color="auto"/>
              <w:left w:val="nil"/>
              <w:bottom w:val="single" w:sz="4" w:space="0" w:color="auto"/>
              <w:right w:val="nil"/>
            </w:tcBorders>
            <w:shd w:val="clear" w:color="auto" w:fill="auto"/>
            <w:noWrap/>
            <w:vAlign w:val="bottom"/>
            <w:hideMark/>
          </w:tcPr>
          <w:p w14:paraId="6D03A0D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3F3D6C8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3278975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751" w:type="dxa"/>
            <w:tcBorders>
              <w:top w:val="single" w:sz="8" w:space="0" w:color="auto"/>
              <w:left w:val="nil"/>
              <w:bottom w:val="nil"/>
              <w:right w:val="nil"/>
            </w:tcBorders>
            <w:shd w:val="clear" w:color="auto" w:fill="auto"/>
            <w:noWrap/>
            <w:vAlign w:val="bottom"/>
            <w:hideMark/>
          </w:tcPr>
          <w:p w14:paraId="57537FF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961BF0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single" w:sz="4" w:space="0" w:color="auto"/>
              <w:right w:val="nil"/>
            </w:tcBorders>
            <w:shd w:val="clear" w:color="auto" w:fill="auto"/>
            <w:noWrap/>
            <w:vAlign w:val="bottom"/>
            <w:hideMark/>
          </w:tcPr>
          <w:p w14:paraId="75EAA9F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Carex lyngbyei</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46873F93"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341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C1DEFC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3837A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Sagittaria latifolia</w:t>
            </w:r>
          </w:p>
        </w:tc>
        <w:tc>
          <w:tcPr>
            <w:tcW w:w="810" w:type="dxa"/>
            <w:tcBorders>
              <w:top w:val="nil"/>
              <w:left w:val="nil"/>
              <w:bottom w:val="single" w:sz="4" w:space="0" w:color="auto"/>
              <w:right w:val="nil"/>
            </w:tcBorders>
            <w:shd w:val="clear" w:color="auto" w:fill="auto"/>
            <w:noWrap/>
            <w:vAlign w:val="bottom"/>
            <w:hideMark/>
          </w:tcPr>
          <w:p w14:paraId="65F50F5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55A314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021653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Impatiens capensis</w:t>
            </w:r>
          </w:p>
        </w:tc>
        <w:tc>
          <w:tcPr>
            <w:tcW w:w="751" w:type="dxa"/>
            <w:tcBorders>
              <w:top w:val="single" w:sz="4" w:space="0" w:color="auto"/>
              <w:left w:val="nil"/>
              <w:bottom w:val="single" w:sz="4" w:space="0" w:color="auto"/>
              <w:right w:val="nil"/>
            </w:tcBorders>
            <w:shd w:val="clear" w:color="auto" w:fill="auto"/>
            <w:noWrap/>
            <w:vAlign w:val="bottom"/>
            <w:hideMark/>
          </w:tcPr>
          <w:p w14:paraId="4C356C9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262" w:type="dxa"/>
            <w:tcBorders>
              <w:top w:val="nil"/>
              <w:left w:val="nil"/>
              <w:bottom w:val="nil"/>
              <w:right w:val="nil"/>
            </w:tcBorders>
            <w:shd w:val="clear" w:color="auto" w:fill="auto"/>
            <w:noWrap/>
            <w:vAlign w:val="bottom"/>
            <w:hideMark/>
          </w:tcPr>
          <w:p w14:paraId="3894975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77E589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051A7CD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3EDB32E8"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3E48404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74D6594D"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Schoenoplectus tabernaemontani</w:t>
            </w:r>
          </w:p>
        </w:tc>
        <w:tc>
          <w:tcPr>
            <w:tcW w:w="810" w:type="dxa"/>
            <w:tcBorders>
              <w:top w:val="nil"/>
              <w:left w:val="nil"/>
              <w:bottom w:val="single" w:sz="8" w:space="0" w:color="auto"/>
              <w:right w:val="nil"/>
            </w:tcBorders>
            <w:shd w:val="clear" w:color="auto" w:fill="auto"/>
            <w:noWrap/>
            <w:vAlign w:val="bottom"/>
            <w:hideMark/>
          </w:tcPr>
          <w:p w14:paraId="5E2CCEB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single" w:sz="8" w:space="0" w:color="auto"/>
              <w:right w:val="nil"/>
            </w:tcBorders>
            <w:shd w:val="clear" w:color="auto" w:fill="auto"/>
            <w:noWrap/>
            <w:vAlign w:val="bottom"/>
            <w:hideMark/>
          </w:tcPr>
          <w:p w14:paraId="78022F8B"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06E6E02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62313C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15FA983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49ADC96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2B1424F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664D000"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7A3CCEEF"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9DBB32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4C75345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765BE87"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54B217A"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E50166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177E8B2"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026E3D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F0037AE"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37D3C5A9"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48C55E9"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"Fescue"</w:t>
            </w:r>
          </w:p>
        </w:tc>
        <w:tc>
          <w:tcPr>
            <w:tcW w:w="2149" w:type="dxa"/>
            <w:tcBorders>
              <w:top w:val="single" w:sz="8" w:space="0" w:color="auto"/>
              <w:left w:val="nil"/>
              <w:bottom w:val="nil"/>
              <w:right w:val="nil"/>
            </w:tcBorders>
            <w:shd w:val="clear" w:color="auto" w:fill="auto"/>
            <w:noWrap/>
            <w:vAlign w:val="bottom"/>
            <w:hideMark/>
          </w:tcPr>
          <w:p w14:paraId="06C8912F" w14:textId="6031936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10" w:type="dxa"/>
            <w:tcBorders>
              <w:top w:val="single" w:sz="8" w:space="0" w:color="auto"/>
              <w:left w:val="nil"/>
              <w:bottom w:val="single" w:sz="4" w:space="0" w:color="auto"/>
              <w:right w:val="nil"/>
            </w:tcBorders>
            <w:shd w:val="clear" w:color="auto" w:fill="auto"/>
            <w:noWrap/>
            <w:vAlign w:val="bottom"/>
            <w:hideMark/>
          </w:tcPr>
          <w:p w14:paraId="57765A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7284EEDC"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70CC7012"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Poa palustris</w:t>
            </w:r>
          </w:p>
        </w:tc>
        <w:tc>
          <w:tcPr>
            <w:tcW w:w="751" w:type="dxa"/>
            <w:tcBorders>
              <w:top w:val="single" w:sz="8" w:space="0" w:color="auto"/>
              <w:left w:val="nil"/>
              <w:bottom w:val="single" w:sz="4" w:space="0" w:color="auto"/>
              <w:right w:val="nil"/>
            </w:tcBorders>
            <w:shd w:val="clear" w:color="auto" w:fill="auto"/>
            <w:noWrap/>
            <w:vAlign w:val="bottom"/>
            <w:hideMark/>
          </w:tcPr>
          <w:p w14:paraId="6DF450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50AE451A"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489DD155" w14:textId="37ABDC52"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Phalaris </w:t>
            </w:r>
            <w:r w:rsidR="00DF171B" w:rsidRPr="00D1126E">
              <w:rPr>
                <w:rFonts w:ascii="Calibri" w:eastAsia="Times New Roman" w:hAnsi="Calibri" w:cs="Calibri"/>
                <w:i/>
                <w:iCs/>
                <w:color w:val="000000"/>
                <w:sz w:val="20"/>
                <w:szCs w:val="20"/>
              </w:rPr>
              <w:t>arundinacea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974906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525E43D7"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252B7DD"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A648076"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Salix lasiandra</w:t>
            </w:r>
          </w:p>
        </w:tc>
        <w:tc>
          <w:tcPr>
            <w:tcW w:w="810" w:type="dxa"/>
            <w:tcBorders>
              <w:top w:val="nil"/>
              <w:left w:val="nil"/>
              <w:bottom w:val="single" w:sz="4" w:space="0" w:color="auto"/>
              <w:right w:val="nil"/>
            </w:tcBorders>
            <w:shd w:val="clear" w:color="auto" w:fill="auto"/>
            <w:noWrap/>
            <w:vAlign w:val="bottom"/>
            <w:hideMark/>
          </w:tcPr>
          <w:p w14:paraId="0CA10D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987318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2843F51" w14:textId="27CBD9C0"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751" w:type="dxa"/>
            <w:tcBorders>
              <w:top w:val="nil"/>
              <w:left w:val="nil"/>
              <w:bottom w:val="single" w:sz="4" w:space="0" w:color="auto"/>
              <w:right w:val="nil"/>
            </w:tcBorders>
            <w:shd w:val="clear" w:color="auto" w:fill="auto"/>
            <w:noWrap/>
            <w:vAlign w:val="bottom"/>
            <w:hideMark/>
          </w:tcPr>
          <w:p w14:paraId="567DEB8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C08F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713CC1BB" w14:textId="006B5948"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Festuca </w:t>
            </w:r>
            <w:r w:rsidR="00DF171B" w:rsidRPr="00D1126E">
              <w:rPr>
                <w:rFonts w:ascii="Calibri" w:eastAsia="Times New Roman" w:hAnsi="Calibri" w:cs="Calibri"/>
                <w:i/>
                <w:iCs/>
                <w:color w:val="000000"/>
                <w:sz w:val="20"/>
                <w:szCs w:val="20"/>
              </w:rPr>
              <w:t>arundinacea</w:t>
            </w:r>
          </w:p>
        </w:tc>
        <w:tc>
          <w:tcPr>
            <w:tcW w:w="881" w:type="dxa"/>
            <w:tcBorders>
              <w:top w:val="nil"/>
              <w:left w:val="nil"/>
              <w:bottom w:val="single" w:sz="4" w:space="0" w:color="auto"/>
              <w:right w:val="single" w:sz="8" w:space="0" w:color="auto"/>
            </w:tcBorders>
            <w:shd w:val="clear" w:color="auto" w:fill="auto"/>
            <w:noWrap/>
            <w:vAlign w:val="bottom"/>
            <w:hideMark/>
          </w:tcPr>
          <w:p w14:paraId="42E1253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D338E4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5D6F2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C7E72D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palustre</w:t>
            </w:r>
          </w:p>
        </w:tc>
        <w:tc>
          <w:tcPr>
            <w:tcW w:w="810" w:type="dxa"/>
            <w:tcBorders>
              <w:top w:val="nil"/>
              <w:left w:val="nil"/>
              <w:bottom w:val="single" w:sz="4" w:space="0" w:color="auto"/>
              <w:right w:val="nil"/>
            </w:tcBorders>
            <w:shd w:val="clear" w:color="auto" w:fill="auto"/>
            <w:noWrap/>
            <w:vAlign w:val="bottom"/>
            <w:hideMark/>
          </w:tcPr>
          <w:p w14:paraId="4A08F1C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4315928"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04362DE6" w14:textId="203D6EAB"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xml:space="preserve">Trifolium </w:t>
            </w:r>
            <w:r w:rsidR="00DF171B" w:rsidRPr="00D1126E">
              <w:rPr>
                <w:rFonts w:ascii="Calibri" w:eastAsia="Times New Roman" w:hAnsi="Calibri" w:cs="Calibri"/>
                <w:i/>
                <w:iCs/>
                <w:color w:val="000000"/>
                <w:sz w:val="20"/>
                <w:szCs w:val="20"/>
              </w:rPr>
              <w:t>wormskioldii</w:t>
            </w:r>
          </w:p>
        </w:tc>
        <w:tc>
          <w:tcPr>
            <w:tcW w:w="751" w:type="dxa"/>
            <w:tcBorders>
              <w:top w:val="nil"/>
              <w:left w:val="nil"/>
              <w:bottom w:val="single" w:sz="4" w:space="0" w:color="auto"/>
              <w:right w:val="nil"/>
            </w:tcBorders>
            <w:shd w:val="clear" w:color="auto" w:fill="auto"/>
            <w:noWrap/>
            <w:vAlign w:val="bottom"/>
            <w:hideMark/>
          </w:tcPr>
          <w:p w14:paraId="2D8B864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5CAB34B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2F1187E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81" w:type="dxa"/>
            <w:tcBorders>
              <w:top w:val="nil"/>
              <w:left w:val="nil"/>
              <w:bottom w:val="single" w:sz="4" w:space="0" w:color="auto"/>
              <w:right w:val="single" w:sz="8" w:space="0" w:color="auto"/>
            </w:tcBorders>
            <w:shd w:val="clear" w:color="auto" w:fill="auto"/>
            <w:noWrap/>
            <w:vAlign w:val="bottom"/>
            <w:hideMark/>
          </w:tcPr>
          <w:p w14:paraId="4E9675D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6DD307EA"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3DE6E79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5E4FF1A9"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Lathyrus palustris</w:t>
            </w:r>
          </w:p>
        </w:tc>
        <w:tc>
          <w:tcPr>
            <w:tcW w:w="810" w:type="dxa"/>
            <w:tcBorders>
              <w:top w:val="nil"/>
              <w:left w:val="nil"/>
              <w:bottom w:val="single" w:sz="4" w:space="0" w:color="auto"/>
              <w:right w:val="nil"/>
            </w:tcBorders>
            <w:shd w:val="clear" w:color="auto" w:fill="auto"/>
            <w:noWrap/>
            <w:vAlign w:val="bottom"/>
            <w:hideMark/>
          </w:tcPr>
          <w:p w14:paraId="3BF6BDC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03DA7B6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FBC82D7"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751" w:type="dxa"/>
            <w:tcBorders>
              <w:top w:val="nil"/>
              <w:left w:val="nil"/>
              <w:bottom w:val="single" w:sz="4" w:space="0" w:color="auto"/>
              <w:right w:val="nil"/>
            </w:tcBorders>
            <w:shd w:val="clear" w:color="auto" w:fill="auto"/>
            <w:noWrap/>
            <w:vAlign w:val="bottom"/>
            <w:hideMark/>
          </w:tcPr>
          <w:p w14:paraId="2DF4784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16B8081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D1B9707"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67DA94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0679961C"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53E38C06"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B7FB14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Sidalcea hendersonii</w:t>
            </w:r>
          </w:p>
        </w:tc>
        <w:tc>
          <w:tcPr>
            <w:tcW w:w="810" w:type="dxa"/>
            <w:tcBorders>
              <w:top w:val="nil"/>
              <w:left w:val="nil"/>
              <w:bottom w:val="nil"/>
              <w:right w:val="nil"/>
            </w:tcBorders>
            <w:shd w:val="clear" w:color="auto" w:fill="auto"/>
            <w:noWrap/>
            <w:vAlign w:val="bottom"/>
            <w:hideMark/>
          </w:tcPr>
          <w:p w14:paraId="4CC198C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3A0E36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4E57294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0D79E9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6AEB4B0F"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FAB809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1716697"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13B65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1806F31"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7365510"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Hordeum brachyantherum</w:t>
            </w:r>
          </w:p>
        </w:tc>
        <w:tc>
          <w:tcPr>
            <w:tcW w:w="810" w:type="dxa"/>
            <w:tcBorders>
              <w:top w:val="single" w:sz="4" w:space="0" w:color="auto"/>
              <w:left w:val="nil"/>
              <w:bottom w:val="single" w:sz="4" w:space="0" w:color="auto"/>
              <w:right w:val="nil"/>
            </w:tcBorders>
            <w:shd w:val="clear" w:color="auto" w:fill="auto"/>
            <w:noWrap/>
            <w:vAlign w:val="bottom"/>
            <w:hideMark/>
          </w:tcPr>
          <w:p w14:paraId="3A6A0B6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300" w:type="dxa"/>
            <w:tcBorders>
              <w:top w:val="nil"/>
              <w:left w:val="nil"/>
              <w:bottom w:val="nil"/>
              <w:right w:val="nil"/>
            </w:tcBorders>
            <w:shd w:val="clear" w:color="auto" w:fill="auto"/>
            <w:noWrap/>
            <w:vAlign w:val="bottom"/>
            <w:hideMark/>
          </w:tcPr>
          <w:p w14:paraId="1143288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876CE4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0D3A68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2A92A44"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EC751A4"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F93B95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21F50E7"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1EB4A01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126EEE46"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810" w:type="dxa"/>
            <w:tcBorders>
              <w:top w:val="nil"/>
              <w:left w:val="nil"/>
              <w:bottom w:val="single" w:sz="8" w:space="0" w:color="auto"/>
              <w:right w:val="nil"/>
            </w:tcBorders>
            <w:shd w:val="clear" w:color="auto" w:fill="auto"/>
            <w:noWrap/>
            <w:vAlign w:val="bottom"/>
            <w:hideMark/>
          </w:tcPr>
          <w:p w14:paraId="44B7AB5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0.05</w:t>
            </w:r>
          </w:p>
        </w:tc>
        <w:tc>
          <w:tcPr>
            <w:tcW w:w="300" w:type="dxa"/>
            <w:tcBorders>
              <w:top w:val="nil"/>
              <w:left w:val="nil"/>
              <w:bottom w:val="single" w:sz="8" w:space="0" w:color="auto"/>
              <w:right w:val="nil"/>
            </w:tcBorders>
            <w:shd w:val="clear" w:color="auto" w:fill="auto"/>
            <w:noWrap/>
            <w:vAlign w:val="bottom"/>
            <w:hideMark/>
          </w:tcPr>
          <w:p w14:paraId="55347C5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5992489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751" w:type="dxa"/>
            <w:tcBorders>
              <w:top w:val="nil"/>
              <w:left w:val="nil"/>
              <w:bottom w:val="single" w:sz="8" w:space="0" w:color="auto"/>
              <w:right w:val="nil"/>
            </w:tcBorders>
            <w:shd w:val="clear" w:color="auto" w:fill="auto"/>
            <w:noWrap/>
            <w:vAlign w:val="bottom"/>
            <w:hideMark/>
          </w:tcPr>
          <w:p w14:paraId="5BF73A1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62" w:type="dxa"/>
            <w:tcBorders>
              <w:top w:val="nil"/>
              <w:left w:val="nil"/>
              <w:bottom w:val="single" w:sz="8" w:space="0" w:color="auto"/>
              <w:right w:val="nil"/>
            </w:tcBorders>
            <w:shd w:val="clear" w:color="auto" w:fill="auto"/>
            <w:noWrap/>
            <w:vAlign w:val="bottom"/>
            <w:hideMark/>
          </w:tcPr>
          <w:p w14:paraId="367C8CE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335454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DAF1E0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593D9A7" w14:textId="77777777" w:rsidTr="00D1126E">
        <w:trPr>
          <w:divId w:val="1944339710"/>
          <w:trHeight w:val="270"/>
        </w:trPr>
        <w:tc>
          <w:tcPr>
            <w:tcW w:w="1091" w:type="dxa"/>
            <w:tcBorders>
              <w:top w:val="nil"/>
              <w:left w:val="nil"/>
              <w:bottom w:val="nil"/>
              <w:right w:val="nil"/>
            </w:tcBorders>
            <w:shd w:val="clear" w:color="auto" w:fill="auto"/>
            <w:vAlign w:val="bottom"/>
            <w:hideMark/>
          </w:tcPr>
          <w:p w14:paraId="566F726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C84B40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9FA7B5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5B289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9316DEB"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38529F6C"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4BABDE9"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B147F05"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C59A174" w14:textId="77777777" w:rsidR="00D1126E" w:rsidRPr="00D1126E" w:rsidRDefault="00D1126E" w:rsidP="00D1126E">
            <w:pPr>
              <w:spacing w:after="0" w:line="240" w:lineRule="auto"/>
              <w:rPr>
                <w:rFonts w:ascii="Times New Roman" w:eastAsia="Times New Roman" w:hAnsi="Times New Roman" w:cs="Times New Roman"/>
                <w:sz w:val="20"/>
                <w:szCs w:val="20"/>
              </w:rPr>
            </w:pPr>
          </w:p>
        </w:tc>
      </w:tr>
      <w:tr w:rsidR="00D1126E" w:rsidRPr="00D1126E" w14:paraId="1827CDF1" w14:textId="77777777" w:rsidTr="00D1126E">
        <w:trPr>
          <w:divId w:val="1944339710"/>
          <w:trHeight w:val="260"/>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4118E8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"Bogbean"</w:t>
            </w:r>
          </w:p>
        </w:tc>
        <w:tc>
          <w:tcPr>
            <w:tcW w:w="2149" w:type="dxa"/>
            <w:tcBorders>
              <w:top w:val="single" w:sz="8" w:space="0" w:color="auto"/>
              <w:left w:val="nil"/>
              <w:bottom w:val="nil"/>
              <w:right w:val="nil"/>
            </w:tcBorders>
            <w:shd w:val="clear" w:color="auto" w:fill="auto"/>
            <w:noWrap/>
            <w:vAlign w:val="bottom"/>
            <w:hideMark/>
          </w:tcPr>
          <w:p w14:paraId="1096512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10" w:type="dxa"/>
            <w:tcBorders>
              <w:top w:val="single" w:sz="8" w:space="0" w:color="auto"/>
              <w:left w:val="nil"/>
              <w:bottom w:val="single" w:sz="4" w:space="0" w:color="auto"/>
              <w:right w:val="nil"/>
            </w:tcBorders>
            <w:shd w:val="clear" w:color="auto" w:fill="auto"/>
            <w:noWrap/>
            <w:vAlign w:val="bottom"/>
            <w:hideMark/>
          </w:tcPr>
          <w:p w14:paraId="71B3F2C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single" w:sz="8" w:space="0" w:color="auto"/>
              <w:left w:val="nil"/>
              <w:bottom w:val="nil"/>
              <w:right w:val="nil"/>
            </w:tcBorders>
            <w:shd w:val="clear" w:color="auto" w:fill="auto"/>
            <w:noWrap/>
            <w:vAlign w:val="bottom"/>
            <w:hideMark/>
          </w:tcPr>
          <w:p w14:paraId="1F766DB4"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single" w:sz="8" w:space="0" w:color="auto"/>
              <w:left w:val="nil"/>
              <w:bottom w:val="nil"/>
              <w:right w:val="nil"/>
            </w:tcBorders>
            <w:shd w:val="clear" w:color="auto" w:fill="auto"/>
            <w:noWrap/>
            <w:vAlign w:val="bottom"/>
            <w:hideMark/>
          </w:tcPr>
          <w:p w14:paraId="1D5B53F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751" w:type="dxa"/>
            <w:tcBorders>
              <w:top w:val="single" w:sz="8" w:space="0" w:color="auto"/>
              <w:left w:val="nil"/>
              <w:bottom w:val="single" w:sz="4" w:space="0" w:color="auto"/>
              <w:right w:val="nil"/>
            </w:tcBorders>
            <w:shd w:val="clear" w:color="auto" w:fill="auto"/>
            <w:noWrap/>
            <w:vAlign w:val="bottom"/>
            <w:hideMark/>
          </w:tcPr>
          <w:p w14:paraId="53B08F0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single" w:sz="8" w:space="0" w:color="auto"/>
              <w:left w:val="nil"/>
              <w:bottom w:val="nil"/>
              <w:right w:val="nil"/>
            </w:tcBorders>
            <w:shd w:val="clear" w:color="auto" w:fill="auto"/>
            <w:noWrap/>
            <w:vAlign w:val="bottom"/>
            <w:hideMark/>
          </w:tcPr>
          <w:p w14:paraId="376B11A0"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single" w:sz="8" w:space="0" w:color="auto"/>
              <w:left w:val="nil"/>
              <w:bottom w:val="nil"/>
              <w:right w:val="nil"/>
            </w:tcBorders>
            <w:shd w:val="clear" w:color="auto" w:fill="auto"/>
            <w:noWrap/>
            <w:vAlign w:val="bottom"/>
            <w:hideMark/>
          </w:tcPr>
          <w:p w14:paraId="218FEF0F"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9D2D45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77ADD39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A1457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7F682A" w14:textId="32FBEBC6"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 xml:space="preserve">Myosotis </w:t>
            </w:r>
            <w:r w:rsidR="00DF171B" w:rsidRPr="00D1126E">
              <w:rPr>
                <w:rFonts w:ascii="Calibri" w:eastAsia="Times New Roman" w:hAnsi="Calibri" w:cs="Calibri"/>
                <w:i/>
                <w:iCs/>
                <w:sz w:val="20"/>
                <w:szCs w:val="20"/>
              </w:rPr>
              <w:t>scorpioides</w:t>
            </w:r>
          </w:p>
        </w:tc>
        <w:tc>
          <w:tcPr>
            <w:tcW w:w="810" w:type="dxa"/>
            <w:tcBorders>
              <w:top w:val="nil"/>
              <w:left w:val="nil"/>
              <w:bottom w:val="single" w:sz="4" w:space="0" w:color="auto"/>
              <w:right w:val="nil"/>
            </w:tcBorders>
            <w:shd w:val="clear" w:color="auto" w:fill="auto"/>
            <w:noWrap/>
            <w:vAlign w:val="bottom"/>
            <w:hideMark/>
          </w:tcPr>
          <w:p w14:paraId="77CBC70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5F9F6B7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1EA0A33"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Menyanthes trifoliata</w:t>
            </w:r>
          </w:p>
        </w:tc>
        <w:tc>
          <w:tcPr>
            <w:tcW w:w="751" w:type="dxa"/>
            <w:tcBorders>
              <w:top w:val="nil"/>
              <w:left w:val="nil"/>
              <w:bottom w:val="single" w:sz="4" w:space="0" w:color="auto"/>
              <w:right w:val="nil"/>
            </w:tcBorders>
            <w:shd w:val="clear" w:color="auto" w:fill="auto"/>
            <w:noWrap/>
            <w:vAlign w:val="bottom"/>
            <w:hideMark/>
          </w:tcPr>
          <w:p w14:paraId="0A95FDD4"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7376371"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2EEC41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Mentha aquatica</w:t>
            </w:r>
          </w:p>
        </w:tc>
        <w:tc>
          <w:tcPr>
            <w:tcW w:w="881" w:type="dxa"/>
            <w:tcBorders>
              <w:top w:val="nil"/>
              <w:left w:val="nil"/>
              <w:bottom w:val="single" w:sz="4" w:space="0" w:color="auto"/>
              <w:right w:val="single" w:sz="8" w:space="0" w:color="auto"/>
            </w:tcBorders>
            <w:shd w:val="clear" w:color="auto" w:fill="auto"/>
            <w:noWrap/>
            <w:vAlign w:val="bottom"/>
            <w:hideMark/>
          </w:tcPr>
          <w:p w14:paraId="7CE4FC3E"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37FF0324"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29AB4B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414F773"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Bidens cernua</w:t>
            </w:r>
          </w:p>
        </w:tc>
        <w:tc>
          <w:tcPr>
            <w:tcW w:w="810" w:type="dxa"/>
            <w:tcBorders>
              <w:top w:val="nil"/>
              <w:left w:val="nil"/>
              <w:bottom w:val="single" w:sz="4" w:space="0" w:color="auto"/>
              <w:right w:val="nil"/>
            </w:tcBorders>
            <w:shd w:val="clear" w:color="auto" w:fill="auto"/>
            <w:noWrap/>
            <w:vAlign w:val="bottom"/>
            <w:hideMark/>
          </w:tcPr>
          <w:p w14:paraId="1365DE7B"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4614D72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88E84B4" w14:textId="77777777" w:rsidR="00D1126E" w:rsidRPr="00D1126E" w:rsidRDefault="00D1126E" w:rsidP="00D1126E">
            <w:pPr>
              <w:spacing w:after="0" w:line="240" w:lineRule="auto"/>
              <w:rPr>
                <w:rFonts w:ascii="Calibri" w:eastAsia="Times New Roman" w:hAnsi="Calibri" w:cs="Calibri"/>
                <w:sz w:val="20"/>
                <w:szCs w:val="20"/>
              </w:rPr>
            </w:pPr>
            <w:r w:rsidRPr="00D1126E">
              <w:rPr>
                <w:rFonts w:ascii="Calibri" w:eastAsia="Times New Roman" w:hAnsi="Calibri" w:cs="Calibri"/>
                <w:sz w:val="20"/>
                <w:szCs w:val="20"/>
              </w:rPr>
              <w:t>Grass (unidentified)</w:t>
            </w:r>
          </w:p>
        </w:tc>
        <w:tc>
          <w:tcPr>
            <w:tcW w:w="751" w:type="dxa"/>
            <w:tcBorders>
              <w:top w:val="nil"/>
              <w:left w:val="nil"/>
              <w:bottom w:val="single" w:sz="4" w:space="0" w:color="auto"/>
              <w:right w:val="nil"/>
            </w:tcBorders>
            <w:shd w:val="clear" w:color="auto" w:fill="auto"/>
            <w:noWrap/>
            <w:vAlign w:val="bottom"/>
            <w:hideMark/>
          </w:tcPr>
          <w:p w14:paraId="7E85B432"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A5ED4F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31C78F8"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81" w:type="dxa"/>
            <w:tcBorders>
              <w:top w:val="nil"/>
              <w:left w:val="nil"/>
              <w:bottom w:val="single" w:sz="4" w:space="0" w:color="auto"/>
              <w:right w:val="single" w:sz="8" w:space="0" w:color="auto"/>
            </w:tcBorders>
            <w:shd w:val="clear" w:color="auto" w:fill="auto"/>
            <w:noWrap/>
            <w:vAlign w:val="bottom"/>
            <w:hideMark/>
          </w:tcPr>
          <w:p w14:paraId="0659A441"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64CE7C50"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4D285864"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FD3C5C7"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810" w:type="dxa"/>
            <w:tcBorders>
              <w:top w:val="nil"/>
              <w:left w:val="nil"/>
              <w:bottom w:val="single" w:sz="4" w:space="0" w:color="auto"/>
              <w:right w:val="nil"/>
            </w:tcBorders>
            <w:shd w:val="clear" w:color="auto" w:fill="auto"/>
            <w:noWrap/>
            <w:vAlign w:val="bottom"/>
            <w:hideMark/>
          </w:tcPr>
          <w:p w14:paraId="1A5727C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300" w:type="dxa"/>
            <w:tcBorders>
              <w:top w:val="nil"/>
              <w:left w:val="nil"/>
              <w:bottom w:val="nil"/>
              <w:right w:val="nil"/>
            </w:tcBorders>
            <w:shd w:val="clear" w:color="auto" w:fill="auto"/>
            <w:noWrap/>
            <w:vAlign w:val="bottom"/>
            <w:hideMark/>
          </w:tcPr>
          <w:p w14:paraId="1C9DD7E2"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E6FC3B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Lythrum salicaria</w:t>
            </w:r>
          </w:p>
        </w:tc>
        <w:tc>
          <w:tcPr>
            <w:tcW w:w="751" w:type="dxa"/>
            <w:tcBorders>
              <w:top w:val="nil"/>
              <w:left w:val="nil"/>
              <w:bottom w:val="single" w:sz="4" w:space="0" w:color="auto"/>
              <w:right w:val="nil"/>
            </w:tcBorders>
            <w:shd w:val="clear" w:color="auto" w:fill="auto"/>
            <w:noWrap/>
            <w:vAlign w:val="bottom"/>
            <w:hideMark/>
          </w:tcPr>
          <w:p w14:paraId="50B4B37A"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3F56215E"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664AE9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Galium trifidum</w:t>
            </w:r>
          </w:p>
        </w:tc>
        <w:tc>
          <w:tcPr>
            <w:tcW w:w="881" w:type="dxa"/>
            <w:tcBorders>
              <w:top w:val="nil"/>
              <w:left w:val="nil"/>
              <w:bottom w:val="single" w:sz="4" w:space="0" w:color="auto"/>
              <w:right w:val="single" w:sz="8" w:space="0" w:color="auto"/>
            </w:tcBorders>
            <w:shd w:val="clear" w:color="auto" w:fill="auto"/>
            <w:noWrap/>
            <w:vAlign w:val="bottom"/>
            <w:hideMark/>
          </w:tcPr>
          <w:p w14:paraId="62DA1E6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r>
      <w:tr w:rsidR="00D1126E" w:rsidRPr="00D1126E" w14:paraId="4AB10CF8"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083E9CB"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3FACFDB1"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810" w:type="dxa"/>
            <w:tcBorders>
              <w:top w:val="nil"/>
              <w:left w:val="nil"/>
              <w:bottom w:val="nil"/>
              <w:right w:val="nil"/>
            </w:tcBorders>
            <w:shd w:val="clear" w:color="auto" w:fill="auto"/>
            <w:noWrap/>
            <w:vAlign w:val="bottom"/>
            <w:hideMark/>
          </w:tcPr>
          <w:p w14:paraId="6A8D4D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49D6F4C4"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678E43C"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751" w:type="dxa"/>
            <w:tcBorders>
              <w:top w:val="nil"/>
              <w:left w:val="nil"/>
              <w:bottom w:val="single" w:sz="4" w:space="0" w:color="auto"/>
              <w:right w:val="nil"/>
            </w:tcBorders>
            <w:shd w:val="clear" w:color="auto" w:fill="auto"/>
            <w:noWrap/>
            <w:vAlign w:val="bottom"/>
            <w:hideMark/>
          </w:tcPr>
          <w:p w14:paraId="76D8B44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287EF03"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E9385B"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881" w:type="dxa"/>
            <w:tcBorders>
              <w:top w:val="nil"/>
              <w:left w:val="nil"/>
              <w:bottom w:val="nil"/>
              <w:right w:val="single" w:sz="8" w:space="0" w:color="auto"/>
            </w:tcBorders>
            <w:shd w:val="clear" w:color="auto" w:fill="auto"/>
            <w:noWrap/>
            <w:vAlign w:val="bottom"/>
            <w:hideMark/>
          </w:tcPr>
          <w:p w14:paraId="0523D50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r>
      <w:tr w:rsidR="00D1126E" w:rsidRPr="00D1126E" w14:paraId="0ECE6D3B"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054B573F"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365EB480"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Lysimachia thyrsiflora</w:t>
            </w:r>
          </w:p>
        </w:tc>
        <w:tc>
          <w:tcPr>
            <w:tcW w:w="810" w:type="dxa"/>
            <w:tcBorders>
              <w:top w:val="single" w:sz="4" w:space="0" w:color="auto"/>
              <w:left w:val="nil"/>
              <w:bottom w:val="single" w:sz="4" w:space="0" w:color="auto"/>
              <w:right w:val="nil"/>
            </w:tcBorders>
            <w:shd w:val="clear" w:color="auto" w:fill="auto"/>
            <w:noWrap/>
            <w:vAlign w:val="bottom"/>
            <w:hideMark/>
          </w:tcPr>
          <w:p w14:paraId="6A3F573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0.01</w:t>
            </w:r>
          </w:p>
        </w:tc>
        <w:tc>
          <w:tcPr>
            <w:tcW w:w="300" w:type="dxa"/>
            <w:tcBorders>
              <w:top w:val="nil"/>
              <w:left w:val="nil"/>
              <w:bottom w:val="nil"/>
              <w:right w:val="nil"/>
            </w:tcBorders>
            <w:shd w:val="clear" w:color="auto" w:fill="auto"/>
            <w:noWrap/>
            <w:vAlign w:val="bottom"/>
            <w:hideMark/>
          </w:tcPr>
          <w:p w14:paraId="1B017BC0"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2F53304"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Equisetum fluviatile</w:t>
            </w:r>
          </w:p>
        </w:tc>
        <w:tc>
          <w:tcPr>
            <w:tcW w:w="751" w:type="dxa"/>
            <w:tcBorders>
              <w:top w:val="nil"/>
              <w:left w:val="nil"/>
              <w:bottom w:val="single" w:sz="4" w:space="0" w:color="auto"/>
              <w:right w:val="nil"/>
            </w:tcBorders>
            <w:shd w:val="clear" w:color="auto" w:fill="auto"/>
            <w:noWrap/>
            <w:vAlign w:val="bottom"/>
            <w:hideMark/>
          </w:tcPr>
          <w:p w14:paraId="33B2F81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73E584AA"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71F71EE"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Juncus articulatus</w:t>
            </w:r>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1C62A130"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r>
      <w:tr w:rsidR="00D1126E" w:rsidRPr="00D1126E" w14:paraId="21EF14CE"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20412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7F47A51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A9543C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B566D88"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DB4C975" w14:textId="77777777" w:rsidR="00D1126E" w:rsidRPr="00D1126E" w:rsidRDefault="00D1126E" w:rsidP="00D1126E">
            <w:pPr>
              <w:spacing w:after="0" w:line="240" w:lineRule="auto"/>
              <w:rPr>
                <w:rFonts w:ascii="Calibri" w:eastAsia="Times New Roman" w:hAnsi="Calibri" w:cs="Calibri"/>
                <w:i/>
                <w:iCs/>
                <w:color w:val="000000"/>
                <w:sz w:val="20"/>
                <w:szCs w:val="20"/>
              </w:rPr>
            </w:pPr>
            <w:r w:rsidRPr="00D1126E">
              <w:rPr>
                <w:rFonts w:ascii="Calibri" w:eastAsia="Times New Roman" w:hAnsi="Calibri" w:cs="Calibri"/>
                <w:i/>
                <w:iCs/>
                <w:color w:val="000000"/>
                <w:sz w:val="20"/>
                <w:szCs w:val="20"/>
              </w:rPr>
              <w:t>Myosotis scorpioides</w:t>
            </w:r>
          </w:p>
        </w:tc>
        <w:tc>
          <w:tcPr>
            <w:tcW w:w="751" w:type="dxa"/>
            <w:tcBorders>
              <w:top w:val="nil"/>
              <w:left w:val="nil"/>
              <w:bottom w:val="single" w:sz="4" w:space="0" w:color="auto"/>
              <w:right w:val="nil"/>
            </w:tcBorders>
            <w:shd w:val="clear" w:color="auto" w:fill="auto"/>
            <w:noWrap/>
            <w:vAlign w:val="bottom"/>
            <w:hideMark/>
          </w:tcPr>
          <w:p w14:paraId="2BA1592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&lt; 0.01</w:t>
            </w:r>
          </w:p>
        </w:tc>
        <w:tc>
          <w:tcPr>
            <w:tcW w:w="262" w:type="dxa"/>
            <w:tcBorders>
              <w:top w:val="nil"/>
              <w:left w:val="nil"/>
              <w:bottom w:val="nil"/>
              <w:right w:val="nil"/>
            </w:tcBorders>
            <w:shd w:val="clear" w:color="auto" w:fill="auto"/>
            <w:noWrap/>
            <w:vAlign w:val="bottom"/>
            <w:hideMark/>
          </w:tcPr>
          <w:p w14:paraId="67E72515"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9867BA2"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741C9FF"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4EB7C6D2"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6BFDDC2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4F3C2A7"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67F2529"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6C15AFB"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2CC14CA"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Eleocharis palustris</w:t>
            </w:r>
          </w:p>
        </w:tc>
        <w:tc>
          <w:tcPr>
            <w:tcW w:w="751" w:type="dxa"/>
            <w:tcBorders>
              <w:top w:val="nil"/>
              <w:left w:val="nil"/>
              <w:bottom w:val="single" w:sz="4" w:space="0" w:color="auto"/>
              <w:right w:val="nil"/>
            </w:tcBorders>
            <w:shd w:val="clear" w:color="auto" w:fill="auto"/>
            <w:noWrap/>
            <w:vAlign w:val="bottom"/>
            <w:hideMark/>
          </w:tcPr>
          <w:p w14:paraId="4A467FC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0.02</w:t>
            </w:r>
          </w:p>
        </w:tc>
        <w:tc>
          <w:tcPr>
            <w:tcW w:w="262" w:type="dxa"/>
            <w:tcBorders>
              <w:top w:val="nil"/>
              <w:left w:val="nil"/>
              <w:bottom w:val="nil"/>
              <w:right w:val="nil"/>
            </w:tcBorders>
            <w:shd w:val="clear" w:color="auto" w:fill="auto"/>
            <w:noWrap/>
            <w:vAlign w:val="bottom"/>
            <w:hideMark/>
          </w:tcPr>
          <w:p w14:paraId="0DA0821C"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1AC21F8"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3A010F8"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1D2296A3" w14:textId="77777777" w:rsidTr="00D1126E">
        <w:trPr>
          <w:divId w:val="1944339710"/>
          <w:trHeight w:val="260"/>
        </w:trPr>
        <w:tc>
          <w:tcPr>
            <w:tcW w:w="1091" w:type="dxa"/>
            <w:vMerge/>
            <w:tcBorders>
              <w:top w:val="single" w:sz="8" w:space="0" w:color="auto"/>
              <w:left w:val="single" w:sz="8" w:space="0" w:color="auto"/>
              <w:bottom w:val="single" w:sz="8" w:space="0" w:color="000000"/>
              <w:right w:val="nil"/>
            </w:tcBorders>
            <w:vAlign w:val="center"/>
            <w:hideMark/>
          </w:tcPr>
          <w:p w14:paraId="7B534020"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43D003A9"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1E2943F0"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02003FD" w14:textId="77777777" w:rsidR="00D1126E" w:rsidRPr="00D1126E" w:rsidRDefault="00D1126E" w:rsidP="00D1126E">
            <w:pPr>
              <w:spacing w:after="0" w:line="240" w:lineRule="auto"/>
              <w:jc w:val="center"/>
              <w:rPr>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5745C46B"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Equisetum variegatum</w:t>
            </w:r>
          </w:p>
        </w:tc>
        <w:tc>
          <w:tcPr>
            <w:tcW w:w="751" w:type="dxa"/>
            <w:tcBorders>
              <w:top w:val="nil"/>
              <w:left w:val="nil"/>
              <w:bottom w:val="single" w:sz="4" w:space="0" w:color="auto"/>
              <w:right w:val="nil"/>
            </w:tcBorders>
            <w:shd w:val="clear" w:color="auto" w:fill="auto"/>
            <w:noWrap/>
            <w:vAlign w:val="bottom"/>
            <w:hideMark/>
          </w:tcPr>
          <w:p w14:paraId="2A8D2FF6"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0.04</w:t>
            </w:r>
          </w:p>
        </w:tc>
        <w:tc>
          <w:tcPr>
            <w:tcW w:w="262" w:type="dxa"/>
            <w:tcBorders>
              <w:top w:val="nil"/>
              <w:left w:val="nil"/>
              <w:bottom w:val="nil"/>
              <w:right w:val="nil"/>
            </w:tcBorders>
            <w:shd w:val="clear" w:color="auto" w:fill="auto"/>
            <w:noWrap/>
            <w:vAlign w:val="bottom"/>
            <w:hideMark/>
          </w:tcPr>
          <w:p w14:paraId="0575CA36" w14:textId="77777777" w:rsidR="00D1126E" w:rsidRPr="00D1126E" w:rsidRDefault="00D1126E" w:rsidP="00D1126E">
            <w:pPr>
              <w:spacing w:after="0" w:line="240" w:lineRule="auto"/>
              <w:jc w:val="center"/>
              <w:rPr>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2DB24EE" w14:textId="77777777" w:rsidR="00D1126E" w:rsidRPr="00D1126E" w:rsidRDefault="00D1126E" w:rsidP="00D1126E">
            <w:pPr>
              <w:spacing w:after="0" w:line="240" w:lineRule="auto"/>
              <w:rPr>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C24717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r w:rsidR="00D1126E" w:rsidRPr="00D1126E" w14:paraId="7EA2BD6D" w14:textId="77777777" w:rsidTr="00D1126E">
        <w:trPr>
          <w:divId w:val="1944339710"/>
          <w:trHeight w:val="270"/>
        </w:trPr>
        <w:tc>
          <w:tcPr>
            <w:tcW w:w="1091" w:type="dxa"/>
            <w:vMerge/>
            <w:tcBorders>
              <w:top w:val="single" w:sz="8" w:space="0" w:color="auto"/>
              <w:left w:val="single" w:sz="8" w:space="0" w:color="auto"/>
              <w:bottom w:val="single" w:sz="8" w:space="0" w:color="000000"/>
              <w:right w:val="nil"/>
            </w:tcBorders>
            <w:vAlign w:val="center"/>
            <w:hideMark/>
          </w:tcPr>
          <w:p w14:paraId="52F9B6F7" w14:textId="77777777" w:rsidR="00D1126E" w:rsidRPr="00D1126E" w:rsidRDefault="00D1126E" w:rsidP="00D1126E">
            <w:pPr>
              <w:spacing w:after="0" w:line="240" w:lineRule="auto"/>
              <w:rPr>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50ED1412"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10" w:type="dxa"/>
            <w:tcBorders>
              <w:top w:val="nil"/>
              <w:left w:val="nil"/>
              <w:bottom w:val="single" w:sz="8" w:space="0" w:color="auto"/>
              <w:right w:val="nil"/>
            </w:tcBorders>
            <w:shd w:val="clear" w:color="auto" w:fill="auto"/>
            <w:noWrap/>
            <w:vAlign w:val="bottom"/>
            <w:hideMark/>
          </w:tcPr>
          <w:p w14:paraId="3227D76C"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300" w:type="dxa"/>
            <w:tcBorders>
              <w:top w:val="nil"/>
              <w:left w:val="nil"/>
              <w:bottom w:val="single" w:sz="8" w:space="0" w:color="auto"/>
              <w:right w:val="nil"/>
            </w:tcBorders>
            <w:shd w:val="clear" w:color="auto" w:fill="auto"/>
            <w:noWrap/>
            <w:vAlign w:val="bottom"/>
            <w:hideMark/>
          </w:tcPr>
          <w:p w14:paraId="3D801EC1"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189" w:type="dxa"/>
            <w:tcBorders>
              <w:top w:val="nil"/>
              <w:left w:val="nil"/>
              <w:bottom w:val="single" w:sz="8" w:space="0" w:color="auto"/>
              <w:right w:val="nil"/>
            </w:tcBorders>
            <w:shd w:val="clear" w:color="auto" w:fill="auto"/>
            <w:noWrap/>
            <w:vAlign w:val="bottom"/>
            <w:hideMark/>
          </w:tcPr>
          <w:p w14:paraId="7728A7C1" w14:textId="77777777" w:rsidR="00D1126E" w:rsidRPr="00D1126E" w:rsidRDefault="00D1126E" w:rsidP="00D1126E">
            <w:pPr>
              <w:spacing w:after="0" w:line="240" w:lineRule="auto"/>
              <w:rPr>
                <w:rFonts w:ascii="Calibri" w:eastAsia="Times New Roman" w:hAnsi="Calibri" w:cs="Calibri"/>
                <w:i/>
                <w:iCs/>
                <w:sz w:val="20"/>
                <w:szCs w:val="20"/>
              </w:rPr>
            </w:pPr>
            <w:r w:rsidRPr="00D1126E">
              <w:rPr>
                <w:rFonts w:ascii="Calibri" w:eastAsia="Times New Roman" w:hAnsi="Calibri" w:cs="Calibri"/>
                <w:i/>
                <w:iCs/>
                <w:sz w:val="20"/>
                <w:szCs w:val="20"/>
              </w:rPr>
              <w:t>Deschampsia caespitosa</w:t>
            </w:r>
          </w:p>
        </w:tc>
        <w:tc>
          <w:tcPr>
            <w:tcW w:w="751" w:type="dxa"/>
            <w:tcBorders>
              <w:top w:val="nil"/>
              <w:left w:val="nil"/>
              <w:bottom w:val="single" w:sz="8" w:space="0" w:color="auto"/>
              <w:right w:val="nil"/>
            </w:tcBorders>
            <w:shd w:val="clear" w:color="auto" w:fill="auto"/>
            <w:noWrap/>
            <w:vAlign w:val="bottom"/>
            <w:hideMark/>
          </w:tcPr>
          <w:p w14:paraId="6DB8888D"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0.03</w:t>
            </w:r>
          </w:p>
        </w:tc>
        <w:tc>
          <w:tcPr>
            <w:tcW w:w="262" w:type="dxa"/>
            <w:tcBorders>
              <w:top w:val="nil"/>
              <w:left w:val="nil"/>
              <w:bottom w:val="single" w:sz="8" w:space="0" w:color="auto"/>
              <w:right w:val="nil"/>
            </w:tcBorders>
            <w:shd w:val="clear" w:color="auto" w:fill="auto"/>
            <w:noWrap/>
            <w:vAlign w:val="bottom"/>
            <w:hideMark/>
          </w:tcPr>
          <w:p w14:paraId="5B5B89B9"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2007" w:type="dxa"/>
            <w:tcBorders>
              <w:top w:val="nil"/>
              <w:left w:val="nil"/>
              <w:bottom w:val="single" w:sz="8" w:space="0" w:color="auto"/>
              <w:right w:val="nil"/>
            </w:tcBorders>
            <w:shd w:val="clear" w:color="auto" w:fill="auto"/>
            <w:noWrap/>
            <w:vAlign w:val="bottom"/>
            <w:hideMark/>
          </w:tcPr>
          <w:p w14:paraId="61BF6BD3" w14:textId="77777777" w:rsidR="00D1126E" w:rsidRPr="00D1126E" w:rsidRDefault="00D1126E" w:rsidP="00D1126E">
            <w:pPr>
              <w:spacing w:after="0" w:line="240" w:lineRule="auto"/>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c>
          <w:tcPr>
            <w:tcW w:w="881" w:type="dxa"/>
            <w:tcBorders>
              <w:top w:val="nil"/>
              <w:left w:val="nil"/>
              <w:bottom w:val="single" w:sz="8" w:space="0" w:color="auto"/>
              <w:right w:val="single" w:sz="8" w:space="0" w:color="auto"/>
            </w:tcBorders>
            <w:shd w:val="clear" w:color="auto" w:fill="auto"/>
            <w:noWrap/>
            <w:vAlign w:val="bottom"/>
            <w:hideMark/>
          </w:tcPr>
          <w:p w14:paraId="079873E5" w14:textId="77777777" w:rsidR="00D1126E" w:rsidRPr="00D1126E" w:rsidRDefault="00D1126E" w:rsidP="00D1126E">
            <w:pPr>
              <w:spacing w:after="0" w:line="240" w:lineRule="auto"/>
              <w:jc w:val="center"/>
              <w:rPr>
                <w:rFonts w:ascii="Calibri" w:eastAsia="Times New Roman" w:hAnsi="Calibri" w:cs="Calibri"/>
                <w:color w:val="000000"/>
                <w:sz w:val="20"/>
                <w:szCs w:val="20"/>
              </w:rPr>
            </w:pPr>
            <w:r w:rsidRPr="00D1126E">
              <w:rPr>
                <w:rFonts w:ascii="Calibri" w:eastAsia="Times New Roman" w:hAnsi="Calibri" w:cs="Calibri"/>
                <w:color w:val="000000"/>
                <w:sz w:val="20"/>
                <w:szCs w:val="20"/>
              </w:rPr>
              <w:t> </w:t>
            </w:r>
          </w:p>
        </w:tc>
      </w:tr>
    </w:tbl>
    <w:p w14:paraId="1387F276" w14:textId="3CA5CECC" w:rsidR="00530C3C" w:rsidDel="00CF3124" w:rsidRDefault="00530C3C" w:rsidP="00530C3C">
      <w:pPr>
        <w:rPr>
          <w:del w:id="679" w:author="Stefanie Lane" w:date="2023-01-17T10:53:00Z"/>
        </w:rPr>
      </w:pPr>
      <w:r>
        <w:fldChar w:fldCharType="end"/>
      </w:r>
    </w:p>
    <w:p w14:paraId="3BF5195D" w14:textId="77777777" w:rsidR="00530C3C" w:rsidRPr="00C33618" w:rsidRDefault="00530C3C" w:rsidP="000E32F2"/>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lastRenderedPageBreak/>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518CA2F6" w:rsidR="00ED5179" w:rsidRPr="00ED5179" w:rsidRDefault="00AB4071" w:rsidP="00ED5179">
      <w:pPr>
        <w:keepNext/>
      </w:pPr>
      <w:r>
        <w:rPr>
          <w:b/>
        </w:rPr>
        <w:t>Fig.</w:t>
      </w:r>
      <w:r w:rsidR="00ED5179">
        <w:rPr>
          <w:b/>
        </w:rPr>
        <w:t xml:space="preserve"> 2</w:t>
      </w:r>
      <w:r w:rsidR="00ED5179">
        <w:t xml:space="preserve"> </w:t>
      </w:r>
      <w:r w:rsidR="00ED5179" w:rsidRPr="00ED5179">
        <w:t>Species cover abundance becomes more dissimilar in each assemblage over time, as shown by greater Euclidean distance between assemblage types. Note clusters of the sedge and fescue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lastRenderedPageBreak/>
        <w:drawing>
          <wp:inline distT="0" distB="0" distL="0" distR="0" wp14:anchorId="561A21B6" wp14:editId="78CB8BA2">
            <wp:extent cx="5080764" cy="6774352"/>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2"/>
                    </a:xfrm>
                    <a:prstGeom prst="rect">
                      <a:avLst/>
                    </a:prstGeom>
                    <a:noFill/>
                    <a:ln>
                      <a:noFill/>
                    </a:ln>
                    <a:extLst>
                      <a:ext uri="{53640926-AAD7-44D8-BBD7-CCE9431645EC}">
                        <a14:shadowObscured xmlns:a14="http://schemas.microsoft.com/office/drawing/2010/main"/>
                      </a:ext>
                    </a:extLst>
                  </pic:spPr>
                </pic:pic>
              </a:graphicData>
            </a:graphic>
          </wp:inline>
        </w:drawing>
      </w:r>
      <w:bookmarkStart w:id="680" w:name="_Ref103083520"/>
    </w:p>
    <w:p w14:paraId="41572129" w14:textId="1E18ECE7" w:rsidR="0089145E" w:rsidRDefault="00ED5179" w:rsidP="00ED5179">
      <w:pPr>
        <w:keepNext/>
      </w:pPr>
      <w:r>
        <w:rPr>
          <w:b/>
        </w:rPr>
        <w:t>Fig</w:t>
      </w:r>
      <w:r w:rsidR="00AB4071">
        <w:rPr>
          <w:b/>
        </w:rPr>
        <w:t>.</w:t>
      </w:r>
      <w:r>
        <w:rPr>
          <w:b/>
        </w:rPr>
        <w:t xml:space="preserve"> 3 </w:t>
      </w:r>
      <w:r w:rsidRPr="00ED5179">
        <w:t>Changes in mean cover abundance (cover classes) for select significant indicator species (</w:t>
      </w:r>
      <w:r w:rsidRPr="00ED5179">
        <w:rPr>
          <w:i/>
        </w:rPr>
        <w:t>Carex lyngbyei, Festuca arundinacea,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 (*). Significant indicator species within each assemblage have decreased in abundance over time, while several non-native species (denoted by (*))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681" w:name="_Hlk112157303"/>
      <w:bookmarkEnd w:id="680"/>
      <w:r>
        <w:lastRenderedPageBreak/>
        <w:t xml:space="preserve">Discussion </w:t>
      </w:r>
    </w:p>
    <w:bookmarkEnd w:id="681"/>
    <w:p w14:paraId="58036CC8" w14:textId="48B5142B" w:rsidR="00B55BE4" w:rsidRDefault="00BE39A7" w:rsidP="00A07617">
      <w:pPr>
        <w:ind w:firstLine="720"/>
      </w:pPr>
      <w:r>
        <w:t xml:space="preserve">Despite conservation status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expectation that these characteristic species should not change in the absence of significant disturbance. </w:t>
      </w:r>
      <w:bookmarkStart w:id="682" w:name="_Hlk123898912"/>
      <w:r w:rsidR="00306F95" w:rsidRPr="00114665">
        <w:t>W</w:t>
      </w:r>
      <w:r w:rsidRPr="00306F95">
        <w:t xml:space="preserve">e observed a decline of native species richness accompanied by an increased richness and abundance of </w:t>
      </w:r>
      <w:r w:rsidR="00341A26">
        <w:t>non-native</w:t>
      </w:r>
      <w:r w:rsidRPr="00306F95">
        <w:t xml:space="preserve"> species</w:t>
      </w:r>
      <w:r w:rsidR="001F2BA8">
        <w:t xml:space="preserve">. Of greater concern is our observation of </w:t>
      </w:r>
      <w:r w:rsidR="00DB3B41">
        <w:t>the</w:t>
      </w:r>
      <w:r>
        <w:t xml:space="preserve"> homogenization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 (</w:t>
      </w:r>
      <w:r w:rsidR="00B55BE4">
        <w:fldChar w:fldCharType="begin"/>
      </w:r>
      <w:r w:rsidR="00B55BE4">
        <w:instrText xml:space="preserve"> REF _Ref94197029 \h </w:instrText>
      </w:r>
      <w:r w:rsidR="00B55BE4">
        <w:fldChar w:fldCharType="separate"/>
      </w:r>
      <w:r w:rsidR="00B55BE4">
        <w:t xml:space="preserve">Figure </w:t>
      </w:r>
      <w:r w:rsidR="00B55BE4">
        <w:rPr>
          <w:noProof/>
        </w:rPr>
        <w:t>2</w:t>
      </w:r>
      <w:r w:rsidR="00B55BE4">
        <w:fldChar w:fldCharType="end"/>
      </w:r>
      <w:r w:rsidR="00B55BE4">
        <w:t xml:space="preserve">). </w:t>
      </w:r>
      <w:r w:rsidR="001F2BA8">
        <w:t xml:space="preserve">While </w:t>
      </w:r>
      <w:r w:rsidR="004D64AE">
        <w:t xml:space="preserve">addition of non-native species can contribute to greater biodiversity </w:t>
      </w:r>
      <w:r w:rsidR="004D64AE">
        <w:fldChar w:fldCharType="begin"/>
      </w:r>
      <w:r w:rsidR="004D64AE">
        <w:instrText xml:space="preserve"> ADDIN ZOTERO_ITEM CSL_CITATION {"citationID":"MWHp9jyQ","properties":{"formattedCitation":"(Sagoff, 2005)","plainCitation":"(Sagoff, 2005)","noteIndex":0},"citationItems":[{"id":2861,"uris":["http://zotero.org/users/6092945/items/PG8GJAI3"],"itemData":{"id":2861,"type":"article-journal","abstract":"Conservation biologists and other environmentalists confront five obstacles in building support for regulatory policies that seek to exclude or remove introduced plants and other non-native species that threaten to harm natural areas or the natural environment. First, the concept of “harm to the natural environment” is nebulous and undefined. Second, ecologists cannot predict how introduced species will behave in natural ecosystems. If biologists cannot define “harm” or predict the behavior of introduced species, they must target all non-native species as potentially “harmful”. an impossibly large regulatory task. Third, loss of species richness may constitute harm to an environment, but introduced organisms typically, generally, and significantly add to species richness in ecosystems. If species richness correlates with desirable ecosystem properties, moreover, such as stability and productivity, as some ecologists believe, then introduced organisms, by increasing species richness, would support those desirable properties. Fourth, one may plausibly argue that extinction constitutes environmental harm, but there is no evidence that non-native species, especially plants, are significant causes of extinction, except for predators in certain lakes and other small island-like environments. Fifth, while aesthetic, ethical, and spiritual values may provide a legitimate basis for invasive species policy, biologists often cite concepts such as “biodiversity” and ecosystem “health” or “integrity” to provide a scientific justification. To assert that non-native species threaten biodiversity or undermine ecosystem health, however, may be to draw conceptual entailments or consequences from definitions of “biodiversity” and “integrity” that arbitrarily exclude non-native species or make the presence of exotic species a per se indicator of decline.","container-title":"Journal of Agricultural and Environmental Ethics","DOI":"10.1007/s10806-005-1500-y","ISSN":"1573-322X","issue":"3","journalAbbreviation":"J Agric Environ Ethics","language":"en","page":"215-236","source":"Springer Link","title":"Do Non-Native Species Threaten The Natural Environment?","volume":"18","author":[{"family":"Sagoff","given":"Mark"}],"issued":{"date-parts":[["2005",5,1]]}}}],"schema":"https://github.com/citation-style-language/schema/raw/master/csl-citation.json"} </w:instrText>
      </w:r>
      <w:r w:rsidR="004D64AE">
        <w:fldChar w:fldCharType="separate"/>
      </w:r>
      <w:r w:rsidR="004D64AE" w:rsidRPr="004D64AE">
        <w:rPr>
          <w:rFonts w:ascii="Calibri" w:hAnsi="Calibri" w:cs="Calibri"/>
        </w:rPr>
        <w:t>(Sagoff, 2005)</w:t>
      </w:r>
      <w:r w:rsidR="004D64AE">
        <w:fldChar w:fldCharType="end"/>
      </w:r>
      <w:r w:rsidR="004D64AE">
        <w:t xml:space="preserve">, </w:t>
      </w:r>
      <w:r w:rsidR="00DB1408">
        <w:t>the homogenization of</w:t>
      </w:r>
      <w:r w:rsidR="00C34294">
        <w:t xml:space="preserve"> plant communities </w:t>
      </w:r>
      <w:r w:rsidR="004E7DB3">
        <w:t xml:space="preserve">leads to lower diversity overall </w:t>
      </w:r>
      <w:r w:rsidR="00AA2531">
        <w:fldChar w:fldCharType="begin"/>
      </w:r>
      <w:r w:rsidR="00AA2531">
        <w:instrText xml:space="preserve"> ADDIN ZOTERO_ITEM CSL_CITATION {"citationID":"p6Njwv7L","properties":{"formattedCitation":"(Houlahan &amp; Findlay, 2004)","plainCitation":"(Houlahan &amp; Findlay, 2004)","noteIndex":0},"citationItems":[{"id":2863,"uris":["http://zotero.org/users/6092945/items/JPU27GB8"],"itemData":{"id":2863,"type":"article-journal","abstract":"Abstract: Invasive species are a major threat to global biodiversity and an important cause of biotic homogenization of ecosystems. Exotic plants have been identified as a particular concern because of the widely held belief that they competitively exclude native plant species. We examined the correlation between native and invasive species richness in 58 Ontario inland wetlands. The relationship between exotic and native species richness was positive even when we controlled for important covarying factors. In addition, we examined the relationship between the abundance of four native species ( Typha latifolia, T. angustifolia, Salix petiolaris, Nuphar variegatum) and four invasive species ( Lythrum salicaria, Hydrocharis morsus-ranae, Phalaris arundinacea, Rhamnus frangula) that often dominate temperate wetlands and native and rare native species richness. Exotic species were no more likely to dominate a wetland than native species, and the proportion of dominant exotic species that had a significant negative effect on the native plant community was the same as the proportion of native species with a significant negative effect. We conclude that the key to conservation of inland wetland biodiversity is to discourage the spread of community dominants, regardless of geographical origin.","container-title":"Conservation Biology","DOI":"10.1111/j.1523-1739.2004.00391.x","ISSN":"1523-1739","issue":"4","language":"en","note":"_eprint: https://onlinelibrary.wiley.com/doi/pdf/10.1111/j.1523-1739.2004.00391.x","page":"1132-1138","source":"Wiley Online Library","title":"Effect of Invasive Plant Species on Temperate Wetland Plant Diversity","volume":"18","author":[{"family":"Houlahan","given":"Jeff E."},{"family":"Findlay","given":"C. Scott"}],"issued":{"date-parts":[["2004"]]}}}],"schema":"https://github.com/citation-style-language/schema/raw/master/csl-citation.json"} </w:instrText>
      </w:r>
      <w:r w:rsidR="00AA2531">
        <w:fldChar w:fldCharType="separate"/>
      </w:r>
      <w:r w:rsidR="00AA2531" w:rsidRPr="00AA2531">
        <w:rPr>
          <w:rFonts w:ascii="Calibri" w:hAnsi="Calibri" w:cs="Calibri"/>
        </w:rPr>
        <w:t>(Houlahan &amp; Findlay, 2004)</w:t>
      </w:r>
      <w:r w:rsidR="00AA2531">
        <w:fldChar w:fldCharType="end"/>
      </w:r>
      <w:r w:rsidR="004E7DB3">
        <w:t>, which in turn may lead to lower functional redundancy and potential for reduced ecosystem</w:t>
      </w:r>
      <w:r w:rsidR="002E3586">
        <w:t xml:space="preserve"> stability</w:t>
      </w:r>
      <w:r w:rsidR="00AA2531">
        <w:t xml:space="preserve"> </w:t>
      </w:r>
      <w:r w:rsidR="00AA2531">
        <w:fldChar w:fldCharType="begin"/>
      </w:r>
      <w:r w:rsidR="00AA2531">
        <w:instrText xml:space="preserve"> ADDIN ZOTERO_ITEM CSL_CITATION {"citationID":"MMWZhhuC","properties":{"formattedCitation":"(de Bello et al., 2021)","plainCitation":"(de Bello et al., 2021)","noteIndex":0},"citationItems":[{"id":2495,"uris":["http://zotero.org/users/6092945/items/H73DAWT3"],"itemData":{"id":2495,"type":"article-journal","abstract":"Under global change, how biological diversity and ecosystem services are maintained in time is a fundamental question. Ecologists have long argued about multiple mechanisms by which local biodiversity might control the temporal stability of ecosystem properties. Accumulating theories and empirical evidence suggest that, together with different population and community parameters, these mechanisms largely operate through differences in functional traits among organisms. We review potential trait-stability mechanisms together with underlying tests and associated metrics. We identify various trait-based components, each accounting for different stability mechanisms, that contribute to buffering, or propagating, the effect of environmental fluctuations on ecosystem functioning. This comprehensive picture, obtained by combining different puzzle pieces of trait-stability effects, will guide future empirical and modeling investigations.","container-title":"Trends in Ecology &amp; Evolution","DOI":"10.1016/j.tree.2021.05.001","ISSN":"0169-5347","issue":"9","journalAbbreviation":"Trends in Ecology &amp; Evolution","language":"en","page":"822-836","source":"ScienceDirect","title":"Functional trait effects on ecosystem stability: assembling the jigsaw puzzle","title-short":"Functional trait effects on ecosystem stability","volume":"36","author":[{"family":"Bello","given":"Francesco","non-dropping-particle":"de"},{"family":"Lavorel","given":"Sandra"},{"family":"Hallett","given":"Lauren M."},{"family":"Valencia","given":"Enrique"},{"family":"Garnier","given":"Eric"},{"family":"Roscher","given":"Christiane"},{"family":"Conti","given":"Luisa"},{"family":"Galland","given":"Thomas"},{"family":"Goberna","given":"Marta"},{"family":"Májeková","given":"Maria"},{"family":"Montesinos-Navarro","given":"Alicia"},{"family":"Pausas","given":"Juli G."},{"family":"Verdú","given":"Miguel"},{"family":"E-Vojtkó","given":"Anna"},{"family":"Götzenberger","given":"Lars"},{"family":"Lepš","given":"Jan"}],"issued":{"date-parts":[["2021",9,1]]}}}],"schema":"https://github.com/citation-style-language/schema/raw/master/csl-citation.json"} </w:instrText>
      </w:r>
      <w:r w:rsidR="00AA2531">
        <w:fldChar w:fldCharType="separate"/>
      </w:r>
      <w:r w:rsidR="00AA2531" w:rsidRPr="00AA2531">
        <w:rPr>
          <w:rFonts w:ascii="Calibri" w:hAnsi="Calibri" w:cs="Calibri"/>
        </w:rPr>
        <w:t>(de Bello et al., 2021)</w:t>
      </w:r>
      <w:r w:rsidR="00AA2531">
        <w:fldChar w:fldCharType="end"/>
      </w:r>
      <w:r w:rsidR="004E7DB3">
        <w:t xml:space="preserve">. </w:t>
      </w:r>
      <w:bookmarkEnd w:id="682"/>
    </w:p>
    <w:p w14:paraId="5DFABAFC" w14:textId="74F56CAD"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fldChar w:fldCharType="begin"/>
      </w:r>
      <w:r w:rsidR="00DC317A" w:rsidRPr="00114665">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114665">
        <w:fldChar w:fldCharType="separate"/>
      </w:r>
      <w:r w:rsidR="00DC317A" w:rsidRPr="00114665">
        <w:rPr>
          <w:rFonts w:ascii="Calibri" w:hAnsi="Calibri" w:cs="Calibri"/>
        </w:rPr>
        <w:t>(Waller et al., 2020)</w:t>
      </w:r>
      <w:r w:rsidR="00DC317A" w:rsidRPr="00114665">
        <w:fldChar w:fldCharType="end"/>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Fig. 2</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441BDFF5"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B86F02">
        <w:t xml:space="preserve"> (</w:t>
      </w:r>
      <w:r w:rsidR="00FC1C68">
        <w:t>Table 2</w:t>
      </w:r>
      <w:r w:rsidR="008A0E01">
        <w:fldChar w:fldCharType="begin"/>
      </w:r>
      <w:r w:rsidR="008A0E01">
        <w:instrText xml:space="preserve"> REF _Ref118798619 \h </w:instrText>
      </w:r>
      <w:r w:rsidR="008A0E01">
        <w:fldChar w:fldCharType="end"/>
      </w:r>
      <w:r w:rsidR="00B86F02">
        <w:t>)</w:t>
      </w:r>
      <w:r w:rsidR="00FB2867" w:rsidRPr="007A2463">
        <w:t>.</w:t>
      </w:r>
      <w:r w:rsidR="008A0E01">
        <w:t xml:space="preserve">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commentRangeStart w:id="683"/>
      <w:del w:id="684" w:author="Stefanie Lane" w:date="2023-01-14T13:21:00Z">
        <w:r w:rsidR="007B08D6" w:rsidDel="0050398A">
          <w:delText xml:space="preserve">high </w:delText>
        </w:r>
      </w:del>
      <w:commentRangeEnd w:id="683"/>
      <w:ins w:id="685" w:author="Stefanie Lane" w:date="2023-01-14T13:21:00Z">
        <w:r w:rsidR="0050398A">
          <w:t>bracki</w:t>
        </w:r>
      </w:ins>
      <w:ins w:id="686" w:author="Stefanie Lane" w:date="2023-01-14T13:22:00Z">
        <w:r w:rsidR="0050398A">
          <w:t>sh estuarine</w:t>
        </w:r>
      </w:ins>
      <w:ins w:id="687" w:author="Stefanie Lane" w:date="2023-01-14T13:21:00Z">
        <w:r w:rsidR="0050398A">
          <w:t xml:space="preserve"> </w:t>
        </w:r>
      </w:ins>
      <w:r w:rsidR="00B200BA">
        <w:rPr>
          <w:rStyle w:val="CommentReference"/>
        </w:rPr>
        <w:commentReference w:id="683"/>
      </w:r>
      <w:r w:rsidR="007B08D6">
        <w:t>marshes</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w:t>
      </w:r>
      <w:r w:rsidR="007D3D81">
        <w:lastRenderedPageBreak/>
        <w:t xml:space="preserve">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0B3AE5BA"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883C1A">
        <w:rPr>
          <w:rFonts w:cstheme="minorHAnsi"/>
        </w:rPr>
        <w:t>With the exception of woody species</w:t>
      </w:r>
      <w:r w:rsidR="00F01691">
        <w:rPr>
          <w:rFonts w:cstheme="minorHAnsi"/>
        </w:rPr>
        <w:t xml:space="preserve"> gained</w:t>
      </w:r>
      <w:r w:rsidR="00883C1A">
        <w:rPr>
          <w:rFonts w:cstheme="minorHAnsi"/>
        </w:rPr>
        <w:t>, t</w:t>
      </w:r>
      <w:r w:rsidR="00A71900">
        <w:rPr>
          <w:rFonts w:cstheme="minorHAnsi"/>
        </w:rPr>
        <w:t>he life histories</w:t>
      </w:r>
      <w:r w:rsidR="00883C1A">
        <w:rPr>
          <w:rFonts w:cstheme="minorHAnsi"/>
        </w:rPr>
        <w:t xml:space="preserve"> and ecosystem functional traits of the species gained are similar to those lost from Ladner Marsh.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688" w:name="_Hlk123891013"/>
      <w:r w:rsidR="005C67FA">
        <w:rPr>
          <w:rFonts w:cstheme="minorHAnsi"/>
        </w:rPr>
        <w:t xml:space="preserve"> as this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688"/>
    </w:p>
    <w:p w14:paraId="2AAF3ADA" w14:textId="0E1DAAAE" w:rsidR="00BE39A7" w:rsidRPr="009D6D33" w:rsidRDefault="00E954F2" w:rsidP="00A07617">
      <w:pPr>
        <w:ind w:firstLine="720"/>
        <w:rPr>
          <w:rFonts w:cstheme="minorHAnsi"/>
        </w:rPr>
      </w:pPr>
      <w:ins w:id="689" w:author="Martin, Tara (Forestry)" w:date="2023-01-10T10:20:00Z">
        <w:r>
          <w:rPr>
            <w:rFonts w:cstheme="minorHAnsi"/>
          </w:rPr>
          <w:t>Plant b</w:t>
        </w:r>
      </w:ins>
      <w:del w:id="690" w:author="Martin, Tara (Forestry)" w:date="2023-01-10T10:20:00Z">
        <w:r w:rsidR="00D472DA">
          <w:rPr>
            <w:rFonts w:cstheme="minorHAnsi"/>
          </w:rPr>
          <w:delText>B</w:delText>
        </w:r>
      </w:del>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ins w:id="691" w:author="Martin, Tara (Forestry)" w:date="2023-01-10T10:21:00Z">
        <w:r>
          <w:rPr>
            <w:rFonts w:cstheme="minorHAnsi"/>
          </w:rPr>
          <w:t xml:space="preserve">native </w:t>
        </w:r>
      </w:ins>
      <w:ins w:id="692" w:author="Martin, Tara (Forestry)" w:date="2023-01-10T10:20:00Z">
        <w:r>
          <w:rPr>
            <w:rFonts w:cstheme="minorHAnsi"/>
          </w:rPr>
          <w:t xml:space="preserve">plant </w:t>
        </w:r>
      </w:ins>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BE39A7" w:rsidRPr="006359FF">
        <w:fldChar w:fldCharType="begin"/>
      </w:r>
      <w:r w:rsidR="00BE39A7"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00BE39A7" w:rsidRPr="006359FF">
        <w:fldChar w:fldCharType="separate"/>
      </w:r>
      <w:r w:rsidR="000335B7" w:rsidRPr="000335B7">
        <w:rPr>
          <w:rFonts w:ascii="Calibri" w:hAnsi="Calibri" w:cs="Calibri"/>
        </w:rPr>
        <w:t>(Apfelbaum &amp; Sams, 1987; Sinks et al., 2021)</w:t>
      </w:r>
      <w:r w:rsidR="00BE39A7" w:rsidRPr="006359FF">
        <w:fldChar w:fldCharType="end"/>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1CA36779" w14:textId="600CB6C4" w:rsidR="00BE39A7" w:rsidRPr="002C5261" w:rsidRDefault="00341A26" w:rsidP="003F5BE9">
      <w:pPr>
        <w:ind w:firstLine="720"/>
      </w:pPr>
      <w:r>
        <w:t>Non-native</w:t>
      </w:r>
      <w:r w:rsidR="00A03200">
        <w:t xml:space="preserve"> s</w:t>
      </w:r>
      <w:r w:rsidR="00BE39A7">
        <w:t>pecies</w:t>
      </w:r>
      <w:r w:rsidR="00BE39A7" w:rsidRPr="00757A6B">
        <w:t xml:space="preserve"> </w:t>
      </w:r>
      <w:r w:rsidR="00A03200">
        <w:t>encroachment</w:t>
      </w:r>
      <w:r w:rsidR="00A03200"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fldChar w:fldCharType="begin"/>
      </w:r>
      <w:r w:rsidR="003644E4">
        <w:instrText xml:space="preserve"> ADDIN ZOTERO_ITEM CSL_CITATION {"citationID":"mVNlo7uD","properties":{"formattedCitation":"(Duffy, 2003)","plainCitation":"(Duffy, 2003)","noteIndex":0},"citationItems":[{"id":2858,"uris":["http://zotero.org/users/6092945/items/M57IA356"],"itemData":{"id":2858,"type":"article-journal","abstract":"Experiments testing biodiversity effects on ecosystem functioning have been criticized on the basis that their random-assembly designs do not reflect deterministic species loss in nature. Because previous studies, and their critics, have focused primarily on plants, however, it is underappreciated that the most consistent such determinism involves biased extinction of large consumers, skewing trophic structure and substantially changing conclusions about ecosystem impacts that assume changing plant diversity alone. Both demography and anthropogenic threats render large vertebrate consumers more vulnerable to extinction, on average, than plants. Importantly, species loss appears biased toward strong interactors among animals but weak interactors among plants. Accordingly, available evidence suggests that loss of a few predator species often has impacts comparable in magnitude to those stemming from a large reduction in plant diversity. Thus, the dominant impacts of biodiversity change on ecosystem functioning appear to be trophically mediated, with important implications for conservation.","container-title":"Ecology Letters","DOI":"10.1046/j.1461-0248.2003.00494.x","ISSN":"1461-0248","issue":"8","language":"en","note":"_eprint: https://onlinelibrary.wiley.com/doi/pdf/10.1046/j.1461-0248.2003.00494.x","page":"680-687","source":"Wiley Online Library","title":"Biodiversity loss, trophic skew and ecosystem functioning","volume":"6","author":[{"family":"Duffy","given":"J. Emmett"}],"issued":{"date-parts":[["2003"]]}}}],"schema":"https://github.com/citation-style-language/schema/raw/master/csl-citation.json"} </w:instrText>
      </w:r>
      <w:r w:rsidR="003644E4">
        <w:fldChar w:fldCharType="separate"/>
      </w:r>
      <w:r w:rsidR="003644E4" w:rsidRPr="003644E4">
        <w:rPr>
          <w:rFonts w:ascii="Calibri" w:hAnsi="Calibri" w:cs="Calibri"/>
        </w:rPr>
        <w:t>(Duffy, 2003)</w:t>
      </w:r>
      <w:r w:rsidR="003644E4">
        <w:fldChar w:fldCharType="end"/>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del w:id="693" w:author="Gary" w:date="2023-01-09T11:59:00Z">
        <w:r w:rsidR="00BE39A7" w:rsidDel="004D7289">
          <w:delText>,</w:delText>
        </w:r>
      </w:del>
      <w:ins w:id="694" w:author="Gary" w:date="2023-01-09T11:59:00Z">
        <w:r w:rsidR="003B66C2">
          <w:t>;</w:t>
        </w:r>
      </w:ins>
      <w:r w:rsidR="00BE39A7">
        <w:t xml:space="preserve"> however</w:t>
      </w:r>
      <w:ins w:id="695" w:author="Gary" w:date="2023-01-09T11:59:00Z">
        <w:r w:rsidR="003B66C2">
          <w:t>,</w:t>
        </w:r>
      </w:ins>
      <w:r w:rsidR="00BE39A7">
        <w:t xml:space="preserve"> experimentally testing </w:t>
      </w:r>
      <w:r w:rsidR="00250355">
        <w:t xml:space="preserve">optimal </w:t>
      </w:r>
      <w:r w:rsidR="00D31AA5">
        <w:t xml:space="preserve">recruitment niches of </w:t>
      </w:r>
      <w:r w:rsidR="00BE39A7">
        <w:t>species-specific</w:t>
      </w:r>
      <w:r w:rsidR="00D31AA5">
        <w:t xml:space="preserve"> propagules </w:t>
      </w:r>
      <w:r w:rsidR="00742F8E">
        <w:t xml:space="preserve"> </w:t>
      </w:r>
      <w:r w:rsidR="00742F8E">
        <w:fldChar w:fldCharType="begin"/>
      </w:r>
      <w:r w:rsidR="00742F8E">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42F8E">
        <w:fldChar w:fldCharType="separate"/>
      </w:r>
      <w:r w:rsidR="00742F8E" w:rsidRPr="000D3AD7">
        <w:rPr>
          <w:rFonts w:ascii="Calibri" w:hAnsi="Calibri" w:cs="Calibri"/>
        </w:rPr>
        <w:t>(</w:t>
      </w:r>
      <w:r w:rsidR="00742F8E">
        <w:rPr>
          <w:rFonts w:ascii="Calibri" w:hAnsi="Calibri" w:cs="Calibri"/>
        </w:rPr>
        <w:t xml:space="preserve">e.g., </w:t>
      </w:r>
      <w:r w:rsidR="00742F8E" w:rsidRPr="000D3AD7">
        <w:rPr>
          <w:rFonts w:ascii="Calibri" w:hAnsi="Calibri" w:cs="Calibri"/>
        </w:rPr>
        <w:t>Lane, 2022)</w:t>
      </w:r>
      <w:r w:rsidR="00742F8E">
        <w:fldChar w:fldCharType="end"/>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r w:rsidR="00B2311F">
        <w:t xml:space="preserve">Optimal abiotic conditions for the recruitment and spatial occupancy of native or </w:t>
      </w:r>
      <w:r>
        <w:t>non-native</w:t>
      </w:r>
      <w:r w:rsidR="00B2311F">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rsidR="00B2311F">
        <w:t xml:space="preserve"> Bogbean assemblage </w:t>
      </w:r>
      <w:r w:rsidR="00B2311F">
        <w:fldChar w:fldCharType="begin"/>
      </w:r>
      <w:r w:rsidR="00B2311F">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2311F">
        <w:fldChar w:fldCharType="separate"/>
      </w:r>
      <w:r w:rsidR="00B2311F" w:rsidRPr="000335B7">
        <w:rPr>
          <w:rFonts w:ascii="Calibri" w:hAnsi="Calibri" w:cs="Calibri"/>
        </w:rPr>
        <w:t>(Mendelssohn &amp; Kuhn, 2003)</w:t>
      </w:r>
      <w:r w:rsidR="00B2311F">
        <w:fldChar w:fldCharType="end"/>
      </w:r>
      <w:r w:rsidR="00B2311F">
        <w:t>. Alternatively,</w:t>
      </w:r>
      <w:r w:rsidR="00B2311F" w:rsidRPr="00CC6258">
        <w:t xml:space="preserve"> </w:t>
      </w:r>
      <w:r w:rsidR="00B2311F">
        <w:t xml:space="preserve">positive feedbacks between vegetation and sedimentation could support areas of marsh accretion </w:t>
      </w:r>
      <w:r w:rsidR="00B2311F">
        <w:fldChar w:fldCharType="begin"/>
      </w:r>
      <w:r w:rsidR="00B2311F">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2311F">
        <w:fldChar w:fldCharType="separate"/>
      </w:r>
      <w:r w:rsidR="00B2311F" w:rsidRPr="000335B7">
        <w:rPr>
          <w:rFonts w:ascii="Calibri" w:hAnsi="Calibri" w:cs="Calibri"/>
        </w:rPr>
        <w:t>(Nyman et al., 2006)</w:t>
      </w:r>
      <w:r w:rsidR="00B2311F">
        <w:fldChar w:fldCharType="end"/>
      </w:r>
      <w:r w:rsidR="00B2311F">
        <w:t xml:space="preserve">, which may also be more likely to receive </w:t>
      </w:r>
      <w:r>
        <w:t>non-native</w:t>
      </w:r>
      <w:r w:rsidR="00B2311F">
        <w:t xml:space="preserve"> propagules within the distributed sediment. </w:t>
      </w:r>
      <w:r w:rsidR="00B2311F">
        <w:lastRenderedPageBreak/>
        <w:t xml:space="preserve">Propagule pools would depend on local and regional proximity. </w:t>
      </w:r>
      <w:r w:rsidR="00B2311F" w:rsidRPr="00B12DF8">
        <w:t>If</w:t>
      </w:r>
      <w:r w:rsidR="00B2311F">
        <w:t xml:space="preserve"> similar habitats within tidal estuarine ecosystems are lost to the point where distance between patches exceeds propagule dispersal distance </w:t>
      </w:r>
      <w:r w:rsidR="00B2311F">
        <w:fldChar w:fldCharType="begin"/>
      </w:r>
      <w:r w:rsidR="00B2311F">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2311F">
        <w:fldChar w:fldCharType="separate"/>
      </w:r>
      <w:r w:rsidR="00B2311F" w:rsidRPr="00EC470A">
        <w:rPr>
          <w:rFonts w:ascii="Calibri" w:hAnsi="Calibri" w:cs="Calibri"/>
        </w:rPr>
        <w:t xml:space="preserve">(Shi, </w:t>
      </w:r>
      <w:r w:rsidR="00B2311F">
        <w:rPr>
          <w:rFonts w:ascii="Calibri" w:hAnsi="Calibri" w:cs="Calibri"/>
        </w:rPr>
        <w:t>et al.</w:t>
      </w:r>
      <w:r w:rsidR="00B2311F" w:rsidRPr="00EC470A">
        <w:rPr>
          <w:rFonts w:ascii="Calibri" w:hAnsi="Calibri" w:cs="Calibri"/>
        </w:rPr>
        <w:t>, 2020)</w:t>
      </w:r>
      <w:r w:rsidR="00B2311F">
        <w:fldChar w:fldCharType="end"/>
      </w:r>
      <w:r w:rsidR="00B2311F">
        <w:t>, then species colonization within the ecosystem is rare or lost</w:t>
      </w:r>
      <w:r w:rsidR="00B2311F" w:rsidRPr="00FD48B1">
        <w:t xml:space="preserve">. Alternatively, if </w:t>
      </w:r>
      <w:r>
        <w:t>non-native</w:t>
      </w:r>
      <w:r w:rsidR="00B2311F" w:rsidRPr="00FD48B1">
        <w:t xml:space="preserve"> species are more prevalent throughout the regional dispersal network, then there is a greater chance of </w:t>
      </w:r>
      <w:r>
        <w:t>non-native</w:t>
      </w:r>
      <w:r w:rsidR="00B2311F" w:rsidRPr="00FD48B1">
        <w:t xml:space="preserve"> species introduction within a local marsh community.</w:t>
      </w:r>
      <w:r w:rsidR="0077726A" w:rsidRPr="00FD48B1">
        <w:t xml:space="preserve"> </w:t>
      </w:r>
      <w:r w:rsidR="0077726A">
        <w:t>Thus, a</w:t>
      </w:r>
      <w:r w:rsidR="00B2311F">
        <w:t>biotic shifts may be altering the seed recruitment niches</w:t>
      </w:r>
      <w:r w:rsidR="00387B4B">
        <w:t xml:space="preserve"> which may</w:t>
      </w:r>
      <w:r w:rsidR="00B2311F">
        <w:t xml:space="preserve"> </w:t>
      </w:r>
      <w:r w:rsidR="00742F8E">
        <w:t>restrict</w:t>
      </w:r>
      <w:r w:rsidR="005A1945">
        <w:t xml:space="preserve"> recruitment of</w:t>
      </w:r>
      <w:r w:rsidR="00742F8E">
        <w:t xml:space="preserve"> native</w:t>
      </w:r>
      <w:r w:rsidR="00B2311F">
        <w:t xml:space="preserve"> speci</w:t>
      </w:r>
      <w:r w:rsidR="005A1945">
        <w:t>es diversity</w:t>
      </w:r>
      <w:r w:rsidR="00B2311F">
        <w:t xml:space="preserve">, while dispersal networks may be delivering disproportionately more seed of </w:t>
      </w:r>
      <w:r>
        <w:t>non-native</w:t>
      </w:r>
      <w:r w:rsidR="00B2311F">
        <w:t xml:space="preserve"> species. </w:t>
      </w:r>
    </w:p>
    <w:p w14:paraId="43C54AEC" w14:textId="67A2AA32" w:rsidR="00BE39A7" w:rsidRDefault="00961F12" w:rsidP="00BE39A7">
      <w:pPr>
        <w:ind w:firstLine="720"/>
      </w:pPr>
      <w:r>
        <w:t xml:space="preserve">A common </w:t>
      </w:r>
      <w:r w:rsidR="00195DA8">
        <w:t>(mis)</w:t>
      </w:r>
      <w:r>
        <w:t xml:space="preserve">assumption is that </w:t>
      </w:r>
      <w:r w:rsidR="005F13EE">
        <w:t>“</w:t>
      </w:r>
      <w:r>
        <w:t>undisturbed</w:t>
      </w:r>
      <w:r w:rsidR="005F13EE">
        <w:t>”</w:t>
      </w:r>
      <w:r>
        <w:t xml:space="preserve"> areas</w:t>
      </w:r>
      <w:r w:rsidR="005F13EE">
        <w:t xml:space="preserve"> such as Ladner Marsh</w:t>
      </w:r>
      <w:r>
        <w:t xml:space="preserve"> represent </w:t>
      </w:r>
      <w:r w:rsidR="00BE39A7">
        <w:t>ecologically appropriate reference state</w:t>
      </w:r>
      <w:r w:rsidR="00195DA8">
        <w:t>s</w:t>
      </w:r>
      <w:r w:rsidR="00BE39A7">
        <w:t xml:space="preserve"> </w:t>
      </w:r>
      <w:r w:rsidR="00BE39A7">
        <w:fldChar w:fldCharType="begin"/>
      </w:r>
      <w:r w:rsidR="00BE39A7">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rsidR="00BE39A7">
        <w:fldChar w:fldCharType="separate"/>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fldChar w:fldCharType="end"/>
      </w:r>
      <w:r w:rsidR="00BE39A7">
        <w:t xml:space="preserve">. </w:t>
      </w:r>
      <w:bookmarkStart w:id="696"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del w:id="697" w:author="Martin, Tara (Forestry)" w:date="2023-01-10T10:26:00Z">
        <w:r w:rsidR="00C244E6">
          <w:delText>landscape</w:delText>
        </w:r>
        <w:r w:rsidR="00C244E6" w:rsidDel="00E954F2">
          <w:delText xml:space="preserve"> </w:delText>
        </w:r>
      </w:del>
      <w:ins w:id="698" w:author="Martin, Tara (Forestry)" w:date="2023-01-10T10:26:00Z">
        <w:r w:rsidR="00E954F2">
          <w:t>region</w:t>
        </w:r>
        <w:r w:rsidR="00C244E6">
          <w:t xml:space="preserve"> </w:t>
        </w:r>
      </w:ins>
      <w:r w:rsidR="00C244E6">
        <w:fldChar w:fldCharType="begin"/>
      </w:r>
      <w:r w:rsidR="00C244E6">
        <w:instrText xml:space="preserve"> ADDIN ZOTERO_ITEM CSL_CITATION {"citationID":"XcHAzoDL","properties":{"formattedCitation":"(Finn et al., 2021)","plainCitation":"(Finn et al., 2021)","noteIndex":0},"citationItems":[{"id":2606,"uris":["http://zotero.org/users/6092945/items/WDJBGYMR"],"itemData":{"id":2606,"type":"article-journal","abstract":"Loss of connectivity caused by anthropogenic barriers is a key threat for migratory freshwater species. The anadromous life history of salmonids means that barriers on streams can decrease the amount of habitat available for spawning and rearing. To set appropriate targets for restoration, it is important to know how different populations have been impacted in terms of the location and extent of historically available habitat that has been lost or has become inaccessible. Using mapped and predicted barriers to fish passage in streams and diking infrastructure, the amount of both floodplain and linear stream habitat that remains accessible today was estimated for 14 populations of salmon in the Lower Fraser River, British Columbia, Canada’s most productive salmon river. To place these estimates within a historical context, the floodplain area was estimated using vegetation records from the 1850s, and lost streams were estimated using a digital elevation model-derived stream network. To bolster areas where little mapping has been done, current barrier data were used to predict locations likely to have barriers. Accessibility to floodplain was poor across the entire region with only 15% of the historical floodplain remaining accessible. Linear stream habitat ranged in accessibility from 28% to 99% across populations based on mapped barriers. Inclusion of predicted barriers revealed an additional 33 km of potentially inaccessible stream habitat and the modeled stream network located approximately 1700 km of stream length that has been completely lost. Comparing habitat accessibility and barrier density against the assessed status of populations revealed insights useful for understanding the impact of barriers on spawning and rearing and guiding the allocation of restoration effort. Applying methods for addressing missing data, such as lost streams and unmapped barriers, was essential for estimating the accessibility of habitat within a historical context. While much emphasis has been placed on the role of marine conditions in wild Pacific salmon recovery, the magnitude of habitat loss in the Fraser cannot be ignored and suggests it is a major driver of observed salmon declines.","container-title":"Ecosphere","DOI":"10.1002/ecs2.3646","ISSN":"2150-8925","issue":"7","language":"en","note":"_eprint: https://onlinelibrary.wiley.com/doi/pdf/10.1002/ecs2.3646","page":"e03646","source":"Wiley Online Library","title":"Quantifying lost and inaccessible habitat for Pacific salmon in Canada’s Lower Fraser River","volume":"12","author":[{"family":"Finn","given":"Riley J. R."},{"family":"Chalifour","given":"Lia"},{"family":"Gergel","given":"Sarah E."},{"family":"Hinch","given":"Scott G."},{"family":"Scott","given":"David C."},{"family":"Martin","given":"Tara G."}],"issued":{"date-parts":[["2021"]]}}}],"schema":"https://github.com/citation-style-language/schema/raw/master/csl-citation.json"} </w:instrText>
      </w:r>
      <w:r w:rsidR="00C244E6">
        <w:fldChar w:fldCharType="separate"/>
      </w:r>
      <w:r w:rsidR="00C244E6" w:rsidRPr="00C244E6">
        <w:rPr>
          <w:rFonts w:ascii="Calibri" w:hAnsi="Calibri" w:cs="Calibri"/>
        </w:rPr>
        <w:t>(Finn et al., 2021)</w:t>
      </w:r>
      <w:r w:rsidR="00C244E6">
        <w:fldChar w:fldCharType="end"/>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 xml:space="preserve">historical </w:t>
      </w:r>
      <w:ins w:id="699" w:author="TGM" w:date="2023-01-14T12:59:00Z">
        <w:r w:rsidR="00C04996">
          <w:t>reference</w:t>
        </w:r>
      </w:ins>
      <w:ins w:id="700" w:author="Martin, Tara (Forestry)" w:date="2023-01-10T10:26:00Z">
        <w:r w:rsidR="00E954F2">
          <w:t>s</w:t>
        </w:r>
      </w:ins>
      <w:del w:id="701" w:author="TGM" w:date="2023-01-14T12:59:00Z">
        <w:r w:rsidR="00C04996">
          <w:delText>reference</w:delText>
        </w:r>
      </w:del>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Pr>
          <w:rFonts w:ascii="Calibri" w:hAnsi="Calibri" w:cs="Calibri"/>
        </w:rPr>
        <w:fldChar w:fldCharType="begin"/>
      </w:r>
      <w:r w:rsidR="00BE39A7">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sidR="00BE39A7">
        <w:rPr>
          <w:rFonts w:ascii="Calibri" w:hAnsi="Calibri" w:cs="Calibri"/>
        </w:rPr>
        <w:fldChar w:fldCharType="separate"/>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rPr>
          <w:rFonts w:ascii="Calibri" w:hAnsi="Calibri" w:cs="Calibri"/>
        </w:rPr>
        <w:fldChar w:fldCharType="end"/>
      </w:r>
      <w:r w:rsidR="00BE39A7">
        <w:t xml:space="preserve">.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del w:id="702" w:author="Martin, Tara (Forestry)" w:date="2023-01-10T10:27:00Z">
        <w:r w:rsidR="00811EA0">
          <w:delText xml:space="preserve">ideals </w:delText>
        </w:r>
      </w:del>
      <w:ins w:id="703" w:author="Martin, Tara (Forestry)" w:date="2023-01-10T10:27:00Z">
        <w:r w:rsidR="00E954F2">
          <w:t xml:space="preserve">sites </w:t>
        </w:r>
      </w:ins>
      <w:r w:rsidR="00811EA0">
        <w:t xml:space="preserve">may </w:t>
      </w:r>
      <w:r w:rsidR="00165333">
        <w:t xml:space="preserve">have </w:t>
      </w:r>
      <w:r w:rsidR="00811EA0">
        <w:t>change</w:t>
      </w:r>
      <w:r w:rsidR="00165333">
        <w:t>d</w:t>
      </w:r>
      <w:r w:rsidR="00811EA0">
        <w:t xml:space="preserve"> during the span </w:t>
      </w:r>
      <w:r w:rsidR="00FD0F70">
        <w:t>of 20-40 years</w:t>
      </w:r>
      <w:r w:rsidR="00811EA0">
        <w:t xml:space="preserve">. </w:t>
      </w:r>
      <w:bookmarkEnd w:id="696"/>
      <w:r w:rsidR="00195DA8">
        <w:t>A</w:t>
      </w:r>
      <w:r w:rsidR="00BE39A7">
        <w:t xml:space="preserve">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w:t>
      </w:r>
      <w:r w:rsidR="00195DA8">
        <w:t xml:space="preserve">the </w:t>
      </w:r>
      <w:r w:rsidR="00BE39A7">
        <w:t>Ladner Marsh</w:t>
      </w:r>
      <w:r w:rsidR="0052296F">
        <w:t>. T</w:t>
      </w:r>
      <w:r w:rsidR="00BE39A7">
        <w:t xml:space="preserve">hrough control of </w:t>
      </w:r>
      <w:del w:id="704" w:author="Martin, Tara (Forestry)" w:date="2023-01-10T10:27:00Z">
        <w:r w:rsidR="00BE39A7">
          <w:delText>invasive</w:delText>
        </w:r>
        <w:r w:rsidR="00BE39A7" w:rsidDel="00F8627C">
          <w:delText xml:space="preserve"> </w:delText>
        </w:r>
      </w:del>
      <w:ins w:id="705" w:author="Martin, Tara (Forestry)" w:date="2023-01-10T10:27:00Z">
        <w:r w:rsidR="00F8627C">
          <w:t>non</w:t>
        </w:r>
      </w:ins>
      <w:ins w:id="706" w:author="Martin, Tara (Forestry)" w:date="2023-01-10T10:28:00Z">
        <w:r w:rsidR="00F8627C">
          <w:t>-native</w:t>
        </w:r>
      </w:ins>
      <w:ins w:id="707" w:author="Martin, Tara (Forestry)" w:date="2023-01-10T10:27:00Z">
        <w:r w:rsidR="00BE39A7">
          <w:t xml:space="preserve"> </w:t>
        </w:r>
      </w:ins>
      <w:r w:rsidR="00BE39A7">
        <w:t>species</w:t>
      </w:r>
      <w:r w:rsidR="0052296F">
        <w:t xml:space="preserve"> and</w:t>
      </w:r>
      <w:r w:rsidR="00BE39A7">
        <w:t xml:space="preserve"> experimental management practices </w:t>
      </w:r>
      <w:r w:rsidR="0052296F">
        <w:t xml:space="preserve">to employ </w:t>
      </w:r>
      <w:r w:rsidR="00BE39A7">
        <w:t>sediment application and/or native species planting</w:t>
      </w:r>
      <w:r w:rsidR="0052296F">
        <w:t xml:space="preserve">, practitioners may </w:t>
      </w:r>
      <w:r w:rsidR="00BE39A7">
        <w:t xml:space="preserve">enhance ecosystem processes within remnant </w:t>
      </w:r>
      <w:r w:rsidR="008A398F">
        <w:t>coastal</w:t>
      </w:r>
      <w:r w:rsidR="0052296F">
        <w:t xml:space="preserve"> wetland </w:t>
      </w:r>
      <w:r w:rsidR="00BE39A7">
        <w:t xml:space="preserve">habitats. This active management process also presents a timely and necessary opportunity </w:t>
      </w:r>
      <w:r w:rsidR="008A398F">
        <w:t xml:space="preserve">in the Pacific Northwest of North America </w:t>
      </w:r>
      <w:r w:rsidR="00BE39A7">
        <w:t>to engage with First Nations to revive traditional management practices</w:t>
      </w:r>
      <w:r w:rsidR="00680610">
        <w:t xml:space="preserve"> in tidal wetlands</w:t>
      </w:r>
      <w:r w:rsidR="00BE39A7">
        <w:t xml:space="preserve">, such as select mechanical disturbance </w:t>
      </w:r>
      <w:r w:rsidR="00BE39A7">
        <w:fldChar w:fldCharType="begin"/>
      </w:r>
      <w:r w:rsidR="00BE39A7">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rsidR="00BE39A7">
        <w:fldChar w:fldCharType="separate"/>
      </w:r>
      <w:r w:rsidR="000335B7" w:rsidRPr="000335B7">
        <w:rPr>
          <w:rFonts w:ascii="Calibri" w:hAnsi="Calibri" w:cs="Calibri"/>
        </w:rPr>
        <w:t>(Turner, 2014)</w:t>
      </w:r>
      <w:r w:rsidR="00BE39A7">
        <w:fldChar w:fldCharType="end"/>
      </w:r>
      <w:r w:rsidR="00BE39A7">
        <w:t xml:space="preserve">: working with traditional knowledge holders </w:t>
      </w:r>
      <w:r w:rsidR="00680610">
        <w:t xml:space="preserve">in these ecosystems </w:t>
      </w:r>
      <w:r w:rsidR="00BE39A7">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rsidR="00BE39A7">
        <w:t xml:space="preserve">salmonid </w:t>
      </w:r>
      <w:r w:rsidR="00680610">
        <w:t xml:space="preserve">and shorebird </w:t>
      </w:r>
      <w:r w:rsidR="00BE39A7">
        <w:t xml:space="preserve">populations while contributing to reconciliation between Indigenous and colonial cultures. </w:t>
      </w:r>
    </w:p>
    <w:p w14:paraId="0C240E1B" w14:textId="77777777" w:rsidR="00EB1BCB" w:rsidRDefault="00EB1BCB">
      <w:pPr>
        <w:rPr>
          <w:rFonts w:asciiTheme="majorHAnsi" w:eastAsiaTheme="majorEastAsia" w:hAnsiTheme="majorHAnsi" w:cstheme="majorBidi"/>
          <w:color w:val="2F5496" w:themeColor="accent1" w:themeShade="BF"/>
          <w:sz w:val="32"/>
          <w:szCs w:val="32"/>
        </w:rPr>
      </w:pPr>
      <w:r>
        <w:br w:type="page"/>
      </w:r>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0C7927F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r w:rsidR="00B9796C">
        <w:rPr>
          <w:rFonts w:cstheme="minorHAnsi"/>
        </w:rPr>
        <w:t xml:space="preserve"> Support for analysis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40F3C38E" w:rsidR="00694C2C" w:rsidRDefault="00A1025B" w:rsidP="00694C2C">
      <w:r>
        <w:t>Study conception, design</w:t>
      </w:r>
      <w:r w:rsidR="0014430F">
        <w:t xml:space="preserve">, 2019 data collection, and analysis </w:t>
      </w:r>
      <w:r>
        <w:t>were</w:t>
      </w:r>
      <w:r w:rsidR="0014430F">
        <w:t xml:space="preserve"> </w:t>
      </w:r>
      <w:r w:rsidR="00441CBB">
        <w:t>exclusively undertaken</w:t>
      </w:r>
      <w:r w:rsidR="00895AFF">
        <w:t xml:space="preserve"> </w:t>
      </w:r>
      <w:r w:rsidR="0014430F">
        <w:t>by Stefanie L. Lane. Original (1979)</w:t>
      </w:r>
      <w:r>
        <w:t xml:space="preserve"> study concept comparing pla</w:t>
      </w:r>
      <w:r w:rsidR="0014430F">
        <w:t xml:space="preserve">nt assemblages, data collection, and analysis were performed or overseen by Gary Bradfield. Madlen Denoth contributed </w:t>
      </w:r>
      <w:r w:rsidR="009F538B">
        <w:t>data collected in 1999</w:t>
      </w:r>
      <w:r w:rsidR="0014430F">
        <w:t xml:space="preserve">. Nancy Shackelford </w:t>
      </w:r>
      <w:r w:rsidR="001F4CD8">
        <w:t>assisted with theoretical framework</w:t>
      </w:r>
      <w:r w:rsidR="00441CBB">
        <w:t xml:space="preserve"> and manuscript revision</w:t>
      </w:r>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14448A97" w:rsidR="00694C2C" w:rsidRDefault="00EE06AB" w:rsidP="00694C2C">
      <w:r>
        <w:t xml:space="preserve">Data </w:t>
      </w:r>
      <w:ins w:id="708" w:author="Stefanie Lane" w:date="2023-01-17T11:04:00Z">
        <w:r w:rsidR="003D1B65">
          <w:t xml:space="preserve">and code </w:t>
        </w:r>
      </w:ins>
      <w:r>
        <w:t xml:space="preserve">for all years of observation are available on </w:t>
      </w:r>
      <w:del w:id="709" w:author="Stefanie Lane" w:date="2023-01-17T11:04:00Z">
        <w:r w:rsidDel="003D1B65">
          <w:delText>Dryad (</w:delText>
        </w:r>
        <w:r w:rsidRPr="00126A23" w:rsidDel="003D1B65">
          <w:rPr>
            <w:highlight w:val="lightGray"/>
          </w:rPr>
          <w:delText>DOI</w:delText>
        </w:r>
        <w:r w:rsidDel="003D1B65">
          <w:delText>). Code is available on</w:delText>
        </w:r>
      </w:del>
      <w:del w:id="710" w:author="Stefanie Lane" w:date="2023-01-17T11:05:00Z">
        <w:r w:rsidDel="003D1B65">
          <w:delText xml:space="preserve"> </w:delText>
        </w:r>
      </w:del>
      <w:r>
        <w:t>GitHub (</w:t>
      </w:r>
      <w:ins w:id="711" w:author="Stefanie Lane" w:date="2023-01-17T11:04:00Z">
        <w:r w:rsidR="003D1B65">
          <w:fldChar w:fldCharType="begin"/>
        </w:r>
        <w:r w:rsidR="003D1B65">
          <w:instrText xml:space="preserve"> HYPERLINK "</w:instrText>
        </w:r>
        <w:r w:rsidR="003D1B65" w:rsidRPr="003D1B65">
          <w:instrText>https://github.com/stefanielane/CommunityStability.git</w:instrText>
        </w:r>
        <w:r w:rsidR="003D1B65">
          <w:instrText xml:space="preserve">" </w:instrText>
        </w:r>
        <w:r w:rsidR="003D1B65">
          <w:fldChar w:fldCharType="separate"/>
        </w:r>
        <w:r w:rsidR="003D1B65" w:rsidRPr="00FF29DB">
          <w:rPr>
            <w:rStyle w:val="Hyperlink"/>
          </w:rPr>
          <w:t>https://github.com/stefanielane/CommunityStability.git</w:t>
        </w:r>
        <w:r w:rsidR="003D1B65">
          <w:fldChar w:fldCharType="end"/>
        </w:r>
      </w:ins>
      <w:del w:id="712" w:author="Stefanie Lane" w:date="2023-01-17T11:04:00Z">
        <w:r w:rsidR="00E4663E" w:rsidDel="003D1B65">
          <w:rPr>
            <w:highlight w:val="lightGray"/>
          </w:rPr>
          <w:delText>REPO</w:delText>
        </w:r>
      </w:del>
      <w:r>
        <w:t xml:space="preserve">), or </w:t>
      </w:r>
      <w:r w:rsidR="00126A23">
        <w:t>via Dryad (</w:t>
      </w:r>
      <w:ins w:id="713" w:author="Stefanie Lane" w:date="2023-01-17T12:22:00Z">
        <w:r w:rsidR="001410CD">
          <w:fldChar w:fldCharType="begin"/>
        </w:r>
        <w:r w:rsidR="001410CD">
          <w:instrText xml:space="preserve"> HYPERLINK "https://doi.org/10.5061/dryad.r7sqv9sh8" </w:instrText>
        </w:r>
        <w:r w:rsidR="001410CD">
          <w:fldChar w:fldCharType="separate"/>
        </w:r>
        <w:r w:rsidR="001410CD">
          <w:rPr>
            <w:rStyle w:val="Hyperlink"/>
          </w:rPr>
          <w:t>https://doi.org/10.5061/dryad.r7sqv9sh8</w:t>
        </w:r>
        <w:r w:rsidR="001410CD">
          <w:fldChar w:fldCharType="end"/>
        </w:r>
      </w:ins>
      <w:del w:id="714" w:author="Stefanie Lane" w:date="2023-01-17T12:22:00Z">
        <w:r w:rsidR="00126A23" w:rsidRPr="00126A23" w:rsidDel="001410CD">
          <w:rPr>
            <w:highlight w:val="lightGray"/>
          </w:rPr>
          <w:delText>DOI</w:delText>
        </w:r>
      </w:del>
      <w:r w:rsidR="00126A23">
        <w:t>)</w:t>
      </w:r>
    </w:p>
    <w:p w14:paraId="6BB1A7AD" w14:textId="77777777" w:rsidR="00694C2C" w:rsidRPr="00694C2C" w:rsidRDefault="00694C2C" w:rsidP="00694C2C"/>
    <w:p w14:paraId="558E9722" w14:textId="1409A2E4" w:rsidR="003B66C2" w:rsidRDefault="00694C2C">
      <w:pPr>
        <w:tabs>
          <w:tab w:val="left" w:pos="6384"/>
        </w:tabs>
        <w:rPr>
          <w:ins w:id="715" w:author="Gary" w:date="2023-01-09T12:05:00Z"/>
          <w:rPrChange w:id="716" w:author="GEB" w:date="2023-01-14T12:59:00Z">
            <w:rPr>
              <w:ins w:id="717" w:author="Gary" w:date="2023-01-09T12:05:00Z"/>
              <w:rFonts w:asciiTheme="majorHAnsi" w:hAnsiTheme="majorHAnsi"/>
              <w:color w:val="2F5496" w:themeColor="accent1" w:themeShade="BF"/>
              <w:sz w:val="32"/>
            </w:rPr>
          </w:rPrChange>
        </w:rPr>
        <w:pPrChange w:id="718" w:author="GEB" w:date="2023-01-14T12:59:00Z">
          <w:pPr/>
        </w:pPrChange>
      </w:pPr>
      <w:del w:id="719" w:author="GEB" w:date="2023-01-14T12:59:00Z">
        <w:r>
          <w:br w:type="page"/>
        </w:r>
      </w:del>
      <w:ins w:id="720" w:author="Gary" w:date="2023-01-09T12:05:00Z">
        <w:r w:rsidR="003B66C2">
          <w:lastRenderedPageBreak/>
          <w:tab/>
        </w:r>
      </w:ins>
    </w:p>
    <w:p w14:paraId="13E35A3D" w14:textId="77777777" w:rsidR="00694C2C" w:rsidRDefault="00694C2C">
      <w:pPr>
        <w:tabs>
          <w:tab w:val="left" w:pos="6384"/>
        </w:tabs>
        <w:rPr>
          <w:ins w:id="721" w:author="GEB" w:date="2023-01-14T12:59:00Z"/>
          <w:rFonts w:asciiTheme="majorHAnsi" w:eastAsiaTheme="majorEastAsia" w:hAnsiTheme="majorHAnsi" w:cstheme="majorBidi"/>
          <w:color w:val="2F5496" w:themeColor="accent1" w:themeShade="BF"/>
          <w:sz w:val="32"/>
          <w:szCs w:val="32"/>
        </w:rPr>
        <w:pPrChange w:id="722" w:author="Gary" w:date="2023-01-09T12:05:00Z">
          <w:pPr/>
        </w:pPrChange>
      </w:pPr>
      <w:ins w:id="723" w:author="GEB" w:date="2023-01-14T12:59:00Z">
        <w:r w:rsidRPr="003B66C2">
          <w:br w:type="page"/>
        </w:r>
      </w:ins>
      <w:ins w:id="724" w:author="Gary" w:date="2023-01-09T12:05:00Z">
        <w:r w:rsidR="003B66C2">
          <w:lastRenderedPageBreak/>
          <w:tab/>
        </w:r>
      </w:ins>
    </w:p>
    <w:p w14:paraId="527F62BB" w14:textId="731A5DD5" w:rsidR="00D81CB7" w:rsidRDefault="00340BB0" w:rsidP="00340BB0">
      <w:pPr>
        <w:pStyle w:val="Heading1"/>
      </w:pPr>
      <w:r>
        <w:t>Literature Cited</w:t>
      </w:r>
    </w:p>
    <w:p w14:paraId="35226628" w14:textId="77777777" w:rsidR="00AA2531" w:rsidRPr="00AA2531" w:rsidRDefault="00E8167E" w:rsidP="00AA2531">
      <w:pPr>
        <w:pStyle w:val="Bibliography"/>
        <w:rPr>
          <w:rFonts w:ascii="Calibri" w:hAnsi="Calibri" w:cs="Calibri"/>
        </w:rPr>
      </w:pPr>
      <w:r>
        <w:rPr>
          <w:rFonts w:ascii="Calibri" w:hAnsi="Calibri" w:cs="Calibri"/>
        </w:rPr>
        <w:fldChar w:fldCharType="begin"/>
      </w:r>
      <w:r w:rsidR="00C244E6">
        <w:rPr>
          <w:rFonts w:ascii="Calibri" w:hAnsi="Calibri" w:cs="Calibri"/>
        </w:rPr>
        <w:instrText xml:space="preserve"> ADDIN ZOTERO_BIBL {"uncited":[],"omitted":[],"custom":[]} CSL_BIBLIOGRAPHY </w:instrText>
      </w:r>
      <w:r>
        <w:rPr>
          <w:rFonts w:ascii="Calibri" w:hAnsi="Calibri" w:cs="Calibri"/>
        </w:rPr>
        <w:fldChar w:fldCharType="separate"/>
      </w:r>
      <w:r w:rsidR="00AA2531" w:rsidRPr="00AA2531">
        <w:rPr>
          <w:rFonts w:ascii="Calibri" w:hAnsi="Calibri" w:cs="Calibri"/>
        </w:rPr>
        <w:t xml:space="preserve">Apfelbaum, S. I., &amp; Sams, C. E. (1987). Ecology and Control of Reed Canary Grass (Phalaris arundinacea L.). </w:t>
      </w:r>
      <w:r w:rsidR="00AA2531" w:rsidRPr="00AA2531">
        <w:rPr>
          <w:rFonts w:ascii="Calibri" w:hAnsi="Calibri" w:cs="Calibri"/>
          <w:i/>
          <w:iCs/>
        </w:rPr>
        <w:t>Natural Areas Journal</w:t>
      </w:r>
      <w:r w:rsidR="00AA2531" w:rsidRPr="00AA2531">
        <w:rPr>
          <w:rFonts w:ascii="Calibri" w:hAnsi="Calibri" w:cs="Calibri"/>
        </w:rPr>
        <w:t xml:space="preserve">, </w:t>
      </w:r>
      <w:r w:rsidR="00AA2531" w:rsidRPr="00AA2531">
        <w:rPr>
          <w:rFonts w:ascii="Calibri" w:hAnsi="Calibri" w:cs="Calibri"/>
          <w:i/>
          <w:iCs/>
        </w:rPr>
        <w:t>7</w:t>
      </w:r>
      <w:r w:rsidR="00AA2531"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3171898C" w14:textId="77777777"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w:t>
      </w:r>
      <w:r w:rsidRPr="00AA2531">
        <w:rPr>
          <w:rFonts w:ascii="Calibri" w:hAnsi="Calibri" w:cs="Calibri"/>
        </w:rPr>
        <w:lastRenderedPageBreak/>
        <w:t xml:space="preserve">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5DD4ABE7" w14:textId="77777777"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0D527855" w14:textId="7777777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ins w:id="725" w:author="Stefanie Lane" w:date="2023-01-14T13:18:00Z"/>
          <w:rFonts w:ascii="Calibri" w:hAnsi="Calibri" w:cs="Calibri"/>
        </w:rPr>
      </w:pPr>
      <w:ins w:id="726" w:author="Stefanie Lane" w:date="2023-01-14T13:18:00Z">
        <w:r w:rsidRPr="00C5392E">
          <w:rPr>
            <w:rFonts w:ascii="Calibri" w:hAnsi="Calibri" w:cs="Calibri"/>
          </w:rPr>
          <w:lastRenderedPageBreak/>
          <w:t>R Core Team (2022). R: A language and environment for statistical</w:t>
        </w:r>
      </w:ins>
      <w:ins w:id="727" w:author="Stefanie Lane" w:date="2023-01-14T13:20:00Z">
        <w:r w:rsidR="00F854BF">
          <w:rPr>
            <w:rFonts w:ascii="Calibri" w:hAnsi="Calibri" w:cs="Calibri"/>
          </w:rPr>
          <w:t xml:space="preserve"> </w:t>
        </w:r>
      </w:ins>
      <w:ins w:id="728" w:author="Stefanie Lane" w:date="2023-01-14T13:18:00Z">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ins>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6B5DF0F0" w14:textId="77777777"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lastRenderedPageBreak/>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325AEE1E"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3AB856E7" w:rsidR="00F222C0" w:rsidRDefault="00F222C0" w:rsidP="00F222C0"/>
    <w:p w14:paraId="4CEA9C81" w14:textId="02B1FA42" w:rsidR="00ED5179" w:rsidRDefault="003B2929" w:rsidP="00F222C0">
      <w:r w:rsidRPr="003B2929">
        <w:rPr>
          <w:b/>
        </w:rPr>
        <w:t>Table S1</w:t>
      </w:r>
      <w:r>
        <w:rPr>
          <w:b/>
        </w:rPr>
        <w:t xml:space="preserve"> </w:t>
      </w:r>
      <w:r w:rsidRPr="003B2929">
        <w:t>A total of 25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729" w:name="_Ref103856212"/>
    </w:p>
    <w:bookmarkEnd w:id="729"/>
    <w:p w14:paraId="26042487" w14:textId="28888AD6" w:rsidR="003B2929" w:rsidRPr="003B2929" w:rsidRDefault="003B2929" w:rsidP="00F752B9">
      <w:r>
        <w:rPr>
          <w:b/>
        </w:rPr>
        <w:lastRenderedPageBreak/>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Mentha arvensis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Festuca arundinacea</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63447C27" w14:textId="5CD5A87E" w:rsidR="00D1126E" w:rsidRDefault="0047773F">
      <w:pPr>
        <w:pStyle w:val="Caption"/>
        <w:rPr>
          <w:i w:val="0"/>
          <w:iCs w:val="0"/>
          <w:color w:val="auto"/>
          <w:sz w:val="22"/>
          <w:szCs w:val="22"/>
        </w:rPr>
      </w:pPr>
      <w:r>
        <w:fldChar w:fldCharType="begin"/>
      </w:r>
      <w:r>
        <w:instrText xml:space="preserve"> LINK </w:instrText>
      </w:r>
      <w:r w:rsidR="00D1126E">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D1126E" w:rsidRPr="00D1126E" w14:paraId="63CB65F6" w14:textId="77777777" w:rsidTr="00D1126E">
        <w:trPr>
          <w:divId w:val="1125733716"/>
          <w:trHeight w:val="470"/>
          <w:jc w:val="center"/>
        </w:trPr>
        <w:tc>
          <w:tcPr>
            <w:tcW w:w="1180" w:type="dxa"/>
            <w:tcBorders>
              <w:top w:val="nil"/>
              <w:left w:val="nil"/>
              <w:bottom w:val="nil"/>
              <w:right w:val="nil"/>
            </w:tcBorders>
            <w:shd w:val="clear" w:color="auto" w:fill="auto"/>
            <w:noWrap/>
            <w:vAlign w:val="bottom"/>
            <w:hideMark/>
          </w:tcPr>
          <w:p w14:paraId="0E7479AD" w14:textId="6810B033" w:rsidR="00D1126E" w:rsidRPr="00D1126E" w:rsidRDefault="00D1126E" w:rsidP="00D1126E">
            <w:pPr>
              <w:spacing w:after="0" w:line="240" w:lineRule="auto"/>
              <w:rPr>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256CA403"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Plot-level components</w:t>
            </w:r>
          </w:p>
        </w:tc>
        <w:tc>
          <w:tcPr>
            <w:tcW w:w="300" w:type="dxa"/>
            <w:tcBorders>
              <w:top w:val="nil"/>
              <w:left w:val="nil"/>
              <w:bottom w:val="nil"/>
              <w:right w:val="nil"/>
            </w:tcBorders>
            <w:shd w:val="clear" w:color="auto" w:fill="auto"/>
            <w:noWrap/>
            <w:vAlign w:val="bottom"/>
            <w:hideMark/>
          </w:tcPr>
          <w:p w14:paraId="53DCC97A"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582A249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Diversity components</w:t>
            </w:r>
          </w:p>
        </w:tc>
      </w:tr>
      <w:tr w:rsidR="00D1126E" w:rsidRPr="00D1126E" w14:paraId="155AECCE" w14:textId="77777777" w:rsidTr="00D1126E">
        <w:trPr>
          <w:divId w:val="1125733716"/>
          <w:trHeight w:val="780"/>
          <w:jc w:val="center"/>
        </w:trPr>
        <w:tc>
          <w:tcPr>
            <w:tcW w:w="1180" w:type="dxa"/>
            <w:tcBorders>
              <w:top w:val="nil"/>
              <w:left w:val="nil"/>
              <w:bottom w:val="nil"/>
              <w:right w:val="nil"/>
            </w:tcBorders>
            <w:shd w:val="clear" w:color="auto" w:fill="auto"/>
            <w:vAlign w:val="center"/>
            <w:hideMark/>
          </w:tcPr>
          <w:p w14:paraId="0D1380C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Assemblage</w:t>
            </w:r>
          </w:p>
        </w:tc>
        <w:tc>
          <w:tcPr>
            <w:tcW w:w="960" w:type="dxa"/>
            <w:tcBorders>
              <w:top w:val="nil"/>
              <w:left w:val="nil"/>
              <w:bottom w:val="nil"/>
              <w:right w:val="nil"/>
            </w:tcBorders>
            <w:shd w:val="clear" w:color="auto" w:fill="auto"/>
            <w:vAlign w:val="center"/>
            <w:hideMark/>
          </w:tcPr>
          <w:p w14:paraId="40406082"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quadrats</w:t>
            </w:r>
          </w:p>
        </w:tc>
        <w:tc>
          <w:tcPr>
            <w:tcW w:w="960" w:type="dxa"/>
            <w:tcBorders>
              <w:top w:val="nil"/>
              <w:left w:val="nil"/>
              <w:bottom w:val="nil"/>
              <w:right w:val="nil"/>
            </w:tcBorders>
            <w:shd w:val="clear" w:color="auto" w:fill="auto"/>
            <w:vAlign w:val="center"/>
            <w:hideMark/>
          </w:tcPr>
          <w:p w14:paraId="00C32BA1"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No. species</w:t>
            </w:r>
          </w:p>
        </w:tc>
        <w:tc>
          <w:tcPr>
            <w:tcW w:w="300" w:type="dxa"/>
            <w:tcBorders>
              <w:top w:val="nil"/>
              <w:left w:val="nil"/>
              <w:bottom w:val="nil"/>
              <w:right w:val="nil"/>
            </w:tcBorders>
            <w:shd w:val="clear" w:color="auto" w:fill="auto"/>
            <w:vAlign w:val="center"/>
            <w:hideMark/>
          </w:tcPr>
          <w:p w14:paraId="5A6D6F24" w14:textId="77777777" w:rsidR="00D1126E" w:rsidRPr="00D1126E" w:rsidRDefault="00D1126E" w:rsidP="00D1126E">
            <w:pPr>
              <w:spacing w:after="0" w:line="240" w:lineRule="auto"/>
              <w:jc w:val="center"/>
              <w:rPr>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334DA600"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α diversity</w:t>
            </w:r>
          </w:p>
        </w:tc>
        <w:tc>
          <w:tcPr>
            <w:tcW w:w="960" w:type="dxa"/>
            <w:tcBorders>
              <w:top w:val="nil"/>
              <w:left w:val="nil"/>
              <w:bottom w:val="nil"/>
              <w:right w:val="nil"/>
            </w:tcBorders>
            <w:shd w:val="clear" w:color="auto" w:fill="auto"/>
            <w:vAlign w:val="center"/>
            <w:hideMark/>
          </w:tcPr>
          <w:p w14:paraId="44E61ED9"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 xml:space="preserve">α diversity </w:t>
            </w:r>
            <w:proofErr w:type="spellStart"/>
            <w:r w:rsidRPr="00D1126E">
              <w:rPr>
                <w:rFonts w:ascii="Calibri" w:eastAsia="Times New Roman" w:hAnsi="Calibri" w:cs="Calibri"/>
                <w:b/>
                <w:bCs/>
                <w:color w:val="000000"/>
              </w:rPr>
              <w:t>sd</w:t>
            </w:r>
            <w:proofErr w:type="spellEnd"/>
          </w:p>
        </w:tc>
        <w:tc>
          <w:tcPr>
            <w:tcW w:w="960" w:type="dxa"/>
            <w:tcBorders>
              <w:top w:val="nil"/>
              <w:left w:val="nil"/>
              <w:bottom w:val="nil"/>
              <w:right w:val="nil"/>
            </w:tcBorders>
            <w:shd w:val="clear" w:color="auto" w:fill="auto"/>
            <w:vAlign w:val="center"/>
            <w:hideMark/>
          </w:tcPr>
          <w:p w14:paraId="4B3A444C" w14:textId="77777777" w:rsidR="00D1126E" w:rsidRPr="00D1126E" w:rsidRDefault="00D1126E" w:rsidP="00D1126E">
            <w:pPr>
              <w:spacing w:after="0" w:line="240" w:lineRule="auto"/>
              <w:jc w:val="center"/>
              <w:rPr>
                <w:rFonts w:ascii="Calibri" w:eastAsia="Times New Roman" w:hAnsi="Calibri" w:cs="Calibri"/>
                <w:b/>
                <w:bCs/>
                <w:color w:val="000000"/>
              </w:rPr>
            </w:pPr>
            <w:r w:rsidRPr="00D1126E">
              <w:rPr>
                <w:rFonts w:ascii="Calibri" w:eastAsia="Times New Roman" w:hAnsi="Calibri" w:cs="Calibri"/>
                <w:b/>
                <w:bCs/>
                <w:color w:val="000000"/>
              </w:rPr>
              <w:t>β diversity</w:t>
            </w:r>
          </w:p>
        </w:tc>
      </w:tr>
      <w:tr w:rsidR="00D1126E" w:rsidRPr="00D1126E" w14:paraId="1CB2AD06" w14:textId="77777777" w:rsidTr="00D1126E">
        <w:trPr>
          <w:divId w:val="1125733716"/>
          <w:trHeight w:val="290"/>
          <w:jc w:val="center"/>
        </w:trPr>
        <w:tc>
          <w:tcPr>
            <w:tcW w:w="1180" w:type="dxa"/>
            <w:tcBorders>
              <w:top w:val="nil"/>
              <w:left w:val="nil"/>
              <w:bottom w:val="nil"/>
              <w:right w:val="nil"/>
            </w:tcBorders>
            <w:shd w:val="clear" w:color="auto" w:fill="auto"/>
            <w:vAlign w:val="bottom"/>
            <w:hideMark/>
          </w:tcPr>
          <w:p w14:paraId="5C3B6277"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Sedge</w:t>
            </w:r>
          </w:p>
        </w:tc>
        <w:tc>
          <w:tcPr>
            <w:tcW w:w="960" w:type="dxa"/>
            <w:tcBorders>
              <w:top w:val="nil"/>
              <w:left w:val="nil"/>
              <w:bottom w:val="nil"/>
              <w:right w:val="nil"/>
            </w:tcBorders>
            <w:shd w:val="clear" w:color="auto" w:fill="auto"/>
            <w:noWrap/>
            <w:vAlign w:val="bottom"/>
            <w:hideMark/>
          </w:tcPr>
          <w:p w14:paraId="6D3D61F1"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6E35E46" w14:textId="77777777" w:rsidR="00D1126E" w:rsidRPr="00D1126E" w:rsidRDefault="00D1126E" w:rsidP="00D1126E">
            <w:pPr>
              <w:spacing w:after="0" w:line="240" w:lineRule="auto"/>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BA489DB"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2497C03"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82756AE"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8353804" w14:textId="77777777" w:rsidR="00D1126E" w:rsidRPr="00D1126E" w:rsidRDefault="00D1126E" w:rsidP="00D1126E">
            <w:pPr>
              <w:spacing w:after="0" w:line="240" w:lineRule="auto"/>
              <w:rPr>
                <w:rFonts w:ascii="Times New Roman" w:eastAsia="Times New Roman" w:hAnsi="Times New Roman" w:cs="Times New Roman"/>
              </w:rPr>
            </w:pPr>
          </w:p>
        </w:tc>
      </w:tr>
      <w:tr w:rsidR="00D1126E" w:rsidRPr="00D1126E" w14:paraId="28C89079"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0DA4822B"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7B226DE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2E03A2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32.3</w:t>
            </w:r>
          </w:p>
        </w:tc>
        <w:tc>
          <w:tcPr>
            <w:tcW w:w="300" w:type="dxa"/>
            <w:tcBorders>
              <w:top w:val="nil"/>
              <w:left w:val="nil"/>
              <w:bottom w:val="nil"/>
              <w:right w:val="nil"/>
            </w:tcBorders>
            <w:shd w:val="clear" w:color="auto" w:fill="auto"/>
            <w:noWrap/>
            <w:vAlign w:val="bottom"/>
            <w:hideMark/>
          </w:tcPr>
          <w:p w14:paraId="1F2392DB"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2C5A7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63B0740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360848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3.03</w:t>
            </w:r>
          </w:p>
        </w:tc>
      </w:tr>
      <w:tr w:rsidR="00D1126E" w:rsidRPr="00D1126E" w14:paraId="27A9EF57"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15B479A"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15D6AA07"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6745822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31.6</w:t>
            </w:r>
          </w:p>
        </w:tc>
        <w:tc>
          <w:tcPr>
            <w:tcW w:w="300" w:type="dxa"/>
            <w:tcBorders>
              <w:top w:val="nil"/>
              <w:left w:val="nil"/>
              <w:bottom w:val="nil"/>
              <w:right w:val="nil"/>
            </w:tcBorders>
            <w:shd w:val="clear" w:color="auto" w:fill="auto"/>
            <w:noWrap/>
            <w:vAlign w:val="bottom"/>
            <w:hideMark/>
          </w:tcPr>
          <w:p w14:paraId="709F8B3A"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3AD27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8.31</w:t>
            </w:r>
          </w:p>
        </w:tc>
        <w:tc>
          <w:tcPr>
            <w:tcW w:w="960" w:type="dxa"/>
            <w:tcBorders>
              <w:top w:val="nil"/>
              <w:left w:val="nil"/>
              <w:bottom w:val="single" w:sz="4" w:space="0" w:color="auto"/>
              <w:right w:val="nil"/>
            </w:tcBorders>
            <w:shd w:val="clear" w:color="auto" w:fill="auto"/>
            <w:noWrap/>
            <w:vAlign w:val="bottom"/>
            <w:hideMark/>
          </w:tcPr>
          <w:p w14:paraId="14D44E2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1.98</w:t>
            </w:r>
          </w:p>
        </w:tc>
        <w:tc>
          <w:tcPr>
            <w:tcW w:w="960" w:type="dxa"/>
            <w:tcBorders>
              <w:top w:val="nil"/>
              <w:left w:val="nil"/>
              <w:bottom w:val="single" w:sz="4" w:space="0" w:color="auto"/>
              <w:right w:val="nil"/>
            </w:tcBorders>
            <w:shd w:val="clear" w:color="auto" w:fill="auto"/>
            <w:noWrap/>
            <w:vAlign w:val="bottom"/>
            <w:hideMark/>
          </w:tcPr>
          <w:p w14:paraId="2FC80664"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3.81</w:t>
            </w:r>
          </w:p>
        </w:tc>
      </w:tr>
      <w:tr w:rsidR="00D1126E" w:rsidRPr="00D1126E" w14:paraId="068D1FD3"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4F9B3F"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32039408"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E52D01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30.8</w:t>
            </w:r>
          </w:p>
        </w:tc>
        <w:tc>
          <w:tcPr>
            <w:tcW w:w="300" w:type="dxa"/>
            <w:tcBorders>
              <w:top w:val="nil"/>
              <w:left w:val="nil"/>
              <w:bottom w:val="nil"/>
              <w:right w:val="nil"/>
            </w:tcBorders>
            <w:shd w:val="clear" w:color="auto" w:fill="auto"/>
            <w:noWrap/>
            <w:vAlign w:val="bottom"/>
            <w:hideMark/>
          </w:tcPr>
          <w:p w14:paraId="5A05223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1FEBC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8.18</w:t>
            </w:r>
          </w:p>
        </w:tc>
        <w:tc>
          <w:tcPr>
            <w:tcW w:w="960" w:type="dxa"/>
            <w:tcBorders>
              <w:top w:val="nil"/>
              <w:left w:val="nil"/>
              <w:bottom w:val="single" w:sz="4" w:space="0" w:color="auto"/>
              <w:right w:val="nil"/>
            </w:tcBorders>
            <w:shd w:val="clear" w:color="auto" w:fill="auto"/>
            <w:noWrap/>
            <w:vAlign w:val="bottom"/>
            <w:hideMark/>
          </w:tcPr>
          <w:p w14:paraId="749EB58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2.51</w:t>
            </w:r>
          </w:p>
        </w:tc>
        <w:tc>
          <w:tcPr>
            <w:tcW w:w="960" w:type="dxa"/>
            <w:tcBorders>
              <w:top w:val="nil"/>
              <w:left w:val="nil"/>
              <w:bottom w:val="single" w:sz="4" w:space="0" w:color="auto"/>
              <w:right w:val="nil"/>
            </w:tcBorders>
            <w:shd w:val="clear" w:color="auto" w:fill="auto"/>
            <w:noWrap/>
            <w:vAlign w:val="bottom"/>
            <w:hideMark/>
          </w:tcPr>
          <w:p w14:paraId="07A6015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3.77</w:t>
            </w:r>
          </w:p>
        </w:tc>
      </w:tr>
      <w:tr w:rsidR="00D1126E" w:rsidRPr="00D1126E" w14:paraId="6A5E6BAE"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6F0A993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4A5FD8D"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EFCC0D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7F084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16D04D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E5EF0B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B44683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1C195CDD"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355D56B"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Fescue</w:t>
            </w:r>
          </w:p>
        </w:tc>
        <w:tc>
          <w:tcPr>
            <w:tcW w:w="960" w:type="dxa"/>
            <w:tcBorders>
              <w:top w:val="nil"/>
              <w:left w:val="nil"/>
              <w:bottom w:val="nil"/>
              <w:right w:val="nil"/>
            </w:tcBorders>
            <w:shd w:val="clear" w:color="auto" w:fill="auto"/>
            <w:noWrap/>
            <w:vAlign w:val="bottom"/>
            <w:hideMark/>
          </w:tcPr>
          <w:p w14:paraId="4EE9303A"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62EC10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53E893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22497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145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E158D2"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515DB1B4"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40C456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5CF665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9532D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43</w:t>
            </w:r>
          </w:p>
        </w:tc>
        <w:tc>
          <w:tcPr>
            <w:tcW w:w="300" w:type="dxa"/>
            <w:tcBorders>
              <w:top w:val="nil"/>
              <w:left w:val="nil"/>
              <w:bottom w:val="nil"/>
              <w:right w:val="nil"/>
            </w:tcBorders>
            <w:shd w:val="clear" w:color="auto" w:fill="auto"/>
            <w:noWrap/>
            <w:vAlign w:val="bottom"/>
            <w:hideMark/>
          </w:tcPr>
          <w:p w14:paraId="26CBBD1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21FFA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13.0</w:t>
            </w:r>
          </w:p>
        </w:tc>
        <w:tc>
          <w:tcPr>
            <w:tcW w:w="960" w:type="dxa"/>
            <w:tcBorders>
              <w:top w:val="single" w:sz="4" w:space="0" w:color="auto"/>
              <w:left w:val="nil"/>
              <w:bottom w:val="single" w:sz="4" w:space="0" w:color="auto"/>
              <w:right w:val="nil"/>
            </w:tcBorders>
            <w:shd w:val="clear" w:color="auto" w:fill="auto"/>
            <w:noWrap/>
            <w:vAlign w:val="bottom"/>
            <w:hideMark/>
          </w:tcPr>
          <w:p w14:paraId="405ABEB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single" w:sz="4" w:space="0" w:color="auto"/>
              <w:left w:val="nil"/>
              <w:bottom w:val="single" w:sz="4" w:space="0" w:color="auto"/>
              <w:right w:val="nil"/>
            </w:tcBorders>
            <w:shd w:val="clear" w:color="auto" w:fill="auto"/>
            <w:noWrap/>
            <w:vAlign w:val="bottom"/>
            <w:hideMark/>
          </w:tcPr>
          <w:p w14:paraId="7453E3F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3.3</w:t>
            </w:r>
          </w:p>
        </w:tc>
      </w:tr>
      <w:tr w:rsidR="00D1126E" w:rsidRPr="00D1126E" w14:paraId="438D730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1277361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0263A35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437E324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5B5B6FF6"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E31A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9.7</w:t>
            </w:r>
          </w:p>
        </w:tc>
        <w:tc>
          <w:tcPr>
            <w:tcW w:w="960" w:type="dxa"/>
            <w:tcBorders>
              <w:top w:val="nil"/>
              <w:left w:val="nil"/>
              <w:bottom w:val="single" w:sz="4" w:space="0" w:color="auto"/>
              <w:right w:val="nil"/>
            </w:tcBorders>
            <w:shd w:val="clear" w:color="auto" w:fill="auto"/>
            <w:noWrap/>
            <w:vAlign w:val="bottom"/>
            <w:hideMark/>
          </w:tcPr>
          <w:p w14:paraId="6C80E89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2868478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3.8</w:t>
            </w:r>
          </w:p>
        </w:tc>
      </w:tr>
      <w:tr w:rsidR="00D1126E" w:rsidRPr="00D1126E" w14:paraId="3F5C1046"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248334C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588C909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393794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27</w:t>
            </w:r>
          </w:p>
        </w:tc>
        <w:tc>
          <w:tcPr>
            <w:tcW w:w="300" w:type="dxa"/>
            <w:tcBorders>
              <w:top w:val="nil"/>
              <w:left w:val="nil"/>
              <w:bottom w:val="nil"/>
              <w:right w:val="nil"/>
            </w:tcBorders>
            <w:shd w:val="clear" w:color="auto" w:fill="auto"/>
            <w:noWrap/>
            <w:vAlign w:val="bottom"/>
            <w:hideMark/>
          </w:tcPr>
          <w:p w14:paraId="6B9F4CE9"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9567D7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5.8</w:t>
            </w:r>
          </w:p>
        </w:tc>
        <w:tc>
          <w:tcPr>
            <w:tcW w:w="960" w:type="dxa"/>
            <w:tcBorders>
              <w:top w:val="nil"/>
              <w:left w:val="nil"/>
              <w:bottom w:val="single" w:sz="4" w:space="0" w:color="auto"/>
              <w:right w:val="nil"/>
            </w:tcBorders>
            <w:shd w:val="clear" w:color="auto" w:fill="auto"/>
            <w:noWrap/>
            <w:vAlign w:val="bottom"/>
            <w:hideMark/>
          </w:tcPr>
          <w:p w14:paraId="6618B4D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2.8</w:t>
            </w:r>
          </w:p>
        </w:tc>
        <w:tc>
          <w:tcPr>
            <w:tcW w:w="960" w:type="dxa"/>
            <w:tcBorders>
              <w:top w:val="nil"/>
              <w:left w:val="nil"/>
              <w:bottom w:val="single" w:sz="4" w:space="0" w:color="auto"/>
              <w:right w:val="nil"/>
            </w:tcBorders>
            <w:shd w:val="clear" w:color="auto" w:fill="auto"/>
            <w:noWrap/>
            <w:vAlign w:val="bottom"/>
            <w:hideMark/>
          </w:tcPr>
          <w:p w14:paraId="5CDDADA9"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4.6</w:t>
            </w:r>
          </w:p>
        </w:tc>
      </w:tr>
      <w:tr w:rsidR="00D1126E" w:rsidRPr="00D1126E" w14:paraId="1BAC78F1"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49E92C2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4F2B56"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3E35F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5EA84520"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870D00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AE8F8CE"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69DB81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6FC44F0F"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42A871B8"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Bogbean</w:t>
            </w:r>
          </w:p>
        </w:tc>
        <w:tc>
          <w:tcPr>
            <w:tcW w:w="960" w:type="dxa"/>
            <w:tcBorders>
              <w:top w:val="nil"/>
              <w:left w:val="nil"/>
              <w:bottom w:val="nil"/>
              <w:right w:val="nil"/>
            </w:tcBorders>
            <w:shd w:val="clear" w:color="auto" w:fill="auto"/>
            <w:noWrap/>
            <w:vAlign w:val="bottom"/>
            <w:hideMark/>
          </w:tcPr>
          <w:p w14:paraId="531F7436"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8BA29AF"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DE1843"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5575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7EA5A2"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50BD8"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38B0832D"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5919DA6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FDB6C5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2FD738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32</w:t>
            </w:r>
          </w:p>
        </w:tc>
        <w:tc>
          <w:tcPr>
            <w:tcW w:w="300" w:type="dxa"/>
            <w:tcBorders>
              <w:top w:val="nil"/>
              <w:left w:val="nil"/>
              <w:bottom w:val="nil"/>
              <w:right w:val="nil"/>
            </w:tcBorders>
            <w:shd w:val="clear" w:color="auto" w:fill="auto"/>
            <w:noWrap/>
            <w:vAlign w:val="bottom"/>
            <w:hideMark/>
          </w:tcPr>
          <w:p w14:paraId="6E97590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F4056B0"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12.8</w:t>
            </w:r>
          </w:p>
        </w:tc>
        <w:tc>
          <w:tcPr>
            <w:tcW w:w="960" w:type="dxa"/>
            <w:tcBorders>
              <w:top w:val="single" w:sz="4" w:space="0" w:color="auto"/>
              <w:left w:val="nil"/>
              <w:bottom w:val="single" w:sz="4" w:space="0" w:color="auto"/>
              <w:right w:val="nil"/>
            </w:tcBorders>
            <w:shd w:val="clear" w:color="auto" w:fill="auto"/>
            <w:noWrap/>
            <w:vAlign w:val="bottom"/>
            <w:hideMark/>
          </w:tcPr>
          <w:p w14:paraId="224A674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960" w:type="dxa"/>
            <w:tcBorders>
              <w:top w:val="single" w:sz="4" w:space="0" w:color="auto"/>
              <w:left w:val="nil"/>
              <w:bottom w:val="single" w:sz="4" w:space="0" w:color="auto"/>
              <w:right w:val="nil"/>
            </w:tcBorders>
            <w:shd w:val="clear" w:color="auto" w:fill="auto"/>
            <w:noWrap/>
            <w:vAlign w:val="bottom"/>
            <w:hideMark/>
          </w:tcPr>
          <w:p w14:paraId="1B697B6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2.5</w:t>
            </w:r>
          </w:p>
        </w:tc>
      </w:tr>
      <w:tr w:rsidR="00D1126E" w:rsidRPr="00D1126E" w14:paraId="4BE7D31B"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66A51DE0"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677813F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nil"/>
              <w:left w:val="nil"/>
              <w:bottom w:val="nil"/>
              <w:right w:val="nil"/>
            </w:tcBorders>
            <w:shd w:val="clear" w:color="auto" w:fill="auto"/>
            <w:noWrap/>
            <w:vAlign w:val="bottom"/>
            <w:hideMark/>
          </w:tcPr>
          <w:p w14:paraId="04A37C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36</w:t>
            </w:r>
          </w:p>
        </w:tc>
        <w:tc>
          <w:tcPr>
            <w:tcW w:w="300" w:type="dxa"/>
            <w:tcBorders>
              <w:top w:val="nil"/>
              <w:left w:val="nil"/>
              <w:bottom w:val="nil"/>
              <w:right w:val="nil"/>
            </w:tcBorders>
            <w:shd w:val="clear" w:color="auto" w:fill="auto"/>
            <w:noWrap/>
            <w:vAlign w:val="bottom"/>
            <w:hideMark/>
          </w:tcPr>
          <w:p w14:paraId="0EF848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609CEA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2149850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C82404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r>
      <w:tr w:rsidR="00D1126E" w:rsidRPr="00D1126E" w14:paraId="36EB1441"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179A9651"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20855D4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18</w:t>
            </w:r>
          </w:p>
        </w:tc>
        <w:tc>
          <w:tcPr>
            <w:tcW w:w="960" w:type="dxa"/>
            <w:tcBorders>
              <w:top w:val="single" w:sz="4" w:space="0" w:color="auto"/>
              <w:left w:val="nil"/>
              <w:bottom w:val="single" w:sz="4" w:space="0" w:color="auto"/>
              <w:right w:val="nil"/>
            </w:tcBorders>
            <w:shd w:val="clear" w:color="auto" w:fill="auto"/>
            <w:noWrap/>
            <w:vAlign w:val="bottom"/>
            <w:hideMark/>
          </w:tcPr>
          <w:p w14:paraId="3758E51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300" w:type="dxa"/>
            <w:tcBorders>
              <w:top w:val="nil"/>
              <w:left w:val="nil"/>
              <w:bottom w:val="nil"/>
              <w:right w:val="nil"/>
            </w:tcBorders>
            <w:shd w:val="clear" w:color="auto" w:fill="auto"/>
            <w:noWrap/>
            <w:vAlign w:val="bottom"/>
            <w:hideMark/>
          </w:tcPr>
          <w:p w14:paraId="685A14FF"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E472D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10.5</w:t>
            </w:r>
          </w:p>
        </w:tc>
        <w:tc>
          <w:tcPr>
            <w:tcW w:w="960" w:type="dxa"/>
            <w:tcBorders>
              <w:top w:val="nil"/>
              <w:left w:val="nil"/>
              <w:bottom w:val="single" w:sz="4" w:space="0" w:color="auto"/>
              <w:right w:val="nil"/>
            </w:tcBorders>
            <w:shd w:val="clear" w:color="auto" w:fill="auto"/>
            <w:noWrap/>
            <w:vAlign w:val="bottom"/>
            <w:hideMark/>
          </w:tcPr>
          <w:p w14:paraId="7115C99D"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6BE47861"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3.0</w:t>
            </w:r>
          </w:p>
        </w:tc>
      </w:tr>
      <w:tr w:rsidR="00D1126E" w:rsidRPr="00D1126E" w14:paraId="47695ACF" w14:textId="77777777" w:rsidTr="00D1126E">
        <w:trPr>
          <w:divId w:val="1125733716"/>
          <w:trHeight w:val="200"/>
          <w:jc w:val="center"/>
        </w:trPr>
        <w:tc>
          <w:tcPr>
            <w:tcW w:w="1180" w:type="dxa"/>
            <w:tcBorders>
              <w:top w:val="nil"/>
              <w:left w:val="nil"/>
              <w:bottom w:val="nil"/>
              <w:right w:val="nil"/>
            </w:tcBorders>
            <w:shd w:val="clear" w:color="auto" w:fill="auto"/>
            <w:noWrap/>
            <w:vAlign w:val="bottom"/>
            <w:hideMark/>
          </w:tcPr>
          <w:p w14:paraId="7374D48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0B4EB5" w14:textId="77777777" w:rsidR="00D1126E" w:rsidRPr="00D1126E" w:rsidRDefault="00D1126E" w:rsidP="00D1126E">
            <w:pPr>
              <w:spacing w:after="0" w:line="240" w:lineRule="auto"/>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0D7712A"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41D11F5"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A46923B"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064E469"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99B571A"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2A52947E"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2FCD934A" w14:textId="77777777" w:rsidR="00D1126E" w:rsidRPr="00D1126E" w:rsidRDefault="00D1126E" w:rsidP="00D1126E">
            <w:pPr>
              <w:spacing w:after="0" w:line="240" w:lineRule="auto"/>
              <w:rPr>
                <w:rFonts w:ascii="Calibri" w:eastAsia="Times New Roman" w:hAnsi="Calibri" w:cs="Calibri"/>
                <w:b/>
                <w:bCs/>
                <w:color w:val="000000"/>
              </w:rPr>
            </w:pPr>
            <w:r w:rsidRPr="00D1126E">
              <w:rPr>
                <w:rFonts w:ascii="Calibri" w:eastAsia="Times New Roman" w:hAnsi="Calibri" w:cs="Calibri"/>
                <w:b/>
                <w:bCs/>
                <w:color w:val="000000"/>
              </w:rPr>
              <w:t>Total</w:t>
            </w:r>
          </w:p>
        </w:tc>
        <w:tc>
          <w:tcPr>
            <w:tcW w:w="960" w:type="dxa"/>
            <w:tcBorders>
              <w:top w:val="nil"/>
              <w:left w:val="nil"/>
              <w:bottom w:val="nil"/>
              <w:right w:val="nil"/>
            </w:tcBorders>
            <w:shd w:val="clear" w:color="auto" w:fill="auto"/>
            <w:noWrap/>
            <w:vAlign w:val="bottom"/>
            <w:hideMark/>
          </w:tcPr>
          <w:p w14:paraId="7C983A6C" w14:textId="77777777" w:rsidR="00D1126E" w:rsidRPr="00D1126E" w:rsidRDefault="00D1126E" w:rsidP="00D1126E">
            <w:pPr>
              <w:spacing w:after="0" w:line="240" w:lineRule="auto"/>
              <w:rPr>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706387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4B046F4"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99EDAE1"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E3FB438" w14:textId="77777777" w:rsidR="00D1126E" w:rsidRPr="00D1126E" w:rsidRDefault="00D1126E" w:rsidP="00D1126E">
            <w:pPr>
              <w:spacing w:after="0" w:line="240" w:lineRule="auto"/>
              <w:jc w:val="center"/>
              <w:rPr>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190F4" w14:textId="77777777" w:rsidR="00D1126E" w:rsidRPr="00D1126E" w:rsidRDefault="00D1126E" w:rsidP="00D1126E">
            <w:pPr>
              <w:spacing w:after="0" w:line="240" w:lineRule="auto"/>
              <w:jc w:val="center"/>
              <w:rPr>
                <w:rFonts w:ascii="Times New Roman" w:eastAsia="Times New Roman" w:hAnsi="Times New Roman" w:cs="Times New Roman"/>
              </w:rPr>
            </w:pPr>
          </w:p>
        </w:tc>
      </w:tr>
      <w:tr w:rsidR="00D1126E" w:rsidRPr="00D1126E" w14:paraId="4178222C"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D1773ED"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47C70FE2"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3AB92133"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48</w:t>
            </w:r>
          </w:p>
        </w:tc>
        <w:tc>
          <w:tcPr>
            <w:tcW w:w="300" w:type="dxa"/>
            <w:tcBorders>
              <w:top w:val="nil"/>
              <w:left w:val="nil"/>
              <w:bottom w:val="nil"/>
              <w:right w:val="nil"/>
            </w:tcBorders>
            <w:shd w:val="clear" w:color="auto" w:fill="auto"/>
            <w:noWrap/>
            <w:vAlign w:val="bottom"/>
            <w:hideMark/>
          </w:tcPr>
          <w:p w14:paraId="6B3B8208"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4F86B4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12.2</w:t>
            </w:r>
          </w:p>
        </w:tc>
        <w:tc>
          <w:tcPr>
            <w:tcW w:w="960" w:type="dxa"/>
            <w:tcBorders>
              <w:top w:val="single" w:sz="4" w:space="0" w:color="auto"/>
              <w:left w:val="nil"/>
              <w:bottom w:val="single" w:sz="4" w:space="0" w:color="auto"/>
              <w:right w:val="nil"/>
            </w:tcBorders>
            <w:shd w:val="clear" w:color="auto" w:fill="auto"/>
            <w:noWrap/>
            <w:vAlign w:val="bottom"/>
            <w:hideMark/>
          </w:tcPr>
          <w:p w14:paraId="2939A00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3.5</w:t>
            </w:r>
          </w:p>
        </w:tc>
        <w:tc>
          <w:tcPr>
            <w:tcW w:w="960" w:type="dxa"/>
            <w:tcBorders>
              <w:top w:val="single" w:sz="4" w:space="0" w:color="auto"/>
              <w:left w:val="nil"/>
              <w:bottom w:val="single" w:sz="4" w:space="0" w:color="auto"/>
              <w:right w:val="nil"/>
            </w:tcBorders>
            <w:shd w:val="clear" w:color="auto" w:fill="auto"/>
            <w:noWrap/>
            <w:vAlign w:val="bottom"/>
            <w:hideMark/>
          </w:tcPr>
          <w:p w14:paraId="22BCD65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3.9</w:t>
            </w:r>
          </w:p>
        </w:tc>
      </w:tr>
      <w:tr w:rsidR="00D1126E" w:rsidRPr="00D1126E" w14:paraId="788FA5F0" w14:textId="77777777" w:rsidTr="00D1126E">
        <w:trPr>
          <w:divId w:val="1125733716"/>
          <w:trHeight w:val="290"/>
          <w:jc w:val="center"/>
        </w:trPr>
        <w:tc>
          <w:tcPr>
            <w:tcW w:w="1180" w:type="dxa"/>
            <w:tcBorders>
              <w:top w:val="nil"/>
              <w:left w:val="nil"/>
              <w:bottom w:val="nil"/>
              <w:right w:val="nil"/>
            </w:tcBorders>
            <w:shd w:val="clear" w:color="auto" w:fill="auto"/>
            <w:noWrap/>
            <w:vAlign w:val="bottom"/>
            <w:hideMark/>
          </w:tcPr>
          <w:p w14:paraId="38C3C5E8"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1999</w:t>
            </w:r>
          </w:p>
        </w:tc>
        <w:tc>
          <w:tcPr>
            <w:tcW w:w="960" w:type="dxa"/>
            <w:tcBorders>
              <w:top w:val="nil"/>
              <w:left w:val="nil"/>
              <w:bottom w:val="single" w:sz="4" w:space="0" w:color="auto"/>
              <w:right w:val="nil"/>
            </w:tcBorders>
            <w:shd w:val="clear" w:color="auto" w:fill="auto"/>
            <w:noWrap/>
            <w:vAlign w:val="bottom"/>
            <w:hideMark/>
          </w:tcPr>
          <w:p w14:paraId="498C198A"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nil"/>
              <w:left w:val="nil"/>
              <w:bottom w:val="nil"/>
              <w:right w:val="nil"/>
            </w:tcBorders>
            <w:shd w:val="clear" w:color="auto" w:fill="auto"/>
            <w:noWrap/>
            <w:vAlign w:val="bottom"/>
            <w:hideMark/>
          </w:tcPr>
          <w:p w14:paraId="1EBCAF2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47994EB4"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F6D24CF"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10.0</w:t>
            </w:r>
          </w:p>
        </w:tc>
        <w:tc>
          <w:tcPr>
            <w:tcW w:w="960" w:type="dxa"/>
            <w:tcBorders>
              <w:top w:val="nil"/>
              <w:left w:val="nil"/>
              <w:bottom w:val="nil"/>
              <w:right w:val="nil"/>
            </w:tcBorders>
            <w:shd w:val="clear" w:color="auto" w:fill="auto"/>
            <w:noWrap/>
            <w:vAlign w:val="bottom"/>
            <w:hideMark/>
          </w:tcPr>
          <w:p w14:paraId="7929F5B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3.4</w:t>
            </w:r>
          </w:p>
        </w:tc>
        <w:tc>
          <w:tcPr>
            <w:tcW w:w="960" w:type="dxa"/>
            <w:tcBorders>
              <w:top w:val="nil"/>
              <w:left w:val="nil"/>
              <w:bottom w:val="nil"/>
              <w:right w:val="nil"/>
            </w:tcBorders>
            <w:shd w:val="clear" w:color="auto" w:fill="auto"/>
            <w:noWrap/>
            <w:vAlign w:val="bottom"/>
            <w:hideMark/>
          </w:tcPr>
          <w:p w14:paraId="59C513A6"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r>
      <w:tr w:rsidR="00D1126E" w:rsidRPr="00D1126E" w14:paraId="7E965390" w14:textId="77777777" w:rsidTr="00D1126E">
        <w:trPr>
          <w:divId w:val="1125733716"/>
          <w:trHeight w:val="290"/>
          <w:jc w:val="center"/>
        </w:trPr>
        <w:tc>
          <w:tcPr>
            <w:tcW w:w="1180" w:type="dxa"/>
            <w:tcBorders>
              <w:top w:val="single" w:sz="4" w:space="0" w:color="auto"/>
              <w:left w:val="nil"/>
              <w:bottom w:val="single" w:sz="4" w:space="0" w:color="auto"/>
              <w:right w:val="nil"/>
            </w:tcBorders>
            <w:shd w:val="clear" w:color="auto" w:fill="auto"/>
            <w:noWrap/>
            <w:vAlign w:val="bottom"/>
            <w:hideMark/>
          </w:tcPr>
          <w:p w14:paraId="39DDD1D6" w14:textId="77777777" w:rsidR="00D1126E" w:rsidRPr="00D1126E" w:rsidRDefault="00D1126E" w:rsidP="00D1126E">
            <w:pPr>
              <w:spacing w:after="0" w:line="240" w:lineRule="auto"/>
              <w:jc w:val="right"/>
              <w:rPr>
                <w:rFonts w:ascii="Calibri" w:eastAsia="Times New Roman" w:hAnsi="Calibri" w:cs="Calibri"/>
                <w:color w:val="000000"/>
              </w:rPr>
            </w:pPr>
            <w:r w:rsidRPr="00D1126E">
              <w:rPr>
                <w:rFonts w:ascii="Calibri" w:eastAsia="Times New Roman" w:hAnsi="Calibri" w:cs="Calibri"/>
                <w:color w:val="000000"/>
              </w:rPr>
              <w:t>2019</w:t>
            </w:r>
          </w:p>
        </w:tc>
        <w:tc>
          <w:tcPr>
            <w:tcW w:w="960" w:type="dxa"/>
            <w:tcBorders>
              <w:top w:val="nil"/>
              <w:left w:val="nil"/>
              <w:bottom w:val="single" w:sz="4" w:space="0" w:color="auto"/>
              <w:right w:val="nil"/>
            </w:tcBorders>
            <w:shd w:val="clear" w:color="auto" w:fill="auto"/>
            <w:noWrap/>
            <w:vAlign w:val="bottom"/>
            <w:hideMark/>
          </w:tcPr>
          <w:p w14:paraId="0DC7DD1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54</w:t>
            </w:r>
          </w:p>
        </w:tc>
        <w:tc>
          <w:tcPr>
            <w:tcW w:w="960" w:type="dxa"/>
            <w:tcBorders>
              <w:top w:val="single" w:sz="4" w:space="0" w:color="auto"/>
              <w:left w:val="nil"/>
              <w:bottom w:val="single" w:sz="4" w:space="0" w:color="auto"/>
              <w:right w:val="nil"/>
            </w:tcBorders>
            <w:shd w:val="clear" w:color="auto" w:fill="auto"/>
            <w:noWrap/>
            <w:vAlign w:val="bottom"/>
            <w:hideMark/>
          </w:tcPr>
          <w:p w14:paraId="4779160B"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42</w:t>
            </w:r>
          </w:p>
        </w:tc>
        <w:tc>
          <w:tcPr>
            <w:tcW w:w="300" w:type="dxa"/>
            <w:tcBorders>
              <w:top w:val="nil"/>
              <w:left w:val="nil"/>
              <w:bottom w:val="nil"/>
              <w:right w:val="nil"/>
            </w:tcBorders>
            <w:shd w:val="clear" w:color="auto" w:fill="auto"/>
            <w:noWrap/>
            <w:vAlign w:val="bottom"/>
            <w:hideMark/>
          </w:tcPr>
          <w:p w14:paraId="0B4F6C4E" w14:textId="77777777" w:rsidR="00D1126E" w:rsidRPr="00D1126E" w:rsidRDefault="00D1126E" w:rsidP="00D1126E">
            <w:pPr>
              <w:spacing w:after="0" w:line="240" w:lineRule="auto"/>
              <w:jc w:val="center"/>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0FAAAAE"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8.2</w:t>
            </w:r>
          </w:p>
        </w:tc>
        <w:tc>
          <w:tcPr>
            <w:tcW w:w="960" w:type="dxa"/>
            <w:tcBorders>
              <w:top w:val="single" w:sz="4" w:space="0" w:color="auto"/>
              <w:left w:val="nil"/>
              <w:bottom w:val="single" w:sz="4" w:space="0" w:color="auto"/>
              <w:right w:val="nil"/>
            </w:tcBorders>
            <w:shd w:val="clear" w:color="auto" w:fill="auto"/>
            <w:noWrap/>
            <w:vAlign w:val="bottom"/>
            <w:hideMark/>
          </w:tcPr>
          <w:p w14:paraId="2B728D7C"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4AA9155" w14:textId="77777777" w:rsidR="00D1126E" w:rsidRPr="00D1126E" w:rsidRDefault="00D1126E" w:rsidP="00D1126E">
            <w:pPr>
              <w:spacing w:after="0" w:line="240" w:lineRule="auto"/>
              <w:jc w:val="center"/>
              <w:rPr>
                <w:rFonts w:ascii="Calibri" w:eastAsia="Times New Roman" w:hAnsi="Calibri" w:cs="Calibri"/>
                <w:color w:val="000000"/>
              </w:rPr>
            </w:pPr>
            <w:r w:rsidRPr="00D1126E">
              <w:rPr>
                <w:rFonts w:ascii="Calibri" w:eastAsia="Times New Roman" w:hAnsi="Calibri" w:cs="Calibri"/>
                <w:color w:val="000000"/>
              </w:rPr>
              <w:t>5.1</w:t>
            </w:r>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5054E00E" w:rsidR="00C44004" w:rsidRDefault="00C44004" w:rsidP="00C44004">
      <w:r>
        <w:rPr>
          <w:b/>
        </w:rPr>
        <w:lastRenderedPageBreak/>
        <w:t>Table S5</w:t>
      </w:r>
      <w:r>
        <w:t xml:space="preserve"> </w:t>
      </w:r>
      <w:r w:rsidRPr="0026196C">
        <w:t xml:space="preserve">Mean cover class values for non-native and native species observed in each assemblage for each sampling period. Overall change from 1979 to 2019 indicates decreases (-), increases (+), and species gained or lost. For each year, blank spaces indicate no data for the species in that sampling year; overall change noted by blank space for species found only in 1999  </w:t>
      </w:r>
    </w:p>
    <w:tbl>
      <w:tblPr>
        <w:tblW w:w="10160" w:type="dxa"/>
        <w:tblLook w:val="04A0" w:firstRow="1" w:lastRow="0" w:firstColumn="1" w:lastColumn="0" w:noHBand="0" w:noVBand="1"/>
      </w:tblPr>
      <w:tblGrid>
        <w:gridCol w:w="1311"/>
        <w:gridCol w:w="1160"/>
        <w:gridCol w:w="3320"/>
        <w:gridCol w:w="960"/>
        <w:gridCol w:w="960"/>
        <w:gridCol w:w="960"/>
        <w:gridCol w:w="1560"/>
      </w:tblGrid>
      <w:tr w:rsidR="00C44004" w:rsidRPr="00C44004" w14:paraId="2CFA52D3"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C44004">
        <w:trPr>
          <w:trHeight w:val="29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7079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B00B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7B965D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E84B5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single" w:sz="4" w:space="0" w:color="auto"/>
              <w:left w:val="nil"/>
              <w:bottom w:val="single" w:sz="4" w:space="0" w:color="auto"/>
              <w:right w:val="nil"/>
            </w:tcBorders>
            <w:shd w:val="clear" w:color="auto" w:fill="auto"/>
            <w:noWrap/>
            <w:vAlign w:val="bottom"/>
            <w:hideMark/>
          </w:tcPr>
          <w:p w14:paraId="6437E6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4F9986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EC0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3DD64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71A578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FC77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F7947B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791EBC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0E936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977B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0DB1674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9D45F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003C96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11F0BA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AC22A1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D512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927FE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F06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E80AC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DF4881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E6BD59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EECA1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C6A2F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16825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2700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B0E218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666B5B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55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A46F5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29DD9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279D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FE8C9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50424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0BB0A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CF407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65062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CD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0F5AC1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DE7FE2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0ED6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4284E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D85EB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B6D40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8CE7CB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94A49F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054E5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1C1EFE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492BE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A564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54A9F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1E549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A07B4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20E0A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AE396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FFA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E4E6CE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6293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488DFE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7534CF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51A8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C8B9C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44F01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1BCC0F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440C7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FDC15E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BBDE9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56920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3E81C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423CA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EA44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836DC4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AA05F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7B4919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53C6165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ADE2C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E24C6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82B9D5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54626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4FA58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692A9613"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6C3F575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06647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BBBCB51" w14:textId="77777777" w:rsidTr="00C44004">
        <w:trPr>
          <w:trHeight w:val="290"/>
        </w:trPr>
        <w:tc>
          <w:tcPr>
            <w:tcW w:w="1240" w:type="dxa"/>
            <w:tcBorders>
              <w:top w:val="nil"/>
              <w:left w:val="nil"/>
              <w:bottom w:val="nil"/>
              <w:right w:val="nil"/>
            </w:tcBorders>
            <w:shd w:val="clear" w:color="auto" w:fill="auto"/>
            <w:noWrap/>
            <w:vAlign w:val="center"/>
            <w:hideMark/>
          </w:tcPr>
          <w:p w14:paraId="21CC5575"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36F73B5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00D67BA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0E7394D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0322526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0D3EB403"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75C9BF7"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125B3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8C8C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C18884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E6050D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AC4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84E007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30FC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A627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6CC6CD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74F64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17DC6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70200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nil"/>
              <w:right w:val="nil"/>
            </w:tcBorders>
            <w:shd w:val="clear" w:color="auto" w:fill="auto"/>
            <w:noWrap/>
            <w:vAlign w:val="bottom"/>
            <w:hideMark/>
          </w:tcPr>
          <w:p w14:paraId="3F88C17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C7303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4C61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43816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0F4CC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78E98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A2822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7C2BC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A012AD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D5249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82196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4B99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E31C5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5670F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BA8E19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E314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9399D2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CD2C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2C64F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F4CB14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4E56E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268BA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7CF0FB5"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C3ACEC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1BB98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9B4180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D9A865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C21A8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ACAA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09F5A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21A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B2823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03EEB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EAAF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EAD044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33B3E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CEBE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477F29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89C3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2E34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1CBDC3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8A2DA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AA46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A576D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CD1D2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BE51B5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8C0779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1210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151E5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A2A64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B8E91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D326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224507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5502A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54AA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313BE2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630AC7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4D8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FF3B2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7732E7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CA89E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B1DB4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E96755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1C61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1B939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16B52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21673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2BC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B7C1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33099D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9E26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B64C86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37C52A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7B3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7D186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6A1EC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2B3A5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BCDAC56"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1E683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90A0F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2BF1FC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C591D1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BC9CA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73DB54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932FA8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C1A95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2C01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F1D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0950F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770E3B3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314F7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C2C98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D434D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01EDE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1020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01062F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BD96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D01E7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990352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FB18E0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A346E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CC594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C52F2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D5F6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C5484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8A6FE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F3F3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C412D4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07315F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1DE7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9A12F5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739C2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3A01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55D03D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hideMark/>
          </w:tcPr>
          <w:p w14:paraId="3C69D3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2DD37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BA6F8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F8E85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C8C58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A2E6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69871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D8971A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F2140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9BAE8B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89A569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CD9D89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5769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867A3F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3F87D5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EEDB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724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single" w:sz="4" w:space="0" w:color="auto"/>
              <w:right w:val="nil"/>
            </w:tcBorders>
            <w:shd w:val="clear" w:color="auto" w:fill="auto"/>
            <w:noWrap/>
            <w:vAlign w:val="bottom"/>
            <w:hideMark/>
          </w:tcPr>
          <w:p w14:paraId="173830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AA79B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640C628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A2D56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414DE6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9AB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CFD4C6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3B072A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A5B2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B5D80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A30D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32B80A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6F471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6385D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566C2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03B5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6FB2BB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8126A4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462E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F5F5AD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CC9324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9BA99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76562AF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82D99F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77B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1552355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BC628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1C086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57FBF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D4302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920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77E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nil"/>
              <w:left w:val="nil"/>
              <w:bottom w:val="nil"/>
              <w:right w:val="nil"/>
            </w:tcBorders>
            <w:shd w:val="clear" w:color="auto" w:fill="auto"/>
            <w:noWrap/>
            <w:vAlign w:val="bottom"/>
            <w:hideMark/>
          </w:tcPr>
          <w:p w14:paraId="01F8ACD0"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3C0A56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3B2678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3B56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BCD12A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EB87A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BF20C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74B4248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513D6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D5C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45CE7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DE9BAD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B095E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3AC0D422"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550F96A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129D0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2D45EFC" w14:textId="77777777" w:rsidTr="00C44004">
        <w:trPr>
          <w:trHeight w:val="290"/>
        </w:trPr>
        <w:tc>
          <w:tcPr>
            <w:tcW w:w="1240" w:type="dxa"/>
            <w:tcBorders>
              <w:top w:val="nil"/>
              <w:left w:val="nil"/>
              <w:bottom w:val="nil"/>
              <w:right w:val="nil"/>
            </w:tcBorders>
            <w:shd w:val="clear" w:color="auto" w:fill="auto"/>
            <w:noWrap/>
            <w:vAlign w:val="center"/>
            <w:hideMark/>
          </w:tcPr>
          <w:p w14:paraId="1296F49F" w14:textId="77777777" w:rsidR="00C44004" w:rsidRPr="00C44004" w:rsidRDefault="00C44004" w:rsidP="00C44004">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44332A30"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C44004" w:rsidRPr="00C44004" w:rsidRDefault="00C44004" w:rsidP="00C4400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r>
      <w:tr w:rsidR="00C44004" w:rsidRPr="00C44004" w14:paraId="3AD0C42F" w14:textId="77777777" w:rsidTr="00C44004">
        <w:trPr>
          <w:trHeight w:val="590"/>
        </w:trPr>
        <w:tc>
          <w:tcPr>
            <w:tcW w:w="1240" w:type="dxa"/>
            <w:tcBorders>
              <w:top w:val="single" w:sz="4" w:space="0" w:color="auto"/>
              <w:left w:val="nil"/>
              <w:bottom w:val="single" w:sz="8" w:space="0" w:color="auto"/>
              <w:right w:val="nil"/>
            </w:tcBorders>
            <w:shd w:val="clear" w:color="auto" w:fill="auto"/>
            <w:noWrap/>
            <w:vAlign w:val="center"/>
            <w:hideMark/>
          </w:tcPr>
          <w:p w14:paraId="684CC2C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63D97FA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680265CB" w14:textId="77777777" w:rsidTr="00C44004">
        <w:trPr>
          <w:trHeight w:val="300"/>
        </w:trPr>
        <w:tc>
          <w:tcPr>
            <w:tcW w:w="1240"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6E6CCB5C" w14:textId="77777777" w:rsidR="00C44004" w:rsidRPr="00C44004" w:rsidRDefault="00C44004" w:rsidP="00C44004">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4F479B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F0816B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D209E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EE800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5B273D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BC61C3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D2A3E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AE5D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F12A7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arvensis</w:t>
            </w:r>
          </w:p>
        </w:tc>
        <w:tc>
          <w:tcPr>
            <w:tcW w:w="960" w:type="dxa"/>
            <w:tcBorders>
              <w:top w:val="nil"/>
              <w:left w:val="nil"/>
              <w:bottom w:val="single" w:sz="4" w:space="0" w:color="auto"/>
              <w:right w:val="nil"/>
            </w:tcBorders>
            <w:shd w:val="clear" w:color="auto" w:fill="auto"/>
            <w:noWrap/>
            <w:vAlign w:val="bottom"/>
            <w:hideMark/>
          </w:tcPr>
          <w:p w14:paraId="59B078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61FE087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996D1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9F2341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C2DDB0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A35687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DF541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B6DAF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6388EA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C4B6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BC9F8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9F3C8E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7001BD"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arundinacea</w:t>
            </w:r>
          </w:p>
        </w:tc>
        <w:tc>
          <w:tcPr>
            <w:tcW w:w="960" w:type="dxa"/>
            <w:tcBorders>
              <w:top w:val="nil"/>
              <w:left w:val="nil"/>
              <w:bottom w:val="nil"/>
              <w:right w:val="nil"/>
            </w:tcBorders>
            <w:shd w:val="clear" w:color="auto" w:fill="auto"/>
            <w:noWrap/>
            <w:vAlign w:val="bottom"/>
            <w:hideMark/>
          </w:tcPr>
          <w:p w14:paraId="78D43C6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BB61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B41228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CD739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54F44D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C06278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7AB0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5F27BF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D10AC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C691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F69C0E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89A14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FDA4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9CC16F"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071A9EF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500D1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BDBF0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B5950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12399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3320" w:type="dxa"/>
            <w:tcBorders>
              <w:top w:val="nil"/>
              <w:left w:val="nil"/>
              <w:bottom w:val="single" w:sz="4" w:space="0" w:color="auto"/>
              <w:right w:val="nil"/>
            </w:tcBorders>
            <w:shd w:val="clear" w:color="auto" w:fill="auto"/>
            <w:noWrap/>
            <w:vAlign w:val="bottom"/>
            <w:hideMark/>
          </w:tcPr>
          <w:p w14:paraId="4DB310F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FB494B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55A09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FDC9A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3FF1D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DB9348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21CE9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13A46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B2C6EA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9E28C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Mimulus guttatus</w:t>
            </w:r>
          </w:p>
        </w:tc>
        <w:tc>
          <w:tcPr>
            <w:tcW w:w="960" w:type="dxa"/>
            <w:tcBorders>
              <w:top w:val="nil"/>
              <w:left w:val="nil"/>
              <w:bottom w:val="nil"/>
              <w:right w:val="nil"/>
            </w:tcBorders>
            <w:shd w:val="clear" w:color="auto" w:fill="auto"/>
            <w:noWrap/>
            <w:vAlign w:val="bottom"/>
            <w:hideMark/>
          </w:tcPr>
          <w:p w14:paraId="3A201EE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05211C9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896FB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33C4A66"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C8A0087"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251C19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7B97D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83B32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5430B8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1DA3F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446F8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0F61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28DF9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0C7F8B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1B2918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85B30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9909C8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29E142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78A79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341226A"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BD0DD5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7988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FF93915"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4D1FAB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8B75B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F302C1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361898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89FED3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A5B90E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D38DF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372B3D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70FAF0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FB95AB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0F9845B"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26AFCA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D6B649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9B8D24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F57470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24C218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2AD2E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2670C1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647873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F4BBB6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8DBE5EB"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1030A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2156D0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76035D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0FDEBB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955157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B04D93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0E293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EA792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3024B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81A874"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28AED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E35EF94"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35061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13DF8C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6D478A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26579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7CC4811"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17D164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CD4A2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6352868"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42F55EA9"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3D52D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B63AD0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05C0495"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28AA1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2371DE"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2B2BF"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C0403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6D564BD"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58D4239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6759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5B2433"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3865558"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84CAA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8F62259"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D888961"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0B015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60FB483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59069CE"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37C38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10C68A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230F0170"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1B6DEC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80E56E2"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41870DD"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EBB1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668358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927EBE7"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91C18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46D945CF"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66DB6006"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8FFC56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C44004" w:rsidRPr="00C44004" w:rsidRDefault="00C44004" w:rsidP="00C44004">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54775A5C"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1857E973"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A38CAF"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2A9D91D4"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01D26F6A"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08EFE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C44004" w:rsidRPr="00C44004" w:rsidRDefault="00C44004" w:rsidP="00C44004">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45F0C8E0" w14:textId="77777777" w:rsidTr="00C44004">
        <w:trPr>
          <w:trHeight w:val="290"/>
        </w:trPr>
        <w:tc>
          <w:tcPr>
            <w:tcW w:w="1240" w:type="dxa"/>
            <w:vMerge/>
            <w:tcBorders>
              <w:top w:val="nil"/>
              <w:left w:val="single" w:sz="8" w:space="0" w:color="auto"/>
              <w:bottom w:val="single" w:sz="8" w:space="0" w:color="000000"/>
              <w:right w:val="nil"/>
            </w:tcBorders>
            <w:vAlign w:val="center"/>
            <w:hideMark/>
          </w:tcPr>
          <w:p w14:paraId="79F02B42"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B87A7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12344138" w14:textId="77777777" w:rsidTr="00C44004">
        <w:trPr>
          <w:trHeight w:val="300"/>
        </w:trPr>
        <w:tc>
          <w:tcPr>
            <w:tcW w:w="1240" w:type="dxa"/>
            <w:vMerge/>
            <w:tcBorders>
              <w:top w:val="nil"/>
              <w:left w:val="single" w:sz="8" w:space="0" w:color="auto"/>
              <w:bottom w:val="single" w:sz="8" w:space="0" w:color="000000"/>
              <w:right w:val="nil"/>
            </w:tcBorders>
            <w:vAlign w:val="center"/>
            <w:hideMark/>
          </w:tcPr>
          <w:p w14:paraId="415709EC" w14:textId="77777777" w:rsidR="00C44004" w:rsidRPr="00C44004" w:rsidRDefault="00C44004" w:rsidP="00C44004">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2486B0"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F11875" w:rsidRDefault="00F11875" w:rsidP="00F11875">
            <w:pPr>
              <w:spacing w:after="0" w:line="240" w:lineRule="auto"/>
              <w:rPr>
                <w:rFonts w:ascii="Calibri" w:eastAsia="Times New Roman" w:hAnsi="Calibri" w:cs="Calibri"/>
                <w:b/>
                <w:bCs/>
                <w:color w:val="000000"/>
              </w:rPr>
            </w:pPr>
            <w:r w:rsidRPr="00F11875">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Myosotis </w:t>
            </w:r>
            <w:r w:rsidR="00B651DB" w:rsidRPr="00F11875">
              <w:rPr>
                <w:rFonts w:ascii="Calibri" w:eastAsia="Times New Roman" w:hAnsi="Calibri" w:cs="Calibr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arundinacea</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Iris </w:t>
            </w:r>
            <w:r w:rsidR="00B651DB" w:rsidRPr="00F11875">
              <w:rPr>
                <w:rFonts w:ascii="Calibri" w:eastAsia="Times New Roman" w:hAnsi="Calibri" w:cs="Calibr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F11875" w:rsidRDefault="00F11875" w:rsidP="00F11875">
            <w:pPr>
              <w:spacing w:after="0" w:line="240" w:lineRule="auto"/>
              <w:jc w:val="center"/>
              <w:rPr>
                <w:rFonts w:ascii="Calibri" w:eastAsia="Times New Roman" w:hAnsi="Calibri" w:cs="Calibr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Mimulus guttatus</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xml:space="preserve">Trifolium </w:t>
            </w:r>
            <w:r w:rsidR="00414079" w:rsidRPr="00F11875">
              <w:rPr>
                <w:rFonts w:ascii="Calibri" w:eastAsia="Times New Roman" w:hAnsi="Calibri" w:cs="Calibr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Mentha arvensis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E7AB61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Eleocharis palustris</w:t>
            </w:r>
          </w:p>
        </w:tc>
        <w:tc>
          <w:tcPr>
            <w:tcW w:w="680" w:type="dxa"/>
            <w:tcBorders>
              <w:top w:val="nil"/>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nil"/>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lastRenderedPageBreak/>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Sidalcea</w:t>
            </w:r>
            <w:r w:rsidR="00F11875" w:rsidRPr="00F11875">
              <w:rPr>
                <w:rFonts w:ascii="Calibri" w:eastAsia="Times New Roman" w:hAnsi="Calibri" w:cs="Calibr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Festuca 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Salix 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F11875" w:rsidRDefault="00414079"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Asteraceae</w:t>
            </w:r>
            <w:r w:rsidR="00F11875" w:rsidRPr="00F11875">
              <w:rPr>
                <w:rFonts w:ascii="Calibri" w:eastAsia="Times New Roman" w:hAnsi="Calibri" w:cs="Calibri"/>
                <w:color w:val="000000"/>
              </w:rPr>
              <w:t xml:space="preserve"> 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Carex 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Galium 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F11875" w:rsidRDefault="00F11875" w:rsidP="00F11875">
            <w:pPr>
              <w:spacing w:after="0" w:line="240" w:lineRule="auto"/>
              <w:rPr>
                <w:rFonts w:ascii="Calibri" w:eastAsia="Times New Roman" w:hAnsi="Calibri" w:cs="Calibri"/>
                <w:color w:val="000000"/>
              </w:rPr>
            </w:pPr>
            <w:r w:rsidRPr="00F11875">
              <w:rPr>
                <w:rFonts w:ascii="Calibri" w:eastAsia="Times New Roman" w:hAnsi="Calibri" w:cs="Calibri"/>
                <w:color w:val="000000"/>
              </w:rPr>
              <w:t>Poaceae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3C5BB3B6"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del w:id="730" w:author="Stefanie Lane" w:date="2023-01-17T12:24:00Z">
        <w:r w:rsidR="00D361CA" w:rsidRPr="00D361CA" w:rsidDel="00D01521">
          <w:delText>Electornic</w:delText>
        </w:r>
      </w:del>
      <w:ins w:id="731" w:author="Stefanie Lane" w:date="2023-01-17T12:24:00Z">
        <w:r w:rsidR="00D01521" w:rsidRPr="00D361CA">
          <w:t>Electronic</w:t>
        </w:r>
      </w:ins>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Species found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DF085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63DE005" w14:textId="2BF6FB9F"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00462B87">
              <w:rPr>
                <w:rFonts w:ascii="Calibri" w:eastAsia="Times New Roman" w:hAnsi="Calibri" w:cs="Calibri"/>
                <w:i/>
                <w:iCs/>
                <w:color w:val="000000"/>
              </w:rPr>
              <w:t>arundinacea</w:t>
            </w:r>
          </w:p>
        </w:tc>
        <w:tc>
          <w:tcPr>
            <w:tcW w:w="3140" w:type="dxa"/>
            <w:tcBorders>
              <w:top w:val="nil"/>
              <w:left w:val="nil"/>
              <w:bottom w:val="single" w:sz="4" w:space="0" w:color="auto"/>
              <w:right w:val="nil"/>
            </w:tcBorders>
            <w:shd w:val="clear" w:color="auto" w:fill="auto"/>
            <w:noWrap/>
            <w:vAlign w:val="bottom"/>
            <w:hideMark/>
          </w:tcPr>
          <w:p w14:paraId="4EC7F10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76E293" w14:textId="3D1FBBB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132719"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132719" w:rsidRPr="00132719" w:rsidRDefault="00414079" w:rsidP="00132719">
            <w:pPr>
              <w:spacing w:after="0" w:line="240" w:lineRule="auto"/>
              <w:rPr>
                <w:rFonts w:ascii="Calibri" w:eastAsia="Times New Roman" w:hAnsi="Calibri" w:cs="Calibri"/>
                <w:i/>
                <w:iCs/>
              </w:rPr>
            </w:pPr>
            <w:r w:rsidRPr="00132719">
              <w:rPr>
                <w:rFonts w:ascii="Calibri" w:eastAsia="Times New Roman" w:hAnsi="Calibri" w:cs="Calibri"/>
                <w:i/>
                <w:iCs/>
              </w:rPr>
              <w:t>Lilaeopsis</w:t>
            </w:r>
            <w:r w:rsidR="00132719" w:rsidRPr="00132719">
              <w:rPr>
                <w:rFonts w:ascii="Calibri" w:eastAsia="Times New Roman" w:hAnsi="Calibri" w:cs="Calibri"/>
                <w:i/>
                <w:iCs/>
              </w:rPr>
              <w:t xml:space="preserve">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lastRenderedPageBreak/>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Mentha arvensis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F8A3B4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28AFB5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Mimulus guttatus</w:t>
            </w:r>
          </w:p>
        </w:tc>
        <w:tc>
          <w:tcPr>
            <w:tcW w:w="3140" w:type="dxa"/>
            <w:tcBorders>
              <w:top w:val="nil"/>
              <w:left w:val="nil"/>
              <w:bottom w:val="single" w:sz="4" w:space="0" w:color="auto"/>
              <w:right w:val="nil"/>
            </w:tcBorders>
            <w:shd w:val="clear" w:color="auto" w:fill="auto"/>
            <w:noWrap/>
            <w:vAlign w:val="bottom"/>
            <w:hideMark/>
          </w:tcPr>
          <w:p w14:paraId="58DA1E6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42CCA2B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Platanthera dilatata var dilatata</w:t>
            </w:r>
          </w:p>
        </w:tc>
        <w:tc>
          <w:tcPr>
            <w:tcW w:w="3140" w:type="dxa"/>
            <w:tcBorders>
              <w:top w:val="nil"/>
              <w:left w:val="nil"/>
              <w:bottom w:val="single" w:sz="4" w:space="0" w:color="auto"/>
              <w:right w:val="nil"/>
            </w:tcBorders>
            <w:shd w:val="clear" w:color="auto" w:fill="auto"/>
            <w:noWrap/>
            <w:vAlign w:val="bottom"/>
            <w:hideMark/>
          </w:tcPr>
          <w:p w14:paraId="1C5E603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132719" w:rsidRPr="00132719" w:rsidRDefault="00183D94"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w:t>
            </w:r>
            <w:r w:rsidR="00132719" w:rsidRPr="00132719">
              <w:rPr>
                <w:rFonts w:ascii="Calibri" w:eastAsia="Times New Roman" w:hAnsi="Calibri" w:cs="Calibri"/>
                <w:i/>
                <w:iCs/>
                <w:color w:val="000000"/>
              </w:rPr>
              <w:t xml:space="preserve">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722A91"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Trifolium </w:t>
            </w:r>
            <w:r w:rsidR="00183D94" w:rsidRPr="00132719">
              <w:rPr>
                <w:rFonts w:ascii="Calibri" w:eastAsia="Times New Roman" w:hAnsi="Calibri" w:cs="Calibri"/>
                <w:i/>
                <w:iCs/>
              </w:rPr>
              <w:t>wormskioldii</w:t>
            </w:r>
          </w:p>
        </w:tc>
        <w:tc>
          <w:tcPr>
            <w:tcW w:w="1720" w:type="dxa"/>
            <w:tcBorders>
              <w:top w:val="nil"/>
              <w:left w:val="nil"/>
              <w:bottom w:val="single" w:sz="4" w:space="0" w:color="auto"/>
              <w:right w:val="nil"/>
            </w:tcBorders>
            <w:shd w:val="clear" w:color="auto" w:fill="auto"/>
            <w:noWrap/>
            <w:vAlign w:val="bottom"/>
            <w:hideMark/>
          </w:tcPr>
          <w:p w14:paraId="5D2488F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377432" cy="3985895"/>
                    </a:xfrm>
                    <a:prstGeom prst="rect">
                      <a:avLst/>
                    </a:prstGeom>
                  </pic:spPr>
                </pic:pic>
              </a:graphicData>
            </a:graphic>
          </wp:inline>
        </w:drawing>
      </w:r>
    </w:p>
    <w:p w14:paraId="4A8781F5" w14:textId="4976839C" w:rsidR="009D2585" w:rsidRDefault="009D2585" w:rsidP="009D2585">
      <w:r>
        <w:rPr>
          <w:b/>
        </w:rPr>
        <w:t xml:space="preserve">Fig. S1 </w:t>
      </w:r>
      <w:r w:rsidRPr="003B2929">
        <w:t xml:space="preserve">Cluster analysis using Bray-Curtis distance measure shows similar trends of increasing </w:t>
      </w:r>
      <w:ins w:id="732" w:author="Stefanie Lane" w:date="2023-01-17T12:25:00Z">
        <w:r w:rsidR="00D01521">
          <w:t>homogeneity within assemblages</w:t>
        </w:r>
      </w:ins>
      <w:del w:id="733" w:author="Stefanie Lane" w:date="2023-01-17T12:25:00Z">
        <w:r w:rsidRPr="003B2929" w:rsidDel="00D01521">
          <w:delText>dissimilarity over time</w:delText>
        </w:r>
      </w:del>
      <w:r w:rsidRPr="003B2929">
        <w:t xml:space="preserve"> as when using Euclidean distance (</w:t>
      </w:r>
      <w:r>
        <w:t>Fig.</w:t>
      </w:r>
      <w:r w:rsidRPr="003B2929">
        <w:t xml:space="preserve"> 2) </w:t>
      </w:r>
    </w:p>
    <w:p w14:paraId="4B916454" w14:textId="77777777" w:rsidR="009D2585" w:rsidRDefault="009D2585" w:rsidP="009D2585">
      <w:pPr>
        <w:keepNext/>
        <w:jc w:val="center"/>
      </w:pPr>
      <w:r>
        <w:rPr>
          <w:noProof/>
        </w:rPr>
        <w:lastRenderedPageBreak/>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4AC2C02D"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ins w:id="734" w:author="Stefanie Lane" w:date="2023-01-17T12:25:00Z">
        <w:r w:rsidR="00D01521">
          <w:t>shows a more variable pattern of change</w:t>
        </w:r>
      </w:ins>
      <w:del w:id="735" w:author="Stefanie Lane" w:date="2023-01-17T12:25:00Z">
        <w:r w:rsidRPr="008029F2" w:rsidDel="00D01521">
          <w:delText>largely remains unchanged</w:delText>
        </w:r>
      </w:del>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Gary" w:date="2023-01-09T15:15:00Z" w:initials="G">
    <w:p w14:paraId="5BFC212D" w14:textId="02FB0BF0" w:rsidR="00014C3B" w:rsidRDefault="00014C3B">
      <w:pPr>
        <w:pStyle w:val="CommentText"/>
      </w:pPr>
      <w:r>
        <w:rPr>
          <w:rStyle w:val="CommentReference"/>
        </w:rPr>
        <w:annotationRef/>
      </w:r>
      <w:r>
        <w:t xml:space="preserve">Suggest replace “driving” with “associated with”. To me, “driving” refers more to causal processes. </w:t>
      </w:r>
    </w:p>
  </w:comment>
  <w:comment w:id="81" w:author="Gary" w:date="2023-01-08T18:24:00Z" w:initials="G">
    <w:p w14:paraId="038A908B" w14:textId="3C63FBC5" w:rsidR="00014C3B" w:rsidRDefault="00014C3B">
      <w:pPr>
        <w:pStyle w:val="CommentText"/>
      </w:pPr>
      <w:r>
        <w:rPr>
          <w:rStyle w:val="CommentReference"/>
        </w:rPr>
        <w:annotationRef/>
      </w:r>
      <w:r>
        <w:t>delete? Isn’t this the same as greater net loss?</w:t>
      </w:r>
    </w:p>
  </w:comment>
  <w:comment w:id="125" w:author="Martin, Tara (Forestry)" w:date="2023-01-10T10:05:00Z" w:initials="MT(">
    <w:p w14:paraId="175AF76F" w14:textId="0D87DDC5" w:rsidR="00014C3B" w:rsidRDefault="00014C3B">
      <w:pPr>
        <w:pStyle w:val="CommentText"/>
      </w:pPr>
      <w:r>
        <w:rPr>
          <w:rStyle w:val="CommentReference"/>
        </w:rPr>
        <w:annotationRef/>
      </w:r>
      <w:r>
        <w:t>Add citation</w:t>
      </w:r>
    </w:p>
  </w:comment>
  <w:comment w:id="161" w:author="Gary" w:date="2023-01-10T15:04:00Z" w:initials="G">
    <w:p w14:paraId="08B3D991" w14:textId="5F5183D6" w:rsidR="00014C3B" w:rsidRDefault="00014C3B">
      <w:pPr>
        <w:pStyle w:val="CommentText"/>
      </w:pPr>
      <w:r>
        <w:rPr>
          <w:rStyle w:val="CommentReference"/>
        </w:rPr>
        <w:annotationRef/>
      </w:r>
      <w:r>
        <w:t>from 1999-2019?</w:t>
      </w:r>
    </w:p>
  </w:comment>
  <w:comment w:id="168" w:author="Gary" w:date="2023-01-17T16:56:00Z" w:initials="G">
    <w:p w14:paraId="3A855E36" w14:textId="4DEF9663" w:rsidR="00265CEC" w:rsidRDefault="00265CEC">
      <w:pPr>
        <w:pStyle w:val="CommentText"/>
      </w:pPr>
      <w:r>
        <w:rPr>
          <w:rStyle w:val="CommentReference"/>
        </w:rPr>
        <w:annotationRef/>
      </w:r>
      <w:r>
        <w:t>Need to rephrase as Table S5 shows Mentha aquatica with mean cover class 0.4 in 1979</w:t>
      </w:r>
    </w:p>
  </w:comment>
  <w:comment w:id="683" w:author="Martin, Tara (Forestry)" w:date="2023-01-10T10:17:00Z" w:initials="MT(">
    <w:p w14:paraId="2D33E4E5" w14:textId="1B55F3B2" w:rsidR="00014C3B" w:rsidRDefault="00014C3B">
      <w:pPr>
        <w:pStyle w:val="CommentText"/>
      </w:pPr>
      <w:r>
        <w:rPr>
          <w:rStyle w:val="CommentReference"/>
        </w:rPr>
        <w:annotationRef/>
      </w:r>
      <w:r>
        <w:t xml:space="preserve">What does high mean here? High topography, high elevation?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FC212D" w15:done="0"/>
  <w15:commentEx w15:paraId="038A908B" w15:done="0"/>
  <w15:commentEx w15:paraId="175AF76F" w15:done="1"/>
  <w15:commentEx w15:paraId="08B3D991" w15:done="0"/>
  <w15:commentEx w15:paraId="3A855E36" w15:done="0"/>
  <w15:commentEx w15:paraId="2D33E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D2CB" w16cex:dateUtc="2022-09-06T21:08:00Z"/>
  <w16cex:commentExtensible w16cex:durableId="26C1D516" w16cex:dateUtc="2022-09-06T21:17:00Z"/>
  <w16cex:commentExtensible w16cex:durableId="26C1D3FB" w16cex:dateUtc="2022-09-06T21:13:00Z"/>
  <w16cex:commentExtensible w16cex:durableId="26C1D3E6" w16cex:dateUtc="2022-09-06T21:12:00Z"/>
  <w16cex:commentExtensible w16cex:durableId="26C1D41A" w16cex:dateUtc="2022-09-0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FC212D" w16cid:durableId="2766AE10"/>
  <w16cid:commentId w16cid:paraId="038A908B" w16cid:durableId="276588FB"/>
  <w16cid:commentId w16cid:paraId="175AF76F" w16cid:durableId="2767B6E0"/>
  <w16cid:commentId w16cid:paraId="08B3D991" w16cid:durableId="2767FD0B"/>
  <w16cid:commentId w16cid:paraId="3A855E36" w16cid:durableId="277151B7"/>
  <w16cid:commentId w16cid:paraId="2D33E4E5" w16cid:durableId="2767B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96980" w14:textId="77777777" w:rsidR="006C45D8" w:rsidRDefault="006C45D8" w:rsidP="00BF4E75">
      <w:pPr>
        <w:spacing w:after="0" w:line="240" w:lineRule="auto"/>
      </w:pPr>
      <w:r>
        <w:separator/>
      </w:r>
    </w:p>
  </w:endnote>
  <w:endnote w:type="continuationSeparator" w:id="0">
    <w:p w14:paraId="6BF1196F" w14:textId="77777777" w:rsidR="006C45D8" w:rsidRDefault="006C45D8" w:rsidP="00BF4E75">
      <w:pPr>
        <w:spacing w:after="0" w:line="240" w:lineRule="auto"/>
      </w:pPr>
      <w:r>
        <w:continuationSeparator/>
      </w:r>
    </w:p>
  </w:endnote>
  <w:endnote w:type="continuationNotice" w:id="1">
    <w:p w14:paraId="3C998281" w14:textId="77777777" w:rsidR="006C45D8" w:rsidRDefault="006C45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53224" w14:textId="77777777" w:rsidR="00014C3B" w:rsidRDefault="00014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96B67" w14:textId="77777777" w:rsidR="006C45D8" w:rsidRDefault="006C45D8" w:rsidP="00BF4E75">
      <w:pPr>
        <w:spacing w:after="0" w:line="240" w:lineRule="auto"/>
      </w:pPr>
      <w:r>
        <w:separator/>
      </w:r>
    </w:p>
  </w:footnote>
  <w:footnote w:type="continuationSeparator" w:id="0">
    <w:p w14:paraId="34D023BA" w14:textId="77777777" w:rsidR="006C45D8" w:rsidRDefault="006C45D8" w:rsidP="00BF4E75">
      <w:pPr>
        <w:spacing w:after="0" w:line="240" w:lineRule="auto"/>
      </w:pPr>
      <w:r>
        <w:continuationSeparator/>
      </w:r>
    </w:p>
  </w:footnote>
  <w:footnote w:type="continuationNotice" w:id="1">
    <w:p w14:paraId="42D6DB5C" w14:textId="77777777" w:rsidR="006C45D8" w:rsidRDefault="006C45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7DA2D004" w:rsidR="00014C3B" w:rsidRDefault="00014C3B">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014C3B" w:rsidRDefault="00014C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E015959" w:rsidR="00014C3B" w:rsidRDefault="00014C3B">
        <w:pPr>
          <w:pStyle w:val="Header"/>
          <w:jc w:val="right"/>
        </w:pPr>
        <w:r>
          <w:t xml:space="preserve">Lane et al., 2022.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014C3B" w:rsidRDefault="00014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8"/>
  </w:num>
  <w:num w:numId="3">
    <w:abstractNumId w:val="15"/>
  </w:num>
  <w:num w:numId="4">
    <w:abstractNumId w:val="21"/>
  </w:num>
  <w:num w:numId="5">
    <w:abstractNumId w:val="38"/>
  </w:num>
  <w:num w:numId="6">
    <w:abstractNumId w:val="34"/>
  </w:num>
  <w:num w:numId="7">
    <w:abstractNumId w:val="12"/>
  </w:num>
  <w:num w:numId="8">
    <w:abstractNumId w:val="11"/>
  </w:num>
  <w:num w:numId="9">
    <w:abstractNumId w:val="24"/>
  </w:num>
  <w:num w:numId="10">
    <w:abstractNumId w:val="2"/>
  </w:num>
  <w:num w:numId="11">
    <w:abstractNumId w:val="1"/>
  </w:num>
  <w:num w:numId="12">
    <w:abstractNumId w:val="3"/>
  </w:num>
  <w:num w:numId="13">
    <w:abstractNumId w:val="14"/>
  </w:num>
  <w:num w:numId="14">
    <w:abstractNumId w:val="26"/>
  </w:num>
  <w:num w:numId="15">
    <w:abstractNumId w:val="10"/>
  </w:num>
  <w:num w:numId="16">
    <w:abstractNumId w:val="18"/>
  </w:num>
  <w:num w:numId="17">
    <w:abstractNumId w:val="27"/>
  </w:num>
  <w:num w:numId="18">
    <w:abstractNumId w:val="22"/>
  </w:num>
  <w:num w:numId="19">
    <w:abstractNumId w:val="13"/>
  </w:num>
  <w:num w:numId="20">
    <w:abstractNumId w:val="17"/>
  </w:num>
  <w:num w:numId="21">
    <w:abstractNumId w:val="37"/>
  </w:num>
  <w:num w:numId="22">
    <w:abstractNumId w:val="40"/>
  </w:num>
  <w:num w:numId="23">
    <w:abstractNumId w:val="35"/>
  </w:num>
  <w:num w:numId="24">
    <w:abstractNumId w:val="4"/>
  </w:num>
  <w:num w:numId="25">
    <w:abstractNumId w:val="6"/>
  </w:num>
  <w:num w:numId="26">
    <w:abstractNumId w:val="33"/>
  </w:num>
  <w:num w:numId="27">
    <w:abstractNumId w:val="31"/>
  </w:num>
  <w:num w:numId="28">
    <w:abstractNumId w:val="42"/>
  </w:num>
  <w:num w:numId="29">
    <w:abstractNumId w:val="5"/>
  </w:num>
  <w:num w:numId="30">
    <w:abstractNumId w:val="30"/>
  </w:num>
  <w:num w:numId="31">
    <w:abstractNumId w:val="28"/>
  </w:num>
  <w:num w:numId="32">
    <w:abstractNumId w:val="32"/>
  </w:num>
  <w:num w:numId="33">
    <w:abstractNumId w:val="7"/>
  </w:num>
  <w:num w:numId="34">
    <w:abstractNumId w:val="0"/>
  </w:num>
  <w:num w:numId="35">
    <w:abstractNumId w:val="20"/>
  </w:num>
  <w:num w:numId="36">
    <w:abstractNumId w:val="9"/>
  </w:num>
  <w:num w:numId="37">
    <w:abstractNumId w:val="16"/>
  </w:num>
  <w:num w:numId="38">
    <w:abstractNumId w:val="36"/>
  </w:num>
  <w:num w:numId="39">
    <w:abstractNumId w:val="29"/>
  </w:num>
  <w:num w:numId="40">
    <w:abstractNumId w:val="39"/>
  </w:num>
  <w:num w:numId="41">
    <w:abstractNumId w:val="41"/>
  </w:num>
  <w:num w:numId="42">
    <w:abstractNumId w:val="23"/>
  </w:num>
  <w:num w:numId="4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w15:presenceInfo w15:providerId="None" w15:userId="Gary"/>
  </w15:person>
  <w15:person w15:author="Martin, Tara (Forestry)">
    <w15:presenceInfo w15:providerId="AD" w15:userId="S-1-5-21-3458574638-2780845101-4193349012-41469"/>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20A6"/>
    <w:rsid w:val="000028FD"/>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638"/>
    <w:rsid w:val="00066EFD"/>
    <w:rsid w:val="00067159"/>
    <w:rsid w:val="000678E1"/>
    <w:rsid w:val="000700CF"/>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A179C"/>
    <w:rsid w:val="000A283C"/>
    <w:rsid w:val="000A2ECF"/>
    <w:rsid w:val="000A3AB7"/>
    <w:rsid w:val="000A3E15"/>
    <w:rsid w:val="000A3E1A"/>
    <w:rsid w:val="000A497A"/>
    <w:rsid w:val="000A4A50"/>
    <w:rsid w:val="000A57D0"/>
    <w:rsid w:val="000A6492"/>
    <w:rsid w:val="000A7784"/>
    <w:rsid w:val="000A7824"/>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57FF"/>
    <w:rsid w:val="000D7921"/>
    <w:rsid w:val="000E0AA0"/>
    <w:rsid w:val="000E1309"/>
    <w:rsid w:val="000E1C8D"/>
    <w:rsid w:val="000E2011"/>
    <w:rsid w:val="000E32F2"/>
    <w:rsid w:val="000E45C4"/>
    <w:rsid w:val="000E4F24"/>
    <w:rsid w:val="000E4F3A"/>
    <w:rsid w:val="000E5484"/>
    <w:rsid w:val="000E5B61"/>
    <w:rsid w:val="000E643E"/>
    <w:rsid w:val="000E6E42"/>
    <w:rsid w:val="000E729E"/>
    <w:rsid w:val="000E7352"/>
    <w:rsid w:val="000E7AE9"/>
    <w:rsid w:val="000F08CD"/>
    <w:rsid w:val="000F0F9A"/>
    <w:rsid w:val="000F0FB8"/>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F95"/>
    <w:rsid w:val="001042B3"/>
    <w:rsid w:val="00104466"/>
    <w:rsid w:val="001045B0"/>
    <w:rsid w:val="001062CB"/>
    <w:rsid w:val="001105CB"/>
    <w:rsid w:val="00110DE4"/>
    <w:rsid w:val="00111023"/>
    <w:rsid w:val="001121E1"/>
    <w:rsid w:val="00112B78"/>
    <w:rsid w:val="00113427"/>
    <w:rsid w:val="00114665"/>
    <w:rsid w:val="001148CD"/>
    <w:rsid w:val="001148DE"/>
    <w:rsid w:val="00114E8B"/>
    <w:rsid w:val="00114EB3"/>
    <w:rsid w:val="00115FDC"/>
    <w:rsid w:val="00116D28"/>
    <w:rsid w:val="00116F1A"/>
    <w:rsid w:val="00120429"/>
    <w:rsid w:val="0012104D"/>
    <w:rsid w:val="00121419"/>
    <w:rsid w:val="00122537"/>
    <w:rsid w:val="00122884"/>
    <w:rsid w:val="00124273"/>
    <w:rsid w:val="00124BDB"/>
    <w:rsid w:val="00124F9C"/>
    <w:rsid w:val="001262D0"/>
    <w:rsid w:val="00126416"/>
    <w:rsid w:val="00126A23"/>
    <w:rsid w:val="00127FC1"/>
    <w:rsid w:val="00130227"/>
    <w:rsid w:val="001307AD"/>
    <w:rsid w:val="00130DE3"/>
    <w:rsid w:val="001326DF"/>
    <w:rsid w:val="00132719"/>
    <w:rsid w:val="00132E6A"/>
    <w:rsid w:val="00132E99"/>
    <w:rsid w:val="00133550"/>
    <w:rsid w:val="0013437B"/>
    <w:rsid w:val="00135A6C"/>
    <w:rsid w:val="001369F0"/>
    <w:rsid w:val="00137AA7"/>
    <w:rsid w:val="00137DE2"/>
    <w:rsid w:val="001401E6"/>
    <w:rsid w:val="00140BDF"/>
    <w:rsid w:val="001410CD"/>
    <w:rsid w:val="0014157A"/>
    <w:rsid w:val="00141FDA"/>
    <w:rsid w:val="00142404"/>
    <w:rsid w:val="00142945"/>
    <w:rsid w:val="001429F4"/>
    <w:rsid w:val="0014430F"/>
    <w:rsid w:val="00145842"/>
    <w:rsid w:val="00147878"/>
    <w:rsid w:val="001504D2"/>
    <w:rsid w:val="00151992"/>
    <w:rsid w:val="00153D83"/>
    <w:rsid w:val="0015412F"/>
    <w:rsid w:val="0015482B"/>
    <w:rsid w:val="00154B30"/>
    <w:rsid w:val="0015525B"/>
    <w:rsid w:val="001552E4"/>
    <w:rsid w:val="0015552F"/>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B51"/>
    <w:rsid w:val="001646E3"/>
    <w:rsid w:val="00165333"/>
    <w:rsid w:val="0016567D"/>
    <w:rsid w:val="001656ED"/>
    <w:rsid w:val="00165997"/>
    <w:rsid w:val="00165AD4"/>
    <w:rsid w:val="00165DCB"/>
    <w:rsid w:val="00170E03"/>
    <w:rsid w:val="00171408"/>
    <w:rsid w:val="0017156E"/>
    <w:rsid w:val="00173A95"/>
    <w:rsid w:val="00175845"/>
    <w:rsid w:val="00175D27"/>
    <w:rsid w:val="001760FB"/>
    <w:rsid w:val="00176325"/>
    <w:rsid w:val="0017705E"/>
    <w:rsid w:val="00177A8E"/>
    <w:rsid w:val="00177E71"/>
    <w:rsid w:val="00177F29"/>
    <w:rsid w:val="00180C15"/>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EA1"/>
    <w:rsid w:val="001A74A2"/>
    <w:rsid w:val="001B0737"/>
    <w:rsid w:val="001B0904"/>
    <w:rsid w:val="001B103D"/>
    <w:rsid w:val="001B122A"/>
    <w:rsid w:val="001B1861"/>
    <w:rsid w:val="001B3F90"/>
    <w:rsid w:val="001B46DC"/>
    <w:rsid w:val="001B70A0"/>
    <w:rsid w:val="001B77EA"/>
    <w:rsid w:val="001B7EC2"/>
    <w:rsid w:val="001C0365"/>
    <w:rsid w:val="001C04D5"/>
    <w:rsid w:val="001C22FB"/>
    <w:rsid w:val="001C2799"/>
    <w:rsid w:val="001C2E6E"/>
    <w:rsid w:val="001C33F4"/>
    <w:rsid w:val="001C4110"/>
    <w:rsid w:val="001C4C35"/>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A8C"/>
    <w:rsid w:val="001E5D06"/>
    <w:rsid w:val="001E6553"/>
    <w:rsid w:val="001E759C"/>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A34"/>
    <w:rsid w:val="002346AE"/>
    <w:rsid w:val="002355AC"/>
    <w:rsid w:val="00235C27"/>
    <w:rsid w:val="00236A5C"/>
    <w:rsid w:val="0023791D"/>
    <w:rsid w:val="00240EFF"/>
    <w:rsid w:val="0024165F"/>
    <w:rsid w:val="0024166F"/>
    <w:rsid w:val="0024173A"/>
    <w:rsid w:val="00241A51"/>
    <w:rsid w:val="00241ED3"/>
    <w:rsid w:val="0024305C"/>
    <w:rsid w:val="002445D1"/>
    <w:rsid w:val="0024557E"/>
    <w:rsid w:val="00245C13"/>
    <w:rsid w:val="00245C4A"/>
    <w:rsid w:val="0024702D"/>
    <w:rsid w:val="002501CE"/>
    <w:rsid w:val="00250355"/>
    <w:rsid w:val="002505BD"/>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EE0"/>
    <w:rsid w:val="00260E9B"/>
    <w:rsid w:val="0026100C"/>
    <w:rsid w:val="002613DE"/>
    <w:rsid w:val="00262172"/>
    <w:rsid w:val="00262B24"/>
    <w:rsid w:val="0026386E"/>
    <w:rsid w:val="0026387D"/>
    <w:rsid w:val="0026405A"/>
    <w:rsid w:val="00264104"/>
    <w:rsid w:val="002647A9"/>
    <w:rsid w:val="0026490B"/>
    <w:rsid w:val="00265339"/>
    <w:rsid w:val="00265374"/>
    <w:rsid w:val="00265CEC"/>
    <w:rsid w:val="00266237"/>
    <w:rsid w:val="0026711C"/>
    <w:rsid w:val="0026723A"/>
    <w:rsid w:val="00270100"/>
    <w:rsid w:val="0027015A"/>
    <w:rsid w:val="002719F7"/>
    <w:rsid w:val="00271F10"/>
    <w:rsid w:val="0027229B"/>
    <w:rsid w:val="0027315E"/>
    <w:rsid w:val="00274100"/>
    <w:rsid w:val="002753AC"/>
    <w:rsid w:val="00276B00"/>
    <w:rsid w:val="00277767"/>
    <w:rsid w:val="00277DF8"/>
    <w:rsid w:val="002807D2"/>
    <w:rsid w:val="0028101F"/>
    <w:rsid w:val="00281198"/>
    <w:rsid w:val="00281A74"/>
    <w:rsid w:val="00281B1F"/>
    <w:rsid w:val="00281B21"/>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FFA"/>
    <w:rsid w:val="002C55D8"/>
    <w:rsid w:val="002C6819"/>
    <w:rsid w:val="002C7961"/>
    <w:rsid w:val="002D0061"/>
    <w:rsid w:val="002D0C63"/>
    <w:rsid w:val="002D186B"/>
    <w:rsid w:val="002D28F3"/>
    <w:rsid w:val="002D3D31"/>
    <w:rsid w:val="002D465C"/>
    <w:rsid w:val="002D4941"/>
    <w:rsid w:val="002D498A"/>
    <w:rsid w:val="002D5588"/>
    <w:rsid w:val="002D5D96"/>
    <w:rsid w:val="002D6004"/>
    <w:rsid w:val="002D603D"/>
    <w:rsid w:val="002D6550"/>
    <w:rsid w:val="002D727E"/>
    <w:rsid w:val="002D7F1C"/>
    <w:rsid w:val="002E0274"/>
    <w:rsid w:val="002E02B0"/>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421"/>
    <w:rsid w:val="002F1902"/>
    <w:rsid w:val="002F27E1"/>
    <w:rsid w:val="002F2AE6"/>
    <w:rsid w:val="002F31C1"/>
    <w:rsid w:val="002F3708"/>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676"/>
    <w:rsid w:val="0030673F"/>
    <w:rsid w:val="003069B8"/>
    <w:rsid w:val="00306F95"/>
    <w:rsid w:val="00307412"/>
    <w:rsid w:val="00307FEB"/>
    <w:rsid w:val="00310235"/>
    <w:rsid w:val="00310388"/>
    <w:rsid w:val="00311779"/>
    <w:rsid w:val="00311A63"/>
    <w:rsid w:val="00311DF5"/>
    <w:rsid w:val="003124A1"/>
    <w:rsid w:val="0031439A"/>
    <w:rsid w:val="00314D54"/>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2C68"/>
    <w:rsid w:val="00332EF5"/>
    <w:rsid w:val="00333323"/>
    <w:rsid w:val="00334ABA"/>
    <w:rsid w:val="00335529"/>
    <w:rsid w:val="00335EA8"/>
    <w:rsid w:val="00336630"/>
    <w:rsid w:val="0033682E"/>
    <w:rsid w:val="00336C31"/>
    <w:rsid w:val="00336FE4"/>
    <w:rsid w:val="00340BB0"/>
    <w:rsid w:val="00340BED"/>
    <w:rsid w:val="00340ED7"/>
    <w:rsid w:val="00341A26"/>
    <w:rsid w:val="00341EBD"/>
    <w:rsid w:val="00342ABF"/>
    <w:rsid w:val="003436E0"/>
    <w:rsid w:val="00343A98"/>
    <w:rsid w:val="00344CC9"/>
    <w:rsid w:val="003452F6"/>
    <w:rsid w:val="00345DE4"/>
    <w:rsid w:val="00346135"/>
    <w:rsid w:val="00350D7F"/>
    <w:rsid w:val="00351298"/>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C7B"/>
    <w:rsid w:val="003D5043"/>
    <w:rsid w:val="003D5257"/>
    <w:rsid w:val="003D7780"/>
    <w:rsid w:val="003E057F"/>
    <w:rsid w:val="003E0877"/>
    <w:rsid w:val="003E1207"/>
    <w:rsid w:val="003E322E"/>
    <w:rsid w:val="003E38B1"/>
    <w:rsid w:val="003E3BE9"/>
    <w:rsid w:val="003E42DD"/>
    <w:rsid w:val="003E48D9"/>
    <w:rsid w:val="003E5380"/>
    <w:rsid w:val="003E5928"/>
    <w:rsid w:val="003E5EE4"/>
    <w:rsid w:val="003E6D9C"/>
    <w:rsid w:val="003E73BD"/>
    <w:rsid w:val="003E77DE"/>
    <w:rsid w:val="003E7D1B"/>
    <w:rsid w:val="003E7D76"/>
    <w:rsid w:val="003F0CC5"/>
    <w:rsid w:val="003F0DE8"/>
    <w:rsid w:val="003F19D8"/>
    <w:rsid w:val="003F241A"/>
    <w:rsid w:val="003F2561"/>
    <w:rsid w:val="003F3DA8"/>
    <w:rsid w:val="003F3E2D"/>
    <w:rsid w:val="003F3F7D"/>
    <w:rsid w:val="003F4603"/>
    <w:rsid w:val="003F46BE"/>
    <w:rsid w:val="003F479F"/>
    <w:rsid w:val="003F5BE9"/>
    <w:rsid w:val="00401CF6"/>
    <w:rsid w:val="00403637"/>
    <w:rsid w:val="00403789"/>
    <w:rsid w:val="0040424A"/>
    <w:rsid w:val="00404C66"/>
    <w:rsid w:val="00404CFC"/>
    <w:rsid w:val="00405320"/>
    <w:rsid w:val="0040538A"/>
    <w:rsid w:val="00405FBE"/>
    <w:rsid w:val="004074EB"/>
    <w:rsid w:val="00410567"/>
    <w:rsid w:val="00412BC8"/>
    <w:rsid w:val="00414079"/>
    <w:rsid w:val="0041482D"/>
    <w:rsid w:val="00415113"/>
    <w:rsid w:val="00415786"/>
    <w:rsid w:val="00417186"/>
    <w:rsid w:val="00417CFC"/>
    <w:rsid w:val="004201F0"/>
    <w:rsid w:val="004209CF"/>
    <w:rsid w:val="004215E5"/>
    <w:rsid w:val="0042175C"/>
    <w:rsid w:val="00421CA1"/>
    <w:rsid w:val="004230F9"/>
    <w:rsid w:val="004243E3"/>
    <w:rsid w:val="004250FF"/>
    <w:rsid w:val="004269BE"/>
    <w:rsid w:val="00427EC4"/>
    <w:rsid w:val="004306D0"/>
    <w:rsid w:val="00431393"/>
    <w:rsid w:val="004313B8"/>
    <w:rsid w:val="00431B5B"/>
    <w:rsid w:val="0043332E"/>
    <w:rsid w:val="0043333B"/>
    <w:rsid w:val="00433C77"/>
    <w:rsid w:val="00434A28"/>
    <w:rsid w:val="00434C56"/>
    <w:rsid w:val="00434F98"/>
    <w:rsid w:val="004351B5"/>
    <w:rsid w:val="00435B0E"/>
    <w:rsid w:val="00436959"/>
    <w:rsid w:val="00436FFB"/>
    <w:rsid w:val="00437EB0"/>
    <w:rsid w:val="00441CBB"/>
    <w:rsid w:val="00443FA2"/>
    <w:rsid w:val="004440E6"/>
    <w:rsid w:val="00444F7F"/>
    <w:rsid w:val="0044529D"/>
    <w:rsid w:val="00446B55"/>
    <w:rsid w:val="00447198"/>
    <w:rsid w:val="00447259"/>
    <w:rsid w:val="00447764"/>
    <w:rsid w:val="004506A9"/>
    <w:rsid w:val="00450EEF"/>
    <w:rsid w:val="004517BA"/>
    <w:rsid w:val="00451D10"/>
    <w:rsid w:val="00452942"/>
    <w:rsid w:val="00453072"/>
    <w:rsid w:val="00453ACC"/>
    <w:rsid w:val="00454781"/>
    <w:rsid w:val="004567B5"/>
    <w:rsid w:val="00456B4F"/>
    <w:rsid w:val="0045765D"/>
    <w:rsid w:val="00457D2C"/>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6B4"/>
    <w:rsid w:val="004A4987"/>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1992"/>
    <w:rsid w:val="004C3383"/>
    <w:rsid w:val="004C3D45"/>
    <w:rsid w:val="004C46A4"/>
    <w:rsid w:val="004C58D7"/>
    <w:rsid w:val="004C5AEE"/>
    <w:rsid w:val="004C6C15"/>
    <w:rsid w:val="004C75E2"/>
    <w:rsid w:val="004C7DF9"/>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4CB3"/>
    <w:rsid w:val="00504E47"/>
    <w:rsid w:val="00505257"/>
    <w:rsid w:val="005057F7"/>
    <w:rsid w:val="00506E75"/>
    <w:rsid w:val="005105F8"/>
    <w:rsid w:val="00511F46"/>
    <w:rsid w:val="005138C0"/>
    <w:rsid w:val="00513926"/>
    <w:rsid w:val="00514DA9"/>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14CF"/>
    <w:rsid w:val="005317D4"/>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BD4"/>
    <w:rsid w:val="00561B5B"/>
    <w:rsid w:val="00561EB0"/>
    <w:rsid w:val="00562266"/>
    <w:rsid w:val="005622C3"/>
    <w:rsid w:val="005624D1"/>
    <w:rsid w:val="00563294"/>
    <w:rsid w:val="00563755"/>
    <w:rsid w:val="00563A63"/>
    <w:rsid w:val="00564330"/>
    <w:rsid w:val="00564B1B"/>
    <w:rsid w:val="00565D1D"/>
    <w:rsid w:val="00566C69"/>
    <w:rsid w:val="00567277"/>
    <w:rsid w:val="005709DE"/>
    <w:rsid w:val="00571772"/>
    <w:rsid w:val="005726B7"/>
    <w:rsid w:val="00572AAF"/>
    <w:rsid w:val="005741BB"/>
    <w:rsid w:val="005744F3"/>
    <w:rsid w:val="00576443"/>
    <w:rsid w:val="005775E0"/>
    <w:rsid w:val="005776B5"/>
    <w:rsid w:val="0058125F"/>
    <w:rsid w:val="0058243F"/>
    <w:rsid w:val="005825A8"/>
    <w:rsid w:val="00582A2B"/>
    <w:rsid w:val="00582D1C"/>
    <w:rsid w:val="0058339D"/>
    <w:rsid w:val="0058369D"/>
    <w:rsid w:val="0058398E"/>
    <w:rsid w:val="00584559"/>
    <w:rsid w:val="00585782"/>
    <w:rsid w:val="0058652A"/>
    <w:rsid w:val="005865AB"/>
    <w:rsid w:val="00586761"/>
    <w:rsid w:val="005867A4"/>
    <w:rsid w:val="00586B0D"/>
    <w:rsid w:val="00587A56"/>
    <w:rsid w:val="005900DC"/>
    <w:rsid w:val="00591510"/>
    <w:rsid w:val="0059170F"/>
    <w:rsid w:val="00591C26"/>
    <w:rsid w:val="00592970"/>
    <w:rsid w:val="00592A8A"/>
    <w:rsid w:val="00592B7A"/>
    <w:rsid w:val="00592C5E"/>
    <w:rsid w:val="00595372"/>
    <w:rsid w:val="00595899"/>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F7B"/>
    <w:rsid w:val="005B73D6"/>
    <w:rsid w:val="005C05E1"/>
    <w:rsid w:val="005C0700"/>
    <w:rsid w:val="005C10A8"/>
    <w:rsid w:val="005C1666"/>
    <w:rsid w:val="005C168D"/>
    <w:rsid w:val="005C1DBD"/>
    <w:rsid w:val="005C2E6D"/>
    <w:rsid w:val="005C36C7"/>
    <w:rsid w:val="005C36D9"/>
    <w:rsid w:val="005C3E4E"/>
    <w:rsid w:val="005C67FA"/>
    <w:rsid w:val="005C7E26"/>
    <w:rsid w:val="005D0F1A"/>
    <w:rsid w:val="005D2289"/>
    <w:rsid w:val="005D3606"/>
    <w:rsid w:val="005D42F4"/>
    <w:rsid w:val="005D4914"/>
    <w:rsid w:val="005D4D22"/>
    <w:rsid w:val="005D604F"/>
    <w:rsid w:val="005D63D3"/>
    <w:rsid w:val="005D71DC"/>
    <w:rsid w:val="005D7840"/>
    <w:rsid w:val="005E086E"/>
    <w:rsid w:val="005E1406"/>
    <w:rsid w:val="005E1C14"/>
    <w:rsid w:val="005E3171"/>
    <w:rsid w:val="005E3503"/>
    <w:rsid w:val="005E4258"/>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F8D"/>
    <w:rsid w:val="005F44EE"/>
    <w:rsid w:val="005F50D8"/>
    <w:rsid w:val="005F530C"/>
    <w:rsid w:val="005F5A8B"/>
    <w:rsid w:val="005F62FF"/>
    <w:rsid w:val="005F6F03"/>
    <w:rsid w:val="005F7BFA"/>
    <w:rsid w:val="005F7C5D"/>
    <w:rsid w:val="00601380"/>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DBC"/>
    <w:rsid w:val="006144D9"/>
    <w:rsid w:val="006146EA"/>
    <w:rsid w:val="00614712"/>
    <w:rsid w:val="00614FDC"/>
    <w:rsid w:val="00615121"/>
    <w:rsid w:val="00615601"/>
    <w:rsid w:val="00615617"/>
    <w:rsid w:val="00615FBC"/>
    <w:rsid w:val="00616D04"/>
    <w:rsid w:val="0062006A"/>
    <w:rsid w:val="006202C7"/>
    <w:rsid w:val="00621AD0"/>
    <w:rsid w:val="006227CC"/>
    <w:rsid w:val="006228AE"/>
    <w:rsid w:val="006229F7"/>
    <w:rsid w:val="00623488"/>
    <w:rsid w:val="006236E0"/>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5972"/>
    <w:rsid w:val="00645BA0"/>
    <w:rsid w:val="00646478"/>
    <w:rsid w:val="006509EF"/>
    <w:rsid w:val="0065175A"/>
    <w:rsid w:val="0065237F"/>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777E"/>
    <w:rsid w:val="0067071B"/>
    <w:rsid w:val="00670D47"/>
    <w:rsid w:val="00671503"/>
    <w:rsid w:val="00672105"/>
    <w:rsid w:val="00672132"/>
    <w:rsid w:val="00672AF5"/>
    <w:rsid w:val="00673842"/>
    <w:rsid w:val="00673CF3"/>
    <w:rsid w:val="006742F3"/>
    <w:rsid w:val="006753B2"/>
    <w:rsid w:val="00675DE4"/>
    <w:rsid w:val="00675F92"/>
    <w:rsid w:val="00676817"/>
    <w:rsid w:val="006779DC"/>
    <w:rsid w:val="00677BE0"/>
    <w:rsid w:val="00680610"/>
    <w:rsid w:val="006822AD"/>
    <w:rsid w:val="00682510"/>
    <w:rsid w:val="006825FE"/>
    <w:rsid w:val="00682835"/>
    <w:rsid w:val="00682F61"/>
    <w:rsid w:val="00682FC6"/>
    <w:rsid w:val="00683B73"/>
    <w:rsid w:val="00684212"/>
    <w:rsid w:val="0068421F"/>
    <w:rsid w:val="00686E15"/>
    <w:rsid w:val="006875E7"/>
    <w:rsid w:val="0068789A"/>
    <w:rsid w:val="00687A8E"/>
    <w:rsid w:val="00687F56"/>
    <w:rsid w:val="00690F8B"/>
    <w:rsid w:val="00691F2A"/>
    <w:rsid w:val="0069287A"/>
    <w:rsid w:val="00693FAC"/>
    <w:rsid w:val="006941AD"/>
    <w:rsid w:val="006943BC"/>
    <w:rsid w:val="00694C2C"/>
    <w:rsid w:val="00694E8A"/>
    <w:rsid w:val="00695A7B"/>
    <w:rsid w:val="006A03F4"/>
    <w:rsid w:val="006A05B2"/>
    <w:rsid w:val="006A113D"/>
    <w:rsid w:val="006A1D56"/>
    <w:rsid w:val="006A2027"/>
    <w:rsid w:val="006A23F5"/>
    <w:rsid w:val="006A3A46"/>
    <w:rsid w:val="006A6238"/>
    <w:rsid w:val="006A6D6A"/>
    <w:rsid w:val="006A7EBD"/>
    <w:rsid w:val="006B0258"/>
    <w:rsid w:val="006B280C"/>
    <w:rsid w:val="006B4B1A"/>
    <w:rsid w:val="006B4D7D"/>
    <w:rsid w:val="006B67B7"/>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7A0C"/>
    <w:rsid w:val="006D7D53"/>
    <w:rsid w:val="006E07BF"/>
    <w:rsid w:val="006E0F29"/>
    <w:rsid w:val="006E12A0"/>
    <w:rsid w:val="006E1EEE"/>
    <w:rsid w:val="006E2769"/>
    <w:rsid w:val="006E3CE2"/>
    <w:rsid w:val="006E431C"/>
    <w:rsid w:val="006E4746"/>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257D"/>
    <w:rsid w:val="00713666"/>
    <w:rsid w:val="00713AA8"/>
    <w:rsid w:val="00714DA7"/>
    <w:rsid w:val="007150E2"/>
    <w:rsid w:val="00715E10"/>
    <w:rsid w:val="00716B73"/>
    <w:rsid w:val="00716C72"/>
    <w:rsid w:val="00717599"/>
    <w:rsid w:val="00717925"/>
    <w:rsid w:val="00717B42"/>
    <w:rsid w:val="00717F79"/>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50F"/>
    <w:rsid w:val="0074167B"/>
    <w:rsid w:val="00742ECA"/>
    <w:rsid w:val="00742F8E"/>
    <w:rsid w:val="007438F6"/>
    <w:rsid w:val="00743C5F"/>
    <w:rsid w:val="00744FD6"/>
    <w:rsid w:val="0074639E"/>
    <w:rsid w:val="00746A34"/>
    <w:rsid w:val="00746ACC"/>
    <w:rsid w:val="007502B6"/>
    <w:rsid w:val="007503F0"/>
    <w:rsid w:val="00750658"/>
    <w:rsid w:val="00750723"/>
    <w:rsid w:val="00750F10"/>
    <w:rsid w:val="0075178D"/>
    <w:rsid w:val="00751C22"/>
    <w:rsid w:val="00751D86"/>
    <w:rsid w:val="00752CEE"/>
    <w:rsid w:val="0075327A"/>
    <w:rsid w:val="00754CEC"/>
    <w:rsid w:val="00755FA7"/>
    <w:rsid w:val="00756082"/>
    <w:rsid w:val="007560EB"/>
    <w:rsid w:val="007604A5"/>
    <w:rsid w:val="007613DB"/>
    <w:rsid w:val="00761764"/>
    <w:rsid w:val="00762609"/>
    <w:rsid w:val="00762AB0"/>
    <w:rsid w:val="007635AF"/>
    <w:rsid w:val="007641CD"/>
    <w:rsid w:val="00764D94"/>
    <w:rsid w:val="00765E49"/>
    <w:rsid w:val="00766A27"/>
    <w:rsid w:val="00766A9C"/>
    <w:rsid w:val="00767D63"/>
    <w:rsid w:val="007700F0"/>
    <w:rsid w:val="00770D39"/>
    <w:rsid w:val="0077186C"/>
    <w:rsid w:val="00771950"/>
    <w:rsid w:val="00771C50"/>
    <w:rsid w:val="007720EE"/>
    <w:rsid w:val="00772D17"/>
    <w:rsid w:val="00773068"/>
    <w:rsid w:val="00774A3D"/>
    <w:rsid w:val="00774F7E"/>
    <w:rsid w:val="0077580C"/>
    <w:rsid w:val="00775E14"/>
    <w:rsid w:val="0077726A"/>
    <w:rsid w:val="00777525"/>
    <w:rsid w:val="00780854"/>
    <w:rsid w:val="00780EFE"/>
    <w:rsid w:val="00781C35"/>
    <w:rsid w:val="0078247C"/>
    <w:rsid w:val="00782975"/>
    <w:rsid w:val="00782F3F"/>
    <w:rsid w:val="007853EC"/>
    <w:rsid w:val="00785A55"/>
    <w:rsid w:val="007860F0"/>
    <w:rsid w:val="00786304"/>
    <w:rsid w:val="007864C0"/>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463"/>
    <w:rsid w:val="007A295B"/>
    <w:rsid w:val="007A3D34"/>
    <w:rsid w:val="007A43B5"/>
    <w:rsid w:val="007A5898"/>
    <w:rsid w:val="007A5AD4"/>
    <w:rsid w:val="007A5BBC"/>
    <w:rsid w:val="007A5BC9"/>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36CA"/>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801A98"/>
    <w:rsid w:val="008029F2"/>
    <w:rsid w:val="00803152"/>
    <w:rsid w:val="00803E36"/>
    <w:rsid w:val="00804535"/>
    <w:rsid w:val="00804ABF"/>
    <w:rsid w:val="0080524E"/>
    <w:rsid w:val="00807ABB"/>
    <w:rsid w:val="0081006F"/>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CE5"/>
    <w:rsid w:val="00824093"/>
    <w:rsid w:val="008246B7"/>
    <w:rsid w:val="00825048"/>
    <w:rsid w:val="0082558B"/>
    <w:rsid w:val="00826980"/>
    <w:rsid w:val="00827754"/>
    <w:rsid w:val="008278AB"/>
    <w:rsid w:val="00827992"/>
    <w:rsid w:val="00827E44"/>
    <w:rsid w:val="00827EE2"/>
    <w:rsid w:val="0083015A"/>
    <w:rsid w:val="00831F9E"/>
    <w:rsid w:val="00832709"/>
    <w:rsid w:val="00834C53"/>
    <w:rsid w:val="0083503E"/>
    <w:rsid w:val="008358B4"/>
    <w:rsid w:val="00835A79"/>
    <w:rsid w:val="00840506"/>
    <w:rsid w:val="0084145C"/>
    <w:rsid w:val="00841571"/>
    <w:rsid w:val="0084176A"/>
    <w:rsid w:val="00841CC4"/>
    <w:rsid w:val="00841E62"/>
    <w:rsid w:val="00843D41"/>
    <w:rsid w:val="00843EDC"/>
    <w:rsid w:val="00843FAB"/>
    <w:rsid w:val="00845EA1"/>
    <w:rsid w:val="00846E77"/>
    <w:rsid w:val="00847A51"/>
    <w:rsid w:val="00847E0E"/>
    <w:rsid w:val="00852326"/>
    <w:rsid w:val="00853061"/>
    <w:rsid w:val="00853200"/>
    <w:rsid w:val="008547E1"/>
    <w:rsid w:val="00855241"/>
    <w:rsid w:val="0086027D"/>
    <w:rsid w:val="00861509"/>
    <w:rsid w:val="00862EDC"/>
    <w:rsid w:val="00865A8D"/>
    <w:rsid w:val="0086653A"/>
    <w:rsid w:val="008667DB"/>
    <w:rsid w:val="008712CB"/>
    <w:rsid w:val="008712F3"/>
    <w:rsid w:val="00872B0C"/>
    <w:rsid w:val="00872B88"/>
    <w:rsid w:val="00872EF0"/>
    <w:rsid w:val="00873701"/>
    <w:rsid w:val="00875EE5"/>
    <w:rsid w:val="00876513"/>
    <w:rsid w:val="00876D65"/>
    <w:rsid w:val="008772A4"/>
    <w:rsid w:val="008775FD"/>
    <w:rsid w:val="008801B5"/>
    <w:rsid w:val="00880A48"/>
    <w:rsid w:val="00883BFA"/>
    <w:rsid w:val="00883C1A"/>
    <w:rsid w:val="008847DD"/>
    <w:rsid w:val="00886BBD"/>
    <w:rsid w:val="00886BE2"/>
    <w:rsid w:val="008871D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90"/>
    <w:rsid w:val="008B54D6"/>
    <w:rsid w:val="008B5C68"/>
    <w:rsid w:val="008B741A"/>
    <w:rsid w:val="008B7573"/>
    <w:rsid w:val="008B774C"/>
    <w:rsid w:val="008C1ED6"/>
    <w:rsid w:val="008C1ED9"/>
    <w:rsid w:val="008C2B2E"/>
    <w:rsid w:val="008C37CD"/>
    <w:rsid w:val="008C76B7"/>
    <w:rsid w:val="008D1487"/>
    <w:rsid w:val="008D148B"/>
    <w:rsid w:val="008D2B4D"/>
    <w:rsid w:val="008D3363"/>
    <w:rsid w:val="008D3478"/>
    <w:rsid w:val="008D4031"/>
    <w:rsid w:val="008D412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15E"/>
    <w:rsid w:val="008F67B8"/>
    <w:rsid w:val="008F774C"/>
    <w:rsid w:val="0090054E"/>
    <w:rsid w:val="009024D3"/>
    <w:rsid w:val="009029D0"/>
    <w:rsid w:val="00902E6D"/>
    <w:rsid w:val="0090306A"/>
    <w:rsid w:val="00903A33"/>
    <w:rsid w:val="00904591"/>
    <w:rsid w:val="00904B6A"/>
    <w:rsid w:val="00907858"/>
    <w:rsid w:val="00907A37"/>
    <w:rsid w:val="00907F33"/>
    <w:rsid w:val="00910BAB"/>
    <w:rsid w:val="009113BE"/>
    <w:rsid w:val="009118D4"/>
    <w:rsid w:val="0091199A"/>
    <w:rsid w:val="0091299F"/>
    <w:rsid w:val="009129C1"/>
    <w:rsid w:val="00912C74"/>
    <w:rsid w:val="00912D77"/>
    <w:rsid w:val="0091346E"/>
    <w:rsid w:val="00914152"/>
    <w:rsid w:val="0091469A"/>
    <w:rsid w:val="00914749"/>
    <w:rsid w:val="00915AD9"/>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35C2"/>
    <w:rsid w:val="00933E4A"/>
    <w:rsid w:val="00933EF5"/>
    <w:rsid w:val="0093412C"/>
    <w:rsid w:val="00934D31"/>
    <w:rsid w:val="009359AB"/>
    <w:rsid w:val="00936505"/>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2717"/>
    <w:rsid w:val="0097316A"/>
    <w:rsid w:val="00973A9E"/>
    <w:rsid w:val="00975FFD"/>
    <w:rsid w:val="0097614E"/>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5C26"/>
    <w:rsid w:val="0098703B"/>
    <w:rsid w:val="00987A32"/>
    <w:rsid w:val="00990A72"/>
    <w:rsid w:val="00991436"/>
    <w:rsid w:val="0099288F"/>
    <w:rsid w:val="00992F14"/>
    <w:rsid w:val="00992FD9"/>
    <w:rsid w:val="00993139"/>
    <w:rsid w:val="00993560"/>
    <w:rsid w:val="00993730"/>
    <w:rsid w:val="0099445A"/>
    <w:rsid w:val="00995248"/>
    <w:rsid w:val="0099765D"/>
    <w:rsid w:val="009A2A63"/>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3910"/>
    <w:rsid w:val="009B4686"/>
    <w:rsid w:val="009B46F9"/>
    <w:rsid w:val="009B4A77"/>
    <w:rsid w:val="009B5331"/>
    <w:rsid w:val="009B561B"/>
    <w:rsid w:val="009B56EB"/>
    <w:rsid w:val="009B5FFC"/>
    <w:rsid w:val="009B6478"/>
    <w:rsid w:val="009B696B"/>
    <w:rsid w:val="009B6A72"/>
    <w:rsid w:val="009B74D3"/>
    <w:rsid w:val="009B7734"/>
    <w:rsid w:val="009B7C08"/>
    <w:rsid w:val="009B7F56"/>
    <w:rsid w:val="009C06CB"/>
    <w:rsid w:val="009C08E0"/>
    <w:rsid w:val="009C2620"/>
    <w:rsid w:val="009C26BA"/>
    <w:rsid w:val="009C3C00"/>
    <w:rsid w:val="009C3D6D"/>
    <w:rsid w:val="009C3F5B"/>
    <w:rsid w:val="009C4224"/>
    <w:rsid w:val="009C4383"/>
    <w:rsid w:val="009C47B2"/>
    <w:rsid w:val="009C4C63"/>
    <w:rsid w:val="009C60E7"/>
    <w:rsid w:val="009C72CE"/>
    <w:rsid w:val="009C7F51"/>
    <w:rsid w:val="009D132B"/>
    <w:rsid w:val="009D1A0A"/>
    <w:rsid w:val="009D2215"/>
    <w:rsid w:val="009D2585"/>
    <w:rsid w:val="009D2CBF"/>
    <w:rsid w:val="009D3C9C"/>
    <w:rsid w:val="009D5862"/>
    <w:rsid w:val="009D5B10"/>
    <w:rsid w:val="009D5D68"/>
    <w:rsid w:val="009D5D95"/>
    <w:rsid w:val="009D6661"/>
    <w:rsid w:val="009D6D33"/>
    <w:rsid w:val="009D76D9"/>
    <w:rsid w:val="009D7C18"/>
    <w:rsid w:val="009D7D6C"/>
    <w:rsid w:val="009E2364"/>
    <w:rsid w:val="009E24B5"/>
    <w:rsid w:val="009E30A6"/>
    <w:rsid w:val="009E33B6"/>
    <w:rsid w:val="009E3CA2"/>
    <w:rsid w:val="009E4359"/>
    <w:rsid w:val="009E678D"/>
    <w:rsid w:val="009E6EF0"/>
    <w:rsid w:val="009F0260"/>
    <w:rsid w:val="009F1121"/>
    <w:rsid w:val="009F2497"/>
    <w:rsid w:val="009F2D99"/>
    <w:rsid w:val="009F4161"/>
    <w:rsid w:val="009F4733"/>
    <w:rsid w:val="009F4F68"/>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607"/>
    <w:rsid w:val="00A07617"/>
    <w:rsid w:val="00A1025B"/>
    <w:rsid w:val="00A10EB3"/>
    <w:rsid w:val="00A11140"/>
    <w:rsid w:val="00A11360"/>
    <w:rsid w:val="00A11AF9"/>
    <w:rsid w:val="00A11C7C"/>
    <w:rsid w:val="00A12125"/>
    <w:rsid w:val="00A13A94"/>
    <w:rsid w:val="00A1470E"/>
    <w:rsid w:val="00A14CD6"/>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5D6"/>
    <w:rsid w:val="00A25A9F"/>
    <w:rsid w:val="00A25F28"/>
    <w:rsid w:val="00A26EDE"/>
    <w:rsid w:val="00A300F5"/>
    <w:rsid w:val="00A30A7A"/>
    <w:rsid w:val="00A3231D"/>
    <w:rsid w:val="00A34032"/>
    <w:rsid w:val="00A34338"/>
    <w:rsid w:val="00A3469C"/>
    <w:rsid w:val="00A35DB7"/>
    <w:rsid w:val="00A3674B"/>
    <w:rsid w:val="00A36F97"/>
    <w:rsid w:val="00A4023D"/>
    <w:rsid w:val="00A40812"/>
    <w:rsid w:val="00A40B7A"/>
    <w:rsid w:val="00A414E5"/>
    <w:rsid w:val="00A41C9C"/>
    <w:rsid w:val="00A41F77"/>
    <w:rsid w:val="00A42668"/>
    <w:rsid w:val="00A43219"/>
    <w:rsid w:val="00A43430"/>
    <w:rsid w:val="00A43AC2"/>
    <w:rsid w:val="00A4417A"/>
    <w:rsid w:val="00A443FC"/>
    <w:rsid w:val="00A44FA4"/>
    <w:rsid w:val="00A4533D"/>
    <w:rsid w:val="00A46471"/>
    <w:rsid w:val="00A4684F"/>
    <w:rsid w:val="00A47155"/>
    <w:rsid w:val="00A4761F"/>
    <w:rsid w:val="00A4794B"/>
    <w:rsid w:val="00A50052"/>
    <w:rsid w:val="00A50A0C"/>
    <w:rsid w:val="00A51337"/>
    <w:rsid w:val="00A51372"/>
    <w:rsid w:val="00A516D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3066"/>
    <w:rsid w:val="00A741B5"/>
    <w:rsid w:val="00A74744"/>
    <w:rsid w:val="00A7560C"/>
    <w:rsid w:val="00A761BA"/>
    <w:rsid w:val="00A7637D"/>
    <w:rsid w:val="00A76889"/>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4B6"/>
    <w:rsid w:val="00A9489B"/>
    <w:rsid w:val="00A94B74"/>
    <w:rsid w:val="00A94DD3"/>
    <w:rsid w:val="00A9637E"/>
    <w:rsid w:val="00A970BB"/>
    <w:rsid w:val="00A97781"/>
    <w:rsid w:val="00A97D83"/>
    <w:rsid w:val="00AA00C7"/>
    <w:rsid w:val="00AA097D"/>
    <w:rsid w:val="00AA142C"/>
    <w:rsid w:val="00AA15F9"/>
    <w:rsid w:val="00AA16C1"/>
    <w:rsid w:val="00AA19AA"/>
    <w:rsid w:val="00AA1B69"/>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6FC0"/>
    <w:rsid w:val="00AD005D"/>
    <w:rsid w:val="00AD00F3"/>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82"/>
    <w:rsid w:val="00AE6672"/>
    <w:rsid w:val="00AF0EE7"/>
    <w:rsid w:val="00AF13B8"/>
    <w:rsid w:val="00AF166C"/>
    <w:rsid w:val="00AF19D2"/>
    <w:rsid w:val="00AF1F4D"/>
    <w:rsid w:val="00AF4EFC"/>
    <w:rsid w:val="00AF5903"/>
    <w:rsid w:val="00AF5C4D"/>
    <w:rsid w:val="00AF617B"/>
    <w:rsid w:val="00AF6732"/>
    <w:rsid w:val="00AF6DDB"/>
    <w:rsid w:val="00AF6F9D"/>
    <w:rsid w:val="00AF721E"/>
    <w:rsid w:val="00B027AD"/>
    <w:rsid w:val="00B02FA4"/>
    <w:rsid w:val="00B051DD"/>
    <w:rsid w:val="00B067C5"/>
    <w:rsid w:val="00B0684C"/>
    <w:rsid w:val="00B075E1"/>
    <w:rsid w:val="00B07913"/>
    <w:rsid w:val="00B10282"/>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B1C"/>
    <w:rsid w:val="00B20FEF"/>
    <w:rsid w:val="00B21BC1"/>
    <w:rsid w:val="00B21E18"/>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719A"/>
    <w:rsid w:val="00B40224"/>
    <w:rsid w:val="00B40842"/>
    <w:rsid w:val="00B41474"/>
    <w:rsid w:val="00B44909"/>
    <w:rsid w:val="00B44E1E"/>
    <w:rsid w:val="00B4575F"/>
    <w:rsid w:val="00B4779B"/>
    <w:rsid w:val="00B47D6F"/>
    <w:rsid w:val="00B50176"/>
    <w:rsid w:val="00B50CE7"/>
    <w:rsid w:val="00B51030"/>
    <w:rsid w:val="00B52797"/>
    <w:rsid w:val="00B528AF"/>
    <w:rsid w:val="00B5315A"/>
    <w:rsid w:val="00B5422A"/>
    <w:rsid w:val="00B5481E"/>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617A"/>
    <w:rsid w:val="00B86420"/>
    <w:rsid w:val="00B86535"/>
    <w:rsid w:val="00B86F02"/>
    <w:rsid w:val="00B90265"/>
    <w:rsid w:val="00B903C8"/>
    <w:rsid w:val="00B905EE"/>
    <w:rsid w:val="00B92DA1"/>
    <w:rsid w:val="00B94ABA"/>
    <w:rsid w:val="00B95114"/>
    <w:rsid w:val="00B95C51"/>
    <w:rsid w:val="00B95F38"/>
    <w:rsid w:val="00B9796C"/>
    <w:rsid w:val="00BA0F76"/>
    <w:rsid w:val="00BA207B"/>
    <w:rsid w:val="00BA2269"/>
    <w:rsid w:val="00BA22E1"/>
    <w:rsid w:val="00BA28BB"/>
    <w:rsid w:val="00BA3B32"/>
    <w:rsid w:val="00BA3B7F"/>
    <w:rsid w:val="00BA423A"/>
    <w:rsid w:val="00BA489F"/>
    <w:rsid w:val="00BA6842"/>
    <w:rsid w:val="00BA6D7B"/>
    <w:rsid w:val="00BA70AB"/>
    <w:rsid w:val="00BA77BB"/>
    <w:rsid w:val="00BA7988"/>
    <w:rsid w:val="00BA7BDB"/>
    <w:rsid w:val="00BB0030"/>
    <w:rsid w:val="00BB151C"/>
    <w:rsid w:val="00BB2167"/>
    <w:rsid w:val="00BB21C0"/>
    <w:rsid w:val="00BB2F1C"/>
    <w:rsid w:val="00BB3381"/>
    <w:rsid w:val="00BB395E"/>
    <w:rsid w:val="00BB3A77"/>
    <w:rsid w:val="00BB4188"/>
    <w:rsid w:val="00BB43F1"/>
    <w:rsid w:val="00BB4442"/>
    <w:rsid w:val="00BB4ABC"/>
    <w:rsid w:val="00BB5049"/>
    <w:rsid w:val="00BB79E4"/>
    <w:rsid w:val="00BB7B17"/>
    <w:rsid w:val="00BB7C99"/>
    <w:rsid w:val="00BC0673"/>
    <w:rsid w:val="00BC2519"/>
    <w:rsid w:val="00BC6EB6"/>
    <w:rsid w:val="00BC7372"/>
    <w:rsid w:val="00BC7638"/>
    <w:rsid w:val="00BD06D9"/>
    <w:rsid w:val="00BD1C6F"/>
    <w:rsid w:val="00BD23FD"/>
    <w:rsid w:val="00BD25FC"/>
    <w:rsid w:val="00BD2963"/>
    <w:rsid w:val="00BD2EEF"/>
    <w:rsid w:val="00BD4897"/>
    <w:rsid w:val="00BD4A5D"/>
    <w:rsid w:val="00BD4A6B"/>
    <w:rsid w:val="00BD5C6E"/>
    <w:rsid w:val="00BD7884"/>
    <w:rsid w:val="00BD7941"/>
    <w:rsid w:val="00BE1DC1"/>
    <w:rsid w:val="00BE22F1"/>
    <w:rsid w:val="00BE2A61"/>
    <w:rsid w:val="00BE2B2D"/>
    <w:rsid w:val="00BE3435"/>
    <w:rsid w:val="00BE36CE"/>
    <w:rsid w:val="00BE39A7"/>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125E"/>
    <w:rsid w:val="00C025C4"/>
    <w:rsid w:val="00C02E94"/>
    <w:rsid w:val="00C0334F"/>
    <w:rsid w:val="00C03394"/>
    <w:rsid w:val="00C034D0"/>
    <w:rsid w:val="00C04996"/>
    <w:rsid w:val="00C04EFB"/>
    <w:rsid w:val="00C11597"/>
    <w:rsid w:val="00C116DD"/>
    <w:rsid w:val="00C11F92"/>
    <w:rsid w:val="00C14267"/>
    <w:rsid w:val="00C142A5"/>
    <w:rsid w:val="00C14515"/>
    <w:rsid w:val="00C1541D"/>
    <w:rsid w:val="00C1570D"/>
    <w:rsid w:val="00C16108"/>
    <w:rsid w:val="00C1612D"/>
    <w:rsid w:val="00C165EB"/>
    <w:rsid w:val="00C16D36"/>
    <w:rsid w:val="00C204B2"/>
    <w:rsid w:val="00C22A4D"/>
    <w:rsid w:val="00C22C3B"/>
    <w:rsid w:val="00C23268"/>
    <w:rsid w:val="00C244E6"/>
    <w:rsid w:val="00C2455A"/>
    <w:rsid w:val="00C24AE9"/>
    <w:rsid w:val="00C2620F"/>
    <w:rsid w:val="00C26A4D"/>
    <w:rsid w:val="00C278BD"/>
    <w:rsid w:val="00C27CB3"/>
    <w:rsid w:val="00C305EB"/>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4004"/>
    <w:rsid w:val="00C4444F"/>
    <w:rsid w:val="00C45A65"/>
    <w:rsid w:val="00C46A58"/>
    <w:rsid w:val="00C46BE3"/>
    <w:rsid w:val="00C46C72"/>
    <w:rsid w:val="00C47540"/>
    <w:rsid w:val="00C5002E"/>
    <w:rsid w:val="00C503CA"/>
    <w:rsid w:val="00C51284"/>
    <w:rsid w:val="00C52729"/>
    <w:rsid w:val="00C533CA"/>
    <w:rsid w:val="00C5392E"/>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12A8"/>
    <w:rsid w:val="00C714A0"/>
    <w:rsid w:val="00C71566"/>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2FD9"/>
    <w:rsid w:val="00CA351E"/>
    <w:rsid w:val="00CA3FA9"/>
    <w:rsid w:val="00CA4346"/>
    <w:rsid w:val="00CA530C"/>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72B2"/>
    <w:rsid w:val="00CC01C2"/>
    <w:rsid w:val="00CC033F"/>
    <w:rsid w:val="00CC1422"/>
    <w:rsid w:val="00CC29B1"/>
    <w:rsid w:val="00CC3464"/>
    <w:rsid w:val="00CC359C"/>
    <w:rsid w:val="00CC3A16"/>
    <w:rsid w:val="00CC44A2"/>
    <w:rsid w:val="00CC4CB5"/>
    <w:rsid w:val="00CC5170"/>
    <w:rsid w:val="00CC592C"/>
    <w:rsid w:val="00CC6B71"/>
    <w:rsid w:val="00CC78BA"/>
    <w:rsid w:val="00CD2620"/>
    <w:rsid w:val="00CD36F1"/>
    <w:rsid w:val="00CD36F2"/>
    <w:rsid w:val="00CD5021"/>
    <w:rsid w:val="00CD760E"/>
    <w:rsid w:val="00CD7B22"/>
    <w:rsid w:val="00CE0922"/>
    <w:rsid w:val="00CE0935"/>
    <w:rsid w:val="00CE0CA3"/>
    <w:rsid w:val="00CE107C"/>
    <w:rsid w:val="00CE1DA6"/>
    <w:rsid w:val="00CE1F44"/>
    <w:rsid w:val="00CE25CD"/>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647"/>
    <w:rsid w:val="00D306D2"/>
    <w:rsid w:val="00D30F32"/>
    <w:rsid w:val="00D31AA5"/>
    <w:rsid w:val="00D32FFF"/>
    <w:rsid w:val="00D33D45"/>
    <w:rsid w:val="00D346C6"/>
    <w:rsid w:val="00D349BF"/>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70B4"/>
    <w:rsid w:val="00D57B41"/>
    <w:rsid w:val="00D605C4"/>
    <w:rsid w:val="00D608C6"/>
    <w:rsid w:val="00D617FA"/>
    <w:rsid w:val="00D623F0"/>
    <w:rsid w:val="00D63F18"/>
    <w:rsid w:val="00D647B8"/>
    <w:rsid w:val="00D66AC3"/>
    <w:rsid w:val="00D67027"/>
    <w:rsid w:val="00D673A3"/>
    <w:rsid w:val="00D67A7B"/>
    <w:rsid w:val="00D70675"/>
    <w:rsid w:val="00D70908"/>
    <w:rsid w:val="00D70B30"/>
    <w:rsid w:val="00D71364"/>
    <w:rsid w:val="00D714F9"/>
    <w:rsid w:val="00D71C66"/>
    <w:rsid w:val="00D72B27"/>
    <w:rsid w:val="00D732FC"/>
    <w:rsid w:val="00D73FB1"/>
    <w:rsid w:val="00D74EE0"/>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113B"/>
    <w:rsid w:val="00D91984"/>
    <w:rsid w:val="00D92323"/>
    <w:rsid w:val="00D92E45"/>
    <w:rsid w:val="00D93136"/>
    <w:rsid w:val="00D9468B"/>
    <w:rsid w:val="00D94856"/>
    <w:rsid w:val="00D95107"/>
    <w:rsid w:val="00D9577E"/>
    <w:rsid w:val="00D95917"/>
    <w:rsid w:val="00D95CDE"/>
    <w:rsid w:val="00D95D14"/>
    <w:rsid w:val="00D95FF2"/>
    <w:rsid w:val="00D969DE"/>
    <w:rsid w:val="00D97485"/>
    <w:rsid w:val="00D97AC7"/>
    <w:rsid w:val="00D97B61"/>
    <w:rsid w:val="00DA0E1A"/>
    <w:rsid w:val="00DA19E5"/>
    <w:rsid w:val="00DA2374"/>
    <w:rsid w:val="00DA2CBC"/>
    <w:rsid w:val="00DA2D3B"/>
    <w:rsid w:val="00DA31C7"/>
    <w:rsid w:val="00DA394C"/>
    <w:rsid w:val="00DA4426"/>
    <w:rsid w:val="00DA5F77"/>
    <w:rsid w:val="00DA6142"/>
    <w:rsid w:val="00DA6217"/>
    <w:rsid w:val="00DA75AE"/>
    <w:rsid w:val="00DB1221"/>
    <w:rsid w:val="00DB1300"/>
    <w:rsid w:val="00DB1408"/>
    <w:rsid w:val="00DB17EC"/>
    <w:rsid w:val="00DB193D"/>
    <w:rsid w:val="00DB21FF"/>
    <w:rsid w:val="00DB252A"/>
    <w:rsid w:val="00DB370D"/>
    <w:rsid w:val="00DB38C6"/>
    <w:rsid w:val="00DB39C2"/>
    <w:rsid w:val="00DB3B41"/>
    <w:rsid w:val="00DB3F4C"/>
    <w:rsid w:val="00DB480D"/>
    <w:rsid w:val="00DB4B52"/>
    <w:rsid w:val="00DB5AC9"/>
    <w:rsid w:val="00DB669B"/>
    <w:rsid w:val="00DB6F38"/>
    <w:rsid w:val="00DC07F3"/>
    <w:rsid w:val="00DC0E63"/>
    <w:rsid w:val="00DC1B97"/>
    <w:rsid w:val="00DC2740"/>
    <w:rsid w:val="00DC27A2"/>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4D4"/>
    <w:rsid w:val="00DD56C4"/>
    <w:rsid w:val="00DD6F5B"/>
    <w:rsid w:val="00DD7D83"/>
    <w:rsid w:val="00DE03D3"/>
    <w:rsid w:val="00DE0985"/>
    <w:rsid w:val="00DE0C36"/>
    <w:rsid w:val="00DE13CA"/>
    <w:rsid w:val="00DE3142"/>
    <w:rsid w:val="00DE35CC"/>
    <w:rsid w:val="00DE3CCB"/>
    <w:rsid w:val="00DE607E"/>
    <w:rsid w:val="00DE7F11"/>
    <w:rsid w:val="00DF0459"/>
    <w:rsid w:val="00DF048D"/>
    <w:rsid w:val="00DF05AC"/>
    <w:rsid w:val="00DF0779"/>
    <w:rsid w:val="00DF1151"/>
    <w:rsid w:val="00DF118F"/>
    <w:rsid w:val="00DF16C3"/>
    <w:rsid w:val="00DF171B"/>
    <w:rsid w:val="00DF19B2"/>
    <w:rsid w:val="00DF1B65"/>
    <w:rsid w:val="00DF1C6C"/>
    <w:rsid w:val="00DF3F9D"/>
    <w:rsid w:val="00DF41AE"/>
    <w:rsid w:val="00DF50C7"/>
    <w:rsid w:val="00DF6183"/>
    <w:rsid w:val="00E00A7F"/>
    <w:rsid w:val="00E01451"/>
    <w:rsid w:val="00E01C0E"/>
    <w:rsid w:val="00E01EEA"/>
    <w:rsid w:val="00E02BF3"/>
    <w:rsid w:val="00E03DB7"/>
    <w:rsid w:val="00E04A26"/>
    <w:rsid w:val="00E04F65"/>
    <w:rsid w:val="00E04FC7"/>
    <w:rsid w:val="00E057C1"/>
    <w:rsid w:val="00E061A8"/>
    <w:rsid w:val="00E062FC"/>
    <w:rsid w:val="00E06557"/>
    <w:rsid w:val="00E07755"/>
    <w:rsid w:val="00E07B04"/>
    <w:rsid w:val="00E07E08"/>
    <w:rsid w:val="00E10A2E"/>
    <w:rsid w:val="00E1190F"/>
    <w:rsid w:val="00E12509"/>
    <w:rsid w:val="00E12966"/>
    <w:rsid w:val="00E14193"/>
    <w:rsid w:val="00E1495F"/>
    <w:rsid w:val="00E14B82"/>
    <w:rsid w:val="00E15471"/>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ACE"/>
    <w:rsid w:val="00E32019"/>
    <w:rsid w:val="00E32107"/>
    <w:rsid w:val="00E33562"/>
    <w:rsid w:val="00E350B0"/>
    <w:rsid w:val="00E36358"/>
    <w:rsid w:val="00E36505"/>
    <w:rsid w:val="00E37D78"/>
    <w:rsid w:val="00E40AAD"/>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30AC"/>
    <w:rsid w:val="00E53E74"/>
    <w:rsid w:val="00E545CF"/>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993"/>
    <w:rsid w:val="00EA786D"/>
    <w:rsid w:val="00EA78C7"/>
    <w:rsid w:val="00EA7939"/>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8F6"/>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179"/>
    <w:rsid w:val="00ED5970"/>
    <w:rsid w:val="00ED5DE3"/>
    <w:rsid w:val="00ED658E"/>
    <w:rsid w:val="00ED6E01"/>
    <w:rsid w:val="00ED7456"/>
    <w:rsid w:val="00ED7508"/>
    <w:rsid w:val="00ED752B"/>
    <w:rsid w:val="00ED765A"/>
    <w:rsid w:val="00ED7D40"/>
    <w:rsid w:val="00EE00B3"/>
    <w:rsid w:val="00EE010C"/>
    <w:rsid w:val="00EE06AB"/>
    <w:rsid w:val="00EE1637"/>
    <w:rsid w:val="00EE1C74"/>
    <w:rsid w:val="00EE42AD"/>
    <w:rsid w:val="00EE466E"/>
    <w:rsid w:val="00EE55AC"/>
    <w:rsid w:val="00EE5600"/>
    <w:rsid w:val="00EE5B7B"/>
    <w:rsid w:val="00EE5FF3"/>
    <w:rsid w:val="00EE6F44"/>
    <w:rsid w:val="00EE701C"/>
    <w:rsid w:val="00EE77BC"/>
    <w:rsid w:val="00EE7A5B"/>
    <w:rsid w:val="00EF03A0"/>
    <w:rsid w:val="00EF0807"/>
    <w:rsid w:val="00EF11F2"/>
    <w:rsid w:val="00EF13C9"/>
    <w:rsid w:val="00EF240E"/>
    <w:rsid w:val="00EF25A3"/>
    <w:rsid w:val="00EF29DE"/>
    <w:rsid w:val="00EF2E40"/>
    <w:rsid w:val="00EF307A"/>
    <w:rsid w:val="00EF396E"/>
    <w:rsid w:val="00EF3ED1"/>
    <w:rsid w:val="00EF3F51"/>
    <w:rsid w:val="00EF4732"/>
    <w:rsid w:val="00EF4ED1"/>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F7E"/>
    <w:rsid w:val="00F17047"/>
    <w:rsid w:val="00F17B99"/>
    <w:rsid w:val="00F2017D"/>
    <w:rsid w:val="00F222C0"/>
    <w:rsid w:val="00F22523"/>
    <w:rsid w:val="00F22952"/>
    <w:rsid w:val="00F23186"/>
    <w:rsid w:val="00F2346B"/>
    <w:rsid w:val="00F2385E"/>
    <w:rsid w:val="00F23965"/>
    <w:rsid w:val="00F244B2"/>
    <w:rsid w:val="00F25D14"/>
    <w:rsid w:val="00F268FA"/>
    <w:rsid w:val="00F276E0"/>
    <w:rsid w:val="00F305FB"/>
    <w:rsid w:val="00F309EA"/>
    <w:rsid w:val="00F315F4"/>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D4C"/>
    <w:rsid w:val="00F45F29"/>
    <w:rsid w:val="00F46DE2"/>
    <w:rsid w:val="00F47998"/>
    <w:rsid w:val="00F47BBD"/>
    <w:rsid w:val="00F50457"/>
    <w:rsid w:val="00F504D0"/>
    <w:rsid w:val="00F5071A"/>
    <w:rsid w:val="00F507C0"/>
    <w:rsid w:val="00F50B13"/>
    <w:rsid w:val="00F525FA"/>
    <w:rsid w:val="00F52BCC"/>
    <w:rsid w:val="00F5377C"/>
    <w:rsid w:val="00F540D9"/>
    <w:rsid w:val="00F55297"/>
    <w:rsid w:val="00F5696D"/>
    <w:rsid w:val="00F573EF"/>
    <w:rsid w:val="00F60479"/>
    <w:rsid w:val="00F60D2F"/>
    <w:rsid w:val="00F614F1"/>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211B"/>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54BF"/>
    <w:rsid w:val="00F8601E"/>
    <w:rsid w:val="00F8627C"/>
    <w:rsid w:val="00F90B99"/>
    <w:rsid w:val="00F92C8A"/>
    <w:rsid w:val="00F92EFD"/>
    <w:rsid w:val="00F9303D"/>
    <w:rsid w:val="00F9346F"/>
    <w:rsid w:val="00F94015"/>
    <w:rsid w:val="00F94B85"/>
    <w:rsid w:val="00F954D3"/>
    <w:rsid w:val="00F96909"/>
    <w:rsid w:val="00F9702A"/>
    <w:rsid w:val="00FA0A43"/>
    <w:rsid w:val="00FA12BF"/>
    <w:rsid w:val="00FA189D"/>
    <w:rsid w:val="00FA24FB"/>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15A"/>
    <w:rsid w:val="00FC1A57"/>
    <w:rsid w:val="00FC1C68"/>
    <w:rsid w:val="00FC1CB8"/>
    <w:rsid w:val="00FC1E8E"/>
    <w:rsid w:val="00FC27B5"/>
    <w:rsid w:val="00FC2AB6"/>
    <w:rsid w:val="00FC390B"/>
    <w:rsid w:val="00FC3E91"/>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3F0F"/>
    <w:rsid w:val="00FD40DC"/>
    <w:rsid w:val="00FD41DF"/>
    <w:rsid w:val="00FD48B1"/>
    <w:rsid w:val="00FD4B64"/>
    <w:rsid w:val="00FD6216"/>
    <w:rsid w:val="00FD668C"/>
    <w:rsid w:val="00FD711B"/>
    <w:rsid w:val="00FD7A68"/>
    <w:rsid w:val="00FD7BB5"/>
    <w:rsid w:val="00FE156E"/>
    <w:rsid w:val="00FE1C76"/>
    <w:rsid w:val="00FE2056"/>
    <w:rsid w:val="00FE28AA"/>
    <w:rsid w:val="00FE2BE8"/>
    <w:rsid w:val="00FE39D5"/>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openxmlformats.org/officeDocument/2006/relationships/header" Target="header1.xml"/><Relationship Id="rId26"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3.svg"/><Relationship Id="rId32" Type="http://schemas.openxmlformats.org/officeDocument/2006/relationships/theme" Target="theme/theme1.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6.svg"/><Relationship Id="rId10" Type="http://schemas.openxmlformats.org/officeDocument/2006/relationships/endnotes" Target="endnotes.xm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hyperlink" Target="https://www.openstreetmap.org/" TargetMode="External"/><Relationship Id="rId27" Type="http://schemas.openxmlformats.org/officeDocument/2006/relationships/image" Target="media/image5.png"/><Relationship Id="rId30"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2.xml><?xml version="1.0" encoding="utf-8"?>
<ds:datastoreItem xmlns:ds="http://schemas.openxmlformats.org/officeDocument/2006/customXml" ds:itemID="{23C37F3B-36B3-4EC0-ACB5-9DB2DDDD50D7}">
  <ds:schemaRefs>
    <ds:schemaRef ds:uri="http://schemas.microsoft.com/office/infopath/2007/PartnerControls"/>
    <ds:schemaRef ds:uri="http://schemas.openxmlformats.org/package/2006/metadata/core-properties"/>
    <ds:schemaRef ds:uri="http://purl.org/dc/dcmitype/"/>
    <ds:schemaRef ds:uri="http://purl.org/dc/elements/1.1/"/>
    <ds:schemaRef ds:uri="http://schemas.microsoft.com/office/2006/documentManagement/types"/>
    <ds:schemaRef ds:uri="http://schemas.microsoft.com/office/2006/metadata/properties"/>
    <ds:schemaRef ds:uri="360018dd-41eb-4458-b1d4-4b46a95a2b02"/>
    <ds:schemaRef ds:uri="http://purl.org/dc/terms/"/>
    <ds:schemaRef ds:uri="8c008993-a31f-4b40-b1f3-88dd9c6e1924"/>
    <ds:schemaRef ds:uri="http://www.w3.org/XML/1998/namespace"/>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869E9C-C78F-4415-816E-E17F6DDF1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26473</Words>
  <Characters>150898</Characters>
  <Application>Microsoft Office Word</Application>
  <DocSecurity>4</DocSecurity>
  <Lines>1257</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cp:lastPrinted>2022-07-07T18:52:00Z</cp:lastPrinted>
  <dcterms:created xsi:type="dcterms:W3CDTF">2023-01-18T18:26:00Z</dcterms:created>
  <dcterms:modified xsi:type="dcterms:W3CDTF">2023-01-18T18:26:00Z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id="rb97txPU"/&gt;&lt;style id="http://www.zotero.org/styles/apa" locale="en-US" hasBibliography="1" bibliographyStyleHasBeenSet="1"/&gt;&lt;prefs&gt;&lt;pref name="fieldType" value="Field"/&gt;&lt;/prefs&gt;&lt;/data&gt;</vt:lpwstr>
  </property>
</Properties>
</file>