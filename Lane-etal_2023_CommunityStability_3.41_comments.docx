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9542E" w14:textId="67B61D99" w:rsidR="001971CB" w:rsidRPr="001971CB" w:rsidRDefault="001971CB" w:rsidP="0001682B">
      <w:pPr>
        <w:pStyle w:val="Heading1"/>
        <w:suppressLineNumbers/>
      </w:pPr>
      <w:bookmarkStart w:id="0" w:name="_GoBack"/>
      <w:bookmarkEnd w:id="0"/>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796A35F0"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commentRangeStart w:id="1"/>
      <w:r w:rsidR="00241A51">
        <w:t xml:space="preserve">Gary </w:t>
      </w:r>
      <w:del w:id="2" w:author="GEB" w:date="2023-01-14T12:59:00Z">
        <w:r w:rsidR="00241A51">
          <w:delText>Bradfield</w:delText>
        </w:r>
        <w:r w:rsidR="00BE3EBE">
          <w:rPr>
            <w:vertAlign w:val="superscript"/>
          </w:rPr>
          <w:delText>3</w:delText>
        </w:r>
      </w:del>
      <w:ins w:id="3" w:author="Gary" w:date="2023-01-09T14:44:00Z">
        <w:r w:rsidR="005F04B3">
          <w:t xml:space="preserve">E. </w:t>
        </w:r>
      </w:ins>
      <w:ins w:id="4" w:author="GEB" w:date="2023-01-14T12:59:00Z">
        <w:r w:rsidR="00241A51">
          <w:t>Bradfield</w:t>
        </w:r>
        <w:commentRangeEnd w:id="1"/>
        <w:r w:rsidR="00C372B0">
          <w:rPr>
            <w:rStyle w:val="CommentReference"/>
          </w:rPr>
          <w:commentReference w:id="1"/>
        </w:r>
        <w:r w:rsidR="00BE3EBE">
          <w:rPr>
            <w:vertAlign w:val="superscript"/>
          </w:rPr>
          <w:t>3</w:t>
        </w:r>
      </w:ins>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4"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5"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6"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7" w:history="1">
        <w:r w:rsidR="00C57936">
          <w:rPr>
            <w:rStyle w:val="Hyperlink"/>
          </w:rPr>
          <w:t>0000-0001-7165-9812</w:t>
        </w:r>
      </w:hyperlink>
    </w:p>
    <w:p w14:paraId="7BF3F8D1" w14:textId="77777777" w:rsidR="0001682B" w:rsidRDefault="0001682B" w:rsidP="00E5656A">
      <w:pPr>
        <w:pStyle w:val="Heading2"/>
      </w:pPr>
      <w:r>
        <w:t>Abstract</w:t>
      </w:r>
    </w:p>
    <w:p w14:paraId="0B62EE7D" w14:textId="75E8C4F3"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w:t>
      </w:r>
      <w:del w:id="5" w:author="Gary" w:date="2023-01-09T14:57:00Z">
        <w:r w:rsidDel="004F15B5">
          <w:delText xml:space="preserve">while </w:delText>
        </w:r>
      </w:del>
      <w:r>
        <w:t>plant assemblages were characterized by the same dominant indicator species</w:t>
      </w:r>
      <w:ins w:id="6" w:author="Martin, Tara (Forestry)" w:date="2023-01-09T16:50:00Z">
        <w:r w:rsidR="00DB480D">
          <w:t>,</w:t>
        </w:r>
      </w:ins>
      <w:ins w:id="7" w:author="GEB" w:date="2023-01-14T12:59:00Z">
        <w:r>
          <w:t xml:space="preserve"> </w:t>
        </w:r>
      </w:ins>
      <w:ins w:id="8" w:author="Gary" w:date="2023-01-09T14:58:00Z">
        <w:r w:rsidR="004F15B5">
          <w:t>over time</w:t>
        </w:r>
        <w:del w:id="9" w:author="Martin, Tara (Forestry)" w:date="2023-01-09T16:50:00Z">
          <w:r w:rsidR="004F15B5">
            <w:delText xml:space="preserve"> </w:delText>
          </w:r>
        </w:del>
      </w:ins>
      <w:del w:id="10" w:author="Martin, Tara (Forestry)" w:date="2023-01-09T16:50:00Z">
        <w:r>
          <w:delText xml:space="preserve">while </w:delText>
        </w:r>
      </w:del>
      <w:r>
        <w:t xml:space="preserve">most other indicator species changed, and that </w:t>
      </w:r>
      <w:ins w:id="11" w:author="Gary" w:date="2023-01-09T14:58:00Z">
        <w:r w:rsidR="009B6478">
          <w:t>overall(?)</w:t>
        </w:r>
      </w:ins>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species.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commentRangeStart w:id="12"/>
      <w:commentRangeStart w:id="13"/>
      <w:r>
        <w:t>Acknowledgements</w:t>
      </w:r>
      <w:commentRangeEnd w:id="12"/>
      <w:commentRangeEnd w:id="13"/>
      <w:r w:rsidR="00F7589A">
        <w:rPr>
          <w:rStyle w:val="CommentReference"/>
          <w:rFonts w:asciiTheme="minorHAnsi" w:eastAsiaTheme="minorHAnsi" w:hAnsiTheme="minorHAnsi" w:cstheme="minorBidi"/>
          <w:color w:val="auto"/>
        </w:rPr>
        <w:commentReference w:id="13"/>
      </w:r>
      <w:r w:rsidR="0005604F">
        <w:rPr>
          <w:rStyle w:val="CommentReference"/>
          <w:rFonts w:asciiTheme="minorHAnsi" w:eastAsiaTheme="minorHAnsi" w:hAnsiTheme="minorHAnsi" w:cstheme="minorBidi"/>
          <w:color w:val="auto"/>
        </w:rPr>
        <w:commentReference w:id="12"/>
      </w:r>
    </w:p>
    <w:p w14:paraId="7EA77CC4" w14:textId="77777777" w:rsidR="004D1A85" w:rsidRPr="002F78F4" w:rsidRDefault="004D1A85" w:rsidP="00F40511">
      <w:pPr>
        <w:ind w:firstLine="720"/>
      </w:pPr>
      <w:r>
        <w:t xml:space="preserve">We are grateful to Z. Davis for providing R programming advice, and P. Roper for 2019 field assistance. B. Staines </w:t>
      </w:r>
      <w:r w:rsidRPr="00853903">
        <w:t xml:space="preserve">(Ladner Harbour Authority) </w:t>
      </w:r>
      <w:r>
        <w:t>provided canoe and harbor</w:t>
      </w:r>
      <w:r w:rsidRPr="00853903">
        <w:t xml:space="preserve"> </w:t>
      </w:r>
      <w:r>
        <w:t>access for all field navigation</w:t>
      </w:r>
      <w:r w:rsidRPr="00853903">
        <w:t>.</w:t>
      </w:r>
      <w:r>
        <w:t xml:space="preserve"> 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pPr>
        <w:rPr>
          <w:rFonts w:asciiTheme="majorHAnsi" w:eastAsiaTheme="majorEastAsia" w:hAnsiTheme="majorHAnsi" w:cstheme="majorBidi"/>
          <w:color w:val="2F5496" w:themeColor="accent1" w:themeShade="BF"/>
          <w:sz w:val="32"/>
          <w:szCs w:val="32"/>
        </w:rPr>
      </w:pPr>
      <w:r>
        <w:br w:type="page"/>
      </w:r>
    </w:p>
    <w:p w14:paraId="5415565D" w14:textId="0CDF6784" w:rsidR="0022363E" w:rsidRDefault="0022363E" w:rsidP="0022363E">
      <w:pPr>
        <w:pStyle w:val="Heading1"/>
      </w:pPr>
      <w:r>
        <w:lastRenderedPageBreak/>
        <w:t>Intro</w:t>
      </w:r>
      <w:r w:rsidR="00F94015">
        <w:t>duction</w:t>
      </w:r>
    </w:p>
    <w:p w14:paraId="045CBEFE" w14:textId="10ECDC19" w:rsidR="00A92F9A"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w:t>
      </w:r>
      <w:r w:rsidR="002E0274">
        <w:t xml:space="preserve"> may be indicative of </w:t>
      </w:r>
      <w:r w:rsidR="008B5290">
        <w:t xml:space="preserve">interspecific interactions such as facilitation </w:t>
      </w:r>
      <w:r w:rsidR="00371AF4">
        <w:fldChar w:fldCharType="begin"/>
      </w:r>
      <w:r w:rsidR="00371AF4">
        <w:instrText xml:space="preserve"> ADDIN ZOTERO_ITEM CSL_CITATION {"citationID":"FgJOYPdb","properties":{"formattedCitation":"(Bruno,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00371AF4">
        <w:rPr>
          <w:rFonts w:ascii="Cambria Math" w:hAnsi="Cambria Math" w:cs="Cambria Math"/>
        </w:rPr>
        <w:instrText>∼</w:instrText>
      </w:r>
      <w:r w:rsidR="00371AF4">
        <w:instrText>10</w:instrText>
      </w:r>
      <w:r w:rsidR="00371AF4">
        <w:rPr>
          <w:rFonts w:ascii="Calibri" w:hAnsi="Calibri" w:cs="Calibri"/>
        </w:rPr>
        <w:instrText>–</w:instrText>
      </w:r>
      <w:r w:rsidR="00371AF4">
        <w:instrText>100</w:instrText>
      </w:r>
      <w:r w:rsidR="00371AF4">
        <w:rPr>
          <w:rFonts w:ascii="Calibri" w:hAnsi="Calibri" w:cs="Calibri"/>
        </w:rPr>
        <w:instrText>×</w:instrText>
      </w:r>
      <w:r w:rsidR="00371AF4">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00371AF4">
        <w:fldChar w:fldCharType="separate"/>
      </w:r>
      <w:r w:rsidR="00371AF4" w:rsidRPr="00371AF4">
        <w:rPr>
          <w:rFonts w:ascii="Calibri" w:hAnsi="Calibri" w:cs="Calibri"/>
        </w:rPr>
        <w:t>(Bruno, 2000)</w:t>
      </w:r>
      <w:r w:rsidR="00371AF4">
        <w:fldChar w:fldCharType="end"/>
      </w:r>
      <w:r w:rsidR="00C358CD">
        <w:t xml:space="preserve">, </w:t>
      </w:r>
      <w:commentRangeStart w:id="14"/>
      <w:r w:rsidR="008B5290">
        <w:t>succession</w:t>
      </w:r>
      <w:r w:rsidR="00D17D24">
        <w:t xml:space="preserve"> </w:t>
      </w:r>
      <w:del w:id="15" w:author="Martin, Tara (Forestry)" w:date="2023-01-10T09:42:00Z">
        <w:r w:rsidR="00D17D24">
          <w:delText xml:space="preserve">driven by underlying hydrogeomorphic processes </w:delText>
        </w:r>
      </w:del>
      <w:r w:rsidR="00D17D24">
        <w:fldChar w:fldCharType="begin"/>
      </w:r>
      <w:r w:rsidR="00D17D24">
        <w:instrText xml:space="preserve"> ADDIN ZOTERO_ITEM CSL_CITATION {"citationID":"tTymLqRB","properties":{"formattedCitation":"(Butzeck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00D17D24">
        <w:fldChar w:fldCharType="separate"/>
      </w:r>
      <w:r w:rsidR="00D17D24" w:rsidRPr="00D17D24">
        <w:rPr>
          <w:rFonts w:ascii="Calibri" w:hAnsi="Calibri" w:cs="Calibri"/>
        </w:rPr>
        <w:t>(Butzeck et al., 2016)</w:t>
      </w:r>
      <w:r w:rsidR="00D17D24">
        <w:fldChar w:fldCharType="end"/>
      </w:r>
      <w:commentRangeEnd w:id="14"/>
      <w:ins w:id="16" w:author="TGM" w:date="2023-01-14T12:59:00Z">
        <w:r w:rsidR="009B5331">
          <w:rPr>
            <w:rStyle w:val="CommentReference"/>
          </w:rPr>
          <w:commentReference w:id="14"/>
        </w:r>
        <w:r w:rsidR="00C358CD">
          <w:t>,</w:t>
        </w:r>
      </w:ins>
      <w:del w:id="17" w:author="TGM" w:date="2023-01-14T12:59:00Z">
        <w:r w:rsidR="00C358CD">
          <w:delText>,</w:delText>
        </w:r>
      </w:del>
      <w:r w:rsidR="00C358CD">
        <w:t xml:space="preserve"> or </w:t>
      </w:r>
      <w:commentRangeStart w:id="18"/>
      <w:r w:rsidR="00C358CD">
        <w:t xml:space="preserve">cycles of population dynamics on timescales that do not fit </w:t>
      </w:r>
      <w:r w:rsidR="00335EA8">
        <w:t>within</w:t>
      </w:r>
      <w:r w:rsidR="00C358CD">
        <w:t xml:space="preserve"> human</w:t>
      </w:r>
      <w:r w:rsidR="00335EA8">
        <w:t xml:space="preserve">-oriented timescales for achieving conservation targets </w:t>
      </w:r>
      <w:r w:rsidR="00335EA8">
        <w:fldChar w:fldCharType="begin"/>
      </w:r>
      <w:r w:rsidR="00335EA8">
        <w:instrText xml:space="preserve"> ADDIN ZOTERO_ITEM CSL_CITATION {"citationID":"0BWang1L","properties":{"formattedCitation":"(Holling,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335EA8">
        <w:fldChar w:fldCharType="separate"/>
      </w:r>
      <w:r w:rsidR="00335EA8" w:rsidRPr="00335EA8">
        <w:rPr>
          <w:rFonts w:ascii="Calibri" w:hAnsi="Calibri" w:cs="Calibri"/>
        </w:rPr>
        <w:t>(Holling, 1973)</w:t>
      </w:r>
      <w:r w:rsidR="00335EA8">
        <w:fldChar w:fldCharType="end"/>
      </w:r>
      <w:r w:rsidR="00335EA8">
        <w:t xml:space="preserve">. </w:t>
      </w:r>
      <w:commentRangeEnd w:id="18"/>
      <w:r w:rsidR="00DB5AC9">
        <w:rPr>
          <w:rStyle w:val="CommentReference"/>
        </w:rPr>
        <w:commentReference w:id="18"/>
      </w:r>
      <w:r w:rsidR="00D17D24">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ins w:id="19" w:author="Gary" w:date="2023-01-09T14:39:00Z">
        <w:r w:rsidR="005F04B3">
          <w:t xml:space="preserve">of </w:t>
        </w:r>
      </w:ins>
      <w:r w:rsidR="002A5853">
        <w:t>functional redundancy</w:t>
      </w:r>
      <w:r w:rsidR="00A1647F">
        <w:t xml:space="preserve"> </w:t>
      </w:r>
      <w:r w:rsidR="00A1647F">
        <w:fldChar w:fldCharType="begin"/>
      </w:r>
      <w:r w:rsidR="0068789A">
        <w:instrText xml:space="preserve"> ADDIN ZOTERO_ITEM CSL_CITATION {"citationID":"OZMnhzjw","properties":{"unsorted":true,"formattedCitation":"(Donohue et al., 2016; Tilman, 1999; Palmer et al., 1997)","plainCitation":"(Donohue et al., 2016; Tilman, 1999; Palmer et al., 1997)","noteIndex":0},"citationItems":[{"id":2407,"uris":["http://zotero.org/users/6092945/items/S7CCJK46"],"itemData":{"id":2407,"type":"article-journal","abstract":"Human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J."},{"family":"Yang","given":"Qiang"}],"issued":{"date-parts":[["2016"]]}},"label":"page"},{"id":2304,"uris":["http://zotero.org/users/6092945/items/KNHLE8J3"],"itemData":{"id":2304,"type":"article-journal","abstract":"Tilman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biodiversity","volume":"80","author":[{"family":"Tilman","given":"David"}],"issued":{"date-parts":[["1999",7]]}},"label":"page"},{"id":194,"uris":["http://zotero.org/users/6092945/items/VBFTTKYB"],"itemData":{"id":194,"type":"article-journal","abstract":"Community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LeRoy"}],"issued":{"date-parts":[["1997"]]}},"label":"page"}],"schema":"https://github.com/citation-style-language/schema/raw/master/csl-citation.json"} </w:instrText>
      </w:r>
      <w:r w:rsidR="00A1647F">
        <w:fldChar w:fldCharType="separate"/>
      </w:r>
      <w:r w:rsidR="0068789A" w:rsidRPr="0068789A">
        <w:rPr>
          <w:rFonts w:ascii="Calibri" w:hAnsi="Calibri" w:cs="Calibri"/>
        </w:rPr>
        <w:t>(Donohue et al., 2016; Tilman, 1999; Palmer et al., 1997)</w:t>
      </w:r>
      <w:r w:rsidR="00A1647F">
        <w:fldChar w:fldCharType="end"/>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fldChar w:fldCharType="begin"/>
      </w:r>
      <w:r w:rsidR="00DC1B97">
        <w:instrText xml:space="preserve"> ADDIN ZOTERO_ITEM CSL_CITATION {"citationID":"OdaSQPg0","properties":{"unsorted":true,"formattedCitation":"(Tilman et al., 2006; Bai et al., 2004)","plainCitation":"(Tilman et al., 2006; Bai et al., 2004)","noteIndex":0},"citationItems":[{"id":2279,"uris":["http://zotero.org/users/6092945/items/RRH8QYT3"],"itemData":{"id":2279,"type":"article-journal","abstract":"The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H."}],"issued":{"date-parts":[["2006",6]]}},"label":"page"},{"id":2282,"uris":["http://zotero.org/users/6092945/items/2RL9XURT"],"itemData":{"id":2282,"type":"article-journal","abstract":"Numerous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label":"page"}],"schema":"https://github.com/citation-style-language/schema/raw/master/csl-citation.json"} </w:instrText>
      </w:r>
      <w:r w:rsidR="00DC1B97">
        <w:fldChar w:fldCharType="separate"/>
      </w:r>
      <w:r w:rsidR="00DC1B97" w:rsidRPr="00DC1B97">
        <w:rPr>
          <w:rFonts w:ascii="Calibri" w:hAnsi="Calibri" w:cs="Calibri"/>
        </w:rPr>
        <w:t>(Tilman et al., 2006; Bai et al., 2004)</w:t>
      </w:r>
      <w:r w:rsidR="00DC1B97">
        <w:fldChar w:fldCharType="end"/>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DC1B97">
        <w:instrText xml:space="preserve"> ADDIN ZOTERO_ITEM CSL_CITATION {"citationID":"ivkSzZkG","properties":{"unsorted":true,"formattedCitation":"(Lep\\uc0\\u353{}, 2004; Hanski, 1982)","plainCitation":"(Lepš, 2004; Hanski, 1982)","noteIndex":0},"citationItems":[{"id":2509,"uris":["http://zotero.org/users/6092945/items/6AEQG2BP"],"itemData":{"id":2509,"type":"article-journal","abstract":"Experiments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world?","volume":"5","author":[{"family":"Lepš","given":"Jan"}],"issued":{"date-parts":[["2004",12,13]]}},"label":"page"},{"id":72,"uris":["http://zotero.org/users/6092945/items/DJWQGTT7"],"itemData":{"id":72,"type":"article-journal","abstract":"[A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Distribution","volume":"38","author":[{"family":"Hanski","given":"Ilkka"}],"issued":{"date-parts":[["1982"]]}},"label":"page"}],"schema":"https://github.com/citation-style-language/schema/raw/master/csl-citation.json"} </w:instrText>
      </w:r>
      <w:r w:rsidR="00A85FBC">
        <w:fldChar w:fldCharType="separate"/>
      </w:r>
      <w:r w:rsidR="00DC1B97" w:rsidRPr="00DC1B97">
        <w:rPr>
          <w:rFonts w:ascii="Calibri" w:hAnsi="Calibri" w:cs="Calibri"/>
          <w:szCs w:val="24"/>
        </w:rPr>
        <w:t>(Lepš, 2004; Hanski, 1982)</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245C13">
        <w:fldChar w:fldCharType="begin"/>
      </w:r>
      <w:r w:rsidR="00DC1B97">
        <w:instrText xml:space="preserve"> ADDIN ZOTERO_ITEM CSL_CITATION {"citationID":"rprJrK05","properties":{"unsorted":true,"formattedCitation":"(Underwood et al., 2000; Ovaskainen et al., 2019)","plainCitation":"(Underwood et al., 2000; Ovaskainen et al., 2019)","noteIndex":0},"citationItems":[{"id":2396,"uris":["http://zotero.org/users/6092945/items/ZFCPFI46"],"itemData":{"id":2396,"type":"article-journal","abstract":"Coastal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D"}],"issued":{"date-parts":[["2000",7,30]]}},"label":"page"},{"id":2398,"uris":["http://zotero.org/users/6092945/items/DNQEVKEQ"],"itemData":{"id":2398,"type":"article-journal","abstract":"A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label":"page"}],"schema":"https://github.com/citation-style-language/schema/raw/master/csl-citation.json"} </w:instrText>
      </w:r>
      <w:r w:rsidR="00245C13">
        <w:fldChar w:fldCharType="separate"/>
      </w:r>
      <w:r w:rsidR="00DC1B97" w:rsidRPr="00DC1B97">
        <w:rPr>
          <w:rFonts w:ascii="Calibri" w:hAnsi="Calibri" w:cs="Calibri"/>
        </w:rPr>
        <w:t>(Underwood et al., 2000; Ovaskainen et al., 2019)</w:t>
      </w:r>
      <w:r w:rsidR="00245C13">
        <w:fldChar w:fldCharType="end"/>
      </w:r>
      <w:r w:rsidR="00245C13">
        <w:t>.</w:t>
      </w:r>
    </w:p>
    <w:p w14:paraId="4F7BFC02" w14:textId="0811CC19"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2E36A8">
        <w:instrText xml:space="preserve"> ADDIN ZOTERO_ITEM CSL_CITATION {"citationID":"BdyFMLmw","properties":{"unsorted":true,"formattedCitation":"(Davis et al., 2021; Chalifour et al., 2019)","plainCitation":"(Davis et al., 2021; Chalifour et al., 2019)","noteIndex":0},"citationItems":[{"id":2215,"uris":["http://zotero.org/users/6092945/items/QWEVCW9B"],"itemData":{"id":2215,"type":"article-journal","abstract":"The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W."}],"accessed":{"date-parts":[["2021",11,24]]},"issued":{"date-parts":[["2021",10,12]]}},"label":"page"},{"id":141,"uris":["http://zotero.org/users/6092945/items/9ERQWQD8"],"itemData":{"id":141,"type":"article-journal","abstract":"Interfacing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K."}],"issued":{"date-parts":[["2019",8,29]]}},"label":"page"}],"schema":"https://github.com/citation-style-language/schema/raw/master/csl-citation.json"} </w:instrText>
      </w:r>
      <w:r w:rsidR="00A92717">
        <w:fldChar w:fldCharType="separate"/>
      </w:r>
      <w:r w:rsidR="002E36A8" w:rsidRPr="002E36A8">
        <w:rPr>
          <w:rFonts w:ascii="Calibri" w:hAnsi="Calibri" w:cs="Calibri"/>
        </w:rPr>
        <w:t>(Davis et al., 2021; Chalifour et al., 2019)</w:t>
      </w:r>
      <w:r w:rsidR="00A92717">
        <w:fldChar w:fldCharType="end"/>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xml:space="preserve">, yet has lost </w:t>
      </w:r>
      <w:r w:rsidR="00A3469C">
        <w:t xml:space="preserve"> </w:t>
      </w:r>
      <w:r w:rsidR="003720C8">
        <w:t xml:space="preserve">85% of floodplain and 64% of stream habitat </w:t>
      </w:r>
      <w:r w:rsidR="008E79A6">
        <w:fldChar w:fldCharType="begin"/>
      </w:r>
      <w:r w:rsidR="00C244E6">
        <w:instrText xml:space="preserve"> ADDIN ZOTERO_ITEM CSL_CITATION {"citationID":"jHcZRHtd","properties":{"formattedCitation":"(Finn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C244E6" w:rsidRPr="00C244E6">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ins w:id="20" w:author="Martin, Tara (Forestry)" w:date="2023-01-10T09:49:00Z">
        <w:r w:rsidR="00582A2B">
          <w:t>.</w:t>
        </w:r>
      </w:ins>
      <w:del w:id="21" w:author="Martin, Tara (Forestry)" w:date="2023-01-10T09:49:00Z">
        <w:r w:rsidR="001E033A">
          <w:delText>,</w:delText>
        </w:r>
      </w:del>
      <w:r w:rsidR="001E033A">
        <w:t xml:space="preserve"> </w:t>
      </w:r>
      <w:del w:id="22" w:author="Martin, Tara (Forestry)" w:date="2023-01-10T09:49:00Z">
        <w:r w:rsidR="001E033A">
          <w:delText>and</w:delText>
        </w:r>
        <w:r w:rsidR="00AA2F11">
          <w:delText xml:space="preserve"> </w:delText>
        </w:r>
        <w:r w:rsidR="00AA2F11" w:rsidDel="00582A2B">
          <w:delText>s</w:delText>
        </w:r>
      </w:del>
      <w:ins w:id="23" w:author="Martin, Tara (Forestry)" w:date="2023-01-10T09:49:00Z">
        <w:r w:rsidR="00582A2B">
          <w:t>S</w:t>
        </w:r>
      </w:ins>
      <w:ins w:id="24" w:author="TGM" w:date="2023-01-14T12:59:00Z">
        <w:r w:rsidR="00AA2F11">
          <w:t>tability</w:t>
        </w:r>
      </w:ins>
      <w:del w:id="25" w:author="TGM" w:date="2023-01-14T12:59:00Z">
        <w:r w:rsidR="00AA2F11">
          <w:delText>stability</w:delText>
        </w:r>
      </w:del>
      <w:r w:rsidR="00AA2F11">
        <w:t xml:space="preserve"> of plant communities within tidal marshes </w:t>
      </w:r>
      <w:commentRangeStart w:id="26"/>
      <w:r w:rsidR="00AA2F11">
        <w:t xml:space="preserve">contribute </w:t>
      </w:r>
      <w:commentRangeEnd w:id="26"/>
      <w:r w:rsidR="00D67A7B">
        <w:rPr>
          <w:rStyle w:val="CommentReference"/>
        </w:rPr>
        <w:commentReference w:id="26"/>
      </w:r>
      <w:r w:rsidR="00AA2F11">
        <w:t>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065F6732"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w:t>
      </w:r>
      <w:del w:id="27" w:author="Martin, Tara (Forestry)" w:date="2023-01-10T09:51:00Z">
        <w:r w:rsidR="000C17C5">
          <w:delText xml:space="preserve">apparently </w:delText>
        </w:r>
      </w:del>
      <w:r w:rsidR="000C17C5">
        <w:t xml:space="preserve">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(Carex lyngbyei</w:t>
      </w:r>
      <w:r w:rsidR="00FA24FB">
        <w:t xml:space="preserve"> Hornem.</w:t>
      </w:r>
      <w:r w:rsidR="00FA24FB" w:rsidRPr="00FA24FB">
        <w:t xml:space="preserve">), Fescue (Festuca </w:t>
      </w:r>
      <w:r w:rsidR="00462B87">
        <w:t>arundinacea</w:t>
      </w:r>
      <w:r w:rsidR="00EA2FCC">
        <w:t xml:space="preserve"> </w:t>
      </w:r>
      <w:r w:rsidR="00EA2FCC" w:rsidRPr="00EA2FCC">
        <w:t>Schreb.</w:t>
      </w:r>
      <w:r w:rsidR="00FA24FB" w:rsidRPr="00FA24FB">
        <w:t>), and Bogbean (</w:t>
      </w:r>
      <w:r w:rsidR="00FA24FB" w:rsidRPr="000E32F2">
        <w:t>Menyanthes trifoliata</w:t>
      </w:r>
      <w:r w:rsidR="00EA2FCC" w:rsidRPr="00EA2FCC">
        <w:t xml:space="preserve"> L.</w:t>
      </w:r>
      <w:r w:rsidR="00FA24FB" w:rsidRPr="00FA24FB">
        <w:t>)</w:t>
      </w:r>
      <w:r w:rsidR="00EA2FCC">
        <w:t xml:space="preserve">. </w:t>
      </w:r>
      <w:r w:rsidR="00064908">
        <w:t xml:space="preserve">They </w:t>
      </w:r>
      <w:commentRangeStart w:id="28"/>
      <w:del w:id="29" w:author="Martin, Tara (Forestry)" w:date="2023-01-10T09:51:00Z">
        <w:r w:rsidR="003E1207">
          <w:delText>postultaed</w:delText>
        </w:r>
      </w:del>
      <w:ins w:id="30" w:author="Martin, Tara (Forestry)" w:date="2023-01-10T09:51:00Z">
        <w:r w:rsidR="00582A2B">
          <w:t>postulated</w:t>
        </w:r>
      </w:ins>
      <w:ins w:id="31" w:author="TGM" w:date="2023-01-14T12:59:00Z">
        <w:r w:rsidR="006875E7">
          <w:t xml:space="preserve"> </w:t>
        </w:r>
      </w:ins>
      <w:ins w:id="32" w:author="GEB" w:date="2023-01-14T12:59:00Z">
        <w:r w:rsidR="006875E7">
          <w:t xml:space="preserve"> </w:t>
        </w:r>
        <w:commentRangeEnd w:id="28"/>
        <w:r w:rsidR="005900DC">
          <w:rPr>
            <w:rStyle w:val="CommentReference"/>
          </w:rPr>
          <w:commentReference w:id="28"/>
        </w:r>
      </w:ins>
      <w:r w:rsidR="006875E7" w:rsidRPr="006875E7">
        <w:t>that edaphic factors drove assemblage</w:t>
      </w:r>
      <w:r w:rsidR="00064908">
        <w:t xml:space="preserve"> distribution</w:t>
      </w:r>
      <w:ins w:id="33" w:author="Martin, Tara (Forestry)" w:date="2023-01-10T09:52:00Z">
        <w:r w:rsidR="00582A2B">
          <w:t>:</w:t>
        </w:r>
      </w:ins>
      <w:del w:id="34" w:author="Martin, Tara (Forestry)" w:date="2023-01-10T09:52:00Z">
        <w:r w:rsidR="006875E7" w:rsidRPr="006875E7">
          <w:delText>, such</w:delText>
        </w:r>
      </w:del>
      <w:r w:rsidR="006875E7" w:rsidRPr="006875E7">
        <w:t xml:space="preserve"> </w:t>
      </w:r>
      <w:ins w:id="35" w:author="Gary" w:date="2023-01-09T15:05:00Z">
        <w:r w:rsidR="00855241">
          <w:t xml:space="preserve">that the </w:t>
        </w:r>
      </w:ins>
      <w:r w:rsidR="002058BA">
        <w:t>B</w:t>
      </w:r>
      <w:r w:rsidR="00064908">
        <w:t>ogbean assemblage</w:t>
      </w:r>
      <w:del w:id="36" w:author="Gary" w:date="2023-01-09T15:05:00Z">
        <w:r w:rsidR="002058BA" w:rsidDel="00855241">
          <w:delText>s</w:delText>
        </w:r>
      </w:del>
      <w:r w:rsidR="00064908">
        <w:t xml:space="preserve"> </w:t>
      </w:r>
      <w:ins w:id="37" w:author="Gary" w:date="2023-01-09T15:05:00Z">
        <w:r w:rsidR="00855241">
          <w:t>occurred on</w:t>
        </w:r>
      </w:ins>
      <w:del w:id="38" w:author="Gary" w:date="2023-01-09T15:05:00Z">
        <w:r w:rsidR="00064908" w:rsidDel="00855241">
          <w:delText>adapted to</w:delText>
        </w:r>
      </w:del>
      <w:r w:rsidR="00064908">
        <w:t xml:space="preserve"> </w:t>
      </w:r>
      <w:r w:rsidR="006875E7" w:rsidRPr="006875E7">
        <w:t>waterlogged soils,</w:t>
      </w:r>
      <w:r w:rsidR="00064908">
        <w:t xml:space="preserve"> </w:t>
      </w:r>
      <w:ins w:id="39" w:author="Gary" w:date="2023-01-09T15:05:00Z">
        <w:r w:rsidR="00855241">
          <w:t xml:space="preserve">the </w:t>
        </w:r>
      </w:ins>
      <w:ins w:id="40" w:author="Gary" w:date="2023-01-08T18:17:00Z">
        <w:r w:rsidR="0097614E">
          <w:t>Fescue</w:t>
        </w:r>
      </w:ins>
      <w:del w:id="41" w:author="Gary" w:date="2023-01-08T18:17:00Z">
        <w:r w:rsidR="002058BA" w:rsidDel="0097614E">
          <w:delText>S</w:delText>
        </w:r>
        <w:r w:rsidR="00064908" w:rsidDel="0097614E">
          <w:delText>edge</w:delText>
        </w:r>
      </w:del>
      <w:r w:rsidR="00064908">
        <w:t xml:space="preserve"> assemblage</w:t>
      </w:r>
      <w:del w:id="42" w:author="Gary" w:date="2023-01-09T15:06:00Z">
        <w:r w:rsidR="00064908" w:rsidDel="00855241">
          <w:delText>s</w:delText>
        </w:r>
      </w:del>
      <w:r w:rsidR="00064908">
        <w:t xml:space="preserve"> </w:t>
      </w:r>
      <w:ins w:id="43" w:author="Gary" w:date="2023-01-09T15:06:00Z">
        <w:r w:rsidR="00855241">
          <w:t>on</w:t>
        </w:r>
      </w:ins>
      <w:del w:id="44" w:author="Gary" w:date="2023-01-09T15:06:00Z">
        <w:r w:rsidR="00064908" w:rsidDel="00855241">
          <w:delText>in</w:delText>
        </w:r>
      </w:del>
      <w:r w:rsidR="00064908">
        <w:t xml:space="preserve"> </w:t>
      </w:r>
      <w:r w:rsidR="009468BB">
        <w:t>well-drained soils</w:t>
      </w:r>
      <w:ins w:id="45" w:author="Gary" w:date="2023-01-08T18:19:00Z">
        <w:r w:rsidR="0097614E">
          <w:t xml:space="preserve"> </w:t>
        </w:r>
      </w:ins>
      <w:ins w:id="46" w:author="Gary" w:date="2023-01-09T15:06:00Z">
        <w:r w:rsidR="00E057C1">
          <w:t>mos</w:t>
        </w:r>
      </w:ins>
      <w:ins w:id="47" w:author="Gary" w:date="2023-01-09T15:07:00Z">
        <w:r w:rsidR="00E057C1">
          <w:t xml:space="preserve">tly </w:t>
        </w:r>
      </w:ins>
      <w:ins w:id="48" w:author="Gary" w:date="2023-01-08T18:19:00Z">
        <w:r w:rsidR="0097614E">
          <w:t>along levees</w:t>
        </w:r>
      </w:ins>
      <w:r w:rsidR="009468BB">
        <w:t xml:space="preserve">, and </w:t>
      </w:r>
      <w:ins w:id="49" w:author="Gary" w:date="2023-01-09T15:06:00Z">
        <w:r w:rsidR="00855241">
          <w:t xml:space="preserve">the </w:t>
        </w:r>
      </w:ins>
      <w:ins w:id="50" w:author="Gary" w:date="2023-01-08T18:18:00Z">
        <w:r w:rsidR="0097614E">
          <w:t>Sedge</w:t>
        </w:r>
      </w:ins>
      <w:del w:id="51" w:author="Gary" w:date="2023-01-08T18:18:00Z">
        <w:r w:rsidR="002058BA" w:rsidDel="0097614E">
          <w:delText>F</w:delText>
        </w:r>
        <w:r w:rsidR="009468BB" w:rsidDel="0097614E">
          <w:delText>escue</w:delText>
        </w:r>
      </w:del>
      <w:r w:rsidR="009468BB">
        <w:t xml:space="preserve"> assemblage</w:t>
      </w:r>
      <w:del w:id="52" w:author="Gary" w:date="2023-01-09T15:06:00Z">
        <w:r w:rsidR="009468BB" w:rsidDel="00855241">
          <w:delText>s</w:delText>
        </w:r>
      </w:del>
      <w:r w:rsidR="009468BB">
        <w:t xml:space="preserve"> along channel edges with greater </w:t>
      </w:r>
      <w:r w:rsidR="006875E7" w:rsidRPr="006875E7">
        <w:lastRenderedPageBreak/>
        <w:t>inundation frequency</w:t>
      </w:r>
      <w:r w:rsidR="009468BB">
        <w:t xml:space="preserve">. </w:t>
      </w:r>
      <w:ins w:id="53" w:author="Martin, Tara (Forestry)" w:date="2023-01-10T09:53:00Z">
        <w:r w:rsidR="00582A2B">
          <w:t xml:space="preserve">Twenty years later, </w:t>
        </w:r>
      </w:ins>
      <w:r w:rsidR="00BB7B17">
        <w:t xml:space="preserve">Denoth &amp; Myers </w:t>
      </w:r>
      <w:r w:rsidR="00B5776F">
        <w:t xml:space="preserve">(2007) repeated the sampling methods </w:t>
      </w:r>
      <w:r w:rsidR="00BB7B17">
        <w:t xml:space="preserve">to </w:t>
      </w:r>
      <w:r w:rsidR="00561B5B" w:rsidRPr="00561B5B">
        <w:t xml:space="preserve">test relationships between </w:t>
      </w:r>
      <w:commentRangeStart w:id="54"/>
      <w:ins w:id="55" w:author="Martin, Tara (Forestry)" w:date="2023-01-10T09:57:00Z">
        <w:r w:rsidR="001F6F8B">
          <w:t>non-native</w:t>
        </w:r>
      </w:ins>
      <w:del w:id="56" w:author="Martin, Tara (Forestry)" w:date="2023-01-10T09:57:00Z">
        <w:r w:rsidR="00561B5B" w:rsidRPr="00561B5B" w:rsidDel="001F6F8B">
          <w:delText>invasive</w:delText>
        </w:r>
      </w:del>
      <w:ins w:id="57" w:author="TGM" w:date="2023-01-14T12:59:00Z">
        <w:r w:rsidR="00561B5B" w:rsidRPr="00561B5B">
          <w:t xml:space="preserve"> </w:t>
        </w:r>
        <w:commentRangeEnd w:id="54"/>
        <w:r w:rsidR="001F6F8B">
          <w:rPr>
            <w:rStyle w:val="CommentReference"/>
          </w:rPr>
          <w:commentReference w:id="54"/>
        </w:r>
      </w:ins>
      <w:del w:id="58" w:author="TGM" w:date="2023-01-14T12:59:00Z">
        <w:r w:rsidR="00561B5B" w:rsidRPr="00561B5B">
          <w:delText xml:space="preserve">invasive </w:delText>
        </w:r>
      </w:del>
      <w:r w:rsidR="00561B5B" w:rsidRPr="00561B5B">
        <w:t>purple loosestrife (</w:t>
      </w:r>
      <w:commentRangeStart w:id="59"/>
      <w:r w:rsidR="00561B5B" w:rsidRPr="000E32F2">
        <w:t>Lythrum salicaria</w:t>
      </w:r>
      <w:commentRangeEnd w:id="59"/>
      <w:r w:rsidR="0019438B">
        <w:rPr>
          <w:rStyle w:val="CommentReference"/>
        </w:rPr>
        <w:commentReference w:id="59"/>
      </w:r>
      <w:r w:rsidR="00561B5B" w:rsidRPr="00561B5B">
        <w:t xml:space="preserve"> L.) and</w:t>
      </w:r>
      <w:ins w:id="60" w:author="GEB" w:date="2023-01-14T12:59:00Z">
        <w:r w:rsidR="00561B5B" w:rsidRPr="00561B5B">
          <w:t xml:space="preserve"> </w:t>
        </w:r>
      </w:ins>
      <w:ins w:id="61" w:author="Gary" w:date="2023-01-09T15:08:00Z">
        <w:r w:rsidR="0019438B">
          <w:t xml:space="preserve">native(?) </w:t>
        </w:r>
      </w:ins>
      <w:r w:rsidR="00561B5B" w:rsidRPr="00561B5B">
        <w:t>Henderson’s checker-mallow (</w:t>
      </w:r>
      <w:r w:rsidR="00561B5B" w:rsidRPr="000E32F2">
        <w:t>Sidalcea hendersonii</w:t>
      </w:r>
      <w:r w:rsidR="00E508B5">
        <w:t xml:space="preserve"> S. Watson</w:t>
      </w:r>
      <w:ins w:id="62" w:author="TGM" w:date="2023-01-14T12:59:00Z">
        <w:r w:rsidR="00561B5B" w:rsidRPr="00561B5B">
          <w:t>)</w:t>
        </w:r>
      </w:ins>
      <w:ins w:id="63" w:author="Martin, Tara (Forestry)" w:date="2023-01-10T09:53:00Z">
        <w:r w:rsidR="00582A2B">
          <w:t>, a threatened species</w:t>
        </w:r>
      </w:ins>
      <w:ins w:id="64" w:author="TGM" w:date="2023-01-14T12:59:00Z">
        <w:r w:rsidR="009468BB">
          <w:t>.</w:t>
        </w:r>
      </w:ins>
      <w:del w:id="65" w:author="TGM" w:date="2023-01-14T12:59:00Z">
        <w:r w:rsidR="00561B5B" w:rsidRPr="00561B5B">
          <w:delText>)</w:delText>
        </w:r>
        <w:r w:rsidR="009468BB">
          <w:delText>.</w:delText>
        </w:r>
      </w:del>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66"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2C9EB31A"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commentRangeStart w:id="67"/>
      <w:r>
        <w:t xml:space="preserve">driving </w:t>
      </w:r>
      <w:commentRangeEnd w:id="67"/>
      <w:r w:rsidR="001B77EA">
        <w:rPr>
          <w:rStyle w:val="CommentReference"/>
        </w:rPr>
        <w:commentReference w:id="67"/>
      </w:r>
      <w:r>
        <w:t xml:space="preserve">changes within each assemblage? We expect that increasing abundance of </w:t>
      </w:r>
      <w:del w:id="68" w:author="Martin, Tara (Forestry)" w:date="2023-01-10T09:58:00Z">
        <w:r>
          <w:delText xml:space="preserve">invasive </w:delText>
        </w:r>
      </w:del>
      <w:ins w:id="69" w:author="Martin, Tara (Forestry)" w:date="2023-01-10T09:58:00Z">
        <w:r w:rsidR="001F6F8B">
          <w:t xml:space="preserve">non-native </w:t>
        </w:r>
      </w:ins>
      <w:r>
        <w:t xml:space="preserve">species over time would result in </w:t>
      </w:r>
      <w:ins w:id="70" w:author="Gary" w:date="2023-01-08T18:22:00Z">
        <w:r w:rsidR="00206F53">
          <w:t xml:space="preserve">a </w:t>
        </w:r>
      </w:ins>
      <w:r>
        <w:t xml:space="preserve">greater net </w:t>
      </w:r>
      <w:ins w:id="71" w:author="Gary" w:date="2023-01-08T18:22:00Z">
        <w:r w:rsidR="00206F53">
          <w:t>loss</w:t>
        </w:r>
      </w:ins>
      <w:del w:id="72" w:author="Gary" w:date="2023-01-08T18:23:00Z">
        <w:r w:rsidDel="00206F53">
          <w:delText>number</w:delText>
        </w:r>
      </w:del>
      <w:r>
        <w:t xml:space="preserve"> of</w:t>
      </w:r>
      <w:r w:rsidR="00CC44A2">
        <w:t xml:space="preserve"> native</w:t>
      </w:r>
      <w:r>
        <w:t xml:space="preserve"> species </w:t>
      </w:r>
      <w:del w:id="73" w:author="Gary" w:date="2023-01-08T18:23:00Z">
        <w:r w:rsidDel="00206F53">
          <w:delText>lost</w:delText>
        </w:r>
      </w:del>
      <w:r>
        <w:t xml:space="preserve"> </w:t>
      </w:r>
      <w:commentRangeStart w:id="74"/>
      <w:r>
        <w:t xml:space="preserve">(and fewer net </w:t>
      </w:r>
      <w:r w:rsidR="00CC44A2">
        <w:t xml:space="preserve">native </w:t>
      </w:r>
      <w:r>
        <w:t>species gained</w:t>
      </w:r>
      <w:del w:id="75" w:author="GEB" w:date="2023-01-14T12:59:00Z">
        <w:r>
          <w:delText>).</w:delText>
        </w:r>
      </w:del>
      <w:ins w:id="76" w:author="GEB" w:date="2023-01-14T12:59:00Z">
        <w:r>
          <w:t>)</w:t>
        </w:r>
        <w:commentRangeEnd w:id="74"/>
        <w:r w:rsidR="00206F53">
          <w:rPr>
            <w:rStyle w:val="CommentReference"/>
          </w:rPr>
          <w:commentReference w:id="74"/>
        </w:r>
        <w:r>
          <w:t>.</w:t>
        </w:r>
      </w:ins>
      <w:r>
        <w:t xml:space="preserve">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r w:rsidR="008E1F98">
        <w:t xml:space="preserve">assemblages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66"/>
    </w:p>
    <w:p w14:paraId="3AEE9D35" w14:textId="65D9C02B" w:rsidR="0022363E" w:rsidRDefault="0022363E" w:rsidP="006C5D18">
      <w:pPr>
        <w:pStyle w:val="Heading1"/>
      </w:pPr>
      <w:r>
        <w:t>Methods</w:t>
      </w:r>
    </w:p>
    <w:p w14:paraId="0B5BF99B" w14:textId="4DC98A8F"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0D3FE4">
        <w:fldChar w:fldCharType="begin"/>
      </w:r>
      <w:r w:rsidR="00C244E6">
        <w:instrText xml:space="preserve"> ADDIN ZOTERO_ITEM CSL_CITATION {"citationID":"7Z3fAQi2","properties":{"formattedCitation":"(Finn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0D3FE4">
        <w:fldChar w:fldCharType="separate"/>
      </w:r>
      <w:r w:rsidR="00C244E6" w:rsidRPr="00C244E6">
        <w:rPr>
          <w:rFonts w:ascii="Calibri" w:hAnsi="Calibri" w:cs="Calibri"/>
        </w:rPr>
        <w:t>(Finn et al., 2021)</w:t>
      </w:r>
      <w:r w:rsidR="000D3FE4">
        <w:fldChar w:fldCharType="end"/>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1F436B"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001F436B" w:rsidRPr="001617DD">
        <w:fldChar w:fldCharType="separate"/>
      </w:r>
      <w:r w:rsidR="000335B7" w:rsidRPr="000335B7">
        <w:rPr>
          <w:rFonts w:ascii="Calibri" w:hAnsi="Calibri" w:cs="Calibri"/>
        </w:rPr>
        <w:t>(Schaefer, 2004)</w:t>
      </w:r>
      <w:r w:rsidR="001F436B" w:rsidRPr="001617DD">
        <w:fldChar w:fldCharType="end"/>
      </w:r>
      <w:r w:rsidR="001F436B" w:rsidRPr="00173A95">
        <w:t xml:space="preserve"> (</w:t>
      </w:r>
      <w:r w:rsidR="003A0F7F">
        <w:t>Fig. 1</w:t>
      </w:r>
      <w:r w:rsidR="00D77FE1">
        <w:fldChar w:fldCharType="begin"/>
      </w:r>
      <w:r w:rsidR="00D77FE1">
        <w:instrText xml:space="preserve"> REF _Ref104553838 \h </w:instrText>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51D0326C" w:rsidR="005E086E" w:rsidRDefault="008B255A" w:rsidP="000E32F2">
      <w:pPr>
        <w:pStyle w:val="NoSpacing"/>
        <w:ind w:firstLine="720"/>
      </w:pPr>
      <w:r>
        <w:t xml:space="preserve">Our main goal was to sample the vegetation in a representative way to allow comparison with the datasets collected in 1979 </w:t>
      </w:r>
      <w:r>
        <w:fldChar w:fldCharType="begin"/>
      </w:r>
      <w:r>
        <w: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A41F77">
        <w:rPr>
          <w:rFonts w:ascii="Calibri" w:hAnsi="Calibri" w:cs="Calibri"/>
        </w:rPr>
        <w:t>(Bradfield &amp; Porter, 1982)</w:t>
      </w:r>
      <w:r>
        <w:fldChar w:fldCharType="end"/>
      </w:r>
      <w:r>
        <w:t xml:space="preserve"> and 1999 </w:t>
      </w:r>
      <w:r>
        <w:fldChar w:fldCharType="begin"/>
      </w:r>
      <w:r>
        <w: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A41F77">
        <w:rPr>
          <w:rFonts w:ascii="Calibri" w:hAnsi="Calibri" w:cs="Calibri"/>
        </w:rPr>
        <w:t>(Denoth &amp; Myers, 2007)</w:t>
      </w:r>
      <w:r>
        <w:fldChar w:fldCharType="end"/>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7526C3D5"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basemap,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w:t>
      </w:r>
      <w:ins w:id="77" w:author="TGM" w:date="2023-01-14T12:59:00Z">
        <w:r>
          <w:t xml:space="preserve"> </w:t>
        </w:r>
      </w:ins>
      <w:ins w:id="78" w:author="Martin, Tara (Forestry)" w:date="2023-01-10T09:57:00Z">
        <w:r w:rsidR="00582A2B">
          <w:t>non-native</w:t>
        </w:r>
        <w:r>
          <w:t xml:space="preserve"> </w:t>
        </w:r>
      </w:ins>
      <w:r>
        <w:t>Himalayan blackberry (</w:t>
      </w:r>
      <w:r>
        <w:rPr>
          <w:i/>
        </w:rPr>
        <w:t xml:space="preserve">Rubus </w:t>
      </w:r>
      <w:r w:rsidRPr="00904BB3">
        <w:rPr>
          <w:i/>
        </w:rPr>
        <w:t>armeniacus</w:t>
      </w:r>
      <w:r w:rsidR="00C87135">
        <w:t xml:space="preserve"> Focke</w:t>
      </w:r>
      <w:r>
        <w:t>)</w:t>
      </w:r>
      <w:r w:rsidR="0058125F">
        <w:t>; these plots from 1979</w:t>
      </w:r>
      <w:r w:rsidR="00883BFA">
        <w:t xml:space="preserve"> were not surveyed in 1999, and</w:t>
      </w:r>
      <w:r w:rsidR="0058125F">
        <w:t xml:space="preserve"> are not included in the present analyses</w:t>
      </w:r>
      <w:r>
        <w:t>. An additional 18</w:t>
      </w:r>
      <w:r w:rsidR="00602041">
        <w:t xml:space="preserve"> </w:t>
      </w:r>
      <w:r>
        <w:t xml:space="preserve">plots </w:t>
      </w:r>
      <w:r w:rsidR="001B70A0">
        <w:t xml:space="preserve">surveyed in 1979 and 1999 </w:t>
      </w:r>
      <w:r>
        <w:t xml:space="preserve">were </w:t>
      </w:r>
      <w:r w:rsidR="005105F8">
        <w:t xml:space="preserve">also </w:t>
      </w:r>
      <w:r w:rsidR="0058125F">
        <w:t>omitted</w:t>
      </w:r>
      <w:r>
        <w:t xml:space="preserve"> in 2019 </w:t>
      </w:r>
      <w:r w:rsidR="005105F8">
        <w:t>because of</w:t>
      </w:r>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end"/>
      </w:r>
      <w:r w:rsidR="00EF29DE">
        <w:rPr>
          <w:noProof/>
        </w:rPr>
        <w:t>Fig. 1, Table S1</w:t>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E36860F" w14:textId="0D52F198" w:rsidR="00035204" w:rsidRDefault="00035204" w:rsidP="000E32F2">
      <w:pPr>
        <w:ind w:firstLine="720"/>
      </w:pPr>
    </w:p>
    <w:p w14:paraId="2010C532" w14:textId="4F42A9AC" w:rsidR="003969AA" w:rsidRDefault="000A497A" w:rsidP="003969AA">
      <w:pPr>
        <w:pStyle w:val="NoSpacing"/>
        <w:ind w:firstLine="720"/>
      </w:pPr>
      <w:r>
        <w:t xml:space="preserve"> </w:t>
      </w:r>
    </w:p>
    <w:p w14:paraId="103BF06E" w14:textId="77777777" w:rsidR="003969AA" w:rsidRDefault="003969AA" w:rsidP="003969AA">
      <w:pPr>
        <w:pStyle w:val="NoSpacing"/>
        <w:ind w:firstLine="720"/>
      </w:pPr>
    </w:p>
    <w:p w14:paraId="12088E45" w14:textId="6DFF8399"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r w:rsidR="008B255A">
        <w:t>plot</w:t>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ins w:id="79" w:author="Gary" w:date="2023-01-09T15:32:00Z">
        <w:r w:rsidR="00B82CBB">
          <w:t>of</w:t>
        </w:r>
        <w:r w:rsidR="00C51284">
          <w:t xml:space="preserve"> </w:t>
        </w:r>
      </w:ins>
      <w:r w:rsidR="00127FC1">
        <w:t>their</w:t>
      </w:r>
      <w:r w:rsidR="002B234B">
        <w:t xml:space="preserve"> foliage-producing</w:t>
      </w:r>
      <w:r w:rsidR="00127FC1">
        <w:t xml:space="preserve"> basal stems</w:t>
      </w:r>
      <w:r w:rsidR="006B0258">
        <w:t xml:space="preserve"> </w:t>
      </w:r>
      <w:del w:id="80" w:author="Gary" w:date="2023-01-09T15:32:00Z">
        <w:r w:rsidR="002B234B" w:rsidDel="00C51284">
          <w:delText>were</w:delText>
        </w:r>
        <w:r w:rsidR="00C0334F" w:rsidDel="00C51284">
          <w:delText xml:space="preserve"> </w:delText>
        </w:r>
      </w:del>
      <w:r w:rsidR="006B0258">
        <w:t xml:space="preserve">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Juncus balticus</w:t>
      </w:r>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B9E2456"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rsidR="00B40842">
        <w:fldChar w:fldCharType="separate"/>
      </w:r>
      <w:r w:rsidR="00B40842" w:rsidRPr="00F06652">
        <w:rPr>
          <w:rFonts w:ascii="Calibri" w:hAnsi="Calibri" w:cs="Calibri"/>
        </w:rPr>
        <w:t>(1973)</w:t>
      </w:r>
      <w:r w:rsidR="00B40842">
        <w:fldChar w:fldCharType="end"/>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11E8927B" w:rsidR="004B1258" w:rsidRPr="000E32F2" w:rsidRDefault="009452F6" w:rsidP="007B0287">
      <w:pPr>
        <w:pStyle w:val="Caption"/>
        <w:ind w:firstLine="720"/>
        <w:rPr>
          <w:i w:val="0"/>
          <w:iCs w:val="0"/>
          <w:color w:val="auto"/>
          <w:sz w:val="22"/>
          <w:szCs w:val="22"/>
        </w:rPr>
        <w:sectPr w:rsidR="004B1258" w:rsidRPr="000E32F2" w:rsidSect="007D52A9">
          <w:headerReference w:type="default" r:id="rId18"/>
          <w:footerReference w:type="default" r:id="rId19"/>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 xml:space="preserve">4.2.1.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del w:id="81" w:author="Gary" w:date="2023-01-10T13:42:00Z">
        <w:r w:rsidR="00A30A7A" w:rsidDel="00750F10">
          <w:rPr>
            <w:i w:val="0"/>
            <w:iCs w:val="0"/>
            <w:color w:val="auto"/>
            <w:sz w:val="22"/>
            <w:szCs w:val="22"/>
          </w:rPr>
          <w:delText xml:space="preserve">Because </w:delText>
        </w:r>
      </w:del>
      <w:del w:id="82" w:author="Gary" w:date="2023-01-10T13:32:00Z">
        <w:r w:rsidR="00A30A7A" w:rsidDel="00A65322">
          <w:rPr>
            <w:i w:val="0"/>
            <w:iCs w:val="0"/>
            <w:color w:val="auto"/>
            <w:sz w:val="22"/>
            <w:szCs w:val="22"/>
          </w:rPr>
          <w:delText>m</w:delText>
        </w:r>
        <w:r w:rsidR="003B5A38" w:rsidDel="00A65322">
          <w:rPr>
            <w:i w:val="0"/>
            <w:iCs w:val="0"/>
            <w:color w:val="auto"/>
            <w:sz w:val="22"/>
            <w:szCs w:val="22"/>
          </w:rPr>
          <w:delText xml:space="preserve">odern computational power </w:delText>
        </w:r>
        <w:r w:rsidR="00A30A7A" w:rsidDel="00A65322">
          <w:rPr>
            <w:i w:val="0"/>
            <w:iCs w:val="0"/>
            <w:color w:val="auto"/>
            <w:sz w:val="22"/>
            <w:szCs w:val="22"/>
          </w:rPr>
          <w:delText xml:space="preserve">such as </w:delText>
        </w:r>
      </w:del>
      <w:del w:id="83" w:author="Gary" w:date="2023-01-10T13:42:00Z">
        <w:r w:rsidR="00BB79E4" w:rsidDel="00750F10">
          <w:rPr>
            <w:i w:val="0"/>
            <w:iCs w:val="0"/>
            <w:color w:val="auto"/>
            <w:sz w:val="22"/>
            <w:szCs w:val="22"/>
          </w:rPr>
          <w:delText xml:space="preserve">Bray-Curtis </w:delText>
        </w:r>
        <w:r w:rsidR="00A30A7A" w:rsidDel="00750F10">
          <w:rPr>
            <w:i w:val="0"/>
            <w:iCs w:val="0"/>
            <w:color w:val="auto"/>
            <w:sz w:val="22"/>
            <w:szCs w:val="22"/>
          </w:rPr>
          <w:delText xml:space="preserve">dissimilarity </w:delText>
        </w:r>
        <w:r w:rsidR="00BB79E4" w:rsidDel="00750F10">
          <w:rPr>
            <w:i w:val="0"/>
            <w:iCs w:val="0"/>
            <w:color w:val="auto"/>
            <w:sz w:val="22"/>
            <w:szCs w:val="22"/>
          </w:rPr>
          <w:delText xml:space="preserve">accounts for </w:delText>
        </w:r>
        <w:r w:rsidR="00BB79E4" w:rsidRPr="00DC704D" w:rsidDel="00750F10">
          <w:rPr>
            <w:i w:val="0"/>
            <w:iCs w:val="0"/>
            <w:color w:val="auto"/>
            <w:sz w:val="22"/>
            <w:szCs w:val="22"/>
          </w:rPr>
          <w:delText>species identity and is less sensitive to species absence</w:delText>
        </w:r>
      </w:del>
      <w:ins w:id="84" w:author="Gary" w:date="2023-01-10T13:43:00Z">
        <w:r w:rsidR="00750F10">
          <w:rPr>
            <w:i w:val="0"/>
            <w:iCs w:val="0"/>
            <w:color w:val="auto"/>
            <w:sz w:val="22"/>
            <w:szCs w:val="22"/>
          </w:rPr>
          <w:t>Following</w:t>
        </w:r>
      </w:ins>
      <w:r w:rsidR="00BB79E4" w:rsidRPr="00DC704D">
        <w:rPr>
          <w:i w:val="0"/>
          <w:iCs w:val="0"/>
          <w:color w:val="auto"/>
          <w:sz w:val="22"/>
          <w:szCs w:val="22"/>
        </w:rPr>
        <w:t xml:space="preserve"> </w:t>
      </w:r>
      <w:r w:rsidR="00BB79E4" w:rsidRPr="00DC704D">
        <w:rPr>
          <w:i w:val="0"/>
          <w:iCs w:val="0"/>
          <w:color w:val="auto"/>
          <w:sz w:val="22"/>
          <w:szCs w:val="22"/>
        </w:rPr>
        <w:fldChar w:fldCharType="begin"/>
      </w:r>
      <w:r w:rsidR="00BB79E4"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BB79E4" w:rsidRPr="00DC704D">
        <w:rPr>
          <w:i w:val="0"/>
          <w:iCs w:val="0"/>
          <w:color w:val="auto"/>
          <w:sz w:val="22"/>
          <w:szCs w:val="22"/>
        </w:rPr>
        <w:fldChar w:fldCharType="separate"/>
      </w:r>
      <w:r w:rsidR="00BB79E4" w:rsidRPr="008A50C9">
        <w:rPr>
          <w:i w:val="0"/>
          <w:iCs w:val="0"/>
          <w:color w:val="auto"/>
          <w:sz w:val="22"/>
          <w:szCs w:val="22"/>
        </w:rPr>
        <w:t>(Legendre &amp; Legendre, 2012)</w:t>
      </w:r>
      <w:r w:rsidR="00BB79E4" w:rsidRPr="00DC704D">
        <w:rPr>
          <w:i w:val="0"/>
          <w:iCs w:val="0"/>
          <w:color w:val="auto"/>
          <w:sz w:val="22"/>
          <w:szCs w:val="22"/>
        </w:rPr>
        <w:fldChar w:fldCharType="end"/>
      </w:r>
      <w:r w:rsidR="00BB79E4">
        <w:rPr>
          <w:i w:val="0"/>
          <w:iCs w:val="0"/>
          <w:color w:val="auto"/>
          <w:sz w:val="22"/>
          <w:szCs w:val="22"/>
        </w:rPr>
        <w:t xml:space="preserve">, we </w:t>
      </w:r>
      <w:ins w:id="85" w:author="Gary" w:date="2023-01-10T13:43:00Z">
        <w:r w:rsidR="00750F10">
          <w:rPr>
            <w:i w:val="0"/>
            <w:iCs w:val="0"/>
            <w:color w:val="auto"/>
            <w:sz w:val="22"/>
            <w:szCs w:val="22"/>
          </w:rPr>
          <w:t>also performed</w:t>
        </w:r>
      </w:ins>
      <w:del w:id="86" w:author="Gary" w:date="2023-01-10T13:43:00Z">
        <w:r w:rsidR="00BB79E4" w:rsidDel="00750F10">
          <w:rPr>
            <w:i w:val="0"/>
            <w:iCs w:val="0"/>
            <w:color w:val="auto"/>
            <w:sz w:val="22"/>
            <w:szCs w:val="22"/>
          </w:rPr>
          <w:delText>compared our</w:delText>
        </w:r>
      </w:del>
      <w:r w:rsidR="001C0365">
        <w:rPr>
          <w:i w:val="0"/>
          <w:iCs w:val="0"/>
          <w:color w:val="auto"/>
          <w:sz w:val="22"/>
          <w:szCs w:val="22"/>
        </w:rPr>
        <w:t xml:space="preserve"> cluster analysis</w:t>
      </w:r>
      <w:r w:rsidR="00BB79E4">
        <w:rPr>
          <w:i w:val="0"/>
          <w:iCs w:val="0"/>
          <w:color w:val="auto"/>
          <w:sz w:val="22"/>
          <w:szCs w:val="22"/>
        </w:rPr>
        <w:t xml:space="preserve"> </w:t>
      </w:r>
      <w:del w:id="87" w:author="Gary" w:date="2023-01-10T13:43:00Z">
        <w:r w:rsidR="00BB79E4" w:rsidDel="00750F10">
          <w:rPr>
            <w:i w:val="0"/>
            <w:iCs w:val="0"/>
            <w:color w:val="auto"/>
            <w:sz w:val="22"/>
            <w:szCs w:val="22"/>
          </w:rPr>
          <w:delText xml:space="preserve">results using Euclidean distance to </w:delText>
        </w:r>
        <w:r w:rsidR="001C0365" w:rsidDel="00750F10">
          <w:rPr>
            <w:i w:val="0"/>
            <w:iCs w:val="0"/>
            <w:color w:val="auto"/>
            <w:sz w:val="22"/>
            <w:szCs w:val="22"/>
          </w:rPr>
          <w:delText>o</w:delText>
        </w:r>
      </w:del>
      <w:del w:id="88" w:author="Gary" w:date="2023-01-10T13:44:00Z">
        <w:r w:rsidR="001C0365" w:rsidDel="00750F10">
          <w:rPr>
            <w:i w:val="0"/>
            <w:iCs w:val="0"/>
            <w:color w:val="auto"/>
            <w:sz w:val="22"/>
            <w:szCs w:val="22"/>
          </w:rPr>
          <w:delText>ne</w:delText>
        </w:r>
      </w:del>
      <w:r w:rsidR="001C0365">
        <w:rPr>
          <w:i w:val="0"/>
          <w:iCs w:val="0"/>
          <w:color w:val="auto"/>
          <w:sz w:val="22"/>
          <w:szCs w:val="22"/>
        </w:rPr>
        <w:t xml:space="preserve"> using Bray-Curtis</w:t>
      </w:r>
      <w:ins w:id="89" w:author="Gary" w:date="2023-01-10T13:44:00Z">
        <w:r w:rsidR="00750F10">
          <w:rPr>
            <w:i w:val="0"/>
            <w:iCs w:val="0"/>
            <w:color w:val="auto"/>
            <w:sz w:val="22"/>
            <w:szCs w:val="22"/>
          </w:rPr>
          <w:t xml:space="preserve"> dissimilarity</w:t>
        </w:r>
      </w:ins>
      <w:ins w:id="90" w:author="Gary" w:date="2023-01-10T14:46:00Z">
        <w:r w:rsidR="00694E8A">
          <w:rPr>
            <w:i w:val="0"/>
            <w:iCs w:val="0"/>
            <w:color w:val="auto"/>
            <w:sz w:val="22"/>
            <w:szCs w:val="22"/>
          </w:rPr>
          <w:t xml:space="preserve"> </w:t>
        </w:r>
      </w:ins>
      <w:ins w:id="91" w:author="Gary" w:date="2023-01-10T15:19:00Z">
        <w:r w:rsidR="000A283C">
          <w:rPr>
            <w:i w:val="0"/>
            <w:iCs w:val="0"/>
            <w:color w:val="auto"/>
            <w:sz w:val="22"/>
            <w:szCs w:val="22"/>
          </w:rPr>
          <w:t>to compare with Euclidean distance</w:t>
        </w:r>
      </w:ins>
      <w:del w:id="92" w:author="Gary" w:date="2023-01-10T13:44:00Z">
        <w:r w:rsidR="001C0365" w:rsidDel="00750F10">
          <w:rPr>
            <w:i w:val="0"/>
            <w:iCs w:val="0"/>
            <w:color w:val="auto"/>
            <w:sz w:val="22"/>
            <w:szCs w:val="22"/>
          </w:rPr>
          <w:delText>,</w:delText>
        </w:r>
      </w:del>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ins w:id="93" w:author="Gary" w:date="2023-01-10T13:45:00Z">
        <w:r w:rsidR="00750F10">
          <w:rPr>
            <w:i w:val="0"/>
            <w:iCs w:val="0"/>
            <w:color w:val="auto"/>
            <w:sz w:val="22"/>
            <w:szCs w:val="22"/>
          </w:rPr>
          <w:t xml:space="preserve"> </w:t>
        </w:r>
      </w:ins>
      <w:ins w:id="94" w:author="Gary" w:date="2023-01-10T15:20:00Z">
        <w:r w:rsidR="000A283C">
          <w:rPr>
            <w:i w:val="0"/>
            <w:iCs w:val="0"/>
            <w:color w:val="auto"/>
            <w:sz w:val="22"/>
            <w:szCs w:val="22"/>
          </w:rPr>
          <w:t xml:space="preserve">in </w:t>
        </w:r>
      </w:ins>
      <w:ins w:id="95" w:author="Gary" w:date="2023-01-10T13:45:00Z">
        <w:r w:rsidR="00750F10">
          <w:rPr>
            <w:i w:val="0"/>
            <w:iCs w:val="0"/>
            <w:color w:val="auto"/>
            <w:sz w:val="22"/>
            <w:szCs w:val="22"/>
          </w:rPr>
          <w:t xml:space="preserve">results </w:t>
        </w:r>
      </w:ins>
      <w:ins w:id="96" w:author="Gary" w:date="2023-01-10T15:20:00Z">
        <w:r w:rsidR="000A283C">
          <w:rPr>
            <w:i w:val="0"/>
            <w:iCs w:val="0"/>
            <w:color w:val="auto"/>
            <w:sz w:val="22"/>
            <w:szCs w:val="22"/>
          </w:rPr>
          <w:t xml:space="preserve">from the two </w:t>
        </w:r>
      </w:ins>
      <w:ins w:id="97" w:author="Gary" w:date="2023-01-10T15:21:00Z">
        <w:r w:rsidR="000A283C">
          <w:rPr>
            <w:i w:val="0"/>
            <w:iCs w:val="0"/>
            <w:color w:val="auto"/>
            <w:sz w:val="22"/>
            <w:szCs w:val="22"/>
          </w:rPr>
          <w:t xml:space="preserve">distance </w:t>
        </w:r>
      </w:ins>
      <w:ins w:id="98" w:author="Gary" w:date="2023-01-10T15:20:00Z">
        <w:r w:rsidR="000A283C">
          <w:rPr>
            <w:i w:val="0"/>
            <w:iCs w:val="0"/>
            <w:color w:val="auto"/>
            <w:sz w:val="22"/>
            <w:szCs w:val="22"/>
          </w:rPr>
          <w:t>measures</w:t>
        </w:r>
      </w:ins>
      <w:del w:id="99" w:author="Gary" w:date="2023-01-10T13:45:00Z">
        <w:r w:rsidR="001C0365" w:rsidDel="00750F10">
          <w:rPr>
            <w:i w:val="0"/>
            <w:iCs w:val="0"/>
            <w:color w:val="auto"/>
            <w:sz w:val="22"/>
            <w:szCs w:val="22"/>
          </w:rPr>
          <w:delText xml:space="preserve"> in how plots clustere</w:delText>
        </w:r>
      </w:del>
      <w:del w:id="100" w:author="Gary" w:date="2023-01-10T13:46:00Z">
        <w:r w:rsidR="001C0365" w:rsidDel="00750F10">
          <w:rPr>
            <w:i w:val="0"/>
            <w:iCs w:val="0"/>
            <w:color w:val="auto"/>
            <w:sz w:val="22"/>
            <w:szCs w:val="22"/>
          </w:rPr>
          <w:delText>d</w:delText>
        </w:r>
      </w:del>
      <w:r w:rsidR="001C0365">
        <w:rPr>
          <w:i w:val="0"/>
          <w:iCs w:val="0"/>
          <w:color w:val="auto"/>
          <w:sz w:val="22"/>
          <w:szCs w:val="22"/>
        </w:rPr>
        <w:t xml:space="preserve">. </w:t>
      </w:r>
      <w:ins w:id="101" w:author="Gary" w:date="2023-01-10T13:51:00Z">
        <w:r w:rsidR="004A6FF1">
          <w:rPr>
            <w:i w:val="0"/>
            <w:iCs w:val="0"/>
            <w:color w:val="auto"/>
            <w:sz w:val="22"/>
            <w:szCs w:val="22"/>
          </w:rPr>
          <w:t xml:space="preserve">For each dataset, </w:t>
        </w:r>
      </w:ins>
      <w:del w:id="102" w:author="Gary" w:date="2023-01-10T13:57:00Z">
        <w:r w:rsidR="00276B00" w:rsidRPr="00DC704D" w:rsidDel="004A6FF1">
          <w:rPr>
            <w:i w:val="0"/>
            <w:iCs w:val="0"/>
            <w:color w:val="auto"/>
            <w:sz w:val="22"/>
            <w:szCs w:val="22"/>
          </w:rPr>
          <w:delText>Clusters were</w:delText>
        </w:r>
        <w:r w:rsidR="0088780B" w:rsidDel="004A6FF1">
          <w:rPr>
            <w:i w:val="0"/>
            <w:iCs w:val="0"/>
            <w:color w:val="auto"/>
            <w:sz w:val="22"/>
            <w:szCs w:val="22"/>
          </w:rPr>
          <w:delText xml:space="preserve"> then</w:delText>
        </w:r>
        <w:r w:rsidR="00276B00" w:rsidRPr="00DC704D" w:rsidDel="004A6FF1">
          <w:rPr>
            <w:i w:val="0"/>
            <w:iCs w:val="0"/>
            <w:color w:val="auto"/>
            <w:sz w:val="22"/>
            <w:szCs w:val="22"/>
          </w:rPr>
          <w:delText xml:space="preserve"> cut into </w:delText>
        </w:r>
      </w:del>
      <w:r w:rsidR="00276B00" w:rsidRPr="00DC704D">
        <w:rPr>
          <w:i w:val="0"/>
          <w:iCs w:val="0"/>
          <w:color w:val="auto"/>
          <w:sz w:val="22"/>
          <w:szCs w:val="22"/>
        </w:rPr>
        <w:t>three</w:t>
      </w:r>
      <w:ins w:id="103" w:author="Gary" w:date="2023-01-10T13:57:00Z">
        <w:r w:rsidR="004A6FF1">
          <w:rPr>
            <w:i w:val="0"/>
            <w:iCs w:val="0"/>
            <w:color w:val="auto"/>
            <w:sz w:val="22"/>
            <w:szCs w:val="22"/>
          </w:rPr>
          <w:t xml:space="preserve"> main clusters were </w:t>
        </w:r>
      </w:ins>
      <w:ins w:id="104" w:author="Gary" w:date="2023-01-10T14:50:00Z">
        <w:r w:rsidR="00694E8A">
          <w:rPr>
            <w:i w:val="0"/>
            <w:iCs w:val="0"/>
            <w:color w:val="auto"/>
            <w:sz w:val="22"/>
            <w:szCs w:val="22"/>
          </w:rPr>
          <w:t>identified</w:t>
        </w:r>
      </w:ins>
      <w:ins w:id="105" w:author="GEB" w:date="2023-01-14T12:59:00Z">
        <w:r w:rsidR="00276B00" w:rsidRPr="00DC704D">
          <w:rPr>
            <w:i w:val="0"/>
            <w:iCs w:val="0"/>
            <w:color w:val="auto"/>
            <w:sz w:val="22"/>
            <w:szCs w:val="22"/>
          </w:rPr>
          <w:t xml:space="preserve"> </w:t>
        </w:r>
      </w:ins>
      <w:del w:id="106" w:author="Gary" w:date="2023-01-10T13:58:00Z">
        <w:r w:rsidR="00276B00" w:rsidRPr="00DC704D" w:rsidDel="004A6FF1">
          <w:rPr>
            <w:i w:val="0"/>
            <w:iCs w:val="0"/>
            <w:color w:val="auto"/>
            <w:sz w:val="22"/>
            <w:szCs w:val="22"/>
          </w:rPr>
          <w:delText>groups</w:delText>
        </w:r>
        <w:r w:rsidR="00046A60" w:rsidDel="004A6FF1">
          <w:rPr>
            <w:i w:val="0"/>
            <w:iCs w:val="0"/>
            <w:color w:val="auto"/>
            <w:sz w:val="22"/>
            <w:szCs w:val="22"/>
          </w:rPr>
          <w:delText xml:space="preserve"> </w:delText>
        </w:r>
      </w:del>
      <w:del w:id="107" w:author="GEB" w:date="2023-01-14T12:59:00Z">
        <w:r w:rsidR="00046A60">
          <w:rPr>
            <w:i w:val="0"/>
            <w:iCs w:val="0"/>
            <w:color w:val="auto"/>
            <w:sz w:val="22"/>
            <w:szCs w:val="22"/>
          </w:rPr>
          <w:delText>(“</w:delText>
        </w:r>
      </w:del>
      <w:ins w:id="108" w:author="GEB" w:date="2023-01-14T12:59:00Z">
        <w:r w:rsidR="00046A60">
          <w:rPr>
            <w:i w:val="0"/>
            <w:iCs w:val="0"/>
            <w:color w:val="auto"/>
            <w:sz w:val="22"/>
            <w:szCs w:val="22"/>
          </w:rPr>
          <w:t>(</w:t>
        </w:r>
      </w:ins>
      <w:ins w:id="109" w:author="Gary" w:date="2023-01-10T13:58:00Z">
        <w:r w:rsidR="004A6FF1">
          <w:rPr>
            <w:i w:val="0"/>
            <w:iCs w:val="0"/>
            <w:color w:val="auto"/>
            <w:sz w:val="22"/>
            <w:szCs w:val="22"/>
          </w:rPr>
          <w:t xml:space="preserve">termed </w:t>
        </w:r>
      </w:ins>
      <w:ins w:id="110" w:author="GEB" w:date="2023-01-14T12:59:00Z">
        <w:r w:rsidR="00046A60">
          <w:rPr>
            <w:i w:val="0"/>
            <w:iCs w:val="0"/>
            <w:color w:val="auto"/>
            <w:sz w:val="22"/>
            <w:szCs w:val="22"/>
          </w:rPr>
          <w:t>“</w:t>
        </w:r>
      </w:ins>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r w:rsidR="00BD4A5D" w:rsidRPr="00DC704D">
        <w:rPr>
          <w:i w:val="0"/>
          <w:iCs w:val="0"/>
          <w:color w:val="auto"/>
          <w:sz w:val="22"/>
          <w:szCs w:val="22"/>
        </w:rPr>
        <w:t>indicspecies</w:t>
      </w:r>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r w:rsidR="00C33F43">
        <w:rPr>
          <w:i w:val="0"/>
          <w:iCs w:val="0"/>
          <w:color w:val="auto"/>
          <w:sz w:val="22"/>
          <w:szCs w:val="22"/>
        </w:rPr>
        <w:t xml:space="preserve">multipatt </w:t>
      </w:r>
      <w:r w:rsidR="006D3208">
        <w:rPr>
          <w:i w:val="0"/>
          <w:iCs w:val="0"/>
          <w:color w:val="auto"/>
          <w:sz w:val="22"/>
          <w:szCs w:val="22"/>
        </w:rPr>
        <w:t>func = “r.g”)</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77777777" w:rsidR="004B1258" w:rsidRPr="00933EF5" w:rsidRDefault="004B1258" w:rsidP="00DC704D"/>
    <w:p w14:paraId="7DB441F8" w14:textId="74A54F2C" w:rsidR="00FB6917" w:rsidRDefault="009A2A63" w:rsidP="00D4262D">
      <w:pPr>
        <w:ind w:firstLine="720"/>
      </w:pPr>
      <w:bookmarkStart w:id="111"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w:t>
      </w:r>
      <w:ins w:id="112" w:author="Gary" w:date="2023-01-10T14:52:00Z">
        <w:r w:rsidR="00743C5F">
          <w:t>each</w:t>
        </w:r>
      </w:ins>
      <w:del w:id="113" w:author="Gary" w:date="2023-01-10T14:53:00Z">
        <w:r w:rsidR="00D76E01" w:rsidDel="00743C5F">
          <w:delText>the</w:delText>
        </w:r>
      </w:del>
      <w:r w:rsidR="00D76E01">
        <w:t xml:space="preserve"> observation year to generate </w:t>
      </w:r>
      <w:del w:id="114" w:author="Gary" w:date="2023-01-10T14:04:00Z">
        <w:r w:rsidR="00D76E01" w:rsidDel="006F2224">
          <w:delText xml:space="preserve">a </w:delText>
        </w:r>
      </w:del>
      <w:r w:rsidR="00D76E01">
        <w:t xml:space="preserve">community-wide </w:t>
      </w:r>
      <w:del w:id="115" w:author="GEB" w:date="2023-01-14T12:59:00Z">
        <w:r w:rsidR="00D76E01">
          <w:delText>measure</w:delText>
        </w:r>
      </w:del>
      <w:ins w:id="116" w:author="GEB" w:date="2023-01-14T12:59:00Z">
        <w:r w:rsidR="00D76E01">
          <w:t>measure</w:t>
        </w:r>
      </w:ins>
      <w:ins w:id="117" w:author="Gary" w:date="2023-01-10T14:04:00Z">
        <w:r w:rsidR="006F2224">
          <w:t>s</w:t>
        </w:r>
      </w:ins>
      <w:r w:rsidR="00D76E01">
        <w:t xml:space="preserve"> of diversity. </w:t>
      </w:r>
      <w:bookmarkEnd w:id="111"/>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2BAE26E6"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w:t>
      </w:r>
      <w:commentRangeStart w:id="118"/>
      <w:r w:rsidR="00CE3C9A" w:rsidRPr="00415786">
        <w:rPr>
          <w:i w:val="0"/>
          <w:iCs w:val="0"/>
          <w:color w:val="auto"/>
          <w:sz w:val="22"/>
          <w:szCs w:val="22"/>
          <w:highlight w:val="cyan"/>
        </w:rPr>
        <w:t>cite the R team</w:t>
      </w:r>
      <w:commentRangeEnd w:id="118"/>
      <w:r w:rsidR="001F6F8B">
        <w:rPr>
          <w:rStyle w:val="CommentReference"/>
          <w:i w:val="0"/>
          <w:iCs w:val="0"/>
          <w:color w:val="auto"/>
        </w:rPr>
        <w:commentReference w:id="118"/>
      </w:r>
      <w:r w:rsidR="00CE3C9A">
        <w:rPr>
          <w:i w:val="0"/>
          <w:iCs w:val="0"/>
          <w:color w:val="auto"/>
          <w:sz w:val="22"/>
          <w:szCs w:val="22"/>
        </w:rPr>
        <w:t>)</w:t>
      </w:r>
      <w:r w:rsidRPr="0040538A">
        <w:rPr>
          <w:i w:val="0"/>
          <w:iCs w:val="0"/>
          <w:color w:val="auto"/>
          <w:sz w:val="22"/>
          <w:szCs w:val="22"/>
        </w:rPr>
        <w:t xml:space="preserve">. </w:t>
      </w:r>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r>
        <w:rPr>
          <w:noProof/>
        </w:rPr>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p>
    <w:p w14:paraId="051EB749" w14:textId="6226F6EA" w:rsidR="00DB39C2" w:rsidRPr="00281198" w:rsidRDefault="00746ACC" w:rsidP="00B051DD">
      <w:pPr>
        <w:pStyle w:val="Caption"/>
        <w:rPr>
          <w:b/>
          <w:i w:val="0"/>
          <w:noProof/>
        </w:rPr>
      </w:pPr>
      <w:bookmarkStart w:id="119" w:name="_Ref103170248"/>
      <w:r w:rsidRPr="00746ACC">
        <w:rPr>
          <w:noProof/>
        </w:rPr>
        <w:t xml:space="preserve"> </w:t>
      </w:r>
    </w:p>
    <w:bookmarkEnd w:id="119"/>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iMap published by the B. C. Conservation Data Center (Victoria, BC, Canada, </w:t>
      </w:r>
      <w:hyperlink r:id="rId21" w:history="1">
        <w:r w:rsidR="00386AB6" w:rsidRPr="00C6644F">
          <w:rPr>
            <w:rStyle w:val="Hyperlink"/>
          </w:rPr>
          <w:t>https://maps.gov.bc.ca/ess/hm/imap4m</w:t>
        </w:r>
      </w:hyperlink>
      <w:r w:rsidRPr="00281198">
        <w:t xml:space="preserve">) and (C) OpenStreetMap (OpenStreetMap contributors, 2015, </w:t>
      </w:r>
      <w:hyperlink r:id="rId22"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4D52F4BC" w:rsidR="00EC4D9F" w:rsidRDefault="00E12966" w:rsidP="00E12966">
      <w:pPr>
        <w:ind w:firstLine="720"/>
      </w:pPr>
      <w:r>
        <w:t>While the</w:t>
      </w:r>
      <w:r w:rsidR="00AD005D">
        <w:t xml:space="preserve"> three </w:t>
      </w:r>
      <w:r w:rsidR="00FD158B">
        <w:t>assemblage indicator</w:t>
      </w:r>
      <w:r>
        <w:t xml:space="preserve"> species </w:t>
      </w:r>
      <w:del w:id="120" w:author="GEB" w:date="2023-01-14T12:59:00Z">
        <w:r>
          <w:delText>remain</w:delText>
        </w:r>
      </w:del>
      <w:ins w:id="121" w:author="GEB" w:date="2023-01-14T12:59:00Z">
        <w:r>
          <w:t>remain</w:t>
        </w:r>
      </w:ins>
      <w:ins w:id="122" w:author="Gary" w:date="2023-01-10T14:57:00Z">
        <w:r w:rsidR="00A062E4">
          <w:t>ed</w:t>
        </w:r>
      </w:ins>
      <w:r>
        <w:t xml:space="preserve"> constant over time</w:t>
      </w:r>
      <w:ins w:id="123" w:author="Gary" w:date="2023-01-10T15:00:00Z">
        <w:r w:rsidR="00AD2D31">
          <w:t xml:space="preserve">, </w:t>
        </w:r>
      </w:ins>
      <w:del w:id="124" w:author="Gary" w:date="2023-01-10T14:58:00Z">
        <w:r w:rsidDel="00AD2D31">
          <w:delText xml:space="preserve"> and drive cluster groups</w:delText>
        </w:r>
      </w:del>
      <w:del w:id="125" w:author="GEB" w:date="2023-01-14T12:59:00Z">
        <w:r>
          <w:delText>,</w:delText>
        </w:r>
      </w:del>
      <w:ins w:id="126" w:author="Gary" w:date="2023-01-10T14:59:00Z">
        <w:r w:rsidR="00AD2D31">
          <w:t>changes were evident</w:t>
        </w:r>
      </w:ins>
      <w:del w:id="127" w:author="Gary" w:date="2023-01-10T14:59:00Z">
        <w:r w:rsidDel="00AD2D31">
          <w:delText>,</w:delText>
        </w:r>
      </w:del>
      <w:ins w:id="128" w:author="Gary" w:date="2023-01-10T14:59:00Z">
        <w:r w:rsidR="00AD2D31">
          <w:t xml:space="preserve"> in</w:t>
        </w:r>
      </w:ins>
      <w:r>
        <w:t xml:space="preserve"> other species </w:t>
      </w:r>
      <w:del w:id="129" w:author="Gary" w:date="2023-01-10T14:59:00Z">
        <w:r w:rsidR="003B2576" w:rsidDel="00AD2D31">
          <w:delText xml:space="preserve"> </w:delText>
        </w:r>
      </w:del>
      <w:r w:rsidR="003B2576">
        <w:t xml:space="preserve">with significant indicator values </w:t>
      </w:r>
      <w:del w:id="130" w:author="Gary" w:date="2023-01-10T14:59:00Z">
        <w:r w:rsidR="003B2576" w:rsidDel="00AD2D31">
          <w:delText xml:space="preserve">changed </w:delText>
        </w:r>
        <w:r w:rsidDel="00AD2D31">
          <w:delText>over tim</w:delText>
        </w:r>
        <w:r w:rsidRPr="00F96909" w:rsidDel="00AD2D31">
          <w:delText xml:space="preserve">e </w:delText>
        </w:r>
      </w:del>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r w:rsidR="00230F74">
        <w:t>Wiild.</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(C.C.Gmel.) Palla</w:t>
      </w:r>
      <w:r>
        <w:t>, in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r w:rsidR="00AA16C1">
        <w:t>Meerb</w:t>
      </w:r>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7374C4DF" w:rsidR="00D21260" w:rsidRPr="009D6D33" w:rsidRDefault="00E12966" w:rsidP="00FE39D5">
      <w:pPr>
        <w:ind w:firstLine="720"/>
      </w:pPr>
      <w:bookmarkStart w:id="131" w:name="_Hlk106053520"/>
      <w:r w:rsidRPr="00167685">
        <w:rPr>
          <w:iCs/>
        </w:rPr>
        <w:t xml:space="preserve">Across the entire Ladner Marsh plant community, two to three species were lost </w:t>
      </w:r>
      <w:del w:id="132" w:author="Gary" w:date="2023-01-08T18:41:00Z">
        <w:r w:rsidRPr="00167685" w:rsidDel="003A6BF0">
          <w:rPr>
            <w:iCs/>
          </w:rPr>
          <w:delText xml:space="preserve">each </w:delText>
        </w:r>
      </w:del>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w:t>
      </w:r>
      <w:commentRangeStart w:id="133"/>
      <w:r w:rsidRPr="00294CC5">
        <w:rPr>
          <w:iCs/>
        </w:rPr>
        <w:t xml:space="preserve">(and thus increased rarity) </w:t>
      </w:r>
      <w:commentRangeEnd w:id="133"/>
      <w:r w:rsidR="00D94856">
        <w:rPr>
          <w:rStyle w:val="CommentReference"/>
        </w:rPr>
        <w:commentReference w:id="133"/>
      </w:r>
      <w:r w:rsidRPr="00294CC5">
        <w:rPr>
          <w:iCs/>
        </w:rPr>
        <w:t xml:space="preserve">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131"/>
    <w:p w14:paraId="683DEE38" w14:textId="690C12E8" w:rsidR="004C5AEE" w:rsidRDefault="00E12966" w:rsidP="00A43AC2">
      <w:pPr>
        <w:ind w:firstLine="720"/>
      </w:pPr>
      <w:del w:id="134" w:author="Gary" w:date="2023-01-10T15:03:00Z">
        <w:r w:rsidDel="007150E2">
          <w:delText xml:space="preserve">Cover abundance of </w:delText>
        </w:r>
      </w:del>
      <w:del w:id="135" w:author="GEB" w:date="2023-01-14T12:59:00Z">
        <w:r w:rsidR="00D8421D">
          <w:delText>assemblage</w:delText>
        </w:r>
      </w:del>
      <w:del w:id="136" w:author="Gary" w:date="2023-01-10T15:03:00Z">
        <w:r w:rsidR="00D8421D" w:rsidDel="007150E2">
          <w:delText>a</w:delText>
        </w:r>
      </w:del>
      <w:ins w:id="137" w:author="Gary" w:date="2023-01-10T15:03:00Z">
        <w:r w:rsidR="007150E2">
          <w:t>A</w:t>
        </w:r>
      </w:ins>
      <w:ins w:id="138" w:author="GEB" w:date="2023-01-14T12:59:00Z">
        <w:r w:rsidR="00D8421D">
          <w:t>ssemblage</w:t>
        </w:r>
      </w:ins>
      <w:r w:rsidR="00D8421D">
        <w:t xml:space="preserve">-defining indicator </w:t>
      </w:r>
      <w:r>
        <w:t xml:space="preserve">species </w:t>
      </w:r>
      <w:del w:id="139" w:author="GEB" w:date="2023-01-14T12:59:00Z">
        <w:r>
          <w:delText>show</w:delText>
        </w:r>
      </w:del>
      <w:ins w:id="140" w:author="GEB" w:date="2023-01-14T12:59:00Z">
        <w:r>
          <w:t>show</w:t>
        </w:r>
      </w:ins>
      <w:ins w:id="141" w:author="Gary" w:date="2023-01-10T15:03:00Z">
        <w:r w:rsidR="007150E2">
          <w:t>ed</w:t>
        </w:r>
      </w:ins>
      <w:r>
        <w:t xml:space="preserve"> an overall trend of decreasing cover over time</w:t>
      </w:r>
      <w:r w:rsidR="00E47A3F">
        <w:t xml:space="preserve"> (Fig. 3)</w:t>
      </w:r>
      <w:r w:rsidRPr="00C56065">
        <w:t xml:space="preserve">. </w:t>
      </w:r>
      <w:r w:rsidR="003E48D9">
        <w:t xml:space="preserve">Notably, the cover class of non-native indicator </w:t>
      </w:r>
      <w:r w:rsidR="003E48D9">
        <w:rPr>
          <w:i/>
        </w:rPr>
        <w:t>F.</w:t>
      </w:r>
      <w:r w:rsidR="003E48D9" w:rsidRPr="00C56065">
        <w:rPr>
          <w:i/>
        </w:rPr>
        <w:t xml:space="preserve"> </w:t>
      </w:r>
      <w:r w:rsidR="003E48D9">
        <w:rPr>
          <w:i/>
        </w:rPr>
        <w:t>arundinaceae</w:t>
      </w:r>
      <w:r w:rsidR="003E48D9">
        <w:t xml:space="preserve"> fell from a mean of ~1.5 to ~0.75 from 1979-2019, while the value for the mean cover class </w:t>
      </w:r>
      <w:r w:rsidR="001C2799">
        <w:t xml:space="preserve">value </w:t>
      </w:r>
      <w:r w:rsidR="003E48D9">
        <w:t xml:space="preserve">of non-native </w:t>
      </w:r>
      <w:r w:rsidR="003E48D9">
        <w:rPr>
          <w:i/>
        </w:rPr>
        <w:t>P. arundinaceae</w:t>
      </w:r>
      <w:r w:rsidR="003E48D9">
        <w:t xml:space="preserve"> tripled </w:t>
      </w:r>
      <w:commentRangeStart w:id="142"/>
      <w:r w:rsidR="003E48D9">
        <w:t>since 1999</w:t>
      </w:r>
      <w:commentRangeEnd w:id="142"/>
      <w:r w:rsidR="007150E2">
        <w:rPr>
          <w:rStyle w:val="CommentReference"/>
        </w:rPr>
        <w:commentReference w:id="142"/>
      </w:r>
      <w:r w:rsidR="003E48D9">
        <w:t xml:space="preserve">. </w:t>
      </w:r>
      <w:r>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Pr="00AC2BE4">
        <w:rPr>
          <w:i/>
        </w:rPr>
        <w:t>lyngbyei</w:t>
      </w:r>
      <w:r>
        <w:t xml:space="preserve"> decreased cover abundance from 1979</w:t>
      </w:r>
      <w:r w:rsidRPr="00F92EFD">
        <w:t>-2019</w:t>
      </w:r>
      <w:r>
        <w:t xml:space="preserve"> (</w:t>
      </w:r>
      <w:r w:rsidR="00E47A3F">
        <w:t>Fig. 3</w:t>
      </w:r>
      <w:r>
        <w:t>),</w:t>
      </w:r>
      <w:r w:rsidR="006E3CE2">
        <w:t xml:space="preserve"> </w:t>
      </w:r>
      <w:r w:rsidR="001C4C35">
        <w:t>stepping down</w:t>
      </w:r>
      <w:r w:rsidR="006E3CE2">
        <w:t xml:space="preserve"> from a mean cover class</w:t>
      </w:r>
      <w:r w:rsidR="00571772">
        <w:t xml:space="preserve"> value</w:t>
      </w:r>
      <w:r w:rsidR="006E3CE2">
        <w:t xml:space="preserve"> of 3 (50-75% cover) to 2 (25-50% cover) </w:t>
      </w:r>
      <w:r>
        <w:t xml:space="preserve">between 1979-2019. Meanwhile, </w:t>
      </w:r>
      <w:r w:rsidR="00341A26">
        <w:t>non-native</w:t>
      </w:r>
      <w:r>
        <w:t xml:space="preserve"> species </w:t>
      </w:r>
      <w:r w:rsidRPr="00AC2BE4">
        <w:rPr>
          <w:i/>
        </w:rPr>
        <w:t xml:space="preserve">Lythrum salicaria </w:t>
      </w:r>
      <w:r>
        <w:t xml:space="preserve">and </w:t>
      </w:r>
      <w:r w:rsidR="00495EC1">
        <w:rPr>
          <w:i/>
        </w:rPr>
        <w:t>F.</w:t>
      </w:r>
      <w:r w:rsidR="00495EC1" w:rsidRPr="00AC2BE4">
        <w:rPr>
          <w:i/>
        </w:rPr>
        <w:t xml:space="preserve"> </w:t>
      </w:r>
      <w:r w:rsidR="00462B87">
        <w:rPr>
          <w:i/>
        </w:rPr>
        <w:t>arundinacea</w:t>
      </w:r>
      <w:r>
        <w:t xml:space="preserve"> increased</w:t>
      </w:r>
      <w:r w:rsidR="00B673AC">
        <w:t xml:space="preserve"> in their mean cover abundance, although both species</w:t>
      </w:r>
      <w:r w:rsidR="00114E8B">
        <w:t xml:space="preserve">’ cover abundance remained in </w:t>
      </w:r>
      <w:r w:rsidR="00B673AC">
        <w:t>the same mean cover class</w:t>
      </w:r>
      <w:r w:rsidR="00114E8B">
        <w:t xml:space="preserve"> </w:t>
      </w:r>
      <w:r>
        <w:t>(</w:t>
      </w:r>
      <w:r w:rsidRPr="00AC2BE4">
        <w:rPr>
          <w:u w:val="single"/>
        </w:rPr>
        <w:t>&lt;</w:t>
      </w:r>
      <w:r>
        <w:t xml:space="preserve"> 25% mean cover) by 2019. Similarly, in the Bogbean assemblage, cover abundance of native species </w:t>
      </w:r>
      <w:r w:rsidR="00495EC1">
        <w:rPr>
          <w:i/>
        </w:rPr>
        <w:t>M.</w:t>
      </w:r>
      <w:r w:rsidR="00495EC1" w:rsidRPr="00AC2BE4">
        <w:rPr>
          <w:i/>
        </w:rPr>
        <w:t xml:space="preserve"> </w:t>
      </w:r>
      <w:r w:rsidRPr="00AC2BE4">
        <w:rPr>
          <w:i/>
        </w:rPr>
        <w:t>trifoliata</w:t>
      </w:r>
      <w:r>
        <w:t xml:space="preserve"> </w:t>
      </w:r>
      <w:del w:id="143" w:author="Martin, Tara (Forestry)" w:date="2023-01-10T10:12:00Z">
        <w:r w:rsidR="00114E8B">
          <w:delText>stepped down</w:delText>
        </w:r>
      </w:del>
      <w:ins w:id="144" w:author="Martin, Tara (Forestry)" w:date="2023-01-10T10:12:00Z">
        <w:r w:rsidR="00D94856">
          <w:t>declined</w:t>
        </w:r>
      </w:ins>
      <w:r w:rsidR="00114E8B">
        <w:t xml:space="preserve"> from a mean cover class of 4 (&gt; 75%) to 3</w:t>
      </w:r>
      <w:r>
        <w:t xml:space="preserve"> (50-75% mean cover) by 2019, while cover of </w:t>
      </w:r>
      <w:r w:rsidR="00341A26">
        <w:t>non-native</w:t>
      </w:r>
      <w:r>
        <w:t xml:space="preserve"> </w:t>
      </w:r>
      <w:r w:rsidRPr="00AC2BE4">
        <w:rPr>
          <w:i/>
        </w:rPr>
        <w:t>Mentha aquatica</w:t>
      </w:r>
      <w:r w:rsidR="00495EC1">
        <w:t xml:space="preserve"> L.</w:t>
      </w:r>
      <w:r>
        <w:t xml:space="preserve"> increased</w:t>
      </w:r>
      <w:r w:rsidR="006F08D8">
        <w:t xml:space="preserve"> from ‘absent’ in 1979 to a mean cover class of ~2</w:t>
      </w:r>
      <w:r>
        <w:t xml:space="preserve"> (~25-50% mean cover)</w:t>
      </w:r>
      <w:r w:rsidR="006F08D8">
        <w:t xml:space="preserve"> by 2019</w:t>
      </w:r>
      <w:r>
        <w:t>.</w:t>
      </w:r>
      <w:r w:rsidR="002D727E">
        <w:t xml:space="preserve"> </w:t>
      </w:r>
    </w:p>
    <w:p w14:paraId="0D31DF37" w14:textId="77777777" w:rsidR="00777525" w:rsidRDefault="00777525" w:rsidP="00A43AC2">
      <w:pPr>
        <w:ind w:firstLine="720"/>
      </w:pPr>
    </w:p>
    <w:p w14:paraId="201ED7F7" w14:textId="0A462698" w:rsidR="00386AB6" w:rsidRPr="002B358C" w:rsidRDefault="00386AB6" w:rsidP="00386AB6">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p w14:paraId="1E816DC4" w14:textId="1730C760" w:rsidR="00D1126E" w:rsidRDefault="00A26EDE" w:rsidP="00386AB6">
      <w:r>
        <w:fldChar w:fldCharType="begin"/>
      </w:r>
      <w:r>
        <w:instrText xml:space="preserve"> LINK </w:instrText>
      </w:r>
      <w:r w:rsidR="00D1126E">
        <w:instrText xml:space="preserve">Excel.Sheet.12 https://ubcca-my.sharepoint.com/personal/stefanie_lane_ubc_ca/Documents/Documents/Dissertation/CommunityStability/tables.xlsx DiversityMeasures!R2C2:R22C8 </w:instrText>
      </w:r>
      <w:r>
        <w:instrText xml:space="preserve">\a \f 4 \h </w:instrText>
      </w:r>
      <w:r>
        <w:fldChar w:fldCharType="separate"/>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D1126E" w:rsidRPr="00D1126E" w14:paraId="7DC3E6C0" w14:textId="77777777" w:rsidTr="002B358C">
        <w:trPr>
          <w:divId w:val="86388072"/>
          <w:trHeight w:val="470"/>
          <w:jc w:val="center"/>
        </w:trPr>
        <w:tc>
          <w:tcPr>
            <w:tcW w:w="1080" w:type="dxa"/>
            <w:tcBorders>
              <w:top w:val="nil"/>
              <w:left w:val="nil"/>
              <w:bottom w:val="nil"/>
              <w:right w:val="nil"/>
            </w:tcBorders>
            <w:shd w:val="clear" w:color="auto" w:fill="auto"/>
            <w:noWrap/>
            <w:vAlign w:val="bottom"/>
            <w:hideMark/>
          </w:tcPr>
          <w:p w14:paraId="5A46A20E" w14:textId="0EA657C2" w:rsidR="00D1126E" w:rsidRPr="00D1126E" w:rsidRDefault="00D1126E" w:rsidP="00D1126E">
            <w:pPr>
              <w:spacing w:after="0"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62C3EB6B"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112B5D2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47A0C575"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Diversity components</w:t>
            </w:r>
          </w:p>
        </w:tc>
      </w:tr>
      <w:tr w:rsidR="00D1126E" w:rsidRPr="00D1126E" w14:paraId="1666A0FD" w14:textId="77777777" w:rsidTr="002B358C">
        <w:trPr>
          <w:divId w:val="86388072"/>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F785E5E"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27C9177D"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6896D9FE"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7E35DF54"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73C59598"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E08E0A0"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α diversity sd</w:t>
            </w:r>
          </w:p>
        </w:tc>
        <w:tc>
          <w:tcPr>
            <w:tcW w:w="800" w:type="dxa"/>
            <w:tcBorders>
              <w:top w:val="single" w:sz="4" w:space="0" w:color="auto"/>
              <w:left w:val="nil"/>
              <w:bottom w:val="single" w:sz="4" w:space="0" w:color="auto"/>
              <w:right w:val="nil"/>
            </w:tcBorders>
            <w:shd w:val="clear" w:color="auto" w:fill="auto"/>
            <w:vAlign w:val="center"/>
            <w:hideMark/>
          </w:tcPr>
          <w:p w14:paraId="359E566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β diversity</w:t>
            </w:r>
          </w:p>
        </w:tc>
      </w:tr>
      <w:tr w:rsidR="00D1126E" w:rsidRPr="00D1126E" w14:paraId="4ECBEFC0" w14:textId="77777777" w:rsidTr="002B358C">
        <w:trPr>
          <w:divId w:val="86388072"/>
          <w:trHeight w:val="290"/>
          <w:jc w:val="center"/>
        </w:trPr>
        <w:tc>
          <w:tcPr>
            <w:tcW w:w="1080" w:type="dxa"/>
            <w:tcBorders>
              <w:top w:val="nil"/>
              <w:left w:val="nil"/>
              <w:bottom w:val="nil"/>
              <w:right w:val="nil"/>
            </w:tcBorders>
            <w:shd w:val="clear" w:color="auto" w:fill="auto"/>
            <w:vAlign w:val="bottom"/>
            <w:hideMark/>
          </w:tcPr>
          <w:p w14:paraId="7A3ADA61"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3ED8BE97"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1C146A5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164E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5C7BF3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AFF72A6"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4DE4A0F"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952B8A1"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0B96B7A"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45CC8D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5690B4D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0875B8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73D7D2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8.7</w:t>
            </w:r>
          </w:p>
        </w:tc>
        <w:tc>
          <w:tcPr>
            <w:tcW w:w="800" w:type="dxa"/>
            <w:tcBorders>
              <w:top w:val="single" w:sz="4" w:space="0" w:color="auto"/>
              <w:left w:val="nil"/>
              <w:bottom w:val="single" w:sz="4" w:space="0" w:color="auto"/>
              <w:right w:val="nil"/>
            </w:tcBorders>
            <w:shd w:val="clear" w:color="auto" w:fill="auto"/>
            <w:noWrap/>
            <w:vAlign w:val="bottom"/>
            <w:hideMark/>
          </w:tcPr>
          <w:p w14:paraId="7CF663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2.5</w:t>
            </w:r>
          </w:p>
        </w:tc>
        <w:tc>
          <w:tcPr>
            <w:tcW w:w="800" w:type="dxa"/>
            <w:tcBorders>
              <w:top w:val="single" w:sz="4" w:space="0" w:color="auto"/>
              <w:left w:val="nil"/>
              <w:bottom w:val="single" w:sz="4" w:space="0" w:color="auto"/>
              <w:right w:val="nil"/>
            </w:tcBorders>
            <w:shd w:val="clear" w:color="auto" w:fill="auto"/>
            <w:noWrap/>
            <w:vAlign w:val="bottom"/>
            <w:hideMark/>
          </w:tcPr>
          <w:p w14:paraId="1365895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3.9</w:t>
            </w:r>
          </w:p>
        </w:tc>
      </w:tr>
      <w:tr w:rsidR="00D1126E" w:rsidRPr="00D1126E" w14:paraId="287718A8"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3581D32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508E50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7EBD419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D8B697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85A12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8.3</w:t>
            </w:r>
          </w:p>
        </w:tc>
        <w:tc>
          <w:tcPr>
            <w:tcW w:w="800" w:type="dxa"/>
            <w:tcBorders>
              <w:top w:val="nil"/>
              <w:left w:val="nil"/>
              <w:bottom w:val="single" w:sz="4" w:space="0" w:color="auto"/>
              <w:right w:val="nil"/>
            </w:tcBorders>
            <w:shd w:val="clear" w:color="auto" w:fill="auto"/>
            <w:noWrap/>
            <w:vAlign w:val="bottom"/>
            <w:hideMark/>
          </w:tcPr>
          <w:p w14:paraId="22811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2.0</w:t>
            </w:r>
          </w:p>
        </w:tc>
        <w:tc>
          <w:tcPr>
            <w:tcW w:w="800" w:type="dxa"/>
            <w:tcBorders>
              <w:top w:val="nil"/>
              <w:left w:val="nil"/>
              <w:bottom w:val="single" w:sz="4" w:space="0" w:color="auto"/>
              <w:right w:val="nil"/>
            </w:tcBorders>
            <w:shd w:val="clear" w:color="auto" w:fill="auto"/>
            <w:noWrap/>
            <w:vAlign w:val="bottom"/>
            <w:hideMark/>
          </w:tcPr>
          <w:p w14:paraId="4E337E0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635B7DC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BF9A265"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2D7F3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21B1DE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3FB7E0A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C31FF5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7.9</w:t>
            </w:r>
          </w:p>
        </w:tc>
        <w:tc>
          <w:tcPr>
            <w:tcW w:w="800" w:type="dxa"/>
            <w:tcBorders>
              <w:top w:val="nil"/>
              <w:left w:val="nil"/>
              <w:bottom w:val="single" w:sz="4" w:space="0" w:color="auto"/>
              <w:right w:val="nil"/>
            </w:tcBorders>
            <w:shd w:val="clear" w:color="auto" w:fill="auto"/>
            <w:noWrap/>
            <w:vAlign w:val="bottom"/>
            <w:hideMark/>
          </w:tcPr>
          <w:p w14:paraId="751CBD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2.7</w:t>
            </w:r>
          </w:p>
        </w:tc>
        <w:tc>
          <w:tcPr>
            <w:tcW w:w="800" w:type="dxa"/>
            <w:tcBorders>
              <w:top w:val="nil"/>
              <w:left w:val="nil"/>
              <w:bottom w:val="single" w:sz="4" w:space="0" w:color="auto"/>
              <w:right w:val="nil"/>
            </w:tcBorders>
            <w:shd w:val="clear" w:color="auto" w:fill="auto"/>
            <w:noWrap/>
            <w:vAlign w:val="bottom"/>
            <w:hideMark/>
          </w:tcPr>
          <w:p w14:paraId="6A9B501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4.3</w:t>
            </w:r>
          </w:p>
        </w:tc>
      </w:tr>
      <w:tr w:rsidR="00D1126E" w:rsidRPr="00D1126E" w14:paraId="7F44B7E9"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47F63BA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C5C2EA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7763EC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E52C256"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F654F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26DEB3"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3A57BC"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06D1E629"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0A506613"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4968A744"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EE5B6A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D9D853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0CEA5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D88125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3510C9"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67D2B1CF"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775F0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78568D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4414872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6292BF9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2CCA91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10.8</w:t>
            </w:r>
          </w:p>
        </w:tc>
        <w:tc>
          <w:tcPr>
            <w:tcW w:w="800" w:type="dxa"/>
            <w:tcBorders>
              <w:top w:val="single" w:sz="4" w:space="0" w:color="auto"/>
              <w:left w:val="nil"/>
              <w:bottom w:val="single" w:sz="4" w:space="0" w:color="auto"/>
              <w:right w:val="nil"/>
            </w:tcBorders>
            <w:shd w:val="clear" w:color="auto" w:fill="auto"/>
            <w:noWrap/>
            <w:vAlign w:val="bottom"/>
            <w:hideMark/>
          </w:tcPr>
          <w:p w14:paraId="707FE2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3.9</w:t>
            </w:r>
          </w:p>
        </w:tc>
        <w:tc>
          <w:tcPr>
            <w:tcW w:w="800" w:type="dxa"/>
            <w:tcBorders>
              <w:top w:val="single" w:sz="4" w:space="0" w:color="auto"/>
              <w:left w:val="nil"/>
              <w:bottom w:val="single" w:sz="4" w:space="0" w:color="auto"/>
              <w:right w:val="nil"/>
            </w:tcBorders>
            <w:shd w:val="clear" w:color="auto" w:fill="auto"/>
            <w:noWrap/>
            <w:vAlign w:val="bottom"/>
            <w:hideMark/>
          </w:tcPr>
          <w:p w14:paraId="7512A86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0B4C0A27"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18FC35EE"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1EADBC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0A1B1C4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4D19428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5D1B559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9.7</w:t>
            </w:r>
          </w:p>
        </w:tc>
        <w:tc>
          <w:tcPr>
            <w:tcW w:w="800" w:type="dxa"/>
            <w:tcBorders>
              <w:top w:val="nil"/>
              <w:left w:val="nil"/>
              <w:bottom w:val="single" w:sz="4" w:space="0" w:color="auto"/>
              <w:right w:val="nil"/>
            </w:tcBorders>
            <w:shd w:val="clear" w:color="auto" w:fill="auto"/>
            <w:noWrap/>
            <w:vAlign w:val="bottom"/>
            <w:hideMark/>
          </w:tcPr>
          <w:p w14:paraId="7CAE91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4.0</w:t>
            </w:r>
          </w:p>
        </w:tc>
        <w:tc>
          <w:tcPr>
            <w:tcW w:w="800" w:type="dxa"/>
            <w:tcBorders>
              <w:top w:val="nil"/>
              <w:left w:val="nil"/>
              <w:bottom w:val="single" w:sz="4" w:space="0" w:color="auto"/>
              <w:right w:val="nil"/>
            </w:tcBorders>
            <w:shd w:val="clear" w:color="auto" w:fill="auto"/>
            <w:noWrap/>
            <w:vAlign w:val="bottom"/>
            <w:hideMark/>
          </w:tcPr>
          <w:p w14:paraId="5020899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2C7E587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F2E43E5"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2CEF9E3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7F950E0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1447F3EB"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7653C0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5.8</w:t>
            </w:r>
          </w:p>
        </w:tc>
        <w:tc>
          <w:tcPr>
            <w:tcW w:w="800" w:type="dxa"/>
            <w:tcBorders>
              <w:top w:val="nil"/>
              <w:left w:val="nil"/>
              <w:bottom w:val="single" w:sz="4" w:space="0" w:color="auto"/>
              <w:right w:val="nil"/>
            </w:tcBorders>
            <w:shd w:val="clear" w:color="auto" w:fill="auto"/>
            <w:noWrap/>
            <w:vAlign w:val="bottom"/>
            <w:hideMark/>
          </w:tcPr>
          <w:p w14:paraId="71BD11E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800" w:type="dxa"/>
            <w:tcBorders>
              <w:top w:val="nil"/>
              <w:left w:val="nil"/>
              <w:bottom w:val="single" w:sz="4" w:space="0" w:color="auto"/>
              <w:right w:val="nil"/>
            </w:tcBorders>
            <w:shd w:val="clear" w:color="auto" w:fill="auto"/>
            <w:noWrap/>
            <w:vAlign w:val="bottom"/>
            <w:hideMark/>
          </w:tcPr>
          <w:p w14:paraId="7D6526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4.6</w:t>
            </w:r>
          </w:p>
        </w:tc>
      </w:tr>
      <w:tr w:rsidR="00D1126E" w:rsidRPr="00D1126E" w14:paraId="38B45896"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061599F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05C14BF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638B058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760405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29064A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73275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4B96DC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99F27C4"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79B7334D"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43815C0"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A7152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2E27D8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5F6D5FF"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97C80B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61C3B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63D1FABD"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9C55893"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2E3FF7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FCBEF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30</w:t>
            </w:r>
          </w:p>
        </w:tc>
        <w:tc>
          <w:tcPr>
            <w:tcW w:w="300" w:type="dxa"/>
            <w:tcBorders>
              <w:top w:val="nil"/>
              <w:left w:val="nil"/>
              <w:bottom w:val="nil"/>
              <w:right w:val="nil"/>
            </w:tcBorders>
            <w:shd w:val="clear" w:color="auto" w:fill="auto"/>
            <w:noWrap/>
            <w:vAlign w:val="bottom"/>
            <w:hideMark/>
          </w:tcPr>
          <w:p w14:paraId="6DA8B8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CC11B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10.8</w:t>
            </w:r>
          </w:p>
        </w:tc>
        <w:tc>
          <w:tcPr>
            <w:tcW w:w="800" w:type="dxa"/>
            <w:tcBorders>
              <w:top w:val="single" w:sz="4" w:space="0" w:color="auto"/>
              <w:left w:val="nil"/>
              <w:bottom w:val="single" w:sz="4" w:space="0" w:color="auto"/>
              <w:right w:val="nil"/>
            </w:tcBorders>
            <w:shd w:val="clear" w:color="auto" w:fill="auto"/>
            <w:noWrap/>
            <w:vAlign w:val="bottom"/>
            <w:hideMark/>
          </w:tcPr>
          <w:p w14:paraId="1739FAC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800" w:type="dxa"/>
            <w:tcBorders>
              <w:top w:val="single" w:sz="4" w:space="0" w:color="auto"/>
              <w:left w:val="nil"/>
              <w:bottom w:val="single" w:sz="4" w:space="0" w:color="auto"/>
              <w:right w:val="nil"/>
            </w:tcBorders>
            <w:shd w:val="clear" w:color="auto" w:fill="auto"/>
            <w:noWrap/>
            <w:vAlign w:val="bottom"/>
            <w:hideMark/>
          </w:tcPr>
          <w:p w14:paraId="26569D0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r>
      <w:tr w:rsidR="00D1126E" w:rsidRPr="00D1126E" w14:paraId="0DF12F27"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098D1A8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053F55C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69CB92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1BF5F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5D0393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11.5</w:t>
            </w:r>
          </w:p>
        </w:tc>
        <w:tc>
          <w:tcPr>
            <w:tcW w:w="800" w:type="dxa"/>
            <w:tcBorders>
              <w:top w:val="nil"/>
              <w:left w:val="nil"/>
              <w:bottom w:val="single" w:sz="4" w:space="0" w:color="auto"/>
              <w:right w:val="nil"/>
            </w:tcBorders>
            <w:shd w:val="clear" w:color="auto" w:fill="auto"/>
            <w:noWrap/>
            <w:vAlign w:val="bottom"/>
            <w:hideMark/>
          </w:tcPr>
          <w:p w14:paraId="002F508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2.9</w:t>
            </w:r>
          </w:p>
        </w:tc>
        <w:tc>
          <w:tcPr>
            <w:tcW w:w="800" w:type="dxa"/>
            <w:tcBorders>
              <w:top w:val="nil"/>
              <w:left w:val="nil"/>
              <w:bottom w:val="single" w:sz="4" w:space="0" w:color="auto"/>
              <w:right w:val="nil"/>
            </w:tcBorders>
            <w:shd w:val="clear" w:color="auto" w:fill="auto"/>
            <w:noWrap/>
            <w:vAlign w:val="bottom"/>
            <w:hideMark/>
          </w:tcPr>
          <w:p w14:paraId="32309C8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3.1</w:t>
            </w:r>
          </w:p>
        </w:tc>
      </w:tr>
      <w:tr w:rsidR="00D1126E" w:rsidRPr="00D1126E" w14:paraId="4C598717"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8AA99B2"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3D73A2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2DEA0A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21C58F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31CB0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10.5</w:t>
            </w:r>
          </w:p>
        </w:tc>
        <w:tc>
          <w:tcPr>
            <w:tcW w:w="800" w:type="dxa"/>
            <w:tcBorders>
              <w:top w:val="nil"/>
              <w:left w:val="nil"/>
              <w:bottom w:val="single" w:sz="4" w:space="0" w:color="auto"/>
              <w:right w:val="nil"/>
            </w:tcBorders>
            <w:shd w:val="clear" w:color="auto" w:fill="auto"/>
            <w:noWrap/>
            <w:vAlign w:val="bottom"/>
            <w:hideMark/>
          </w:tcPr>
          <w:p w14:paraId="6E9ABFE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1.9</w:t>
            </w:r>
          </w:p>
        </w:tc>
        <w:tc>
          <w:tcPr>
            <w:tcW w:w="800" w:type="dxa"/>
            <w:tcBorders>
              <w:top w:val="nil"/>
              <w:left w:val="nil"/>
              <w:bottom w:val="single" w:sz="4" w:space="0" w:color="auto"/>
              <w:right w:val="nil"/>
            </w:tcBorders>
            <w:shd w:val="clear" w:color="auto" w:fill="auto"/>
            <w:noWrap/>
            <w:vAlign w:val="bottom"/>
            <w:hideMark/>
          </w:tcPr>
          <w:p w14:paraId="41C20C2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r>
      <w:tr w:rsidR="00D1126E" w:rsidRPr="00D1126E" w14:paraId="7CFDBCD7"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21A063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1275C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C3C594F"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3B10A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F9BDA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EE00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E848561"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B4C3A1C"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2D4285CF"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6C1419DB"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5A30E79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131373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20FF8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4F75B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07B0A7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451FF6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65E32B1"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6CB871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69097E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2C35A1A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08635F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10.0</w:t>
            </w:r>
          </w:p>
        </w:tc>
        <w:tc>
          <w:tcPr>
            <w:tcW w:w="800" w:type="dxa"/>
            <w:tcBorders>
              <w:top w:val="single" w:sz="4" w:space="0" w:color="auto"/>
              <w:left w:val="nil"/>
              <w:bottom w:val="single" w:sz="4" w:space="0" w:color="auto"/>
              <w:right w:val="nil"/>
            </w:tcBorders>
            <w:shd w:val="clear" w:color="auto" w:fill="auto"/>
            <w:noWrap/>
            <w:vAlign w:val="bottom"/>
            <w:hideMark/>
          </w:tcPr>
          <w:p w14:paraId="57D213F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800" w:type="dxa"/>
            <w:tcBorders>
              <w:top w:val="single" w:sz="4" w:space="0" w:color="auto"/>
              <w:left w:val="nil"/>
              <w:bottom w:val="single" w:sz="4" w:space="0" w:color="auto"/>
              <w:right w:val="nil"/>
            </w:tcBorders>
            <w:shd w:val="clear" w:color="auto" w:fill="auto"/>
            <w:noWrap/>
            <w:vAlign w:val="bottom"/>
            <w:hideMark/>
          </w:tcPr>
          <w:p w14:paraId="3154912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4.8</w:t>
            </w:r>
          </w:p>
        </w:tc>
      </w:tr>
      <w:tr w:rsidR="00D1126E" w:rsidRPr="00D1126E" w14:paraId="524792BA"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28C0EC83"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0C3E375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49DE68C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7465DE5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030FF0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9.6</w:t>
            </w:r>
          </w:p>
        </w:tc>
        <w:tc>
          <w:tcPr>
            <w:tcW w:w="800" w:type="dxa"/>
            <w:tcBorders>
              <w:top w:val="nil"/>
              <w:left w:val="nil"/>
              <w:bottom w:val="nil"/>
              <w:right w:val="nil"/>
            </w:tcBorders>
            <w:shd w:val="clear" w:color="auto" w:fill="auto"/>
            <w:noWrap/>
            <w:vAlign w:val="bottom"/>
            <w:hideMark/>
          </w:tcPr>
          <w:p w14:paraId="158BF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c>
          <w:tcPr>
            <w:tcW w:w="800" w:type="dxa"/>
            <w:tcBorders>
              <w:top w:val="nil"/>
              <w:left w:val="nil"/>
              <w:bottom w:val="nil"/>
              <w:right w:val="nil"/>
            </w:tcBorders>
            <w:shd w:val="clear" w:color="auto" w:fill="auto"/>
            <w:noWrap/>
            <w:vAlign w:val="bottom"/>
            <w:hideMark/>
          </w:tcPr>
          <w:p w14:paraId="360AAAC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4.7</w:t>
            </w:r>
          </w:p>
        </w:tc>
      </w:tr>
      <w:tr w:rsidR="00D1126E" w:rsidRPr="00D1126E" w14:paraId="22220855"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D4C702"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63E35E9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4B15A1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44</w:t>
            </w:r>
          </w:p>
        </w:tc>
        <w:tc>
          <w:tcPr>
            <w:tcW w:w="300" w:type="dxa"/>
            <w:tcBorders>
              <w:top w:val="nil"/>
              <w:left w:val="nil"/>
              <w:bottom w:val="nil"/>
              <w:right w:val="nil"/>
            </w:tcBorders>
            <w:shd w:val="clear" w:color="auto" w:fill="auto"/>
            <w:noWrap/>
            <w:vAlign w:val="bottom"/>
            <w:hideMark/>
          </w:tcPr>
          <w:p w14:paraId="42D91E6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6F782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9.4</w:t>
            </w:r>
          </w:p>
        </w:tc>
        <w:tc>
          <w:tcPr>
            <w:tcW w:w="800" w:type="dxa"/>
            <w:tcBorders>
              <w:top w:val="single" w:sz="4" w:space="0" w:color="auto"/>
              <w:left w:val="nil"/>
              <w:bottom w:val="single" w:sz="4" w:space="0" w:color="auto"/>
              <w:right w:val="nil"/>
            </w:tcBorders>
            <w:shd w:val="clear" w:color="auto" w:fill="auto"/>
            <w:noWrap/>
            <w:vAlign w:val="bottom"/>
            <w:hideMark/>
          </w:tcPr>
          <w:p w14:paraId="356084B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3.0</w:t>
            </w:r>
          </w:p>
        </w:tc>
        <w:tc>
          <w:tcPr>
            <w:tcW w:w="800" w:type="dxa"/>
            <w:tcBorders>
              <w:top w:val="single" w:sz="4" w:space="0" w:color="auto"/>
              <w:left w:val="nil"/>
              <w:bottom w:val="single" w:sz="4" w:space="0" w:color="auto"/>
              <w:right w:val="nil"/>
            </w:tcBorders>
            <w:shd w:val="clear" w:color="auto" w:fill="auto"/>
            <w:noWrap/>
            <w:vAlign w:val="bottom"/>
            <w:hideMark/>
          </w:tcPr>
          <w:p w14:paraId="52D074E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4.7</w:t>
            </w:r>
          </w:p>
        </w:tc>
      </w:tr>
    </w:tbl>
    <w:p w14:paraId="52039417" w14:textId="17C5247E" w:rsidR="00736096" w:rsidRPr="00825EA9" w:rsidRDefault="00A26EDE" w:rsidP="00F92EFD">
      <w:pPr>
        <w:ind w:firstLine="720"/>
      </w:pPr>
      <w:r>
        <w:fldChar w:fldCharType="end"/>
      </w: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54D6B4AA" w:rsidR="001A5B3B" w:rsidRDefault="001A5B3B">
      <w:pPr>
        <w:rPr>
          <w:iCs/>
          <w:color w:val="44546A" w:themeColor="text2"/>
          <w:sz w:val="18"/>
          <w:szCs w:val="18"/>
        </w:rPr>
      </w:pPr>
      <w:r>
        <w:rPr>
          <w:iCs/>
          <w:color w:val="44546A" w:themeColor="text2"/>
          <w:sz w:val="18"/>
          <w:szCs w:val="18"/>
        </w:rPr>
        <w:br w:type="page"/>
      </w:r>
    </w:p>
    <w:p w14:paraId="67561DE8" w14:textId="18BA86FA" w:rsidR="00D1126E" w:rsidRDefault="002B358C" w:rsidP="00530C3C">
      <w:r>
        <w:rPr>
          <w:b/>
        </w:rPr>
        <w:t>Table 2</w:t>
      </w:r>
      <w:r>
        <w:t xml:space="preserve"> </w:t>
      </w:r>
      <w:r w:rsidRPr="002B358C">
        <w:t>Species significantly driving cluster groups (Euclidean distance) include the same dominant species in each assemblage type (Sedge by Carex lyngbyei, Fescue by Festuca arundinacea, Bogbean by Menyanthes trifoliata). Indicator species significantly defining the assemblage reported for p &lt; 0.05</w:t>
      </w:r>
      <w:r w:rsidR="00530C3C">
        <w:fldChar w:fldCharType="begin"/>
      </w:r>
      <w:r w:rsidR="00530C3C">
        <w:instrText xml:space="preserve"> LINK </w:instrText>
      </w:r>
      <w:r w:rsidR="00D1126E">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30C3C">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Sagittaria latifolia</w:t>
            </w:r>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Schoenoplectus tabernaemontani</w:t>
            </w:r>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Phalaris </w:t>
            </w:r>
            <w:r w:rsidR="00DF171B" w:rsidRPr="00D1126E">
              <w:rPr>
                <w:rFonts w:ascii="Calibri" w:eastAsia="Times New Roman" w:hAnsi="Calibri" w:cs="Calibri"/>
                <w:i/>
                <w:iCs/>
                <w:color w:val="000000"/>
                <w:sz w:val="20"/>
                <w:szCs w:val="20"/>
              </w:rPr>
              <w:t>arundinacea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palustre</w:t>
            </w:r>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Trifolium </w:t>
            </w:r>
            <w:r w:rsidR="00DF171B" w:rsidRPr="00D1126E">
              <w:rPr>
                <w:rFonts w:ascii="Calibri" w:eastAsia="Times New Roman" w:hAnsi="Calibri" w:cs="Calibri"/>
                <w:i/>
                <w:iCs/>
                <w:color w:val="000000"/>
                <w:sz w:val="20"/>
                <w:szCs w:val="20"/>
              </w:rPr>
              <w:t>wormskioldii</w:t>
            </w:r>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Lathyrus palustris</w:t>
            </w:r>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Sidalcea hendersonii</w:t>
            </w:r>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r w:rsidR="00DF171B" w:rsidRPr="00D1126E">
              <w:rPr>
                <w:rFonts w:ascii="Calibri" w:eastAsia="Times New Roman" w:hAnsi="Calibri" w:cs="Calibri"/>
                <w:i/>
                <w:iCs/>
                <w:sz w:val="20"/>
                <w:szCs w:val="20"/>
              </w:rPr>
              <w:t>scorpioides</w:t>
            </w:r>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Eleocharis palustris</w:t>
            </w:r>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Equisetum variegatum</w:t>
            </w:r>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1387F276" w14:textId="3CA5CECC" w:rsidR="00530C3C" w:rsidRDefault="00530C3C" w:rsidP="00530C3C">
      <w:r>
        <w:fldChar w:fldCharType="end"/>
      </w:r>
    </w:p>
    <w:p w14:paraId="3BF5195D" w14:textId="77777777" w:rsidR="00530C3C" w:rsidRPr="00C33618" w:rsidRDefault="00530C3C" w:rsidP="000E32F2"/>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5"/>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145"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146" w:name="_Hlk112157303"/>
      <w:bookmarkEnd w:id="145"/>
      <w:r>
        <w:t xml:space="preserve">Discussion </w:t>
      </w:r>
    </w:p>
    <w:bookmarkEnd w:id="146"/>
    <w:p w14:paraId="58036CC8" w14:textId="48B5142B" w:rsidR="00B55BE4" w:rsidRDefault="00BE39A7" w:rsidP="00A07617">
      <w:pPr>
        <w:ind w:firstLine="720"/>
      </w:pPr>
      <w:r>
        <w:t xml:space="preserve">Despite conservation status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147" w:name="_Hlk123898912"/>
      <w:r w:rsidR="00306F95" w:rsidRPr="00114665">
        <w:t>W</w:t>
      </w:r>
      <w:r w:rsidRPr="00306F95">
        <w:t xml:space="preserve">e observed a decline of native species richness accompanied by an increased richness and abundance of </w:t>
      </w:r>
      <w:r w:rsidR="00341A26">
        <w:t>non-native</w:t>
      </w:r>
      <w:r w:rsidRPr="00306F95">
        <w:t xml:space="preserve"> species</w:t>
      </w:r>
      <w:r w:rsidR="001F2BA8">
        <w:t xml:space="preserve">. Of greater concern is our observation of </w:t>
      </w:r>
      <w:r w:rsidR="00DB3B41">
        <w:t>the</w:t>
      </w:r>
      <w:r>
        <w:t xml:space="preserve"> homogenization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 xml:space="preserve">). </w:t>
      </w:r>
      <w:r w:rsidR="001F2BA8">
        <w:t xml:space="preserve">While </w:t>
      </w:r>
      <w:r w:rsidR="004D64AE">
        <w:t xml:space="preserve">addition of non-native species can contribute to greater biodiversity </w:t>
      </w:r>
      <w:r w:rsidR="004D64AE">
        <w:fldChar w:fldCharType="begin"/>
      </w:r>
      <w:r w:rsidR="004D64AE">
        <w:instrText xml:space="preserve"> ADDIN ZOTERO_ITEM CSL_CITATION {"citationID":"MWHp9jyQ","properties":{"formattedCitation":"(Sagoff, 2005)","plainCitation":"(Sagoff, 2005)","noteIndex":0},"citationItems":[{"id":2861,"uris":["http://zotero.org/users/6092945/items/PG8GJAI3"],"itemData":{"id":2861,"type":"article-journal","abstract":"Conservation biologists and other environmentalists confront five obstacles in building support for regulatory policies that seek to exclude or remove introduced plants and other non-native species that threaten to harm natural areas or the natural environment. First, the concept of “harm to the natural environment” is nebulous and undefined. Second, ecologists cannot predict how introduced species will behave in natural ecosystems. If biologists cannot define “harm” or predict the behavior of introduced species, they must target all non-native species as potentially “harmful”. an impossibly large regulatory task. Third, loss of species richness may constitute harm to an environment, but introduced organisms typically, generally, and significantly add to species richness in ecosystems. If species richness correlates with desirable ecosystem properties, moreover, such as stability and productivity, as some ecologists believe, then introduced organisms, by increasing species richness, would support those desirable properties. Fourth, one may plausibly argue that extinction constitutes environmental harm, but there is no evidence that non-native species, especially plants, are significant causes of extinction, except for predators in certain lakes and other small island-like environments. Fifth, while aesthetic, ethical, and spiritual values may provide a legitimate basis for invasive species policy, biologists often cite concepts such as “biodiversity” and ecosystem “health” or “integrity” to provide a scientific justification. To assert that non-native species threaten biodiversity or undermine ecosystem health, however, may be to draw conceptual entailments or consequences from definitions of “biodiversity” and “integrity” that arbitrarily exclude non-native species or make the presence of exotic species a per se indicator of decline.","container-title":"Journal of Agricultural and Environmental Ethics","DOI":"10.1007/s10806-005-1500-y","ISSN":"1573-322X","issue":"3","journalAbbreviation":"J Agric Environ Ethics","language":"en","page":"215-236","source":"Springer Link","title":"Do Non-Native Species Threaten The Natural Environment?","volume":"18","author":[{"family":"Sagoff","given":"Mark"}],"issued":{"date-parts":[["2005",5,1]]}}}],"schema":"https://github.com/citation-style-language/schema/raw/master/csl-citation.json"} </w:instrText>
      </w:r>
      <w:r w:rsidR="004D64AE">
        <w:fldChar w:fldCharType="separate"/>
      </w:r>
      <w:r w:rsidR="004D64AE" w:rsidRPr="004D64AE">
        <w:rPr>
          <w:rFonts w:ascii="Calibri" w:hAnsi="Calibri" w:cs="Calibri"/>
        </w:rPr>
        <w:t>(Sagoff, 2005)</w:t>
      </w:r>
      <w:r w:rsidR="004D64AE">
        <w:fldChar w:fldCharType="end"/>
      </w:r>
      <w:r w:rsidR="004D64AE">
        <w:t xml:space="preserve">, </w:t>
      </w:r>
      <w:r w:rsidR="00DB1408">
        <w:t>the homogenization of</w:t>
      </w:r>
      <w:r w:rsidR="00C34294">
        <w:t xml:space="preserve"> plant communities </w:t>
      </w:r>
      <w:r w:rsidR="004E7DB3">
        <w:t xml:space="preserve">leads to lower diversity overall </w:t>
      </w:r>
      <w:r w:rsidR="00AA2531">
        <w:fldChar w:fldCharType="begin"/>
      </w:r>
      <w:r w:rsidR="00AA2531">
        <w:instrText xml:space="preserve"> ADDIN ZOTERO_ITEM CSL_CITATION {"citationID":"p6Njwv7L","properties":{"formattedCitation":"(Houlahan &amp; Findlay, 2004)","plainCitation":"(Houlahan &amp; Findlay, 2004)","noteIndex":0},"citationItems":[{"id":2863,"uris":["http://zotero.org/users/6092945/items/JPU27GB8"],"itemData":{"id":2863,"type":"article-journal","abstract":"Abstract: Invasive species are a major threat to global biodiversity and an important cause of biotic homogenization of ecosystems. Exotic plants have been identified as a particular concern because of the widely held belief that they competitively exclude native plant species. We examined the correlation between native and invasive species richness in 58 Ontario inland wetlands. The relationship between exotic and native species richness was positive even when we controlled for important covarying factors. In addition, we examined the relationship between the abundance of four native species ( Typha latifolia, T. angustifolia, Salix petiolaris, Nuphar variegatum) and four invasive species ( Lythrum salicaria, Hydrocharis morsus-ranae, Phalaris arundinacea, Rhamnus frangula) that often dominate temperate wetlands and native and rare native species richness. Exotic species were no more likely to dominate a wetland than native species, and the proportion of dominant exotic species that had a significant negative effect on the native plant community was the same as the proportion of native species with a significant negative effect. We conclude that the key to conservation of inland wetland biodiversity is to discourage the spread of community dominants, regardless of geographical origin.","container-title":"Conservation Biology","DOI":"10.1111/j.1523-1739.2004.00391.x","ISSN":"1523-1739","issue":"4","language":"en","note":"_eprint: https://onlinelibrary.wiley.com/doi/pdf/10.1111/j.1523-1739.2004.00391.x","page":"1132-1138","source":"Wiley Online Library","title":"Effect of Invasive Plant Species on Temperate Wetland Plant Diversity","volume":"18","author":[{"family":"Houlahan","given":"Jeff E."},{"family":"Findlay","given":"C. Scott"}],"issued":{"date-parts":[["2004"]]}}}],"schema":"https://github.com/citation-style-language/schema/raw/master/csl-citation.json"} </w:instrText>
      </w:r>
      <w:r w:rsidR="00AA2531">
        <w:fldChar w:fldCharType="separate"/>
      </w:r>
      <w:r w:rsidR="00AA2531" w:rsidRPr="00AA2531">
        <w:rPr>
          <w:rFonts w:ascii="Calibri" w:hAnsi="Calibri" w:cs="Calibri"/>
        </w:rPr>
        <w:t>(Houlahan &amp; Findlay, 2004)</w:t>
      </w:r>
      <w:r w:rsidR="00AA2531">
        <w:fldChar w:fldCharType="end"/>
      </w:r>
      <w:r w:rsidR="004E7DB3">
        <w:t>, which in turn may lead to lower functional redundancy and potential for reduced ecosystem</w:t>
      </w:r>
      <w:r w:rsidR="002E3586">
        <w:t xml:space="preserve"> stability</w:t>
      </w:r>
      <w:r w:rsidR="00AA2531">
        <w:t xml:space="preserve"> </w:t>
      </w:r>
      <w:r w:rsidR="00AA2531">
        <w:fldChar w:fldCharType="begin"/>
      </w:r>
      <w:r w:rsidR="00AA2531">
        <w:instrText xml:space="preserve"> ADDIN ZOTERO_ITEM CSL_CITATION {"citationID":"MMWZhhuC","properties":{"formattedCitation":"(de Bello et al., 2021)","plainCitation":"(de Bello et al., 2021)","noteIndex":0},"citationItems":[{"id":2495,"uris":["http://zotero.org/users/6092945/items/H73DAWT3"],"itemData":{"id":2495,"type":"article-journal","abstract":"Under global change, how biological diversity and ecosystem services are maintained in time is a fundamental question. Ecologists have long argued about multiple mechanisms by which local biodiversity might control the temporal stability of ecosystem properties. Accumulating theories and empirical evidence suggest that, together with different population and community parameters, these mechanisms largely operate through differences in functional traits among organisms. We review potential trait-stability mechanisms together with underlying tests and associated metrics. We identify various trait-based components, each accounting for different stability mechanisms, that contribute to buffering, or propagating, the effect of environmental fluctuations on ecosystem functioning. This comprehensive picture, obtained by combining different puzzle pieces of trait-stability effects, will guide future empirical and modeling investigations.","container-title":"Trends in Ecology &amp; Evolution","DOI":"10.1016/j.tree.2021.05.001","ISSN":"0169-5347","issue":"9","journalAbbreviation":"Trends in Ecology &amp; Evolution","language":"en","page":"822-836","source":"ScienceDirect","title":"Functional trait effects on ecosystem stability: assembling the jigsaw puzzle","title-short":"Functional trait effects on ecosystem stability","volume":"36","author":[{"family":"Bello","given":"Francesco","non-dropping-particle":"de"},{"family":"Lavorel","given":"Sandra"},{"family":"Hallett","given":"Lauren M."},{"family":"Valencia","given":"Enrique"},{"family":"Garnier","given":"Eric"},{"family":"Roscher","given":"Christiane"},{"family":"Conti","given":"Luisa"},{"family":"Galland","given":"Thomas"},{"family":"Goberna","given":"Marta"},{"family":"Májeková","given":"Maria"},{"family":"Montesinos-Navarro","given":"Alicia"},{"family":"Pausas","given":"Juli G."},{"family":"Verdú","given":"Miguel"},{"family":"E-Vojtkó","given":"Anna"},{"family":"Götzenberger","given":"Lars"},{"family":"Lepš","given":"Jan"}],"issued":{"date-parts":[["2021",9,1]]}}}],"schema":"https://github.com/citation-style-language/schema/raw/master/csl-citation.json"} </w:instrText>
      </w:r>
      <w:r w:rsidR="00AA2531">
        <w:fldChar w:fldCharType="separate"/>
      </w:r>
      <w:r w:rsidR="00AA2531" w:rsidRPr="00AA2531">
        <w:rPr>
          <w:rFonts w:ascii="Calibri" w:hAnsi="Calibri" w:cs="Calibri"/>
        </w:rPr>
        <w:t>(de Bello et al., 2021)</w:t>
      </w:r>
      <w:r w:rsidR="00AA2531">
        <w:fldChar w:fldCharType="end"/>
      </w:r>
      <w:r w:rsidR="004E7DB3">
        <w:t xml:space="preserve">. </w:t>
      </w:r>
      <w:bookmarkEnd w:id="147"/>
    </w:p>
    <w:p w14:paraId="5DFABAFC" w14:textId="74F56CAD"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74AD7297"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commentRangeStart w:id="148"/>
      <w:r w:rsidR="007B08D6">
        <w:t xml:space="preserve">high </w:t>
      </w:r>
      <w:commentRangeEnd w:id="148"/>
      <w:r w:rsidR="00B200BA">
        <w:rPr>
          <w:rStyle w:val="CommentReference"/>
        </w:rPr>
        <w:commentReference w:id="148"/>
      </w:r>
      <w:r w:rsidR="007B08D6">
        <w:t>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0B3AE5BA"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149"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149"/>
    </w:p>
    <w:p w14:paraId="2AAF3ADA" w14:textId="0E1DAAAE" w:rsidR="00BE39A7" w:rsidRPr="009D6D33" w:rsidRDefault="00E954F2" w:rsidP="00A07617">
      <w:pPr>
        <w:ind w:firstLine="720"/>
        <w:rPr>
          <w:rFonts w:cstheme="minorHAnsi"/>
        </w:rPr>
      </w:pPr>
      <w:ins w:id="150" w:author="Martin, Tara (Forestry)" w:date="2023-01-10T10:20:00Z">
        <w:r>
          <w:rPr>
            <w:rFonts w:cstheme="minorHAnsi"/>
          </w:rPr>
          <w:t>Plant b</w:t>
        </w:r>
      </w:ins>
      <w:del w:id="151" w:author="Martin, Tara (Forestry)" w:date="2023-01-10T10:20:00Z">
        <w:r w:rsidR="00D472DA">
          <w:rPr>
            <w:rFonts w:cstheme="minorHAnsi"/>
          </w:rPr>
          <w:delText>B</w:delText>
        </w:r>
      </w:del>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ins w:id="152" w:author="Martin, Tara (Forestry)" w:date="2023-01-10T10:21:00Z">
        <w:r>
          <w:rPr>
            <w:rFonts w:cstheme="minorHAnsi"/>
          </w:rPr>
          <w:t xml:space="preserve">native </w:t>
        </w:r>
      </w:ins>
      <w:ins w:id="153" w:author="Martin, Tara (Forestry)" w:date="2023-01-10T10:20:00Z">
        <w:r>
          <w:rPr>
            <w:rFonts w:cstheme="minorHAnsi"/>
          </w:rPr>
          <w:t xml:space="preserve">plant </w:t>
        </w:r>
      </w:ins>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600CB6C4" w:rsidR="00BE39A7" w:rsidRPr="002C5261" w:rsidRDefault="00341A26" w:rsidP="003F5BE9">
      <w:pPr>
        <w:ind w:firstLine="720"/>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fldChar w:fldCharType="begin"/>
      </w:r>
      <w:r w:rsidR="003644E4">
        <w:instrText xml:space="preserve"> ADDIN ZOTERO_ITEM CSL_CITATION {"citationID":"mVNlo7uD","properties":{"formattedCitation":"(Duffy, 2003)","plainCitation":"(Duffy, 2003)","noteIndex":0},"citationItems":[{"id":2858,"uris":["http://zotero.org/users/6092945/items/M57IA356"],"itemData":{"id":2858,"type":"article-journal","abstract":"Experiments testing biodiversity effects on ecosystem functioning have been criticized on the basis that their random-assembly designs do not reflect deterministic species loss in nature. Because previous studies, and their critics, have focused primarily on plants, however, it is underappreciated that the most consistent such determinism involves biased extinction of large consumers, skewing trophic structure and substantially changing conclusions about ecosystem impacts that assume changing plant diversity alone. Both demography and anthropogenic threats render large vertebrate consumers more vulnerable to extinction, on average, than plants. Importantly, species loss appears biased toward strong interactors among animals but weak interactors among plants. Accordingly, available evidence suggests that loss of a few predator species often has impacts comparable in magnitude to those stemming from a large reduction in plant diversity. Thus, the dominant impacts of biodiversity change on ecosystem functioning appear to be trophically mediated, with important implications for conservation.","container-title":"Ecology Letters","DOI":"10.1046/j.1461-0248.2003.00494.x","ISSN":"1461-0248","issue":"8","language":"en","note":"_eprint: https://onlinelibrary.wiley.com/doi/pdf/10.1046/j.1461-0248.2003.00494.x","page":"680-687","source":"Wiley Online Library","title":"Biodiversity loss, trophic skew and ecosystem functioning","volume":"6","author":[{"family":"Duffy","given":"J. Emmett"}],"issued":{"date-parts":[["2003"]]}}}],"schema":"https://github.com/citation-style-language/schema/raw/master/csl-citation.json"} </w:instrText>
      </w:r>
      <w:r w:rsidR="003644E4">
        <w:fldChar w:fldCharType="separate"/>
      </w:r>
      <w:r w:rsidR="003644E4" w:rsidRPr="003644E4">
        <w:rPr>
          <w:rFonts w:ascii="Calibri" w:hAnsi="Calibri" w:cs="Calibri"/>
        </w:rPr>
        <w:t>(Duffy, 2003)</w:t>
      </w:r>
      <w:r w:rsidR="003644E4">
        <w:fldChar w:fldCharType="end"/>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del w:id="154" w:author="Gary" w:date="2023-01-09T11:59:00Z">
        <w:r w:rsidR="00BE39A7" w:rsidDel="004D7289">
          <w:delText>,</w:delText>
        </w:r>
      </w:del>
      <w:ins w:id="155" w:author="Gary" w:date="2023-01-09T11:59:00Z">
        <w:r w:rsidR="003B66C2">
          <w:t>;</w:t>
        </w:r>
      </w:ins>
      <w:r w:rsidR="00BE39A7">
        <w:t xml:space="preserve"> however</w:t>
      </w:r>
      <w:ins w:id="156" w:author="Gary" w:date="2023-01-09T11:59:00Z">
        <w:r w:rsidR="003B66C2">
          <w:t>,</w:t>
        </w:r>
      </w:ins>
      <w:r w:rsidR="00BE39A7">
        <w:t xml:space="preserve">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w:t>
      </w:r>
      <w:r>
        <w:t>non-native</w:t>
      </w:r>
      <w:r w:rsidR="00B2311F">
        <w:t xml:space="preserve"> propagules within the distributed sediment. 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xml:space="preserve">. Alternatively, if </w:t>
      </w:r>
      <w:r>
        <w:t>non-native</w:t>
      </w:r>
      <w:r w:rsidR="00B2311F" w:rsidRPr="00FD48B1">
        <w:t xml:space="preserve"> species are more prevalent throughout the regional dispersal network, then there is a greater chance of </w:t>
      </w:r>
      <w:r>
        <w:t>non-native</w:t>
      </w:r>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43C54AEC" w14:textId="67A2AA32" w:rsidR="00BE39A7" w:rsidRDefault="00961F12" w:rsidP="00BE39A7">
      <w:pPr>
        <w:ind w:firstLine="720"/>
      </w:pPr>
      <w:r>
        <w:t xml:space="preserve">A common </w:t>
      </w:r>
      <w:r w:rsidR="00195DA8">
        <w:t>(mis)</w:t>
      </w:r>
      <w:r>
        <w:t xml:space="preserve">assumption is that </w:t>
      </w:r>
      <w:r w:rsidR="005F13EE">
        <w:t>“</w:t>
      </w:r>
      <w:r>
        <w:t>undisturbed</w:t>
      </w:r>
      <w:r w:rsidR="005F13EE">
        <w:t>”</w:t>
      </w:r>
      <w:r>
        <w:t xml:space="preserve"> areas</w:t>
      </w:r>
      <w:r w:rsidR="005F13EE">
        <w:t xml:space="preserve"> such as Ladner Marsh</w:t>
      </w:r>
      <w:r>
        <w:t xml:space="preserve">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bookmarkStart w:id="157"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del w:id="158" w:author="Martin, Tara (Forestry)" w:date="2023-01-10T10:26:00Z">
        <w:r w:rsidR="00C244E6">
          <w:delText>landscape</w:delText>
        </w:r>
        <w:r w:rsidR="00C244E6" w:rsidDel="00E954F2">
          <w:delText xml:space="preserve"> </w:delText>
        </w:r>
      </w:del>
      <w:ins w:id="159" w:author="Martin, Tara (Forestry)" w:date="2023-01-10T10:26:00Z">
        <w:r w:rsidR="00E954F2">
          <w:t>region</w:t>
        </w:r>
        <w:r w:rsidR="00C244E6">
          <w:t xml:space="preserve"> </w:t>
        </w:r>
      </w:ins>
      <w:r w:rsidR="00C244E6">
        <w:fldChar w:fldCharType="begin"/>
      </w:r>
      <w:r w:rsidR="00C244E6">
        <w:instrText xml:space="preserve"> ADDIN ZOTERO_ITEM CSL_CITATION {"citationID":"XcHAzoDL","properties":{"formattedCitation":"(Finn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C244E6">
        <w:fldChar w:fldCharType="separate"/>
      </w:r>
      <w:r w:rsidR="00C244E6" w:rsidRPr="00C244E6">
        <w:rPr>
          <w:rFonts w:ascii="Calibri" w:hAnsi="Calibri" w:cs="Calibri"/>
        </w:rPr>
        <w:t>(Finn et al., 2021)</w:t>
      </w:r>
      <w:r w:rsidR="00C244E6">
        <w:fldChar w:fldCharType="end"/>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 xml:space="preserve">historical </w:t>
      </w:r>
      <w:ins w:id="160" w:author="TGM" w:date="2023-01-14T12:59:00Z">
        <w:r w:rsidR="00C04996">
          <w:t>reference</w:t>
        </w:r>
      </w:ins>
      <w:ins w:id="161" w:author="Martin, Tara (Forestry)" w:date="2023-01-10T10:26:00Z">
        <w:r w:rsidR="00E954F2">
          <w:t>s</w:t>
        </w:r>
      </w:ins>
      <w:del w:id="162" w:author="TGM" w:date="2023-01-14T12:59:00Z">
        <w:r w:rsidR="00C04996">
          <w:delText>reference</w:delText>
        </w:r>
      </w:del>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del w:id="163" w:author="Martin, Tara (Forestry)" w:date="2023-01-10T10:27:00Z">
        <w:r w:rsidR="00811EA0">
          <w:delText xml:space="preserve">ideals </w:delText>
        </w:r>
      </w:del>
      <w:ins w:id="164" w:author="Martin, Tara (Forestry)" w:date="2023-01-10T10:27:00Z">
        <w:r w:rsidR="00E954F2">
          <w:t xml:space="preserve">sites </w:t>
        </w:r>
      </w:ins>
      <w:r w:rsidR="00811EA0">
        <w:t xml:space="preserve">may </w:t>
      </w:r>
      <w:r w:rsidR="00165333">
        <w:t xml:space="preserve">have </w:t>
      </w:r>
      <w:r w:rsidR="00811EA0">
        <w:t>change</w:t>
      </w:r>
      <w:r w:rsidR="00165333">
        <w:t>d</w:t>
      </w:r>
      <w:r w:rsidR="00811EA0">
        <w:t xml:space="preserve"> during the span </w:t>
      </w:r>
      <w:r w:rsidR="00FD0F70">
        <w:t>of 20-40 years</w:t>
      </w:r>
      <w:r w:rsidR="00811EA0">
        <w:t xml:space="preserve">. </w:t>
      </w:r>
      <w:bookmarkEnd w:id="157"/>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 xml:space="preserve">hrough control of </w:t>
      </w:r>
      <w:del w:id="165" w:author="Martin, Tara (Forestry)" w:date="2023-01-10T10:27:00Z">
        <w:r w:rsidR="00BE39A7">
          <w:delText>invasive</w:delText>
        </w:r>
        <w:r w:rsidR="00BE39A7" w:rsidDel="00F8627C">
          <w:delText xml:space="preserve"> </w:delText>
        </w:r>
      </w:del>
      <w:ins w:id="166" w:author="Martin, Tara (Forestry)" w:date="2023-01-10T10:27:00Z">
        <w:r w:rsidR="00F8627C">
          <w:t>non</w:t>
        </w:r>
      </w:ins>
      <w:ins w:id="167" w:author="Martin, Tara (Forestry)" w:date="2023-01-10T10:28:00Z">
        <w:r w:rsidR="00F8627C">
          <w:t>-native</w:t>
        </w:r>
      </w:ins>
      <w:ins w:id="168" w:author="Martin, Tara (Forestry)" w:date="2023-01-10T10:27:00Z">
        <w:r w:rsidR="00BE39A7">
          <w:t xml:space="preserve"> </w:t>
        </w:r>
      </w:ins>
      <w:r w:rsidR="00BE39A7">
        <w:t>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Data for all 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1409A2E4" w:rsidR="003B66C2" w:rsidRDefault="00694C2C" w:rsidP="003B66C2">
      <w:pPr>
        <w:tabs>
          <w:tab w:val="left" w:pos="6384"/>
        </w:tabs>
        <w:rPr>
          <w:ins w:id="169" w:author="Gary" w:date="2023-01-09T12:05:00Z"/>
          <w:rPrChange w:id="170" w:author="GEB" w:date="2023-01-14T12:59:00Z">
            <w:rPr>
              <w:ins w:id="171" w:author="Gary" w:date="2023-01-09T12:05:00Z"/>
              <w:rFonts w:asciiTheme="majorHAnsi" w:hAnsiTheme="majorHAnsi"/>
              <w:color w:val="2F5496" w:themeColor="accent1" w:themeShade="BF"/>
              <w:sz w:val="32"/>
            </w:rPr>
          </w:rPrChange>
        </w:rPr>
        <w:pPrChange w:id="172" w:author="GEB" w:date="2023-01-14T12:59:00Z">
          <w:pPr/>
        </w:pPrChange>
      </w:pPr>
      <w:del w:id="173" w:author="GEB" w:date="2023-01-14T12:59:00Z">
        <w:r>
          <w:br w:type="page"/>
        </w:r>
      </w:del>
      <w:ins w:id="174" w:author="Gary" w:date="2023-01-09T12:05:00Z">
        <w:r w:rsidR="003B66C2">
          <w:tab/>
        </w:r>
      </w:ins>
    </w:p>
    <w:p w14:paraId="13E35A3D" w14:textId="77777777" w:rsidR="00694C2C" w:rsidRDefault="00694C2C">
      <w:pPr>
        <w:tabs>
          <w:tab w:val="left" w:pos="6384"/>
        </w:tabs>
        <w:rPr>
          <w:ins w:id="175" w:author="GEB" w:date="2023-01-14T12:59:00Z"/>
          <w:rFonts w:asciiTheme="majorHAnsi" w:eastAsiaTheme="majorEastAsia" w:hAnsiTheme="majorHAnsi" w:cstheme="majorBidi"/>
          <w:color w:val="2F5496" w:themeColor="accent1" w:themeShade="BF"/>
          <w:sz w:val="32"/>
          <w:szCs w:val="32"/>
        </w:rPr>
        <w:pPrChange w:id="176" w:author="Gary" w:date="2023-01-09T12:05:00Z">
          <w:pPr/>
        </w:pPrChange>
      </w:pPr>
      <w:ins w:id="177" w:author="GEB" w:date="2023-01-14T12:59:00Z">
        <w:r w:rsidRPr="003B66C2">
          <w:br w:type="page"/>
        </w:r>
      </w:ins>
      <w:ins w:id="178" w:author="Gary" w:date="2023-01-09T12:05:00Z">
        <w:r w:rsidR="003B66C2">
          <w:tab/>
        </w:r>
      </w:ins>
    </w:p>
    <w:p w14:paraId="527F62BB" w14:textId="731A5DD5" w:rsidR="00D81CB7" w:rsidRDefault="00340BB0" w:rsidP="00340BB0">
      <w:pPr>
        <w:pStyle w:val="Heading1"/>
      </w:pPr>
      <w:r>
        <w:t>Literature Cited</w:t>
      </w:r>
    </w:p>
    <w:p w14:paraId="35226628" w14:textId="77777777" w:rsidR="00AA2531" w:rsidRPr="00AA2531" w:rsidRDefault="00E8167E" w:rsidP="00AA2531">
      <w:pPr>
        <w:pStyle w:val="Bibliography"/>
        <w:rPr>
          <w:rFonts w:ascii="Calibri" w:hAnsi="Calibri" w:cs="Calibri"/>
        </w:rPr>
      </w:pPr>
      <w:r>
        <w:rPr>
          <w:rFonts w:ascii="Calibri" w:hAnsi="Calibri" w:cs="Calibri"/>
        </w:rPr>
        <w:fldChar w:fldCharType="begin"/>
      </w:r>
      <w:r w:rsidR="00C244E6">
        <w:rPr>
          <w:rFonts w:ascii="Calibri" w:hAnsi="Calibri" w:cs="Calibri"/>
        </w:rPr>
        <w:instrText xml:space="preserve"> ADDIN ZOTERO_BIBL {"uncited":[],"omitted":[],"custom":[]} CSL_BIBLIOGRAPHY </w:instrText>
      </w:r>
      <w:r>
        <w:rPr>
          <w:rFonts w:ascii="Calibri" w:hAnsi="Calibri" w:cs="Calibri"/>
        </w:rPr>
        <w:fldChar w:fldCharType="separate"/>
      </w:r>
      <w:r w:rsidR="00AA2531" w:rsidRPr="00AA2531">
        <w:rPr>
          <w:rFonts w:ascii="Calibri" w:hAnsi="Calibri" w:cs="Calibri"/>
        </w:rPr>
        <w:t xml:space="preserve">Apfelbaum, S. I., &amp; Sams, C. E. (1987). Ecology and Control of Reed Canary Grass (Phalaris arundinacea L.). </w:t>
      </w:r>
      <w:r w:rsidR="00AA2531" w:rsidRPr="00AA2531">
        <w:rPr>
          <w:rFonts w:ascii="Calibri" w:hAnsi="Calibri" w:cs="Calibri"/>
          <w:i/>
          <w:iCs/>
        </w:rPr>
        <w:t>Natural Areas Journal</w:t>
      </w:r>
      <w:r w:rsidR="00AA2531" w:rsidRPr="00AA2531">
        <w:rPr>
          <w:rFonts w:ascii="Calibri" w:hAnsi="Calibri" w:cs="Calibri"/>
        </w:rPr>
        <w:t xml:space="preserve">, </w:t>
      </w:r>
      <w:r w:rsidR="00AA2531" w:rsidRPr="00AA2531">
        <w:rPr>
          <w:rFonts w:ascii="Calibri" w:hAnsi="Calibri" w:cs="Calibri"/>
          <w:i/>
          <w:iCs/>
        </w:rPr>
        <w:t>7</w:t>
      </w:r>
      <w:r w:rsidR="00AA2531"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3171898C" w14:textId="77777777"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0D527855" w14:textId="7777777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65FA489" w14:textId="77777777" w:rsidR="00AA2531" w:rsidRPr="00AA2531" w:rsidRDefault="00AA2531" w:rsidP="00AA2531">
      <w:pPr>
        <w:pStyle w:val="Bibliography"/>
        <w:rPr>
          <w:rFonts w:ascii="Calibri" w:hAnsi="Calibri" w:cs="Calibri"/>
        </w:rPr>
      </w:pPr>
      <w:r w:rsidRPr="00AA2531">
        <w:rPr>
          <w:rFonts w:ascii="Calibri" w:hAnsi="Calibri" w:cs="Calibri"/>
        </w:rPr>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6B5DF0F0" w14:textId="77777777"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325AEE1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79" w:name="_Ref103856212"/>
    </w:p>
    <w:bookmarkEnd w:id="179"/>
    <w:p w14:paraId="26042487" w14:textId="28888AD6" w:rsidR="003B2929" w:rsidRPr="003B2929" w:rsidRDefault="003B2929" w:rsidP="00F752B9">
      <w:r>
        <w:rPr>
          <w:b/>
        </w:rPr>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5CD5A87E" w:rsidR="00D1126E" w:rsidRDefault="0047773F">
      <w:pPr>
        <w:pStyle w:val="Caption"/>
        <w:rPr>
          <w:i w:val="0"/>
          <w:iCs w:val="0"/>
          <w:color w:val="auto"/>
          <w:sz w:val="22"/>
          <w:szCs w:val="22"/>
        </w:rPr>
      </w:pPr>
      <w:r>
        <w:fldChar w:fldCharType="begin"/>
      </w:r>
      <w:r>
        <w:instrText xml:space="preserve"> LINK </w:instrText>
      </w:r>
      <w:r w:rsidR="00D1126E">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 sd</w:t>
            </w:r>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5054E00E" w:rsidR="00C44004" w:rsidRDefault="00C44004" w:rsidP="00C44004">
      <w:r>
        <w:rPr>
          <w:b/>
        </w:rPr>
        <w:t>Table S5</w:t>
      </w:r>
      <w:r>
        <w:t xml:space="preserve"> </w:t>
      </w:r>
      <w:r w:rsidRPr="0026196C">
        <w:t xml:space="preserve">Mean cover class values for non-native and native species observed in each assemblage for each sampling period. Overall change from 1979 to 2019 indicates decreases (-), increases (+), and species gained or lost. For each year, blank spaces indicate no data for the species in that sampling year; overall change noted by blank space for species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428F6F90"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commentRangeStart w:id="180"/>
      <w:r w:rsidR="00D361CA" w:rsidRPr="00D361CA">
        <w:t xml:space="preserve">Electornic </w:t>
      </w:r>
      <w:commentRangeEnd w:id="180"/>
      <w:r w:rsidR="007C36CA">
        <w:rPr>
          <w:rStyle w:val="CommentReference"/>
        </w:rPr>
        <w:commentReference w:id="180"/>
      </w:r>
      <w:r w:rsidR="00D361CA" w:rsidRPr="00D361CA">
        <w:t>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Mimulus guttatus</w:t>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Platanthera dilatata var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77432" cy="3985895"/>
                    </a:xfrm>
                    <a:prstGeom prst="rect">
                      <a:avLst/>
                    </a:prstGeom>
                  </pic:spPr>
                </pic:pic>
              </a:graphicData>
            </a:graphic>
          </wp:inline>
        </w:drawing>
      </w:r>
    </w:p>
    <w:p w14:paraId="4A8781F5" w14:textId="77777777" w:rsidR="009D2585" w:rsidRDefault="009D2585" w:rsidP="009D2585">
      <w:r>
        <w:rPr>
          <w:b/>
        </w:rPr>
        <w:t xml:space="preserve">Fig. S1 </w:t>
      </w:r>
      <w:r w:rsidRPr="003B2929">
        <w:t xml:space="preserve">Cluster analysis using Bray-Curtis distance measure shows similar trends of increasing </w:t>
      </w:r>
      <w:commentRangeStart w:id="181"/>
      <w:r w:rsidRPr="003B2929">
        <w:t xml:space="preserve">dissimilarity over time </w:t>
      </w:r>
      <w:commentRangeEnd w:id="181"/>
      <w:r w:rsidR="00B84F11">
        <w:rPr>
          <w:rStyle w:val="CommentReference"/>
        </w:rPr>
        <w:commentReference w:id="181"/>
      </w:r>
      <w:r w:rsidRPr="003B2929">
        <w:t>as when using Euclidean distance (</w:t>
      </w:r>
      <w:r>
        <w:t>Fig.</w:t>
      </w:r>
      <w:r w:rsidRPr="003B2929">
        <w:t xml:space="preserve"> 2) </w:t>
      </w:r>
    </w:p>
    <w:p w14:paraId="4B916454" w14:textId="77777777" w:rsidR="009D2585" w:rsidRDefault="009D2585" w:rsidP="009D2585">
      <w:pPr>
        <w:keepNext/>
        <w:jc w:val="center"/>
      </w:pPr>
      <w:r>
        <w:rPr>
          <w:noProof/>
        </w:rPr>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77777777"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w:t>
      </w:r>
      <w:commentRangeStart w:id="182"/>
      <w:r w:rsidRPr="008029F2">
        <w:t>Non-native species cover largely remains unchanged</w:t>
      </w:r>
      <w:commentRangeEnd w:id="182"/>
      <w:r w:rsidR="0065735F">
        <w:rPr>
          <w:rStyle w:val="CommentReference"/>
        </w:rPr>
        <w:commentReference w:id="182"/>
      </w:r>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ary" w:date="2023-01-09T14:45:00Z" w:initials="G">
    <w:p w14:paraId="2DC546A1" w14:textId="5EEBC059" w:rsidR="00C372B0" w:rsidRPr="00C372B0" w:rsidRDefault="00C372B0">
      <w:pPr>
        <w:pStyle w:val="CommentText"/>
      </w:pPr>
      <w:r>
        <w:rPr>
          <w:rStyle w:val="CommentReference"/>
        </w:rPr>
        <w:annotationRef/>
      </w:r>
      <w:r>
        <w:t>I added my middle initial to be consistent with the 1982 publication</w:t>
      </w:r>
    </w:p>
  </w:comment>
  <w:comment w:id="13" w:author="Martin, Tara (Forestry)" w:date="2023-01-06T18:25:00Z" w:initials="MT(">
    <w:p w14:paraId="1627A264" w14:textId="5914CA7F" w:rsidR="0099765D" w:rsidRDefault="0099765D">
      <w:pPr>
        <w:pStyle w:val="CommentText"/>
      </w:pPr>
      <w:r>
        <w:rPr>
          <w:rStyle w:val="CommentReference"/>
        </w:rPr>
        <w:annotationRef/>
      </w:r>
      <w:r>
        <w:t xml:space="preserve">Add a thank you to Mary O’Connor for her extremely helpful comments on earlier versions of this MS. </w:t>
      </w:r>
      <w:r w:rsidR="00DB480D">
        <w:t xml:space="preserve"> Also did John Richardson help set this project up or contribute in any way that warrants acknowledging? </w:t>
      </w:r>
    </w:p>
  </w:comment>
  <w:comment w:id="12" w:author="Gary" w:date="2023-01-09T14:52:00Z" w:initials="G">
    <w:p w14:paraId="6F9E3BDF" w14:textId="77777777" w:rsidR="0005604F" w:rsidRDefault="0005604F">
      <w:pPr>
        <w:pStyle w:val="CommentText"/>
      </w:pPr>
      <w:r>
        <w:rPr>
          <w:rStyle w:val="CommentReference"/>
        </w:rPr>
        <w:annotationRef/>
      </w:r>
      <w:r w:rsidR="00E33562">
        <w:t>Normally a f</w:t>
      </w:r>
      <w:r>
        <w:t>unding source</w:t>
      </w:r>
      <w:r w:rsidR="00E33562">
        <w:t xml:space="preserve"> is mentioned.</w:t>
      </w:r>
    </w:p>
  </w:comment>
  <w:comment w:id="14" w:author="Martin, Tara (Forestry)" w:date="2023-01-10T09:37:00Z" w:initials="MT(">
    <w:p w14:paraId="0E3D1CF8" w14:textId="0E03D7F7" w:rsidR="009B5331" w:rsidRDefault="009B5331">
      <w:pPr>
        <w:pStyle w:val="CommentText"/>
      </w:pPr>
      <w:r>
        <w:rPr>
          <w:rStyle w:val="CommentReference"/>
        </w:rPr>
        <w:annotationRef/>
      </w:r>
      <w:r w:rsidR="00DB5AC9">
        <w:t xml:space="preserve">This is specifically about estuarine succession, yet we have not introduced estuaries yet.  So these statements need to be more general.  Suggest just saying succession. </w:t>
      </w:r>
    </w:p>
  </w:comment>
  <w:comment w:id="18" w:author="Martin, Tara (Forestry)" w:date="2023-01-10T09:42:00Z" w:initials="MT(">
    <w:p w14:paraId="4ED09463" w14:textId="61FB1725" w:rsidR="00DB5AC9" w:rsidRDefault="00DB5AC9">
      <w:pPr>
        <w:pStyle w:val="CommentText"/>
      </w:pPr>
      <w:r>
        <w:rPr>
          <w:rStyle w:val="CommentReference"/>
        </w:rPr>
        <w:annotationRef/>
      </w:r>
      <w:r>
        <w:t xml:space="preserve">The timescale we’re considering is decades, not millennia.  Unclear what this means and how it differs from succession.  Consider deleting. </w:t>
      </w:r>
    </w:p>
  </w:comment>
  <w:comment w:id="26" w:author="Gary" w:date="2023-01-08T18:13:00Z" w:initials="G">
    <w:p w14:paraId="1CF3D0E1" w14:textId="10889404" w:rsidR="003A6BF0" w:rsidRDefault="003A6BF0">
      <w:pPr>
        <w:pStyle w:val="CommentText"/>
      </w:pPr>
      <w:r>
        <w:rPr>
          <w:rStyle w:val="CommentReference"/>
        </w:rPr>
        <w:annotationRef/>
      </w:r>
      <w:r>
        <w:t>contributes? (</w:t>
      </w:r>
      <w:r w:rsidR="00D86EE5">
        <w:t>singular,</w:t>
      </w:r>
      <w:r w:rsidR="009B15CD">
        <w:t xml:space="preserve"> </w:t>
      </w:r>
      <w:r>
        <w:t>refers back to “stability”}</w:t>
      </w:r>
    </w:p>
  </w:comment>
  <w:comment w:id="28" w:author="Gary" w:date="2023-01-08T18:15:00Z" w:initials="G">
    <w:p w14:paraId="3EC79A58" w14:textId="4910539E" w:rsidR="003A6BF0" w:rsidRDefault="003A6BF0">
      <w:pPr>
        <w:pStyle w:val="CommentText"/>
      </w:pPr>
      <w:r>
        <w:rPr>
          <w:rStyle w:val="CommentReference"/>
        </w:rPr>
        <w:annotationRef/>
      </w:r>
      <w:r>
        <w:t>spelling</w:t>
      </w:r>
    </w:p>
  </w:comment>
  <w:comment w:id="54" w:author="Martin, Tara (Forestry)" w:date="2023-01-10T09:57:00Z" w:initials="MT(">
    <w:p w14:paraId="21E65403" w14:textId="3C695B76" w:rsidR="001F6F8B" w:rsidRDefault="001F6F8B">
      <w:pPr>
        <w:pStyle w:val="CommentText"/>
      </w:pPr>
      <w:r>
        <w:rPr>
          <w:rStyle w:val="CommentReference"/>
        </w:rPr>
        <w:annotationRef/>
      </w:r>
      <w:r>
        <w:t>Suggest keeping terminology to non-native and native as opposed to invasive, exotic etc..  Not all non-natives are invasive…</w:t>
      </w:r>
    </w:p>
  </w:comment>
  <w:comment w:id="59" w:author="Gary" w:date="2023-01-09T15:07:00Z" w:initials="G">
    <w:p w14:paraId="0819E1EC" w14:textId="4AE443F2" w:rsidR="0019438B" w:rsidRDefault="0019438B">
      <w:pPr>
        <w:pStyle w:val="CommentText"/>
      </w:pPr>
      <w:r>
        <w:rPr>
          <w:rStyle w:val="CommentReference"/>
        </w:rPr>
        <w:annotationRef/>
      </w:r>
      <w:r>
        <w:t>italicize Latin names</w:t>
      </w:r>
    </w:p>
  </w:comment>
  <w:comment w:id="67" w:author="Gary" w:date="2023-01-09T15:15:00Z" w:initials="G">
    <w:p w14:paraId="5BFC212D" w14:textId="02FB0BF0" w:rsidR="001B77EA" w:rsidRDefault="001B77EA">
      <w:pPr>
        <w:pStyle w:val="CommentText"/>
      </w:pPr>
      <w:r>
        <w:rPr>
          <w:rStyle w:val="CommentReference"/>
        </w:rPr>
        <w:annotationRef/>
      </w:r>
      <w:r>
        <w:t xml:space="preserve">Suggest replace “driving” with “associated with”. To me, “driving” refers </w:t>
      </w:r>
      <w:r w:rsidR="00522ABE">
        <w:t xml:space="preserve">more </w:t>
      </w:r>
      <w:r>
        <w:t xml:space="preserve">to causal processes. </w:t>
      </w:r>
    </w:p>
  </w:comment>
  <w:comment w:id="74" w:author="Gary" w:date="2023-01-08T18:24:00Z" w:initials="G">
    <w:p w14:paraId="038A908B" w14:textId="3C63FBC5" w:rsidR="003A6BF0" w:rsidRDefault="003A6BF0">
      <w:pPr>
        <w:pStyle w:val="CommentText"/>
      </w:pPr>
      <w:r>
        <w:rPr>
          <w:rStyle w:val="CommentReference"/>
        </w:rPr>
        <w:annotationRef/>
      </w:r>
      <w:r>
        <w:t>delete? Isn’t this the same as greater net loss?</w:t>
      </w:r>
    </w:p>
  </w:comment>
  <w:comment w:id="118" w:author="Martin, Tara (Forestry)" w:date="2023-01-10T10:05:00Z" w:initials="MT(">
    <w:p w14:paraId="175AF76F" w14:textId="0D87DDC5" w:rsidR="001F6F8B" w:rsidRDefault="001F6F8B">
      <w:pPr>
        <w:pStyle w:val="CommentText"/>
      </w:pPr>
      <w:r>
        <w:rPr>
          <w:rStyle w:val="CommentReference"/>
        </w:rPr>
        <w:annotationRef/>
      </w:r>
      <w:r>
        <w:t>Add citation</w:t>
      </w:r>
    </w:p>
  </w:comment>
  <w:comment w:id="133" w:author="Martin, Tara (Forestry)" w:date="2023-01-10T10:09:00Z" w:initials="MT(">
    <w:p w14:paraId="45DDBAA4" w14:textId="0E9FDB1E" w:rsidR="00D94856" w:rsidRDefault="00D94856">
      <w:pPr>
        <w:pStyle w:val="CommentText"/>
      </w:pPr>
      <w:r>
        <w:rPr>
          <w:rStyle w:val="CommentReference"/>
        </w:rPr>
        <w:annotationRef/>
      </w:r>
      <w:r>
        <w:t>Can we say this?  Rarity is complicated and there are many drivers of rarity…</w:t>
      </w:r>
    </w:p>
  </w:comment>
  <w:comment w:id="142" w:author="Gary" w:date="2023-01-10T15:04:00Z" w:initials="G">
    <w:p w14:paraId="08B3D991" w14:textId="5F5183D6" w:rsidR="007150E2" w:rsidRDefault="007150E2">
      <w:pPr>
        <w:pStyle w:val="CommentText"/>
      </w:pPr>
      <w:r>
        <w:rPr>
          <w:rStyle w:val="CommentReference"/>
        </w:rPr>
        <w:annotationRef/>
      </w:r>
      <w:r>
        <w:t>from 1999-2019?</w:t>
      </w:r>
    </w:p>
  </w:comment>
  <w:comment w:id="148" w:author="Martin, Tara (Forestry)" w:date="2023-01-10T10:17:00Z" w:initials="MT(">
    <w:p w14:paraId="2D33E4E5" w14:textId="1B55F3B2" w:rsidR="00B200BA" w:rsidRDefault="00B200BA">
      <w:pPr>
        <w:pStyle w:val="CommentText"/>
      </w:pPr>
      <w:r>
        <w:rPr>
          <w:rStyle w:val="CommentReference"/>
        </w:rPr>
        <w:annotationRef/>
      </w:r>
      <w:r>
        <w:t xml:space="preserve">What does high mean here? High topography, high elevation? </w:t>
      </w:r>
    </w:p>
  </w:comment>
  <w:comment w:id="180" w:author="Gary" w:date="2023-01-09T12:22:00Z" w:initials="G">
    <w:p w14:paraId="7A9C8111" w14:textId="61BF0DBD" w:rsidR="007C36CA" w:rsidRDefault="007C36CA">
      <w:pPr>
        <w:pStyle w:val="CommentText"/>
      </w:pPr>
      <w:r>
        <w:rPr>
          <w:rStyle w:val="CommentReference"/>
        </w:rPr>
        <w:annotationRef/>
      </w:r>
      <w:r>
        <w:t>spelling</w:t>
      </w:r>
    </w:p>
  </w:comment>
  <w:comment w:id="181" w:author="Gary" w:date="2023-01-09T12:59:00Z" w:initials="G">
    <w:p w14:paraId="7056A302" w14:textId="0BA46E27" w:rsidR="00B84F11" w:rsidRDefault="00B84F11">
      <w:pPr>
        <w:pStyle w:val="CommentText"/>
      </w:pPr>
      <w:r>
        <w:rPr>
          <w:rStyle w:val="CommentReference"/>
        </w:rPr>
        <w:annotationRef/>
      </w:r>
      <w:r w:rsidR="00FD28BE">
        <w:t>suggest rephrase as “homogeneity within assemblages”.</w:t>
      </w:r>
    </w:p>
  </w:comment>
  <w:comment w:id="182" w:author="Gary" w:date="2023-01-09T12:34:00Z" w:initials="G">
    <w:p w14:paraId="69863B12" w14:textId="71A23668" w:rsidR="0065735F" w:rsidRDefault="0065735F">
      <w:pPr>
        <w:pStyle w:val="CommentText"/>
      </w:pPr>
      <w:r>
        <w:rPr>
          <w:rStyle w:val="CommentReference"/>
        </w:rPr>
        <w:annotationRef/>
      </w:r>
      <w:r w:rsidR="00AE3EEA">
        <w:t>suggest rephrase as “shows a more variable pattern of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C546A1" w15:done="0"/>
  <w15:commentEx w15:paraId="1627A264" w15:done="0"/>
  <w15:commentEx w15:paraId="6F9E3BDF" w15:done="0"/>
  <w15:commentEx w15:paraId="0E3D1CF8" w15:done="0"/>
  <w15:commentEx w15:paraId="4ED09463" w15:done="0"/>
  <w15:commentEx w15:paraId="1CF3D0E1" w15:done="0"/>
  <w15:commentEx w15:paraId="3EC79A58" w15:done="0"/>
  <w15:commentEx w15:paraId="21E65403" w15:done="0"/>
  <w15:commentEx w15:paraId="0819E1EC" w15:done="0"/>
  <w15:commentEx w15:paraId="5BFC212D" w15:done="0"/>
  <w15:commentEx w15:paraId="038A908B" w15:done="0"/>
  <w15:commentEx w15:paraId="175AF76F" w15:done="0"/>
  <w15:commentEx w15:paraId="45DDBAA4" w15:done="0"/>
  <w15:commentEx w15:paraId="08B3D991" w15:done="0"/>
  <w15:commentEx w15:paraId="2D33E4E5" w15:done="0"/>
  <w15:commentEx w15:paraId="7A9C8111" w15:done="0"/>
  <w15:commentEx w15:paraId="7056A302" w15:done="0"/>
  <w15:commentEx w15:paraId="69863B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C546A1" w16cid:durableId="2766A725"/>
  <w16cid:commentId w16cid:paraId="1627A264" w16cid:durableId="2762E628"/>
  <w16cid:commentId w16cid:paraId="6F9E3BDF" w16cid:durableId="276D25CF"/>
  <w16cid:commentId w16cid:paraId="0E3D1CF8" w16cid:durableId="2767B050"/>
  <w16cid:commentId w16cid:paraId="4ED09463" w16cid:durableId="2767B18F"/>
  <w16cid:commentId w16cid:paraId="1CF3D0E1" w16cid:durableId="2765863F"/>
  <w16cid:commentId w16cid:paraId="3EC79A58" w16cid:durableId="276586D2"/>
  <w16cid:commentId w16cid:paraId="21E65403" w16cid:durableId="2767B523"/>
  <w16cid:commentId w16cid:paraId="0819E1EC" w16cid:durableId="2766AC36"/>
  <w16cid:commentId w16cid:paraId="5BFC212D" w16cid:durableId="2766AE10"/>
  <w16cid:commentId w16cid:paraId="038A908B" w16cid:durableId="276588FB"/>
  <w16cid:commentId w16cid:paraId="175AF76F" w16cid:durableId="2767B6E0"/>
  <w16cid:commentId w16cid:paraId="45DDBAA4" w16cid:durableId="2767B7D0"/>
  <w16cid:commentId w16cid:paraId="08B3D991" w16cid:durableId="2767FD0B"/>
  <w16cid:commentId w16cid:paraId="2D33E4E5" w16cid:durableId="2767B9A0"/>
  <w16cid:commentId w16cid:paraId="7A9C8111" w16cid:durableId="27668569"/>
  <w16cid:commentId w16cid:paraId="7056A302" w16cid:durableId="27668E3C"/>
  <w16cid:commentId w16cid:paraId="69863B12" w16cid:durableId="276688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26A10" w14:textId="77777777" w:rsidR="00084BC6" w:rsidRDefault="00084BC6" w:rsidP="00BF4E75">
      <w:pPr>
        <w:spacing w:after="0" w:line="240" w:lineRule="auto"/>
      </w:pPr>
      <w:r>
        <w:separator/>
      </w:r>
    </w:p>
  </w:endnote>
  <w:endnote w:type="continuationSeparator" w:id="0">
    <w:p w14:paraId="320BB1FA" w14:textId="77777777" w:rsidR="00084BC6" w:rsidRDefault="00084BC6" w:rsidP="00BF4E75">
      <w:pPr>
        <w:spacing w:after="0" w:line="240" w:lineRule="auto"/>
      </w:pPr>
      <w:r>
        <w:continuationSeparator/>
      </w:r>
    </w:p>
  </w:endnote>
  <w:endnote w:type="continuationNotice" w:id="1">
    <w:p w14:paraId="7147A122" w14:textId="77777777" w:rsidR="00084BC6" w:rsidRDefault="00084B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53224" w14:textId="77777777" w:rsidR="00084BC6" w:rsidRDefault="00084B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B8307" w14:textId="77777777" w:rsidR="00084BC6" w:rsidRDefault="00084BC6" w:rsidP="00BF4E75">
      <w:pPr>
        <w:spacing w:after="0" w:line="240" w:lineRule="auto"/>
      </w:pPr>
      <w:r>
        <w:separator/>
      </w:r>
    </w:p>
  </w:footnote>
  <w:footnote w:type="continuationSeparator" w:id="0">
    <w:p w14:paraId="290D87C3" w14:textId="77777777" w:rsidR="00084BC6" w:rsidRDefault="00084BC6" w:rsidP="00BF4E75">
      <w:pPr>
        <w:spacing w:after="0" w:line="240" w:lineRule="auto"/>
      </w:pPr>
      <w:r>
        <w:continuationSeparator/>
      </w:r>
    </w:p>
  </w:footnote>
  <w:footnote w:type="continuationNotice" w:id="1">
    <w:p w14:paraId="2668D049" w14:textId="77777777" w:rsidR="00084BC6" w:rsidRDefault="00084B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3A6BF0" w:rsidRDefault="003A6BF0">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3A6BF0" w:rsidRDefault="003A6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3A6BF0" w:rsidRDefault="003A6BF0">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3A6BF0" w:rsidRDefault="003A6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5"/>
  </w:num>
  <w:num w:numId="4">
    <w:abstractNumId w:val="21"/>
  </w:num>
  <w:num w:numId="5">
    <w:abstractNumId w:val="38"/>
  </w:num>
  <w:num w:numId="6">
    <w:abstractNumId w:val="34"/>
  </w:num>
  <w:num w:numId="7">
    <w:abstractNumId w:val="12"/>
  </w:num>
  <w:num w:numId="8">
    <w:abstractNumId w:val="11"/>
  </w:num>
  <w:num w:numId="9">
    <w:abstractNumId w:val="24"/>
  </w:num>
  <w:num w:numId="10">
    <w:abstractNumId w:val="2"/>
  </w:num>
  <w:num w:numId="11">
    <w:abstractNumId w:val="1"/>
  </w:num>
  <w:num w:numId="12">
    <w:abstractNumId w:val="3"/>
  </w:num>
  <w:num w:numId="13">
    <w:abstractNumId w:val="14"/>
  </w:num>
  <w:num w:numId="14">
    <w:abstractNumId w:val="26"/>
  </w:num>
  <w:num w:numId="15">
    <w:abstractNumId w:val="10"/>
  </w:num>
  <w:num w:numId="16">
    <w:abstractNumId w:val="18"/>
  </w:num>
  <w:num w:numId="17">
    <w:abstractNumId w:val="27"/>
  </w:num>
  <w:num w:numId="18">
    <w:abstractNumId w:val="22"/>
  </w:num>
  <w:num w:numId="19">
    <w:abstractNumId w:val="13"/>
  </w:num>
  <w:num w:numId="20">
    <w:abstractNumId w:val="17"/>
  </w:num>
  <w:num w:numId="21">
    <w:abstractNumId w:val="37"/>
  </w:num>
  <w:num w:numId="22">
    <w:abstractNumId w:val="40"/>
  </w:num>
  <w:num w:numId="23">
    <w:abstractNumId w:val="35"/>
  </w:num>
  <w:num w:numId="24">
    <w:abstractNumId w:val="4"/>
  </w:num>
  <w:num w:numId="25">
    <w:abstractNumId w:val="6"/>
  </w:num>
  <w:num w:numId="26">
    <w:abstractNumId w:val="33"/>
  </w:num>
  <w:num w:numId="27">
    <w:abstractNumId w:val="31"/>
  </w:num>
  <w:num w:numId="28">
    <w:abstractNumId w:val="42"/>
  </w:num>
  <w:num w:numId="29">
    <w:abstractNumId w:val="5"/>
  </w:num>
  <w:num w:numId="30">
    <w:abstractNumId w:val="30"/>
  </w:num>
  <w:num w:numId="31">
    <w:abstractNumId w:val="28"/>
  </w:num>
  <w:num w:numId="32">
    <w:abstractNumId w:val="32"/>
  </w:num>
  <w:num w:numId="33">
    <w:abstractNumId w:val="7"/>
  </w:num>
  <w:num w:numId="34">
    <w:abstractNumId w:val="0"/>
  </w:num>
  <w:num w:numId="35">
    <w:abstractNumId w:val="20"/>
  </w:num>
  <w:num w:numId="36">
    <w:abstractNumId w:val="9"/>
  </w:num>
  <w:num w:numId="37">
    <w:abstractNumId w:val="16"/>
  </w:num>
  <w:num w:numId="38">
    <w:abstractNumId w:val="36"/>
  </w:num>
  <w:num w:numId="39">
    <w:abstractNumId w:val="29"/>
  </w:num>
  <w:num w:numId="40">
    <w:abstractNumId w:val="39"/>
  </w:num>
  <w:num w:numId="41">
    <w:abstractNumId w:val="41"/>
  </w:num>
  <w:num w:numId="42">
    <w:abstractNumId w:val="23"/>
  </w:num>
  <w:num w:numId="4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y">
    <w15:presenceInfo w15:providerId="None" w15:userId="Gary"/>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A179C"/>
    <w:rsid w:val="000A283C"/>
    <w:rsid w:val="000A2ECF"/>
    <w:rsid w:val="000A3AB7"/>
    <w:rsid w:val="000A3E15"/>
    <w:rsid w:val="000A3E1A"/>
    <w:rsid w:val="000A497A"/>
    <w:rsid w:val="000A4A50"/>
    <w:rsid w:val="000A57D0"/>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4426"/>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70A0"/>
    <w:rsid w:val="001B77EA"/>
    <w:rsid w:val="001B7EC2"/>
    <w:rsid w:val="001C0365"/>
    <w:rsid w:val="001C04D5"/>
    <w:rsid w:val="001C22FB"/>
    <w:rsid w:val="001C2799"/>
    <w:rsid w:val="001C2E6E"/>
    <w:rsid w:val="001C33F4"/>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498A"/>
    <w:rsid w:val="002D5588"/>
    <w:rsid w:val="002D5D96"/>
    <w:rsid w:val="002D6004"/>
    <w:rsid w:val="002D603D"/>
    <w:rsid w:val="002D6550"/>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421"/>
    <w:rsid w:val="002F1902"/>
    <w:rsid w:val="002F27E1"/>
    <w:rsid w:val="002F2AE6"/>
    <w:rsid w:val="002F31C1"/>
    <w:rsid w:val="002F3708"/>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46135"/>
    <w:rsid w:val="00350D7F"/>
    <w:rsid w:val="00351298"/>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15FC"/>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8A"/>
    <w:rsid w:val="00405FBE"/>
    <w:rsid w:val="004074EB"/>
    <w:rsid w:val="00410567"/>
    <w:rsid w:val="00412BC8"/>
    <w:rsid w:val="00414079"/>
    <w:rsid w:val="0041482D"/>
    <w:rsid w:val="00415113"/>
    <w:rsid w:val="00415786"/>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1B5"/>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2DE"/>
    <w:rsid w:val="00495EC1"/>
    <w:rsid w:val="00496966"/>
    <w:rsid w:val="00496BFB"/>
    <w:rsid w:val="00496DDE"/>
    <w:rsid w:val="00497451"/>
    <w:rsid w:val="00497B75"/>
    <w:rsid w:val="004A0096"/>
    <w:rsid w:val="004A05B5"/>
    <w:rsid w:val="004A11CD"/>
    <w:rsid w:val="004A412C"/>
    <w:rsid w:val="004A46B4"/>
    <w:rsid w:val="004A4987"/>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2ABE"/>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1772"/>
    <w:rsid w:val="005726B7"/>
    <w:rsid w:val="00572AAF"/>
    <w:rsid w:val="005741BB"/>
    <w:rsid w:val="005744F3"/>
    <w:rsid w:val="00576443"/>
    <w:rsid w:val="005775E0"/>
    <w:rsid w:val="005776B5"/>
    <w:rsid w:val="0058125F"/>
    <w:rsid w:val="0058243F"/>
    <w:rsid w:val="005825A8"/>
    <w:rsid w:val="00582A2B"/>
    <w:rsid w:val="00582D1C"/>
    <w:rsid w:val="0058339D"/>
    <w:rsid w:val="0058369D"/>
    <w:rsid w:val="0058398E"/>
    <w:rsid w:val="00584559"/>
    <w:rsid w:val="00585782"/>
    <w:rsid w:val="0058652A"/>
    <w:rsid w:val="005865AB"/>
    <w:rsid w:val="00586761"/>
    <w:rsid w:val="005867A4"/>
    <w:rsid w:val="00586B0D"/>
    <w:rsid w:val="00587A56"/>
    <w:rsid w:val="005900DC"/>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AFD"/>
    <w:rsid w:val="00633FDF"/>
    <w:rsid w:val="00635D91"/>
    <w:rsid w:val="00637D0D"/>
    <w:rsid w:val="00640A60"/>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6E15"/>
    <w:rsid w:val="006875E7"/>
    <w:rsid w:val="0068789A"/>
    <w:rsid w:val="00687A8E"/>
    <w:rsid w:val="00687F56"/>
    <w:rsid w:val="00690F8B"/>
    <w:rsid w:val="00691F2A"/>
    <w:rsid w:val="0069287A"/>
    <w:rsid w:val="00693FAC"/>
    <w:rsid w:val="006941AD"/>
    <w:rsid w:val="006943BC"/>
    <w:rsid w:val="00694C2C"/>
    <w:rsid w:val="00694E8A"/>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0E2"/>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3C5F"/>
    <w:rsid w:val="00744FD6"/>
    <w:rsid w:val="0074639E"/>
    <w:rsid w:val="00746A34"/>
    <w:rsid w:val="00746ACC"/>
    <w:rsid w:val="007502B6"/>
    <w:rsid w:val="007503F0"/>
    <w:rsid w:val="00750658"/>
    <w:rsid w:val="00750723"/>
    <w:rsid w:val="00750F10"/>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C35"/>
    <w:rsid w:val="0078247C"/>
    <w:rsid w:val="00782975"/>
    <w:rsid w:val="00782F3F"/>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36CA"/>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2709"/>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55241"/>
    <w:rsid w:val="0086027D"/>
    <w:rsid w:val="00861509"/>
    <w:rsid w:val="00862EDC"/>
    <w:rsid w:val="00865A8D"/>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A5"/>
    <w:rsid w:val="008B0483"/>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16A"/>
    <w:rsid w:val="00973A9E"/>
    <w:rsid w:val="00975FFD"/>
    <w:rsid w:val="0097614E"/>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288F"/>
    <w:rsid w:val="00992F14"/>
    <w:rsid w:val="00992FD9"/>
    <w:rsid w:val="00993139"/>
    <w:rsid w:val="00993560"/>
    <w:rsid w:val="00993730"/>
    <w:rsid w:val="0099445A"/>
    <w:rsid w:val="00995248"/>
    <w:rsid w:val="0099765D"/>
    <w:rsid w:val="009A2A63"/>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3910"/>
    <w:rsid w:val="009B4686"/>
    <w:rsid w:val="009B46F9"/>
    <w:rsid w:val="009B4A77"/>
    <w:rsid w:val="009B5331"/>
    <w:rsid w:val="009B561B"/>
    <w:rsid w:val="009B56EB"/>
    <w:rsid w:val="009B5FFC"/>
    <w:rsid w:val="009B6478"/>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E2364"/>
    <w:rsid w:val="009E24B5"/>
    <w:rsid w:val="009E30A6"/>
    <w:rsid w:val="009E33B6"/>
    <w:rsid w:val="009E3CA2"/>
    <w:rsid w:val="009E4359"/>
    <w:rsid w:val="009E678D"/>
    <w:rsid w:val="009E6EF0"/>
    <w:rsid w:val="009F0260"/>
    <w:rsid w:val="009F1121"/>
    <w:rsid w:val="009F2497"/>
    <w:rsid w:val="009F2D99"/>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607"/>
    <w:rsid w:val="00A07617"/>
    <w:rsid w:val="00A1025B"/>
    <w:rsid w:val="00A10EB3"/>
    <w:rsid w:val="00A11140"/>
    <w:rsid w:val="00A11360"/>
    <w:rsid w:val="00A11AF9"/>
    <w:rsid w:val="00A11C7C"/>
    <w:rsid w:val="00A1470E"/>
    <w:rsid w:val="00A14CD6"/>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6FC0"/>
    <w:rsid w:val="00AD005D"/>
    <w:rsid w:val="00AD00F3"/>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FA7"/>
    <w:rsid w:val="00B152E2"/>
    <w:rsid w:val="00B16A74"/>
    <w:rsid w:val="00B16A83"/>
    <w:rsid w:val="00B16F21"/>
    <w:rsid w:val="00B17914"/>
    <w:rsid w:val="00B17DDE"/>
    <w:rsid w:val="00B200A5"/>
    <w:rsid w:val="00B200BA"/>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79B"/>
    <w:rsid w:val="00B47D6F"/>
    <w:rsid w:val="00B50176"/>
    <w:rsid w:val="00B50CE7"/>
    <w:rsid w:val="00B51030"/>
    <w:rsid w:val="00B52797"/>
    <w:rsid w:val="00B528AF"/>
    <w:rsid w:val="00B5315A"/>
    <w:rsid w:val="00B5422A"/>
    <w:rsid w:val="00B5481E"/>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6842"/>
    <w:rsid w:val="00BA6D7B"/>
    <w:rsid w:val="00BA70AB"/>
    <w:rsid w:val="00BA77BB"/>
    <w:rsid w:val="00BA7988"/>
    <w:rsid w:val="00BA7BDB"/>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C7638"/>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1284"/>
    <w:rsid w:val="00C52729"/>
    <w:rsid w:val="00C533CA"/>
    <w:rsid w:val="00C5549B"/>
    <w:rsid w:val="00C55998"/>
    <w:rsid w:val="00C55BA3"/>
    <w:rsid w:val="00C56065"/>
    <w:rsid w:val="00C5636B"/>
    <w:rsid w:val="00C56564"/>
    <w:rsid w:val="00C56866"/>
    <w:rsid w:val="00C57018"/>
    <w:rsid w:val="00C57936"/>
    <w:rsid w:val="00C601B8"/>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67A7B"/>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113B"/>
    <w:rsid w:val="00D91984"/>
    <w:rsid w:val="00D92323"/>
    <w:rsid w:val="00D92E45"/>
    <w:rsid w:val="00D93136"/>
    <w:rsid w:val="00D9468B"/>
    <w:rsid w:val="00D94856"/>
    <w:rsid w:val="00D95107"/>
    <w:rsid w:val="00D9577E"/>
    <w:rsid w:val="00D95917"/>
    <w:rsid w:val="00D95CDE"/>
    <w:rsid w:val="00D95D14"/>
    <w:rsid w:val="00D95FF2"/>
    <w:rsid w:val="00D969DE"/>
    <w:rsid w:val="00D97485"/>
    <w:rsid w:val="00D97AC7"/>
    <w:rsid w:val="00D97B61"/>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80D"/>
    <w:rsid w:val="00DB4B52"/>
    <w:rsid w:val="00DB5AC9"/>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41AE"/>
    <w:rsid w:val="00DF50C7"/>
    <w:rsid w:val="00DF6183"/>
    <w:rsid w:val="00E00A7F"/>
    <w:rsid w:val="00E01451"/>
    <w:rsid w:val="00E01C0E"/>
    <w:rsid w:val="00E01EEA"/>
    <w:rsid w:val="00E02BF3"/>
    <w:rsid w:val="00E03DB7"/>
    <w:rsid w:val="00E04A26"/>
    <w:rsid w:val="00E04F65"/>
    <w:rsid w:val="00E04FC7"/>
    <w:rsid w:val="00E057C1"/>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ACE"/>
    <w:rsid w:val="00E32019"/>
    <w:rsid w:val="00E32107"/>
    <w:rsid w:val="00E33562"/>
    <w:rsid w:val="00E350B0"/>
    <w:rsid w:val="00E36358"/>
    <w:rsid w:val="00E36505"/>
    <w:rsid w:val="00E37D78"/>
    <w:rsid w:val="00E40AAD"/>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2B"/>
    <w:rsid w:val="00ED765A"/>
    <w:rsid w:val="00ED7D40"/>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211B"/>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601E"/>
    <w:rsid w:val="00F8627C"/>
    <w:rsid w:val="00F90B99"/>
    <w:rsid w:val="00F92C8A"/>
    <w:rsid w:val="00F92EFD"/>
    <w:rsid w:val="00F9303D"/>
    <w:rsid w:val="00F9346F"/>
    <w:rsid w:val="00F94015"/>
    <w:rsid w:val="00F94B85"/>
    <w:rsid w:val="00F954D3"/>
    <w:rsid w:val="00F96909"/>
    <w:rsid w:val="00F9702A"/>
    <w:rsid w:val="00FA0A43"/>
    <w:rsid w:val="00FA12BF"/>
    <w:rsid w:val="00FA189D"/>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1.xml"/><Relationship Id="rId26"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hyperlink" Target="https://maps.gov.bc.ca/ess/hm/imap4m"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orcid.org/0000-0001-7165-9812"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orcid.org/0000-0003-4817-0423" TargetMode="External"/><Relationship Id="rId20" Type="http://schemas.openxmlformats.org/officeDocument/2006/relationships/image" Target="media/image1.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3.svg"/><Relationship Id="rId32" Type="http://schemas.openxmlformats.org/officeDocument/2006/relationships/theme" Target="theme/theme1.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https://orcid.org/0000-0002-4851-2772" TargetMode="External"/><Relationship Id="rId23" Type="http://schemas.openxmlformats.org/officeDocument/2006/relationships/image" Target="media/image2.png"/><Relationship Id="rId28" Type="http://schemas.openxmlformats.org/officeDocument/2006/relationships/image" Target="media/image6.svg"/><Relationship Id="rId10" Type="http://schemas.openxmlformats.org/officeDocument/2006/relationships/endnotes" Target="endnotes.xml"/><Relationship Id="rId19" Type="http://schemas.openxmlformats.org/officeDocument/2006/relationships/footer" Target="footer1.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hyperlink" Target="https://www.openstreetmap.org/" TargetMode="External"/><Relationship Id="rId27" Type="http://schemas.openxmlformats.org/officeDocument/2006/relationships/image" Target="media/image5.png"/><Relationship Id="rId30"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23C37F3B-36B3-4EC0-ACB5-9DB2DDDD50D7}">
  <ds:schemaRefs>
    <ds:schemaRef ds:uri="http://purl.org/dc/terms/"/>
    <ds:schemaRef ds:uri="http://www.w3.org/XML/1998/namespace"/>
    <ds:schemaRef ds:uri="http://schemas.microsoft.com/office/2006/metadata/properties"/>
    <ds:schemaRef ds:uri="8c008993-a31f-4b40-b1f3-88dd9c6e1924"/>
    <ds:schemaRef ds:uri="http://schemas.microsoft.com/office/infopath/2007/PartnerControls"/>
    <ds:schemaRef ds:uri="http://schemas.microsoft.com/office/2006/documentManagement/types"/>
    <ds:schemaRef ds:uri="http://purl.org/dc/elements/1.1/"/>
    <ds:schemaRef ds:uri="360018dd-41eb-4458-b1d4-4b46a95a2b02"/>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096AFE-884C-484D-826F-40C23490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2721</TotalTime>
  <Pages>3</Pages>
  <Words>26307</Words>
  <Characters>149952</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1</cp:revision>
  <cp:lastPrinted>2022-07-07T18:52:00Z</cp:lastPrinted>
  <dcterms:created xsi:type="dcterms:W3CDTF">2023-01-09T02:07:00Z</dcterms:created>
  <dcterms:modified xsi:type="dcterms:W3CDTF">2023-01-14T21:00:00Z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zotero-version="6.0.19"&gt;&lt;session id="rb97txPU"/&gt;&lt;style id="http://www.zotero.org/styles/apa" locale="en-US" hasBibliography="1" bibliographyStyleHasBeenSet="1"/&gt;&lt;prefs&gt;&lt;pref name="fieldType" value="Field"/&gt;&lt;/prefs&gt;&lt;/data&gt;</vt:lpwstr>
  </property>
</Properties>
</file>